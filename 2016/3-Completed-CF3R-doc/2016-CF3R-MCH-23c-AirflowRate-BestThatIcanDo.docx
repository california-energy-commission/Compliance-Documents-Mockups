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54A79" w:rsidRPr="00D83E48" w14:paraId="149B6DAA" w14:textId="77777777" w:rsidTr="00D54A79">
        <w:trPr>
          <w:cantSplit/>
          <w:trHeight w:val="144"/>
        </w:trPr>
        <w:tc>
          <w:tcPr>
            <w:tcW w:w="11030" w:type="dxa"/>
            <w:gridSpan w:val="3"/>
            <w:tcBorders>
              <w:top w:val="single" w:sz="4" w:space="0" w:color="auto"/>
            </w:tcBorders>
            <w:vAlign w:val="center"/>
          </w:tcPr>
          <w:p w14:paraId="149B6DA9" w14:textId="77777777" w:rsidR="00D54A79" w:rsidRPr="00A11A4A" w:rsidRDefault="00D54A79" w:rsidP="00D54A79">
            <w:pPr>
              <w:keepNext/>
              <w:rPr>
                <w:rFonts w:asciiTheme="minorHAnsi" w:hAnsiTheme="minorHAnsi"/>
                <w:b/>
                <w:sz w:val="18"/>
                <w:szCs w:val="18"/>
              </w:rPr>
            </w:pPr>
            <w:bookmarkStart w:id="0" w:name="_GoBack"/>
            <w:bookmarkEnd w:id="0"/>
            <w:r w:rsidRPr="00A11A4A">
              <w:rPr>
                <w:rFonts w:asciiTheme="minorHAnsi" w:hAnsiTheme="minorHAnsi"/>
                <w:b/>
                <w:sz w:val="18"/>
                <w:szCs w:val="18"/>
              </w:rPr>
              <w:t>A. Ducted Cooling System Information</w:t>
            </w:r>
          </w:p>
        </w:tc>
      </w:tr>
      <w:tr w:rsidR="007D2060" w:rsidRPr="00D83E48" w14:paraId="149B6DAE" w14:textId="77777777" w:rsidTr="00BD573B">
        <w:trPr>
          <w:cantSplit/>
          <w:trHeight w:val="20"/>
        </w:trPr>
        <w:tc>
          <w:tcPr>
            <w:tcW w:w="475" w:type="dxa"/>
            <w:vAlign w:val="center"/>
          </w:tcPr>
          <w:p w14:paraId="149B6DAB"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01</w:t>
            </w:r>
          </w:p>
        </w:tc>
        <w:tc>
          <w:tcPr>
            <w:tcW w:w="5940" w:type="dxa"/>
            <w:vAlign w:val="center"/>
          </w:tcPr>
          <w:p w14:paraId="149B6DAC" w14:textId="7D290E07"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System Identification or Name</w:t>
            </w:r>
          </w:p>
        </w:tc>
        <w:tc>
          <w:tcPr>
            <w:tcW w:w="4615" w:type="dxa"/>
            <w:vAlign w:val="center"/>
          </w:tcPr>
          <w:p w14:paraId="149B6DAD" w14:textId="77777777" w:rsidR="007D2060" w:rsidRPr="00A11A4A" w:rsidRDefault="007D2060" w:rsidP="00D54A79">
            <w:pPr>
              <w:rPr>
                <w:rFonts w:asciiTheme="minorHAnsi" w:hAnsiTheme="minorHAnsi"/>
                <w:sz w:val="18"/>
                <w:szCs w:val="18"/>
              </w:rPr>
            </w:pPr>
          </w:p>
        </w:tc>
      </w:tr>
      <w:tr w:rsidR="007D2060" w:rsidRPr="00D83E48" w14:paraId="149B6DB2" w14:textId="77777777" w:rsidTr="00BD573B">
        <w:trPr>
          <w:cantSplit/>
          <w:trHeight w:val="20"/>
        </w:trPr>
        <w:tc>
          <w:tcPr>
            <w:tcW w:w="475" w:type="dxa"/>
            <w:vAlign w:val="center"/>
          </w:tcPr>
          <w:p w14:paraId="149B6DAF"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02</w:t>
            </w:r>
          </w:p>
        </w:tc>
        <w:tc>
          <w:tcPr>
            <w:tcW w:w="5940" w:type="dxa"/>
            <w:vAlign w:val="center"/>
          </w:tcPr>
          <w:p w14:paraId="149B6DB0" w14:textId="2B0C285E"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System Location or Area Served</w:t>
            </w:r>
          </w:p>
        </w:tc>
        <w:tc>
          <w:tcPr>
            <w:tcW w:w="4615" w:type="dxa"/>
            <w:vAlign w:val="center"/>
          </w:tcPr>
          <w:p w14:paraId="149B6DB1" w14:textId="77777777" w:rsidR="007D2060" w:rsidRPr="00A11A4A" w:rsidRDefault="007D2060" w:rsidP="00D54A79">
            <w:pPr>
              <w:rPr>
                <w:rFonts w:asciiTheme="minorHAnsi" w:hAnsiTheme="minorHAnsi"/>
                <w:sz w:val="18"/>
                <w:szCs w:val="18"/>
              </w:rPr>
            </w:pPr>
          </w:p>
        </w:tc>
      </w:tr>
      <w:tr w:rsidR="007D2060" w:rsidRPr="00D83E48" w14:paraId="149B6DB6" w14:textId="77777777" w:rsidTr="00BD573B">
        <w:trPr>
          <w:cantSplit/>
          <w:trHeight w:val="20"/>
        </w:trPr>
        <w:tc>
          <w:tcPr>
            <w:tcW w:w="475" w:type="dxa"/>
            <w:vAlign w:val="center"/>
          </w:tcPr>
          <w:p w14:paraId="149B6DB3"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03</w:t>
            </w:r>
          </w:p>
        </w:tc>
        <w:tc>
          <w:tcPr>
            <w:tcW w:w="5940" w:type="dxa"/>
            <w:vAlign w:val="center"/>
          </w:tcPr>
          <w:p w14:paraId="149B6DB4" w14:textId="34F4EC31"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System Installation Type</w:t>
            </w:r>
          </w:p>
        </w:tc>
        <w:tc>
          <w:tcPr>
            <w:tcW w:w="4615" w:type="dxa"/>
            <w:vAlign w:val="center"/>
          </w:tcPr>
          <w:p w14:paraId="149B6DB5" w14:textId="77777777" w:rsidR="007D2060" w:rsidRPr="00A11A4A" w:rsidRDefault="007D2060" w:rsidP="007D2060">
            <w:pPr>
              <w:rPr>
                <w:rFonts w:asciiTheme="minorHAnsi" w:hAnsiTheme="minorHAnsi"/>
                <w:sz w:val="18"/>
                <w:szCs w:val="18"/>
              </w:rPr>
            </w:pPr>
          </w:p>
        </w:tc>
      </w:tr>
      <w:tr w:rsidR="007D2060" w:rsidRPr="00D83E48" w14:paraId="149B6DBA" w14:textId="77777777" w:rsidTr="00BD573B">
        <w:trPr>
          <w:cantSplit/>
          <w:trHeight w:val="20"/>
        </w:trPr>
        <w:tc>
          <w:tcPr>
            <w:tcW w:w="475" w:type="dxa"/>
            <w:vAlign w:val="center"/>
          </w:tcPr>
          <w:p w14:paraId="149B6DB7"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04</w:t>
            </w:r>
          </w:p>
        </w:tc>
        <w:tc>
          <w:tcPr>
            <w:tcW w:w="5940" w:type="dxa"/>
            <w:vAlign w:val="center"/>
          </w:tcPr>
          <w:p w14:paraId="149B6DB8" w14:textId="3315D6DD"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Nominal Cooling Capacity (tons) of Condenser</w:t>
            </w:r>
          </w:p>
        </w:tc>
        <w:tc>
          <w:tcPr>
            <w:tcW w:w="4615" w:type="dxa"/>
            <w:vAlign w:val="center"/>
          </w:tcPr>
          <w:p w14:paraId="149B6DB9" w14:textId="77777777" w:rsidR="007D2060" w:rsidRPr="00A11A4A" w:rsidRDefault="007D2060" w:rsidP="00D54A79">
            <w:pPr>
              <w:rPr>
                <w:rFonts w:asciiTheme="minorHAnsi" w:hAnsiTheme="minorHAnsi"/>
                <w:sz w:val="18"/>
                <w:szCs w:val="18"/>
              </w:rPr>
            </w:pPr>
          </w:p>
        </w:tc>
      </w:tr>
      <w:tr w:rsidR="007D2060" w:rsidRPr="00D83E48" w14:paraId="149B6DBE" w14:textId="77777777" w:rsidTr="00BD573B">
        <w:trPr>
          <w:cantSplit/>
          <w:trHeight w:val="20"/>
        </w:trPr>
        <w:tc>
          <w:tcPr>
            <w:tcW w:w="475" w:type="dxa"/>
            <w:vAlign w:val="center"/>
          </w:tcPr>
          <w:p w14:paraId="149B6DBB"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05</w:t>
            </w:r>
          </w:p>
        </w:tc>
        <w:tc>
          <w:tcPr>
            <w:tcW w:w="5940" w:type="dxa"/>
            <w:vAlign w:val="center"/>
          </w:tcPr>
          <w:p w14:paraId="149B6DBC" w14:textId="67E0A590"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Condenser Speed Type</w:t>
            </w:r>
          </w:p>
        </w:tc>
        <w:tc>
          <w:tcPr>
            <w:tcW w:w="4615" w:type="dxa"/>
            <w:vAlign w:val="center"/>
          </w:tcPr>
          <w:p w14:paraId="149B6DBD" w14:textId="77777777" w:rsidR="007D2060" w:rsidRPr="00A11A4A" w:rsidRDefault="007D2060" w:rsidP="00D54A79">
            <w:pPr>
              <w:rPr>
                <w:rFonts w:asciiTheme="minorHAnsi" w:hAnsiTheme="minorHAnsi"/>
                <w:sz w:val="18"/>
                <w:szCs w:val="18"/>
              </w:rPr>
            </w:pPr>
          </w:p>
        </w:tc>
      </w:tr>
      <w:tr w:rsidR="007D2060" w:rsidRPr="00D83E48" w14:paraId="149B6DC2" w14:textId="77777777" w:rsidTr="00BD573B">
        <w:trPr>
          <w:cantSplit/>
          <w:trHeight w:val="20"/>
        </w:trPr>
        <w:tc>
          <w:tcPr>
            <w:tcW w:w="475" w:type="dxa"/>
            <w:vAlign w:val="center"/>
          </w:tcPr>
          <w:p w14:paraId="149B6DBF" w14:textId="77777777" w:rsidR="007D2060" w:rsidRPr="00A11A4A" w:rsidRDefault="007D2060" w:rsidP="00D54A79">
            <w:pPr>
              <w:pStyle w:val="Header"/>
              <w:tabs>
                <w:tab w:val="clear" w:pos="4320"/>
                <w:tab w:val="clear" w:pos="8640"/>
              </w:tabs>
              <w:jc w:val="center"/>
              <w:rPr>
                <w:rFonts w:asciiTheme="minorHAnsi" w:hAnsiTheme="minorHAnsi"/>
                <w:sz w:val="18"/>
                <w:szCs w:val="18"/>
              </w:rPr>
            </w:pPr>
            <w:r w:rsidRPr="00A11A4A">
              <w:rPr>
                <w:rFonts w:asciiTheme="minorHAnsi" w:hAnsiTheme="minorHAnsi"/>
                <w:sz w:val="18"/>
                <w:szCs w:val="18"/>
              </w:rPr>
              <w:t>06</w:t>
            </w:r>
          </w:p>
        </w:tc>
        <w:tc>
          <w:tcPr>
            <w:tcW w:w="5940" w:type="dxa"/>
            <w:vAlign w:val="center"/>
          </w:tcPr>
          <w:p w14:paraId="149B6DC0" w14:textId="303C77E1" w:rsidR="007D2060" w:rsidRPr="00A11A4A" w:rsidRDefault="007D2060" w:rsidP="00D54A79">
            <w:pPr>
              <w:pStyle w:val="Header"/>
              <w:tabs>
                <w:tab w:val="clear" w:pos="4320"/>
                <w:tab w:val="clear" w:pos="8640"/>
              </w:tabs>
              <w:rPr>
                <w:rFonts w:asciiTheme="minorHAnsi" w:hAnsiTheme="minorHAnsi"/>
                <w:sz w:val="18"/>
                <w:szCs w:val="18"/>
              </w:rPr>
            </w:pPr>
            <w:r w:rsidRPr="00A11A4A">
              <w:rPr>
                <w:rFonts w:asciiTheme="minorHAnsi" w:hAnsiTheme="minorHAnsi"/>
                <w:sz w:val="18"/>
                <w:szCs w:val="18"/>
              </w:rPr>
              <w:t>Cooling System Zonal Control Type</w:t>
            </w:r>
          </w:p>
        </w:tc>
        <w:tc>
          <w:tcPr>
            <w:tcW w:w="4615" w:type="dxa"/>
            <w:vAlign w:val="center"/>
          </w:tcPr>
          <w:p w14:paraId="149B6DC1" w14:textId="77777777" w:rsidR="007D2060" w:rsidRPr="00A11A4A" w:rsidRDefault="007D2060" w:rsidP="00D54A79">
            <w:pPr>
              <w:rPr>
                <w:rFonts w:asciiTheme="minorHAnsi" w:hAnsiTheme="minorHAnsi"/>
                <w:sz w:val="18"/>
                <w:szCs w:val="18"/>
              </w:rPr>
            </w:pPr>
          </w:p>
        </w:tc>
      </w:tr>
      <w:tr w:rsidR="007D2060" w:rsidRPr="00D83E48" w14:paraId="149B6DC6" w14:textId="77777777" w:rsidTr="00BD573B">
        <w:trPr>
          <w:cantSplit/>
          <w:trHeight w:val="20"/>
        </w:trPr>
        <w:tc>
          <w:tcPr>
            <w:tcW w:w="475" w:type="dxa"/>
            <w:vAlign w:val="center"/>
          </w:tcPr>
          <w:p w14:paraId="149B6DC3" w14:textId="77777777" w:rsidR="007D2060" w:rsidRPr="00A11A4A" w:rsidRDefault="007D2060" w:rsidP="00D54A79">
            <w:pPr>
              <w:pStyle w:val="FootnoteText"/>
              <w:jc w:val="center"/>
              <w:rPr>
                <w:rFonts w:asciiTheme="minorHAnsi" w:hAnsiTheme="minorHAnsi"/>
                <w:sz w:val="18"/>
                <w:szCs w:val="18"/>
              </w:rPr>
            </w:pPr>
            <w:r w:rsidRPr="00A11A4A">
              <w:rPr>
                <w:rFonts w:asciiTheme="minorHAnsi" w:hAnsiTheme="minorHAnsi"/>
                <w:sz w:val="18"/>
                <w:szCs w:val="18"/>
              </w:rPr>
              <w:t>07</w:t>
            </w:r>
          </w:p>
        </w:tc>
        <w:tc>
          <w:tcPr>
            <w:tcW w:w="5940" w:type="dxa"/>
            <w:vAlign w:val="center"/>
          </w:tcPr>
          <w:p w14:paraId="149B6DC4" w14:textId="1ACFC22A" w:rsidR="007D2060" w:rsidRPr="00A11A4A" w:rsidRDefault="007D2060" w:rsidP="00D54A79">
            <w:pPr>
              <w:keepNext/>
              <w:rPr>
                <w:rFonts w:asciiTheme="minorHAnsi" w:hAnsiTheme="minorHAnsi"/>
                <w:sz w:val="18"/>
                <w:szCs w:val="18"/>
              </w:rPr>
            </w:pPr>
            <w:r w:rsidRPr="00A11A4A">
              <w:rPr>
                <w:rFonts w:asciiTheme="minorHAnsi" w:hAnsiTheme="minorHAnsi"/>
                <w:sz w:val="18"/>
                <w:szCs w:val="18"/>
              </w:rPr>
              <w:t>Central Fan Integrated (CFI) Ventilation System Status</w:t>
            </w:r>
          </w:p>
        </w:tc>
        <w:tc>
          <w:tcPr>
            <w:tcW w:w="4615" w:type="dxa"/>
            <w:vAlign w:val="center"/>
          </w:tcPr>
          <w:p w14:paraId="149B6DC5" w14:textId="77777777" w:rsidR="007D2060" w:rsidRPr="00A11A4A" w:rsidRDefault="007D2060" w:rsidP="00D54A79">
            <w:pPr>
              <w:rPr>
                <w:rFonts w:asciiTheme="minorHAnsi" w:hAnsiTheme="minorHAnsi"/>
                <w:sz w:val="18"/>
                <w:szCs w:val="18"/>
              </w:rPr>
            </w:pPr>
          </w:p>
        </w:tc>
      </w:tr>
      <w:tr w:rsidR="007D2060" w:rsidRPr="00D83E48" w14:paraId="149B6DCA" w14:textId="77777777" w:rsidTr="00BD573B">
        <w:trPr>
          <w:cantSplit/>
          <w:trHeight w:val="20"/>
        </w:trPr>
        <w:tc>
          <w:tcPr>
            <w:tcW w:w="475" w:type="dxa"/>
            <w:vAlign w:val="center"/>
          </w:tcPr>
          <w:p w14:paraId="149B6DC7" w14:textId="77777777" w:rsidR="007D2060" w:rsidRPr="00A11A4A" w:rsidRDefault="007D2060" w:rsidP="00D54A79">
            <w:pPr>
              <w:pStyle w:val="FootnoteText"/>
              <w:jc w:val="center"/>
              <w:rPr>
                <w:rFonts w:asciiTheme="minorHAnsi" w:hAnsiTheme="minorHAnsi"/>
                <w:sz w:val="18"/>
                <w:szCs w:val="18"/>
              </w:rPr>
            </w:pPr>
            <w:r w:rsidRPr="00A11A4A">
              <w:rPr>
                <w:rFonts w:asciiTheme="minorHAnsi" w:hAnsiTheme="minorHAnsi"/>
                <w:sz w:val="18"/>
                <w:szCs w:val="18"/>
              </w:rPr>
              <w:t>08</w:t>
            </w:r>
          </w:p>
        </w:tc>
        <w:tc>
          <w:tcPr>
            <w:tcW w:w="5940" w:type="dxa"/>
            <w:vAlign w:val="center"/>
          </w:tcPr>
          <w:p w14:paraId="149B6DC8" w14:textId="2F588D6A" w:rsidR="007D2060" w:rsidRPr="00A11A4A" w:rsidRDefault="007D2060" w:rsidP="00D54A79">
            <w:pPr>
              <w:keepNext/>
              <w:rPr>
                <w:rFonts w:asciiTheme="minorHAnsi" w:hAnsiTheme="minorHAnsi"/>
                <w:sz w:val="18"/>
                <w:szCs w:val="18"/>
              </w:rPr>
            </w:pPr>
            <w:r w:rsidRPr="00A11A4A">
              <w:rPr>
                <w:rFonts w:asciiTheme="minorHAnsi" w:hAnsiTheme="minorHAnsi"/>
                <w:sz w:val="18"/>
                <w:szCs w:val="18"/>
              </w:rPr>
              <w:t>System Bypass Duct Status</w:t>
            </w:r>
          </w:p>
        </w:tc>
        <w:tc>
          <w:tcPr>
            <w:tcW w:w="4615" w:type="dxa"/>
            <w:vAlign w:val="center"/>
          </w:tcPr>
          <w:p w14:paraId="149B6DC9" w14:textId="77777777" w:rsidR="007D2060" w:rsidRPr="00A11A4A" w:rsidRDefault="007D2060" w:rsidP="00D54A79">
            <w:pPr>
              <w:rPr>
                <w:rFonts w:asciiTheme="minorHAnsi" w:hAnsiTheme="minorHAnsi"/>
                <w:sz w:val="18"/>
                <w:szCs w:val="18"/>
              </w:rPr>
            </w:pPr>
          </w:p>
        </w:tc>
      </w:tr>
      <w:tr w:rsidR="007D2060" w:rsidRPr="00D83E48" w14:paraId="149B6DCE" w14:textId="77777777" w:rsidTr="00BD573B">
        <w:trPr>
          <w:cantSplit/>
          <w:trHeight w:val="20"/>
        </w:trPr>
        <w:tc>
          <w:tcPr>
            <w:tcW w:w="475" w:type="dxa"/>
            <w:vAlign w:val="center"/>
          </w:tcPr>
          <w:p w14:paraId="149B6DCB" w14:textId="77777777" w:rsidR="007D2060" w:rsidRPr="00A11A4A" w:rsidRDefault="007D2060" w:rsidP="00D54A79">
            <w:pPr>
              <w:pStyle w:val="FootnoteText"/>
              <w:jc w:val="center"/>
              <w:rPr>
                <w:rFonts w:asciiTheme="minorHAnsi" w:hAnsiTheme="minorHAnsi"/>
                <w:sz w:val="18"/>
                <w:szCs w:val="18"/>
              </w:rPr>
            </w:pPr>
            <w:r w:rsidRPr="00A11A4A">
              <w:rPr>
                <w:rFonts w:asciiTheme="minorHAnsi" w:hAnsiTheme="minorHAnsi"/>
                <w:sz w:val="18"/>
                <w:szCs w:val="18"/>
              </w:rPr>
              <w:t>09</w:t>
            </w:r>
          </w:p>
        </w:tc>
        <w:tc>
          <w:tcPr>
            <w:tcW w:w="5940" w:type="dxa"/>
            <w:vAlign w:val="center"/>
          </w:tcPr>
          <w:p w14:paraId="149B6DCC" w14:textId="7335F246" w:rsidR="007D2060" w:rsidRPr="00A11A4A" w:rsidRDefault="007D2060" w:rsidP="00D54A79">
            <w:pPr>
              <w:keepNext/>
              <w:rPr>
                <w:rFonts w:asciiTheme="minorHAnsi" w:hAnsiTheme="minorHAnsi"/>
                <w:sz w:val="18"/>
                <w:szCs w:val="18"/>
              </w:rPr>
            </w:pPr>
            <w:r w:rsidRPr="00A11A4A">
              <w:rPr>
                <w:rFonts w:asciiTheme="minorHAnsi" w:hAnsiTheme="minorHAnsi"/>
                <w:sz w:val="18"/>
                <w:szCs w:val="18"/>
              </w:rPr>
              <w:t>Date of System Airflow Rate Measurement</w:t>
            </w:r>
          </w:p>
        </w:tc>
        <w:tc>
          <w:tcPr>
            <w:tcW w:w="4615" w:type="dxa"/>
            <w:vAlign w:val="center"/>
          </w:tcPr>
          <w:p w14:paraId="149B6DCD" w14:textId="77777777" w:rsidR="007D2060" w:rsidRPr="00A11A4A" w:rsidRDefault="007D2060" w:rsidP="00D54A79">
            <w:pPr>
              <w:keepNext/>
              <w:rPr>
                <w:rFonts w:asciiTheme="minorHAnsi" w:hAnsiTheme="minorHAnsi"/>
                <w:sz w:val="18"/>
                <w:szCs w:val="18"/>
              </w:rPr>
            </w:pPr>
          </w:p>
        </w:tc>
      </w:tr>
      <w:tr w:rsidR="007D2060" w:rsidRPr="00D83E48" w14:paraId="149B6DD2" w14:textId="77777777" w:rsidTr="00BD573B">
        <w:trPr>
          <w:cantSplit/>
          <w:trHeight w:val="20"/>
        </w:trPr>
        <w:tc>
          <w:tcPr>
            <w:tcW w:w="475" w:type="dxa"/>
            <w:vAlign w:val="center"/>
          </w:tcPr>
          <w:p w14:paraId="149B6DCF" w14:textId="77777777" w:rsidR="007D2060" w:rsidRPr="00A11A4A" w:rsidDel="006E5AE2" w:rsidRDefault="004A40EC" w:rsidP="00D54A7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49B6DD0" w14:textId="779C4E4E" w:rsidR="007D2060" w:rsidRPr="00A11A4A" w:rsidRDefault="007D2060" w:rsidP="00C306D5">
            <w:pPr>
              <w:keepNext/>
              <w:rPr>
                <w:rFonts w:asciiTheme="minorHAnsi" w:hAnsiTheme="minorHAnsi"/>
                <w:sz w:val="18"/>
                <w:szCs w:val="18"/>
              </w:rPr>
            </w:pPr>
            <w:r w:rsidRPr="00A11A4A">
              <w:rPr>
                <w:rFonts w:asciiTheme="minorHAnsi" w:hAnsiTheme="minorHAnsi"/>
                <w:sz w:val="18"/>
                <w:szCs w:val="18"/>
              </w:rPr>
              <w:t xml:space="preserve">Airflow Rate Protocol </w:t>
            </w:r>
            <w:r w:rsidR="00C306D5">
              <w:rPr>
                <w:rFonts w:asciiTheme="minorHAnsi" w:hAnsiTheme="minorHAnsi"/>
                <w:sz w:val="18"/>
                <w:szCs w:val="18"/>
              </w:rPr>
              <w:t>U</w:t>
            </w:r>
            <w:r w:rsidRPr="00A11A4A">
              <w:rPr>
                <w:rFonts w:asciiTheme="minorHAnsi" w:hAnsiTheme="minorHAnsi"/>
                <w:sz w:val="18"/>
                <w:szCs w:val="18"/>
              </w:rPr>
              <w:t>tilized</w:t>
            </w:r>
          </w:p>
        </w:tc>
        <w:tc>
          <w:tcPr>
            <w:tcW w:w="4615" w:type="dxa"/>
            <w:vAlign w:val="center"/>
          </w:tcPr>
          <w:p w14:paraId="149B6DD1" w14:textId="77777777" w:rsidR="007D2060" w:rsidRPr="00A11A4A" w:rsidRDefault="007D2060" w:rsidP="00D54A79">
            <w:pPr>
              <w:keepNext/>
              <w:rPr>
                <w:rFonts w:asciiTheme="minorHAnsi" w:hAnsiTheme="minorHAnsi"/>
                <w:sz w:val="18"/>
                <w:szCs w:val="18"/>
              </w:rPr>
            </w:pPr>
          </w:p>
        </w:tc>
      </w:tr>
    </w:tbl>
    <w:p w14:paraId="149B6DD3" w14:textId="77777777" w:rsidR="003C1763" w:rsidRPr="00A11A4A" w:rsidRDefault="003C1763"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7D2060" w:rsidRPr="00BD6432" w:rsidDel="001739A4" w14:paraId="149B6DD6" w14:textId="77777777" w:rsidTr="007D2060">
        <w:trPr>
          <w:cantSplit/>
          <w:trHeight w:val="144"/>
        </w:trPr>
        <w:tc>
          <w:tcPr>
            <w:tcW w:w="11030" w:type="dxa"/>
            <w:gridSpan w:val="3"/>
            <w:vAlign w:val="center"/>
          </w:tcPr>
          <w:p w14:paraId="149B6DD4" w14:textId="09369B88" w:rsidR="007D2060" w:rsidRPr="00BD6432" w:rsidRDefault="007D2060" w:rsidP="007D2060">
            <w:pPr>
              <w:keepNext/>
              <w:rPr>
                <w:rFonts w:asciiTheme="minorHAnsi" w:hAnsiTheme="minorHAnsi"/>
                <w:b/>
                <w:sz w:val="18"/>
                <w:szCs w:val="18"/>
              </w:rPr>
            </w:pPr>
            <w:r w:rsidRPr="00BD6432">
              <w:rPr>
                <w:rFonts w:asciiTheme="minorHAnsi" w:hAnsiTheme="minorHAnsi"/>
                <w:b/>
                <w:sz w:val="18"/>
                <w:szCs w:val="18"/>
              </w:rPr>
              <w:t xml:space="preserve">B. Hole for the </w:t>
            </w:r>
            <w:r w:rsidR="00C306D5">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C306D5">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C306D5">
              <w:rPr>
                <w:rFonts w:asciiTheme="minorHAnsi" w:hAnsiTheme="minorHAnsi"/>
                <w:b/>
                <w:sz w:val="18"/>
                <w:szCs w:val="18"/>
              </w:rPr>
              <w:t>S</w:t>
            </w:r>
            <w:r w:rsidRPr="00BD6432">
              <w:rPr>
                <w:rFonts w:asciiTheme="minorHAnsi" w:hAnsiTheme="minorHAnsi"/>
                <w:b/>
                <w:sz w:val="18"/>
                <w:szCs w:val="18"/>
              </w:rPr>
              <w:t xml:space="preserve">upply </w:t>
            </w:r>
            <w:r w:rsidR="00C306D5">
              <w:rPr>
                <w:rFonts w:asciiTheme="minorHAnsi" w:hAnsiTheme="minorHAnsi"/>
                <w:b/>
                <w:sz w:val="18"/>
                <w:szCs w:val="18"/>
              </w:rPr>
              <w:t>P</w:t>
            </w:r>
            <w:r w:rsidRPr="00BD6432">
              <w:rPr>
                <w:rFonts w:asciiTheme="minorHAnsi" w:hAnsiTheme="minorHAnsi"/>
                <w:b/>
                <w:sz w:val="18"/>
                <w:szCs w:val="18"/>
              </w:rPr>
              <w:t>lenum</w:t>
            </w:r>
          </w:p>
          <w:p w14:paraId="149B6DD5" w14:textId="77777777" w:rsidR="007D2060" w:rsidRPr="00C306D5" w:rsidRDefault="007D2060" w:rsidP="007D2060">
            <w:pPr>
              <w:pStyle w:val="BulletCALetter"/>
              <w:spacing w:before="0"/>
              <w:ind w:left="0" w:firstLine="0"/>
              <w:rPr>
                <w:rFonts w:asciiTheme="minorHAnsi" w:hAnsiTheme="minorHAnsi"/>
                <w:sz w:val="18"/>
                <w:szCs w:val="18"/>
              </w:rPr>
            </w:pPr>
            <w:r w:rsidRPr="00600D0C">
              <w:rPr>
                <w:rFonts w:asciiTheme="minorHAnsi" w:hAnsiTheme="minorHAnsi"/>
                <w:sz w:val="18"/>
                <w:szCs w:val="18"/>
              </w:rPr>
              <w:t xml:space="preserve">Procedures for installing HSPP or PSPP are specified in RA3.3.1.1.  </w:t>
            </w:r>
          </w:p>
        </w:tc>
      </w:tr>
      <w:tr w:rsidR="007D2060" w:rsidRPr="00BD6432" w:rsidDel="001739A4" w14:paraId="149B6DDA" w14:textId="77777777" w:rsidTr="00BD573B">
        <w:trPr>
          <w:cantSplit/>
          <w:trHeight w:val="144"/>
        </w:trPr>
        <w:tc>
          <w:tcPr>
            <w:tcW w:w="475" w:type="dxa"/>
            <w:vAlign w:val="center"/>
          </w:tcPr>
          <w:p w14:paraId="149B6DD7" w14:textId="77777777" w:rsidR="007D2060" w:rsidRPr="00BD6432" w:rsidRDefault="007D2060" w:rsidP="007D2060">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49B6DD8" w14:textId="4274EF50" w:rsidR="007D2060" w:rsidRPr="00BD6432" w:rsidRDefault="007D2060" w:rsidP="00C306D5">
            <w:pPr>
              <w:rPr>
                <w:rFonts w:asciiTheme="minorHAnsi" w:hAnsiTheme="minorHAnsi"/>
                <w:sz w:val="18"/>
                <w:szCs w:val="18"/>
              </w:rPr>
            </w:pPr>
            <w:r w:rsidRPr="006125E7">
              <w:rPr>
                <w:rFonts w:asciiTheme="minorHAnsi" w:hAnsiTheme="minorHAnsi"/>
                <w:sz w:val="18"/>
                <w:szCs w:val="18"/>
              </w:rPr>
              <w:t xml:space="preserve">Method </w:t>
            </w:r>
            <w:r w:rsidR="00C306D5">
              <w:rPr>
                <w:rFonts w:asciiTheme="minorHAnsi" w:hAnsiTheme="minorHAnsi"/>
                <w:sz w:val="18"/>
                <w:szCs w:val="18"/>
              </w:rPr>
              <w:t>U</w:t>
            </w:r>
            <w:r w:rsidRPr="006125E7">
              <w:rPr>
                <w:rFonts w:asciiTheme="minorHAnsi" w:hAnsiTheme="minorHAnsi"/>
                <w:sz w:val="18"/>
                <w:szCs w:val="18"/>
              </w:rPr>
              <w:t xml:space="preserve">sed to </w:t>
            </w:r>
            <w:r w:rsidR="00C306D5">
              <w:rPr>
                <w:rFonts w:asciiTheme="minorHAnsi" w:hAnsiTheme="minorHAnsi"/>
                <w:sz w:val="18"/>
                <w:szCs w:val="18"/>
              </w:rPr>
              <w:t>D</w:t>
            </w:r>
            <w:r w:rsidRPr="006125E7">
              <w:rPr>
                <w:rFonts w:asciiTheme="minorHAnsi" w:hAnsiTheme="minorHAnsi"/>
                <w:sz w:val="18"/>
                <w:szCs w:val="18"/>
              </w:rPr>
              <w:t xml:space="preserve">emonstrate </w:t>
            </w:r>
            <w:r w:rsidR="00C306D5">
              <w:rPr>
                <w:rFonts w:asciiTheme="minorHAnsi" w:hAnsiTheme="minorHAnsi"/>
                <w:sz w:val="18"/>
                <w:szCs w:val="18"/>
              </w:rPr>
              <w:t>C</w:t>
            </w:r>
            <w:r w:rsidRPr="006125E7">
              <w:rPr>
                <w:rFonts w:asciiTheme="minorHAnsi" w:hAnsiTheme="minorHAnsi"/>
                <w:sz w:val="18"/>
                <w:szCs w:val="18"/>
              </w:rPr>
              <w:t xml:space="preserve">ompliance with the HSPP/PSPP </w:t>
            </w:r>
            <w:r w:rsidR="00C306D5">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49B6DD9" w14:textId="77777777" w:rsidR="007D2060" w:rsidRPr="00BD6432" w:rsidRDefault="007D2060" w:rsidP="007D2060">
            <w:pPr>
              <w:pStyle w:val="Header"/>
              <w:keepNext/>
              <w:tabs>
                <w:tab w:val="clear" w:pos="4320"/>
                <w:tab w:val="clear" w:pos="8640"/>
              </w:tabs>
              <w:rPr>
                <w:rFonts w:asciiTheme="minorHAnsi" w:hAnsiTheme="minorHAnsi"/>
                <w:sz w:val="18"/>
                <w:szCs w:val="18"/>
              </w:rPr>
            </w:pPr>
          </w:p>
        </w:tc>
      </w:tr>
    </w:tbl>
    <w:p w14:paraId="149B6DDB" w14:textId="77777777" w:rsidR="007D2060" w:rsidRPr="00A11A4A" w:rsidRDefault="007D206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947"/>
        <w:gridCol w:w="4615"/>
      </w:tblGrid>
      <w:tr w:rsidR="007D2060" w:rsidRPr="00D83E48" w14:paraId="149B6DDE" w14:textId="77777777" w:rsidTr="007D2060">
        <w:trPr>
          <w:cantSplit/>
          <w:trHeight w:val="144"/>
        </w:trPr>
        <w:tc>
          <w:tcPr>
            <w:tcW w:w="5000" w:type="pct"/>
            <w:gridSpan w:val="3"/>
            <w:vAlign w:val="center"/>
          </w:tcPr>
          <w:p w14:paraId="149B6DDC" w14:textId="3F83E7CC" w:rsidR="007D2060" w:rsidRPr="00D54A79" w:rsidRDefault="007D2060" w:rsidP="007D206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149B6DDD" w14:textId="77777777" w:rsidR="007D2060" w:rsidRPr="00C306D5" w:rsidRDefault="007D2060" w:rsidP="007D2060">
            <w:pPr>
              <w:keepNext/>
              <w:rPr>
                <w:rFonts w:asciiTheme="minorHAnsi" w:hAnsiTheme="minorHAnsi"/>
                <w:b/>
                <w:sz w:val="18"/>
                <w:szCs w:val="18"/>
              </w:rPr>
            </w:pPr>
            <w:r w:rsidRPr="00600D0C">
              <w:rPr>
                <w:rFonts w:asciiTheme="minorHAnsi" w:hAnsiTheme="minorHAnsi"/>
                <w:sz w:val="18"/>
                <w:szCs w:val="18"/>
              </w:rPr>
              <w:t>Instrument Specifications are given in RA3.3.1.1, and system airflow rate measurement apparatus information is given in RA3.3.2.</w:t>
            </w:r>
          </w:p>
        </w:tc>
      </w:tr>
      <w:tr w:rsidR="007D2060" w:rsidRPr="00D83E48" w14:paraId="149B6DE2" w14:textId="77777777" w:rsidTr="00BD573B">
        <w:trPr>
          <w:cantSplit/>
          <w:trHeight w:val="144"/>
        </w:trPr>
        <w:tc>
          <w:tcPr>
            <w:tcW w:w="212" w:type="pct"/>
            <w:vAlign w:val="center"/>
          </w:tcPr>
          <w:p w14:paraId="149B6DDF"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01</w:t>
            </w:r>
          </w:p>
        </w:tc>
        <w:tc>
          <w:tcPr>
            <w:tcW w:w="2696" w:type="pct"/>
            <w:vAlign w:val="center"/>
          </w:tcPr>
          <w:p w14:paraId="149B6DE0" w14:textId="1B0D95F9" w:rsidR="007D2060" w:rsidRPr="00D54A79" w:rsidRDefault="007D2060" w:rsidP="00C306D5">
            <w:pPr>
              <w:keepNext/>
              <w:rPr>
                <w:rFonts w:asciiTheme="minorHAnsi" w:hAnsiTheme="minorHAnsi"/>
                <w:sz w:val="18"/>
                <w:szCs w:val="18"/>
              </w:rPr>
            </w:pPr>
            <w:r w:rsidRPr="00D54A79">
              <w:rPr>
                <w:rFonts w:asciiTheme="minorHAnsi" w:hAnsiTheme="minorHAnsi"/>
                <w:sz w:val="18"/>
                <w:szCs w:val="18"/>
              </w:rPr>
              <w:t xml:space="preserve">Airflow Rate Measurement Type </w:t>
            </w:r>
            <w:r w:rsidR="00C306D5">
              <w:rPr>
                <w:rFonts w:asciiTheme="minorHAnsi" w:hAnsiTheme="minorHAnsi"/>
                <w:sz w:val="18"/>
                <w:szCs w:val="18"/>
              </w:rPr>
              <w:t>U</w:t>
            </w:r>
            <w:r w:rsidRPr="00D54A79">
              <w:rPr>
                <w:rFonts w:asciiTheme="minorHAnsi" w:hAnsiTheme="minorHAnsi"/>
                <w:sz w:val="18"/>
                <w:szCs w:val="18"/>
              </w:rPr>
              <w:t xml:space="preserve">sed for this </w:t>
            </w:r>
            <w:r w:rsidR="00C306D5">
              <w:rPr>
                <w:rFonts w:asciiTheme="minorHAnsi" w:hAnsiTheme="minorHAnsi"/>
                <w:sz w:val="18"/>
                <w:szCs w:val="18"/>
              </w:rPr>
              <w:t>A</w:t>
            </w:r>
            <w:r w:rsidRPr="00D54A79">
              <w:rPr>
                <w:rFonts w:asciiTheme="minorHAnsi" w:hAnsiTheme="minorHAnsi"/>
                <w:sz w:val="18"/>
                <w:szCs w:val="18"/>
              </w:rPr>
              <w:t xml:space="preserve">irflow </w:t>
            </w:r>
            <w:r w:rsidR="00C306D5">
              <w:rPr>
                <w:rFonts w:asciiTheme="minorHAnsi" w:hAnsiTheme="minorHAnsi"/>
                <w:sz w:val="18"/>
                <w:szCs w:val="18"/>
              </w:rPr>
              <w:t>R</w:t>
            </w:r>
            <w:r w:rsidRPr="00D54A79">
              <w:rPr>
                <w:rFonts w:asciiTheme="minorHAnsi" w:hAnsiTheme="minorHAnsi"/>
                <w:sz w:val="18"/>
                <w:szCs w:val="18"/>
              </w:rPr>
              <w:t xml:space="preserve">ate </w:t>
            </w:r>
            <w:r w:rsidR="00C306D5">
              <w:rPr>
                <w:rFonts w:asciiTheme="minorHAnsi" w:hAnsiTheme="minorHAnsi"/>
                <w:sz w:val="18"/>
                <w:szCs w:val="18"/>
              </w:rPr>
              <w:t>V</w:t>
            </w:r>
            <w:r w:rsidRPr="00D54A79">
              <w:rPr>
                <w:rFonts w:asciiTheme="minorHAnsi" w:hAnsiTheme="minorHAnsi"/>
                <w:sz w:val="18"/>
                <w:szCs w:val="18"/>
              </w:rPr>
              <w:t>erification</w:t>
            </w:r>
          </w:p>
        </w:tc>
        <w:tc>
          <w:tcPr>
            <w:tcW w:w="2092" w:type="pct"/>
          </w:tcPr>
          <w:p w14:paraId="149B6DE1" w14:textId="77777777" w:rsidR="007D2060" w:rsidRPr="00D54A79" w:rsidRDefault="007D2060" w:rsidP="007D2060">
            <w:pPr>
              <w:pStyle w:val="ListParagraph"/>
              <w:keepNext/>
              <w:ind w:left="0"/>
              <w:rPr>
                <w:rFonts w:asciiTheme="minorHAnsi" w:hAnsiTheme="minorHAnsi"/>
                <w:sz w:val="18"/>
                <w:szCs w:val="18"/>
              </w:rPr>
            </w:pPr>
          </w:p>
        </w:tc>
      </w:tr>
      <w:tr w:rsidR="007D2060" w:rsidRPr="00D83E48" w14:paraId="149B6DE6" w14:textId="77777777" w:rsidTr="00BD573B">
        <w:trPr>
          <w:cantSplit/>
          <w:trHeight w:val="144"/>
        </w:trPr>
        <w:tc>
          <w:tcPr>
            <w:tcW w:w="212" w:type="pct"/>
            <w:vAlign w:val="center"/>
          </w:tcPr>
          <w:p w14:paraId="149B6DE3"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02</w:t>
            </w:r>
          </w:p>
        </w:tc>
        <w:tc>
          <w:tcPr>
            <w:tcW w:w="2696" w:type="pct"/>
            <w:vAlign w:val="center"/>
          </w:tcPr>
          <w:p w14:paraId="149B6DE4" w14:textId="733F36FD"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092" w:type="pct"/>
            <w:vAlign w:val="center"/>
          </w:tcPr>
          <w:p w14:paraId="149B6DE5" w14:textId="77777777" w:rsidR="007D2060" w:rsidRPr="00D54A79" w:rsidRDefault="007D2060" w:rsidP="007D2060">
            <w:pPr>
              <w:keepNext/>
              <w:rPr>
                <w:rFonts w:asciiTheme="minorHAnsi" w:hAnsiTheme="minorHAnsi"/>
                <w:sz w:val="18"/>
                <w:szCs w:val="18"/>
              </w:rPr>
            </w:pPr>
          </w:p>
        </w:tc>
      </w:tr>
      <w:tr w:rsidR="007D2060" w:rsidRPr="00D83E48" w14:paraId="149B6DEA" w14:textId="77777777" w:rsidTr="00BD573B">
        <w:trPr>
          <w:cantSplit/>
          <w:trHeight w:val="144"/>
        </w:trPr>
        <w:tc>
          <w:tcPr>
            <w:tcW w:w="212" w:type="pct"/>
            <w:vAlign w:val="center"/>
          </w:tcPr>
          <w:p w14:paraId="149B6DE7"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03</w:t>
            </w:r>
          </w:p>
        </w:tc>
        <w:tc>
          <w:tcPr>
            <w:tcW w:w="2696" w:type="pct"/>
            <w:vAlign w:val="center"/>
          </w:tcPr>
          <w:p w14:paraId="149B6DE8" w14:textId="5B2D7754" w:rsidR="007D2060" w:rsidRPr="00D54A79" w:rsidRDefault="007D2060" w:rsidP="00C306D5">
            <w:pPr>
              <w:keepNext/>
              <w:rPr>
                <w:rFonts w:asciiTheme="minorHAnsi" w:hAnsiTheme="minorHAnsi"/>
                <w:sz w:val="18"/>
                <w:szCs w:val="18"/>
              </w:rPr>
            </w:pPr>
            <w:r w:rsidRPr="00D54A79">
              <w:rPr>
                <w:rFonts w:asciiTheme="minorHAnsi" w:hAnsiTheme="minorHAnsi"/>
                <w:sz w:val="18"/>
                <w:szCs w:val="18"/>
              </w:rPr>
              <w:t xml:space="preserve">Model </w:t>
            </w:r>
            <w:r w:rsidR="00C306D5">
              <w:rPr>
                <w:rFonts w:asciiTheme="minorHAnsi" w:hAnsiTheme="minorHAnsi"/>
                <w:sz w:val="18"/>
                <w:szCs w:val="18"/>
              </w:rPr>
              <w:t>N</w:t>
            </w:r>
            <w:r w:rsidRPr="00D54A79">
              <w:rPr>
                <w:rFonts w:asciiTheme="minorHAnsi" w:hAnsiTheme="minorHAnsi"/>
                <w:sz w:val="18"/>
                <w:szCs w:val="18"/>
              </w:rPr>
              <w:t>umber of Airflow Measurement Apparatus</w:t>
            </w:r>
          </w:p>
        </w:tc>
        <w:tc>
          <w:tcPr>
            <w:tcW w:w="2092" w:type="pct"/>
            <w:vAlign w:val="center"/>
          </w:tcPr>
          <w:p w14:paraId="149B6DE9" w14:textId="77777777" w:rsidR="007D2060" w:rsidRPr="00D54A79" w:rsidRDefault="007D2060" w:rsidP="007D2060">
            <w:pPr>
              <w:keepNext/>
              <w:rPr>
                <w:rFonts w:asciiTheme="minorHAnsi" w:hAnsiTheme="minorHAnsi"/>
                <w:sz w:val="18"/>
                <w:szCs w:val="18"/>
              </w:rPr>
            </w:pPr>
          </w:p>
        </w:tc>
      </w:tr>
      <w:tr w:rsidR="007D2060" w:rsidRPr="00D83E48" w14:paraId="149B6DEE" w14:textId="77777777" w:rsidTr="00BD573B">
        <w:trPr>
          <w:cantSplit/>
          <w:trHeight w:val="144"/>
        </w:trPr>
        <w:tc>
          <w:tcPr>
            <w:tcW w:w="212" w:type="pct"/>
            <w:vAlign w:val="center"/>
          </w:tcPr>
          <w:p w14:paraId="149B6DEB"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04</w:t>
            </w:r>
          </w:p>
        </w:tc>
        <w:tc>
          <w:tcPr>
            <w:tcW w:w="2696" w:type="pct"/>
            <w:vAlign w:val="center"/>
          </w:tcPr>
          <w:p w14:paraId="149B6DEC" w14:textId="0C75615D"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092" w:type="pct"/>
            <w:vAlign w:val="center"/>
          </w:tcPr>
          <w:p w14:paraId="149B6DED" w14:textId="77777777" w:rsidR="007D2060" w:rsidRPr="00D54A79" w:rsidRDefault="007D2060" w:rsidP="007D2060">
            <w:pPr>
              <w:pStyle w:val="ListParagraph"/>
              <w:keepNext/>
              <w:ind w:left="0"/>
              <w:rPr>
                <w:rFonts w:asciiTheme="minorHAnsi" w:hAnsiTheme="minorHAnsi"/>
                <w:sz w:val="18"/>
                <w:szCs w:val="18"/>
              </w:rPr>
            </w:pPr>
          </w:p>
        </w:tc>
      </w:tr>
    </w:tbl>
    <w:p w14:paraId="07F4EFED" w14:textId="77777777" w:rsidR="00C306D5" w:rsidRPr="00A11A4A" w:rsidRDefault="00C306D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7D2060" w:rsidRPr="00D83E48" w14:paraId="149B6DF3" w14:textId="77777777" w:rsidTr="007D2060">
        <w:trPr>
          <w:cantSplit/>
          <w:trHeight w:val="144"/>
        </w:trPr>
        <w:tc>
          <w:tcPr>
            <w:tcW w:w="5000" w:type="pct"/>
            <w:vAlign w:val="center"/>
          </w:tcPr>
          <w:p w14:paraId="149B6DF2" w14:textId="45186404" w:rsidR="00C415BE" w:rsidRPr="00A11A4A" w:rsidRDefault="007D2060" w:rsidP="007D2060">
            <w:pPr>
              <w:keepNext/>
              <w:rPr>
                <w:rFonts w:asciiTheme="minorHAnsi" w:hAnsiTheme="minorHAnsi"/>
                <w:b/>
                <w:sz w:val="18"/>
                <w:szCs w:val="18"/>
              </w:rPr>
            </w:pPr>
            <w:r w:rsidRPr="00A11A4A">
              <w:rPr>
                <w:rFonts w:asciiTheme="minorHAnsi" w:hAnsiTheme="minorHAnsi"/>
                <w:b/>
                <w:sz w:val="18"/>
                <w:szCs w:val="18"/>
              </w:rPr>
              <w:t xml:space="preserve">MCH-23c Forced Air System Airflow Rate Measurement </w:t>
            </w:r>
            <w:r w:rsidR="00C306D5">
              <w:rPr>
                <w:rFonts w:asciiTheme="minorHAnsi" w:hAnsiTheme="minorHAnsi"/>
                <w:b/>
                <w:sz w:val="18"/>
                <w:szCs w:val="18"/>
              </w:rPr>
              <w:t>-</w:t>
            </w:r>
            <w:r w:rsidRPr="00A11A4A">
              <w:rPr>
                <w:rFonts w:asciiTheme="minorHAnsi" w:hAnsiTheme="minorHAnsi"/>
                <w:b/>
                <w:sz w:val="18"/>
                <w:szCs w:val="18"/>
              </w:rPr>
              <w:t xml:space="preserve"> Alternative to Compliance with Minimum System Airflow Requirements for Altered Systems</w:t>
            </w:r>
          </w:p>
        </w:tc>
      </w:tr>
    </w:tbl>
    <w:p w14:paraId="5AA51849" w14:textId="77777777" w:rsidR="00C306D5" w:rsidRPr="00A11A4A" w:rsidRDefault="00C306D5" w:rsidP="007D2060">
      <w:pPr>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461"/>
        <w:gridCol w:w="2707"/>
        <w:gridCol w:w="3241"/>
        <w:gridCol w:w="4600"/>
        <w:gridCol w:w="15"/>
      </w:tblGrid>
      <w:tr w:rsidR="00FF3A04" w:rsidRPr="00D83E48" w14:paraId="149B6DF7" w14:textId="77777777" w:rsidTr="00FF3A04">
        <w:trPr>
          <w:cantSplit/>
          <w:trHeight w:val="144"/>
        </w:trPr>
        <w:tc>
          <w:tcPr>
            <w:tcW w:w="5000" w:type="pct"/>
            <w:gridSpan w:val="6"/>
            <w:vAlign w:val="center"/>
          </w:tcPr>
          <w:p w14:paraId="149B6DF5" w14:textId="57B778F2" w:rsidR="00FF3A04" w:rsidRPr="00A11A4A" w:rsidRDefault="00FF3A04" w:rsidP="00EA27B7">
            <w:pPr>
              <w:keepNext/>
              <w:rPr>
                <w:rFonts w:asciiTheme="minorHAnsi" w:hAnsiTheme="minorHAnsi"/>
                <w:b/>
                <w:sz w:val="18"/>
                <w:szCs w:val="18"/>
              </w:rPr>
            </w:pPr>
            <w:r w:rsidRPr="00A11A4A">
              <w:rPr>
                <w:rFonts w:asciiTheme="minorHAnsi" w:hAnsiTheme="minorHAnsi"/>
                <w:b/>
                <w:sz w:val="18"/>
                <w:szCs w:val="18"/>
              </w:rPr>
              <w:t>D. Alternative to Compliance with Minimum System Airflow Requirements for Altered Systems</w:t>
            </w:r>
          </w:p>
          <w:p w14:paraId="149B6DF6" w14:textId="3D0F6F00" w:rsidR="00FF3A04" w:rsidRPr="00C306D5" w:rsidRDefault="00677694" w:rsidP="00EA27B7">
            <w:pPr>
              <w:keepNext/>
              <w:rPr>
                <w:rFonts w:asciiTheme="minorHAnsi" w:hAnsiTheme="minorHAnsi"/>
                <w:b/>
                <w:sz w:val="18"/>
                <w:szCs w:val="18"/>
              </w:rPr>
            </w:pPr>
            <w:r w:rsidRPr="00045B18">
              <w:rPr>
                <w:rFonts w:asciiTheme="minorHAnsi" w:hAnsiTheme="minorHAnsi"/>
                <w:sz w:val="18"/>
                <w:szCs w:val="18"/>
              </w:rPr>
              <w:t>The HERS Rater shall review the information submitted on the installation certificate and perform follow-up communications with the HVAC installer or the homeowner. The system complies if the HERS Rater</w:t>
            </w:r>
            <w:r>
              <w:rPr>
                <w:rFonts w:asciiTheme="minorHAnsi" w:hAnsiTheme="minorHAnsi"/>
                <w:sz w:val="18"/>
                <w:szCs w:val="18"/>
              </w:rPr>
              <w:t xml:space="preserve"> </w:t>
            </w:r>
            <w:r w:rsidRPr="00045B18">
              <w:rPr>
                <w:rFonts w:asciiTheme="minorHAnsi" w:hAnsiTheme="minorHAnsi"/>
                <w:sz w:val="18"/>
                <w:szCs w:val="18"/>
              </w:rPr>
              <w:t>determines the remedial actions have been performed, and the information reported on the installation</w:t>
            </w:r>
            <w:r>
              <w:rPr>
                <w:rFonts w:asciiTheme="minorHAnsi" w:hAnsiTheme="minorHAnsi"/>
                <w:sz w:val="18"/>
                <w:szCs w:val="18"/>
              </w:rPr>
              <w:t xml:space="preserve"> </w:t>
            </w:r>
            <w:r w:rsidRPr="00045B18">
              <w:rPr>
                <w:rFonts w:asciiTheme="minorHAnsi" w:hAnsiTheme="minorHAnsi"/>
                <w:sz w:val="18"/>
                <w:szCs w:val="18"/>
              </w:rPr>
              <w:t>certificate is valid</w:t>
            </w:r>
            <w:r w:rsidRPr="00A11A4A">
              <w:rPr>
                <w:rFonts w:asciiTheme="minorHAnsi" w:hAnsiTheme="minorHAnsi"/>
                <w:sz w:val="18"/>
                <w:szCs w:val="18"/>
              </w:rPr>
              <w:t xml:space="preserve"> as specified in </w:t>
            </w:r>
            <w:r w:rsidRPr="00F62365">
              <w:rPr>
                <w:rFonts w:asciiTheme="minorHAnsi" w:hAnsiTheme="minorHAnsi"/>
                <w:sz w:val="18"/>
                <w:szCs w:val="18"/>
              </w:rPr>
              <w:t>RA</w:t>
            </w:r>
            <w:del w:id="1" w:author="Shewmaker, Michael@Energy" w:date="2016-04-28T13:58:00Z">
              <w:r w:rsidRPr="00F62365" w:rsidDel="00DD00B3">
                <w:rPr>
                  <w:rFonts w:asciiTheme="minorHAnsi" w:hAnsiTheme="minorHAnsi"/>
                  <w:sz w:val="18"/>
                  <w:szCs w:val="18"/>
                </w:rPr>
                <w:delText>3.2.2.7.3</w:delText>
              </w:r>
            </w:del>
            <w:ins w:id="2" w:author="Shewmaker, Michael@Energy" w:date="2016-04-28T13:58:00Z">
              <w:r w:rsidR="00DD00B3">
                <w:rPr>
                  <w:rFonts w:asciiTheme="minorHAnsi" w:hAnsiTheme="minorHAnsi"/>
                  <w:sz w:val="18"/>
                  <w:szCs w:val="18"/>
                </w:rPr>
                <w:t>3.3.3.1.5</w:t>
              </w:r>
            </w:ins>
            <w:r w:rsidRPr="00045B18">
              <w:rPr>
                <w:rFonts w:asciiTheme="minorHAnsi" w:hAnsiTheme="minorHAnsi"/>
                <w:sz w:val="18"/>
                <w:szCs w:val="18"/>
              </w:rPr>
              <w:t>.</w:t>
            </w:r>
          </w:p>
        </w:tc>
      </w:tr>
      <w:tr w:rsidR="00895155" w:rsidRPr="00D83E48" w14:paraId="149B6DFB" w14:textId="77777777" w:rsidTr="00BD573B">
        <w:trPr>
          <w:cantSplit/>
          <w:trHeight w:val="144"/>
        </w:trPr>
        <w:tc>
          <w:tcPr>
            <w:tcW w:w="212" w:type="pct"/>
            <w:gridSpan w:val="2"/>
            <w:vAlign w:val="center"/>
          </w:tcPr>
          <w:p w14:paraId="149B6DF8"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01</w:t>
            </w:r>
          </w:p>
        </w:tc>
        <w:tc>
          <w:tcPr>
            <w:tcW w:w="2696" w:type="pct"/>
            <w:gridSpan w:val="2"/>
            <w:vAlign w:val="center"/>
          </w:tcPr>
          <w:p w14:paraId="149B6DF9" w14:textId="77777777" w:rsidR="00895155" w:rsidRPr="00A11A4A" w:rsidRDefault="00895155" w:rsidP="00EA27B7">
            <w:pPr>
              <w:keepNext/>
              <w:ind w:left="-59"/>
              <w:rPr>
                <w:rFonts w:asciiTheme="minorHAnsi" w:hAnsiTheme="minorHAnsi"/>
                <w:sz w:val="18"/>
                <w:szCs w:val="18"/>
              </w:rPr>
            </w:pPr>
            <w:r w:rsidRPr="00A11A4A">
              <w:rPr>
                <w:rFonts w:asciiTheme="minorHAnsi" w:hAnsiTheme="minorHAnsi"/>
                <w:sz w:val="18"/>
                <w:szCs w:val="18"/>
              </w:rPr>
              <w:t>Determine that the air filter media is clean. If the air filter media is dirty, then replace it with clean filter media.</w:t>
            </w:r>
          </w:p>
        </w:tc>
        <w:tc>
          <w:tcPr>
            <w:tcW w:w="2092" w:type="pct"/>
            <w:gridSpan w:val="2"/>
            <w:vAlign w:val="center"/>
          </w:tcPr>
          <w:p w14:paraId="149B6DFA" w14:textId="77777777" w:rsidR="00895155" w:rsidRPr="00A11A4A" w:rsidDel="00F10646" w:rsidRDefault="00895155" w:rsidP="00EA27B7">
            <w:pPr>
              <w:keepNext/>
              <w:rPr>
                <w:rFonts w:asciiTheme="minorHAnsi" w:hAnsiTheme="minorHAnsi"/>
                <w:sz w:val="18"/>
                <w:szCs w:val="18"/>
              </w:rPr>
            </w:pPr>
          </w:p>
        </w:tc>
      </w:tr>
      <w:tr w:rsidR="00895155" w:rsidRPr="00D83E48" w14:paraId="149B6DFF" w14:textId="77777777" w:rsidTr="00BD573B">
        <w:trPr>
          <w:cantSplit/>
          <w:trHeight w:val="144"/>
        </w:trPr>
        <w:tc>
          <w:tcPr>
            <w:tcW w:w="212" w:type="pct"/>
            <w:gridSpan w:val="2"/>
            <w:vAlign w:val="center"/>
          </w:tcPr>
          <w:p w14:paraId="149B6DFC"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02</w:t>
            </w:r>
          </w:p>
        </w:tc>
        <w:tc>
          <w:tcPr>
            <w:tcW w:w="2696" w:type="pct"/>
            <w:gridSpan w:val="2"/>
          </w:tcPr>
          <w:p w14:paraId="149B6DFD"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Open all registers and dampers and remove any obstructions.</w:t>
            </w:r>
          </w:p>
        </w:tc>
        <w:tc>
          <w:tcPr>
            <w:tcW w:w="2092" w:type="pct"/>
            <w:gridSpan w:val="2"/>
            <w:vAlign w:val="center"/>
          </w:tcPr>
          <w:p w14:paraId="149B6DFE" w14:textId="77777777" w:rsidR="00895155" w:rsidRPr="00A11A4A" w:rsidDel="00F10646" w:rsidRDefault="00895155" w:rsidP="00EA27B7">
            <w:pPr>
              <w:keepNext/>
              <w:rPr>
                <w:rFonts w:asciiTheme="minorHAnsi" w:hAnsiTheme="minorHAnsi"/>
                <w:sz w:val="18"/>
                <w:szCs w:val="18"/>
              </w:rPr>
            </w:pPr>
          </w:p>
        </w:tc>
      </w:tr>
      <w:tr w:rsidR="00895155" w:rsidRPr="00D83E48" w14:paraId="149B6E03" w14:textId="77777777" w:rsidTr="00BD573B">
        <w:trPr>
          <w:cantSplit/>
          <w:trHeight w:val="144"/>
        </w:trPr>
        <w:tc>
          <w:tcPr>
            <w:tcW w:w="212" w:type="pct"/>
            <w:gridSpan w:val="2"/>
            <w:vAlign w:val="center"/>
          </w:tcPr>
          <w:p w14:paraId="149B6E00"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03</w:t>
            </w:r>
          </w:p>
        </w:tc>
        <w:tc>
          <w:tcPr>
            <w:tcW w:w="2696" w:type="pct"/>
            <w:gridSpan w:val="2"/>
          </w:tcPr>
          <w:p w14:paraId="149B6E01" w14:textId="5FE8AAC4"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 xml:space="preserve">Replace/Repair all accessible crushed, blocked, restricted, remove excess length, and sharp bends in ducts. Supported every 4 </w:t>
            </w:r>
            <w:proofErr w:type="spellStart"/>
            <w:r w:rsidRPr="00A11A4A">
              <w:rPr>
                <w:rFonts w:asciiTheme="minorHAnsi" w:hAnsiTheme="minorHAnsi"/>
                <w:sz w:val="18"/>
                <w:szCs w:val="18"/>
              </w:rPr>
              <w:t>ft</w:t>
            </w:r>
            <w:proofErr w:type="spellEnd"/>
            <w:r w:rsidRPr="00A11A4A">
              <w:rPr>
                <w:rFonts w:asciiTheme="minorHAnsi" w:hAnsiTheme="minorHAnsi"/>
                <w:sz w:val="18"/>
                <w:szCs w:val="18"/>
              </w:rPr>
              <w:t xml:space="preserve"> max. </w:t>
            </w:r>
            <w:proofErr w:type="gramStart"/>
            <w:r w:rsidRPr="00A11A4A">
              <w:rPr>
                <w:rFonts w:asciiTheme="minorHAnsi" w:hAnsiTheme="minorHAnsi"/>
                <w:sz w:val="18"/>
                <w:szCs w:val="18"/>
              </w:rPr>
              <w:t>with</w:t>
            </w:r>
            <w:proofErr w:type="gramEnd"/>
            <w:r w:rsidRPr="00A11A4A">
              <w:rPr>
                <w:rFonts w:asciiTheme="minorHAnsi" w:hAnsiTheme="minorHAnsi"/>
                <w:sz w:val="18"/>
                <w:szCs w:val="18"/>
              </w:rPr>
              <w:t xml:space="preserve"> a max. 2 in sag. </w:t>
            </w:r>
          </w:p>
        </w:tc>
        <w:tc>
          <w:tcPr>
            <w:tcW w:w="2092" w:type="pct"/>
            <w:gridSpan w:val="2"/>
            <w:vAlign w:val="center"/>
          </w:tcPr>
          <w:p w14:paraId="149B6E02" w14:textId="77777777" w:rsidR="00895155" w:rsidRPr="00A11A4A" w:rsidDel="00F10646" w:rsidRDefault="00895155" w:rsidP="00EA27B7">
            <w:pPr>
              <w:keepNext/>
              <w:rPr>
                <w:rFonts w:asciiTheme="minorHAnsi" w:hAnsiTheme="minorHAnsi"/>
                <w:sz w:val="18"/>
                <w:szCs w:val="18"/>
              </w:rPr>
            </w:pPr>
          </w:p>
        </w:tc>
      </w:tr>
      <w:tr w:rsidR="00895155" w:rsidRPr="00D83E48" w14:paraId="149B6E07" w14:textId="77777777" w:rsidTr="00BD573B">
        <w:trPr>
          <w:cantSplit/>
          <w:trHeight w:val="144"/>
        </w:trPr>
        <w:tc>
          <w:tcPr>
            <w:tcW w:w="212" w:type="pct"/>
            <w:gridSpan w:val="2"/>
            <w:vAlign w:val="center"/>
          </w:tcPr>
          <w:p w14:paraId="149B6E04"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04</w:t>
            </w:r>
          </w:p>
        </w:tc>
        <w:tc>
          <w:tcPr>
            <w:tcW w:w="2696" w:type="pct"/>
            <w:gridSpan w:val="2"/>
          </w:tcPr>
          <w:p w14:paraId="149B6E05"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Clean the evaporator coil according to the manufacturer and ensure the coil is not obstructed.</w:t>
            </w:r>
          </w:p>
        </w:tc>
        <w:tc>
          <w:tcPr>
            <w:tcW w:w="2092" w:type="pct"/>
            <w:gridSpan w:val="2"/>
            <w:vAlign w:val="center"/>
          </w:tcPr>
          <w:p w14:paraId="149B6E06" w14:textId="77777777" w:rsidR="00895155" w:rsidRPr="00A11A4A" w:rsidDel="00F10646" w:rsidRDefault="00895155" w:rsidP="00EA27B7">
            <w:pPr>
              <w:keepNext/>
              <w:rPr>
                <w:rFonts w:asciiTheme="minorHAnsi" w:hAnsiTheme="minorHAnsi"/>
                <w:sz w:val="18"/>
                <w:szCs w:val="18"/>
              </w:rPr>
            </w:pPr>
          </w:p>
        </w:tc>
      </w:tr>
      <w:tr w:rsidR="00895155" w:rsidRPr="00D83E48" w14:paraId="149B6E0B" w14:textId="77777777" w:rsidTr="00BD573B">
        <w:trPr>
          <w:cantSplit/>
          <w:trHeight w:val="144"/>
        </w:trPr>
        <w:tc>
          <w:tcPr>
            <w:tcW w:w="212" w:type="pct"/>
            <w:gridSpan w:val="2"/>
            <w:vAlign w:val="center"/>
          </w:tcPr>
          <w:p w14:paraId="149B6E08"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05</w:t>
            </w:r>
          </w:p>
        </w:tc>
        <w:tc>
          <w:tcPr>
            <w:tcW w:w="2696" w:type="pct"/>
            <w:gridSpan w:val="2"/>
          </w:tcPr>
          <w:p w14:paraId="149B6E09"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Air handler fan speed set to high and blower wheel and motor are operating properly.</w:t>
            </w:r>
          </w:p>
        </w:tc>
        <w:tc>
          <w:tcPr>
            <w:tcW w:w="2092" w:type="pct"/>
            <w:gridSpan w:val="2"/>
            <w:vAlign w:val="center"/>
          </w:tcPr>
          <w:p w14:paraId="149B6E0A" w14:textId="77777777" w:rsidR="00895155" w:rsidRPr="00A11A4A" w:rsidDel="00F10646" w:rsidRDefault="00895155" w:rsidP="00EA27B7">
            <w:pPr>
              <w:keepNext/>
              <w:rPr>
                <w:rFonts w:asciiTheme="minorHAnsi" w:hAnsiTheme="minorHAnsi"/>
                <w:sz w:val="18"/>
                <w:szCs w:val="18"/>
              </w:rPr>
            </w:pPr>
          </w:p>
        </w:tc>
      </w:tr>
      <w:tr w:rsidR="00895155" w:rsidRPr="00D83E48" w14:paraId="149B6E0F" w14:textId="77777777" w:rsidTr="00BD573B">
        <w:trPr>
          <w:cantSplit/>
          <w:trHeight w:val="144"/>
        </w:trPr>
        <w:tc>
          <w:tcPr>
            <w:tcW w:w="212" w:type="pct"/>
            <w:gridSpan w:val="2"/>
            <w:vAlign w:val="center"/>
          </w:tcPr>
          <w:p w14:paraId="149B6E0C"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06</w:t>
            </w:r>
          </w:p>
        </w:tc>
        <w:tc>
          <w:tcPr>
            <w:tcW w:w="2696" w:type="pct"/>
            <w:gridSpan w:val="2"/>
          </w:tcPr>
          <w:p w14:paraId="149B6E0D"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duct with a larger one and/or add a second return duct.</w:t>
            </w:r>
          </w:p>
        </w:tc>
        <w:tc>
          <w:tcPr>
            <w:tcW w:w="2092" w:type="pct"/>
            <w:gridSpan w:val="2"/>
            <w:vAlign w:val="center"/>
          </w:tcPr>
          <w:p w14:paraId="149B6E0E" w14:textId="77777777" w:rsidR="00895155" w:rsidRPr="00A11A4A" w:rsidDel="00F10646" w:rsidRDefault="00895155" w:rsidP="00EA27B7">
            <w:pPr>
              <w:keepNext/>
              <w:rPr>
                <w:rFonts w:asciiTheme="minorHAnsi" w:hAnsiTheme="minorHAnsi"/>
                <w:sz w:val="18"/>
                <w:szCs w:val="18"/>
              </w:rPr>
            </w:pPr>
          </w:p>
        </w:tc>
      </w:tr>
      <w:tr w:rsidR="00895155" w:rsidRPr="00D83E48" w14:paraId="149B6E13" w14:textId="77777777" w:rsidTr="00BD573B">
        <w:trPr>
          <w:cantSplit/>
          <w:trHeight w:val="144"/>
        </w:trPr>
        <w:tc>
          <w:tcPr>
            <w:tcW w:w="212" w:type="pct"/>
            <w:gridSpan w:val="2"/>
            <w:vAlign w:val="center"/>
          </w:tcPr>
          <w:p w14:paraId="149B6E10" w14:textId="77777777" w:rsidR="00895155" w:rsidRPr="00A11A4A" w:rsidRDefault="00895155" w:rsidP="00EA27B7">
            <w:pPr>
              <w:keepNext/>
              <w:jc w:val="center"/>
              <w:rPr>
                <w:rFonts w:asciiTheme="minorHAnsi" w:hAnsiTheme="minorHAnsi"/>
                <w:sz w:val="18"/>
                <w:szCs w:val="18"/>
              </w:rPr>
            </w:pPr>
            <w:r w:rsidRPr="00A11A4A">
              <w:rPr>
                <w:rFonts w:asciiTheme="minorHAnsi" w:hAnsiTheme="minorHAnsi"/>
                <w:sz w:val="18"/>
                <w:szCs w:val="18"/>
              </w:rPr>
              <w:t>07</w:t>
            </w:r>
          </w:p>
        </w:tc>
        <w:tc>
          <w:tcPr>
            <w:tcW w:w="2696" w:type="pct"/>
            <w:gridSpan w:val="2"/>
          </w:tcPr>
          <w:p w14:paraId="149B6E11" w14:textId="77777777" w:rsidR="00895155" w:rsidRPr="00A11A4A" w:rsidRDefault="00895155" w:rsidP="00EA27B7">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grille with a larger area grille.</w:t>
            </w:r>
          </w:p>
        </w:tc>
        <w:tc>
          <w:tcPr>
            <w:tcW w:w="2092" w:type="pct"/>
            <w:gridSpan w:val="2"/>
            <w:vAlign w:val="center"/>
          </w:tcPr>
          <w:p w14:paraId="149B6E12" w14:textId="77777777" w:rsidR="00895155" w:rsidRPr="00A11A4A" w:rsidDel="00F10646" w:rsidRDefault="00895155" w:rsidP="00EA27B7">
            <w:pPr>
              <w:keepNext/>
              <w:rPr>
                <w:rFonts w:asciiTheme="minorHAnsi" w:hAnsiTheme="minorHAnsi"/>
                <w:sz w:val="18"/>
                <w:szCs w:val="18"/>
              </w:rPr>
            </w:pPr>
          </w:p>
        </w:tc>
      </w:tr>
      <w:tr w:rsidR="00976293" w:rsidRPr="00D83E48" w14:paraId="149B6E17" w14:textId="77777777" w:rsidTr="007407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gridBefore w:val="1"/>
          <w:gridAfter w:val="1"/>
          <w:wBefore w:w="3" w:type="pct"/>
          <w:wAfter w:w="7" w:type="pct"/>
          <w:trHeight w:val="144"/>
        </w:trPr>
        <w:tc>
          <w:tcPr>
            <w:tcW w:w="209" w:type="pct"/>
            <w:tcBorders>
              <w:right w:val="single" w:sz="4" w:space="0" w:color="auto"/>
            </w:tcBorders>
            <w:vAlign w:val="center"/>
          </w:tcPr>
          <w:p w14:paraId="149B6E14" w14:textId="77777777" w:rsidR="00976293" w:rsidRPr="00E90488" w:rsidRDefault="00976293" w:rsidP="00EA27B7">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1227" w:type="pct"/>
            <w:tcBorders>
              <w:top w:val="single" w:sz="4" w:space="0" w:color="auto"/>
              <w:left w:val="single" w:sz="4" w:space="0" w:color="auto"/>
              <w:bottom w:val="single" w:sz="4" w:space="0" w:color="auto"/>
              <w:right w:val="single" w:sz="4" w:space="0" w:color="auto"/>
            </w:tcBorders>
            <w:vAlign w:val="center"/>
          </w:tcPr>
          <w:p w14:paraId="149B6E15" w14:textId="77777777" w:rsidR="00976293" w:rsidRPr="008D67CB" w:rsidRDefault="00976293" w:rsidP="00EA27B7">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54" w:type="pct"/>
            <w:gridSpan w:val="2"/>
            <w:tcBorders>
              <w:top w:val="single" w:sz="4" w:space="0" w:color="auto"/>
              <w:left w:val="single" w:sz="4" w:space="0" w:color="auto"/>
              <w:bottom w:val="single" w:sz="4" w:space="0" w:color="auto"/>
              <w:right w:val="single" w:sz="4" w:space="0" w:color="auto"/>
            </w:tcBorders>
            <w:vAlign w:val="center"/>
          </w:tcPr>
          <w:p w14:paraId="5CF9F74F" w14:textId="77777777" w:rsidR="00BD573B" w:rsidRDefault="00BD573B" w:rsidP="00BD573B">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C9179C5" w14:textId="77777777" w:rsidR="00BD573B" w:rsidRDefault="00BD573B" w:rsidP="00BD573B">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49B6E16" w14:textId="73F9863B" w:rsidR="00CE7FD1" w:rsidRPr="00BD573B" w:rsidRDefault="00BD573B" w:rsidP="00BD573B">
            <w:pPr>
              <w:pStyle w:val="ListParagraph"/>
              <w:keepNext/>
              <w:numPr>
                <w:ilvl w:val="0"/>
                <w:numId w:val="44"/>
              </w:numPr>
              <w:rPr>
                <w:rFonts w:asciiTheme="minorHAnsi" w:hAnsiTheme="minorHAnsi"/>
                <w:sz w:val="18"/>
                <w:szCs w:val="18"/>
              </w:rPr>
            </w:pPr>
            <w:r w:rsidRPr="00BD573B">
              <w:rPr>
                <w:rFonts w:ascii="Calibri" w:hAnsi="Calibri"/>
                <w:sz w:val="18"/>
                <w:szCs w:val="18"/>
                <w:u w:val="single"/>
              </w:rPr>
              <w:t>All N/A</w:t>
            </w:r>
            <w:r w:rsidRPr="00BD573B">
              <w:rPr>
                <w:rFonts w:ascii="Calibri" w:hAnsi="Calibri"/>
                <w:sz w:val="18"/>
                <w:szCs w:val="18"/>
              </w:rPr>
              <w:t xml:space="preserve"> - This entire table is not applicable</w:t>
            </w:r>
          </w:p>
        </w:tc>
      </w:tr>
      <w:tr w:rsidR="007407F6" w:rsidRPr="00D83E48" w14:paraId="149B6E1B" w14:textId="77777777" w:rsidTr="007407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gridBefore w:val="1"/>
          <w:gridAfter w:val="1"/>
          <w:wBefore w:w="3" w:type="pct"/>
          <w:wAfter w:w="7" w:type="pct"/>
          <w:trHeight w:val="144"/>
        </w:trPr>
        <w:tc>
          <w:tcPr>
            <w:tcW w:w="209" w:type="pct"/>
            <w:tcBorders>
              <w:right w:val="single" w:sz="4" w:space="0" w:color="auto"/>
            </w:tcBorders>
            <w:vAlign w:val="center"/>
          </w:tcPr>
          <w:p w14:paraId="149B6E18" w14:textId="77777777" w:rsidR="007407F6" w:rsidRPr="00E90488" w:rsidRDefault="007407F6" w:rsidP="00EA27B7">
            <w:pPr>
              <w:pStyle w:val="FootnoteText"/>
              <w:keepNext/>
              <w:jc w:val="center"/>
              <w:rPr>
                <w:rFonts w:asciiTheme="minorHAnsi" w:hAnsiTheme="minorHAnsi" w:cs="Calibri-Bold"/>
                <w:bCs/>
                <w:sz w:val="18"/>
                <w:szCs w:val="18"/>
              </w:rPr>
            </w:pPr>
            <w:r>
              <w:rPr>
                <w:rFonts w:asciiTheme="minorHAnsi" w:hAnsiTheme="minorHAnsi" w:cs="Calibri-Bold"/>
                <w:bCs/>
                <w:sz w:val="18"/>
                <w:szCs w:val="18"/>
              </w:rPr>
              <w:t>09</w:t>
            </w:r>
          </w:p>
        </w:tc>
        <w:tc>
          <w:tcPr>
            <w:tcW w:w="4781" w:type="pct"/>
            <w:gridSpan w:val="3"/>
            <w:tcBorders>
              <w:top w:val="single" w:sz="4" w:space="0" w:color="auto"/>
              <w:left w:val="single" w:sz="4" w:space="0" w:color="auto"/>
              <w:bottom w:val="single" w:sz="4" w:space="0" w:color="auto"/>
              <w:right w:val="single" w:sz="4" w:space="0" w:color="auto"/>
            </w:tcBorders>
            <w:vAlign w:val="center"/>
          </w:tcPr>
          <w:p w14:paraId="149B6E1A" w14:textId="5836DE03" w:rsidR="007407F6" w:rsidRPr="00CE7FD1" w:rsidRDefault="007407F6" w:rsidP="00EA27B7">
            <w:pPr>
              <w:keepNext/>
              <w:rPr>
                <w:rFonts w:asciiTheme="minorHAnsi" w:hAnsiTheme="minorHAnsi"/>
                <w:sz w:val="18"/>
                <w:szCs w:val="18"/>
              </w:rPr>
            </w:pPr>
            <w:r>
              <w:rPr>
                <w:rFonts w:ascii="Calibri" w:hAnsi="Calibri"/>
                <w:sz w:val="18"/>
              </w:rPr>
              <w:t>Correction Notes:</w:t>
            </w:r>
          </w:p>
        </w:tc>
      </w:tr>
      <w:tr w:rsidR="00BD573B" w:rsidRPr="00D83E48" w14:paraId="149B6E1F" w14:textId="77777777" w:rsidTr="00BD573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gridBefore w:val="1"/>
          <w:gridAfter w:val="1"/>
          <w:wBefore w:w="3" w:type="pct"/>
          <w:wAfter w:w="7" w:type="pct"/>
          <w:trHeight w:val="144"/>
        </w:trPr>
        <w:tc>
          <w:tcPr>
            <w:tcW w:w="209" w:type="pct"/>
            <w:tcBorders>
              <w:right w:val="single" w:sz="4" w:space="0" w:color="auto"/>
            </w:tcBorders>
            <w:vAlign w:val="center"/>
          </w:tcPr>
          <w:p w14:paraId="149B6E1C" w14:textId="77777777" w:rsidR="00BD573B" w:rsidRDefault="00BD573B" w:rsidP="00EA27B7">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4781" w:type="pct"/>
            <w:gridSpan w:val="3"/>
            <w:tcBorders>
              <w:top w:val="single" w:sz="4" w:space="0" w:color="auto"/>
              <w:left w:val="single" w:sz="4" w:space="0" w:color="auto"/>
              <w:bottom w:val="single" w:sz="4" w:space="0" w:color="auto"/>
              <w:right w:val="single" w:sz="4" w:space="0" w:color="auto"/>
            </w:tcBorders>
            <w:vAlign w:val="center"/>
          </w:tcPr>
          <w:p w14:paraId="149B6E1E" w14:textId="37B69E4F" w:rsidR="00BD573B" w:rsidRPr="00CE7FD1" w:rsidRDefault="00BD573B" w:rsidP="00EA27B7">
            <w:pPr>
              <w:keepNext/>
              <w:rPr>
                <w:rFonts w:asciiTheme="minorHAnsi" w:hAnsiTheme="minorHAnsi"/>
                <w:sz w:val="18"/>
                <w:szCs w:val="18"/>
              </w:rPr>
            </w:pPr>
            <w:r>
              <w:rPr>
                <w:rFonts w:ascii="Calibri" w:hAnsi="Calibri"/>
                <w:sz w:val="18"/>
              </w:rPr>
              <w:t>Optional Notes:</w:t>
            </w:r>
          </w:p>
        </w:tc>
      </w:tr>
    </w:tbl>
    <w:p w14:paraId="149B6E20" w14:textId="77777777" w:rsidR="00FF3A04" w:rsidRDefault="00FF3A04" w:rsidP="007D2060">
      <w:pPr>
        <w:rPr>
          <w:rFonts w:ascii="Calibri" w:hAnsi="Calibri"/>
          <w:b/>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5851"/>
        <w:gridCol w:w="4698"/>
      </w:tblGrid>
      <w:tr w:rsidR="00895155" w:rsidRPr="00D83E48" w14:paraId="149B6E23" w14:textId="77777777" w:rsidTr="00895155">
        <w:trPr>
          <w:gridBefore w:val="1"/>
          <w:wBefore w:w="3" w:type="pct"/>
          <w:trHeight w:val="20"/>
        </w:trPr>
        <w:tc>
          <w:tcPr>
            <w:tcW w:w="4997" w:type="pct"/>
            <w:gridSpan w:val="3"/>
          </w:tcPr>
          <w:p w14:paraId="149B6E21" w14:textId="6E061BC9" w:rsidR="00895155" w:rsidRPr="00D54A79" w:rsidRDefault="00895155" w:rsidP="00895155">
            <w:pPr>
              <w:keepNext/>
              <w:rPr>
                <w:rFonts w:asciiTheme="minorHAnsi" w:hAnsiTheme="minorHAnsi"/>
                <w:b/>
                <w:sz w:val="18"/>
                <w:szCs w:val="18"/>
              </w:rPr>
            </w:pPr>
            <w:r w:rsidRPr="00D54A79">
              <w:rPr>
                <w:rFonts w:asciiTheme="minorHAnsi" w:hAnsiTheme="minorHAnsi"/>
                <w:b/>
                <w:sz w:val="18"/>
                <w:szCs w:val="18"/>
              </w:rPr>
              <w:lastRenderedPageBreak/>
              <w:t>E. Forced Air System Airflow Rate Measurement - Best Airflow Rate Attainable</w:t>
            </w:r>
          </w:p>
          <w:p w14:paraId="149B6E22" w14:textId="77777777" w:rsidR="00895155" w:rsidRPr="00D54A79" w:rsidRDefault="00895155" w:rsidP="00895155">
            <w:pPr>
              <w:keepNext/>
              <w:rPr>
                <w:rFonts w:asciiTheme="minorHAnsi" w:hAnsiTheme="minorHAnsi"/>
                <w:b/>
                <w:sz w:val="18"/>
                <w:szCs w:val="18"/>
              </w:rPr>
            </w:pPr>
            <w:r w:rsidRPr="00D54A79">
              <w:rPr>
                <w:rFonts w:asciiTheme="minorHAnsi" w:hAnsiTheme="minorHAnsi"/>
                <w:sz w:val="18"/>
                <w:szCs w:val="18"/>
              </w:rPr>
              <w:t xml:space="preserve">The procedures for System Airflow Rate Verification are specified in Reference Residential Appendix RA3.3. </w:t>
            </w:r>
          </w:p>
        </w:tc>
      </w:tr>
      <w:tr w:rsidR="00895155" w:rsidRPr="00D83E48" w14:paraId="149B6E27"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24"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01</w:t>
            </w:r>
          </w:p>
        </w:tc>
        <w:tc>
          <w:tcPr>
            <w:tcW w:w="2654" w:type="pct"/>
            <w:vAlign w:val="center"/>
          </w:tcPr>
          <w:p w14:paraId="149B6E25" w14:textId="73E3FDCF"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131" w:type="pct"/>
            <w:vAlign w:val="center"/>
          </w:tcPr>
          <w:p w14:paraId="149B6E26" w14:textId="77777777" w:rsidR="00895155" w:rsidRPr="00D54A79" w:rsidRDefault="00895155" w:rsidP="00895155">
            <w:pPr>
              <w:keepNext/>
              <w:rPr>
                <w:rFonts w:asciiTheme="minorHAnsi" w:hAnsiTheme="minorHAnsi"/>
                <w:sz w:val="18"/>
                <w:szCs w:val="18"/>
              </w:rPr>
            </w:pPr>
          </w:p>
        </w:tc>
      </w:tr>
      <w:tr w:rsidR="00895155" w:rsidRPr="00D83E48" w14:paraId="149B6E2B"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28"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02</w:t>
            </w:r>
          </w:p>
        </w:tc>
        <w:tc>
          <w:tcPr>
            <w:tcW w:w="2654" w:type="pct"/>
            <w:vAlign w:val="center"/>
          </w:tcPr>
          <w:p w14:paraId="149B6E29" w14:textId="0C8CE87C"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131" w:type="pct"/>
            <w:vAlign w:val="center"/>
          </w:tcPr>
          <w:p w14:paraId="149B6E2A" w14:textId="77777777" w:rsidR="00895155" w:rsidRPr="00D54A79" w:rsidRDefault="00895155" w:rsidP="00895155">
            <w:pPr>
              <w:keepNext/>
              <w:rPr>
                <w:rFonts w:asciiTheme="minorHAnsi" w:hAnsiTheme="minorHAnsi"/>
                <w:sz w:val="18"/>
                <w:szCs w:val="18"/>
              </w:rPr>
            </w:pPr>
          </w:p>
        </w:tc>
      </w:tr>
      <w:tr w:rsidR="00895155" w:rsidRPr="00D83E48" w14:paraId="149B6E2F"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2C"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03</w:t>
            </w:r>
          </w:p>
        </w:tc>
        <w:tc>
          <w:tcPr>
            <w:tcW w:w="2654" w:type="pct"/>
            <w:vAlign w:val="center"/>
          </w:tcPr>
          <w:p w14:paraId="149B6E2D" w14:textId="4DC1045F"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131" w:type="pct"/>
            <w:vAlign w:val="center"/>
          </w:tcPr>
          <w:p w14:paraId="149B6E2E" w14:textId="77777777" w:rsidR="00895155" w:rsidRPr="00D54A79" w:rsidRDefault="00895155" w:rsidP="00895155">
            <w:pPr>
              <w:keepNext/>
              <w:rPr>
                <w:rFonts w:asciiTheme="minorHAnsi" w:hAnsiTheme="minorHAnsi"/>
                <w:sz w:val="18"/>
                <w:szCs w:val="18"/>
              </w:rPr>
            </w:pPr>
          </w:p>
        </w:tc>
      </w:tr>
      <w:tr w:rsidR="00895155" w:rsidRPr="00D83E48" w14:paraId="149B6E33" w14:textId="77777777" w:rsidTr="00F7244F">
        <w:tblPrEx>
          <w:tblCellMar>
            <w:top w:w="0" w:type="dxa"/>
            <w:left w:w="108" w:type="dxa"/>
            <w:bottom w:w="0" w:type="dxa"/>
            <w:right w:w="108" w:type="dxa"/>
          </w:tblCellMar>
        </w:tblPrEx>
        <w:trPr>
          <w:gridBefore w:val="1"/>
          <w:wBefore w:w="3" w:type="pct"/>
          <w:cantSplit/>
          <w:trHeight w:val="20"/>
        </w:trPr>
        <w:tc>
          <w:tcPr>
            <w:tcW w:w="212" w:type="pct"/>
            <w:vAlign w:val="center"/>
          </w:tcPr>
          <w:p w14:paraId="149B6E30"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04</w:t>
            </w:r>
          </w:p>
        </w:tc>
        <w:tc>
          <w:tcPr>
            <w:tcW w:w="2654" w:type="pct"/>
            <w:vAlign w:val="center"/>
          </w:tcPr>
          <w:p w14:paraId="149B6E31"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Compliance Statement:</w:t>
            </w:r>
          </w:p>
        </w:tc>
        <w:tc>
          <w:tcPr>
            <w:tcW w:w="2131" w:type="pct"/>
            <w:vAlign w:val="center"/>
          </w:tcPr>
          <w:p w14:paraId="149B6E32" w14:textId="77777777" w:rsidR="00895155" w:rsidRPr="00D54A79" w:rsidRDefault="00895155" w:rsidP="00895155">
            <w:pPr>
              <w:keepNext/>
              <w:rPr>
                <w:rFonts w:asciiTheme="minorHAnsi" w:hAnsiTheme="minorHAnsi"/>
                <w:sz w:val="18"/>
                <w:szCs w:val="18"/>
              </w:rPr>
            </w:pPr>
          </w:p>
        </w:tc>
      </w:tr>
      <w:tr w:rsidR="00895155" w:rsidRPr="00D83E48" w14:paraId="149B6E37" w14:textId="77777777" w:rsidTr="00F7244F">
        <w:tblPrEx>
          <w:tblCellMar>
            <w:top w:w="0" w:type="dxa"/>
            <w:left w:w="115" w:type="dxa"/>
            <w:bottom w:w="0" w:type="dxa"/>
            <w:right w:w="115" w:type="dxa"/>
          </w:tblCellMar>
        </w:tblPrEx>
        <w:trPr>
          <w:cantSplit/>
          <w:trHeight w:val="20"/>
        </w:trPr>
        <w:tc>
          <w:tcPr>
            <w:tcW w:w="215" w:type="pct"/>
            <w:gridSpan w:val="2"/>
            <w:vAlign w:val="center"/>
          </w:tcPr>
          <w:p w14:paraId="149B6E34" w14:textId="77777777" w:rsidR="00895155" w:rsidRPr="00D54A79" w:rsidRDefault="00895155" w:rsidP="00895155">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654" w:type="pct"/>
            <w:vAlign w:val="center"/>
          </w:tcPr>
          <w:p w14:paraId="149B6E35" w14:textId="00D17F57" w:rsidR="00895155" w:rsidRPr="00D54A79" w:rsidRDefault="00895155" w:rsidP="00895155">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131" w:type="pct"/>
          </w:tcPr>
          <w:p w14:paraId="149B6E36" w14:textId="77777777" w:rsidR="00895155" w:rsidRPr="00D54A79" w:rsidRDefault="00895155" w:rsidP="00895155">
            <w:pPr>
              <w:pStyle w:val="FootnoteText"/>
              <w:keepNext/>
              <w:rPr>
                <w:rFonts w:asciiTheme="minorHAnsi" w:hAnsiTheme="minorHAnsi"/>
                <w:sz w:val="18"/>
                <w:szCs w:val="18"/>
              </w:rPr>
            </w:pPr>
          </w:p>
        </w:tc>
      </w:tr>
    </w:tbl>
    <w:p w14:paraId="149B6E38" w14:textId="77777777" w:rsidR="007D2060" w:rsidRPr="00A11A4A" w:rsidRDefault="007D2060" w:rsidP="00B816B4">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A16521" w:rsidRPr="00D83E48" w14:paraId="149B6E3A" w14:textId="77777777" w:rsidTr="00A16521">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149B6E39" w14:textId="77777777" w:rsidR="00A16521" w:rsidRPr="00FA0024" w:rsidRDefault="00A16521" w:rsidP="00A16521">
            <w:pPr>
              <w:keepNext/>
              <w:rPr>
                <w:rFonts w:asciiTheme="minorHAnsi" w:hAnsiTheme="minorHAnsi"/>
                <w:b/>
                <w:sz w:val="18"/>
                <w:szCs w:val="18"/>
              </w:rPr>
            </w:pPr>
            <w:r>
              <w:rPr>
                <w:rFonts w:asciiTheme="minorHAnsi" w:hAnsiTheme="minorHAnsi"/>
                <w:b/>
                <w:sz w:val="18"/>
                <w:szCs w:val="18"/>
              </w:rPr>
              <w:t>F</w:t>
            </w:r>
            <w:r w:rsidRPr="008D67CB">
              <w:rPr>
                <w:rFonts w:asciiTheme="minorHAnsi" w:hAnsiTheme="minorHAnsi"/>
                <w:b/>
                <w:sz w:val="18"/>
                <w:szCs w:val="18"/>
              </w:rPr>
              <w:t>. Additional Requirements</w:t>
            </w:r>
          </w:p>
        </w:tc>
      </w:tr>
      <w:tr w:rsidR="00A16521" w:rsidRPr="00D83E48" w14:paraId="149B6E3D" w14:textId="77777777" w:rsidTr="00A16521">
        <w:trPr>
          <w:trHeight w:val="144"/>
        </w:trPr>
        <w:tc>
          <w:tcPr>
            <w:tcW w:w="461" w:type="dxa"/>
            <w:vAlign w:val="center"/>
          </w:tcPr>
          <w:p w14:paraId="149B6E3B"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149B6E3C" w14:textId="400E9564" w:rsidR="00A16521" w:rsidRPr="008D67CB" w:rsidRDefault="00A16521" w:rsidP="00C306D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 flow rate measurement identified on this Certificate of </w:t>
            </w:r>
            <w:r w:rsidR="00C306D5">
              <w:rPr>
                <w:rFonts w:asciiTheme="minorHAnsi" w:hAnsiTheme="minorHAnsi"/>
                <w:sz w:val="18"/>
                <w:szCs w:val="18"/>
              </w:rPr>
              <w:t>Verification</w:t>
            </w:r>
            <w:r w:rsidRPr="008D67CB">
              <w:rPr>
                <w:rFonts w:asciiTheme="minorHAnsi" w:hAnsiTheme="minorHAnsi"/>
                <w:sz w:val="18"/>
                <w:szCs w:val="18"/>
              </w:rPr>
              <w:t>.</w:t>
            </w:r>
          </w:p>
        </w:tc>
      </w:tr>
      <w:tr w:rsidR="00A16521" w:rsidRPr="00D83E48" w14:paraId="149B6E40" w14:textId="77777777" w:rsidTr="00A16521">
        <w:trPr>
          <w:trHeight w:val="144"/>
        </w:trPr>
        <w:tc>
          <w:tcPr>
            <w:tcW w:w="461" w:type="dxa"/>
            <w:vAlign w:val="center"/>
          </w:tcPr>
          <w:p w14:paraId="149B6E3E"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149B6E3F" w14:textId="2D5E3359" w:rsidR="00A16521" w:rsidRPr="008D67CB" w:rsidRDefault="00A16521" w:rsidP="00C306D5">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C306D5">
              <w:rPr>
                <w:rFonts w:asciiTheme="minorHAnsi" w:hAnsiTheme="minorHAnsi"/>
                <w:sz w:val="18"/>
                <w:szCs w:val="18"/>
              </w:rPr>
              <w:t>Verification</w:t>
            </w:r>
            <w:r w:rsidR="00C306D5"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A16521" w:rsidRPr="00D83E48" w14:paraId="149B6E43" w14:textId="77777777" w:rsidTr="00A16521">
        <w:trPr>
          <w:trHeight w:val="144"/>
        </w:trPr>
        <w:tc>
          <w:tcPr>
            <w:tcW w:w="461" w:type="dxa"/>
            <w:vAlign w:val="center"/>
          </w:tcPr>
          <w:p w14:paraId="149B6E41" w14:textId="77777777" w:rsidR="00A16521" w:rsidRPr="008D67CB" w:rsidRDefault="00A16521" w:rsidP="00A16521">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149B6E42" w14:textId="4F4825BB" w:rsidR="00A16521" w:rsidRPr="00C74B3C" w:rsidRDefault="00A16521" w:rsidP="00CE2AE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CE2AEB">
              <w:rPr>
                <w:rFonts w:asciiTheme="minorHAnsi" w:hAnsiTheme="minorHAnsi" w:cs="Tahoma"/>
                <w:color w:val="000000"/>
                <w:sz w:val="18"/>
                <w:szCs w:val="18"/>
                <w:u w:val="single"/>
              </w:rPr>
              <w:t>ly constructed</w:t>
            </w:r>
            <w:r w:rsidR="00CE2AEB" w:rsidRPr="00CE2AE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4A40EC">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A16521" w:rsidRPr="00D83E48" w14:paraId="149B6E46" w14:textId="77777777" w:rsidTr="00A16521">
        <w:trPr>
          <w:trHeight w:val="144"/>
        </w:trPr>
        <w:tc>
          <w:tcPr>
            <w:tcW w:w="461" w:type="dxa"/>
            <w:vAlign w:val="center"/>
          </w:tcPr>
          <w:p w14:paraId="149B6E44"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149B6E45"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A16521" w:rsidRPr="00D83E48" w14:paraId="149B6E49" w14:textId="77777777" w:rsidTr="00A16521">
        <w:trPr>
          <w:trHeight w:val="144"/>
        </w:trPr>
        <w:tc>
          <w:tcPr>
            <w:tcW w:w="461" w:type="dxa"/>
            <w:vAlign w:val="center"/>
          </w:tcPr>
          <w:p w14:paraId="149B6E47"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149B6E48"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A16521" w:rsidRPr="00D83E48" w14:paraId="149B6E4C" w14:textId="77777777" w:rsidTr="00A16521">
        <w:trPr>
          <w:trHeight w:val="144"/>
        </w:trPr>
        <w:tc>
          <w:tcPr>
            <w:tcW w:w="461" w:type="dxa"/>
            <w:vAlign w:val="center"/>
          </w:tcPr>
          <w:p w14:paraId="149B6E4A"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149B6E4B"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A16521" w:rsidRPr="00D83E48" w14:paraId="149B6E4F" w14:textId="77777777" w:rsidTr="00A16521">
        <w:trPr>
          <w:trHeight w:val="144"/>
        </w:trPr>
        <w:tc>
          <w:tcPr>
            <w:tcW w:w="461" w:type="dxa"/>
            <w:vAlign w:val="center"/>
          </w:tcPr>
          <w:p w14:paraId="149B6E4D"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149B6E4E"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A16521" w:rsidRPr="00D83E48" w14:paraId="149B6E52" w14:textId="77777777" w:rsidTr="00A16521">
        <w:trPr>
          <w:trHeight w:val="144"/>
        </w:trPr>
        <w:tc>
          <w:tcPr>
            <w:tcW w:w="461" w:type="dxa"/>
            <w:vAlign w:val="center"/>
          </w:tcPr>
          <w:p w14:paraId="149B6E50"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149B6E51" w14:textId="14BFA14F"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35723" w:rsidRPr="00A35723" w14:paraId="149B6E55" w14:textId="77777777" w:rsidTr="00A16521">
        <w:trPr>
          <w:trHeight w:val="144"/>
        </w:trPr>
        <w:tc>
          <w:tcPr>
            <w:tcW w:w="461" w:type="dxa"/>
            <w:vAlign w:val="center"/>
          </w:tcPr>
          <w:p w14:paraId="149B6E53" w14:textId="77777777" w:rsidR="00A35723" w:rsidRPr="00837C51" w:rsidRDefault="00A35723" w:rsidP="00A35723">
            <w:pPr>
              <w:pStyle w:val="FootnoteText"/>
              <w:keepNext/>
              <w:rPr>
                <w:rFonts w:asciiTheme="minorHAnsi" w:hAnsiTheme="minorHAnsi"/>
                <w:sz w:val="18"/>
                <w:szCs w:val="18"/>
              </w:rPr>
            </w:pPr>
            <w:r>
              <w:rPr>
                <w:rFonts w:asciiTheme="minorHAnsi" w:hAnsiTheme="minorHAnsi"/>
                <w:sz w:val="18"/>
                <w:szCs w:val="18"/>
              </w:rPr>
              <w:t>09</w:t>
            </w:r>
          </w:p>
        </w:tc>
        <w:tc>
          <w:tcPr>
            <w:tcW w:w="10541" w:type="dxa"/>
            <w:gridSpan w:val="2"/>
            <w:vAlign w:val="center"/>
          </w:tcPr>
          <w:p w14:paraId="149B6E54" w14:textId="7CE2D400" w:rsidR="00A35723" w:rsidRPr="00837C51" w:rsidRDefault="00A35723" w:rsidP="00A16521">
            <w:pPr>
              <w:pStyle w:val="FootnoteText"/>
              <w:keepNext/>
              <w:rPr>
                <w:rFonts w:asciiTheme="minorHAnsi" w:hAnsiTheme="minorHAnsi"/>
                <w:sz w:val="18"/>
                <w:szCs w:val="18"/>
              </w:rPr>
            </w:pPr>
            <w:r w:rsidRPr="00A35723">
              <w:rPr>
                <w:rFonts w:asciiTheme="minorHAnsi" w:hAnsiTheme="minorHAnsi"/>
                <w:sz w:val="18"/>
                <w:szCs w:val="18"/>
              </w:rPr>
              <w:t>For altered systems that do not comply with the minimum 300 cfm</w:t>
            </w:r>
            <w:r w:rsidR="00BD573B">
              <w:rPr>
                <w:rFonts w:asciiTheme="minorHAnsi" w:hAnsiTheme="minorHAnsi"/>
                <w:sz w:val="18"/>
                <w:szCs w:val="18"/>
              </w:rPr>
              <w:t>/</w:t>
            </w:r>
            <w:r w:rsidRPr="00A35723">
              <w:rPr>
                <w:rFonts w:asciiTheme="minorHAnsi" w:hAnsiTheme="minorHAnsi"/>
                <w:sz w:val="18"/>
                <w:szCs w:val="18"/>
              </w:rPr>
              <w:t xml:space="preserve">ton airflow </w:t>
            </w:r>
            <w:r>
              <w:rPr>
                <w:rFonts w:asciiTheme="minorHAnsi" w:hAnsiTheme="minorHAnsi"/>
                <w:sz w:val="18"/>
                <w:szCs w:val="18"/>
              </w:rPr>
              <w:t xml:space="preserve">rate </w:t>
            </w:r>
            <w:r w:rsidRPr="00A35723">
              <w:rPr>
                <w:rFonts w:asciiTheme="minorHAnsi" w:hAnsiTheme="minorHAnsi"/>
                <w:sz w:val="18"/>
                <w:szCs w:val="18"/>
              </w:rPr>
              <w:t>requirement but opt to comply using the remedial actions on this MCH-23 compliance document according to Section RA</w:t>
            </w:r>
            <w:del w:id="3" w:author="Shewmaker, Michael@Energy" w:date="2016-04-28T13:58:00Z">
              <w:r w:rsidRPr="00A35723" w:rsidDel="00DD00B3">
                <w:rPr>
                  <w:rFonts w:asciiTheme="minorHAnsi" w:hAnsiTheme="minorHAnsi"/>
                  <w:sz w:val="18"/>
                  <w:szCs w:val="18"/>
                </w:rPr>
                <w:delText>3.2.2.7.3</w:delText>
              </w:r>
            </w:del>
            <w:ins w:id="4" w:author="Shewmaker, Michael@Energy" w:date="2016-04-28T13:58:00Z">
              <w:r w:rsidR="00DD00B3">
                <w:rPr>
                  <w:rFonts w:asciiTheme="minorHAnsi" w:hAnsiTheme="minorHAnsi"/>
                  <w:sz w:val="18"/>
                  <w:szCs w:val="18"/>
                </w:rPr>
                <w:t>3.3.3.1.5</w:t>
              </w:r>
            </w:ins>
            <w:r w:rsidRPr="00A3572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w:t>
            </w:r>
            <w:proofErr w:type="gramStart"/>
            <w:r w:rsidRPr="00A35723">
              <w:rPr>
                <w:rFonts w:asciiTheme="minorHAnsi" w:hAnsiTheme="minorHAnsi"/>
                <w:sz w:val="18"/>
                <w:szCs w:val="18"/>
              </w:rPr>
              <w:t>)1Fia</w:t>
            </w:r>
            <w:proofErr w:type="gramEnd"/>
            <w:r w:rsidRPr="00A35723">
              <w:rPr>
                <w:rFonts w:asciiTheme="minorHAnsi" w:hAnsiTheme="minorHAnsi"/>
                <w:sz w:val="18"/>
                <w:szCs w:val="18"/>
              </w:rPr>
              <w:t>).</w:t>
            </w:r>
          </w:p>
        </w:tc>
      </w:tr>
      <w:tr w:rsidR="00A16521" w:rsidRPr="00D83E48" w14:paraId="149B6E59" w14:textId="77777777" w:rsidTr="007407F6">
        <w:trPr>
          <w:trHeight w:val="144"/>
        </w:trPr>
        <w:tc>
          <w:tcPr>
            <w:tcW w:w="461" w:type="dxa"/>
            <w:vAlign w:val="center"/>
          </w:tcPr>
          <w:p w14:paraId="149B6E56" w14:textId="2DBFD208" w:rsidR="00A16521" w:rsidRPr="00E90488" w:rsidRDefault="00A35723"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2707" w:type="dxa"/>
            <w:vAlign w:val="center"/>
          </w:tcPr>
          <w:p w14:paraId="149B6E57" w14:textId="77777777" w:rsidR="00A16521" w:rsidRPr="008D67CB" w:rsidRDefault="00A16521" w:rsidP="00A16521">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59B6F021" w14:textId="77777777" w:rsidR="00BD573B" w:rsidRDefault="00BD573B" w:rsidP="00BD573B">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A26FF7F" w14:textId="77777777" w:rsidR="00BD573B" w:rsidRDefault="00BD573B" w:rsidP="00BD573B">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49B6E58" w14:textId="25249F5A" w:rsidR="00A16521" w:rsidRPr="008D67CB" w:rsidRDefault="00BD573B" w:rsidP="00BD573B">
            <w:pPr>
              <w:pStyle w:val="FootnoteText"/>
              <w:keepNext/>
              <w:numPr>
                <w:ilvl w:val="0"/>
                <w:numId w:val="46"/>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7407F6" w:rsidRPr="00D83E48" w14:paraId="149B6E5D" w14:textId="77777777" w:rsidTr="007407F6">
        <w:trPr>
          <w:trHeight w:val="144"/>
        </w:trPr>
        <w:tc>
          <w:tcPr>
            <w:tcW w:w="461" w:type="dxa"/>
            <w:vAlign w:val="center"/>
          </w:tcPr>
          <w:p w14:paraId="149B6E5A" w14:textId="756AAE7E" w:rsidR="007407F6" w:rsidRPr="00E90488" w:rsidRDefault="007407F6"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11</w:t>
            </w:r>
          </w:p>
        </w:tc>
        <w:tc>
          <w:tcPr>
            <w:tcW w:w="10541" w:type="dxa"/>
            <w:gridSpan w:val="2"/>
            <w:vAlign w:val="center"/>
          </w:tcPr>
          <w:p w14:paraId="149B6E5C" w14:textId="6D7EA94F" w:rsidR="007407F6" w:rsidRPr="008D67CB" w:rsidRDefault="007407F6" w:rsidP="00A16521">
            <w:pPr>
              <w:pStyle w:val="FootnoteText"/>
              <w:keepNext/>
              <w:rPr>
                <w:rFonts w:asciiTheme="minorHAnsi" w:hAnsiTheme="minorHAnsi" w:cs="Calibri-Bold"/>
                <w:b/>
                <w:bCs/>
                <w:sz w:val="18"/>
                <w:szCs w:val="18"/>
              </w:rPr>
            </w:pPr>
            <w:r>
              <w:rPr>
                <w:rFonts w:ascii="Calibri" w:hAnsi="Calibri"/>
                <w:sz w:val="18"/>
              </w:rPr>
              <w:t>Correction Notes:</w:t>
            </w:r>
          </w:p>
        </w:tc>
      </w:tr>
      <w:tr w:rsidR="00A16521" w:rsidRPr="00D83E48" w14:paraId="149B6E5F" w14:textId="77777777" w:rsidTr="00A16521">
        <w:trPr>
          <w:trHeight w:val="144"/>
        </w:trPr>
        <w:tc>
          <w:tcPr>
            <w:tcW w:w="11002" w:type="dxa"/>
            <w:gridSpan w:val="3"/>
            <w:vAlign w:val="center"/>
          </w:tcPr>
          <w:p w14:paraId="149B6E5E" w14:textId="77777777" w:rsidR="00A16521" w:rsidRPr="008D67CB" w:rsidRDefault="00A16521" w:rsidP="00A1652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F475C3"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49B6E60" w14:textId="77777777" w:rsidR="00A11A4A" w:rsidRDefault="00A11A4A">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475C3" w:rsidRPr="00DF3F73" w14:paraId="149B6E63" w14:textId="77777777" w:rsidTr="005C1365">
        <w:trPr>
          <w:cantSplit/>
          <w:trHeight w:val="432"/>
        </w:trPr>
        <w:tc>
          <w:tcPr>
            <w:tcW w:w="5000" w:type="pct"/>
            <w:gridSpan w:val="2"/>
            <w:vAlign w:val="center"/>
          </w:tcPr>
          <w:p w14:paraId="149B6E61" w14:textId="7D122B7F" w:rsidR="00F475C3" w:rsidRPr="00DF3F73" w:rsidRDefault="00F475C3" w:rsidP="00600D0C">
            <w:pPr>
              <w:keepNext/>
              <w:rPr>
                <w:rFonts w:asciiTheme="minorHAnsi" w:hAnsiTheme="minorHAnsi"/>
                <w:b/>
                <w:sz w:val="18"/>
                <w:szCs w:val="18"/>
              </w:rPr>
            </w:pPr>
            <w:r>
              <w:rPr>
                <w:rFonts w:asciiTheme="minorHAnsi" w:hAnsiTheme="minorHAnsi"/>
                <w:b/>
                <w:sz w:val="18"/>
                <w:szCs w:val="18"/>
              </w:rPr>
              <w:t>G. Determination of HERS Verification Compliance</w:t>
            </w:r>
          </w:p>
          <w:p w14:paraId="149B6E62" w14:textId="77777777" w:rsidR="00F475C3" w:rsidRPr="00DF3F73" w:rsidRDefault="00F475C3" w:rsidP="00600D0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F475C3" w:rsidRPr="00DF3F73" w14:paraId="149B6E66" w14:textId="77777777" w:rsidTr="005C1365">
        <w:trPr>
          <w:cantSplit/>
          <w:trHeight w:val="432"/>
        </w:trPr>
        <w:tc>
          <w:tcPr>
            <w:tcW w:w="253" w:type="pct"/>
            <w:vAlign w:val="center"/>
          </w:tcPr>
          <w:p w14:paraId="149B6E64" w14:textId="77777777" w:rsidR="00F475C3" w:rsidRPr="00DF3F73" w:rsidDel="00C76C40" w:rsidRDefault="00F475C3" w:rsidP="00C306D5">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149B6E65" w14:textId="77777777" w:rsidR="00F475C3" w:rsidRPr="00DF3F73" w:rsidRDefault="00F475C3" w:rsidP="00600D0C">
            <w:pPr>
              <w:keepNext/>
              <w:rPr>
                <w:rFonts w:asciiTheme="minorHAnsi" w:hAnsiTheme="minorHAnsi"/>
                <w:sz w:val="18"/>
                <w:szCs w:val="18"/>
              </w:rPr>
            </w:pPr>
          </w:p>
        </w:tc>
      </w:tr>
    </w:tbl>
    <w:p w14:paraId="149B6E67" w14:textId="77777777" w:rsidR="00F475C3" w:rsidRDefault="00F475C3">
      <w:pPr>
        <w:rPr>
          <w:rFonts w:ascii="Calibri" w:hAnsi="Calibri"/>
        </w:rPr>
      </w:pPr>
    </w:p>
    <w:p w14:paraId="149B6E68" w14:textId="77777777" w:rsidR="00A11A4A" w:rsidRDefault="00A11A4A">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A16521" w:rsidRPr="0077032F" w14:paraId="149B6E6A" w14:textId="77777777" w:rsidTr="00A16521">
        <w:trPr>
          <w:trHeight w:val="288"/>
        </w:trPr>
        <w:tc>
          <w:tcPr>
            <w:tcW w:w="10950" w:type="dxa"/>
            <w:gridSpan w:val="4"/>
            <w:vAlign w:val="center"/>
          </w:tcPr>
          <w:p w14:paraId="149B6E69"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A16521" w:rsidRPr="0077032F" w14:paraId="149B6E6C" w14:textId="77777777" w:rsidTr="00F7244F">
        <w:trPr>
          <w:trHeight w:val="269"/>
        </w:trPr>
        <w:tc>
          <w:tcPr>
            <w:tcW w:w="10950" w:type="dxa"/>
            <w:gridSpan w:val="4"/>
            <w:vAlign w:val="center"/>
          </w:tcPr>
          <w:p w14:paraId="149B6E6B" w14:textId="77777777" w:rsidR="00A16521" w:rsidRPr="0077032F" w:rsidRDefault="00A16521" w:rsidP="00F7244F">
            <w:pPr>
              <w:numPr>
                <w:ilvl w:val="0"/>
                <w:numId w:val="36"/>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A16521" w:rsidRPr="0077032F" w14:paraId="149B6E6F" w14:textId="77777777" w:rsidTr="00A16521">
        <w:trPr>
          <w:trHeight w:val="360"/>
        </w:trPr>
        <w:tc>
          <w:tcPr>
            <w:tcW w:w="5434" w:type="dxa"/>
          </w:tcPr>
          <w:p w14:paraId="149B6E6D"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149B6E6E"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Documentation Author Signature:</w:t>
            </w:r>
          </w:p>
        </w:tc>
      </w:tr>
      <w:tr w:rsidR="00A16521" w:rsidRPr="0077032F" w14:paraId="149B6E72" w14:textId="77777777" w:rsidTr="00A16521">
        <w:trPr>
          <w:trHeight w:val="360"/>
        </w:trPr>
        <w:tc>
          <w:tcPr>
            <w:tcW w:w="5434" w:type="dxa"/>
          </w:tcPr>
          <w:p w14:paraId="149B6E70"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149B6E71"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Date Signed:</w:t>
            </w:r>
          </w:p>
        </w:tc>
      </w:tr>
      <w:tr w:rsidR="00A16521" w:rsidRPr="0077032F" w14:paraId="149B6E75" w14:textId="77777777" w:rsidTr="00A16521">
        <w:trPr>
          <w:trHeight w:val="360"/>
        </w:trPr>
        <w:tc>
          <w:tcPr>
            <w:tcW w:w="5434" w:type="dxa"/>
          </w:tcPr>
          <w:p w14:paraId="149B6E73"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149B6E74"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A16521" w:rsidRPr="0077032F" w14:paraId="149B6E78" w14:textId="77777777" w:rsidTr="00A16521">
        <w:trPr>
          <w:trHeight w:val="360"/>
        </w:trPr>
        <w:tc>
          <w:tcPr>
            <w:tcW w:w="5434" w:type="dxa"/>
          </w:tcPr>
          <w:p w14:paraId="149B6E76"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149B6E77" w14:textId="77777777" w:rsidR="00A16521" w:rsidRPr="0077032F" w:rsidRDefault="00A16521" w:rsidP="00A16521">
            <w:pPr>
              <w:rPr>
                <w:rFonts w:asciiTheme="minorHAnsi" w:hAnsiTheme="minorHAnsi"/>
                <w:sz w:val="14"/>
                <w:szCs w:val="14"/>
              </w:rPr>
            </w:pPr>
            <w:r w:rsidRPr="0077032F">
              <w:rPr>
                <w:rFonts w:asciiTheme="minorHAnsi" w:hAnsiTheme="minorHAnsi"/>
                <w:sz w:val="14"/>
                <w:szCs w:val="14"/>
              </w:rPr>
              <w:t>Phone:</w:t>
            </w:r>
          </w:p>
        </w:tc>
      </w:tr>
      <w:tr w:rsidR="00A16521" w:rsidRPr="0077032F" w14:paraId="149B6E7A" w14:textId="77777777" w:rsidTr="00A16521">
        <w:tblPrEx>
          <w:tblCellMar>
            <w:left w:w="115" w:type="dxa"/>
            <w:right w:w="115" w:type="dxa"/>
          </w:tblCellMar>
        </w:tblPrEx>
        <w:trPr>
          <w:trHeight w:val="296"/>
        </w:trPr>
        <w:tc>
          <w:tcPr>
            <w:tcW w:w="10950" w:type="dxa"/>
            <w:gridSpan w:val="4"/>
            <w:vAlign w:val="center"/>
          </w:tcPr>
          <w:p w14:paraId="149B6E79"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A16521" w:rsidRPr="0077032F" w14:paraId="149B6E81" w14:textId="77777777" w:rsidTr="00A16521">
        <w:tblPrEx>
          <w:tblCellMar>
            <w:left w:w="115" w:type="dxa"/>
            <w:right w:w="115" w:type="dxa"/>
          </w:tblCellMar>
        </w:tblPrEx>
        <w:trPr>
          <w:trHeight w:val="504"/>
        </w:trPr>
        <w:tc>
          <w:tcPr>
            <w:tcW w:w="10950" w:type="dxa"/>
            <w:gridSpan w:val="4"/>
            <w:shd w:val="clear" w:color="auto" w:fill="auto"/>
          </w:tcPr>
          <w:p w14:paraId="149B6E7B" w14:textId="77777777" w:rsidR="00A16521" w:rsidRPr="0077032F" w:rsidRDefault="00A16521" w:rsidP="00F7244F">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149B6E7C"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149B6E7D"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149B6E7E"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49B6E7F"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49B6E80" w14:textId="77777777" w:rsidR="00A16521" w:rsidRPr="0077032F" w:rsidRDefault="00A16521" w:rsidP="00F7244F">
            <w:pPr>
              <w:keepNext/>
              <w:widowControl w:val="0"/>
              <w:numPr>
                <w:ilvl w:val="0"/>
                <w:numId w:val="37"/>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A16521" w:rsidRPr="0077032F" w14:paraId="149B6E83" w14:textId="77777777" w:rsidTr="00A16521">
        <w:tblPrEx>
          <w:tblCellMar>
            <w:left w:w="115" w:type="dxa"/>
            <w:right w:w="115" w:type="dxa"/>
          </w:tblCellMar>
        </w:tblPrEx>
        <w:trPr>
          <w:trHeight w:val="278"/>
        </w:trPr>
        <w:tc>
          <w:tcPr>
            <w:tcW w:w="10950" w:type="dxa"/>
            <w:gridSpan w:val="4"/>
            <w:vAlign w:val="center"/>
          </w:tcPr>
          <w:p w14:paraId="149B6E82"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A16521" w:rsidRPr="0077032F" w14:paraId="149B6E85" w14:textId="77777777" w:rsidTr="00A16521">
        <w:tblPrEx>
          <w:tblCellMar>
            <w:left w:w="115" w:type="dxa"/>
            <w:right w:w="115" w:type="dxa"/>
          </w:tblCellMar>
        </w:tblPrEx>
        <w:trPr>
          <w:trHeight w:hRule="exact" w:val="360"/>
        </w:trPr>
        <w:tc>
          <w:tcPr>
            <w:tcW w:w="10950" w:type="dxa"/>
            <w:gridSpan w:val="4"/>
            <w:vAlign w:val="center"/>
          </w:tcPr>
          <w:p w14:paraId="149B6E84"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A16521" w:rsidRPr="0077032F" w14:paraId="149B6E88" w14:textId="77777777" w:rsidTr="00A16521">
        <w:tblPrEx>
          <w:tblCellMar>
            <w:left w:w="115" w:type="dxa"/>
            <w:right w:w="115" w:type="dxa"/>
          </w:tblCellMar>
        </w:tblPrEx>
        <w:trPr>
          <w:trHeight w:hRule="exact" w:val="360"/>
        </w:trPr>
        <w:tc>
          <w:tcPr>
            <w:tcW w:w="5475" w:type="dxa"/>
            <w:gridSpan w:val="2"/>
          </w:tcPr>
          <w:p w14:paraId="149B6E86" w14:textId="77777777" w:rsidR="00A16521" w:rsidRPr="0077032F" w:rsidRDefault="00A16521" w:rsidP="00A165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149B6E87" w14:textId="77777777" w:rsidR="00A16521" w:rsidRPr="0077032F" w:rsidRDefault="00A16521" w:rsidP="00A165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A16521" w:rsidRPr="0077032F" w14:paraId="149B6E8A" w14:textId="77777777" w:rsidTr="00A16521">
        <w:tblPrEx>
          <w:tblCellMar>
            <w:left w:w="108" w:type="dxa"/>
            <w:right w:w="108" w:type="dxa"/>
          </w:tblCellMar>
        </w:tblPrEx>
        <w:trPr>
          <w:trHeight w:hRule="exact" w:val="288"/>
        </w:trPr>
        <w:tc>
          <w:tcPr>
            <w:tcW w:w="10950" w:type="dxa"/>
            <w:gridSpan w:val="4"/>
            <w:vAlign w:val="center"/>
          </w:tcPr>
          <w:p w14:paraId="149B6E89" w14:textId="77777777" w:rsidR="00A16521" w:rsidRPr="0077032F" w:rsidRDefault="00A16521" w:rsidP="00F7244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PROVIDER DATA REGISTRY INFORMATION</w:t>
            </w:r>
          </w:p>
        </w:tc>
      </w:tr>
      <w:tr w:rsidR="00A16521" w:rsidRPr="0077032F" w14:paraId="149B6E8D" w14:textId="77777777" w:rsidTr="00A16521">
        <w:tblPrEx>
          <w:tblCellMar>
            <w:left w:w="108" w:type="dxa"/>
            <w:right w:w="108" w:type="dxa"/>
          </w:tblCellMar>
        </w:tblPrEx>
        <w:trPr>
          <w:trHeight w:hRule="exact" w:val="360"/>
        </w:trPr>
        <w:tc>
          <w:tcPr>
            <w:tcW w:w="5482" w:type="dxa"/>
            <w:gridSpan w:val="3"/>
          </w:tcPr>
          <w:p w14:paraId="149B6E8B" w14:textId="77777777"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149B6E8C" w14:textId="2AA7AB31" w:rsidR="00A16521" w:rsidRPr="0077032F" w:rsidRDefault="00A16521" w:rsidP="00A165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sidR="00F7244F">
              <w:rPr>
                <w:rFonts w:asciiTheme="minorHAnsi" w:hAnsiTheme="minorHAnsi"/>
                <w:sz w:val="14"/>
                <w:szCs w:val="14"/>
              </w:rPr>
              <w:t>:</w:t>
            </w:r>
          </w:p>
        </w:tc>
      </w:tr>
      <w:tr w:rsidR="00A16521" w:rsidRPr="0077032F" w14:paraId="149B6E8F" w14:textId="77777777" w:rsidTr="00A16521">
        <w:tblPrEx>
          <w:tblCellMar>
            <w:left w:w="108" w:type="dxa"/>
            <w:right w:w="108" w:type="dxa"/>
          </w:tblCellMar>
        </w:tblPrEx>
        <w:trPr>
          <w:trHeight w:val="288"/>
        </w:trPr>
        <w:tc>
          <w:tcPr>
            <w:tcW w:w="10950" w:type="dxa"/>
            <w:gridSpan w:val="4"/>
            <w:vAlign w:val="center"/>
          </w:tcPr>
          <w:p w14:paraId="149B6E8E" w14:textId="77777777" w:rsidR="00A16521" w:rsidRPr="0077032F" w:rsidRDefault="00A16521" w:rsidP="00F7244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RATER INFORMATION</w:t>
            </w:r>
          </w:p>
        </w:tc>
      </w:tr>
      <w:tr w:rsidR="00A16521" w:rsidRPr="0077032F" w14:paraId="149B6E91" w14:textId="77777777" w:rsidTr="00A16521">
        <w:tblPrEx>
          <w:tblCellMar>
            <w:left w:w="108" w:type="dxa"/>
            <w:right w:w="108" w:type="dxa"/>
          </w:tblCellMar>
        </w:tblPrEx>
        <w:trPr>
          <w:trHeight w:hRule="exact" w:val="360"/>
        </w:trPr>
        <w:tc>
          <w:tcPr>
            <w:tcW w:w="10950" w:type="dxa"/>
            <w:gridSpan w:val="4"/>
          </w:tcPr>
          <w:p w14:paraId="149B6E90" w14:textId="77777777" w:rsidR="00A16521" w:rsidRPr="0077032F" w:rsidRDefault="00A16521" w:rsidP="00A165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A16521" w:rsidRPr="0077032F" w14:paraId="149B6E94" w14:textId="77777777" w:rsidTr="00A1652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49B6E92" w14:textId="77777777"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49B6E93" w14:textId="77777777"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A16521" w:rsidRPr="0077032F" w14:paraId="149B6E97" w14:textId="77777777" w:rsidTr="00A1652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49B6E95" w14:textId="7D5F38A9"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sidR="00F7244F">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49B6E96" w14:textId="77777777" w:rsidR="00A16521" w:rsidRPr="0077032F" w:rsidRDefault="00A16521" w:rsidP="00A165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149B6E98" w14:textId="77777777" w:rsidR="003C1763" w:rsidRPr="00D83E48" w:rsidRDefault="003C1763" w:rsidP="00B816B4">
      <w:pPr>
        <w:rPr>
          <w:rFonts w:ascii="Calibri" w:hAnsi="Calibri"/>
        </w:rPr>
      </w:pPr>
    </w:p>
    <w:p w14:paraId="149B6EA7" w14:textId="77777777" w:rsidR="003C1763" w:rsidRPr="00D83E48" w:rsidRDefault="003C1763" w:rsidP="00DA2B2D">
      <w:pPr>
        <w:pStyle w:val="CommentText"/>
        <w:rPr>
          <w:rFonts w:ascii="Calibri" w:hAnsi="Calibri"/>
        </w:rPr>
      </w:pPr>
    </w:p>
    <w:p w14:paraId="149B6EA8" w14:textId="77777777" w:rsidR="003C1763" w:rsidRPr="00D83E48" w:rsidRDefault="003C1763" w:rsidP="00DA2B2D">
      <w:pPr>
        <w:rPr>
          <w:rFonts w:ascii="Calibri" w:hAnsi="Calibri"/>
          <w:b/>
          <w:sz w:val="32"/>
          <w:szCs w:val="32"/>
        </w:rPr>
        <w:sectPr w:rsidR="003C1763" w:rsidRPr="00D83E48" w:rsidSect="00D16D9F">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149B6EA9" w14:textId="6DFD0194" w:rsidR="003C1763" w:rsidRPr="00F7244F" w:rsidRDefault="00C306D5" w:rsidP="00600D0C">
      <w:pPr>
        <w:jc w:val="center"/>
        <w:rPr>
          <w:rFonts w:ascii="Calibri" w:hAnsi="Calibri"/>
          <w:b/>
        </w:rPr>
      </w:pPr>
      <w:r w:rsidRPr="00F7244F">
        <w:rPr>
          <w:rFonts w:ascii="Calibri" w:hAnsi="Calibri"/>
          <w:b/>
        </w:rPr>
        <w:lastRenderedPageBreak/>
        <w:t>CF3R-MCH-23c-H User Instructions</w:t>
      </w:r>
    </w:p>
    <w:p w14:paraId="149B6EAA" w14:textId="77777777" w:rsidR="003C1763" w:rsidRPr="00F7244F" w:rsidRDefault="003C1763" w:rsidP="00DA2B2D">
      <w:pPr>
        <w:rPr>
          <w:rFonts w:ascii="Calibri" w:hAnsi="Calibri"/>
          <w:sz w:val="18"/>
          <w:szCs w:val="18"/>
        </w:rPr>
      </w:pPr>
    </w:p>
    <w:p w14:paraId="149B6EAB" w14:textId="439E624D" w:rsidR="00B67308" w:rsidRPr="00F7244F" w:rsidRDefault="00B67308" w:rsidP="00B67308">
      <w:pPr>
        <w:rPr>
          <w:rFonts w:ascii="Calibri" w:hAnsi="Calibri"/>
          <w:sz w:val="18"/>
          <w:szCs w:val="18"/>
        </w:rPr>
      </w:pPr>
      <w:r w:rsidRPr="00F7244F">
        <w:rPr>
          <w:rFonts w:ascii="Calibri" w:hAnsi="Calibri"/>
          <w:b/>
          <w:sz w:val="18"/>
          <w:szCs w:val="18"/>
        </w:rPr>
        <w:t>Section A. Ducted Cooling System Information</w:t>
      </w:r>
    </w:p>
    <w:p w14:paraId="149B6EAC" w14:textId="1D2A67F0"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Calibri" w:hAnsi="Calibri"/>
          <w:i/>
          <w:sz w:val="18"/>
          <w:szCs w:val="18"/>
        </w:rPr>
        <w:t xml:space="preserve">System Identification or Name: </w:t>
      </w:r>
      <w:r w:rsidRPr="00F7244F">
        <w:rPr>
          <w:rFonts w:ascii="Calibri" w:hAnsi="Calibri"/>
          <w:sz w:val="18"/>
          <w:szCs w:val="18"/>
        </w:rPr>
        <w:t>This field is filled out automatically. It is referenced from the CF2R-MCH-01, which must be completed prior to this document.</w:t>
      </w:r>
    </w:p>
    <w:p w14:paraId="149B6EAD" w14:textId="34D59BCF"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System Location or Area Served:</w:t>
      </w:r>
      <w:r w:rsidRPr="00F7244F">
        <w:rPr>
          <w:rFonts w:ascii="Calibri" w:hAnsi="Calibri"/>
          <w:sz w:val="18"/>
          <w:szCs w:val="18"/>
        </w:rPr>
        <w:t xml:space="preserve"> This field is filled out automatically. It is referenced from the CF2R-MCH-01, which must be completed prior to this document.</w:t>
      </w:r>
    </w:p>
    <w:p w14:paraId="149B6EAE" w14:textId="77777777"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System Installation Type:</w:t>
      </w:r>
      <w:r w:rsidRPr="00F7244F">
        <w:rPr>
          <w:rFonts w:ascii="Calibri" w:hAnsi="Calibri"/>
          <w:sz w:val="18"/>
          <w:szCs w:val="18"/>
        </w:rPr>
        <w:t xml:space="preserve"> Select the appropriate System Installation Type from the following choices:</w:t>
      </w:r>
    </w:p>
    <w:p w14:paraId="149B6EAF" w14:textId="39982A4E" w:rsidR="00B67308" w:rsidRPr="00F7244F" w:rsidRDefault="00B67308" w:rsidP="00B67308">
      <w:pPr>
        <w:pStyle w:val="ListParagraph"/>
        <w:numPr>
          <w:ilvl w:val="1"/>
          <w:numId w:val="38"/>
        </w:numPr>
        <w:rPr>
          <w:rFonts w:asciiTheme="minorHAnsi" w:hAnsiTheme="minorHAnsi"/>
          <w:sz w:val="18"/>
          <w:szCs w:val="18"/>
        </w:rPr>
      </w:pPr>
      <w:r w:rsidRPr="00F7244F">
        <w:rPr>
          <w:rFonts w:asciiTheme="minorHAnsi" w:hAnsiTheme="minorHAnsi" w:cs="Calibri"/>
          <w:sz w:val="18"/>
          <w:szCs w:val="18"/>
        </w:rPr>
        <w:t>New:</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Use this choice for newly constructed buildings, additions with all-new systems dedicated to the addition, or new systems installed in existing homes where the equipment and ducts are all newly installed (aka, "Cut-in").</w:t>
      </w:r>
    </w:p>
    <w:p w14:paraId="149B6EB0" w14:textId="300BEBA3" w:rsidR="00B67308" w:rsidRPr="00F7244F" w:rsidRDefault="00B67308" w:rsidP="00B67308">
      <w:pPr>
        <w:pStyle w:val="ListParagraph"/>
        <w:numPr>
          <w:ilvl w:val="1"/>
          <w:numId w:val="38"/>
        </w:numPr>
        <w:rPr>
          <w:rFonts w:asciiTheme="minorHAnsi" w:hAnsiTheme="minorHAnsi"/>
          <w:sz w:val="18"/>
          <w:szCs w:val="18"/>
        </w:rPr>
      </w:pPr>
      <w:r w:rsidRPr="00F7244F">
        <w:rPr>
          <w:rFonts w:asciiTheme="minorHAnsi" w:hAnsiTheme="minorHAnsi" w:cs="Calibri"/>
          <w:sz w:val="18"/>
          <w:szCs w:val="18"/>
        </w:rPr>
        <w:t>Replacement:</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Use this choice if the system is a</w:t>
      </w:r>
      <w:r w:rsidRPr="00F7244F">
        <w:rPr>
          <w:rFonts w:asciiTheme="minorHAnsi" w:hAnsiTheme="minorHAnsi"/>
          <w:bCs/>
          <w:sz w:val="18"/>
          <w:szCs w:val="18"/>
        </w:rPr>
        <w:t xml:space="preserve"> complete</w:t>
      </w:r>
      <w:r w:rsidR="00C306D5" w:rsidRPr="00F7244F">
        <w:rPr>
          <w:rFonts w:asciiTheme="minorHAnsi" w:hAnsiTheme="minorHAnsi"/>
          <w:bCs/>
          <w:sz w:val="18"/>
          <w:szCs w:val="18"/>
        </w:rPr>
        <w:t xml:space="preserve"> </w:t>
      </w:r>
      <w:r w:rsidRPr="00F7244F">
        <w:rPr>
          <w:rFonts w:asciiTheme="minorHAnsi" w:hAnsiTheme="minorHAnsi"/>
          <w:bCs/>
          <w:sz w:val="18"/>
          <w:szCs w:val="18"/>
        </w:rPr>
        <w:t>replacement</w:t>
      </w:r>
      <w:r w:rsidR="00C306D5" w:rsidRPr="00F7244F">
        <w:rPr>
          <w:rFonts w:asciiTheme="minorHAnsi" w:hAnsiTheme="minorHAnsi"/>
          <w:bCs/>
          <w:sz w:val="18"/>
          <w:szCs w:val="18"/>
        </w:rPr>
        <w:t xml:space="preserve"> </w:t>
      </w:r>
      <w:r w:rsidRPr="00F7244F">
        <w:rPr>
          <w:rFonts w:asciiTheme="minorHAnsi" w:hAnsiTheme="minorHAnsi"/>
          <w:bCs/>
          <w:sz w:val="18"/>
          <w:szCs w:val="18"/>
        </w:rPr>
        <w:t>space-conditioning system</w:t>
      </w:r>
      <w:r w:rsidR="00C306D5" w:rsidRPr="00F7244F">
        <w:rPr>
          <w:rFonts w:asciiTheme="minorHAnsi" w:hAnsiTheme="minorHAnsi"/>
          <w:bCs/>
          <w:sz w:val="18"/>
          <w:szCs w:val="18"/>
        </w:rPr>
        <w:t xml:space="preserve"> </w:t>
      </w:r>
      <w:r w:rsidRPr="00F7244F">
        <w:rPr>
          <w:rFonts w:asciiTheme="minorHAnsi" w:hAnsiTheme="minorHAnsi"/>
          <w:sz w:val="18"/>
          <w:szCs w:val="18"/>
        </w:rPr>
        <w:t>installed as part of an alteration, and includes all the system heating or cooling equipment plus a replacement duct system (150.2(b)1Diia) where the ducts are at least 75</w:t>
      </w:r>
      <w:r w:rsidR="00BD573B">
        <w:rPr>
          <w:rFonts w:asciiTheme="minorHAnsi" w:hAnsiTheme="minorHAnsi"/>
          <w:sz w:val="18"/>
          <w:szCs w:val="18"/>
        </w:rPr>
        <w:t>%</w:t>
      </w:r>
      <w:r w:rsidRPr="00F7244F">
        <w:rPr>
          <w:rFonts w:asciiTheme="minorHAnsi" w:hAnsiTheme="minorHAnsi"/>
          <w:sz w:val="18"/>
          <w:szCs w:val="18"/>
        </w:rPr>
        <w:t xml:space="preserve"> or more newly installed duct material (up to 25</w:t>
      </w:r>
      <w:r w:rsidR="00BD573B">
        <w:rPr>
          <w:rFonts w:asciiTheme="minorHAnsi" w:hAnsiTheme="minorHAnsi"/>
          <w:sz w:val="18"/>
          <w:szCs w:val="18"/>
        </w:rPr>
        <w:t>%</w:t>
      </w:r>
      <w:r w:rsidRPr="00F7244F">
        <w:rPr>
          <w:rFonts w:asciiTheme="minorHAnsi" w:hAnsiTheme="minorHAnsi"/>
          <w:sz w:val="18"/>
          <w:szCs w:val="18"/>
        </w:rPr>
        <w:t xml:space="preserve"> of the finished system may consist of reused parts from the dwelling unit’s previously existing duct system, such as registers, grilles, boots, air handler, coil, plenums, duct material); plus a replacement air handler.</w:t>
      </w:r>
    </w:p>
    <w:p w14:paraId="149B6EB1" w14:textId="2D54C21E" w:rsidR="00B67308" w:rsidRPr="00F7244F" w:rsidRDefault="00B67308" w:rsidP="00B67308">
      <w:pPr>
        <w:pStyle w:val="ListParagraph"/>
        <w:numPr>
          <w:ilvl w:val="1"/>
          <w:numId w:val="38"/>
        </w:numPr>
        <w:rPr>
          <w:rFonts w:asciiTheme="minorHAnsi" w:hAnsiTheme="minorHAnsi"/>
          <w:sz w:val="18"/>
          <w:szCs w:val="18"/>
        </w:rPr>
      </w:pPr>
      <w:r w:rsidRPr="00F7244F">
        <w:rPr>
          <w:rFonts w:asciiTheme="minorHAnsi" w:hAnsiTheme="minorHAnsi" w:cs="Calibri"/>
          <w:sz w:val="18"/>
          <w:szCs w:val="18"/>
        </w:rPr>
        <w:t>Alteration:</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Use this choice for existing buildings where any of the following are newly installed or replaced as part of the project and the system does not meet one of the other compliance categories above:</w:t>
      </w:r>
    </w:p>
    <w:p w14:paraId="149B6EB2" w14:textId="4F3FA33A"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40 feet</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or more</w:t>
      </w:r>
      <w:r w:rsidR="00C306D5" w:rsidRPr="00F7244F">
        <w:rPr>
          <w:rFonts w:asciiTheme="minorHAnsi" w:hAnsiTheme="minorHAnsi" w:cs="Calibri"/>
          <w:sz w:val="18"/>
          <w:szCs w:val="18"/>
        </w:rPr>
        <w:t xml:space="preserve"> </w:t>
      </w:r>
      <w:r w:rsidRPr="00F7244F">
        <w:rPr>
          <w:rFonts w:asciiTheme="minorHAnsi" w:hAnsiTheme="minorHAnsi" w:cs="Calibri"/>
          <w:sz w:val="18"/>
          <w:szCs w:val="18"/>
        </w:rPr>
        <w:t>of space-conditioning system ducts are installed in unconditioned space or indirectly conditioned space.</w:t>
      </w:r>
    </w:p>
    <w:p w14:paraId="149B6EB3" w14:textId="77777777"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Air conditioning or heat pump condenser</w:t>
      </w:r>
    </w:p>
    <w:p w14:paraId="149B6EB4" w14:textId="77777777"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Heating or cooling coil</w:t>
      </w:r>
    </w:p>
    <w:p w14:paraId="149B6EB5" w14:textId="77777777" w:rsidR="00B67308" w:rsidRPr="00F7244F" w:rsidRDefault="00B67308" w:rsidP="00B67308">
      <w:pPr>
        <w:pStyle w:val="ListParagraph"/>
        <w:numPr>
          <w:ilvl w:val="2"/>
          <w:numId w:val="38"/>
        </w:numPr>
        <w:rPr>
          <w:rFonts w:asciiTheme="minorHAnsi" w:hAnsiTheme="minorHAnsi"/>
          <w:sz w:val="18"/>
          <w:szCs w:val="18"/>
        </w:rPr>
      </w:pPr>
      <w:r w:rsidRPr="00F7244F">
        <w:rPr>
          <w:rFonts w:asciiTheme="minorHAnsi" w:hAnsiTheme="minorHAnsi" w:cs="Calibri"/>
          <w:sz w:val="18"/>
          <w:szCs w:val="18"/>
        </w:rPr>
        <w:t>Air handler (e.g., furnace, fan coil, package unit)</w:t>
      </w:r>
    </w:p>
    <w:p w14:paraId="149B6EB6" w14:textId="12C0BBD3"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Nominal Cooling Capacity (tons) of Condenser:</w:t>
      </w:r>
      <w:r w:rsidRPr="00F7244F">
        <w:rPr>
          <w:rFonts w:ascii="Calibri" w:hAnsi="Calibri"/>
          <w:sz w:val="18"/>
          <w:szCs w:val="18"/>
        </w:rPr>
        <w:t xml:space="preserve"> This field is filled out automatically. It is referenced from the CF2R-MCH-01, which must be completed prior to this document.</w:t>
      </w:r>
    </w:p>
    <w:p w14:paraId="149B6EB7" w14:textId="2525120E"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Condenser Speed Type:</w:t>
      </w:r>
      <w:r w:rsidRPr="00F7244F">
        <w:rPr>
          <w:rFonts w:ascii="Calibri" w:hAnsi="Calibri"/>
          <w:sz w:val="18"/>
          <w:szCs w:val="18"/>
        </w:rPr>
        <w:t xml:space="preserve"> This field is filled out automatically. It is referenced from the CF2R-MCH-01, which must be completed prior to this document.</w:t>
      </w:r>
    </w:p>
    <w:p w14:paraId="149B6EB8" w14:textId="32F645EE"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Cooling System Zonal Control Type:</w:t>
      </w:r>
      <w:r w:rsidRPr="00F7244F">
        <w:rPr>
          <w:rFonts w:ascii="Calibri" w:hAnsi="Calibri"/>
          <w:sz w:val="18"/>
          <w:szCs w:val="18"/>
        </w:rPr>
        <w:t xml:space="preserve"> This field is filled out automatically. It is referenced from the CF2R-MCH-01, which must be completed prior to this document.</w:t>
      </w:r>
    </w:p>
    <w:p w14:paraId="149B6EB9" w14:textId="77777777"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Central Fan Integrated (CFI) Ventilation System Status:</w:t>
      </w:r>
      <w:r w:rsidRPr="00F7244F">
        <w:rPr>
          <w:rFonts w:ascii="Calibri" w:hAnsi="Calibri"/>
          <w:sz w:val="18"/>
          <w:szCs w:val="18"/>
        </w:rPr>
        <w:t xml:space="preserve"> If the system has Central Fan Integrated System, then select “CFI System”, otherwise select “Not a CFI system”.</w:t>
      </w:r>
    </w:p>
    <w:p w14:paraId="149B6EBA" w14:textId="1E222B58"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System Bypass Duct Status:</w:t>
      </w:r>
      <w:r w:rsidRPr="00F7244F">
        <w:rPr>
          <w:rFonts w:ascii="Calibri" w:hAnsi="Calibri"/>
          <w:sz w:val="18"/>
          <w:szCs w:val="18"/>
        </w:rPr>
        <w:t xml:space="preserve"> This field is filled out automatically. It is referenced from the CF2R-MCH-01, which must be completed prior to this document.</w:t>
      </w:r>
    </w:p>
    <w:p w14:paraId="149B6EBB" w14:textId="77777777"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Date of System Airflow Rate Measurement:</w:t>
      </w:r>
      <w:r w:rsidRPr="00F7244F">
        <w:rPr>
          <w:rFonts w:ascii="Calibri" w:hAnsi="Calibri"/>
          <w:sz w:val="18"/>
          <w:szCs w:val="18"/>
        </w:rPr>
        <w:t xml:space="preserve"> Enter the date that the airflow test was performed.</w:t>
      </w:r>
    </w:p>
    <w:p w14:paraId="149B6EBC" w14:textId="545BA8C0" w:rsidR="00B67308" w:rsidRPr="00F7244F" w:rsidRDefault="00B67308" w:rsidP="00B67308">
      <w:pPr>
        <w:pStyle w:val="ListParagraph"/>
        <w:numPr>
          <w:ilvl w:val="0"/>
          <w:numId w:val="38"/>
        </w:numPr>
        <w:ind w:left="360" w:hanging="360"/>
        <w:rPr>
          <w:rFonts w:ascii="Calibri" w:hAnsi="Calibri"/>
          <w:i/>
          <w:sz w:val="18"/>
          <w:szCs w:val="18"/>
        </w:rPr>
      </w:pPr>
      <w:r w:rsidRPr="00F7244F">
        <w:rPr>
          <w:rFonts w:asciiTheme="minorHAnsi" w:hAnsiTheme="minorHAnsi"/>
          <w:i/>
          <w:sz w:val="18"/>
          <w:szCs w:val="18"/>
        </w:rPr>
        <w:t xml:space="preserve">Airflow Rate Protocol </w:t>
      </w:r>
      <w:r w:rsidR="00C306D5" w:rsidRPr="00F7244F">
        <w:rPr>
          <w:rFonts w:asciiTheme="minorHAnsi" w:hAnsiTheme="minorHAnsi"/>
          <w:i/>
          <w:sz w:val="18"/>
          <w:szCs w:val="18"/>
        </w:rPr>
        <w:t>U</w:t>
      </w:r>
      <w:r w:rsidRPr="00F7244F">
        <w:rPr>
          <w:rFonts w:asciiTheme="minorHAnsi" w:hAnsiTheme="minorHAnsi"/>
          <w:i/>
          <w:sz w:val="18"/>
          <w:szCs w:val="18"/>
        </w:rPr>
        <w:t>tilized:</w:t>
      </w:r>
      <w:r w:rsidRPr="00F7244F">
        <w:rPr>
          <w:rFonts w:ascii="Calibri" w:hAnsi="Calibri"/>
          <w:sz w:val="18"/>
          <w:szCs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BD573B">
        <w:rPr>
          <w:rFonts w:ascii="Calibri" w:hAnsi="Calibri"/>
          <w:sz w:val="18"/>
          <w:szCs w:val="18"/>
        </w:rPr>
        <w:t>A</w:t>
      </w:r>
      <w:r w:rsidRPr="00F7244F">
        <w:rPr>
          <w:rFonts w:ascii="Calibri" w:hAnsi="Calibri"/>
          <w:sz w:val="18"/>
          <w:szCs w:val="18"/>
        </w:rPr>
        <w:t>irflow) is an option for existing systems that may require substantial modification to improve the airflow.</w:t>
      </w:r>
    </w:p>
    <w:p w14:paraId="149B6EBD" w14:textId="77777777" w:rsidR="00B67308" w:rsidRPr="00F7244F" w:rsidRDefault="00B67308" w:rsidP="00B67308">
      <w:pPr>
        <w:rPr>
          <w:rFonts w:ascii="Calibri" w:hAnsi="Calibri"/>
          <w:sz w:val="18"/>
          <w:szCs w:val="18"/>
        </w:rPr>
      </w:pPr>
    </w:p>
    <w:p w14:paraId="149B6EBE" w14:textId="2EF4E64B" w:rsidR="00B67308" w:rsidRPr="00F7244F" w:rsidRDefault="00B67308" w:rsidP="00B67308">
      <w:pPr>
        <w:keepNext/>
        <w:rPr>
          <w:rFonts w:asciiTheme="minorHAnsi" w:hAnsiTheme="minorHAnsi"/>
          <w:b/>
          <w:sz w:val="18"/>
          <w:szCs w:val="18"/>
        </w:rPr>
      </w:pPr>
      <w:r w:rsidRPr="00F7244F">
        <w:rPr>
          <w:rFonts w:asciiTheme="minorHAnsi" w:hAnsiTheme="minorHAnsi"/>
          <w:b/>
          <w:sz w:val="18"/>
          <w:szCs w:val="18"/>
        </w:rPr>
        <w:t xml:space="preserve">Section B. Hole for the </w:t>
      </w:r>
      <w:r w:rsidR="00C306D5" w:rsidRPr="00F7244F">
        <w:rPr>
          <w:rFonts w:asciiTheme="minorHAnsi" w:hAnsiTheme="minorHAnsi"/>
          <w:b/>
          <w:sz w:val="18"/>
          <w:szCs w:val="18"/>
        </w:rPr>
        <w:t>P</w:t>
      </w:r>
      <w:r w:rsidRPr="00F7244F">
        <w:rPr>
          <w:rFonts w:asciiTheme="minorHAnsi" w:hAnsiTheme="minorHAnsi"/>
          <w:b/>
          <w:sz w:val="18"/>
          <w:szCs w:val="18"/>
        </w:rPr>
        <w:t xml:space="preserve">lacement of a Static Pressure Probe (HSPP), and Permanently </w:t>
      </w:r>
      <w:r w:rsidR="00C306D5" w:rsidRPr="00F7244F">
        <w:rPr>
          <w:rFonts w:asciiTheme="minorHAnsi" w:hAnsiTheme="minorHAnsi"/>
          <w:b/>
          <w:sz w:val="18"/>
          <w:szCs w:val="18"/>
        </w:rPr>
        <w:t>I</w:t>
      </w:r>
      <w:r w:rsidRPr="00F7244F">
        <w:rPr>
          <w:rFonts w:asciiTheme="minorHAnsi" w:hAnsiTheme="minorHAnsi"/>
          <w:b/>
          <w:sz w:val="18"/>
          <w:szCs w:val="18"/>
        </w:rPr>
        <w:t xml:space="preserve">nstalled Static Pressure Probe (PSPP) in the </w:t>
      </w:r>
      <w:r w:rsidR="00C306D5" w:rsidRPr="00F7244F">
        <w:rPr>
          <w:rFonts w:asciiTheme="minorHAnsi" w:hAnsiTheme="minorHAnsi"/>
          <w:b/>
          <w:sz w:val="18"/>
          <w:szCs w:val="18"/>
        </w:rPr>
        <w:t>S</w:t>
      </w:r>
      <w:r w:rsidRPr="00F7244F">
        <w:rPr>
          <w:rFonts w:asciiTheme="minorHAnsi" w:hAnsiTheme="minorHAnsi"/>
          <w:b/>
          <w:sz w:val="18"/>
          <w:szCs w:val="18"/>
        </w:rPr>
        <w:t xml:space="preserve">upply </w:t>
      </w:r>
      <w:r w:rsidR="00C306D5" w:rsidRPr="00F7244F">
        <w:rPr>
          <w:rFonts w:asciiTheme="minorHAnsi" w:hAnsiTheme="minorHAnsi"/>
          <w:b/>
          <w:sz w:val="18"/>
          <w:szCs w:val="18"/>
        </w:rPr>
        <w:t>P</w:t>
      </w:r>
      <w:r w:rsidRPr="00F7244F">
        <w:rPr>
          <w:rFonts w:asciiTheme="minorHAnsi" w:hAnsiTheme="minorHAnsi"/>
          <w:b/>
          <w:sz w:val="18"/>
          <w:szCs w:val="18"/>
        </w:rPr>
        <w:t>lenum</w:t>
      </w:r>
    </w:p>
    <w:p w14:paraId="149B6EBF" w14:textId="183C07BB" w:rsidR="00B67308" w:rsidRPr="00F7244F" w:rsidRDefault="00B67308" w:rsidP="00B67308">
      <w:pPr>
        <w:pStyle w:val="ListParagraph"/>
        <w:numPr>
          <w:ilvl w:val="0"/>
          <w:numId w:val="39"/>
        </w:numPr>
        <w:ind w:left="360" w:hanging="360"/>
        <w:rPr>
          <w:rFonts w:asciiTheme="minorHAnsi" w:hAnsiTheme="minorHAnsi"/>
          <w:sz w:val="18"/>
          <w:szCs w:val="18"/>
        </w:rPr>
      </w:pPr>
      <w:r w:rsidRPr="00F7244F">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49B6EC0" w14:textId="50939C91" w:rsidR="00B67308" w:rsidRPr="00F7244F" w:rsidRDefault="00B67308" w:rsidP="00BD573B">
      <w:pPr>
        <w:numPr>
          <w:ilvl w:val="0"/>
          <w:numId w:val="23"/>
        </w:numPr>
        <w:ind w:left="1080"/>
        <w:rPr>
          <w:rFonts w:ascii="Calibri" w:hAnsi="Calibri"/>
          <w:sz w:val="18"/>
          <w:szCs w:val="18"/>
        </w:rPr>
      </w:pPr>
      <w:r w:rsidRPr="00F7244F">
        <w:rPr>
          <w:rFonts w:ascii="Calibri" w:hAnsi="Calibri"/>
          <w:bCs/>
          <w:sz w:val="18"/>
          <w:szCs w:val="18"/>
        </w:rPr>
        <w:t>If an Hole Static Pressure Probe is installed then select “HSPP Installed”</w:t>
      </w:r>
      <w:r w:rsidR="00BD573B">
        <w:rPr>
          <w:rFonts w:ascii="Calibri" w:hAnsi="Calibri"/>
          <w:bCs/>
          <w:sz w:val="18"/>
          <w:szCs w:val="18"/>
        </w:rPr>
        <w:t>.</w:t>
      </w:r>
    </w:p>
    <w:p w14:paraId="149B6EC1" w14:textId="49EA454F" w:rsidR="00B67308" w:rsidRPr="00F7244F" w:rsidRDefault="00B67308" w:rsidP="00BD573B">
      <w:pPr>
        <w:numPr>
          <w:ilvl w:val="0"/>
          <w:numId w:val="23"/>
        </w:numPr>
        <w:ind w:left="1080"/>
        <w:rPr>
          <w:rFonts w:ascii="Calibri" w:hAnsi="Calibri"/>
          <w:sz w:val="18"/>
          <w:szCs w:val="18"/>
        </w:rPr>
      </w:pPr>
      <w:r w:rsidRPr="00F7244F">
        <w:rPr>
          <w:rFonts w:ascii="Calibri" w:hAnsi="Calibri"/>
          <w:bCs/>
          <w:sz w:val="18"/>
          <w:szCs w:val="18"/>
        </w:rPr>
        <w:t>If a Permanent Static Pressure Probe is installed then select “PSPP Installed”</w:t>
      </w:r>
      <w:r w:rsidR="00BD573B">
        <w:rPr>
          <w:rFonts w:ascii="Calibri" w:hAnsi="Calibri"/>
          <w:bCs/>
          <w:sz w:val="18"/>
          <w:szCs w:val="18"/>
        </w:rPr>
        <w:t>.</w:t>
      </w:r>
    </w:p>
    <w:p w14:paraId="149B6EC2" w14:textId="05D1DCDE" w:rsidR="00B67308" w:rsidRPr="00F7244F" w:rsidRDefault="00B67308" w:rsidP="00BD573B">
      <w:pPr>
        <w:numPr>
          <w:ilvl w:val="0"/>
          <w:numId w:val="23"/>
        </w:numPr>
        <w:ind w:left="1080"/>
        <w:rPr>
          <w:rFonts w:ascii="Calibri" w:hAnsi="Calibri"/>
          <w:sz w:val="18"/>
          <w:szCs w:val="18"/>
        </w:rPr>
      </w:pPr>
      <w:r w:rsidRPr="00F7244F">
        <w:rPr>
          <w:rFonts w:ascii="Calibri" w:hAnsi="Calibri"/>
          <w:sz w:val="18"/>
          <w:szCs w:val="18"/>
        </w:rPr>
        <w:t>If the system is configured such that an HSPP nor PSPP can be installed, an alternate location that provides access for making supply plenum pressure measurement may be used. Select “An alternative location has been provided and clearly labeled.”</w:t>
      </w:r>
    </w:p>
    <w:p w14:paraId="149B6EC3" w14:textId="77777777" w:rsidR="00B67308" w:rsidRPr="00F7244F" w:rsidRDefault="00B67308" w:rsidP="00BD573B">
      <w:pPr>
        <w:numPr>
          <w:ilvl w:val="0"/>
          <w:numId w:val="23"/>
        </w:numPr>
        <w:ind w:left="1080"/>
        <w:rPr>
          <w:rFonts w:ascii="Calibri" w:hAnsi="Calibri"/>
          <w:sz w:val="18"/>
          <w:szCs w:val="18"/>
        </w:rPr>
      </w:pPr>
      <w:r w:rsidRPr="00F7244F">
        <w:rPr>
          <w:rFonts w:ascii="Calibri" w:hAnsi="Calibri"/>
          <w:sz w:val="18"/>
          <w:szCs w:val="18"/>
        </w:rPr>
        <w:t>If the system is such that an HSPP or PSPP is not applicable, select “HSPP/PSPP are not applicable to this system”.</w:t>
      </w:r>
    </w:p>
    <w:p w14:paraId="149B6EC4" w14:textId="77777777" w:rsidR="00B67308" w:rsidRPr="00F7244F" w:rsidRDefault="00B67308" w:rsidP="00B67308">
      <w:pPr>
        <w:ind w:left="720"/>
        <w:rPr>
          <w:rFonts w:ascii="Calibri" w:hAnsi="Calibri"/>
          <w:bCs/>
          <w:sz w:val="18"/>
          <w:szCs w:val="18"/>
        </w:rPr>
      </w:pPr>
    </w:p>
    <w:p w14:paraId="232CE342" w14:textId="77777777" w:rsidR="00F7244F" w:rsidRDefault="00F7244F">
      <w:pPr>
        <w:rPr>
          <w:rFonts w:asciiTheme="minorHAnsi" w:hAnsiTheme="minorHAnsi"/>
          <w:b/>
          <w:sz w:val="18"/>
          <w:szCs w:val="18"/>
        </w:rPr>
      </w:pPr>
      <w:r>
        <w:rPr>
          <w:rFonts w:asciiTheme="minorHAnsi" w:hAnsiTheme="minorHAnsi"/>
          <w:b/>
          <w:sz w:val="18"/>
          <w:szCs w:val="18"/>
        </w:rPr>
        <w:br w:type="page"/>
      </w:r>
    </w:p>
    <w:p w14:paraId="149B6EC5" w14:textId="58C254C5" w:rsidR="00B67308" w:rsidRPr="00F7244F" w:rsidRDefault="00B67308" w:rsidP="00C306D5">
      <w:pPr>
        <w:keepNext/>
        <w:rPr>
          <w:rFonts w:asciiTheme="minorHAnsi" w:hAnsiTheme="minorHAnsi"/>
          <w:b/>
          <w:sz w:val="18"/>
          <w:szCs w:val="18"/>
        </w:rPr>
      </w:pPr>
      <w:r w:rsidRPr="00F7244F">
        <w:rPr>
          <w:rFonts w:asciiTheme="minorHAnsi" w:hAnsiTheme="minorHAnsi"/>
          <w:b/>
          <w:sz w:val="18"/>
          <w:szCs w:val="18"/>
        </w:rPr>
        <w:lastRenderedPageBreak/>
        <w:t>Section C. Airflow Rate Measurement Apparatus and Procedure Information</w:t>
      </w:r>
    </w:p>
    <w:p w14:paraId="149B6EC7" w14:textId="0A7E7F22" w:rsidR="00B67308" w:rsidRPr="00F7244F" w:rsidDel="00E1065B" w:rsidRDefault="00B67308" w:rsidP="00600D0C">
      <w:pPr>
        <w:keepNext/>
        <w:numPr>
          <w:ilvl w:val="0"/>
          <w:numId w:val="40"/>
        </w:numPr>
        <w:ind w:left="360"/>
        <w:rPr>
          <w:rFonts w:ascii="Calibri" w:hAnsi="Calibri"/>
          <w:i/>
          <w:sz w:val="18"/>
          <w:szCs w:val="18"/>
        </w:rPr>
      </w:pPr>
      <w:r w:rsidRPr="00F7244F">
        <w:rPr>
          <w:rFonts w:asciiTheme="minorHAnsi" w:hAnsiTheme="minorHAnsi"/>
          <w:i/>
          <w:sz w:val="18"/>
          <w:szCs w:val="18"/>
        </w:rPr>
        <w:t xml:space="preserve">Airflow Rate Measurement Type </w:t>
      </w:r>
      <w:r w:rsidR="008679B8" w:rsidRPr="00F7244F">
        <w:rPr>
          <w:rFonts w:asciiTheme="minorHAnsi" w:hAnsiTheme="minorHAnsi"/>
          <w:i/>
          <w:sz w:val="18"/>
          <w:szCs w:val="18"/>
        </w:rPr>
        <w:t>U</w:t>
      </w:r>
      <w:r w:rsidRPr="00F7244F">
        <w:rPr>
          <w:rFonts w:asciiTheme="minorHAnsi" w:hAnsiTheme="minorHAnsi"/>
          <w:i/>
          <w:sz w:val="18"/>
          <w:szCs w:val="18"/>
        </w:rPr>
        <w:t xml:space="preserve">sed for this </w:t>
      </w:r>
      <w:r w:rsidR="008679B8" w:rsidRPr="00F7244F">
        <w:rPr>
          <w:rFonts w:asciiTheme="minorHAnsi" w:hAnsiTheme="minorHAnsi"/>
          <w:i/>
          <w:sz w:val="18"/>
          <w:szCs w:val="18"/>
        </w:rPr>
        <w:t>A</w:t>
      </w:r>
      <w:r w:rsidRPr="00F7244F">
        <w:rPr>
          <w:rFonts w:asciiTheme="minorHAnsi" w:hAnsiTheme="minorHAnsi"/>
          <w:i/>
          <w:sz w:val="18"/>
          <w:szCs w:val="18"/>
        </w:rPr>
        <w:t xml:space="preserve">irflow </w:t>
      </w:r>
      <w:r w:rsidR="008679B8" w:rsidRPr="00F7244F">
        <w:rPr>
          <w:rFonts w:asciiTheme="minorHAnsi" w:hAnsiTheme="minorHAnsi"/>
          <w:i/>
          <w:sz w:val="18"/>
          <w:szCs w:val="18"/>
        </w:rPr>
        <w:t>R</w:t>
      </w:r>
      <w:r w:rsidRPr="00F7244F">
        <w:rPr>
          <w:rFonts w:asciiTheme="minorHAnsi" w:hAnsiTheme="minorHAnsi"/>
          <w:i/>
          <w:sz w:val="18"/>
          <w:szCs w:val="18"/>
        </w:rPr>
        <w:t xml:space="preserve">ate </w:t>
      </w:r>
      <w:r w:rsidR="008679B8" w:rsidRPr="00F7244F">
        <w:rPr>
          <w:rFonts w:asciiTheme="minorHAnsi" w:hAnsiTheme="minorHAnsi"/>
          <w:i/>
          <w:sz w:val="18"/>
          <w:szCs w:val="18"/>
        </w:rPr>
        <w:t>V</w:t>
      </w:r>
      <w:r w:rsidRPr="00F7244F">
        <w:rPr>
          <w:rFonts w:asciiTheme="minorHAnsi" w:hAnsiTheme="minorHAnsi"/>
          <w:i/>
          <w:sz w:val="18"/>
          <w:szCs w:val="18"/>
        </w:rPr>
        <w:t>erification:</w:t>
      </w:r>
      <w:r w:rsidRPr="00F7244F">
        <w:rPr>
          <w:rFonts w:asciiTheme="minorHAnsi" w:hAnsiTheme="minorHAnsi"/>
          <w:sz w:val="18"/>
          <w:szCs w:val="18"/>
        </w:rPr>
        <w:t xml:space="preserve"> </w:t>
      </w:r>
      <w:r w:rsidRPr="00F7244F">
        <w:rPr>
          <w:rFonts w:ascii="Calibri" w:hAnsi="Calibri"/>
          <w:sz w:val="18"/>
          <w:szCs w:val="18"/>
        </w:rPr>
        <w:t>Select the appropriate airflow test procedure from the following options for the method used to determine actual fan air flow</w:t>
      </w:r>
      <w:r w:rsidRPr="00F7244F">
        <w:rPr>
          <w:rFonts w:ascii="Calibri" w:hAnsi="Calibri"/>
          <w:i/>
          <w:sz w:val="18"/>
          <w:szCs w:val="18"/>
        </w:rPr>
        <w:t>:</w:t>
      </w:r>
    </w:p>
    <w:p w14:paraId="149B6EC8" w14:textId="77777777" w:rsidR="00B67308" w:rsidRPr="00F7244F" w:rsidDel="00E1065B"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Fan Flow Meter (aka Plenum Pressure Matching) according to the procedures in RA3.3.3.1.1</w:t>
      </w:r>
    </w:p>
    <w:p w14:paraId="149B6EC9" w14:textId="77777777" w:rsidR="00B67308" w:rsidRPr="00F7244F" w:rsidDel="00E1065B"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Flow Grid Measurement according to the procedures in RA3.3.3.1.2</w:t>
      </w:r>
    </w:p>
    <w:p w14:paraId="149B6ECA" w14:textId="77777777" w:rsidR="00B67308" w:rsidRPr="00F7244F" w:rsidDel="00E1065B"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Powered Flow Capture Hood according to the procedures in RA3.3.3.1.3</w:t>
      </w:r>
    </w:p>
    <w:p w14:paraId="149B6ECB" w14:textId="77777777" w:rsidR="00B67308" w:rsidRPr="00F7244F" w:rsidRDefault="00B67308" w:rsidP="00BD573B">
      <w:pPr>
        <w:keepNext/>
        <w:numPr>
          <w:ilvl w:val="1"/>
          <w:numId w:val="40"/>
        </w:numPr>
        <w:ind w:left="1080"/>
        <w:rPr>
          <w:rFonts w:ascii="Calibri" w:hAnsi="Calibri"/>
          <w:sz w:val="18"/>
          <w:szCs w:val="18"/>
        </w:rPr>
      </w:pPr>
      <w:r w:rsidRPr="00F7244F">
        <w:rPr>
          <w:rFonts w:ascii="Calibri" w:hAnsi="Calibri"/>
          <w:sz w:val="18"/>
          <w:szCs w:val="18"/>
        </w:rPr>
        <w:t>Diagnostic Fan Flow Using Traditional Flow Capture Hood according to the procedures in RA3.3.3.1.4</w:t>
      </w:r>
      <w:r w:rsidRPr="00F7244F">
        <w:rPr>
          <w:rFonts w:ascii="Calibri" w:hAnsi="Calibri"/>
          <w:sz w:val="18"/>
          <w:szCs w:val="18"/>
        </w:rPr>
        <w:tab/>
      </w:r>
    </w:p>
    <w:p w14:paraId="149B6ECC" w14:textId="77777777" w:rsidR="00B67308" w:rsidRPr="00F7244F" w:rsidRDefault="00B67308" w:rsidP="00C306D5">
      <w:pPr>
        <w:keepNext/>
        <w:numPr>
          <w:ilvl w:val="0"/>
          <w:numId w:val="40"/>
        </w:numPr>
        <w:ind w:left="360"/>
        <w:rPr>
          <w:rFonts w:asciiTheme="minorHAnsi" w:hAnsiTheme="minorHAnsi"/>
          <w:i/>
          <w:sz w:val="18"/>
          <w:szCs w:val="18"/>
        </w:rPr>
      </w:pPr>
      <w:r w:rsidRPr="00F7244F">
        <w:rPr>
          <w:rFonts w:asciiTheme="minorHAnsi" w:hAnsiTheme="minorHAnsi"/>
          <w:i/>
          <w:sz w:val="18"/>
          <w:szCs w:val="18"/>
        </w:rPr>
        <w:t xml:space="preserve">Manufacturer of Airflow Measurement Apparatus: </w:t>
      </w:r>
      <w:r w:rsidRPr="00F7244F">
        <w:rPr>
          <w:rFonts w:asciiTheme="minorHAnsi" w:hAnsiTheme="minorHAnsi"/>
          <w:sz w:val="18"/>
          <w:szCs w:val="18"/>
        </w:rPr>
        <w:t>Enter the</w:t>
      </w:r>
      <w:r w:rsidRPr="00F7244F">
        <w:rPr>
          <w:rFonts w:asciiTheme="minorHAnsi" w:hAnsiTheme="minorHAnsi"/>
          <w:i/>
          <w:sz w:val="18"/>
          <w:szCs w:val="18"/>
        </w:rPr>
        <w:t xml:space="preserve"> </w:t>
      </w:r>
      <w:r w:rsidRPr="00F7244F">
        <w:rPr>
          <w:rFonts w:asciiTheme="minorHAnsi" w:hAnsiTheme="minorHAnsi"/>
          <w:sz w:val="18"/>
          <w:szCs w:val="18"/>
        </w:rPr>
        <w:t xml:space="preserve">name of the manufacturer of the airflow measurement tool used to measure the airflow for this test. </w:t>
      </w:r>
    </w:p>
    <w:p w14:paraId="149B6ECD" w14:textId="77777777" w:rsidR="00B67308" w:rsidRPr="00F7244F" w:rsidRDefault="00B67308" w:rsidP="00BF0B77">
      <w:pPr>
        <w:keepNext/>
        <w:numPr>
          <w:ilvl w:val="0"/>
          <w:numId w:val="40"/>
        </w:numPr>
        <w:ind w:left="360"/>
        <w:rPr>
          <w:rFonts w:asciiTheme="minorHAnsi" w:hAnsiTheme="minorHAnsi"/>
          <w:i/>
          <w:sz w:val="18"/>
          <w:szCs w:val="18"/>
        </w:rPr>
      </w:pPr>
      <w:r w:rsidRPr="00F7244F">
        <w:rPr>
          <w:rFonts w:asciiTheme="minorHAnsi" w:hAnsiTheme="minorHAnsi"/>
          <w:i/>
          <w:sz w:val="18"/>
          <w:szCs w:val="18"/>
        </w:rPr>
        <w:t xml:space="preserve">Model number of Airflow Measurement Apparatus: </w:t>
      </w:r>
      <w:r w:rsidRPr="00F7244F">
        <w:rPr>
          <w:rFonts w:asciiTheme="minorHAnsi" w:hAnsiTheme="minorHAnsi"/>
          <w:sz w:val="18"/>
          <w:szCs w:val="18"/>
        </w:rPr>
        <w:t>Enter the</w:t>
      </w:r>
      <w:r w:rsidRPr="00F7244F">
        <w:rPr>
          <w:rFonts w:asciiTheme="minorHAnsi" w:hAnsiTheme="minorHAnsi"/>
          <w:i/>
          <w:sz w:val="18"/>
          <w:szCs w:val="18"/>
        </w:rPr>
        <w:t xml:space="preserve"> </w:t>
      </w:r>
      <w:r w:rsidRPr="00F7244F">
        <w:rPr>
          <w:rFonts w:asciiTheme="minorHAnsi" w:hAnsiTheme="minorHAnsi"/>
          <w:sz w:val="18"/>
          <w:szCs w:val="18"/>
        </w:rPr>
        <w:t>model number of the airflow measurement tool used to measure the airflow for this test.</w:t>
      </w:r>
      <w:r w:rsidRPr="00F7244F">
        <w:rPr>
          <w:sz w:val="18"/>
          <w:szCs w:val="18"/>
        </w:rPr>
        <w:t xml:space="preserve"> </w:t>
      </w:r>
    </w:p>
    <w:p w14:paraId="149B6ECE" w14:textId="3F208E64" w:rsidR="00B67308" w:rsidRPr="00F7244F" w:rsidRDefault="00B67308" w:rsidP="00C306D5">
      <w:pPr>
        <w:keepNext/>
        <w:numPr>
          <w:ilvl w:val="0"/>
          <w:numId w:val="40"/>
        </w:numPr>
        <w:ind w:left="360"/>
        <w:rPr>
          <w:rFonts w:ascii="Calibri" w:hAnsi="Calibri"/>
          <w:i/>
          <w:sz w:val="18"/>
          <w:szCs w:val="18"/>
        </w:rPr>
      </w:pPr>
      <w:r w:rsidRPr="00F7244F">
        <w:rPr>
          <w:rFonts w:asciiTheme="minorHAnsi" w:hAnsiTheme="minorHAnsi"/>
          <w:i/>
          <w:sz w:val="18"/>
          <w:szCs w:val="18"/>
        </w:rPr>
        <w:t xml:space="preserve">Certification Status of the Airflow Measurement Apparatus Accuracy: </w:t>
      </w:r>
      <w:r w:rsidRPr="00F7244F">
        <w:rPr>
          <w:rFonts w:asciiTheme="minorHAnsi" w:hAnsiTheme="minorHAnsi"/>
          <w:sz w:val="18"/>
          <w:szCs w:val="18"/>
        </w:rPr>
        <w:t xml:space="preserve">The measurement apparatus used to perform airflow verification measurements must appear on the CEC list of approved devices found at </w:t>
      </w:r>
      <w:hyperlink r:id="rId15" w:history="1">
        <w:r w:rsidR="00C82F7E" w:rsidRPr="00F7244F">
          <w:rPr>
            <w:rStyle w:val="Hyperlink"/>
            <w:rFonts w:asciiTheme="minorHAnsi" w:hAnsiTheme="minorHAnsi"/>
            <w:sz w:val="18"/>
            <w:szCs w:val="18"/>
          </w:rPr>
          <w:t>http://www.energy.ca.gov/</w:t>
        </w:r>
        <w:r w:rsidR="00FE4A35" w:rsidRPr="00F7244F">
          <w:rPr>
            <w:rStyle w:val="Hyperlink"/>
            <w:rFonts w:asciiTheme="minorHAnsi" w:hAnsiTheme="minorHAnsi"/>
            <w:sz w:val="18"/>
            <w:szCs w:val="18"/>
          </w:rPr>
          <w:t>title24/equipment_cert/ama_fas/index.html</w:t>
        </w:r>
      </w:hyperlink>
      <w:r w:rsidRPr="00F7244F">
        <w:rPr>
          <w:rFonts w:asciiTheme="minorHAnsi" w:hAnsiTheme="minorHAnsi"/>
          <w:sz w:val="18"/>
          <w:szCs w:val="18"/>
        </w:rPr>
        <w:t>, if this is true, select “Certified”, otherwise select “Not Certified”. The latter choice will not allow the system to pass until a certified device is used.</w:t>
      </w:r>
      <w:r w:rsidRPr="00F7244F">
        <w:rPr>
          <w:rFonts w:ascii="Calibri" w:hAnsi="Calibri"/>
          <w:i/>
          <w:sz w:val="18"/>
          <w:szCs w:val="18"/>
        </w:rPr>
        <w:t xml:space="preserve"> </w:t>
      </w:r>
    </w:p>
    <w:p w14:paraId="149B6ECF" w14:textId="77777777" w:rsidR="00B67308" w:rsidRPr="00F7244F" w:rsidDel="00E1065B" w:rsidRDefault="00B67308" w:rsidP="00C306D5">
      <w:pPr>
        <w:keepNext/>
        <w:numPr>
          <w:ilvl w:val="0"/>
          <w:numId w:val="40"/>
        </w:numPr>
        <w:ind w:left="360"/>
        <w:rPr>
          <w:rFonts w:ascii="Calibri" w:hAnsi="Calibri"/>
          <w:i/>
          <w:sz w:val="18"/>
          <w:szCs w:val="18"/>
        </w:rPr>
      </w:pPr>
      <w:r w:rsidRPr="00F7244F">
        <w:rPr>
          <w:rFonts w:ascii="Calibri" w:hAnsi="Calibri"/>
          <w:i/>
          <w:sz w:val="18"/>
          <w:szCs w:val="18"/>
        </w:rPr>
        <w:t xml:space="preserve"> (not visible to user)</w:t>
      </w:r>
    </w:p>
    <w:p w14:paraId="149B6ED0" w14:textId="77777777" w:rsidR="00B67308" w:rsidRPr="00F7244F" w:rsidRDefault="00B67308" w:rsidP="00B67308">
      <w:pPr>
        <w:rPr>
          <w:rFonts w:ascii="Calibri" w:hAnsi="Calibri"/>
          <w:sz w:val="18"/>
          <w:szCs w:val="18"/>
        </w:rPr>
      </w:pPr>
    </w:p>
    <w:p w14:paraId="149B6ED1" w14:textId="75828624" w:rsidR="00B67308" w:rsidRPr="00F7244F" w:rsidRDefault="00B67308" w:rsidP="00B67308">
      <w:pPr>
        <w:rPr>
          <w:rFonts w:ascii="Calibri" w:hAnsi="Calibri"/>
          <w:sz w:val="18"/>
          <w:szCs w:val="18"/>
        </w:rPr>
      </w:pPr>
      <w:r w:rsidRPr="00F7244F">
        <w:rPr>
          <w:rFonts w:ascii="Calibri" w:hAnsi="Calibri"/>
          <w:b/>
          <w:sz w:val="18"/>
          <w:szCs w:val="18"/>
        </w:rPr>
        <w:t>Section D. Alternative to Compliance with Minimum System Airflow Requirements for Altered Systems</w:t>
      </w:r>
    </w:p>
    <w:p w14:paraId="149B6ED2" w14:textId="1E72A026"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11" w:author="Shewmaker, Michael@Energy" w:date="2016-04-28T13:59:00Z">
        <w:r w:rsidRPr="00F7244F" w:rsidDel="00DD00B3">
          <w:rPr>
            <w:rFonts w:ascii="Calibri" w:hAnsi="Calibri"/>
            <w:i/>
            <w:sz w:val="18"/>
            <w:szCs w:val="18"/>
          </w:rPr>
          <w:delText>3.2.2.7</w:delText>
        </w:r>
      </w:del>
      <w:ins w:id="12"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3" w14:textId="15793A99"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13" w:author="Shewmaker, Michael@Energy" w:date="2016-04-28T13:59:00Z">
        <w:r w:rsidRPr="00F7244F" w:rsidDel="00DD00B3">
          <w:rPr>
            <w:rFonts w:ascii="Calibri" w:hAnsi="Calibri"/>
            <w:i/>
            <w:sz w:val="18"/>
            <w:szCs w:val="18"/>
          </w:rPr>
          <w:delText>3.2.2.7</w:delText>
        </w:r>
      </w:del>
      <w:ins w:id="14"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4" w14:textId="61FE4298"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15" w:author="Shewmaker, Michael@Energy" w:date="2016-04-28T13:59:00Z">
        <w:r w:rsidRPr="00F7244F" w:rsidDel="00DD00B3">
          <w:rPr>
            <w:rFonts w:ascii="Calibri" w:hAnsi="Calibri"/>
            <w:i/>
            <w:sz w:val="18"/>
            <w:szCs w:val="18"/>
          </w:rPr>
          <w:delText>3.2.2.7</w:delText>
        </w:r>
      </w:del>
      <w:ins w:id="16"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5" w14:textId="2A391278"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17" w:author="Shewmaker, Michael@Energy" w:date="2016-04-28T13:59:00Z">
        <w:r w:rsidRPr="00F7244F" w:rsidDel="00DD00B3">
          <w:rPr>
            <w:rFonts w:ascii="Calibri" w:hAnsi="Calibri"/>
            <w:i/>
            <w:sz w:val="18"/>
            <w:szCs w:val="18"/>
          </w:rPr>
          <w:delText>3.2.2.7</w:delText>
        </w:r>
      </w:del>
      <w:ins w:id="18"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6" w14:textId="406F7257"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19" w:author="Shewmaker, Michael@Energy" w:date="2016-04-28T13:59:00Z">
        <w:r w:rsidRPr="00F7244F" w:rsidDel="00DD00B3">
          <w:rPr>
            <w:rFonts w:ascii="Calibri" w:hAnsi="Calibri"/>
            <w:i/>
            <w:sz w:val="18"/>
            <w:szCs w:val="18"/>
          </w:rPr>
          <w:delText>3.2.2.7</w:delText>
        </w:r>
      </w:del>
      <w:ins w:id="20"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7" w14:textId="38941812"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21" w:author="Shewmaker, Michael@Energy" w:date="2016-04-28T13:59:00Z">
        <w:r w:rsidRPr="00F7244F" w:rsidDel="00DD00B3">
          <w:rPr>
            <w:rFonts w:ascii="Calibri" w:hAnsi="Calibri"/>
            <w:i/>
            <w:sz w:val="18"/>
            <w:szCs w:val="18"/>
          </w:rPr>
          <w:delText>3.2.2.7</w:delText>
        </w:r>
      </w:del>
      <w:ins w:id="22"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8" w14:textId="64AB3B65"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 xml:space="preserve">Refer to section </w:t>
      </w:r>
      <w:r w:rsidRPr="00F7244F">
        <w:rPr>
          <w:rFonts w:ascii="Calibri" w:hAnsi="Calibri"/>
          <w:i/>
          <w:sz w:val="18"/>
          <w:szCs w:val="18"/>
        </w:rPr>
        <w:t>RA</w:t>
      </w:r>
      <w:del w:id="23" w:author="Shewmaker, Michael@Energy" w:date="2016-04-28T13:59:00Z">
        <w:r w:rsidRPr="00F7244F" w:rsidDel="00DD00B3">
          <w:rPr>
            <w:rFonts w:ascii="Calibri" w:hAnsi="Calibri"/>
            <w:i/>
            <w:sz w:val="18"/>
            <w:szCs w:val="18"/>
          </w:rPr>
          <w:delText>3.2.2.7</w:delText>
        </w:r>
      </w:del>
      <w:ins w:id="24" w:author="Shewmaker, Michael@Energy" w:date="2016-04-28T13:59:00Z">
        <w:r w:rsidR="00DD00B3">
          <w:rPr>
            <w:rFonts w:ascii="Calibri" w:hAnsi="Calibri"/>
            <w:i/>
            <w:sz w:val="18"/>
            <w:szCs w:val="18"/>
          </w:rPr>
          <w:t>3.3.3</w:t>
        </w:r>
      </w:ins>
      <w:r w:rsidRPr="00F7244F">
        <w:rPr>
          <w:rFonts w:ascii="Calibri" w:hAnsi="Calibri"/>
          <w:i/>
          <w:sz w:val="18"/>
          <w:szCs w:val="18"/>
        </w:rPr>
        <w:t>.</w:t>
      </w:r>
      <w:r w:rsidRPr="00F7244F">
        <w:rPr>
          <w:rFonts w:ascii="Calibri" w:hAnsi="Calibri"/>
          <w:sz w:val="18"/>
          <w:szCs w:val="18"/>
        </w:rPr>
        <w:t xml:space="preserve"> for details on this item. Indicate whether completed or not.</w:t>
      </w:r>
    </w:p>
    <w:p w14:paraId="149B6ED9" w14:textId="29B853F4" w:rsidR="00B67308" w:rsidRPr="00F7244F" w:rsidRDefault="00B67308" w:rsidP="00B67308">
      <w:pPr>
        <w:numPr>
          <w:ilvl w:val="0"/>
          <w:numId w:val="41"/>
        </w:numPr>
        <w:rPr>
          <w:rFonts w:asciiTheme="minorHAnsi" w:hAnsiTheme="minorHAnsi"/>
          <w:sz w:val="18"/>
          <w:szCs w:val="18"/>
        </w:rPr>
      </w:pPr>
      <w:r w:rsidRPr="00F7244F">
        <w:rPr>
          <w:rFonts w:asciiTheme="minorHAnsi" w:hAnsiTheme="minorHAnsi"/>
          <w:i/>
          <w:sz w:val="18"/>
          <w:szCs w:val="18"/>
        </w:rPr>
        <w:t>Verification Status:</w:t>
      </w:r>
      <w:r w:rsidRPr="00F7244F">
        <w:rPr>
          <w:rFonts w:asciiTheme="minorHAnsi" w:hAnsiTheme="minorHAnsi"/>
          <w:sz w:val="18"/>
          <w:szCs w:val="18"/>
        </w:rPr>
        <w:t xml:space="preserve"> If this Section does not apply, then select “All </w:t>
      </w:r>
      <w:r w:rsidR="00BD573B">
        <w:rPr>
          <w:rFonts w:asciiTheme="minorHAnsi" w:hAnsiTheme="minorHAnsi"/>
          <w:sz w:val="18"/>
          <w:szCs w:val="18"/>
        </w:rPr>
        <w:t>N/A</w:t>
      </w:r>
      <w:r w:rsidRPr="00F7244F">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149B6EDA" w14:textId="41EDC6D4" w:rsidR="00B67308" w:rsidRPr="00F7244F" w:rsidRDefault="00B67308" w:rsidP="00B67308">
      <w:pPr>
        <w:numPr>
          <w:ilvl w:val="0"/>
          <w:numId w:val="41"/>
        </w:numPr>
        <w:rPr>
          <w:rFonts w:asciiTheme="minorHAnsi" w:hAnsiTheme="minorHAnsi"/>
          <w:sz w:val="18"/>
          <w:szCs w:val="18"/>
        </w:rPr>
      </w:pPr>
      <w:r w:rsidRPr="00F7244F">
        <w:rPr>
          <w:rFonts w:asciiTheme="minorHAnsi" w:hAnsiTheme="minorHAnsi"/>
          <w:i/>
          <w:sz w:val="18"/>
          <w:szCs w:val="18"/>
        </w:rPr>
        <w:t>Correction Notes:</w:t>
      </w:r>
      <w:r w:rsidRPr="00F7244F">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49B6EDB" w14:textId="77777777" w:rsidR="00B67308" w:rsidRPr="00F7244F" w:rsidRDefault="00B67308" w:rsidP="00B67308">
      <w:pPr>
        <w:numPr>
          <w:ilvl w:val="0"/>
          <w:numId w:val="41"/>
        </w:numPr>
        <w:rPr>
          <w:rFonts w:ascii="Calibri" w:hAnsi="Calibri"/>
          <w:sz w:val="18"/>
          <w:szCs w:val="18"/>
        </w:rPr>
      </w:pPr>
      <w:r w:rsidRPr="00F7244F">
        <w:rPr>
          <w:rFonts w:ascii="Calibri" w:hAnsi="Calibri"/>
          <w:sz w:val="18"/>
          <w:szCs w:val="18"/>
        </w:rPr>
        <w:t>If any of the above items could not be completed due to inaccessibility or significant cost, provide additional explanation here.</w:t>
      </w:r>
    </w:p>
    <w:p w14:paraId="149B6EDC" w14:textId="77777777" w:rsidR="00B67308" w:rsidRPr="00F7244F" w:rsidRDefault="00B67308" w:rsidP="00B67308">
      <w:pPr>
        <w:rPr>
          <w:rFonts w:ascii="Calibri" w:hAnsi="Calibri"/>
          <w:sz w:val="18"/>
          <w:szCs w:val="18"/>
        </w:rPr>
      </w:pPr>
    </w:p>
    <w:p w14:paraId="149B6EDD" w14:textId="4698ABA9" w:rsidR="00B67308" w:rsidRPr="00F7244F" w:rsidRDefault="00B67308" w:rsidP="00B67308">
      <w:pPr>
        <w:rPr>
          <w:rFonts w:ascii="Calibri" w:hAnsi="Calibri"/>
          <w:sz w:val="18"/>
          <w:szCs w:val="18"/>
        </w:rPr>
      </w:pPr>
      <w:r w:rsidRPr="00F7244F">
        <w:rPr>
          <w:rFonts w:asciiTheme="minorHAnsi" w:hAnsiTheme="minorHAnsi"/>
          <w:b/>
          <w:sz w:val="18"/>
          <w:szCs w:val="18"/>
        </w:rPr>
        <w:t>Section E. Forced Air System Airflow Rate Measurement - Best Airflow Rate Attainable</w:t>
      </w:r>
    </w:p>
    <w:p w14:paraId="149B6EDE" w14:textId="681AAE83"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Required Minimum System Airflow Rate (cfm/ton): </w:t>
      </w:r>
      <w:r w:rsidRPr="00F7244F">
        <w:rPr>
          <w:rFonts w:ascii="Calibri" w:hAnsi="Calibri"/>
          <w:sz w:val="18"/>
          <w:szCs w:val="18"/>
        </w:rPr>
        <w:t>This field is filled automatically. The target is always 300 cfm/ton for this option.</w:t>
      </w:r>
    </w:p>
    <w:p w14:paraId="149B6EDF" w14:textId="2165FA10"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Required Minimum System Airflow Target (cfm): </w:t>
      </w:r>
      <w:r w:rsidRPr="00F7244F">
        <w:rPr>
          <w:rFonts w:ascii="Calibri" w:hAnsi="Calibri"/>
          <w:sz w:val="18"/>
          <w:szCs w:val="18"/>
        </w:rPr>
        <w:t>This field is calculated automatically. It is the product of the minimum airflow rate per ton and the tonnage of the system condenser.</w:t>
      </w:r>
    </w:p>
    <w:p w14:paraId="149B6EE0" w14:textId="79C1A30A"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Actual System Airflow Rate Measurement (cfm): </w:t>
      </w:r>
      <w:r w:rsidRPr="00F7244F">
        <w:rPr>
          <w:rFonts w:ascii="Calibri" w:hAnsi="Calibri"/>
          <w:sz w:val="18"/>
          <w:szCs w:val="18"/>
        </w:rPr>
        <w:t>Enter the actual tested value of the airflow measured using the apparatus specified above.</w:t>
      </w:r>
    </w:p>
    <w:p w14:paraId="149B6EE1" w14:textId="1B1D93BF" w:rsidR="00B67308" w:rsidRPr="00F7244F" w:rsidRDefault="00B67308" w:rsidP="00B67308">
      <w:pPr>
        <w:numPr>
          <w:ilvl w:val="0"/>
          <w:numId w:val="42"/>
        </w:numPr>
        <w:rPr>
          <w:rFonts w:ascii="Calibri" w:hAnsi="Calibri"/>
          <w:i/>
          <w:sz w:val="18"/>
          <w:szCs w:val="18"/>
        </w:rPr>
      </w:pPr>
      <w:r w:rsidRPr="00F7244F">
        <w:rPr>
          <w:rFonts w:ascii="Calibri" w:hAnsi="Calibri"/>
          <w:i/>
          <w:sz w:val="18"/>
          <w:szCs w:val="18"/>
        </w:rPr>
        <w:t xml:space="preserve">Compliance Statement: </w:t>
      </w:r>
      <w:r w:rsidRPr="00F7244F">
        <w:rPr>
          <w:rFonts w:ascii="Calibri" w:hAnsi="Calibri"/>
          <w:sz w:val="18"/>
          <w:szCs w:val="18"/>
        </w:rPr>
        <w:t xml:space="preserve">This field is filled automatically. Compliance requires that the measured airflow meets the minimum airflow target, however if the criteria of </w:t>
      </w:r>
      <w:r w:rsidRPr="00F7244F">
        <w:rPr>
          <w:rFonts w:ascii="Calibri" w:hAnsi="Calibri"/>
          <w:i/>
          <w:sz w:val="18"/>
          <w:szCs w:val="18"/>
        </w:rPr>
        <w:t>RA</w:t>
      </w:r>
      <w:del w:id="25" w:author="Shewmaker, Michael@Energy" w:date="2016-04-28T13:59:00Z">
        <w:r w:rsidRPr="00F7244F" w:rsidDel="00DD00B3">
          <w:rPr>
            <w:rFonts w:ascii="Calibri" w:hAnsi="Calibri"/>
            <w:i/>
            <w:sz w:val="18"/>
            <w:szCs w:val="18"/>
          </w:rPr>
          <w:delText>3.2.2.7</w:delText>
        </w:r>
      </w:del>
      <w:ins w:id="26" w:author="Shewmaker, Michael@Energy" w:date="2016-04-28T13:59:00Z">
        <w:r w:rsidR="00DD00B3">
          <w:rPr>
            <w:rFonts w:ascii="Calibri" w:hAnsi="Calibri"/>
            <w:i/>
            <w:sz w:val="18"/>
            <w:szCs w:val="18"/>
          </w:rPr>
          <w:t>3.3.3</w:t>
        </w:r>
      </w:ins>
      <w:r w:rsidRPr="00F7244F">
        <w:rPr>
          <w:rFonts w:ascii="Calibri" w:hAnsi="Calibri"/>
          <w:sz w:val="18"/>
          <w:szCs w:val="18"/>
        </w:rPr>
        <w:t xml:space="preserve"> is met the best attainable airflow rate will suffice.</w:t>
      </w:r>
    </w:p>
    <w:p w14:paraId="149B6EE2" w14:textId="695296FD" w:rsidR="00B67308" w:rsidRPr="00F7244F" w:rsidRDefault="00B67308" w:rsidP="00B67308">
      <w:pPr>
        <w:numPr>
          <w:ilvl w:val="0"/>
          <w:numId w:val="42"/>
        </w:numPr>
        <w:rPr>
          <w:rFonts w:ascii="Calibri" w:hAnsi="Calibri"/>
          <w:i/>
          <w:sz w:val="18"/>
          <w:szCs w:val="18"/>
        </w:rPr>
      </w:pPr>
      <w:r w:rsidRPr="00F7244F">
        <w:rPr>
          <w:rFonts w:asciiTheme="minorHAnsi" w:hAnsiTheme="minorHAnsi"/>
          <w:i/>
          <w:sz w:val="18"/>
          <w:szCs w:val="18"/>
        </w:rPr>
        <w:t>HERS Sample Group Eligibility</w:t>
      </w:r>
      <w:r w:rsidRPr="00F7244F">
        <w:rPr>
          <w:rFonts w:ascii="Calibri" w:hAnsi="Calibri"/>
          <w:i/>
          <w:sz w:val="18"/>
          <w:szCs w:val="18"/>
        </w:rPr>
        <w:t>:</w:t>
      </w:r>
      <w:r w:rsidRPr="00F7244F">
        <w:rPr>
          <w:rFonts w:ascii="Calibri" w:hAnsi="Calibri"/>
          <w:sz w:val="18"/>
          <w:szCs w:val="18"/>
        </w:rPr>
        <w:t xml:space="preserve"> This field is filled out automatically. If the minimum airflow rate cannot be met and the criteria of </w:t>
      </w:r>
      <w:r w:rsidRPr="00F7244F">
        <w:rPr>
          <w:rFonts w:ascii="Calibri" w:hAnsi="Calibri"/>
          <w:i/>
          <w:sz w:val="18"/>
          <w:szCs w:val="18"/>
        </w:rPr>
        <w:t>RA</w:t>
      </w:r>
      <w:del w:id="27" w:author="Shewmaker, Michael@Energy" w:date="2016-04-28T13:59:00Z">
        <w:r w:rsidRPr="00F7244F" w:rsidDel="00DD00B3">
          <w:rPr>
            <w:rFonts w:ascii="Calibri" w:hAnsi="Calibri"/>
            <w:i/>
            <w:sz w:val="18"/>
            <w:szCs w:val="18"/>
          </w:rPr>
          <w:delText>3.2.2.7</w:delText>
        </w:r>
      </w:del>
      <w:ins w:id="28" w:author="Shewmaker, Michael@Energy" w:date="2016-04-28T13:59:00Z">
        <w:r w:rsidR="00DD00B3">
          <w:rPr>
            <w:rFonts w:ascii="Calibri" w:hAnsi="Calibri"/>
            <w:i/>
            <w:sz w:val="18"/>
            <w:szCs w:val="18"/>
          </w:rPr>
          <w:t>3.3.3</w:t>
        </w:r>
      </w:ins>
      <w:r w:rsidRPr="00F7244F">
        <w:rPr>
          <w:rFonts w:ascii="Calibri" w:hAnsi="Calibri"/>
          <w:sz w:val="18"/>
          <w:szCs w:val="18"/>
        </w:rPr>
        <w:t xml:space="preserve"> is used, the system cannot be included in a HERS sample group.</w:t>
      </w:r>
    </w:p>
    <w:p w14:paraId="149B6EE3" w14:textId="77777777" w:rsidR="00B67308" w:rsidRPr="00F7244F" w:rsidRDefault="00B67308" w:rsidP="00B67308">
      <w:pPr>
        <w:rPr>
          <w:rFonts w:ascii="Calibri" w:hAnsi="Calibri"/>
          <w:i/>
          <w:sz w:val="18"/>
          <w:szCs w:val="18"/>
        </w:rPr>
      </w:pPr>
    </w:p>
    <w:p w14:paraId="149B6EE4" w14:textId="77777777" w:rsidR="00B67308" w:rsidRPr="00F7244F" w:rsidRDefault="00B67308" w:rsidP="00600D0C">
      <w:pPr>
        <w:keepNext/>
        <w:rPr>
          <w:rFonts w:ascii="Calibri" w:hAnsi="Calibri"/>
          <w:b/>
          <w:sz w:val="18"/>
          <w:szCs w:val="18"/>
        </w:rPr>
      </w:pPr>
      <w:r w:rsidRPr="00F7244F">
        <w:rPr>
          <w:rFonts w:ascii="Calibri" w:hAnsi="Calibri"/>
          <w:b/>
          <w:sz w:val="18"/>
          <w:szCs w:val="18"/>
        </w:rPr>
        <w:t xml:space="preserve">Section </w:t>
      </w:r>
      <w:r w:rsidRPr="00F7244F">
        <w:rPr>
          <w:rFonts w:asciiTheme="minorHAnsi" w:hAnsiTheme="minorHAnsi"/>
          <w:b/>
          <w:sz w:val="18"/>
          <w:szCs w:val="18"/>
        </w:rPr>
        <w:t>F. Additional Requirements</w:t>
      </w:r>
      <w:r w:rsidRPr="00F7244F" w:rsidDel="0061750C">
        <w:rPr>
          <w:rFonts w:ascii="Calibri" w:hAnsi="Calibri"/>
          <w:b/>
          <w:sz w:val="18"/>
          <w:szCs w:val="18"/>
        </w:rPr>
        <w:t xml:space="preserve"> </w:t>
      </w:r>
    </w:p>
    <w:p w14:paraId="149B6EE5"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6"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7"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8"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9"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A"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B"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C" w14:textId="77777777"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sz w:val="18"/>
          <w:szCs w:val="18"/>
        </w:rPr>
        <w:t>This field must be a true statement (or not applicable) for the system to comply.</w:t>
      </w:r>
    </w:p>
    <w:p w14:paraId="149B6EED" w14:textId="1F797AA1"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i/>
          <w:sz w:val="18"/>
          <w:szCs w:val="18"/>
        </w:rPr>
        <w:t>Verification Status:</w:t>
      </w:r>
      <w:r w:rsidRPr="00F7244F">
        <w:rPr>
          <w:rFonts w:asciiTheme="minorHAnsi" w:hAnsiTheme="minorHAnsi"/>
          <w:sz w:val="18"/>
          <w:szCs w:val="18"/>
        </w:rPr>
        <w:t xml:space="preserve"> If this Section does not apply, then select “All </w:t>
      </w:r>
      <w:r w:rsidR="00BD573B">
        <w:rPr>
          <w:rFonts w:asciiTheme="minorHAnsi" w:hAnsiTheme="minorHAnsi"/>
          <w:sz w:val="18"/>
          <w:szCs w:val="18"/>
        </w:rPr>
        <w:t>N/A</w:t>
      </w:r>
      <w:r w:rsidRPr="00F7244F">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149B6EEE" w14:textId="6746C169" w:rsidR="00B67308" w:rsidRPr="00F7244F" w:rsidRDefault="00B67308" w:rsidP="00600D0C">
      <w:pPr>
        <w:keepNext/>
        <w:numPr>
          <w:ilvl w:val="0"/>
          <w:numId w:val="43"/>
        </w:numPr>
        <w:ind w:left="360" w:hanging="360"/>
        <w:rPr>
          <w:rFonts w:asciiTheme="minorHAnsi" w:hAnsiTheme="minorHAnsi"/>
          <w:sz w:val="18"/>
          <w:szCs w:val="18"/>
        </w:rPr>
      </w:pPr>
      <w:r w:rsidRPr="00F7244F">
        <w:rPr>
          <w:rFonts w:asciiTheme="minorHAnsi" w:hAnsiTheme="minorHAnsi"/>
          <w:i/>
          <w:sz w:val="18"/>
          <w:szCs w:val="18"/>
        </w:rPr>
        <w:t>Correction Notes:</w:t>
      </w:r>
      <w:r w:rsidRPr="00F7244F">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49B6EF2" w14:textId="77777777" w:rsidR="00B67308" w:rsidRDefault="00B67308" w:rsidP="000B5785">
      <w:pPr>
        <w:rPr>
          <w:rFonts w:ascii="Calibri" w:hAnsi="Calibri"/>
          <w:b/>
        </w:rPr>
      </w:pPr>
    </w:p>
    <w:p w14:paraId="149B6EF3" w14:textId="77777777" w:rsidR="003C1763" w:rsidRPr="00D83E48" w:rsidRDefault="003C1763" w:rsidP="0009456E">
      <w:pPr>
        <w:rPr>
          <w:rFonts w:ascii="Calibri" w:hAnsi="Calibri"/>
        </w:rPr>
      </w:pPr>
    </w:p>
    <w:p w14:paraId="149B6EF4" w14:textId="77777777" w:rsidR="003C1763" w:rsidRPr="00D83E48" w:rsidRDefault="003C1763" w:rsidP="0009456E">
      <w:pPr>
        <w:rPr>
          <w:rFonts w:ascii="Calibri" w:hAnsi="Calibri"/>
        </w:rPr>
        <w:sectPr w:rsidR="003C1763" w:rsidRPr="00D83E48" w:rsidSect="00D16D9F">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E4B6C" w:rsidRPr="00966F61" w14:paraId="149B6EF6" w14:textId="77777777" w:rsidTr="005C1365">
        <w:trPr>
          <w:cantSplit/>
          <w:trHeight w:val="144"/>
        </w:trPr>
        <w:tc>
          <w:tcPr>
            <w:tcW w:w="11030" w:type="dxa"/>
            <w:gridSpan w:val="3"/>
            <w:tcBorders>
              <w:top w:val="single" w:sz="4" w:space="0" w:color="auto"/>
            </w:tcBorders>
            <w:vAlign w:val="center"/>
          </w:tcPr>
          <w:p w14:paraId="149B6EF5" w14:textId="77777777" w:rsidR="002E4B6C" w:rsidRPr="00966F61" w:rsidRDefault="002E4B6C" w:rsidP="005C1365">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E4B6C" w:rsidRPr="00966F61" w14:paraId="149B6EFA" w14:textId="77777777" w:rsidTr="005C1365">
        <w:trPr>
          <w:cantSplit/>
          <w:trHeight w:val="144"/>
        </w:trPr>
        <w:tc>
          <w:tcPr>
            <w:tcW w:w="475" w:type="dxa"/>
            <w:vAlign w:val="center"/>
          </w:tcPr>
          <w:p w14:paraId="149B6EF7" w14:textId="77777777" w:rsidR="002E4B6C" w:rsidRPr="00966F61" w:rsidRDefault="002E4B6C" w:rsidP="005C1365">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49B6EF8" w14:textId="126234CE" w:rsidR="002E4B6C" w:rsidRPr="00966F61" w:rsidRDefault="002E4B6C" w:rsidP="005C1365">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149B6EF9" w14:textId="77777777" w:rsidR="002E4B6C" w:rsidRDefault="002E4B6C" w:rsidP="005C1365">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E4B6C" w:rsidRPr="00966F61" w14:paraId="149B6EFE" w14:textId="77777777" w:rsidTr="005C1365">
        <w:trPr>
          <w:cantSplit/>
          <w:trHeight w:val="144"/>
        </w:trPr>
        <w:tc>
          <w:tcPr>
            <w:tcW w:w="475" w:type="dxa"/>
            <w:vAlign w:val="center"/>
          </w:tcPr>
          <w:p w14:paraId="149B6EFB"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49B6EFC" w14:textId="5C906CCB" w:rsidR="002E4B6C" w:rsidRPr="00966F61" w:rsidRDefault="002E4B6C" w:rsidP="005C1365">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149B6EFD" w14:textId="77777777" w:rsidR="002E4B6C" w:rsidRDefault="002E4B6C" w:rsidP="005C1365">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E4B6C" w:rsidRPr="00966F61" w14:paraId="149B6F02" w14:textId="77777777" w:rsidTr="005C1365">
        <w:trPr>
          <w:cantSplit/>
          <w:trHeight w:val="144"/>
        </w:trPr>
        <w:tc>
          <w:tcPr>
            <w:tcW w:w="475" w:type="dxa"/>
            <w:vAlign w:val="center"/>
          </w:tcPr>
          <w:p w14:paraId="149B6EFF"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149B6F00" w14:textId="73DA747C" w:rsidR="002E4B6C" w:rsidRPr="00966F61" w:rsidRDefault="002E4B6C" w:rsidP="005C1365">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49B6F01" w14:textId="77777777" w:rsidR="002E4B6C" w:rsidRPr="00966F61" w:rsidRDefault="002E4B6C" w:rsidP="005C1365">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E4B6C" w:rsidRPr="00966F61" w14:paraId="149B6F08" w14:textId="77777777" w:rsidTr="005C1365">
        <w:trPr>
          <w:cantSplit/>
          <w:trHeight w:val="144"/>
        </w:trPr>
        <w:tc>
          <w:tcPr>
            <w:tcW w:w="475" w:type="dxa"/>
            <w:vAlign w:val="center"/>
          </w:tcPr>
          <w:p w14:paraId="149B6F03"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149B6F04" w14:textId="2BAA9D29" w:rsidR="002E4B6C" w:rsidRPr="00966F61" w:rsidRDefault="002E4B6C" w:rsidP="005C136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149B6F05" w14:textId="77777777" w:rsidR="002E4B6C" w:rsidRPr="00966F61" w:rsidRDefault="002E4B6C" w:rsidP="005C1365">
            <w:pPr>
              <w:rPr>
                <w:rFonts w:asciiTheme="minorHAnsi" w:hAnsiTheme="minorHAnsi"/>
                <w:sz w:val="18"/>
                <w:szCs w:val="18"/>
              </w:rPr>
            </w:pPr>
            <w:r w:rsidRPr="00966F61">
              <w:rPr>
                <w:rFonts w:asciiTheme="minorHAnsi" w:hAnsiTheme="minorHAnsi"/>
                <w:sz w:val="18"/>
                <w:szCs w:val="18"/>
              </w:rPr>
              <w:t>&lt;&lt;calculated field:</w:t>
            </w:r>
          </w:p>
          <w:p w14:paraId="149B6F06" w14:textId="77777777" w:rsidR="002E4B6C" w:rsidRPr="00966F61" w:rsidRDefault="002E4B6C" w:rsidP="005C1365">
            <w:pPr>
              <w:rPr>
                <w:rFonts w:asciiTheme="minorHAnsi" w:hAnsiTheme="minorHAnsi"/>
                <w:sz w:val="18"/>
                <w:szCs w:val="18"/>
              </w:rPr>
            </w:pPr>
            <w:r w:rsidRPr="00966F61">
              <w:rPr>
                <w:rFonts w:asciiTheme="minorHAnsi" w:hAnsiTheme="minorHAnsi"/>
                <w:sz w:val="18"/>
                <w:szCs w:val="18"/>
              </w:rPr>
              <w:t>if cooling system type</w:t>
            </w:r>
            <w:r w:rsidR="001A3589">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149B6F07" w14:textId="77777777" w:rsidR="002E4B6C" w:rsidRPr="00966F61" w:rsidRDefault="002E4B6C" w:rsidP="001A3589">
            <w:pPr>
              <w:rPr>
                <w:rFonts w:asciiTheme="minorHAnsi" w:hAnsiTheme="minorHAnsi"/>
                <w:sz w:val="18"/>
                <w:szCs w:val="18"/>
              </w:rPr>
            </w:pPr>
            <w:r w:rsidRPr="00966F61">
              <w:rPr>
                <w:rFonts w:asciiTheme="minorHAnsi" w:hAnsiTheme="minorHAnsi"/>
                <w:sz w:val="18"/>
                <w:szCs w:val="18"/>
              </w:rPr>
              <w:t xml:space="preserve">else </w:t>
            </w:r>
            <w:r w:rsidR="001A3589">
              <w:rPr>
                <w:rFonts w:asciiTheme="minorHAnsi" w:hAnsiTheme="minorHAnsi"/>
                <w:sz w:val="18"/>
                <w:szCs w:val="18"/>
              </w:rPr>
              <w:t xml:space="preserve"> enter the nominal ton value:</w:t>
            </w:r>
            <w:r w:rsidR="001A3589" w:rsidRPr="00966F61">
              <w:rPr>
                <w:rFonts w:asciiTheme="minorHAnsi" w:hAnsiTheme="minorHAnsi"/>
                <w:sz w:val="18"/>
                <w:szCs w:val="18"/>
              </w:rPr>
              <w:t xml:space="preserv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2E4B6C" w:rsidRPr="00966F61" w14:paraId="149B6F11" w14:textId="77777777" w:rsidTr="005C1365">
        <w:trPr>
          <w:cantSplit/>
          <w:trHeight w:val="144"/>
        </w:trPr>
        <w:tc>
          <w:tcPr>
            <w:tcW w:w="475" w:type="dxa"/>
            <w:vAlign w:val="center"/>
          </w:tcPr>
          <w:p w14:paraId="149B6F09" w14:textId="77777777" w:rsidR="002E4B6C" w:rsidRPr="00966F61" w:rsidRDefault="002E4B6C" w:rsidP="005C136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149B6F0A" w14:textId="70FBD0CE" w:rsidR="002E4B6C" w:rsidRPr="00966F61" w:rsidRDefault="002E4B6C" w:rsidP="005C136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49B6F0B" w14:textId="77777777" w:rsidR="002E4B6C" w:rsidRDefault="002E4B6C" w:rsidP="005C1365">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49B6F0C" w14:textId="77777777" w:rsidR="00C9592F" w:rsidRDefault="00C9592F" w:rsidP="00C9592F">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149B6F0D" w14:textId="77777777" w:rsidR="00C9592F" w:rsidRDefault="00C9592F" w:rsidP="00C9592F">
            <w:pPr>
              <w:rPr>
                <w:rFonts w:asciiTheme="minorHAnsi" w:hAnsiTheme="minorHAnsi"/>
                <w:sz w:val="18"/>
                <w:szCs w:val="18"/>
              </w:rPr>
            </w:pPr>
            <w:r>
              <w:rPr>
                <w:rFonts w:asciiTheme="minorHAnsi" w:hAnsiTheme="minorHAnsi"/>
                <w:sz w:val="18"/>
                <w:szCs w:val="18"/>
              </w:rPr>
              <w:t>then display text n/a –Condenser Speed requirements do not apply;</w:t>
            </w:r>
          </w:p>
          <w:p w14:paraId="149B6F0E" w14:textId="77777777" w:rsidR="002E4B6C" w:rsidRDefault="002E4B6C" w:rsidP="005C1365">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149B6F0F" w14:textId="77777777" w:rsidR="002E4B6C" w:rsidRDefault="002E4B6C" w:rsidP="005C1365">
            <w:pPr>
              <w:rPr>
                <w:rFonts w:asciiTheme="minorHAnsi" w:hAnsiTheme="minorHAnsi"/>
                <w:sz w:val="18"/>
                <w:szCs w:val="18"/>
              </w:rPr>
            </w:pPr>
            <w:r>
              <w:rPr>
                <w:rFonts w:asciiTheme="minorHAnsi" w:hAnsiTheme="minorHAnsi"/>
                <w:sz w:val="18"/>
                <w:szCs w:val="18"/>
              </w:rPr>
              <w:t xml:space="preserve"> then display value for Condenser Speed Type</w:t>
            </w:r>
          </w:p>
          <w:p w14:paraId="149B6F10" w14:textId="77777777" w:rsidR="002E4B6C" w:rsidRDefault="002E4B6C" w:rsidP="005C1365">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E4B6C" w:rsidRPr="00966F61" w14:paraId="149B6F1A" w14:textId="77777777" w:rsidTr="005C1365">
        <w:trPr>
          <w:cantSplit/>
          <w:trHeight w:val="144"/>
        </w:trPr>
        <w:tc>
          <w:tcPr>
            <w:tcW w:w="475" w:type="dxa"/>
            <w:vAlign w:val="center"/>
          </w:tcPr>
          <w:p w14:paraId="149B6F12" w14:textId="77777777" w:rsidR="002E4B6C" w:rsidRPr="00966F61" w:rsidRDefault="002E4B6C" w:rsidP="005C136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149B6F13" w14:textId="078650D9" w:rsidR="002E4B6C" w:rsidRPr="00966F61" w:rsidRDefault="002E4B6C" w:rsidP="005C136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49B6F14" w14:textId="77777777" w:rsidR="002E4B6C" w:rsidRDefault="002E4B6C" w:rsidP="005C1365">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49B6F15" w14:textId="77777777" w:rsidR="002E4B6C" w:rsidRDefault="002E4B6C" w:rsidP="005C1365">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49B6F16" w14:textId="77777777" w:rsidR="002E4B6C" w:rsidRDefault="002E4B6C" w:rsidP="005C1365">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49B6F17" w14:textId="77777777" w:rsidR="002E4B6C" w:rsidRDefault="002E4B6C" w:rsidP="005C1365">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49B6F18" w14:textId="77777777" w:rsidR="002E4B6C" w:rsidRDefault="002E4B6C" w:rsidP="005C1365">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49B6F19" w14:textId="77777777" w:rsidR="002E4B6C" w:rsidRDefault="002E4B6C" w:rsidP="005C1365">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E4B6C" w:rsidRPr="00966F61" w14:paraId="149B6F25" w14:textId="77777777" w:rsidTr="005C1365">
        <w:trPr>
          <w:cantSplit/>
          <w:trHeight w:val="144"/>
        </w:trPr>
        <w:tc>
          <w:tcPr>
            <w:tcW w:w="475" w:type="dxa"/>
            <w:vAlign w:val="center"/>
          </w:tcPr>
          <w:p w14:paraId="149B6F1B"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149B6F1C" w14:textId="46D8386C" w:rsidR="002E4B6C" w:rsidRPr="00966F61" w:rsidRDefault="002E4B6C" w:rsidP="005C1365">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49B6F1D" w14:textId="77777777" w:rsidR="004606C9" w:rsidRDefault="004606C9" w:rsidP="004606C9">
            <w:pPr>
              <w:rPr>
                <w:rFonts w:asciiTheme="minorHAnsi" w:hAnsiTheme="minorHAnsi"/>
                <w:sz w:val="18"/>
                <w:szCs w:val="18"/>
              </w:rPr>
            </w:pPr>
            <w:r>
              <w:rPr>
                <w:rFonts w:asciiTheme="minorHAnsi" w:hAnsiTheme="minorHAnsi"/>
                <w:sz w:val="18"/>
                <w:szCs w:val="18"/>
              </w:rPr>
              <w:t>&lt;&lt;calculated field:</w:t>
            </w:r>
          </w:p>
          <w:p w14:paraId="149B6F1E" w14:textId="77777777" w:rsidR="004606C9" w:rsidRDefault="004606C9" w:rsidP="004606C9">
            <w:pPr>
              <w:rPr>
                <w:rFonts w:asciiTheme="minorHAnsi" w:hAnsiTheme="minorHAnsi"/>
                <w:sz w:val="18"/>
                <w:szCs w:val="18"/>
              </w:rPr>
            </w:pPr>
            <w:r>
              <w:rPr>
                <w:rFonts w:asciiTheme="minorHAnsi" w:hAnsiTheme="minorHAnsi"/>
                <w:sz w:val="18"/>
                <w:szCs w:val="18"/>
              </w:rPr>
              <w:t xml:space="preserve">reference value from MCH-01; </w:t>
            </w:r>
          </w:p>
          <w:p w14:paraId="149B6F1F" w14:textId="77777777" w:rsidR="004606C9" w:rsidRDefault="004606C9" w:rsidP="004606C9">
            <w:pPr>
              <w:rPr>
                <w:rFonts w:asciiTheme="minorHAnsi" w:hAnsiTheme="minorHAnsi"/>
                <w:sz w:val="18"/>
                <w:szCs w:val="18"/>
              </w:rPr>
            </w:pPr>
            <w:r>
              <w:rPr>
                <w:rFonts w:asciiTheme="minorHAnsi" w:hAnsiTheme="minorHAnsi"/>
                <w:sz w:val="18"/>
                <w:szCs w:val="18"/>
              </w:rPr>
              <w:t xml:space="preserve">note: allowable values = </w:t>
            </w:r>
          </w:p>
          <w:p w14:paraId="149B6F20" w14:textId="77777777" w:rsidR="004606C9" w:rsidRDefault="004606C9" w:rsidP="004606C9">
            <w:pPr>
              <w:keepNext/>
              <w:rPr>
                <w:rFonts w:ascii="Calibri" w:hAnsi="Calibri"/>
                <w:sz w:val="16"/>
                <w:szCs w:val="16"/>
              </w:rPr>
            </w:pPr>
            <w:r>
              <w:rPr>
                <w:rFonts w:ascii="Calibri" w:hAnsi="Calibri"/>
                <w:sz w:val="16"/>
                <w:szCs w:val="16"/>
              </w:rPr>
              <w:t>*CFI System</w:t>
            </w:r>
          </w:p>
          <w:p w14:paraId="149B6F24" w14:textId="31F603D2" w:rsidR="002E4B6C" w:rsidRDefault="004606C9" w:rsidP="005C1365">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tc>
      </w:tr>
      <w:tr w:rsidR="002E4B6C" w:rsidRPr="00966F61" w14:paraId="149B6F2C" w14:textId="77777777" w:rsidTr="005C1365">
        <w:trPr>
          <w:cantSplit/>
          <w:trHeight w:val="144"/>
        </w:trPr>
        <w:tc>
          <w:tcPr>
            <w:tcW w:w="475" w:type="dxa"/>
            <w:vAlign w:val="center"/>
          </w:tcPr>
          <w:p w14:paraId="149B6F26"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149B6F27" w14:textId="6FF96BC9" w:rsidR="002E4B6C" w:rsidRPr="00966F61" w:rsidRDefault="002E4B6C" w:rsidP="005C1365">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49B6F28" w14:textId="77777777" w:rsidR="00483A9E" w:rsidRDefault="002E4B6C" w:rsidP="00483A9E">
            <w:pPr>
              <w:rPr>
                <w:rFonts w:asciiTheme="minorHAnsi" w:hAnsiTheme="minorHAnsi"/>
                <w:sz w:val="18"/>
                <w:szCs w:val="18"/>
              </w:rPr>
            </w:pPr>
            <w:r w:rsidRPr="00966F61">
              <w:rPr>
                <w:rFonts w:asciiTheme="minorHAnsi" w:hAnsiTheme="minorHAnsi"/>
                <w:sz w:val="18"/>
                <w:szCs w:val="18"/>
              </w:rPr>
              <w:t>&lt;&lt;calculated field:</w:t>
            </w:r>
            <w:r w:rsidR="00483A9E" w:rsidDel="00483A9E">
              <w:rPr>
                <w:rFonts w:asciiTheme="minorHAnsi" w:hAnsiTheme="minorHAnsi"/>
                <w:sz w:val="18"/>
                <w:szCs w:val="18"/>
              </w:rPr>
              <w:t xml:space="preserve"> </w:t>
            </w:r>
            <w:r w:rsidR="00483A9E">
              <w:rPr>
                <w:rFonts w:asciiTheme="minorHAnsi" w:hAnsiTheme="minorHAnsi"/>
                <w:sz w:val="18"/>
                <w:szCs w:val="18"/>
              </w:rPr>
              <w:t>As default, reference the value on the CF2R-MCH-23b;allow user to override the default value and select from list:</w:t>
            </w:r>
          </w:p>
          <w:p w14:paraId="149B6F29" w14:textId="77777777" w:rsidR="00483A9E" w:rsidRDefault="00483A9E" w:rsidP="00483A9E">
            <w:pPr>
              <w:rPr>
                <w:rFonts w:asciiTheme="minorHAnsi" w:hAnsiTheme="minorHAnsi"/>
                <w:sz w:val="18"/>
                <w:szCs w:val="18"/>
              </w:rPr>
            </w:pPr>
            <w:r>
              <w:rPr>
                <w:rFonts w:asciiTheme="minorHAnsi" w:hAnsiTheme="minorHAnsi"/>
                <w:sz w:val="18"/>
                <w:szCs w:val="18"/>
              </w:rPr>
              <w:t>*Has Bypass Duct</w:t>
            </w:r>
          </w:p>
          <w:p w14:paraId="149B6F2A" w14:textId="77777777" w:rsidR="00483A9E" w:rsidRDefault="00483A9E" w:rsidP="00483A9E">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149B6F2B" w14:textId="77777777" w:rsidR="002E4B6C" w:rsidRPr="00966F61" w:rsidRDefault="00483A9E" w:rsidP="00483A9E">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or the system may be reported as a fail - see Section F field 3 below</w:t>
            </w:r>
          </w:p>
        </w:tc>
      </w:tr>
      <w:tr w:rsidR="002E4B6C" w:rsidRPr="00966F61" w14:paraId="149B6F30" w14:textId="77777777" w:rsidTr="005C1365">
        <w:trPr>
          <w:cantSplit/>
          <w:trHeight w:val="144"/>
        </w:trPr>
        <w:tc>
          <w:tcPr>
            <w:tcW w:w="475" w:type="dxa"/>
            <w:vAlign w:val="center"/>
          </w:tcPr>
          <w:p w14:paraId="149B6F2D" w14:textId="77777777" w:rsidR="002E4B6C" w:rsidRPr="00966F61" w:rsidRDefault="002E4B6C" w:rsidP="005C1365">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149B6F2E" w14:textId="4EA8F514" w:rsidR="002E4B6C" w:rsidRPr="00966F61" w:rsidRDefault="002E4B6C" w:rsidP="005C1365">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49B6F2F"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E4B6C" w:rsidRPr="00966F61" w14:paraId="149B6F38" w14:textId="77777777" w:rsidTr="005C1365">
        <w:trPr>
          <w:cantSplit/>
          <w:trHeight w:val="144"/>
        </w:trPr>
        <w:tc>
          <w:tcPr>
            <w:tcW w:w="475" w:type="dxa"/>
            <w:vAlign w:val="center"/>
          </w:tcPr>
          <w:p w14:paraId="149B6F31" w14:textId="77777777" w:rsidR="002E4B6C" w:rsidRPr="00966F61" w:rsidDel="006E5AE2" w:rsidRDefault="002E4B6C" w:rsidP="005C1365">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49B6F32" w14:textId="42CEF23B" w:rsidR="002E4B6C" w:rsidRPr="00966F61" w:rsidRDefault="002E4B6C" w:rsidP="00BF0B77">
            <w:pPr>
              <w:keepNext/>
              <w:rPr>
                <w:rFonts w:asciiTheme="minorHAnsi" w:hAnsiTheme="minorHAnsi"/>
                <w:sz w:val="18"/>
                <w:szCs w:val="18"/>
              </w:rPr>
            </w:pPr>
            <w:r w:rsidRPr="00966F61">
              <w:rPr>
                <w:rFonts w:asciiTheme="minorHAnsi" w:hAnsiTheme="minorHAnsi"/>
                <w:sz w:val="18"/>
                <w:szCs w:val="18"/>
              </w:rPr>
              <w:t xml:space="preserve">Airflow Rate Protocol </w:t>
            </w:r>
            <w:r w:rsidR="00BF0B77">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49B6F33"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 xml:space="preserve">&lt;&lt;Calculated field:  </w:t>
            </w:r>
            <w:r>
              <w:rPr>
                <w:rFonts w:asciiTheme="minorHAnsi" w:hAnsiTheme="minorHAnsi"/>
                <w:sz w:val="18"/>
                <w:szCs w:val="18"/>
              </w:rPr>
              <w:t>reference</w:t>
            </w:r>
            <w:r w:rsidRPr="00A33D4F">
              <w:rPr>
                <w:rFonts w:asciiTheme="minorHAnsi" w:hAnsiTheme="minorHAnsi"/>
                <w:sz w:val="16"/>
                <w:szCs w:val="16"/>
              </w:rPr>
              <w:t xml:space="preserve"> </w:t>
            </w:r>
            <w:r>
              <w:rPr>
                <w:rFonts w:asciiTheme="minorHAnsi" w:hAnsiTheme="minorHAnsi"/>
                <w:sz w:val="16"/>
                <w:szCs w:val="16"/>
              </w:rPr>
              <w:t>value from CF2</w:t>
            </w:r>
            <w:r w:rsidRPr="00A33D4F">
              <w:rPr>
                <w:rFonts w:asciiTheme="minorHAnsi" w:hAnsiTheme="minorHAnsi"/>
                <w:sz w:val="16"/>
                <w:szCs w:val="16"/>
              </w:rPr>
              <w:t xml:space="preserve">R as default; </w:t>
            </w:r>
            <w:r>
              <w:rPr>
                <w:rFonts w:asciiTheme="minorHAnsi" w:hAnsiTheme="minorHAnsi"/>
                <w:sz w:val="16"/>
                <w:szCs w:val="16"/>
              </w:rPr>
              <w:t xml:space="preserve">otherwise </w:t>
            </w:r>
            <w:r w:rsidRPr="00A33D4F">
              <w:rPr>
                <w:rFonts w:asciiTheme="minorHAnsi" w:hAnsiTheme="minorHAnsi"/>
                <w:sz w:val="16"/>
                <w:szCs w:val="16"/>
              </w:rPr>
              <w:t>allow user to override the default</w:t>
            </w:r>
            <w:r>
              <w:rPr>
                <w:rFonts w:asciiTheme="minorHAnsi" w:hAnsiTheme="minorHAnsi"/>
                <w:sz w:val="16"/>
                <w:szCs w:val="16"/>
              </w:rPr>
              <w:t xml:space="preserve"> according to the following:</w:t>
            </w:r>
          </w:p>
          <w:p w14:paraId="149B6F34"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49B6F35" w14:textId="77777777" w:rsidR="002E4B6C" w:rsidRDefault="002E4B6C" w:rsidP="005C1365">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149B6F36" w14:textId="0C4A9D93" w:rsidR="002E4B6C" w:rsidRDefault="002E4B6C" w:rsidP="005C1365">
            <w:pPr>
              <w:keepNext/>
              <w:rPr>
                <w:rFonts w:asciiTheme="minorHAnsi" w:hAnsiTheme="minorHAnsi"/>
                <w:sz w:val="18"/>
                <w:szCs w:val="18"/>
              </w:rPr>
            </w:pPr>
            <w:r w:rsidRPr="00966F61">
              <w:rPr>
                <w:rFonts w:asciiTheme="minorHAnsi" w:hAnsiTheme="minorHAnsi"/>
                <w:sz w:val="18"/>
                <w:szCs w:val="18"/>
              </w:rPr>
              <w:t>**RA</w:t>
            </w:r>
            <w:del w:id="32" w:author="Shewmaker, Michael@Energy" w:date="2016-04-28T13:58:00Z">
              <w:r w:rsidRPr="00966F61" w:rsidDel="00DD00B3">
                <w:rPr>
                  <w:rFonts w:asciiTheme="minorHAnsi" w:hAnsiTheme="minorHAnsi"/>
                  <w:sz w:val="18"/>
                  <w:szCs w:val="18"/>
                </w:rPr>
                <w:delText>3.2.2.7.3</w:delText>
              </w:r>
            </w:del>
            <w:ins w:id="33" w:author="Shewmaker, Michael@Energy" w:date="2016-04-28T13:58:00Z">
              <w:r w:rsidR="00DD00B3">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149B6F37" w14:textId="77777777" w:rsidR="002E4B6C" w:rsidRDefault="002E4B6C" w:rsidP="005C1365">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149B6F39" w14:textId="77777777" w:rsidR="00A16521" w:rsidRPr="00A11A4A" w:rsidRDefault="00A16521"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3C1763" w:rsidRPr="00D83E48" w:rsidDel="001739A4" w14:paraId="149B6F3C" w14:textId="77777777" w:rsidTr="00753083">
        <w:trPr>
          <w:cantSplit/>
          <w:trHeight w:val="144"/>
        </w:trPr>
        <w:tc>
          <w:tcPr>
            <w:tcW w:w="11030" w:type="dxa"/>
            <w:gridSpan w:val="3"/>
            <w:vAlign w:val="center"/>
          </w:tcPr>
          <w:p w14:paraId="149B6F3A" w14:textId="607F30E9" w:rsidR="003C1763" w:rsidRPr="00A11A4A" w:rsidRDefault="003C1763" w:rsidP="00693010">
            <w:pPr>
              <w:keepNext/>
              <w:rPr>
                <w:rFonts w:asciiTheme="minorHAnsi" w:hAnsiTheme="minorHAnsi"/>
                <w:b/>
                <w:sz w:val="18"/>
                <w:szCs w:val="18"/>
              </w:rPr>
            </w:pPr>
            <w:r w:rsidRPr="00A11A4A">
              <w:rPr>
                <w:rFonts w:asciiTheme="minorHAnsi" w:hAnsiTheme="minorHAnsi"/>
                <w:b/>
                <w:sz w:val="18"/>
                <w:szCs w:val="18"/>
              </w:rPr>
              <w:t xml:space="preserve">B. Hole for the </w:t>
            </w:r>
            <w:r w:rsidR="00BF0B77">
              <w:rPr>
                <w:rFonts w:asciiTheme="minorHAnsi" w:hAnsiTheme="minorHAnsi"/>
                <w:b/>
                <w:sz w:val="18"/>
                <w:szCs w:val="18"/>
              </w:rPr>
              <w:t>P</w:t>
            </w:r>
            <w:r w:rsidRPr="00A11A4A">
              <w:rPr>
                <w:rFonts w:asciiTheme="minorHAnsi" w:hAnsiTheme="minorHAnsi"/>
                <w:b/>
                <w:sz w:val="18"/>
                <w:szCs w:val="18"/>
              </w:rPr>
              <w:t xml:space="preserve">lacement of a Static Pressure Probe (HSPP), and Permanently </w:t>
            </w:r>
            <w:r w:rsidR="00BF0B77">
              <w:rPr>
                <w:rFonts w:asciiTheme="minorHAnsi" w:hAnsiTheme="minorHAnsi"/>
                <w:b/>
                <w:sz w:val="18"/>
                <w:szCs w:val="18"/>
              </w:rPr>
              <w:t>I</w:t>
            </w:r>
            <w:r w:rsidRPr="00A11A4A">
              <w:rPr>
                <w:rFonts w:asciiTheme="minorHAnsi" w:hAnsiTheme="minorHAnsi"/>
                <w:b/>
                <w:sz w:val="18"/>
                <w:szCs w:val="18"/>
              </w:rPr>
              <w:t xml:space="preserve">nstalled Static Pressure Probe (PSPP) in the </w:t>
            </w:r>
            <w:r w:rsidR="00BF0B77">
              <w:rPr>
                <w:rFonts w:asciiTheme="minorHAnsi" w:hAnsiTheme="minorHAnsi"/>
                <w:b/>
                <w:sz w:val="18"/>
                <w:szCs w:val="18"/>
              </w:rPr>
              <w:t>S</w:t>
            </w:r>
            <w:r w:rsidRPr="00A11A4A">
              <w:rPr>
                <w:rFonts w:asciiTheme="minorHAnsi" w:hAnsiTheme="minorHAnsi"/>
                <w:b/>
                <w:sz w:val="18"/>
                <w:szCs w:val="18"/>
              </w:rPr>
              <w:t xml:space="preserve">upply </w:t>
            </w:r>
            <w:r w:rsidR="00BF0B77">
              <w:rPr>
                <w:rFonts w:asciiTheme="minorHAnsi" w:hAnsiTheme="minorHAnsi"/>
                <w:b/>
                <w:sz w:val="18"/>
                <w:szCs w:val="18"/>
              </w:rPr>
              <w:t>P</w:t>
            </w:r>
            <w:r w:rsidRPr="00A11A4A">
              <w:rPr>
                <w:rFonts w:asciiTheme="minorHAnsi" w:hAnsiTheme="minorHAnsi"/>
                <w:b/>
                <w:sz w:val="18"/>
                <w:szCs w:val="18"/>
              </w:rPr>
              <w:t>lenum</w:t>
            </w:r>
          </w:p>
          <w:p w14:paraId="149B6F3B" w14:textId="77777777" w:rsidR="003C1763" w:rsidRPr="00BF0B77" w:rsidRDefault="003C1763" w:rsidP="00693010">
            <w:pPr>
              <w:pStyle w:val="BulletCALetter"/>
              <w:spacing w:before="0"/>
              <w:ind w:left="0" w:firstLine="0"/>
              <w:rPr>
                <w:rFonts w:asciiTheme="minorHAnsi" w:hAnsiTheme="minorHAnsi"/>
                <w:sz w:val="18"/>
                <w:szCs w:val="18"/>
              </w:rPr>
            </w:pPr>
            <w:r w:rsidRPr="00600D0C">
              <w:rPr>
                <w:rFonts w:asciiTheme="minorHAnsi" w:hAnsiTheme="minorHAnsi"/>
                <w:sz w:val="18"/>
                <w:szCs w:val="18"/>
              </w:rPr>
              <w:t xml:space="preserve">Procedures for installing HSPP or PSPP are specified in RA3.3.1.1.  </w:t>
            </w:r>
          </w:p>
        </w:tc>
      </w:tr>
      <w:tr w:rsidR="003C1763" w:rsidRPr="00D83E48" w:rsidDel="001739A4" w14:paraId="149B6F49" w14:textId="77777777" w:rsidTr="00753083">
        <w:trPr>
          <w:cantSplit/>
          <w:trHeight w:val="144"/>
        </w:trPr>
        <w:tc>
          <w:tcPr>
            <w:tcW w:w="475" w:type="dxa"/>
            <w:vAlign w:val="center"/>
          </w:tcPr>
          <w:p w14:paraId="149B6F3D" w14:textId="77777777" w:rsidR="003C1763" w:rsidRPr="00A11A4A" w:rsidRDefault="003C1763" w:rsidP="00693010">
            <w:pPr>
              <w:pStyle w:val="IndexHeading"/>
              <w:jc w:val="center"/>
              <w:rPr>
                <w:rFonts w:asciiTheme="minorHAnsi" w:hAnsiTheme="minorHAnsi"/>
                <w:b w:val="0"/>
                <w:sz w:val="18"/>
                <w:szCs w:val="18"/>
              </w:rPr>
            </w:pPr>
            <w:r w:rsidRPr="00A11A4A">
              <w:rPr>
                <w:rFonts w:asciiTheme="minorHAnsi" w:hAnsiTheme="minorHAnsi"/>
                <w:b w:val="0"/>
                <w:sz w:val="18"/>
                <w:szCs w:val="18"/>
              </w:rPr>
              <w:t>01</w:t>
            </w:r>
          </w:p>
        </w:tc>
        <w:tc>
          <w:tcPr>
            <w:tcW w:w="4921" w:type="dxa"/>
            <w:vAlign w:val="center"/>
          </w:tcPr>
          <w:p w14:paraId="149B6F3E" w14:textId="182FA5D7" w:rsidR="003C1763" w:rsidRPr="00A11A4A" w:rsidRDefault="003C1763" w:rsidP="00BF0B77">
            <w:pPr>
              <w:rPr>
                <w:rFonts w:asciiTheme="minorHAnsi" w:hAnsiTheme="minorHAnsi"/>
                <w:sz w:val="18"/>
                <w:szCs w:val="18"/>
              </w:rPr>
            </w:pPr>
            <w:r w:rsidRPr="00A11A4A">
              <w:rPr>
                <w:rFonts w:asciiTheme="minorHAnsi" w:hAnsiTheme="minorHAnsi"/>
                <w:sz w:val="18"/>
                <w:szCs w:val="18"/>
              </w:rPr>
              <w:t xml:space="preserve">Method </w:t>
            </w:r>
            <w:r w:rsidR="00BF0B77">
              <w:rPr>
                <w:rFonts w:asciiTheme="minorHAnsi" w:hAnsiTheme="minorHAnsi"/>
                <w:sz w:val="18"/>
                <w:szCs w:val="18"/>
              </w:rPr>
              <w:t>U</w:t>
            </w:r>
            <w:r w:rsidRPr="00A11A4A">
              <w:rPr>
                <w:rFonts w:asciiTheme="minorHAnsi" w:hAnsiTheme="minorHAnsi"/>
                <w:sz w:val="18"/>
                <w:szCs w:val="18"/>
              </w:rPr>
              <w:t xml:space="preserve">sed to </w:t>
            </w:r>
            <w:r w:rsidR="00BF0B77">
              <w:rPr>
                <w:rFonts w:asciiTheme="minorHAnsi" w:hAnsiTheme="minorHAnsi"/>
                <w:sz w:val="18"/>
                <w:szCs w:val="18"/>
              </w:rPr>
              <w:t>D</w:t>
            </w:r>
            <w:r w:rsidRPr="00A11A4A">
              <w:rPr>
                <w:rFonts w:asciiTheme="minorHAnsi" w:hAnsiTheme="minorHAnsi"/>
                <w:sz w:val="18"/>
                <w:szCs w:val="18"/>
              </w:rPr>
              <w:t xml:space="preserve">emonstrate </w:t>
            </w:r>
            <w:r w:rsidR="00BF0B77">
              <w:rPr>
                <w:rFonts w:asciiTheme="minorHAnsi" w:hAnsiTheme="minorHAnsi"/>
                <w:sz w:val="18"/>
                <w:szCs w:val="18"/>
              </w:rPr>
              <w:t>C</w:t>
            </w:r>
            <w:r w:rsidRPr="00A11A4A">
              <w:rPr>
                <w:rFonts w:asciiTheme="minorHAnsi" w:hAnsiTheme="minorHAnsi"/>
                <w:sz w:val="18"/>
                <w:szCs w:val="18"/>
              </w:rPr>
              <w:t xml:space="preserve">ompliance with the HSPP/PSPP </w:t>
            </w:r>
            <w:r w:rsidR="00BF0B77">
              <w:rPr>
                <w:rFonts w:asciiTheme="minorHAnsi" w:hAnsiTheme="minorHAnsi"/>
                <w:sz w:val="18"/>
                <w:szCs w:val="18"/>
              </w:rPr>
              <w:t>R</w:t>
            </w:r>
            <w:r w:rsidRPr="00A11A4A">
              <w:rPr>
                <w:rFonts w:asciiTheme="minorHAnsi" w:hAnsiTheme="minorHAnsi"/>
                <w:sz w:val="18"/>
                <w:szCs w:val="18"/>
              </w:rPr>
              <w:t>equirement</w:t>
            </w:r>
          </w:p>
        </w:tc>
        <w:tc>
          <w:tcPr>
            <w:tcW w:w="5634" w:type="dxa"/>
            <w:vAlign w:val="center"/>
          </w:tcPr>
          <w:p w14:paraId="149B6F3F"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 xml:space="preserve">&lt;&lt;user select one of the options from list: </w:t>
            </w:r>
          </w:p>
          <w:p w14:paraId="149B6F40"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w:t>
            </w:r>
            <w:r w:rsidRPr="00A11A4A">
              <w:rPr>
                <w:rFonts w:asciiTheme="minorHAnsi" w:hAnsiTheme="minorHAnsi"/>
                <w:sz w:val="18"/>
                <w:szCs w:val="18"/>
                <w:u w:val="single"/>
              </w:rPr>
              <w:t>HSPP installed</w:t>
            </w:r>
            <w:r w:rsidRPr="00A11A4A">
              <w:rPr>
                <w:rFonts w:asciiTheme="minorHAnsi" w:hAnsiTheme="minorHAnsi"/>
                <w:sz w:val="18"/>
                <w:szCs w:val="18"/>
              </w:rPr>
              <w:t xml:space="preserve"> and labeled consistent with Figure RA3.3-1; </w:t>
            </w:r>
          </w:p>
          <w:p w14:paraId="149B6F41"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 xml:space="preserve">or </w:t>
            </w:r>
          </w:p>
          <w:p w14:paraId="149B6F42"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w:t>
            </w:r>
            <w:r w:rsidRPr="00A11A4A">
              <w:rPr>
                <w:rFonts w:asciiTheme="minorHAnsi" w:hAnsiTheme="minorHAnsi"/>
                <w:sz w:val="18"/>
                <w:szCs w:val="18"/>
                <w:u w:val="single"/>
              </w:rPr>
              <w:t>PSPP installed</w:t>
            </w:r>
            <w:r w:rsidRPr="00A11A4A">
              <w:rPr>
                <w:rFonts w:asciiTheme="minorHAnsi" w:hAnsiTheme="minorHAnsi"/>
                <w:sz w:val="18"/>
                <w:szCs w:val="18"/>
              </w:rPr>
              <w:t xml:space="preserve"> and labeled consistent with Figure RA3.3-1, </w:t>
            </w:r>
          </w:p>
          <w:p w14:paraId="149B6F43" w14:textId="77777777" w:rsidR="003C1763" w:rsidRPr="00A11A4A" w:rsidRDefault="003C1763" w:rsidP="00693010">
            <w:pPr>
              <w:pStyle w:val="Header"/>
              <w:keepNext/>
              <w:tabs>
                <w:tab w:val="clear" w:pos="4320"/>
                <w:tab w:val="clear" w:pos="8640"/>
              </w:tabs>
              <w:rPr>
                <w:rFonts w:asciiTheme="minorHAnsi" w:hAnsiTheme="minorHAnsi"/>
                <w:sz w:val="18"/>
                <w:szCs w:val="18"/>
              </w:rPr>
            </w:pPr>
            <w:r w:rsidRPr="00A11A4A">
              <w:rPr>
                <w:rFonts w:asciiTheme="minorHAnsi" w:hAnsiTheme="minorHAnsi"/>
                <w:sz w:val="18"/>
                <w:szCs w:val="18"/>
              </w:rPr>
              <w:t>or</w:t>
            </w:r>
          </w:p>
          <w:p w14:paraId="149B6F44"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**HSPP/PSPP cannot be installed consistent with Figure RA3.3-1.  An </w:t>
            </w:r>
            <w:r w:rsidRPr="00A11A4A">
              <w:rPr>
                <w:rFonts w:asciiTheme="minorHAnsi" w:hAnsiTheme="minorHAnsi"/>
                <w:sz w:val="18"/>
                <w:szCs w:val="18"/>
                <w:u w:val="single"/>
              </w:rPr>
              <w:t>alternative location</w:t>
            </w:r>
            <w:r w:rsidRPr="00A11A4A">
              <w:rPr>
                <w:rFonts w:asciiTheme="minorHAnsi" w:hAnsiTheme="minorHAnsi"/>
                <w:sz w:val="18"/>
                <w:szCs w:val="18"/>
              </w:rPr>
              <w:t xml:space="preserve"> has been provided and clearly labeled, </w:t>
            </w:r>
          </w:p>
          <w:p w14:paraId="149B6F45"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or </w:t>
            </w:r>
          </w:p>
          <w:p w14:paraId="149B6F46" w14:textId="77777777" w:rsidR="002E4B6C" w:rsidRDefault="003C1763" w:rsidP="002E4B6C">
            <w:pPr>
              <w:pStyle w:val="ListParagraph"/>
              <w:keepNext/>
              <w:ind w:left="0"/>
              <w:rPr>
                <w:rFonts w:asciiTheme="minorHAnsi" w:hAnsiTheme="minorHAnsi"/>
                <w:sz w:val="18"/>
                <w:szCs w:val="18"/>
              </w:rPr>
            </w:pPr>
            <w:r w:rsidRPr="00A11A4A">
              <w:rPr>
                <w:rFonts w:asciiTheme="minorHAnsi" w:hAnsiTheme="minorHAnsi"/>
                <w:sz w:val="18"/>
                <w:szCs w:val="18"/>
              </w:rPr>
              <w:t xml:space="preserve">** HSPP/PSPP  are </w:t>
            </w:r>
            <w:r w:rsidRPr="00A11A4A">
              <w:rPr>
                <w:rFonts w:asciiTheme="minorHAnsi" w:hAnsiTheme="minorHAnsi"/>
                <w:sz w:val="18"/>
                <w:szCs w:val="18"/>
                <w:u w:val="single"/>
              </w:rPr>
              <w:t>not applicable</w:t>
            </w:r>
            <w:r w:rsidRPr="00A11A4A">
              <w:rPr>
                <w:rFonts w:asciiTheme="minorHAnsi" w:hAnsiTheme="minorHAnsi"/>
                <w:sz w:val="18"/>
                <w:szCs w:val="18"/>
              </w:rPr>
              <w:t xml:space="preserve"> to this system </w:t>
            </w:r>
          </w:p>
          <w:p w14:paraId="149B6F47" w14:textId="77777777" w:rsidR="002E4B6C" w:rsidRDefault="002E4B6C" w:rsidP="002E4B6C">
            <w:pPr>
              <w:pStyle w:val="ListParagraph"/>
              <w:keepNext/>
              <w:ind w:left="0"/>
              <w:rPr>
                <w:rFonts w:asciiTheme="minorHAnsi" w:hAnsiTheme="minorHAnsi"/>
                <w:sz w:val="18"/>
                <w:szCs w:val="18"/>
              </w:rPr>
            </w:pPr>
            <w:r>
              <w:rPr>
                <w:rFonts w:asciiTheme="minorHAnsi" w:hAnsiTheme="minorHAnsi"/>
                <w:sz w:val="18"/>
                <w:szCs w:val="18"/>
              </w:rPr>
              <w:t xml:space="preserve">or </w:t>
            </w:r>
          </w:p>
          <w:p w14:paraId="149B6F48" w14:textId="77777777" w:rsidR="00753083" w:rsidRPr="00A11A4A" w:rsidRDefault="002E4B6C" w:rsidP="002E4B6C">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Pr="00A11A4A">
              <w:rPr>
                <w:rFonts w:asciiTheme="minorHAnsi" w:hAnsiTheme="minorHAnsi"/>
                <w:sz w:val="18"/>
                <w:szCs w:val="18"/>
              </w:rPr>
              <w:t xml:space="preserve"> </w:t>
            </w:r>
            <w:r w:rsidR="003C1763" w:rsidRPr="00A11A4A">
              <w:rPr>
                <w:rFonts w:asciiTheme="minorHAnsi" w:hAnsiTheme="minorHAnsi"/>
                <w:sz w:val="18"/>
                <w:szCs w:val="18"/>
              </w:rPr>
              <w:t>&gt;&gt;</w:t>
            </w:r>
          </w:p>
        </w:tc>
      </w:tr>
    </w:tbl>
    <w:p w14:paraId="149B6F4B" w14:textId="7A2F611F" w:rsidR="00A16521" w:rsidRDefault="00A16521">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341"/>
        <w:gridCol w:w="6276"/>
      </w:tblGrid>
      <w:tr w:rsidR="003C1763" w:rsidRPr="00D83E48" w14:paraId="149B6F4E" w14:textId="77777777" w:rsidTr="002C3E94">
        <w:trPr>
          <w:cantSplit/>
          <w:trHeight w:val="144"/>
        </w:trPr>
        <w:tc>
          <w:tcPr>
            <w:tcW w:w="5000" w:type="pct"/>
            <w:gridSpan w:val="3"/>
            <w:vAlign w:val="center"/>
          </w:tcPr>
          <w:p w14:paraId="149B6F4C" w14:textId="3BE2E2AB" w:rsidR="003C1763" w:rsidRPr="00A11A4A" w:rsidRDefault="003C1763" w:rsidP="00693010">
            <w:pPr>
              <w:keepNext/>
              <w:rPr>
                <w:rFonts w:asciiTheme="minorHAnsi" w:hAnsiTheme="minorHAnsi"/>
                <w:b/>
                <w:sz w:val="18"/>
                <w:szCs w:val="18"/>
              </w:rPr>
            </w:pPr>
            <w:r w:rsidRPr="00A11A4A">
              <w:rPr>
                <w:rFonts w:asciiTheme="minorHAnsi" w:hAnsiTheme="minorHAnsi"/>
                <w:b/>
                <w:sz w:val="18"/>
                <w:szCs w:val="18"/>
              </w:rPr>
              <w:lastRenderedPageBreak/>
              <w:t>C. Airflow Rate Measurement Apparatus and Procedure Information</w:t>
            </w:r>
          </w:p>
          <w:p w14:paraId="149B6F4D" w14:textId="77777777" w:rsidR="003C1763" w:rsidRPr="00BF0B77" w:rsidRDefault="003C1763" w:rsidP="00693010">
            <w:pPr>
              <w:keepNext/>
              <w:rPr>
                <w:rFonts w:asciiTheme="minorHAnsi" w:hAnsiTheme="minorHAnsi"/>
                <w:b/>
                <w:sz w:val="18"/>
                <w:szCs w:val="18"/>
              </w:rPr>
            </w:pPr>
            <w:r w:rsidRPr="00600D0C">
              <w:rPr>
                <w:rFonts w:asciiTheme="minorHAnsi" w:hAnsiTheme="minorHAnsi"/>
                <w:sz w:val="18"/>
                <w:szCs w:val="18"/>
              </w:rPr>
              <w:t>Instrument Specifications are given in RA3.3.1.1, and system airflow rate measurement apparatus information is given in RA3.3.2.</w:t>
            </w:r>
          </w:p>
        </w:tc>
      </w:tr>
      <w:tr w:rsidR="003C1763" w:rsidRPr="00D83E48" w14:paraId="149B6F56" w14:textId="77777777" w:rsidTr="00600D0C">
        <w:trPr>
          <w:cantSplit/>
          <w:trHeight w:val="144"/>
        </w:trPr>
        <w:tc>
          <w:tcPr>
            <w:tcW w:w="212" w:type="pct"/>
            <w:vAlign w:val="center"/>
          </w:tcPr>
          <w:p w14:paraId="149B6F4F"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01</w:t>
            </w:r>
          </w:p>
        </w:tc>
        <w:tc>
          <w:tcPr>
            <w:tcW w:w="2206" w:type="pct"/>
            <w:vAlign w:val="center"/>
          </w:tcPr>
          <w:p w14:paraId="149B6F50" w14:textId="76F9EBDD" w:rsidR="003C1763" w:rsidRPr="00A11A4A" w:rsidRDefault="003C1763" w:rsidP="00BF0B77">
            <w:pPr>
              <w:keepNext/>
              <w:rPr>
                <w:rFonts w:asciiTheme="minorHAnsi" w:hAnsiTheme="minorHAnsi"/>
                <w:sz w:val="18"/>
                <w:szCs w:val="18"/>
              </w:rPr>
            </w:pPr>
            <w:r w:rsidRPr="00A11A4A">
              <w:rPr>
                <w:rFonts w:asciiTheme="minorHAnsi" w:hAnsiTheme="minorHAnsi"/>
                <w:sz w:val="18"/>
                <w:szCs w:val="18"/>
              </w:rPr>
              <w:t xml:space="preserve">Airflow Rate Measurement Type </w:t>
            </w:r>
            <w:r w:rsidR="00BF0B77">
              <w:rPr>
                <w:rFonts w:asciiTheme="minorHAnsi" w:hAnsiTheme="minorHAnsi"/>
                <w:sz w:val="18"/>
                <w:szCs w:val="18"/>
              </w:rPr>
              <w:t>U</w:t>
            </w:r>
            <w:r w:rsidRPr="00A11A4A">
              <w:rPr>
                <w:rFonts w:asciiTheme="minorHAnsi" w:hAnsiTheme="minorHAnsi"/>
                <w:sz w:val="18"/>
                <w:szCs w:val="18"/>
              </w:rPr>
              <w:t xml:space="preserve">sed for this </w:t>
            </w:r>
            <w:r w:rsidR="00BF0B77">
              <w:rPr>
                <w:rFonts w:asciiTheme="minorHAnsi" w:hAnsiTheme="minorHAnsi"/>
                <w:sz w:val="18"/>
                <w:szCs w:val="18"/>
              </w:rPr>
              <w:t>A</w:t>
            </w:r>
            <w:r w:rsidRPr="00A11A4A">
              <w:rPr>
                <w:rFonts w:asciiTheme="minorHAnsi" w:hAnsiTheme="minorHAnsi"/>
                <w:sz w:val="18"/>
                <w:szCs w:val="18"/>
              </w:rPr>
              <w:t xml:space="preserve">irflow </w:t>
            </w:r>
            <w:r w:rsidR="00BF0B77">
              <w:rPr>
                <w:rFonts w:asciiTheme="minorHAnsi" w:hAnsiTheme="minorHAnsi"/>
                <w:sz w:val="18"/>
                <w:szCs w:val="18"/>
              </w:rPr>
              <w:t>R</w:t>
            </w:r>
            <w:r w:rsidRPr="00A11A4A">
              <w:rPr>
                <w:rFonts w:asciiTheme="minorHAnsi" w:hAnsiTheme="minorHAnsi"/>
                <w:sz w:val="18"/>
                <w:szCs w:val="18"/>
              </w:rPr>
              <w:t xml:space="preserve">ate </w:t>
            </w:r>
            <w:r w:rsidR="00BF0B77">
              <w:rPr>
                <w:rFonts w:asciiTheme="minorHAnsi" w:hAnsiTheme="minorHAnsi"/>
                <w:sz w:val="18"/>
                <w:szCs w:val="18"/>
              </w:rPr>
              <w:t>V</w:t>
            </w:r>
            <w:r w:rsidRPr="00A11A4A">
              <w:rPr>
                <w:rFonts w:asciiTheme="minorHAnsi" w:hAnsiTheme="minorHAnsi"/>
                <w:sz w:val="18"/>
                <w:szCs w:val="18"/>
              </w:rPr>
              <w:t>erification</w:t>
            </w:r>
          </w:p>
        </w:tc>
        <w:tc>
          <w:tcPr>
            <w:tcW w:w="2582" w:type="pct"/>
          </w:tcPr>
          <w:p w14:paraId="149B6F51"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&lt;&lt; user select one from list: </w:t>
            </w:r>
          </w:p>
          <w:p w14:paraId="149B6F52"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 xml:space="preserve">Fan Flowmeter </w:t>
            </w:r>
            <w:r w:rsidRPr="00A11A4A">
              <w:rPr>
                <w:rFonts w:asciiTheme="minorHAnsi" w:hAnsiTheme="minorHAnsi"/>
                <w:sz w:val="18"/>
                <w:szCs w:val="18"/>
              </w:rPr>
              <w:t>according to procedure in RA3.3.3.1.1</w:t>
            </w:r>
          </w:p>
          <w:p w14:paraId="149B6F53"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 xml:space="preserve">Flow Grid </w:t>
            </w:r>
            <w:r w:rsidRPr="00A11A4A">
              <w:rPr>
                <w:rFonts w:asciiTheme="minorHAnsi" w:hAnsiTheme="minorHAnsi"/>
                <w:sz w:val="18"/>
                <w:szCs w:val="18"/>
              </w:rPr>
              <w:t>according to procedure in RA3.3.3.1.2</w:t>
            </w:r>
          </w:p>
          <w:p w14:paraId="149B6F54"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 xml:space="preserve">Powered Flow Capture Hood </w:t>
            </w:r>
            <w:r w:rsidRPr="00A11A4A">
              <w:rPr>
                <w:rFonts w:asciiTheme="minorHAnsi" w:hAnsiTheme="minorHAnsi"/>
                <w:sz w:val="18"/>
                <w:szCs w:val="18"/>
              </w:rPr>
              <w:t>according to procedure in RA3.3.3.1.3</w:t>
            </w:r>
          </w:p>
          <w:p w14:paraId="149B6F55" w14:textId="77777777" w:rsidR="003C1763" w:rsidRPr="00A11A4A" w:rsidRDefault="003B2E93" w:rsidP="00693010">
            <w:pPr>
              <w:pStyle w:val="ListParagraph"/>
              <w:keepNext/>
              <w:numPr>
                <w:ilvl w:val="0"/>
                <w:numId w:val="29"/>
              </w:numPr>
              <w:rPr>
                <w:rFonts w:asciiTheme="minorHAnsi" w:hAnsiTheme="minorHAnsi"/>
                <w:sz w:val="18"/>
                <w:szCs w:val="18"/>
              </w:rPr>
            </w:pPr>
            <w:r w:rsidRPr="00A11A4A">
              <w:rPr>
                <w:rFonts w:asciiTheme="minorHAnsi" w:hAnsiTheme="minorHAnsi"/>
                <w:sz w:val="18"/>
                <w:szCs w:val="18"/>
                <w:u w:val="single"/>
              </w:rPr>
              <w:t>Traditional Flow Capture Hood</w:t>
            </w:r>
            <w:r w:rsidRPr="00A11A4A">
              <w:rPr>
                <w:rFonts w:asciiTheme="minorHAnsi" w:hAnsiTheme="minorHAnsi"/>
                <w:sz w:val="18"/>
                <w:szCs w:val="18"/>
              </w:rPr>
              <w:t xml:space="preserve"> according to procedure in RA3.3.3.1.4&gt;&gt;</w:t>
            </w:r>
          </w:p>
        </w:tc>
      </w:tr>
      <w:tr w:rsidR="003C1763" w:rsidRPr="00D83E48" w14:paraId="149B6F5A" w14:textId="77777777" w:rsidTr="00600D0C">
        <w:trPr>
          <w:cantSplit/>
          <w:trHeight w:val="144"/>
        </w:trPr>
        <w:tc>
          <w:tcPr>
            <w:tcW w:w="212" w:type="pct"/>
            <w:vAlign w:val="center"/>
          </w:tcPr>
          <w:p w14:paraId="149B6F57"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02</w:t>
            </w:r>
          </w:p>
        </w:tc>
        <w:tc>
          <w:tcPr>
            <w:tcW w:w="2206" w:type="pct"/>
            <w:vAlign w:val="center"/>
          </w:tcPr>
          <w:p w14:paraId="149B6F58" w14:textId="6CDA776A"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Manufacturer of Airflow Measurement Apparatus</w:t>
            </w:r>
          </w:p>
        </w:tc>
        <w:tc>
          <w:tcPr>
            <w:tcW w:w="2582" w:type="pct"/>
            <w:vAlign w:val="center"/>
          </w:tcPr>
          <w:p w14:paraId="149B6F59"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&lt;&lt;user entry : text (or consider referencing from a data registry user profile)&gt;&gt;</w:t>
            </w:r>
          </w:p>
        </w:tc>
      </w:tr>
      <w:tr w:rsidR="003C1763" w:rsidRPr="00D83E48" w14:paraId="149B6F5E" w14:textId="77777777" w:rsidTr="00600D0C">
        <w:trPr>
          <w:cantSplit/>
          <w:trHeight w:val="144"/>
        </w:trPr>
        <w:tc>
          <w:tcPr>
            <w:tcW w:w="212" w:type="pct"/>
            <w:vAlign w:val="center"/>
          </w:tcPr>
          <w:p w14:paraId="149B6F5B"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03</w:t>
            </w:r>
          </w:p>
        </w:tc>
        <w:tc>
          <w:tcPr>
            <w:tcW w:w="2206" w:type="pct"/>
            <w:vAlign w:val="center"/>
          </w:tcPr>
          <w:p w14:paraId="149B6F5C" w14:textId="1424208F" w:rsidR="003C1763" w:rsidRPr="00A11A4A" w:rsidRDefault="003C1763" w:rsidP="00BF0B77">
            <w:pPr>
              <w:keepNext/>
              <w:rPr>
                <w:rFonts w:asciiTheme="minorHAnsi" w:hAnsiTheme="minorHAnsi"/>
                <w:sz w:val="18"/>
                <w:szCs w:val="18"/>
              </w:rPr>
            </w:pPr>
            <w:r w:rsidRPr="00A11A4A">
              <w:rPr>
                <w:rFonts w:asciiTheme="minorHAnsi" w:hAnsiTheme="minorHAnsi"/>
                <w:sz w:val="18"/>
                <w:szCs w:val="18"/>
              </w:rPr>
              <w:t xml:space="preserve">Model </w:t>
            </w:r>
            <w:r w:rsidR="00BF0B77">
              <w:rPr>
                <w:rFonts w:asciiTheme="minorHAnsi" w:hAnsiTheme="minorHAnsi"/>
                <w:sz w:val="18"/>
                <w:szCs w:val="18"/>
              </w:rPr>
              <w:t>N</w:t>
            </w:r>
            <w:r w:rsidRPr="00A11A4A">
              <w:rPr>
                <w:rFonts w:asciiTheme="minorHAnsi" w:hAnsiTheme="minorHAnsi"/>
                <w:sz w:val="18"/>
                <w:szCs w:val="18"/>
              </w:rPr>
              <w:t>umber of Airflow Measurement Apparatus</w:t>
            </w:r>
          </w:p>
        </w:tc>
        <w:tc>
          <w:tcPr>
            <w:tcW w:w="2582" w:type="pct"/>
            <w:vAlign w:val="center"/>
          </w:tcPr>
          <w:p w14:paraId="149B6F5D"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&lt;&lt;user entry: text (or consider referencing from a data registry user profile)&gt;&gt;</w:t>
            </w:r>
          </w:p>
        </w:tc>
      </w:tr>
      <w:tr w:rsidR="003C1763" w:rsidRPr="00D83E48" w14:paraId="149B6F65" w14:textId="77777777" w:rsidTr="00600D0C">
        <w:trPr>
          <w:cantSplit/>
          <w:trHeight w:val="144"/>
        </w:trPr>
        <w:tc>
          <w:tcPr>
            <w:tcW w:w="212" w:type="pct"/>
            <w:vAlign w:val="center"/>
          </w:tcPr>
          <w:p w14:paraId="149B6F5F" w14:textId="77777777" w:rsidR="003C1763" w:rsidRPr="00A11A4A" w:rsidRDefault="003C1763" w:rsidP="00693010">
            <w:pPr>
              <w:keepNext/>
              <w:jc w:val="center"/>
              <w:rPr>
                <w:rFonts w:asciiTheme="minorHAnsi" w:hAnsiTheme="minorHAnsi"/>
                <w:sz w:val="18"/>
                <w:szCs w:val="18"/>
              </w:rPr>
            </w:pPr>
            <w:r w:rsidRPr="00A11A4A">
              <w:rPr>
                <w:rFonts w:asciiTheme="minorHAnsi" w:hAnsiTheme="minorHAnsi"/>
                <w:sz w:val="18"/>
                <w:szCs w:val="18"/>
              </w:rPr>
              <w:t>04</w:t>
            </w:r>
          </w:p>
        </w:tc>
        <w:tc>
          <w:tcPr>
            <w:tcW w:w="2206" w:type="pct"/>
            <w:vAlign w:val="center"/>
          </w:tcPr>
          <w:p w14:paraId="149B6F60" w14:textId="4B5BF992"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Certification Status of the Airflow Measurement Apparatus Accuracy</w:t>
            </w:r>
          </w:p>
        </w:tc>
        <w:tc>
          <w:tcPr>
            <w:tcW w:w="2582" w:type="pct"/>
            <w:vAlign w:val="center"/>
          </w:tcPr>
          <w:p w14:paraId="149B6F61" w14:textId="77777777" w:rsidR="003C1763" w:rsidRPr="00A11A4A" w:rsidRDefault="003C1763" w:rsidP="00693010">
            <w:pPr>
              <w:keepNext/>
              <w:rPr>
                <w:rFonts w:asciiTheme="minorHAnsi" w:hAnsiTheme="minorHAnsi"/>
                <w:sz w:val="18"/>
                <w:szCs w:val="18"/>
              </w:rPr>
            </w:pPr>
            <w:r w:rsidRPr="00A11A4A">
              <w:rPr>
                <w:rFonts w:asciiTheme="minorHAnsi" w:hAnsiTheme="minorHAnsi"/>
                <w:sz w:val="18"/>
                <w:szCs w:val="18"/>
              </w:rPr>
              <w:t xml:space="preserve">&lt;&lt;user select from list:  </w:t>
            </w:r>
          </w:p>
          <w:p w14:paraId="149B6F62" w14:textId="77777777" w:rsidR="003C1763" w:rsidRPr="00A11A4A" w:rsidRDefault="003B2E93" w:rsidP="00693010">
            <w:pPr>
              <w:pStyle w:val="ListParagraph"/>
              <w:keepNext/>
              <w:numPr>
                <w:ilvl w:val="0"/>
                <w:numId w:val="30"/>
              </w:numPr>
              <w:rPr>
                <w:rFonts w:asciiTheme="minorHAnsi" w:hAnsiTheme="minorHAnsi"/>
                <w:sz w:val="18"/>
                <w:szCs w:val="18"/>
              </w:rPr>
            </w:pPr>
            <w:r w:rsidRPr="00A11A4A">
              <w:rPr>
                <w:rFonts w:asciiTheme="minorHAnsi" w:hAnsiTheme="minorHAnsi"/>
                <w:sz w:val="18"/>
                <w:szCs w:val="18"/>
              </w:rPr>
              <w:t>Certified by Manufacturer and listed on CEC Website at</w:t>
            </w:r>
          </w:p>
          <w:p w14:paraId="149B6F63" w14:textId="5FDF782A" w:rsidR="003C1763" w:rsidRPr="00A11A4A" w:rsidRDefault="0039104F" w:rsidP="00693010">
            <w:pPr>
              <w:pStyle w:val="ListParagraph"/>
              <w:keepNext/>
              <w:rPr>
                <w:rFonts w:asciiTheme="minorHAnsi" w:hAnsiTheme="minorHAnsi"/>
                <w:sz w:val="18"/>
                <w:szCs w:val="18"/>
              </w:rPr>
            </w:pPr>
            <w:hyperlink r:id="rId21" w:history="1">
              <w:r w:rsidR="00BF0B77" w:rsidRPr="00BF0B77">
                <w:rPr>
                  <w:rStyle w:val="Hyperlink"/>
                  <w:rFonts w:asciiTheme="minorHAnsi" w:hAnsiTheme="minorHAnsi"/>
                  <w:sz w:val="18"/>
                  <w:szCs w:val="18"/>
                </w:rPr>
                <w:t>http://www.energy.ca.gov/title24/equipment_cert/ama_fas/index.html</w:t>
              </w:r>
            </w:hyperlink>
            <w:r w:rsidR="003C1763" w:rsidRPr="00A11A4A">
              <w:rPr>
                <w:rFonts w:asciiTheme="minorHAnsi" w:hAnsiTheme="minorHAnsi"/>
                <w:sz w:val="18"/>
                <w:szCs w:val="18"/>
              </w:rPr>
              <w:t>, or</w:t>
            </w:r>
          </w:p>
          <w:p w14:paraId="149B6F64" w14:textId="77777777" w:rsidR="003C1763" w:rsidRPr="00A11A4A" w:rsidRDefault="003C1763" w:rsidP="00693010">
            <w:pPr>
              <w:pStyle w:val="ListParagraph"/>
              <w:keepNext/>
              <w:numPr>
                <w:ilvl w:val="0"/>
                <w:numId w:val="30"/>
              </w:numPr>
              <w:rPr>
                <w:rFonts w:asciiTheme="minorHAnsi" w:hAnsiTheme="minorHAnsi"/>
                <w:sz w:val="18"/>
                <w:szCs w:val="18"/>
              </w:rPr>
            </w:pPr>
            <w:r w:rsidRPr="00A11A4A">
              <w:rPr>
                <w:rFonts w:asciiTheme="minorHAnsi" w:hAnsiTheme="minorHAnsi"/>
                <w:sz w:val="18"/>
                <w:szCs w:val="18"/>
              </w:rPr>
              <w:t>Not Certified (do not continue)&gt;&gt;</w:t>
            </w:r>
          </w:p>
        </w:tc>
      </w:tr>
      <w:tr w:rsidR="002C3E94" w:rsidRPr="00D83E48" w14:paraId="149B6F7D" w14:textId="77777777" w:rsidTr="00600D0C">
        <w:trPr>
          <w:cantSplit/>
          <w:trHeight w:val="144"/>
        </w:trPr>
        <w:tc>
          <w:tcPr>
            <w:tcW w:w="212" w:type="pct"/>
            <w:vAlign w:val="center"/>
          </w:tcPr>
          <w:p w14:paraId="149B6F66" w14:textId="77777777" w:rsidR="002C3E94" w:rsidRPr="00A11A4A" w:rsidRDefault="002C3E94" w:rsidP="00693010">
            <w:pPr>
              <w:keepNext/>
              <w:jc w:val="center"/>
              <w:rPr>
                <w:rFonts w:asciiTheme="minorHAnsi" w:hAnsiTheme="minorHAnsi"/>
                <w:sz w:val="18"/>
                <w:szCs w:val="18"/>
              </w:rPr>
            </w:pPr>
            <w:r w:rsidRPr="00A11A4A">
              <w:rPr>
                <w:rFonts w:asciiTheme="minorHAnsi" w:hAnsiTheme="minorHAnsi"/>
                <w:sz w:val="18"/>
                <w:szCs w:val="18"/>
              </w:rPr>
              <w:t>05</w:t>
            </w:r>
          </w:p>
        </w:tc>
        <w:tc>
          <w:tcPr>
            <w:tcW w:w="2206" w:type="pct"/>
            <w:vAlign w:val="center"/>
          </w:tcPr>
          <w:p w14:paraId="149B6F67" w14:textId="77777777" w:rsidR="002C3E94" w:rsidRPr="00A11A4A" w:rsidRDefault="002C3E94" w:rsidP="00693010">
            <w:pPr>
              <w:keepNext/>
              <w:rPr>
                <w:rFonts w:asciiTheme="minorHAnsi" w:hAnsiTheme="minorHAnsi"/>
                <w:sz w:val="18"/>
                <w:szCs w:val="18"/>
              </w:rPr>
            </w:pPr>
            <w:r w:rsidRPr="00A11A4A">
              <w:rPr>
                <w:rFonts w:asciiTheme="minorHAnsi" w:hAnsiTheme="minorHAnsi"/>
                <w:sz w:val="18"/>
                <w:szCs w:val="18"/>
              </w:rPr>
              <w:t>Determination of MCH23 type (this field not visible to user)</w:t>
            </w:r>
          </w:p>
        </w:tc>
        <w:tc>
          <w:tcPr>
            <w:tcW w:w="2582" w:type="pct"/>
            <w:vAlign w:val="center"/>
          </w:tcPr>
          <w:p w14:paraId="1E2375B0" w14:textId="77777777" w:rsidR="00CE0C1A" w:rsidRDefault="00CE0C1A" w:rsidP="00CE0C1A">
            <w:pPr>
              <w:keepNext/>
              <w:rPr>
                <w:rFonts w:asciiTheme="minorHAnsi" w:hAnsiTheme="minorHAnsi"/>
                <w:sz w:val="18"/>
                <w:szCs w:val="18"/>
              </w:rPr>
            </w:pPr>
            <w:r>
              <w:rPr>
                <w:rFonts w:asciiTheme="minorHAnsi" w:hAnsiTheme="minorHAnsi"/>
                <w:sz w:val="18"/>
                <w:szCs w:val="18"/>
              </w:rPr>
              <w:t xml:space="preserve">&lt;&lt;calculated field: </w:t>
            </w:r>
          </w:p>
          <w:p w14:paraId="51669E14" w14:textId="7D65063A" w:rsidR="00CE0C1A" w:rsidRDefault="00CE0C1A" w:rsidP="00CE0C1A">
            <w:pPr>
              <w:keepNext/>
              <w:rPr>
                <w:rFonts w:asciiTheme="minorHAnsi" w:hAnsiTheme="minorHAnsi"/>
                <w:sz w:val="16"/>
                <w:szCs w:val="16"/>
              </w:rPr>
            </w:pPr>
            <w:r>
              <w:rPr>
                <w:rFonts w:asciiTheme="minorHAnsi" w:hAnsiTheme="minorHAnsi"/>
                <w:sz w:val="16"/>
                <w:szCs w:val="16"/>
              </w:rPr>
              <w:t>If A10 = RA</w:t>
            </w:r>
            <w:ins w:id="34" w:author="Shewmaker, Michael@Energy" w:date="2016-08-31T15:00:00Z">
              <w:r w:rsidR="00027CE3">
                <w:rPr>
                  <w:rFonts w:asciiTheme="minorHAnsi" w:hAnsiTheme="minorHAnsi"/>
                  <w:sz w:val="16"/>
                  <w:szCs w:val="16"/>
                </w:rPr>
                <w:t>3.3.3.1.5</w:t>
              </w:r>
            </w:ins>
            <w:r>
              <w:rPr>
                <w:rFonts w:asciiTheme="minorHAnsi" w:hAnsiTheme="minorHAnsi"/>
                <w:sz w:val="16"/>
                <w:szCs w:val="16"/>
              </w:rPr>
              <w:t xml:space="preserve"> Then</w:t>
            </w:r>
          </w:p>
          <w:p w14:paraId="68CB477F" w14:textId="77777777" w:rsidR="00CE0C1A" w:rsidRDefault="00CE0C1A" w:rsidP="00CE0C1A">
            <w:pPr>
              <w:keepNext/>
              <w:ind w:left="720"/>
              <w:rPr>
                <w:rFonts w:asciiTheme="minorHAnsi" w:hAnsiTheme="minorHAnsi"/>
                <w:sz w:val="16"/>
                <w:szCs w:val="16"/>
              </w:rPr>
            </w:pPr>
            <w:r>
              <w:rPr>
                <w:rFonts w:asciiTheme="minorHAnsi" w:hAnsiTheme="minorHAnsi"/>
                <w:sz w:val="16"/>
                <w:szCs w:val="16"/>
              </w:rPr>
              <w:t>If A03 = alteration Then Use variant MCH-23c</w:t>
            </w:r>
          </w:p>
          <w:p w14:paraId="5982B1FF" w14:textId="77777777" w:rsidR="00CE0C1A" w:rsidRDefault="00CE0C1A" w:rsidP="00CE0C1A">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05F35BD5" w14:textId="77777777" w:rsidR="00CE0C1A" w:rsidRDefault="00CE0C1A" w:rsidP="00CE0C1A">
            <w:pPr>
              <w:keepNext/>
              <w:ind w:left="720"/>
              <w:rPr>
                <w:rFonts w:asciiTheme="minorHAnsi" w:hAnsiTheme="minorHAnsi"/>
                <w:sz w:val="16"/>
                <w:szCs w:val="16"/>
              </w:rPr>
            </w:pPr>
            <w:r>
              <w:rPr>
                <w:rFonts w:asciiTheme="minorHAnsi" w:hAnsiTheme="minorHAnsi"/>
                <w:sz w:val="16"/>
                <w:szCs w:val="16"/>
              </w:rPr>
              <w:t>If A03=alteration Then use variant MCH-23a</w:t>
            </w:r>
          </w:p>
          <w:p w14:paraId="6416A5D6" w14:textId="77777777" w:rsidR="00CE0C1A" w:rsidRDefault="00CE0C1A" w:rsidP="00CE0C1A">
            <w:pPr>
              <w:keepNext/>
              <w:rPr>
                <w:rFonts w:asciiTheme="minorHAnsi" w:hAnsiTheme="minorHAnsi"/>
                <w:sz w:val="16"/>
                <w:szCs w:val="16"/>
              </w:rPr>
            </w:pPr>
            <w:r>
              <w:rPr>
                <w:rFonts w:asciiTheme="minorHAnsi" w:hAnsiTheme="minorHAnsi"/>
                <w:sz w:val="16"/>
                <w:szCs w:val="16"/>
              </w:rPr>
              <w:t>End</w:t>
            </w:r>
          </w:p>
          <w:p w14:paraId="53E4EA11" w14:textId="77777777" w:rsidR="00CE0C1A" w:rsidRDefault="00CE0C1A" w:rsidP="00CE0C1A">
            <w:pPr>
              <w:keepNext/>
              <w:rPr>
                <w:rFonts w:asciiTheme="minorHAnsi" w:hAnsiTheme="minorHAnsi"/>
                <w:sz w:val="16"/>
                <w:szCs w:val="16"/>
              </w:rPr>
            </w:pPr>
          </w:p>
          <w:p w14:paraId="0FF47A86" w14:textId="77777777" w:rsidR="00CE0C1A" w:rsidRDefault="00CE0C1A" w:rsidP="00CE0C1A">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310D332F"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62715702" w14:textId="77777777" w:rsidR="00CE0C1A" w:rsidRDefault="00CE0C1A" w:rsidP="00CE0C1A">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3123C5C3" w14:textId="77777777" w:rsidR="00CE0C1A" w:rsidRDefault="00CE0C1A" w:rsidP="00CE0C1A">
            <w:pPr>
              <w:keepNext/>
              <w:ind w:left="646"/>
              <w:rPr>
                <w:rFonts w:asciiTheme="minorHAnsi" w:hAnsiTheme="minorHAnsi"/>
                <w:sz w:val="16"/>
                <w:szCs w:val="16"/>
              </w:rPr>
            </w:pPr>
          </w:p>
          <w:p w14:paraId="4466A21B" w14:textId="77777777" w:rsidR="00CE0C1A" w:rsidRDefault="00CE0C1A" w:rsidP="00CE0C1A">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3065BE9A"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4A4DD6C9"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2735C9BE" w14:textId="77777777" w:rsidR="00CE0C1A" w:rsidRDefault="00CE0C1A" w:rsidP="00CE0C1A">
            <w:pPr>
              <w:keepNext/>
              <w:ind w:left="646"/>
              <w:rPr>
                <w:rFonts w:asciiTheme="minorHAnsi" w:hAnsiTheme="minorHAnsi"/>
                <w:sz w:val="16"/>
                <w:szCs w:val="16"/>
              </w:rPr>
            </w:pPr>
          </w:p>
          <w:p w14:paraId="55894701" w14:textId="77777777" w:rsidR="00CE0C1A" w:rsidRDefault="00CE0C1A" w:rsidP="00CE0C1A">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0E75C80F" w14:textId="77777777" w:rsidR="00CE0C1A" w:rsidRDefault="00CE0C1A" w:rsidP="00CE0C1A">
            <w:pPr>
              <w:keepNext/>
              <w:ind w:left="646"/>
              <w:rPr>
                <w:rFonts w:ascii="Calibri" w:hAnsi="Calibri"/>
                <w:sz w:val="16"/>
                <w:szCs w:val="16"/>
              </w:rPr>
            </w:pPr>
            <w:r>
              <w:rPr>
                <w:rFonts w:ascii="Calibri" w:hAnsi="Calibri"/>
                <w:sz w:val="16"/>
                <w:szCs w:val="16"/>
              </w:rPr>
              <w:t>if  A03 = New or Replacement, Then</w:t>
            </w:r>
          </w:p>
          <w:p w14:paraId="5788A0FE" w14:textId="77777777" w:rsidR="00CE0C1A" w:rsidRDefault="00CE0C1A" w:rsidP="00CE0C1A">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2F951D4C" w14:textId="77777777" w:rsidR="00CE0C1A" w:rsidRDefault="00CE0C1A" w:rsidP="00CE0C1A">
            <w:pPr>
              <w:keepNext/>
              <w:ind w:left="1186"/>
              <w:rPr>
                <w:rFonts w:ascii="Calibri" w:hAnsi="Calibri"/>
                <w:sz w:val="16"/>
                <w:szCs w:val="16"/>
              </w:rPr>
            </w:pPr>
            <w:r>
              <w:rPr>
                <w:rFonts w:ascii="Calibri" w:hAnsi="Calibri"/>
                <w:sz w:val="16"/>
                <w:szCs w:val="16"/>
              </w:rPr>
              <w:t>Else use variant MCH-23a</w:t>
            </w:r>
          </w:p>
          <w:p w14:paraId="0691AB1A" w14:textId="77777777" w:rsidR="00CE0C1A" w:rsidRDefault="00CE0C1A" w:rsidP="00CE0C1A">
            <w:pPr>
              <w:keepNext/>
              <w:ind w:left="1186"/>
              <w:rPr>
                <w:rFonts w:asciiTheme="minorHAnsi" w:hAnsiTheme="minorHAnsi"/>
                <w:sz w:val="16"/>
                <w:szCs w:val="16"/>
              </w:rPr>
            </w:pPr>
            <w:r>
              <w:rPr>
                <w:rFonts w:asciiTheme="minorHAnsi" w:hAnsiTheme="minorHAnsi"/>
                <w:sz w:val="16"/>
                <w:szCs w:val="16"/>
              </w:rPr>
              <w:t>End</w:t>
            </w:r>
          </w:p>
          <w:p w14:paraId="1D5DCAA8" w14:textId="77777777" w:rsidR="00CE0C1A" w:rsidRDefault="00CE0C1A" w:rsidP="00CE0C1A">
            <w:pPr>
              <w:keepNext/>
              <w:ind w:left="646"/>
              <w:rPr>
                <w:rFonts w:asciiTheme="minorHAnsi" w:hAnsiTheme="minorHAnsi"/>
                <w:sz w:val="16"/>
                <w:szCs w:val="16"/>
              </w:rPr>
            </w:pPr>
            <w:r>
              <w:rPr>
                <w:rFonts w:asciiTheme="minorHAnsi" w:hAnsiTheme="minorHAnsi"/>
                <w:sz w:val="16"/>
                <w:szCs w:val="16"/>
              </w:rPr>
              <w:t>End</w:t>
            </w:r>
          </w:p>
          <w:p w14:paraId="149B6F7C" w14:textId="32D8E569" w:rsidR="002C3E94" w:rsidRPr="00A11A4A" w:rsidRDefault="00CE0C1A" w:rsidP="002E4B6C">
            <w:pPr>
              <w:keepNext/>
              <w:rPr>
                <w:rFonts w:asciiTheme="minorHAnsi" w:hAnsiTheme="minorHAnsi"/>
                <w:sz w:val="18"/>
                <w:szCs w:val="18"/>
              </w:rPr>
            </w:pPr>
            <w:r>
              <w:rPr>
                <w:rFonts w:asciiTheme="minorHAnsi" w:hAnsiTheme="minorHAnsi"/>
                <w:sz w:val="16"/>
                <w:szCs w:val="16"/>
              </w:rPr>
              <w:t>End&gt;&gt;</w:t>
            </w:r>
          </w:p>
        </w:tc>
      </w:tr>
    </w:tbl>
    <w:p w14:paraId="5982AEF8" w14:textId="77777777" w:rsidR="00BF0B77" w:rsidRPr="00A11A4A" w:rsidRDefault="00BF0B77"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C1763" w:rsidRPr="00D83E48" w14:paraId="149B6F82" w14:textId="77777777" w:rsidTr="002C3E94">
        <w:trPr>
          <w:trHeight w:val="144"/>
        </w:trPr>
        <w:tc>
          <w:tcPr>
            <w:tcW w:w="5000" w:type="pct"/>
          </w:tcPr>
          <w:p w14:paraId="149B6F81" w14:textId="3AE2B64F" w:rsidR="00C415BE" w:rsidRPr="00A11A4A" w:rsidRDefault="003C1763" w:rsidP="002C3E94">
            <w:pPr>
              <w:rPr>
                <w:rFonts w:asciiTheme="minorHAnsi" w:hAnsiTheme="minorHAnsi"/>
                <w:b/>
                <w:sz w:val="18"/>
                <w:szCs w:val="18"/>
              </w:rPr>
            </w:pPr>
            <w:r w:rsidRPr="00A11A4A">
              <w:rPr>
                <w:rFonts w:asciiTheme="minorHAnsi" w:hAnsiTheme="minorHAnsi"/>
                <w:b/>
                <w:sz w:val="18"/>
                <w:szCs w:val="18"/>
              </w:rPr>
              <w:t>MCH-23c Forced Air System Airflow Rate Measurement – Alternative to Compliance with Minimum System Airflow Requirements for Altered Systems</w:t>
            </w:r>
          </w:p>
        </w:tc>
      </w:tr>
    </w:tbl>
    <w:p w14:paraId="149B6F83" w14:textId="77777777" w:rsidR="009116F2" w:rsidRDefault="009116F2" w:rsidP="00693010">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4959"/>
        <w:gridCol w:w="5603"/>
      </w:tblGrid>
      <w:tr w:rsidR="009116F2" w:rsidRPr="00D83E48" w14:paraId="149B6F87" w14:textId="77777777" w:rsidTr="00045B18">
        <w:trPr>
          <w:cantSplit/>
          <w:trHeight w:val="144"/>
        </w:trPr>
        <w:tc>
          <w:tcPr>
            <w:tcW w:w="5000" w:type="pct"/>
            <w:gridSpan w:val="3"/>
            <w:vAlign w:val="center"/>
          </w:tcPr>
          <w:p w14:paraId="149B6F84" w14:textId="6D07A873" w:rsidR="009116F2" w:rsidRPr="00A11A4A" w:rsidRDefault="009116F2" w:rsidP="00045B18">
            <w:pPr>
              <w:keepNext/>
              <w:rPr>
                <w:rFonts w:asciiTheme="minorHAnsi" w:hAnsiTheme="minorHAnsi"/>
                <w:b/>
                <w:sz w:val="18"/>
                <w:szCs w:val="18"/>
              </w:rPr>
            </w:pPr>
            <w:r w:rsidRPr="00A11A4A">
              <w:rPr>
                <w:rFonts w:asciiTheme="minorHAnsi" w:hAnsiTheme="minorHAnsi"/>
                <w:b/>
                <w:sz w:val="18"/>
                <w:szCs w:val="18"/>
              </w:rPr>
              <w:lastRenderedPageBreak/>
              <w:t>D. Alternative to Compliance with Minimum System Airflow Requirements for Altered Systems</w:t>
            </w:r>
          </w:p>
          <w:p w14:paraId="149B6F86" w14:textId="2CF8BDDF" w:rsidR="009116F2" w:rsidRPr="00A11A4A" w:rsidRDefault="00045B18" w:rsidP="00045B18">
            <w:pPr>
              <w:keepNext/>
              <w:rPr>
                <w:rFonts w:asciiTheme="minorHAnsi" w:hAnsiTheme="minorHAnsi"/>
                <w:b/>
                <w:sz w:val="18"/>
                <w:szCs w:val="18"/>
              </w:rPr>
            </w:pPr>
            <w:r w:rsidRPr="00045B18">
              <w:rPr>
                <w:rFonts w:asciiTheme="minorHAnsi" w:hAnsiTheme="minorHAnsi"/>
                <w:sz w:val="18"/>
                <w:szCs w:val="18"/>
              </w:rPr>
              <w:t>The HERS Rater shall review the information submitted on the installation certificate and perform follow-up communications with the HVAC installer or the homeowner. The system complies if the HERS Rater</w:t>
            </w:r>
            <w:r>
              <w:rPr>
                <w:rFonts w:asciiTheme="minorHAnsi" w:hAnsiTheme="minorHAnsi"/>
                <w:sz w:val="18"/>
                <w:szCs w:val="18"/>
              </w:rPr>
              <w:t xml:space="preserve"> </w:t>
            </w:r>
            <w:r w:rsidRPr="00045B18">
              <w:rPr>
                <w:rFonts w:asciiTheme="minorHAnsi" w:hAnsiTheme="minorHAnsi"/>
                <w:sz w:val="18"/>
                <w:szCs w:val="18"/>
              </w:rPr>
              <w:t>determines the remedial actions have been performed, and the information reported on the installation</w:t>
            </w:r>
            <w:r>
              <w:rPr>
                <w:rFonts w:asciiTheme="minorHAnsi" w:hAnsiTheme="minorHAnsi"/>
                <w:sz w:val="18"/>
                <w:szCs w:val="18"/>
              </w:rPr>
              <w:t xml:space="preserve"> </w:t>
            </w:r>
            <w:r w:rsidRPr="00045B18">
              <w:rPr>
                <w:rFonts w:asciiTheme="minorHAnsi" w:hAnsiTheme="minorHAnsi"/>
                <w:sz w:val="18"/>
                <w:szCs w:val="18"/>
              </w:rPr>
              <w:t>certificate is valid</w:t>
            </w:r>
            <w:r w:rsidR="005C1365" w:rsidRPr="00A11A4A">
              <w:rPr>
                <w:rFonts w:asciiTheme="minorHAnsi" w:hAnsiTheme="minorHAnsi"/>
                <w:sz w:val="18"/>
                <w:szCs w:val="18"/>
              </w:rPr>
              <w:t xml:space="preserve"> as specified in </w:t>
            </w:r>
            <w:r w:rsidR="005C1365" w:rsidRPr="00677694">
              <w:rPr>
                <w:rFonts w:asciiTheme="minorHAnsi" w:hAnsiTheme="minorHAnsi"/>
                <w:sz w:val="18"/>
                <w:szCs w:val="18"/>
              </w:rPr>
              <w:t>RA</w:t>
            </w:r>
            <w:del w:id="35" w:author="Shewmaker, Michael@Energy" w:date="2016-04-28T13:59:00Z">
              <w:r w:rsidR="005C1365" w:rsidRPr="00677694" w:rsidDel="00DD00B3">
                <w:rPr>
                  <w:rFonts w:asciiTheme="minorHAnsi" w:hAnsiTheme="minorHAnsi"/>
                  <w:sz w:val="18"/>
                  <w:szCs w:val="18"/>
                </w:rPr>
                <w:delText>3.2.2.7.3</w:delText>
              </w:r>
            </w:del>
            <w:ins w:id="36" w:author="Shewmaker, Michael@Energy" w:date="2016-04-28T13:59:00Z">
              <w:r w:rsidR="00DD00B3">
                <w:rPr>
                  <w:rFonts w:asciiTheme="minorHAnsi" w:hAnsiTheme="minorHAnsi"/>
                  <w:sz w:val="18"/>
                  <w:szCs w:val="18"/>
                </w:rPr>
                <w:t>3.3.3.1.5</w:t>
              </w:r>
            </w:ins>
            <w:r w:rsidRPr="00045B18">
              <w:rPr>
                <w:rFonts w:asciiTheme="minorHAnsi" w:hAnsiTheme="minorHAnsi"/>
                <w:sz w:val="18"/>
                <w:szCs w:val="18"/>
              </w:rPr>
              <w:t>.</w:t>
            </w:r>
          </w:p>
        </w:tc>
      </w:tr>
      <w:tr w:rsidR="009116F2" w:rsidRPr="00D83E48" w14:paraId="149B6F8B" w14:textId="77777777" w:rsidTr="00045B18">
        <w:trPr>
          <w:cantSplit/>
          <w:trHeight w:val="144"/>
        </w:trPr>
        <w:tc>
          <w:tcPr>
            <w:tcW w:w="212" w:type="pct"/>
            <w:vAlign w:val="center"/>
          </w:tcPr>
          <w:p w14:paraId="149B6F88"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01</w:t>
            </w:r>
          </w:p>
        </w:tc>
        <w:tc>
          <w:tcPr>
            <w:tcW w:w="2248" w:type="pct"/>
            <w:vAlign w:val="center"/>
          </w:tcPr>
          <w:p w14:paraId="149B6F89" w14:textId="77777777" w:rsidR="009116F2" w:rsidRPr="00A11A4A" w:rsidRDefault="009116F2" w:rsidP="00045B18">
            <w:pPr>
              <w:keepNext/>
              <w:ind w:left="-59"/>
              <w:rPr>
                <w:rFonts w:asciiTheme="minorHAnsi" w:hAnsiTheme="minorHAnsi"/>
                <w:sz w:val="18"/>
                <w:szCs w:val="18"/>
              </w:rPr>
            </w:pPr>
            <w:r w:rsidRPr="00A11A4A">
              <w:rPr>
                <w:rFonts w:asciiTheme="minorHAnsi" w:hAnsiTheme="minorHAnsi"/>
                <w:sz w:val="18"/>
                <w:szCs w:val="18"/>
              </w:rPr>
              <w:t>Determine that the air filter media is clean. If the air filter media is dirty, then replace it with clean filter media.</w:t>
            </w:r>
          </w:p>
        </w:tc>
        <w:tc>
          <w:tcPr>
            <w:tcW w:w="2540" w:type="pct"/>
            <w:vAlign w:val="center"/>
          </w:tcPr>
          <w:p w14:paraId="149B6F8A" w14:textId="77777777" w:rsidR="009116F2" w:rsidRPr="00A11A4A" w:rsidDel="00F10646" w:rsidRDefault="009116F2" w:rsidP="003C2AFA">
            <w:pPr>
              <w:keepNext/>
              <w:rPr>
                <w:rFonts w:asciiTheme="minorHAnsi" w:hAnsiTheme="minorHAnsi"/>
                <w:sz w:val="18"/>
                <w:szCs w:val="18"/>
              </w:rPr>
            </w:pPr>
            <w:r w:rsidRPr="00A11A4A">
              <w:rPr>
                <w:rFonts w:asciiTheme="minorHAnsi" w:hAnsiTheme="minorHAnsi"/>
                <w:sz w:val="18"/>
                <w:szCs w:val="18"/>
              </w:rPr>
              <w:t>&lt;&lt;</w:t>
            </w:r>
            <w:r w:rsidR="00AB6FD3">
              <w:rPr>
                <w:rFonts w:asciiTheme="minorHAnsi" w:hAnsiTheme="minorHAnsi"/>
                <w:sz w:val="18"/>
                <w:szCs w:val="18"/>
              </w:rPr>
              <w:t xml:space="preserve"> </w:t>
            </w:r>
            <w:r w:rsidRPr="00A11A4A">
              <w:rPr>
                <w:rFonts w:asciiTheme="minorHAnsi" w:hAnsiTheme="minorHAnsi"/>
                <w:sz w:val="18"/>
                <w:szCs w:val="18"/>
              </w:rPr>
              <w:t xml:space="preserve">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8F" w14:textId="77777777" w:rsidTr="00045B18">
        <w:trPr>
          <w:cantSplit/>
          <w:trHeight w:val="144"/>
        </w:trPr>
        <w:tc>
          <w:tcPr>
            <w:tcW w:w="212" w:type="pct"/>
            <w:vAlign w:val="center"/>
          </w:tcPr>
          <w:p w14:paraId="149B6F8C"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02</w:t>
            </w:r>
          </w:p>
        </w:tc>
        <w:tc>
          <w:tcPr>
            <w:tcW w:w="2248" w:type="pct"/>
          </w:tcPr>
          <w:p w14:paraId="149B6F8D"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Open all registers and dampers and remove any obstructions.</w:t>
            </w:r>
          </w:p>
        </w:tc>
        <w:tc>
          <w:tcPr>
            <w:tcW w:w="2540" w:type="pct"/>
            <w:vAlign w:val="center"/>
          </w:tcPr>
          <w:p w14:paraId="149B6F8E"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&lt;&lt;</w:t>
            </w:r>
            <w:r w:rsidR="00AB6FD3">
              <w:rPr>
                <w:rFonts w:asciiTheme="minorHAnsi" w:hAnsiTheme="minorHAnsi"/>
                <w:sz w:val="18"/>
                <w:szCs w:val="18"/>
              </w:rPr>
              <w:t xml:space="preserve"> </w:t>
            </w:r>
            <w:r w:rsidRPr="00A11A4A">
              <w:rPr>
                <w:rFonts w:asciiTheme="minorHAnsi" w:hAnsiTheme="minorHAnsi"/>
                <w:sz w:val="18"/>
                <w:szCs w:val="18"/>
              </w:rPr>
              <w:t xml:space="preserve">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3" w14:textId="77777777" w:rsidTr="00045B18">
        <w:trPr>
          <w:cantSplit/>
          <w:trHeight w:val="144"/>
        </w:trPr>
        <w:tc>
          <w:tcPr>
            <w:tcW w:w="212" w:type="pct"/>
            <w:vAlign w:val="center"/>
          </w:tcPr>
          <w:p w14:paraId="149B6F90"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03</w:t>
            </w:r>
          </w:p>
        </w:tc>
        <w:tc>
          <w:tcPr>
            <w:tcW w:w="2248" w:type="pct"/>
          </w:tcPr>
          <w:p w14:paraId="149B6F91"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 xml:space="preserve">Replace/Repair all accessible crushed, blocked, restricted, remove excess length, and sharp bends in ducts.  Supported every 4 </w:t>
            </w:r>
            <w:proofErr w:type="spellStart"/>
            <w:r w:rsidRPr="00A11A4A">
              <w:rPr>
                <w:rFonts w:asciiTheme="minorHAnsi" w:hAnsiTheme="minorHAnsi"/>
                <w:sz w:val="18"/>
                <w:szCs w:val="18"/>
              </w:rPr>
              <w:t>ft</w:t>
            </w:r>
            <w:proofErr w:type="spellEnd"/>
            <w:r w:rsidRPr="00A11A4A">
              <w:rPr>
                <w:rFonts w:asciiTheme="minorHAnsi" w:hAnsiTheme="minorHAnsi"/>
                <w:sz w:val="18"/>
                <w:szCs w:val="18"/>
              </w:rPr>
              <w:t xml:space="preserve"> max. with a max. 2 in sag. </w:t>
            </w:r>
          </w:p>
        </w:tc>
        <w:tc>
          <w:tcPr>
            <w:tcW w:w="2540" w:type="pct"/>
            <w:vAlign w:val="center"/>
          </w:tcPr>
          <w:p w14:paraId="149B6F92"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7" w14:textId="77777777" w:rsidTr="00045B18">
        <w:trPr>
          <w:cantSplit/>
          <w:trHeight w:val="144"/>
        </w:trPr>
        <w:tc>
          <w:tcPr>
            <w:tcW w:w="212" w:type="pct"/>
            <w:vAlign w:val="center"/>
          </w:tcPr>
          <w:p w14:paraId="149B6F94"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04</w:t>
            </w:r>
          </w:p>
        </w:tc>
        <w:tc>
          <w:tcPr>
            <w:tcW w:w="2248" w:type="pct"/>
          </w:tcPr>
          <w:p w14:paraId="149B6F95"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Clean the evaporator coil according to the manufacturer and ensure the coil is not obstructed.</w:t>
            </w:r>
          </w:p>
        </w:tc>
        <w:tc>
          <w:tcPr>
            <w:tcW w:w="2540" w:type="pct"/>
            <w:vAlign w:val="center"/>
          </w:tcPr>
          <w:p w14:paraId="149B6F96"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B" w14:textId="77777777" w:rsidTr="00045B18">
        <w:trPr>
          <w:cantSplit/>
          <w:trHeight w:val="144"/>
        </w:trPr>
        <w:tc>
          <w:tcPr>
            <w:tcW w:w="212" w:type="pct"/>
            <w:vAlign w:val="center"/>
          </w:tcPr>
          <w:p w14:paraId="149B6F98"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05</w:t>
            </w:r>
          </w:p>
        </w:tc>
        <w:tc>
          <w:tcPr>
            <w:tcW w:w="2248" w:type="pct"/>
          </w:tcPr>
          <w:p w14:paraId="149B6F99"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Air handler fan speed set to high and blower wheel and motor are operating properly.</w:t>
            </w:r>
          </w:p>
        </w:tc>
        <w:tc>
          <w:tcPr>
            <w:tcW w:w="2540" w:type="pct"/>
            <w:vAlign w:val="center"/>
          </w:tcPr>
          <w:p w14:paraId="149B6F9A"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9F" w14:textId="77777777" w:rsidTr="00045B18">
        <w:trPr>
          <w:cantSplit/>
          <w:trHeight w:val="144"/>
        </w:trPr>
        <w:tc>
          <w:tcPr>
            <w:tcW w:w="212" w:type="pct"/>
            <w:vAlign w:val="center"/>
          </w:tcPr>
          <w:p w14:paraId="149B6F9C"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06</w:t>
            </w:r>
          </w:p>
        </w:tc>
        <w:tc>
          <w:tcPr>
            <w:tcW w:w="2248" w:type="pct"/>
          </w:tcPr>
          <w:p w14:paraId="149B6F9D"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duct with a larger one and/or add a second return duct.</w:t>
            </w:r>
          </w:p>
        </w:tc>
        <w:tc>
          <w:tcPr>
            <w:tcW w:w="2540" w:type="pct"/>
            <w:vAlign w:val="center"/>
          </w:tcPr>
          <w:p w14:paraId="149B6F9E"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9116F2" w:rsidRPr="00D83E48" w14:paraId="149B6FA3" w14:textId="77777777" w:rsidTr="00045B18">
        <w:trPr>
          <w:cantSplit/>
          <w:trHeight w:val="144"/>
        </w:trPr>
        <w:tc>
          <w:tcPr>
            <w:tcW w:w="212" w:type="pct"/>
            <w:vAlign w:val="center"/>
          </w:tcPr>
          <w:p w14:paraId="149B6FA0" w14:textId="77777777" w:rsidR="009116F2" w:rsidRPr="00A11A4A" w:rsidRDefault="009116F2" w:rsidP="00045B18">
            <w:pPr>
              <w:keepNext/>
              <w:jc w:val="center"/>
              <w:rPr>
                <w:rFonts w:asciiTheme="minorHAnsi" w:hAnsiTheme="minorHAnsi"/>
                <w:sz w:val="18"/>
                <w:szCs w:val="18"/>
              </w:rPr>
            </w:pPr>
            <w:r w:rsidRPr="00A11A4A">
              <w:rPr>
                <w:rFonts w:asciiTheme="minorHAnsi" w:hAnsiTheme="minorHAnsi"/>
                <w:sz w:val="18"/>
                <w:szCs w:val="18"/>
              </w:rPr>
              <w:t>07</w:t>
            </w:r>
          </w:p>
        </w:tc>
        <w:tc>
          <w:tcPr>
            <w:tcW w:w="2248" w:type="pct"/>
          </w:tcPr>
          <w:p w14:paraId="149B6FA1" w14:textId="77777777" w:rsidR="009116F2" w:rsidRPr="00A11A4A" w:rsidRDefault="009116F2" w:rsidP="00045B18">
            <w:pPr>
              <w:pStyle w:val="NormalBullet"/>
              <w:keepNext/>
              <w:tabs>
                <w:tab w:val="clear" w:pos="-2966"/>
                <w:tab w:val="clear" w:pos="1800"/>
              </w:tabs>
              <w:spacing w:before="0"/>
              <w:ind w:left="0" w:firstLine="0"/>
              <w:rPr>
                <w:rFonts w:asciiTheme="minorHAnsi" w:hAnsiTheme="minorHAnsi"/>
                <w:sz w:val="18"/>
                <w:szCs w:val="18"/>
              </w:rPr>
            </w:pPr>
            <w:r w:rsidRPr="00A11A4A">
              <w:rPr>
                <w:rFonts w:asciiTheme="minorHAnsi" w:hAnsiTheme="minorHAnsi"/>
                <w:sz w:val="18"/>
                <w:szCs w:val="18"/>
              </w:rPr>
              <w:t>If determined to be too small, replace the return grille with a larger area grille.</w:t>
            </w:r>
          </w:p>
        </w:tc>
        <w:tc>
          <w:tcPr>
            <w:tcW w:w="2540" w:type="pct"/>
            <w:vAlign w:val="center"/>
          </w:tcPr>
          <w:p w14:paraId="149B6FA2" w14:textId="77777777" w:rsidR="009116F2" w:rsidRPr="00A11A4A" w:rsidDel="00F10646" w:rsidRDefault="009116F2" w:rsidP="00045B18">
            <w:pPr>
              <w:keepNext/>
              <w:rPr>
                <w:rFonts w:asciiTheme="minorHAnsi" w:hAnsiTheme="minorHAnsi"/>
                <w:sz w:val="18"/>
                <w:szCs w:val="18"/>
              </w:rPr>
            </w:pPr>
            <w:r w:rsidRPr="00A11A4A">
              <w:rPr>
                <w:rFonts w:asciiTheme="minorHAnsi" w:hAnsiTheme="minorHAnsi"/>
                <w:sz w:val="18"/>
                <w:szCs w:val="18"/>
              </w:rPr>
              <w:t xml:space="preserve">&lt;&lt;user input, pull down list: </w:t>
            </w:r>
            <w:r w:rsidR="003C2AFA">
              <w:rPr>
                <w:rFonts w:asciiTheme="minorHAnsi" w:hAnsiTheme="minorHAnsi"/>
                <w:sz w:val="18"/>
                <w:szCs w:val="18"/>
              </w:rPr>
              <w:t>Pass; Fail</w:t>
            </w:r>
            <w:r w:rsidRPr="00A11A4A">
              <w:rPr>
                <w:rFonts w:asciiTheme="minorHAnsi" w:hAnsiTheme="minorHAnsi"/>
                <w:sz w:val="18"/>
                <w:szCs w:val="18"/>
              </w:rPr>
              <w:t>&gt;&gt;</w:t>
            </w:r>
          </w:p>
        </w:tc>
      </w:tr>
      <w:tr w:rsidR="00045B18" w:rsidRPr="00D83E48" w14:paraId="149B6FA8" w14:textId="77777777" w:rsidTr="003C2AF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trHeight w:val="144"/>
        </w:trPr>
        <w:tc>
          <w:tcPr>
            <w:tcW w:w="209" w:type="pct"/>
            <w:tcBorders>
              <w:right w:val="single" w:sz="4" w:space="0" w:color="auto"/>
            </w:tcBorders>
            <w:vAlign w:val="center"/>
          </w:tcPr>
          <w:p w14:paraId="149B6FA4" w14:textId="77777777" w:rsidR="00045B18" w:rsidRPr="00E90488" w:rsidRDefault="008B0DF5" w:rsidP="00045B18">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2248" w:type="pct"/>
            <w:tcBorders>
              <w:top w:val="single" w:sz="4" w:space="0" w:color="auto"/>
              <w:left w:val="single" w:sz="4" w:space="0" w:color="auto"/>
              <w:bottom w:val="single" w:sz="4" w:space="0" w:color="auto"/>
              <w:right w:val="single" w:sz="4" w:space="0" w:color="auto"/>
            </w:tcBorders>
            <w:vAlign w:val="center"/>
          </w:tcPr>
          <w:p w14:paraId="149B6FA5" w14:textId="77777777" w:rsidR="00045B18" w:rsidRPr="008D67CB" w:rsidRDefault="00045B18" w:rsidP="00045B18">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2533" w:type="pct"/>
            <w:tcBorders>
              <w:top w:val="single" w:sz="4" w:space="0" w:color="auto"/>
              <w:left w:val="single" w:sz="4" w:space="0" w:color="auto"/>
              <w:bottom w:val="single" w:sz="4" w:space="0" w:color="auto"/>
              <w:right w:val="single" w:sz="4" w:space="0" w:color="auto"/>
            </w:tcBorders>
            <w:vAlign w:val="center"/>
          </w:tcPr>
          <w:p w14:paraId="149B6FA6" w14:textId="77777777" w:rsidR="00045B18" w:rsidRPr="00E90488" w:rsidRDefault="00045B18" w:rsidP="00045B18">
            <w:pPr>
              <w:keepNext/>
              <w:rPr>
                <w:sz w:val="24"/>
                <w:szCs w:val="24"/>
              </w:rPr>
            </w:pPr>
            <w:r w:rsidRPr="00E90488">
              <w:rPr>
                <w:rFonts w:ascii="Calibri" w:hAnsi="Calibri"/>
                <w:sz w:val="18"/>
              </w:rPr>
              <w:t>&lt;&lt;</w:t>
            </w:r>
            <w:r w:rsidR="003C2AFA">
              <w:rPr>
                <w:rFonts w:ascii="Calibri" w:hAnsi="Calibri"/>
                <w:sz w:val="18"/>
              </w:rPr>
              <w:t>calculated Field:</w:t>
            </w:r>
          </w:p>
          <w:p w14:paraId="149B6FA7" w14:textId="77777777" w:rsidR="00045B18" w:rsidRPr="003C2AFA" w:rsidRDefault="003C2AFA" w:rsidP="003C2AFA">
            <w:pPr>
              <w:keepNext/>
              <w:rPr>
                <w:sz w:val="24"/>
                <w:szCs w:val="24"/>
              </w:rPr>
            </w:pPr>
            <w:r>
              <w:rPr>
                <w:rFonts w:ascii="Calibri" w:hAnsi="Calibri"/>
                <w:sz w:val="18"/>
              </w:rPr>
              <w:t>if</w:t>
            </w:r>
            <w:r w:rsidR="00045B18" w:rsidRPr="00E90488">
              <w:rPr>
                <w:rFonts w:ascii="Calibri" w:hAnsi="Calibri"/>
                <w:sz w:val="18"/>
              </w:rPr>
              <w:t xml:space="preserve"> </w:t>
            </w:r>
            <w:r>
              <w:rPr>
                <w:rFonts w:ascii="Calibri" w:hAnsi="Calibri"/>
                <w:sz w:val="18"/>
              </w:rPr>
              <w:t>Value=pass in all rows in Range D01-D07, Then display result=System Complies; else display result=System Does Not Comply</w:t>
            </w:r>
            <w:r>
              <w:rPr>
                <w:sz w:val="24"/>
                <w:szCs w:val="24"/>
              </w:rPr>
              <w:t xml:space="preserve">:  </w:t>
            </w:r>
            <w:r w:rsidR="00045B18" w:rsidRPr="00E90488">
              <w:rPr>
                <w:rFonts w:ascii="Calibri" w:hAnsi="Calibri"/>
                <w:sz w:val="18"/>
              </w:rPr>
              <w:t xml:space="preserve">one or more applicable </w:t>
            </w:r>
            <w:r w:rsidR="00045B18">
              <w:rPr>
                <w:rFonts w:ascii="Calibri" w:hAnsi="Calibri"/>
                <w:sz w:val="18"/>
              </w:rPr>
              <w:t>remedial actions were not completed as required</w:t>
            </w:r>
            <w:r w:rsidR="00045B18" w:rsidRPr="00E90488">
              <w:rPr>
                <w:rFonts w:ascii="Calibri" w:hAnsi="Calibri"/>
                <w:sz w:val="18"/>
              </w:rPr>
              <w:t xml:space="preserve">. </w:t>
            </w:r>
            <w:r w:rsidR="00045B18">
              <w:rPr>
                <w:rFonts w:ascii="Calibri" w:hAnsi="Calibri"/>
                <w:sz w:val="18"/>
              </w:rPr>
              <w:t xml:space="preserve"> </w:t>
            </w:r>
            <w:r w:rsidR="00045B18" w:rsidRPr="00E90488">
              <w:rPr>
                <w:rFonts w:ascii="Calibri" w:hAnsi="Calibri"/>
                <w:sz w:val="18"/>
              </w:rPr>
              <w:t>Enter reason</w:t>
            </w:r>
            <w:r>
              <w:rPr>
                <w:rFonts w:ascii="Calibri" w:hAnsi="Calibri"/>
                <w:sz w:val="18"/>
              </w:rPr>
              <w:t>(s)</w:t>
            </w:r>
            <w:r w:rsidR="00045B18" w:rsidRPr="00E90488">
              <w:rPr>
                <w:rFonts w:ascii="Calibri" w:hAnsi="Calibri"/>
                <w:sz w:val="18"/>
              </w:rPr>
              <w:t xml:space="preserve"> for </w:t>
            </w:r>
            <w:r>
              <w:rPr>
                <w:rFonts w:ascii="Calibri" w:hAnsi="Calibri"/>
                <w:sz w:val="18"/>
              </w:rPr>
              <w:t>non-compliance</w:t>
            </w:r>
            <w:r w:rsidR="00045B18" w:rsidRPr="00E90488">
              <w:rPr>
                <w:rFonts w:ascii="Calibri" w:hAnsi="Calibri"/>
                <w:sz w:val="18"/>
              </w:rPr>
              <w:t xml:space="preserve"> in</w:t>
            </w:r>
            <w:r w:rsidR="00045B18">
              <w:rPr>
                <w:rFonts w:ascii="Calibri" w:hAnsi="Calibri"/>
                <w:sz w:val="18"/>
              </w:rPr>
              <w:t xml:space="preserve"> corrections notes field below&gt;&gt;</w:t>
            </w:r>
          </w:p>
        </w:tc>
      </w:tr>
      <w:tr w:rsidR="00045B18" w:rsidRPr="00D83E48" w14:paraId="149B6FAC" w14:textId="77777777" w:rsidTr="003C2AF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trHeight w:val="144"/>
        </w:trPr>
        <w:tc>
          <w:tcPr>
            <w:tcW w:w="209" w:type="pct"/>
            <w:tcBorders>
              <w:right w:val="single" w:sz="4" w:space="0" w:color="auto"/>
            </w:tcBorders>
            <w:vAlign w:val="center"/>
          </w:tcPr>
          <w:p w14:paraId="149B6FA9" w14:textId="77777777" w:rsidR="00045B18" w:rsidRPr="00E90488" w:rsidRDefault="008B0DF5" w:rsidP="00045B18">
            <w:pPr>
              <w:pStyle w:val="FootnoteText"/>
              <w:keepNext/>
              <w:jc w:val="center"/>
              <w:rPr>
                <w:rFonts w:asciiTheme="minorHAnsi" w:hAnsiTheme="minorHAnsi" w:cs="Calibri-Bold"/>
                <w:bCs/>
                <w:sz w:val="18"/>
                <w:szCs w:val="18"/>
              </w:rPr>
            </w:pPr>
            <w:r>
              <w:rPr>
                <w:rFonts w:asciiTheme="minorHAnsi" w:hAnsiTheme="minorHAnsi" w:cs="Calibri-Bold"/>
                <w:bCs/>
                <w:sz w:val="18"/>
                <w:szCs w:val="18"/>
              </w:rPr>
              <w:t>09</w:t>
            </w:r>
          </w:p>
        </w:tc>
        <w:tc>
          <w:tcPr>
            <w:tcW w:w="2248" w:type="pct"/>
            <w:tcBorders>
              <w:top w:val="single" w:sz="4" w:space="0" w:color="auto"/>
              <w:left w:val="single" w:sz="4" w:space="0" w:color="auto"/>
              <w:bottom w:val="single" w:sz="4" w:space="0" w:color="auto"/>
              <w:right w:val="single" w:sz="4" w:space="0" w:color="auto"/>
            </w:tcBorders>
            <w:vAlign w:val="center"/>
          </w:tcPr>
          <w:p w14:paraId="149B6FAA" w14:textId="77777777" w:rsidR="00045B18" w:rsidRPr="008D67CB" w:rsidRDefault="00045B18" w:rsidP="00045B18">
            <w:pPr>
              <w:pStyle w:val="FootnoteText"/>
              <w:keepNext/>
              <w:rPr>
                <w:rFonts w:asciiTheme="minorHAnsi" w:hAnsiTheme="minorHAnsi" w:cs="Calibri-Bold"/>
                <w:b/>
                <w:bCs/>
                <w:sz w:val="18"/>
                <w:szCs w:val="18"/>
              </w:rPr>
            </w:pPr>
            <w:r>
              <w:rPr>
                <w:rFonts w:ascii="Calibri" w:hAnsi="Calibri"/>
                <w:sz w:val="18"/>
              </w:rPr>
              <w:t>Correction Notes:</w:t>
            </w:r>
          </w:p>
        </w:tc>
        <w:tc>
          <w:tcPr>
            <w:tcW w:w="2533" w:type="pct"/>
            <w:tcBorders>
              <w:top w:val="single" w:sz="4" w:space="0" w:color="auto"/>
              <w:left w:val="single" w:sz="4" w:space="0" w:color="auto"/>
              <w:bottom w:val="single" w:sz="4" w:space="0" w:color="auto"/>
              <w:right w:val="single" w:sz="4" w:space="0" w:color="auto"/>
            </w:tcBorders>
            <w:vAlign w:val="center"/>
          </w:tcPr>
          <w:p w14:paraId="149B6FAB" w14:textId="77777777" w:rsidR="00045B18" w:rsidRPr="008D67CB" w:rsidRDefault="00045B18" w:rsidP="00045B18">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w:t>
            </w:r>
            <w:r w:rsidR="0071164F">
              <w:rPr>
                <w:rFonts w:ascii="Calibri" w:hAnsi="Calibri"/>
                <w:sz w:val="18"/>
              </w:rPr>
              <w:t xml:space="preserve"> as condition of registration of the failure</w:t>
            </w:r>
            <w:r>
              <w:rPr>
                <w:rFonts w:ascii="Calibri" w:hAnsi="Calibri"/>
                <w:sz w:val="18"/>
              </w:rPr>
              <w:t>;  user input text&gt;&gt;</w:t>
            </w:r>
          </w:p>
        </w:tc>
      </w:tr>
      <w:tr w:rsidR="00A640FC" w:rsidRPr="00D83E48" w14:paraId="149B6FB0" w14:textId="77777777" w:rsidTr="003C2AF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1E0" w:firstRow="1" w:lastRow="1" w:firstColumn="1" w:lastColumn="1" w:noHBand="0" w:noVBand="0"/>
        </w:tblPrEx>
        <w:trPr>
          <w:trHeight w:val="144"/>
        </w:trPr>
        <w:tc>
          <w:tcPr>
            <w:tcW w:w="209" w:type="pct"/>
            <w:tcBorders>
              <w:right w:val="single" w:sz="4" w:space="0" w:color="auto"/>
            </w:tcBorders>
            <w:vAlign w:val="center"/>
          </w:tcPr>
          <w:p w14:paraId="149B6FAD" w14:textId="77777777" w:rsidR="00A640FC" w:rsidRPr="00E90488" w:rsidRDefault="008B0DF5" w:rsidP="00045B18">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2248" w:type="pct"/>
            <w:tcBorders>
              <w:top w:val="single" w:sz="4" w:space="0" w:color="auto"/>
              <w:left w:val="single" w:sz="4" w:space="0" w:color="auto"/>
              <w:bottom w:val="single" w:sz="4" w:space="0" w:color="auto"/>
              <w:right w:val="single" w:sz="4" w:space="0" w:color="auto"/>
            </w:tcBorders>
            <w:vAlign w:val="center"/>
          </w:tcPr>
          <w:p w14:paraId="149B6FAE" w14:textId="7B25C170" w:rsidR="00A640FC" w:rsidRDefault="00A640FC" w:rsidP="00BD573B">
            <w:pPr>
              <w:pStyle w:val="FootnoteText"/>
              <w:keepNext/>
              <w:rPr>
                <w:rFonts w:ascii="Calibri" w:hAnsi="Calibri"/>
                <w:sz w:val="18"/>
              </w:rPr>
            </w:pPr>
            <w:r>
              <w:rPr>
                <w:rFonts w:ascii="Calibri" w:hAnsi="Calibri"/>
                <w:sz w:val="18"/>
              </w:rPr>
              <w:t>Optional Notes:</w:t>
            </w:r>
          </w:p>
        </w:tc>
        <w:tc>
          <w:tcPr>
            <w:tcW w:w="2533" w:type="pct"/>
            <w:tcBorders>
              <w:top w:val="single" w:sz="4" w:space="0" w:color="auto"/>
              <w:left w:val="single" w:sz="4" w:space="0" w:color="auto"/>
              <w:bottom w:val="single" w:sz="4" w:space="0" w:color="auto"/>
              <w:right w:val="single" w:sz="4" w:space="0" w:color="auto"/>
            </w:tcBorders>
            <w:vAlign w:val="center"/>
          </w:tcPr>
          <w:p w14:paraId="28EB59D2" w14:textId="77777777" w:rsidR="00A640FC" w:rsidRDefault="00A640FC" w:rsidP="00045B18">
            <w:pPr>
              <w:pStyle w:val="FootnoteText"/>
              <w:keepNext/>
              <w:rPr>
                <w:rFonts w:ascii="Calibri" w:hAnsi="Calibri"/>
                <w:sz w:val="18"/>
              </w:rPr>
            </w:pPr>
            <w:r>
              <w:rPr>
                <w:rFonts w:ascii="Calibri" w:hAnsi="Calibri"/>
                <w:sz w:val="18"/>
              </w:rPr>
              <w:t>&lt;&lt;response is optional:  user input text&gt;&gt;</w:t>
            </w:r>
          </w:p>
          <w:p w14:paraId="149B6FAF" w14:textId="76FB065B" w:rsidR="007332C7" w:rsidRPr="007332C7" w:rsidRDefault="007332C7" w:rsidP="007332C7">
            <w:pPr>
              <w:rPr>
                <w:rFonts w:ascii="Calibri" w:hAnsi="Calibri"/>
              </w:rPr>
            </w:pPr>
          </w:p>
        </w:tc>
      </w:tr>
    </w:tbl>
    <w:p w14:paraId="149B6FB1" w14:textId="77777777" w:rsidR="003C1763" w:rsidRPr="00A11A4A" w:rsidRDefault="003C1763" w:rsidP="00693010">
      <w:pPr>
        <w:rPr>
          <w:rFonts w:asciiTheme="minorHAnsi" w:hAnsiTheme="minorHAnsi"/>
          <w:b/>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4952"/>
        <w:gridCol w:w="5597"/>
      </w:tblGrid>
      <w:tr w:rsidR="003C1763" w:rsidRPr="00A11A4A" w14:paraId="149B6FB4" w14:textId="77777777" w:rsidTr="00FC3B1D">
        <w:trPr>
          <w:gridBefore w:val="1"/>
          <w:wBefore w:w="3" w:type="pct"/>
          <w:trHeight w:val="233"/>
        </w:trPr>
        <w:tc>
          <w:tcPr>
            <w:tcW w:w="4997" w:type="pct"/>
            <w:gridSpan w:val="3"/>
          </w:tcPr>
          <w:p w14:paraId="149B6FB2" w14:textId="549B1076" w:rsidR="003C1763" w:rsidRPr="00A11A4A" w:rsidRDefault="003C1763" w:rsidP="00097E10">
            <w:pPr>
              <w:keepNext/>
              <w:rPr>
                <w:rFonts w:asciiTheme="minorHAnsi" w:hAnsiTheme="minorHAnsi"/>
                <w:b/>
                <w:sz w:val="18"/>
                <w:szCs w:val="18"/>
              </w:rPr>
            </w:pPr>
            <w:r w:rsidRPr="00A11A4A">
              <w:rPr>
                <w:rFonts w:asciiTheme="minorHAnsi" w:hAnsiTheme="minorHAnsi"/>
                <w:b/>
                <w:sz w:val="18"/>
                <w:szCs w:val="18"/>
              </w:rPr>
              <w:t>E. Forced Air System Airflow Rate Measurement - Best Airflow Rate Attainable</w:t>
            </w:r>
          </w:p>
          <w:p w14:paraId="149B6FB3" w14:textId="77777777" w:rsidR="003C1763" w:rsidRPr="00A11A4A" w:rsidRDefault="003C1763" w:rsidP="00097E10">
            <w:pPr>
              <w:keepNext/>
              <w:rPr>
                <w:rFonts w:asciiTheme="minorHAnsi" w:hAnsiTheme="minorHAnsi"/>
                <w:b/>
                <w:sz w:val="18"/>
                <w:szCs w:val="18"/>
              </w:rPr>
            </w:pPr>
            <w:r w:rsidRPr="00A11A4A">
              <w:rPr>
                <w:rFonts w:asciiTheme="minorHAnsi" w:hAnsiTheme="minorHAnsi"/>
                <w:sz w:val="18"/>
                <w:szCs w:val="18"/>
              </w:rPr>
              <w:t xml:space="preserve">The procedures for System Airflow Rate Verification are specified in Reference Residential Appendix RA3.3. </w:t>
            </w:r>
          </w:p>
        </w:tc>
      </w:tr>
      <w:tr w:rsidR="003C1763" w:rsidRPr="00D83E48" w14:paraId="149B6FB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B5"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01</w:t>
            </w:r>
          </w:p>
        </w:tc>
        <w:tc>
          <w:tcPr>
            <w:tcW w:w="2246" w:type="pct"/>
            <w:vAlign w:val="center"/>
          </w:tcPr>
          <w:p w14:paraId="149B6FB6" w14:textId="172FC1E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Rate (cfm/ton)</w:t>
            </w:r>
            <w:r w:rsidR="00BD573B">
              <w:rPr>
                <w:rFonts w:asciiTheme="minorHAnsi" w:hAnsiTheme="minorHAnsi"/>
                <w:sz w:val="18"/>
                <w:szCs w:val="18"/>
              </w:rPr>
              <w:t>:</w:t>
            </w:r>
          </w:p>
        </w:tc>
        <w:tc>
          <w:tcPr>
            <w:tcW w:w="2539" w:type="pct"/>
            <w:vAlign w:val="center"/>
          </w:tcPr>
          <w:p w14:paraId="149B6FB7"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&lt;&lt;300&gt;&gt;</w:t>
            </w:r>
          </w:p>
        </w:tc>
      </w:tr>
      <w:tr w:rsidR="003C1763" w:rsidRPr="00D83E48" w14:paraId="149B6FB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B9"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02</w:t>
            </w:r>
          </w:p>
        </w:tc>
        <w:tc>
          <w:tcPr>
            <w:tcW w:w="2246" w:type="pct"/>
            <w:vAlign w:val="center"/>
          </w:tcPr>
          <w:p w14:paraId="149B6FBA" w14:textId="1E2E838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Target (cfm)</w:t>
            </w:r>
            <w:r w:rsidR="00BD573B">
              <w:rPr>
                <w:rFonts w:asciiTheme="minorHAnsi" w:hAnsiTheme="minorHAnsi"/>
                <w:sz w:val="18"/>
                <w:szCs w:val="18"/>
              </w:rPr>
              <w:t>:</w:t>
            </w:r>
          </w:p>
        </w:tc>
        <w:tc>
          <w:tcPr>
            <w:tcW w:w="2539" w:type="pct"/>
            <w:vAlign w:val="center"/>
          </w:tcPr>
          <w:p w14:paraId="149B6FBB"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 calculated field: = A04 multiplied by 300&gt;&gt;</w:t>
            </w:r>
          </w:p>
        </w:tc>
      </w:tr>
      <w:tr w:rsidR="003C1763" w:rsidRPr="00D83E48" w14:paraId="149B6FC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BD"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03</w:t>
            </w:r>
          </w:p>
        </w:tc>
        <w:tc>
          <w:tcPr>
            <w:tcW w:w="2246" w:type="pct"/>
            <w:vAlign w:val="center"/>
          </w:tcPr>
          <w:p w14:paraId="149B6FBE" w14:textId="75EF7A69"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Actual System Airflow Rate Measurement (cfm)</w:t>
            </w:r>
            <w:r w:rsidR="00BD573B">
              <w:rPr>
                <w:rFonts w:asciiTheme="minorHAnsi" w:hAnsiTheme="minorHAnsi"/>
                <w:sz w:val="18"/>
                <w:szCs w:val="18"/>
              </w:rPr>
              <w:t>:</w:t>
            </w:r>
          </w:p>
        </w:tc>
        <w:tc>
          <w:tcPr>
            <w:tcW w:w="2539" w:type="pct"/>
            <w:vAlign w:val="center"/>
          </w:tcPr>
          <w:p w14:paraId="149B6FBF"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 xml:space="preserve">&lt;&lt;user input numeric value: </w:t>
            </w:r>
            <w:proofErr w:type="spellStart"/>
            <w:r w:rsidRPr="00D54A79">
              <w:rPr>
                <w:rFonts w:asciiTheme="minorHAnsi" w:hAnsiTheme="minorHAnsi"/>
                <w:sz w:val="18"/>
                <w:szCs w:val="18"/>
              </w:rPr>
              <w:t>xxxx</w:t>
            </w:r>
            <w:proofErr w:type="spellEnd"/>
            <w:r w:rsidRPr="00D54A79">
              <w:rPr>
                <w:rFonts w:asciiTheme="minorHAnsi" w:hAnsiTheme="minorHAnsi"/>
                <w:sz w:val="18"/>
                <w:szCs w:val="18"/>
              </w:rPr>
              <w:t>&gt;&gt;</w:t>
            </w:r>
          </w:p>
        </w:tc>
      </w:tr>
      <w:tr w:rsidR="009116F2" w:rsidRPr="00D83E48" w14:paraId="149B6FC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149B6FC1" w14:textId="77777777" w:rsidR="009116F2" w:rsidRPr="00D54A79" w:rsidRDefault="009116F2" w:rsidP="00097E10">
            <w:pPr>
              <w:keepNext/>
              <w:rPr>
                <w:rFonts w:asciiTheme="minorHAnsi" w:hAnsiTheme="minorHAnsi"/>
                <w:sz w:val="18"/>
                <w:szCs w:val="18"/>
              </w:rPr>
            </w:pPr>
            <w:r w:rsidRPr="00D54A79">
              <w:rPr>
                <w:rFonts w:asciiTheme="minorHAnsi" w:hAnsiTheme="minorHAnsi"/>
                <w:sz w:val="18"/>
                <w:szCs w:val="18"/>
              </w:rPr>
              <w:t>04</w:t>
            </w:r>
          </w:p>
        </w:tc>
        <w:tc>
          <w:tcPr>
            <w:tcW w:w="2246" w:type="pct"/>
            <w:vAlign w:val="center"/>
          </w:tcPr>
          <w:p w14:paraId="149B6FC2" w14:textId="77777777" w:rsidR="009116F2" w:rsidRPr="00D54A79" w:rsidRDefault="009116F2" w:rsidP="009116F2">
            <w:pPr>
              <w:keepNext/>
              <w:rPr>
                <w:rFonts w:asciiTheme="minorHAnsi" w:hAnsiTheme="minorHAnsi"/>
                <w:sz w:val="18"/>
                <w:szCs w:val="18"/>
              </w:rPr>
            </w:pPr>
            <w:r w:rsidRPr="00D54A79">
              <w:rPr>
                <w:rFonts w:asciiTheme="minorHAnsi" w:hAnsiTheme="minorHAnsi"/>
                <w:sz w:val="18"/>
                <w:szCs w:val="18"/>
              </w:rPr>
              <w:t>Compliance Statement:</w:t>
            </w:r>
          </w:p>
        </w:tc>
        <w:tc>
          <w:tcPr>
            <w:tcW w:w="2539" w:type="pct"/>
            <w:vAlign w:val="center"/>
          </w:tcPr>
          <w:p w14:paraId="149B6FC3" w14:textId="4D8DC584" w:rsidR="009116F2" w:rsidRPr="00D54A79" w:rsidRDefault="009116F2" w:rsidP="0071164F">
            <w:pPr>
              <w:keepNext/>
              <w:rPr>
                <w:rFonts w:asciiTheme="minorHAnsi" w:hAnsiTheme="minorHAnsi"/>
                <w:sz w:val="18"/>
                <w:szCs w:val="18"/>
              </w:rPr>
            </w:pPr>
            <w:r w:rsidRPr="00D54A79">
              <w:rPr>
                <w:rFonts w:asciiTheme="minorHAnsi" w:hAnsiTheme="minorHAnsi"/>
                <w:sz w:val="18"/>
                <w:szCs w:val="18"/>
              </w:rPr>
              <w:t>&lt;&lt;If E03≥E02, the display text = “</w:t>
            </w:r>
            <w:r w:rsidRPr="00D54A79">
              <w:rPr>
                <w:rFonts w:asciiTheme="minorHAnsi" w:hAnsiTheme="minorHAnsi"/>
                <w:sz w:val="18"/>
                <w:szCs w:val="18"/>
                <w:u w:val="single"/>
              </w:rPr>
              <w:t>system complies</w:t>
            </w:r>
            <w:r w:rsidRPr="00D54A79">
              <w:rPr>
                <w:rFonts w:asciiTheme="minorHAnsi" w:hAnsiTheme="minorHAnsi"/>
                <w:sz w:val="18"/>
                <w:szCs w:val="18"/>
              </w:rPr>
              <w:t xml:space="preserve"> with minimum airflow rate requirement”;  else display text = The measured Airflow Rate reported on this document is the best airflow rate attainable</w:t>
            </w:r>
            <w:r w:rsidR="0071164F">
              <w:rPr>
                <w:rFonts w:asciiTheme="minorHAnsi" w:hAnsiTheme="minorHAnsi"/>
                <w:sz w:val="18"/>
                <w:szCs w:val="18"/>
              </w:rPr>
              <w:t xml:space="preserve"> for compliance utilizing the </w:t>
            </w:r>
            <w:r w:rsidR="0071164F" w:rsidRPr="00454DD7">
              <w:rPr>
                <w:rFonts w:ascii="Calibri" w:hAnsi="Calibri"/>
                <w:sz w:val="18"/>
                <w:szCs w:val="18"/>
              </w:rPr>
              <w:t xml:space="preserve">procedures given in </w:t>
            </w:r>
            <w:r w:rsidR="0071164F" w:rsidRPr="00454DD7">
              <w:t xml:space="preserve"> </w:t>
            </w:r>
            <w:r w:rsidR="0071164F" w:rsidRPr="00454DD7">
              <w:rPr>
                <w:rFonts w:ascii="Calibri" w:hAnsi="Calibri"/>
                <w:sz w:val="18"/>
                <w:szCs w:val="18"/>
              </w:rPr>
              <w:t>RA</w:t>
            </w:r>
            <w:del w:id="37" w:author="Shewmaker, Michael@Energy" w:date="2016-04-28T13:59:00Z">
              <w:r w:rsidR="0071164F" w:rsidRPr="00454DD7" w:rsidDel="00DD00B3">
                <w:rPr>
                  <w:rFonts w:ascii="Calibri" w:hAnsi="Calibri"/>
                  <w:sz w:val="18"/>
                  <w:szCs w:val="18"/>
                </w:rPr>
                <w:delText>3.2.2.7.3</w:delText>
              </w:r>
            </w:del>
            <w:ins w:id="38" w:author="Shewmaker, Michael@Energy" w:date="2016-04-28T13:59:00Z">
              <w:r w:rsidR="00DD00B3">
                <w:rPr>
                  <w:rFonts w:ascii="Calibri" w:hAnsi="Calibri"/>
                  <w:sz w:val="18"/>
                  <w:szCs w:val="18"/>
                </w:rPr>
                <w:t>3.3.3.1.5</w:t>
              </w:r>
            </w:ins>
            <w:r w:rsidRPr="00D54A79">
              <w:rPr>
                <w:rFonts w:asciiTheme="minorHAnsi" w:hAnsiTheme="minorHAnsi"/>
                <w:sz w:val="18"/>
                <w:szCs w:val="18"/>
              </w:rPr>
              <w:t>. This system shall not be included in a sample group for HERS verification compliance."&gt;&gt;</w:t>
            </w:r>
          </w:p>
        </w:tc>
      </w:tr>
      <w:tr w:rsidR="003C1763" w:rsidRPr="00D83E48" w14:paraId="149B6FCA"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149B6FC5" w14:textId="77777777" w:rsidR="003C1763" w:rsidRPr="00D54A79" w:rsidRDefault="003C1763" w:rsidP="00097E10">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246" w:type="pct"/>
            <w:vAlign w:val="center"/>
          </w:tcPr>
          <w:p w14:paraId="149B6FC6" w14:textId="7F37F791"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HERS Sample Group Eligibility</w:t>
            </w:r>
            <w:r w:rsidR="00BD573B">
              <w:rPr>
                <w:rFonts w:asciiTheme="minorHAnsi" w:hAnsiTheme="minorHAnsi"/>
                <w:sz w:val="18"/>
                <w:szCs w:val="18"/>
              </w:rPr>
              <w:t>:</w:t>
            </w:r>
          </w:p>
        </w:tc>
        <w:tc>
          <w:tcPr>
            <w:tcW w:w="2539" w:type="pct"/>
          </w:tcPr>
          <w:p w14:paraId="149B6FC7"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&lt;&lt;if E04 result = </w:t>
            </w:r>
            <w:r w:rsidRPr="00D54A79">
              <w:rPr>
                <w:rFonts w:asciiTheme="minorHAnsi" w:hAnsiTheme="minorHAnsi"/>
                <w:sz w:val="18"/>
                <w:szCs w:val="18"/>
                <w:u w:val="single"/>
              </w:rPr>
              <w:t>system complies with minimum airflow rate requirement,</w:t>
            </w:r>
            <w:r w:rsidRPr="00D54A79">
              <w:rPr>
                <w:rFonts w:asciiTheme="minorHAnsi" w:hAnsiTheme="minorHAnsi"/>
                <w:sz w:val="18"/>
                <w:szCs w:val="18"/>
              </w:rPr>
              <w:t xml:space="preserve"> </w:t>
            </w:r>
          </w:p>
          <w:p w14:paraId="149B6FC8"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then display result = </w:t>
            </w:r>
            <w:r w:rsidR="00DC4DEF" w:rsidRPr="00D54A79">
              <w:rPr>
                <w:rFonts w:asciiTheme="minorHAnsi" w:hAnsiTheme="minorHAnsi"/>
                <w:sz w:val="18"/>
                <w:szCs w:val="18"/>
              </w:rPr>
              <w:t>“</w:t>
            </w:r>
            <w:r w:rsidRPr="00D54A79">
              <w:rPr>
                <w:rFonts w:asciiTheme="minorHAnsi" w:hAnsiTheme="minorHAnsi"/>
                <w:sz w:val="18"/>
                <w:szCs w:val="18"/>
              </w:rPr>
              <w:t>Eligible for HERS sample group</w:t>
            </w:r>
            <w:r w:rsidR="00DC4DEF" w:rsidRPr="00D54A79">
              <w:rPr>
                <w:rFonts w:asciiTheme="minorHAnsi" w:hAnsiTheme="minorHAnsi"/>
                <w:sz w:val="18"/>
                <w:szCs w:val="18"/>
              </w:rPr>
              <w:t>”</w:t>
            </w:r>
            <w:r w:rsidRPr="00D54A79">
              <w:rPr>
                <w:rFonts w:asciiTheme="minorHAnsi" w:hAnsiTheme="minorHAnsi"/>
                <w:sz w:val="18"/>
                <w:szCs w:val="18"/>
              </w:rPr>
              <w:t>;</w:t>
            </w:r>
          </w:p>
          <w:p w14:paraId="149B6FC9" w14:textId="77777777" w:rsidR="003C1763" w:rsidRPr="00D54A79" w:rsidRDefault="003C1763" w:rsidP="00895155">
            <w:pPr>
              <w:pStyle w:val="FootnoteText"/>
              <w:keepNext/>
              <w:rPr>
                <w:rFonts w:asciiTheme="minorHAnsi" w:hAnsiTheme="minorHAnsi"/>
                <w:sz w:val="18"/>
                <w:szCs w:val="18"/>
              </w:rPr>
            </w:pPr>
            <w:r w:rsidRPr="00D54A79">
              <w:rPr>
                <w:rFonts w:asciiTheme="minorHAnsi" w:hAnsiTheme="minorHAnsi"/>
                <w:sz w:val="18"/>
                <w:szCs w:val="18"/>
              </w:rPr>
              <w:t xml:space="preserve">else display result = </w:t>
            </w:r>
            <w:r w:rsidR="00DC4DEF" w:rsidRPr="00D54A79">
              <w:rPr>
                <w:rFonts w:asciiTheme="minorHAnsi" w:hAnsiTheme="minorHAnsi"/>
                <w:sz w:val="18"/>
                <w:szCs w:val="18"/>
              </w:rPr>
              <w:t>“</w:t>
            </w:r>
            <w:r w:rsidRPr="00D54A79">
              <w:rPr>
                <w:rFonts w:asciiTheme="minorHAnsi" w:hAnsiTheme="minorHAnsi"/>
                <w:sz w:val="18"/>
                <w:szCs w:val="18"/>
              </w:rPr>
              <w:t>Not Eligible for HERS Sample Group</w:t>
            </w:r>
            <w:r w:rsidR="00895155">
              <w:rPr>
                <w:rFonts w:asciiTheme="minorHAnsi" w:hAnsiTheme="minorHAnsi"/>
                <w:sz w:val="18"/>
                <w:szCs w:val="18"/>
              </w:rPr>
              <w:t xml:space="preserve"> for Airflow</w:t>
            </w:r>
            <w:r w:rsidR="00DC4DEF" w:rsidRPr="00D54A79">
              <w:rPr>
                <w:rFonts w:asciiTheme="minorHAnsi" w:hAnsiTheme="minorHAnsi"/>
                <w:sz w:val="18"/>
                <w:szCs w:val="18"/>
              </w:rPr>
              <w:t>”</w:t>
            </w:r>
          </w:p>
        </w:tc>
      </w:tr>
    </w:tbl>
    <w:p w14:paraId="149B6FCB" w14:textId="77777777" w:rsidR="003C1763" w:rsidRPr="00A11A4A" w:rsidRDefault="003C1763" w:rsidP="00693010">
      <w:pPr>
        <w:rPr>
          <w:rFonts w:asciiTheme="minorHAnsi" w:hAnsiTheme="minorHAnsi"/>
          <w:b/>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A16521" w:rsidRPr="00D83E48" w14:paraId="149B6FCD" w14:textId="77777777" w:rsidTr="00A16521">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149B6FCC" w14:textId="77777777" w:rsidR="00A16521" w:rsidRPr="00FA0024" w:rsidRDefault="00A16521" w:rsidP="00A16521">
            <w:pPr>
              <w:keepNext/>
              <w:rPr>
                <w:rFonts w:asciiTheme="minorHAnsi" w:hAnsiTheme="minorHAnsi"/>
                <w:b/>
                <w:sz w:val="18"/>
                <w:szCs w:val="18"/>
              </w:rPr>
            </w:pPr>
            <w:r>
              <w:rPr>
                <w:rFonts w:asciiTheme="minorHAnsi" w:hAnsiTheme="minorHAnsi"/>
                <w:b/>
                <w:sz w:val="18"/>
                <w:szCs w:val="18"/>
              </w:rPr>
              <w:lastRenderedPageBreak/>
              <w:t>F</w:t>
            </w:r>
            <w:r w:rsidRPr="008D67CB">
              <w:rPr>
                <w:rFonts w:asciiTheme="minorHAnsi" w:hAnsiTheme="minorHAnsi"/>
                <w:b/>
                <w:sz w:val="18"/>
                <w:szCs w:val="18"/>
              </w:rPr>
              <w:t>. Additional Requirements</w:t>
            </w:r>
          </w:p>
        </w:tc>
      </w:tr>
      <w:tr w:rsidR="00A16521" w:rsidRPr="00D83E48" w14:paraId="149B6FD0" w14:textId="77777777" w:rsidTr="00A16521">
        <w:trPr>
          <w:trHeight w:val="144"/>
        </w:trPr>
        <w:tc>
          <w:tcPr>
            <w:tcW w:w="461" w:type="dxa"/>
            <w:vAlign w:val="center"/>
          </w:tcPr>
          <w:p w14:paraId="149B6FCE"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149B6FCF" w14:textId="295AED95" w:rsidR="00A16521" w:rsidRPr="008D67CB" w:rsidRDefault="00A16521" w:rsidP="00BF0B77">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BF0B77">
              <w:rPr>
                <w:rFonts w:asciiTheme="minorHAnsi" w:hAnsiTheme="minorHAnsi"/>
                <w:sz w:val="18"/>
                <w:szCs w:val="18"/>
              </w:rPr>
              <w:t>Verification</w:t>
            </w:r>
            <w:r w:rsidRPr="008D67CB">
              <w:rPr>
                <w:rFonts w:asciiTheme="minorHAnsi" w:hAnsiTheme="minorHAnsi"/>
                <w:sz w:val="18"/>
                <w:szCs w:val="18"/>
              </w:rPr>
              <w:t>.</w:t>
            </w:r>
          </w:p>
        </w:tc>
      </w:tr>
      <w:tr w:rsidR="00A16521" w:rsidRPr="00D83E48" w14:paraId="149B6FD3" w14:textId="77777777" w:rsidTr="00A16521">
        <w:trPr>
          <w:trHeight w:val="144"/>
        </w:trPr>
        <w:tc>
          <w:tcPr>
            <w:tcW w:w="461" w:type="dxa"/>
            <w:vAlign w:val="center"/>
          </w:tcPr>
          <w:p w14:paraId="149B6FD1" w14:textId="77777777" w:rsidR="00A16521" w:rsidRPr="008D67CB" w:rsidRDefault="00A16521" w:rsidP="00A16521">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149B6FD2" w14:textId="66D82947" w:rsidR="00A16521" w:rsidRPr="008D67CB" w:rsidRDefault="00A16521" w:rsidP="00BF0B77">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BF0B77">
              <w:rPr>
                <w:rFonts w:asciiTheme="minorHAnsi" w:hAnsiTheme="minorHAnsi"/>
                <w:sz w:val="18"/>
                <w:szCs w:val="18"/>
              </w:rPr>
              <w:t>Verification</w:t>
            </w:r>
            <w:r w:rsidR="00BF0B77"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A16521" w:rsidRPr="00D83E48" w14:paraId="149B6FD6" w14:textId="77777777" w:rsidTr="00A16521">
        <w:trPr>
          <w:trHeight w:val="144"/>
        </w:trPr>
        <w:tc>
          <w:tcPr>
            <w:tcW w:w="461" w:type="dxa"/>
            <w:vAlign w:val="center"/>
          </w:tcPr>
          <w:p w14:paraId="149B6FD4" w14:textId="77777777" w:rsidR="00A16521" w:rsidRPr="008D67CB" w:rsidRDefault="00A16521" w:rsidP="00A16521">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149B6FD5" w14:textId="1EB2D86C" w:rsidR="00A16521" w:rsidRPr="00C74B3C" w:rsidRDefault="00A16521" w:rsidP="00CE2AE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CE2AEB">
              <w:rPr>
                <w:rFonts w:asciiTheme="minorHAnsi" w:hAnsiTheme="minorHAnsi" w:cs="Tahoma"/>
                <w:color w:val="000000"/>
                <w:sz w:val="18"/>
                <w:szCs w:val="18"/>
                <w:u w:val="single"/>
              </w:rPr>
              <w:t>ly constructed</w:t>
            </w:r>
            <w:r w:rsidR="00CE2AE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71164F">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A16521" w:rsidRPr="00D83E48" w14:paraId="149B6FD9" w14:textId="77777777" w:rsidTr="00A16521">
        <w:trPr>
          <w:trHeight w:val="144"/>
        </w:trPr>
        <w:tc>
          <w:tcPr>
            <w:tcW w:w="461" w:type="dxa"/>
            <w:vAlign w:val="center"/>
          </w:tcPr>
          <w:p w14:paraId="149B6FD7"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149B6FD8"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A16521" w:rsidRPr="00D83E48" w14:paraId="149B6FDC" w14:textId="77777777" w:rsidTr="00A16521">
        <w:trPr>
          <w:trHeight w:val="144"/>
        </w:trPr>
        <w:tc>
          <w:tcPr>
            <w:tcW w:w="461" w:type="dxa"/>
            <w:vAlign w:val="center"/>
          </w:tcPr>
          <w:p w14:paraId="149B6FDA"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149B6FDB"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A16521" w:rsidRPr="00D83E48" w14:paraId="149B6FDF" w14:textId="77777777" w:rsidTr="00A16521">
        <w:trPr>
          <w:trHeight w:val="144"/>
        </w:trPr>
        <w:tc>
          <w:tcPr>
            <w:tcW w:w="461" w:type="dxa"/>
            <w:vAlign w:val="center"/>
          </w:tcPr>
          <w:p w14:paraId="149B6FDD"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149B6FDE"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A16521" w:rsidRPr="00D83E48" w14:paraId="149B6FE2" w14:textId="77777777" w:rsidTr="00A16521">
        <w:trPr>
          <w:trHeight w:val="144"/>
        </w:trPr>
        <w:tc>
          <w:tcPr>
            <w:tcW w:w="461" w:type="dxa"/>
            <w:vAlign w:val="center"/>
          </w:tcPr>
          <w:p w14:paraId="149B6FE0"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149B6FE1" w14:textId="77777777"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A16521" w:rsidRPr="00D83E48" w14:paraId="149B6FE5" w14:textId="77777777" w:rsidTr="00A16521">
        <w:trPr>
          <w:trHeight w:val="144"/>
        </w:trPr>
        <w:tc>
          <w:tcPr>
            <w:tcW w:w="461" w:type="dxa"/>
            <w:vAlign w:val="center"/>
          </w:tcPr>
          <w:p w14:paraId="149B6FE3" w14:textId="77777777" w:rsidR="00A16521" w:rsidRDefault="00A16521" w:rsidP="00A16521">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149B6FE4" w14:textId="797885E4" w:rsidR="00A16521" w:rsidRPr="00C74B3C" w:rsidRDefault="00A16521" w:rsidP="00A16521">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5827A5" w:rsidRPr="00D83E48" w14:paraId="149B6FE8" w14:textId="77777777" w:rsidTr="00A16521">
        <w:trPr>
          <w:trHeight w:val="144"/>
        </w:trPr>
        <w:tc>
          <w:tcPr>
            <w:tcW w:w="461" w:type="dxa"/>
            <w:vAlign w:val="center"/>
          </w:tcPr>
          <w:p w14:paraId="149B6FE6" w14:textId="77777777" w:rsidR="005827A5" w:rsidRPr="00837C51" w:rsidRDefault="005827A5" w:rsidP="00A16521">
            <w:pPr>
              <w:pStyle w:val="FootnoteText"/>
              <w:keepNext/>
              <w:jc w:val="center"/>
              <w:rPr>
                <w:rFonts w:asciiTheme="minorHAnsi" w:hAnsiTheme="minorHAnsi"/>
                <w:sz w:val="18"/>
                <w:szCs w:val="18"/>
              </w:rPr>
            </w:pPr>
            <w:r>
              <w:rPr>
                <w:rFonts w:asciiTheme="minorHAnsi" w:hAnsiTheme="minorHAnsi"/>
                <w:sz w:val="18"/>
                <w:szCs w:val="18"/>
              </w:rPr>
              <w:t>09</w:t>
            </w:r>
          </w:p>
        </w:tc>
        <w:tc>
          <w:tcPr>
            <w:tcW w:w="10541" w:type="dxa"/>
            <w:gridSpan w:val="2"/>
            <w:vAlign w:val="center"/>
          </w:tcPr>
          <w:p w14:paraId="149B6FE7" w14:textId="57984852" w:rsidR="005827A5" w:rsidRPr="00837C51" w:rsidRDefault="005827A5" w:rsidP="00A16521">
            <w:pPr>
              <w:pStyle w:val="FootnoteText"/>
              <w:keepNext/>
              <w:rPr>
                <w:rFonts w:asciiTheme="minorHAnsi" w:hAnsiTheme="minorHAnsi"/>
                <w:sz w:val="18"/>
                <w:szCs w:val="18"/>
              </w:rPr>
            </w:pPr>
            <w:r w:rsidRPr="00A35723">
              <w:rPr>
                <w:rFonts w:asciiTheme="minorHAnsi" w:hAnsiTheme="minorHAnsi"/>
                <w:sz w:val="18"/>
                <w:szCs w:val="18"/>
              </w:rPr>
              <w:t>For altered systems that do not comply with the minimum 300 cfm</w:t>
            </w:r>
            <w:r w:rsidR="0021193B">
              <w:rPr>
                <w:rFonts w:asciiTheme="minorHAnsi" w:hAnsiTheme="minorHAnsi"/>
                <w:sz w:val="18"/>
                <w:szCs w:val="18"/>
              </w:rPr>
              <w:t>/</w:t>
            </w:r>
            <w:r w:rsidRPr="00A35723">
              <w:rPr>
                <w:rFonts w:asciiTheme="minorHAnsi" w:hAnsiTheme="minorHAnsi"/>
                <w:sz w:val="18"/>
                <w:szCs w:val="18"/>
              </w:rPr>
              <w:t xml:space="preserve">ton airflow </w:t>
            </w:r>
            <w:r>
              <w:rPr>
                <w:rFonts w:asciiTheme="minorHAnsi" w:hAnsiTheme="minorHAnsi"/>
                <w:sz w:val="18"/>
                <w:szCs w:val="18"/>
              </w:rPr>
              <w:t xml:space="preserve">rate </w:t>
            </w:r>
            <w:r w:rsidRPr="00A35723">
              <w:rPr>
                <w:rFonts w:asciiTheme="minorHAnsi" w:hAnsiTheme="minorHAnsi"/>
                <w:sz w:val="18"/>
                <w:szCs w:val="18"/>
              </w:rPr>
              <w:t>requirement but opt to comply using the remedial actions on this MCH-23 compliance document according to Section RA</w:t>
            </w:r>
            <w:del w:id="39" w:author="Shewmaker, Michael@Energy" w:date="2016-04-28T13:59:00Z">
              <w:r w:rsidRPr="00A35723" w:rsidDel="00DD00B3">
                <w:rPr>
                  <w:rFonts w:asciiTheme="minorHAnsi" w:hAnsiTheme="minorHAnsi"/>
                  <w:sz w:val="18"/>
                  <w:szCs w:val="18"/>
                </w:rPr>
                <w:delText>3.2.2.7.3</w:delText>
              </w:r>
            </w:del>
            <w:ins w:id="40" w:author="Shewmaker, Michael@Energy" w:date="2016-04-28T13:59:00Z">
              <w:r w:rsidR="00DD00B3">
                <w:rPr>
                  <w:rFonts w:asciiTheme="minorHAnsi" w:hAnsiTheme="minorHAnsi"/>
                  <w:sz w:val="18"/>
                  <w:szCs w:val="18"/>
                </w:rPr>
                <w:t>3.3.3.1.5</w:t>
              </w:r>
            </w:ins>
            <w:r w:rsidRPr="00A3572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A16521" w:rsidRPr="00D83E48" w14:paraId="149B6FEF" w14:textId="77777777" w:rsidTr="005F62B3">
        <w:trPr>
          <w:trHeight w:val="144"/>
        </w:trPr>
        <w:tc>
          <w:tcPr>
            <w:tcW w:w="461" w:type="dxa"/>
            <w:vAlign w:val="center"/>
          </w:tcPr>
          <w:p w14:paraId="149B6FE9" w14:textId="32A55503" w:rsidR="00A16521" w:rsidRPr="00E90488" w:rsidRDefault="005827A5"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10</w:t>
            </w:r>
          </w:p>
        </w:tc>
        <w:tc>
          <w:tcPr>
            <w:tcW w:w="2707" w:type="dxa"/>
            <w:vAlign w:val="center"/>
          </w:tcPr>
          <w:p w14:paraId="149B6FEA" w14:textId="77777777" w:rsidR="00A16521" w:rsidRPr="008D67CB" w:rsidRDefault="00A16521" w:rsidP="00A16521">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149B6FEB" w14:textId="77777777" w:rsidR="00A16521" w:rsidRPr="00E90488" w:rsidRDefault="00A16521" w:rsidP="00A16521">
            <w:pPr>
              <w:rPr>
                <w:sz w:val="24"/>
                <w:szCs w:val="24"/>
              </w:rPr>
            </w:pPr>
            <w:r w:rsidRPr="00E90488">
              <w:rPr>
                <w:rFonts w:ascii="Calibri" w:hAnsi="Calibri"/>
                <w:sz w:val="18"/>
              </w:rPr>
              <w:t>&lt;&lt;user pick from list:</w:t>
            </w:r>
          </w:p>
          <w:p w14:paraId="149B6FEC" w14:textId="77777777" w:rsidR="00A16521" w:rsidRPr="00E90488" w:rsidRDefault="00A16521" w:rsidP="00A16521">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149B6FED" w14:textId="77777777" w:rsidR="00A16521" w:rsidRPr="00E90488" w:rsidRDefault="00A16521" w:rsidP="00A16521">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149B6FEE" w14:textId="77777777" w:rsidR="00A16521" w:rsidRPr="008D67CB" w:rsidRDefault="00A16521" w:rsidP="00A16521">
            <w:pPr>
              <w:pStyle w:val="FootnoteText"/>
              <w:keepNext/>
              <w:rPr>
                <w:rFonts w:asciiTheme="minorHAnsi" w:hAnsiTheme="minorHAnsi" w:cs="Calibri-Bold"/>
                <w:b/>
                <w:bCs/>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A16521" w:rsidRPr="00D83E48" w14:paraId="149B6FF3" w14:textId="77777777" w:rsidTr="005F62B3">
        <w:trPr>
          <w:trHeight w:val="144"/>
        </w:trPr>
        <w:tc>
          <w:tcPr>
            <w:tcW w:w="461" w:type="dxa"/>
            <w:vAlign w:val="center"/>
          </w:tcPr>
          <w:p w14:paraId="149B6FF0" w14:textId="18EF708F" w:rsidR="00A16521" w:rsidRPr="00E90488" w:rsidRDefault="005827A5" w:rsidP="00A16521">
            <w:pPr>
              <w:pStyle w:val="FootnoteText"/>
              <w:keepNext/>
              <w:jc w:val="center"/>
              <w:rPr>
                <w:rFonts w:asciiTheme="minorHAnsi" w:hAnsiTheme="minorHAnsi" w:cs="Calibri-Bold"/>
                <w:bCs/>
                <w:sz w:val="18"/>
                <w:szCs w:val="18"/>
              </w:rPr>
            </w:pPr>
            <w:r>
              <w:rPr>
                <w:rFonts w:asciiTheme="minorHAnsi" w:hAnsiTheme="minorHAnsi" w:cs="Calibri-Bold"/>
                <w:bCs/>
                <w:sz w:val="18"/>
                <w:szCs w:val="18"/>
              </w:rPr>
              <w:t>11</w:t>
            </w:r>
          </w:p>
        </w:tc>
        <w:tc>
          <w:tcPr>
            <w:tcW w:w="2707" w:type="dxa"/>
            <w:vAlign w:val="center"/>
          </w:tcPr>
          <w:p w14:paraId="149B6FF1" w14:textId="77777777" w:rsidR="00A16521" w:rsidRPr="008D67CB" w:rsidRDefault="00A16521" w:rsidP="00A16521">
            <w:pPr>
              <w:pStyle w:val="FootnoteText"/>
              <w:keepNext/>
              <w:rPr>
                <w:rFonts w:asciiTheme="minorHAnsi" w:hAnsiTheme="minorHAnsi" w:cs="Calibri-Bold"/>
                <w:b/>
                <w:bCs/>
                <w:sz w:val="18"/>
                <w:szCs w:val="18"/>
              </w:rPr>
            </w:pPr>
            <w:r>
              <w:rPr>
                <w:rFonts w:ascii="Calibri" w:hAnsi="Calibri"/>
                <w:sz w:val="18"/>
              </w:rPr>
              <w:t>Correction Notes:</w:t>
            </w:r>
          </w:p>
        </w:tc>
        <w:tc>
          <w:tcPr>
            <w:tcW w:w="7834" w:type="dxa"/>
            <w:vAlign w:val="center"/>
          </w:tcPr>
          <w:p w14:paraId="149B6FF2" w14:textId="77777777" w:rsidR="00A16521" w:rsidRPr="008D67CB" w:rsidRDefault="00A16521" w:rsidP="00A16521">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A16521" w:rsidRPr="00D83E48" w14:paraId="149B6FF5" w14:textId="77777777" w:rsidTr="00A16521">
        <w:trPr>
          <w:trHeight w:val="144"/>
        </w:trPr>
        <w:tc>
          <w:tcPr>
            <w:tcW w:w="11002" w:type="dxa"/>
            <w:gridSpan w:val="3"/>
            <w:vAlign w:val="center"/>
          </w:tcPr>
          <w:p w14:paraId="149B6FF4" w14:textId="77777777" w:rsidR="00A16521" w:rsidRPr="008D67CB" w:rsidRDefault="00A16521" w:rsidP="00A1652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976293"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49B6FF6" w14:textId="77777777" w:rsidR="00D54A79" w:rsidRPr="00DC4DEF" w:rsidRDefault="00D54A79" w:rsidP="00693010">
      <w:pPr>
        <w:rPr>
          <w:rFonts w:ascii="Calibri" w:hAnsi="Calibr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5ABA" w:rsidRPr="00DF3F73" w14:paraId="149B6FF9" w14:textId="77777777" w:rsidTr="00FB245E">
        <w:trPr>
          <w:cantSplit/>
          <w:trHeight w:val="432"/>
        </w:trPr>
        <w:tc>
          <w:tcPr>
            <w:tcW w:w="5000" w:type="pct"/>
            <w:gridSpan w:val="2"/>
            <w:vAlign w:val="center"/>
          </w:tcPr>
          <w:p w14:paraId="149B6FF7" w14:textId="55A39098" w:rsidR="00025ABA" w:rsidRPr="00DF3F73" w:rsidRDefault="00025ABA" w:rsidP="00600D0C">
            <w:pPr>
              <w:keepNext/>
              <w:rPr>
                <w:rFonts w:asciiTheme="minorHAnsi" w:hAnsiTheme="minorHAnsi"/>
                <w:b/>
                <w:sz w:val="18"/>
                <w:szCs w:val="18"/>
              </w:rPr>
            </w:pPr>
            <w:r>
              <w:rPr>
                <w:rFonts w:asciiTheme="minorHAnsi" w:hAnsiTheme="minorHAnsi"/>
                <w:b/>
                <w:sz w:val="18"/>
                <w:szCs w:val="18"/>
              </w:rPr>
              <w:t>G. Determination of HERS Verification Compliance</w:t>
            </w:r>
          </w:p>
          <w:p w14:paraId="149B6FF8" w14:textId="77777777" w:rsidR="00025ABA" w:rsidRPr="00DF3F73" w:rsidRDefault="00025ABA" w:rsidP="00600D0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25ABA" w:rsidRPr="00DF3F73" w14:paraId="149B6FFC" w14:textId="77777777" w:rsidTr="00FB245E">
        <w:trPr>
          <w:cantSplit/>
          <w:trHeight w:val="432"/>
        </w:trPr>
        <w:tc>
          <w:tcPr>
            <w:tcW w:w="253" w:type="pct"/>
            <w:vAlign w:val="center"/>
          </w:tcPr>
          <w:p w14:paraId="149B6FFA" w14:textId="77777777" w:rsidR="00025ABA" w:rsidRPr="00DF3F73" w:rsidDel="00C76C40" w:rsidRDefault="00025ABA" w:rsidP="00FB245E">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149B6FFB" w14:textId="222C6726" w:rsidR="00025ABA" w:rsidRPr="00DF3F73" w:rsidRDefault="00025ABA" w:rsidP="005827A5">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 xml:space="preserve">if  B01≠ System does not comply; and C04 ≠ Not Certified; and </w:t>
            </w:r>
            <w:r w:rsidR="005827A5">
              <w:rPr>
                <w:rFonts w:asciiTheme="minorHAnsi" w:hAnsiTheme="minorHAnsi"/>
                <w:sz w:val="18"/>
                <w:szCs w:val="18"/>
              </w:rPr>
              <w:t>D08</w:t>
            </w:r>
            <w:r>
              <w:rPr>
                <w:rFonts w:asciiTheme="minorHAnsi" w:hAnsiTheme="minorHAnsi"/>
                <w:sz w:val="18"/>
                <w:szCs w:val="18"/>
              </w:rPr>
              <w:t>=system complies</w:t>
            </w:r>
            <w:r w:rsidR="00A640FC">
              <w:rPr>
                <w:rFonts w:asciiTheme="minorHAnsi" w:hAnsiTheme="minorHAnsi"/>
                <w:sz w:val="18"/>
                <w:szCs w:val="18"/>
              </w:rPr>
              <w:t>;</w:t>
            </w:r>
            <w:r>
              <w:rPr>
                <w:rFonts w:asciiTheme="minorHAnsi" w:hAnsiTheme="minorHAnsi"/>
                <w:sz w:val="18"/>
                <w:szCs w:val="18"/>
              </w:rPr>
              <w:t xml:space="preserve">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149B6FFD" w14:textId="77777777" w:rsidR="003C1763" w:rsidRDefault="003C1763" w:rsidP="00693010">
      <w:pPr>
        <w:rPr>
          <w:rFonts w:ascii="Calibri" w:hAnsi="Calibri"/>
          <w:b/>
          <w:sz w:val="24"/>
          <w:szCs w:val="24"/>
        </w:rPr>
      </w:pPr>
    </w:p>
    <w:p w14:paraId="149B6FFF" w14:textId="77777777" w:rsidR="003C1763" w:rsidRPr="00D83E48" w:rsidRDefault="003C1763" w:rsidP="0009456E">
      <w:pPr>
        <w:rPr>
          <w:rFonts w:ascii="Calibri" w:hAnsi="Calibri"/>
        </w:rPr>
      </w:pPr>
    </w:p>
    <w:sectPr w:rsidR="003C1763" w:rsidRPr="00D83E48" w:rsidSect="00D16D9F">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425EB0" w14:textId="77777777" w:rsidR="00027CE3" w:rsidRDefault="00027CE3">
      <w:r>
        <w:separator/>
      </w:r>
    </w:p>
  </w:endnote>
  <w:endnote w:type="continuationSeparator" w:id="0">
    <w:p w14:paraId="1706ADA3" w14:textId="77777777" w:rsidR="00027CE3" w:rsidRDefault="00027CE3">
      <w:r>
        <w:continuationSeparator/>
      </w:r>
    </w:p>
  </w:endnote>
  <w:endnote w:type="continuationNotice" w:id="1">
    <w:p w14:paraId="0FF8E5DD" w14:textId="77777777" w:rsidR="00027CE3" w:rsidRDefault="00027C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18" w14:textId="77777777" w:rsidR="00027CE3" w:rsidRPr="00CB64DD" w:rsidRDefault="00027CE3" w:rsidP="001604E4">
    <w:pPr>
      <w:pStyle w:val="Footer"/>
    </w:pPr>
    <w:r w:rsidRPr="00CB64DD">
      <w:t xml:space="preserve">Registration Number:                                                           Registration Date/Time:                                           HERS Provider:                       </w:t>
    </w:r>
  </w:p>
  <w:p w14:paraId="149B7019" w14:textId="7B052648" w:rsidR="00027CE3" w:rsidRPr="00CB64DD" w:rsidRDefault="00027CE3">
    <w:pPr>
      <w:pStyle w:val="Footer"/>
    </w:pPr>
    <w:r w:rsidRPr="00CB64DD">
      <w:t>CA Building Energy Efficiency Standards - 201</w:t>
    </w:r>
    <w:r>
      <w:t>6</w:t>
    </w:r>
    <w:r w:rsidRPr="00CB64DD">
      <w:t xml:space="preserve"> Residential Compliance</w:t>
    </w:r>
    <w:r w:rsidRPr="00CB64DD">
      <w:tab/>
    </w:r>
    <w:del w:id="8" w:author="Shewmaker, Michael@Energy" w:date="2016-03-14T13:43:00Z">
      <w:r w:rsidDel="00B04128">
        <w:delText xml:space="preserve">January </w:delText>
      </w:r>
    </w:del>
    <w:ins w:id="9" w:author="Shewmaker, Michael@Energy" w:date="2016-09-29T13:55:00Z">
      <w:r w:rsidR="0039104F">
        <w:t>September</w:t>
      </w:r>
    </w:ins>
    <w:ins w:id="10" w:author="Shewmaker, Michael@Energy" w:date="2016-03-14T13:43:00Z">
      <w:r>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29" w14:textId="77777777" w:rsidR="00027CE3" w:rsidRPr="00CB64DD" w:rsidRDefault="00027CE3">
    <w:pPr>
      <w:pStyle w:val="Footer"/>
    </w:pPr>
    <w:r w:rsidRPr="00CB64DD">
      <w:t xml:space="preserve">Registration Number:                                                           Registration Date/Time:                                           HERS Provider:                       </w:t>
    </w:r>
  </w:p>
  <w:p w14:paraId="149B702A" w14:textId="77777777" w:rsidR="00027CE3" w:rsidRPr="00CB64DD" w:rsidRDefault="00027CE3">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33" w14:textId="370DA52C" w:rsidR="00027CE3" w:rsidRPr="00CB64DD" w:rsidRDefault="00027CE3" w:rsidP="001604E4">
    <w:pPr>
      <w:pStyle w:val="Footer"/>
    </w:pPr>
    <w:r w:rsidRPr="00CB64DD">
      <w:t>CA Building Energy Efficiency Standards - 201</w:t>
    </w:r>
    <w:r>
      <w:t>6</w:t>
    </w:r>
    <w:r w:rsidRPr="00CB64DD">
      <w:t xml:space="preserve"> Residential Compliance</w:t>
    </w:r>
    <w:r w:rsidRPr="00CB64DD">
      <w:tab/>
    </w:r>
    <w:del w:id="29" w:author="Shewmaker, Michael@Energy" w:date="2016-03-14T13:43:00Z">
      <w:r w:rsidDel="00B04128">
        <w:delText xml:space="preserve">January </w:delText>
      </w:r>
    </w:del>
    <w:ins w:id="30" w:author="Shewmaker, Michael@Energy" w:date="2016-09-29T13:55:00Z">
      <w:r w:rsidR="0039104F">
        <w:t>September</w:t>
      </w:r>
    </w:ins>
    <w:ins w:id="31" w:author="Shewmaker, Michael@Energy" w:date="2016-03-14T13:43:00Z">
      <w:r>
        <w:t xml:space="preserve"> </w:t>
      </w:r>
    </w:ins>
    <w: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3B" w14:textId="77777777" w:rsidR="00027CE3" w:rsidRPr="00CB64DD" w:rsidRDefault="00027CE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5BCCC" w14:textId="77777777" w:rsidR="00027CE3" w:rsidRDefault="00027CE3">
      <w:r>
        <w:separator/>
      </w:r>
    </w:p>
  </w:footnote>
  <w:footnote w:type="continuationSeparator" w:id="0">
    <w:p w14:paraId="72336E69" w14:textId="77777777" w:rsidR="00027CE3" w:rsidRDefault="00027CE3">
      <w:r>
        <w:continuationSeparator/>
      </w:r>
    </w:p>
  </w:footnote>
  <w:footnote w:type="continuationNotice" w:id="1">
    <w:p w14:paraId="6C7458CD" w14:textId="77777777" w:rsidR="00027CE3" w:rsidRDefault="00027CE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04" w14:textId="77777777" w:rsidR="00027CE3" w:rsidRDefault="0039104F">
    <w:pPr>
      <w:pStyle w:val="Header"/>
    </w:pPr>
    <w:r>
      <w:rPr>
        <w:noProof/>
      </w:rPr>
      <w:pict w14:anchorId="149B7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3" o:spid="_x0000_s266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05" w14:textId="2F1E6715" w:rsidR="00027CE3" w:rsidRPr="007770C5" w:rsidRDefault="00027CE3"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2BCA774C" wp14:editId="749C66BD">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49B7047" wp14:editId="49CB3495">
          <wp:simplePos x="0" y="0"/>
          <wp:positionH relativeFrom="margin">
            <wp:posOffset>6626860</wp:posOffset>
          </wp:positionH>
          <wp:positionV relativeFrom="margin">
            <wp:posOffset>-1210945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39104F">
      <w:rPr>
        <w:noProof/>
      </w:rPr>
      <w:pict w14:anchorId="149B7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4" o:spid="_x0000_s26627"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49B7006" w14:textId="77777777" w:rsidR="00027CE3" w:rsidRPr="007770C5" w:rsidRDefault="00027CE3"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49B7007" w14:textId="6659EFE9" w:rsidR="00027CE3" w:rsidRPr="007770C5" w:rsidRDefault="00027CE3"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del w:id="5" w:author="Shewmaker, Michael@Energy" w:date="2016-09-29T13:55:00Z">
      <w:r w:rsidDel="0039104F">
        <w:rPr>
          <w:rFonts w:ascii="Arial" w:hAnsi="Arial" w:cs="Arial"/>
          <w:sz w:val="14"/>
          <w:szCs w:val="14"/>
        </w:rPr>
        <w:delText>0</w:delText>
      </w:r>
    </w:del>
    <w:del w:id="6" w:author="Shewmaker, Michael@Energy" w:date="2016-03-14T13:43:00Z">
      <w:r w:rsidDel="00B04128">
        <w:rPr>
          <w:rFonts w:ascii="Arial" w:hAnsi="Arial" w:cs="Arial"/>
          <w:sz w:val="14"/>
          <w:szCs w:val="14"/>
        </w:rPr>
        <w:delText>1</w:delText>
      </w:r>
    </w:del>
    <w:ins w:id="7" w:author="Shewmaker, Michael@Energy" w:date="2016-09-29T13:55:00Z">
      <w:r w:rsidR="0039104F">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027CE3" w:rsidRPr="00F85124" w14:paraId="149B700A" w14:textId="77777777" w:rsidTr="00986D7B">
      <w:trPr>
        <w:cantSplit/>
        <w:trHeight w:val="288"/>
      </w:trPr>
      <w:tc>
        <w:tcPr>
          <w:tcW w:w="4016" w:type="pct"/>
          <w:gridSpan w:val="3"/>
          <w:tcBorders>
            <w:right w:val="nil"/>
          </w:tcBorders>
          <w:vAlign w:val="center"/>
        </w:tcPr>
        <w:p w14:paraId="149B7008" w14:textId="77777777" w:rsidR="00027CE3" w:rsidRPr="00F85124" w:rsidRDefault="00027CE3" w:rsidP="003D4BC6">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149B7009" w14:textId="77777777" w:rsidR="00027CE3" w:rsidRPr="00F85124" w:rsidRDefault="00027CE3" w:rsidP="003D4BC6">
          <w:pPr>
            <w:pStyle w:val="Heading1"/>
            <w:jc w:val="right"/>
            <w:rPr>
              <w:rFonts w:ascii="Calibri" w:hAnsi="Calibri"/>
              <w:b w:val="0"/>
              <w:bCs/>
              <w:sz w:val="20"/>
            </w:rPr>
          </w:pPr>
          <w:r>
            <w:rPr>
              <w:rFonts w:ascii="Calibri" w:hAnsi="Calibri"/>
              <w:b w:val="0"/>
              <w:bCs/>
              <w:sz w:val="20"/>
            </w:rPr>
            <w:t>CF3R-MCH-23-H</w:t>
          </w:r>
        </w:p>
      </w:tc>
    </w:tr>
    <w:tr w:rsidR="00027CE3" w:rsidRPr="00F85124" w14:paraId="149B700D" w14:textId="77777777" w:rsidTr="007924C2">
      <w:trPr>
        <w:cantSplit/>
        <w:trHeight w:val="288"/>
      </w:trPr>
      <w:tc>
        <w:tcPr>
          <w:tcW w:w="2500" w:type="pct"/>
          <w:gridSpan w:val="2"/>
          <w:tcBorders>
            <w:right w:val="nil"/>
          </w:tcBorders>
        </w:tcPr>
        <w:p w14:paraId="149B700B" w14:textId="77777777" w:rsidR="00027CE3" w:rsidRPr="002E105D" w:rsidRDefault="00027CE3"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49B700C" w14:textId="77777777" w:rsidR="00027CE3" w:rsidRPr="00F85124" w:rsidRDefault="00027CE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9104F">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9104F">
            <w:fldChar w:fldCharType="begin"/>
          </w:r>
          <w:r w:rsidR="0039104F">
            <w:instrText xml:space="preserve"> SECTIONPAGES   \* MERGEFORMAT </w:instrText>
          </w:r>
          <w:r w:rsidR="0039104F">
            <w:fldChar w:fldCharType="separate"/>
          </w:r>
          <w:r w:rsidR="0039104F" w:rsidRPr="0039104F">
            <w:rPr>
              <w:rFonts w:ascii="Calibri" w:hAnsi="Calibri"/>
              <w:bCs/>
              <w:noProof/>
            </w:rPr>
            <w:t>3</w:t>
          </w:r>
          <w:r w:rsidR="0039104F">
            <w:rPr>
              <w:rFonts w:ascii="Calibri" w:hAnsi="Calibri"/>
              <w:bCs/>
              <w:noProof/>
            </w:rPr>
            <w:fldChar w:fldCharType="end"/>
          </w:r>
          <w:r w:rsidRPr="00F85124">
            <w:rPr>
              <w:rFonts w:ascii="Calibri" w:hAnsi="Calibri"/>
              <w:bCs/>
            </w:rPr>
            <w:t>)</w:t>
          </w:r>
        </w:p>
      </w:tc>
    </w:tr>
    <w:tr w:rsidR="00027CE3" w:rsidRPr="00F85124" w14:paraId="149B7011" w14:textId="77777777" w:rsidTr="00986D7B">
      <w:trPr>
        <w:cantSplit/>
        <w:trHeight w:val="288"/>
      </w:trPr>
      <w:tc>
        <w:tcPr>
          <w:tcW w:w="0" w:type="auto"/>
        </w:tcPr>
        <w:p w14:paraId="149B700E" w14:textId="77777777" w:rsidR="00027CE3" w:rsidRPr="00F85124" w:rsidRDefault="00027CE3" w:rsidP="007924C2">
          <w:pPr>
            <w:rPr>
              <w:rFonts w:ascii="Calibri" w:hAnsi="Calibri"/>
              <w:sz w:val="12"/>
              <w:szCs w:val="12"/>
            </w:rPr>
          </w:pPr>
          <w:r w:rsidRPr="00F85124">
            <w:rPr>
              <w:rFonts w:ascii="Calibri" w:hAnsi="Calibri"/>
              <w:sz w:val="12"/>
              <w:szCs w:val="12"/>
            </w:rPr>
            <w:t>Project Name:</w:t>
          </w:r>
        </w:p>
      </w:tc>
      <w:tc>
        <w:tcPr>
          <w:tcW w:w="1655" w:type="pct"/>
          <w:gridSpan w:val="2"/>
        </w:tcPr>
        <w:p w14:paraId="149B700F" w14:textId="77777777" w:rsidR="00027CE3" w:rsidRPr="00F85124" w:rsidRDefault="00027CE3" w:rsidP="007924C2">
          <w:pPr>
            <w:rPr>
              <w:rFonts w:ascii="Calibri" w:hAnsi="Calibri"/>
              <w:sz w:val="12"/>
              <w:szCs w:val="12"/>
            </w:rPr>
          </w:pPr>
          <w:r w:rsidRPr="00F85124">
            <w:rPr>
              <w:rFonts w:ascii="Calibri" w:hAnsi="Calibri"/>
              <w:sz w:val="12"/>
              <w:szCs w:val="12"/>
            </w:rPr>
            <w:t>Enforcement Agency:</w:t>
          </w:r>
        </w:p>
      </w:tc>
      <w:tc>
        <w:tcPr>
          <w:tcW w:w="984" w:type="pct"/>
        </w:tcPr>
        <w:p w14:paraId="149B7010" w14:textId="77777777" w:rsidR="00027CE3" w:rsidRPr="00F85124" w:rsidRDefault="00027CE3" w:rsidP="007924C2">
          <w:pPr>
            <w:rPr>
              <w:rFonts w:ascii="Calibri" w:hAnsi="Calibri"/>
              <w:sz w:val="12"/>
              <w:szCs w:val="12"/>
            </w:rPr>
          </w:pPr>
          <w:r w:rsidRPr="00F85124">
            <w:rPr>
              <w:rFonts w:ascii="Calibri" w:hAnsi="Calibri"/>
              <w:sz w:val="12"/>
              <w:szCs w:val="12"/>
            </w:rPr>
            <w:t>Permit Number:</w:t>
          </w:r>
        </w:p>
      </w:tc>
    </w:tr>
    <w:tr w:rsidR="00027CE3" w:rsidRPr="00F85124" w14:paraId="149B7015" w14:textId="77777777" w:rsidTr="00986D7B">
      <w:trPr>
        <w:cantSplit/>
        <w:trHeight w:val="288"/>
      </w:trPr>
      <w:tc>
        <w:tcPr>
          <w:tcW w:w="0" w:type="auto"/>
        </w:tcPr>
        <w:p w14:paraId="149B7012" w14:textId="77777777" w:rsidR="00027CE3" w:rsidRPr="00F85124" w:rsidRDefault="00027CE3"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49B7013" w14:textId="34820FD7" w:rsidR="00027CE3" w:rsidRPr="00F85124" w:rsidRDefault="00027CE3"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49B7014" w14:textId="7CA669BE" w:rsidR="00027CE3" w:rsidRPr="00F85124" w:rsidRDefault="00027CE3"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49B7016" w14:textId="77777777" w:rsidR="00027CE3" w:rsidRDefault="00027CE3"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27CE3" w:rsidRPr="00F85124" w14:paraId="149B701C" w14:textId="77777777" w:rsidTr="002E105D">
      <w:trPr>
        <w:cantSplit/>
        <w:trHeight w:val="288"/>
      </w:trPr>
      <w:tc>
        <w:tcPr>
          <w:tcW w:w="3738" w:type="pct"/>
          <w:gridSpan w:val="3"/>
          <w:tcBorders>
            <w:right w:val="nil"/>
          </w:tcBorders>
          <w:vAlign w:val="center"/>
        </w:tcPr>
        <w:p w14:paraId="149B701A" w14:textId="77777777" w:rsidR="00027CE3" w:rsidRPr="00F85124" w:rsidRDefault="0039104F" w:rsidP="007924C2">
          <w:pPr>
            <w:pStyle w:val="Heading1"/>
            <w:rPr>
              <w:rFonts w:ascii="Calibri" w:hAnsi="Calibri"/>
              <w:b w:val="0"/>
              <w:bCs/>
              <w:sz w:val="20"/>
            </w:rPr>
          </w:pPr>
          <w:r>
            <w:rPr>
              <w:rFonts w:ascii="Calibri" w:hAnsi="Calibri"/>
              <w:b w:val="0"/>
              <w:bCs/>
              <w:noProof/>
              <w:sz w:val="20"/>
            </w:rPr>
            <w:pict w14:anchorId="149B7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2" o:spid="_x0000_s266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027CE3">
            <w:rPr>
              <w:rFonts w:ascii="Calibri" w:hAnsi="Calibri"/>
              <w:b w:val="0"/>
              <w:bCs/>
              <w:sz w:val="20"/>
            </w:rPr>
            <w:t>CERTIFICATE OF INSTALLATION</w:t>
          </w:r>
        </w:p>
      </w:tc>
      <w:tc>
        <w:tcPr>
          <w:tcW w:w="1262" w:type="pct"/>
          <w:tcBorders>
            <w:left w:val="nil"/>
          </w:tcBorders>
          <w:tcMar>
            <w:left w:w="115" w:type="dxa"/>
            <w:right w:w="115" w:type="dxa"/>
          </w:tcMar>
          <w:vAlign w:val="center"/>
        </w:tcPr>
        <w:p w14:paraId="149B701B" w14:textId="77777777" w:rsidR="00027CE3" w:rsidRPr="00F85124" w:rsidRDefault="00027CE3" w:rsidP="002E105D">
          <w:pPr>
            <w:pStyle w:val="Heading1"/>
            <w:jc w:val="right"/>
            <w:rPr>
              <w:rFonts w:ascii="Calibri" w:hAnsi="Calibri"/>
              <w:b w:val="0"/>
              <w:bCs/>
              <w:sz w:val="20"/>
            </w:rPr>
          </w:pPr>
          <w:r>
            <w:rPr>
              <w:rFonts w:ascii="Calibri" w:hAnsi="Calibri"/>
              <w:b w:val="0"/>
              <w:bCs/>
              <w:sz w:val="20"/>
            </w:rPr>
            <w:t>CF2R-MCH-23-H</w:t>
          </w:r>
        </w:p>
      </w:tc>
    </w:tr>
    <w:tr w:rsidR="00027CE3" w:rsidRPr="00F85124" w14:paraId="149B701F" w14:textId="77777777" w:rsidTr="007924C2">
      <w:trPr>
        <w:cantSplit/>
        <w:trHeight w:val="288"/>
      </w:trPr>
      <w:tc>
        <w:tcPr>
          <w:tcW w:w="2500" w:type="pct"/>
          <w:gridSpan w:val="2"/>
          <w:tcBorders>
            <w:right w:val="nil"/>
          </w:tcBorders>
        </w:tcPr>
        <w:p w14:paraId="149B701D" w14:textId="77777777" w:rsidR="00027CE3" w:rsidRPr="002E105D" w:rsidRDefault="00027CE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49B701E" w14:textId="77777777" w:rsidR="00027CE3" w:rsidRPr="00F85124" w:rsidRDefault="00027CE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9104F">
            <w:fldChar w:fldCharType="begin"/>
          </w:r>
          <w:r w:rsidR="0039104F">
            <w:instrText xml:space="preserve"> SECTIONPAGES   \* MERGEFORMAT </w:instrText>
          </w:r>
          <w:r w:rsidR="0039104F">
            <w:fldChar w:fldCharType="separate"/>
          </w:r>
          <w:r w:rsidRPr="00CB64DD">
            <w:rPr>
              <w:rFonts w:ascii="Calibri" w:hAnsi="Calibri"/>
              <w:bCs/>
              <w:noProof/>
            </w:rPr>
            <w:t>2</w:t>
          </w:r>
          <w:r w:rsidR="0039104F">
            <w:rPr>
              <w:rFonts w:ascii="Calibri" w:hAnsi="Calibri"/>
              <w:bCs/>
              <w:noProof/>
            </w:rPr>
            <w:fldChar w:fldCharType="end"/>
          </w:r>
          <w:r w:rsidRPr="00F85124">
            <w:rPr>
              <w:rFonts w:ascii="Calibri" w:hAnsi="Calibri"/>
              <w:bCs/>
            </w:rPr>
            <w:t>)</w:t>
          </w:r>
        </w:p>
      </w:tc>
    </w:tr>
    <w:tr w:rsidR="00027CE3" w:rsidRPr="00F85124" w14:paraId="149B7023" w14:textId="77777777" w:rsidTr="002E105D">
      <w:trPr>
        <w:cantSplit/>
        <w:trHeight w:val="288"/>
      </w:trPr>
      <w:tc>
        <w:tcPr>
          <w:tcW w:w="0" w:type="auto"/>
        </w:tcPr>
        <w:p w14:paraId="149B7020" w14:textId="77777777" w:rsidR="00027CE3" w:rsidRPr="00F85124" w:rsidRDefault="00027CE3" w:rsidP="007924C2">
          <w:pPr>
            <w:rPr>
              <w:rFonts w:ascii="Calibri" w:hAnsi="Calibri"/>
              <w:sz w:val="12"/>
              <w:szCs w:val="12"/>
            </w:rPr>
          </w:pPr>
          <w:r w:rsidRPr="00F85124">
            <w:rPr>
              <w:rFonts w:ascii="Calibri" w:hAnsi="Calibri"/>
              <w:sz w:val="12"/>
              <w:szCs w:val="12"/>
            </w:rPr>
            <w:t>Project Name:</w:t>
          </w:r>
        </w:p>
      </w:tc>
      <w:tc>
        <w:tcPr>
          <w:tcW w:w="1377" w:type="pct"/>
          <w:gridSpan w:val="2"/>
        </w:tcPr>
        <w:p w14:paraId="149B7021" w14:textId="77777777" w:rsidR="00027CE3" w:rsidRPr="00F85124" w:rsidRDefault="00027CE3" w:rsidP="007924C2">
          <w:pPr>
            <w:rPr>
              <w:rFonts w:ascii="Calibri" w:hAnsi="Calibri"/>
              <w:sz w:val="12"/>
              <w:szCs w:val="12"/>
            </w:rPr>
          </w:pPr>
          <w:r w:rsidRPr="00F85124">
            <w:rPr>
              <w:rFonts w:ascii="Calibri" w:hAnsi="Calibri"/>
              <w:sz w:val="12"/>
              <w:szCs w:val="12"/>
            </w:rPr>
            <w:t>Enforcement Agency:</w:t>
          </w:r>
        </w:p>
      </w:tc>
      <w:tc>
        <w:tcPr>
          <w:tcW w:w="1262" w:type="pct"/>
        </w:tcPr>
        <w:p w14:paraId="149B7022" w14:textId="77777777" w:rsidR="00027CE3" w:rsidRPr="00F85124" w:rsidRDefault="00027CE3" w:rsidP="007924C2">
          <w:pPr>
            <w:rPr>
              <w:rFonts w:ascii="Calibri" w:hAnsi="Calibri"/>
              <w:sz w:val="12"/>
              <w:szCs w:val="12"/>
            </w:rPr>
          </w:pPr>
          <w:r w:rsidRPr="00F85124">
            <w:rPr>
              <w:rFonts w:ascii="Calibri" w:hAnsi="Calibri"/>
              <w:sz w:val="12"/>
              <w:szCs w:val="12"/>
            </w:rPr>
            <w:t>Permit Number:</w:t>
          </w:r>
        </w:p>
      </w:tc>
    </w:tr>
    <w:tr w:rsidR="00027CE3" w:rsidRPr="00F85124" w14:paraId="149B7027" w14:textId="77777777" w:rsidTr="002E105D">
      <w:trPr>
        <w:cantSplit/>
        <w:trHeight w:val="288"/>
      </w:trPr>
      <w:tc>
        <w:tcPr>
          <w:tcW w:w="0" w:type="auto"/>
        </w:tcPr>
        <w:p w14:paraId="149B7024" w14:textId="77777777" w:rsidR="00027CE3" w:rsidRPr="00F85124" w:rsidRDefault="00027CE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49B7025" w14:textId="77777777" w:rsidR="00027CE3" w:rsidRPr="00F85124" w:rsidRDefault="00027CE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49B7026" w14:textId="77777777" w:rsidR="00027CE3" w:rsidRPr="00F85124" w:rsidRDefault="00027CE3" w:rsidP="007924C2">
          <w:pPr>
            <w:rPr>
              <w:rFonts w:ascii="Calibri" w:hAnsi="Calibri"/>
              <w:sz w:val="12"/>
              <w:szCs w:val="12"/>
              <w:vertAlign w:val="superscript"/>
            </w:rPr>
          </w:pPr>
          <w:r w:rsidRPr="00F85124">
            <w:rPr>
              <w:rFonts w:ascii="Calibri" w:hAnsi="Calibri"/>
              <w:sz w:val="12"/>
              <w:szCs w:val="12"/>
            </w:rPr>
            <w:t>Zip Code</w:t>
          </w:r>
        </w:p>
      </w:tc>
    </w:tr>
  </w:tbl>
  <w:p w14:paraId="149B7028" w14:textId="77777777" w:rsidR="00027CE3" w:rsidRDefault="00027CE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2B" w14:textId="77777777" w:rsidR="00027CE3" w:rsidRDefault="0039104F">
    <w:pPr>
      <w:pStyle w:val="Header"/>
    </w:pPr>
    <w:r>
      <w:rPr>
        <w:noProof/>
      </w:rPr>
      <w:pict w14:anchorId="149B7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6" o:spid="_x0000_s266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27CE3" w:rsidRPr="00F85124" w14:paraId="149B702E" w14:textId="77777777" w:rsidTr="00CB64DD">
      <w:trPr>
        <w:cantSplit/>
        <w:trHeight w:val="288"/>
      </w:trPr>
      <w:tc>
        <w:tcPr>
          <w:tcW w:w="4016" w:type="pct"/>
          <w:gridSpan w:val="2"/>
          <w:tcBorders>
            <w:right w:val="nil"/>
          </w:tcBorders>
          <w:vAlign w:val="center"/>
        </w:tcPr>
        <w:p w14:paraId="149B702C" w14:textId="77777777" w:rsidR="00027CE3" w:rsidRPr="00F85124" w:rsidRDefault="0039104F" w:rsidP="003D4BC6">
          <w:pPr>
            <w:pStyle w:val="Heading1"/>
            <w:rPr>
              <w:rFonts w:ascii="Calibri" w:hAnsi="Calibri"/>
              <w:b w:val="0"/>
              <w:bCs/>
              <w:sz w:val="20"/>
            </w:rPr>
          </w:pPr>
          <w:r>
            <w:rPr>
              <w:rFonts w:ascii="Calibri" w:hAnsi="Calibri"/>
              <w:b w:val="0"/>
              <w:bCs/>
              <w:noProof/>
              <w:sz w:val="20"/>
            </w:rPr>
            <w:pict w14:anchorId="149B7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7" o:spid="_x0000_s266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027CE3">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49B702D" w14:textId="77777777" w:rsidR="00027CE3" w:rsidRPr="00F85124" w:rsidRDefault="00027CE3" w:rsidP="003D4BC6">
          <w:pPr>
            <w:pStyle w:val="Heading1"/>
            <w:jc w:val="right"/>
            <w:rPr>
              <w:rFonts w:ascii="Calibri" w:hAnsi="Calibri"/>
              <w:b w:val="0"/>
              <w:bCs/>
              <w:sz w:val="20"/>
            </w:rPr>
          </w:pPr>
          <w:r>
            <w:rPr>
              <w:rFonts w:ascii="Calibri" w:hAnsi="Calibri"/>
              <w:b w:val="0"/>
              <w:bCs/>
              <w:sz w:val="20"/>
            </w:rPr>
            <w:t>CF3R-MCH-23-H</w:t>
          </w:r>
        </w:p>
      </w:tc>
    </w:tr>
    <w:tr w:rsidR="00027CE3" w:rsidRPr="00F85124" w14:paraId="149B7031" w14:textId="77777777" w:rsidTr="007924C2">
      <w:trPr>
        <w:cantSplit/>
        <w:trHeight w:val="288"/>
      </w:trPr>
      <w:tc>
        <w:tcPr>
          <w:tcW w:w="2500" w:type="pct"/>
          <w:tcBorders>
            <w:right w:val="nil"/>
          </w:tcBorders>
        </w:tcPr>
        <w:p w14:paraId="149B702F" w14:textId="77777777" w:rsidR="00027CE3" w:rsidRPr="002E105D" w:rsidRDefault="00027CE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49B7030" w14:textId="77777777" w:rsidR="00027CE3" w:rsidRPr="00F85124" w:rsidRDefault="00027CE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9104F">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9104F">
            <w:fldChar w:fldCharType="begin"/>
          </w:r>
          <w:r w:rsidR="0039104F">
            <w:instrText xml:space="preserve"> SECTIONPAGES   \* MERGEFORMAT </w:instrText>
          </w:r>
          <w:r w:rsidR="0039104F">
            <w:fldChar w:fldCharType="separate"/>
          </w:r>
          <w:r w:rsidR="0039104F" w:rsidRPr="0039104F">
            <w:rPr>
              <w:rFonts w:ascii="Calibri" w:hAnsi="Calibri"/>
              <w:bCs/>
              <w:noProof/>
            </w:rPr>
            <w:t>2</w:t>
          </w:r>
          <w:r w:rsidR="0039104F">
            <w:rPr>
              <w:rFonts w:ascii="Calibri" w:hAnsi="Calibri"/>
              <w:bCs/>
              <w:noProof/>
            </w:rPr>
            <w:fldChar w:fldCharType="end"/>
          </w:r>
          <w:r w:rsidRPr="00F85124">
            <w:rPr>
              <w:rFonts w:ascii="Calibri" w:hAnsi="Calibri"/>
              <w:bCs/>
            </w:rPr>
            <w:t>)</w:t>
          </w:r>
        </w:p>
      </w:tc>
    </w:tr>
  </w:tbl>
  <w:p w14:paraId="149B7032" w14:textId="77777777" w:rsidR="00027CE3" w:rsidRDefault="00027CE3"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27CE3" w:rsidRPr="00F85124" w14:paraId="149B7036" w14:textId="77777777" w:rsidTr="002E105D">
      <w:trPr>
        <w:cantSplit/>
        <w:trHeight w:val="288"/>
      </w:trPr>
      <w:tc>
        <w:tcPr>
          <w:tcW w:w="4016" w:type="pct"/>
          <w:gridSpan w:val="2"/>
          <w:tcBorders>
            <w:right w:val="nil"/>
          </w:tcBorders>
          <w:vAlign w:val="center"/>
        </w:tcPr>
        <w:p w14:paraId="149B7034" w14:textId="77777777" w:rsidR="00027CE3" w:rsidRPr="00F85124" w:rsidRDefault="0039104F" w:rsidP="007924C2">
          <w:pPr>
            <w:pStyle w:val="Heading1"/>
            <w:rPr>
              <w:rFonts w:ascii="Calibri" w:hAnsi="Calibri"/>
              <w:b w:val="0"/>
              <w:bCs/>
              <w:sz w:val="20"/>
            </w:rPr>
          </w:pPr>
          <w:r>
            <w:rPr>
              <w:rFonts w:ascii="Calibri" w:hAnsi="Calibri"/>
              <w:b w:val="0"/>
              <w:bCs/>
              <w:noProof/>
              <w:sz w:val="20"/>
            </w:rPr>
            <w:pict w14:anchorId="149B7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5" o:spid="_x0000_s266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027CE3">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49B7035" w14:textId="77777777" w:rsidR="00027CE3" w:rsidRPr="00F85124" w:rsidRDefault="00027CE3" w:rsidP="002E105D">
          <w:pPr>
            <w:pStyle w:val="Heading1"/>
            <w:jc w:val="right"/>
            <w:rPr>
              <w:rFonts w:ascii="Calibri" w:hAnsi="Calibri"/>
              <w:b w:val="0"/>
              <w:bCs/>
              <w:sz w:val="20"/>
            </w:rPr>
          </w:pPr>
          <w:r>
            <w:rPr>
              <w:rFonts w:ascii="Calibri" w:hAnsi="Calibri"/>
              <w:b w:val="0"/>
              <w:bCs/>
              <w:sz w:val="20"/>
            </w:rPr>
            <w:t>CF2R-MCH-23-H</w:t>
          </w:r>
        </w:p>
      </w:tc>
    </w:tr>
    <w:tr w:rsidR="00027CE3" w:rsidRPr="00F85124" w14:paraId="149B7039" w14:textId="77777777" w:rsidTr="007924C2">
      <w:trPr>
        <w:cantSplit/>
        <w:trHeight w:val="288"/>
      </w:trPr>
      <w:tc>
        <w:tcPr>
          <w:tcW w:w="2500" w:type="pct"/>
          <w:tcBorders>
            <w:right w:val="nil"/>
          </w:tcBorders>
        </w:tcPr>
        <w:p w14:paraId="149B7037" w14:textId="77777777" w:rsidR="00027CE3" w:rsidRPr="002E105D" w:rsidRDefault="00027CE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49B7038" w14:textId="77777777" w:rsidR="00027CE3" w:rsidRPr="00F85124" w:rsidRDefault="00027CE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9104F">
            <w:fldChar w:fldCharType="begin"/>
          </w:r>
          <w:r w:rsidR="0039104F">
            <w:instrText xml:space="preserve"> SECTIONPAGES   \* MERGEFORMAT </w:instrText>
          </w:r>
          <w:r w:rsidR="0039104F">
            <w:fldChar w:fldCharType="separate"/>
          </w:r>
          <w:r w:rsidRPr="00CB64DD">
            <w:rPr>
              <w:rFonts w:ascii="Calibri" w:hAnsi="Calibri"/>
              <w:bCs/>
              <w:noProof/>
            </w:rPr>
            <w:t>2</w:t>
          </w:r>
          <w:r w:rsidR="0039104F">
            <w:rPr>
              <w:rFonts w:ascii="Calibri" w:hAnsi="Calibri"/>
              <w:bCs/>
              <w:noProof/>
            </w:rPr>
            <w:fldChar w:fldCharType="end"/>
          </w:r>
          <w:r w:rsidRPr="00F85124">
            <w:rPr>
              <w:rFonts w:ascii="Calibri" w:hAnsi="Calibri"/>
              <w:bCs/>
            </w:rPr>
            <w:t>)</w:t>
          </w:r>
        </w:p>
      </w:tc>
    </w:tr>
  </w:tbl>
  <w:p w14:paraId="149B703A" w14:textId="77777777" w:rsidR="00027CE3" w:rsidRDefault="00027CE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3C" w14:textId="77777777" w:rsidR="00027CE3" w:rsidRDefault="0039104F">
    <w:pPr>
      <w:pStyle w:val="Header"/>
    </w:pPr>
    <w:r>
      <w:rPr>
        <w:noProof/>
      </w:rPr>
      <w:pict w14:anchorId="149B7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9" o:spid="_x0000_s266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27CE3" w:rsidRPr="00F85124" w14:paraId="149B703F" w14:textId="77777777" w:rsidTr="00CB64DD">
      <w:trPr>
        <w:cantSplit/>
        <w:trHeight w:val="288"/>
      </w:trPr>
      <w:tc>
        <w:tcPr>
          <w:tcW w:w="4016" w:type="pct"/>
          <w:gridSpan w:val="2"/>
          <w:tcBorders>
            <w:right w:val="nil"/>
          </w:tcBorders>
          <w:vAlign w:val="center"/>
        </w:tcPr>
        <w:p w14:paraId="149B703D" w14:textId="77777777" w:rsidR="00027CE3" w:rsidRPr="00F85124" w:rsidRDefault="0039104F" w:rsidP="003D4BC6">
          <w:pPr>
            <w:pStyle w:val="Heading1"/>
            <w:rPr>
              <w:rFonts w:ascii="Calibri" w:hAnsi="Calibri"/>
              <w:b w:val="0"/>
              <w:bCs/>
              <w:sz w:val="20"/>
            </w:rPr>
          </w:pPr>
          <w:r>
            <w:rPr>
              <w:rFonts w:ascii="Calibri" w:hAnsi="Calibri"/>
              <w:b w:val="0"/>
              <w:bCs/>
              <w:noProof/>
              <w:sz w:val="20"/>
            </w:rPr>
            <w:pict w14:anchorId="149B7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70" o:spid="_x0000_s266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027CE3">
            <w:rPr>
              <w:rFonts w:ascii="Calibri" w:hAnsi="Calibri"/>
              <w:b w:val="0"/>
              <w:bCs/>
              <w:sz w:val="20"/>
            </w:rPr>
            <w:t xml:space="preserve">CERTIFICATE OF VERIFICATION – </w:t>
          </w:r>
          <w:r w:rsidR="00027CE3"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49B703E" w14:textId="77777777" w:rsidR="00027CE3" w:rsidRPr="00F85124" w:rsidRDefault="00027CE3" w:rsidP="003D4BC6">
          <w:pPr>
            <w:pStyle w:val="Heading1"/>
            <w:jc w:val="right"/>
            <w:rPr>
              <w:rFonts w:ascii="Calibri" w:hAnsi="Calibri"/>
              <w:b w:val="0"/>
              <w:bCs/>
              <w:sz w:val="20"/>
            </w:rPr>
          </w:pPr>
          <w:r>
            <w:rPr>
              <w:rFonts w:ascii="Calibri" w:hAnsi="Calibri"/>
              <w:b w:val="0"/>
              <w:bCs/>
              <w:sz w:val="20"/>
            </w:rPr>
            <w:t>CF3R-MCH-23-H</w:t>
          </w:r>
        </w:p>
      </w:tc>
    </w:tr>
    <w:tr w:rsidR="00027CE3" w:rsidRPr="00F85124" w14:paraId="149B7042" w14:textId="77777777" w:rsidTr="007924C2">
      <w:trPr>
        <w:cantSplit/>
        <w:trHeight w:val="288"/>
      </w:trPr>
      <w:tc>
        <w:tcPr>
          <w:tcW w:w="2500" w:type="pct"/>
          <w:tcBorders>
            <w:right w:val="nil"/>
          </w:tcBorders>
        </w:tcPr>
        <w:p w14:paraId="149B7040" w14:textId="77777777" w:rsidR="00027CE3" w:rsidRPr="002E105D" w:rsidRDefault="00027CE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49B7041" w14:textId="77777777" w:rsidR="00027CE3" w:rsidRPr="00F85124" w:rsidRDefault="00027CE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9104F">
            <w:rPr>
              <w:rFonts w:ascii="Calibri" w:hAnsi="Calibri"/>
              <w:bCs/>
              <w:noProof/>
            </w:rPr>
            <w:t>4</w:t>
          </w:r>
          <w:r w:rsidRPr="00E32371">
            <w:rPr>
              <w:rFonts w:ascii="Calibri" w:hAnsi="Calibri"/>
              <w:bCs/>
            </w:rPr>
            <w:fldChar w:fldCharType="end"/>
          </w:r>
          <w:r w:rsidRPr="00F85124">
            <w:rPr>
              <w:rFonts w:ascii="Calibri" w:hAnsi="Calibri"/>
              <w:bCs/>
            </w:rPr>
            <w:t xml:space="preserve"> of </w:t>
          </w:r>
          <w:r w:rsidR="0039104F">
            <w:fldChar w:fldCharType="begin"/>
          </w:r>
          <w:r w:rsidR="0039104F">
            <w:instrText xml:space="preserve"> SECTIONPAGES   \* MERGEFORMAT </w:instrText>
          </w:r>
          <w:r w:rsidR="0039104F">
            <w:fldChar w:fldCharType="separate"/>
          </w:r>
          <w:r w:rsidR="0039104F" w:rsidRPr="0039104F">
            <w:rPr>
              <w:rFonts w:ascii="Calibri" w:hAnsi="Calibri"/>
              <w:bCs/>
              <w:noProof/>
            </w:rPr>
            <w:t>4</w:t>
          </w:r>
          <w:r w:rsidR="0039104F">
            <w:rPr>
              <w:rFonts w:ascii="Calibri" w:hAnsi="Calibri"/>
              <w:bCs/>
              <w:noProof/>
            </w:rPr>
            <w:fldChar w:fldCharType="end"/>
          </w:r>
          <w:r w:rsidRPr="00F85124">
            <w:rPr>
              <w:rFonts w:ascii="Calibri" w:hAnsi="Calibri"/>
              <w:bCs/>
            </w:rPr>
            <w:t>)</w:t>
          </w:r>
        </w:p>
      </w:tc>
    </w:tr>
  </w:tbl>
  <w:p w14:paraId="149B7043" w14:textId="77777777" w:rsidR="00027CE3" w:rsidRDefault="00027CE3"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B7044" w14:textId="77777777" w:rsidR="00027CE3" w:rsidRDefault="0039104F">
    <w:pPr>
      <w:pStyle w:val="Header"/>
    </w:pPr>
    <w:r>
      <w:rPr>
        <w:noProof/>
      </w:rPr>
      <w:pict w14:anchorId="149B7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44568" o:spid="_x0000_s266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65D28D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05DC02F2"/>
    <w:lvl w:ilvl="0" w:tplc="6D98E27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52DC790E"/>
    <w:multiLevelType w:val="hybridMultilevel"/>
    <w:tmpl w:val="93C463CA"/>
    <w:lvl w:ilvl="0" w:tplc="98822A6C">
      <w:start w:val="1"/>
      <w:numFmt w:val="decimal"/>
      <w:lvlText w:val="%1."/>
      <w:lvlJc w:val="left"/>
      <w:pPr>
        <w:ind w:left="360" w:hanging="360"/>
      </w:pPr>
      <w:rPr>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1B6199"/>
    <w:multiLevelType w:val="hybridMultilevel"/>
    <w:tmpl w:val="76E230F0"/>
    <w:lvl w:ilvl="0" w:tplc="F40C267A">
      <w:start w:val="1"/>
      <w:numFmt w:val="decimal"/>
      <w:lvlText w:val="%1."/>
      <w:lvlJc w:val="left"/>
      <w:pPr>
        <w:ind w:left="630" w:hanging="360"/>
      </w:pPr>
      <w:rPr>
        <w:i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nsid w:val="7DB736A8"/>
    <w:multiLevelType w:val="hybridMultilevel"/>
    <w:tmpl w:val="8EA287C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F193043"/>
    <w:multiLevelType w:val="hybridMultilevel"/>
    <w:tmpl w:val="CC1A9120"/>
    <w:lvl w:ilvl="0" w:tplc="26B09FA4">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8"/>
  </w:num>
  <w:num w:numId="18">
    <w:abstractNumId w:val="8"/>
  </w:num>
  <w:num w:numId="19">
    <w:abstractNumId w:val="2"/>
  </w:num>
  <w:num w:numId="20">
    <w:abstractNumId w:val="16"/>
  </w:num>
  <w:num w:numId="21">
    <w:abstractNumId w:val="13"/>
  </w:num>
  <w:num w:numId="22">
    <w:abstractNumId w:val="26"/>
  </w:num>
  <w:num w:numId="23">
    <w:abstractNumId w:val="15"/>
  </w:num>
  <w:num w:numId="24">
    <w:abstractNumId w:val="22"/>
  </w:num>
  <w:num w:numId="25">
    <w:abstractNumId w:val="21"/>
  </w:num>
  <w:num w:numId="26">
    <w:abstractNumId w:val="20"/>
  </w:num>
  <w:num w:numId="27">
    <w:abstractNumId w:val="6"/>
  </w:num>
  <w:num w:numId="28">
    <w:abstractNumId w:val="12"/>
  </w:num>
  <w:num w:numId="29">
    <w:abstractNumId w:val="23"/>
  </w:num>
  <w:num w:numId="30">
    <w:abstractNumId w:val="19"/>
  </w:num>
  <w:num w:numId="31">
    <w:abstractNumId w:val="14"/>
  </w:num>
  <w:num w:numId="32">
    <w:abstractNumId w:val="10"/>
  </w:num>
  <w:num w:numId="33">
    <w:abstractNumId w:val="25"/>
  </w:num>
  <w:num w:numId="34">
    <w:abstractNumId w:val="7"/>
  </w:num>
  <w:num w:numId="35">
    <w:abstractNumId w:val="11"/>
  </w:num>
  <w:num w:numId="36">
    <w:abstractNumId w:val="17"/>
  </w:num>
  <w:num w:numId="37">
    <w:abstractNumId w:val="9"/>
  </w:num>
  <w:num w:numId="38">
    <w:abstractNumId w:val="4"/>
  </w:num>
  <w:num w:numId="39">
    <w:abstractNumId w:val="3"/>
  </w:num>
  <w:num w:numId="40">
    <w:abstractNumId w:val="24"/>
  </w:num>
  <w:num w:numId="41">
    <w:abstractNumId w:val="18"/>
  </w:num>
  <w:num w:numId="42">
    <w:abstractNumId w:val="28"/>
  </w:num>
  <w:num w:numId="43">
    <w:abstractNumId w:val="5"/>
  </w:num>
  <w:num w:numId="44">
    <w:abstractNumId w:val="27"/>
  </w:num>
  <w:num w:numId="45">
    <w:abstractNumId w:val="27"/>
  </w:num>
  <w:num w:numId="46">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6634"/>
    <o:shapelayout v:ext="edit">
      <o:idmap v:ext="edit" data="2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48CB"/>
    <w:rsid w:val="0001436B"/>
    <w:rsid w:val="000253BC"/>
    <w:rsid w:val="00025422"/>
    <w:rsid w:val="00025ABA"/>
    <w:rsid w:val="00026750"/>
    <w:rsid w:val="00027CE3"/>
    <w:rsid w:val="00035A79"/>
    <w:rsid w:val="00037926"/>
    <w:rsid w:val="00042F52"/>
    <w:rsid w:val="0004396E"/>
    <w:rsid w:val="00045B18"/>
    <w:rsid w:val="000470D7"/>
    <w:rsid w:val="000471F6"/>
    <w:rsid w:val="00051F14"/>
    <w:rsid w:val="00052C68"/>
    <w:rsid w:val="00053A0E"/>
    <w:rsid w:val="00056129"/>
    <w:rsid w:val="0006016B"/>
    <w:rsid w:val="000631C6"/>
    <w:rsid w:val="0006337C"/>
    <w:rsid w:val="000644B7"/>
    <w:rsid w:val="00076155"/>
    <w:rsid w:val="00076816"/>
    <w:rsid w:val="00076F08"/>
    <w:rsid w:val="0008089C"/>
    <w:rsid w:val="00080A37"/>
    <w:rsid w:val="00080EEE"/>
    <w:rsid w:val="00081216"/>
    <w:rsid w:val="00081867"/>
    <w:rsid w:val="00083548"/>
    <w:rsid w:val="000861F1"/>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06459"/>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5180E"/>
    <w:rsid w:val="00154354"/>
    <w:rsid w:val="00155ACD"/>
    <w:rsid w:val="00155BF5"/>
    <w:rsid w:val="00156E5F"/>
    <w:rsid w:val="0015741B"/>
    <w:rsid w:val="001577AB"/>
    <w:rsid w:val="001604E4"/>
    <w:rsid w:val="001615D7"/>
    <w:rsid w:val="00162081"/>
    <w:rsid w:val="00171597"/>
    <w:rsid w:val="001739A4"/>
    <w:rsid w:val="001739FA"/>
    <w:rsid w:val="00174BD1"/>
    <w:rsid w:val="00175D42"/>
    <w:rsid w:val="00177A87"/>
    <w:rsid w:val="00181190"/>
    <w:rsid w:val="00185834"/>
    <w:rsid w:val="00187604"/>
    <w:rsid w:val="001907E5"/>
    <w:rsid w:val="0019624F"/>
    <w:rsid w:val="0019726F"/>
    <w:rsid w:val="001A2E6A"/>
    <w:rsid w:val="001A3589"/>
    <w:rsid w:val="001A5583"/>
    <w:rsid w:val="001B3D76"/>
    <w:rsid w:val="001B5BA4"/>
    <w:rsid w:val="001C1B87"/>
    <w:rsid w:val="001C3995"/>
    <w:rsid w:val="001C6A01"/>
    <w:rsid w:val="001D677E"/>
    <w:rsid w:val="001E0D82"/>
    <w:rsid w:val="001E3C52"/>
    <w:rsid w:val="001E402F"/>
    <w:rsid w:val="001F0E8D"/>
    <w:rsid w:val="001F20EE"/>
    <w:rsid w:val="00200E53"/>
    <w:rsid w:val="0020229C"/>
    <w:rsid w:val="00202608"/>
    <w:rsid w:val="00206039"/>
    <w:rsid w:val="0021193B"/>
    <w:rsid w:val="00213E8E"/>
    <w:rsid w:val="002155B9"/>
    <w:rsid w:val="00216C55"/>
    <w:rsid w:val="00222F6D"/>
    <w:rsid w:val="002241A5"/>
    <w:rsid w:val="00231FA2"/>
    <w:rsid w:val="00231FB7"/>
    <w:rsid w:val="0023293F"/>
    <w:rsid w:val="00236841"/>
    <w:rsid w:val="002377C5"/>
    <w:rsid w:val="002379A7"/>
    <w:rsid w:val="002420D2"/>
    <w:rsid w:val="00243047"/>
    <w:rsid w:val="00243923"/>
    <w:rsid w:val="00243A12"/>
    <w:rsid w:val="00245AF0"/>
    <w:rsid w:val="00251448"/>
    <w:rsid w:val="00251B09"/>
    <w:rsid w:val="002532A8"/>
    <w:rsid w:val="002562A4"/>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2946"/>
    <w:rsid w:val="002A3F41"/>
    <w:rsid w:val="002A5940"/>
    <w:rsid w:val="002A6A1F"/>
    <w:rsid w:val="002B2393"/>
    <w:rsid w:val="002B4F6F"/>
    <w:rsid w:val="002B73D1"/>
    <w:rsid w:val="002C131A"/>
    <w:rsid w:val="002C3E94"/>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4B6C"/>
    <w:rsid w:val="002E7941"/>
    <w:rsid w:val="002F40A7"/>
    <w:rsid w:val="002F6775"/>
    <w:rsid w:val="003051D0"/>
    <w:rsid w:val="0030536C"/>
    <w:rsid w:val="00306026"/>
    <w:rsid w:val="00312673"/>
    <w:rsid w:val="00313178"/>
    <w:rsid w:val="0031378A"/>
    <w:rsid w:val="00314D52"/>
    <w:rsid w:val="00314EC3"/>
    <w:rsid w:val="0031501D"/>
    <w:rsid w:val="0032018D"/>
    <w:rsid w:val="00320F01"/>
    <w:rsid w:val="00323157"/>
    <w:rsid w:val="003247CA"/>
    <w:rsid w:val="003337EB"/>
    <w:rsid w:val="00334030"/>
    <w:rsid w:val="00335C78"/>
    <w:rsid w:val="00335D15"/>
    <w:rsid w:val="00337397"/>
    <w:rsid w:val="00340CE9"/>
    <w:rsid w:val="00346A44"/>
    <w:rsid w:val="003500C8"/>
    <w:rsid w:val="00350A8C"/>
    <w:rsid w:val="00350A99"/>
    <w:rsid w:val="0035179E"/>
    <w:rsid w:val="00353C3B"/>
    <w:rsid w:val="003554BB"/>
    <w:rsid w:val="00355827"/>
    <w:rsid w:val="0035603C"/>
    <w:rsid w:val="00357343"/>
    <w:rsid w:val="003668B7"/>
    <w:rsid w:val="00371157"/>
    <w:rsid w:val="00372700"/>
    <w:rsid w:val="003761D5"/>
    <w:rsid w:val="00376EAA"/>
    <w:rsid w:val="003809C0"/>
    <w:rsid w:val="00383ADD"/>
    <w:rsid w:val="003850E9"/>
    <w:rsid w:val="00386209"/>
    <w:rsid w:val="003864EA"/>
    <w:rsid w:val="0038684E"/>
    <w:rsid w:val="00386CC0"/>
    <w:rsid w:val="0039104F"/>
    <w:rsid w:val="0039142A"/>
    <w:rsid w:val="00394C8C"/>
    <w:rsid w:val="00396CC3"/>
    <w:rsid w:val="003A3559"/>
    <w:rsid w:val="003A3E27"/>
    <w:rsid w:val="003A4FE2"/>
    <w:rsid w:val="003B20F8"/>
    <w:rsid w:val="003B2E93"/>
    <w:rsid w:val="003B3641"/>
    <w:rsid w:val="003B4815"/>
    <w:rsid w:val="003B5B3C"/>
    <w:rsid w:val="003C1763"/>
    <w:rsid w:val="003C1788"/>
    <w:rsid w:val="003C2AFA"/>
    <w:rsid w:val="003C42F4"/>
    <w:rsid w:val="003C60D3"/>
    <w:rsid w:val="003C7B7A"/>
    <w:rsid w:val="003D0341"/>
    <w:rsid w:val="003D349A"/>
    <w:rsid w:val="003D449E"/>
    <w:rsid w:val="003D4BC6"/>
    <w:rsid w:val="003D5183"/>
    <w:rsid w:val="003D5350"/>
    <w:rsid w:val="003D7D22"/>
    <w:rsid w:val="003E13D9"/>
    <w:rsid w:val="003E1E09"/>
    <w:rsid w:val="003E22AB"/>
    <w:rsid w:val="003E3866"/>
    <w:rsid w:val="003F064C"/>
    <w:rsid w:val="003F1C6F"/>
    <w:rsid w:val="003F49BD"/>
    <w:rsid w:val="003F6A76"/>
    <w:rsid w:val="00401367"/>
    <w:rsid w:val="00404538"/>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06C9"/>
    <w:rsid w:val="00462AAE"/>
    <w:rsid w:val="00462AC1"/>
    <w:rsid w:val="00462BF5"/>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1274"/>
    <w:rsid w:val="00483995"/>
    <w:rsid w:val="00483A9E"/>
    <w:rsid w:val="0048472E"/>
    <w:rsid w:val="00486CD2"/>
    <w:rsid w:val="00486F0B"/>
    <w:rsid w:val="004944D6"/>
    <w:rsid w:val="004948E2"/>
    <w:rsid w:val="004A025A"/>
    <w:rsid w:val="004A1BEB"/>
    <w:rsid w:val="004A264A"/>
    <w:rsid w:val="004A3EC3"/>
    <w:rsid w:val="004A4030"/>
    <w:rsid w:val="004A40EC"/>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4E00"/>
    <w:rsid w:val="004E73D1"/>
    <w:rsid w:val="004F0A7F"/>
    <w:rsid w:val="004F40C1"/>
    <w:rsid w:val="004F66DC"/>
    <w:rsid w:val="00502910"/>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12"/>
    <w:rsid w:val="00551599"/>
    <w:rsid w:val="00552A3E"/>
    <w:rsid w:val="00553650"/>
    <w:rsid w:val="00555139"/>
    <w:rsid w:val="005554F1"/>
    <w:rsid w:val="00555884"/>
    <w:rsid w:val="00556CB6"/>
    <w:rsid w:val="005607CA"/>
    <w:rsid w:val="00560A10"/>
    <w:rsid w:val="00562BA8"/>
    <w:rsid w:val="00567341"/>
    <w:rsid w:val="005678C7"/>
    <w:rsid w:val="00572AA5"/>
    <w:rsid w:val="00572B72"/>
    <w:rsid w:val="00573417"/>
    <w:rsid w:val="005742B2"/>
    <w:rsid w:val="00574E6A"/>
    <w:rsid w:val="00576457"/>
    <w:rsid w:val="005769DD"/>
    <w:rsid w:val="00577B4C"/>
    <w:rsid w:val="00577F79"/>
    <w:rsid w:val="005813CE"/>
    <w:rsid w:val="005821CB"/>
    <w:rsid w:val="00582272"/>
    <w:rsid w:val="005827A5"/>
    <w:rsid w:val="00583E5E"/>
    <w:rsid w:val="0058758E"/>
    <w:rsid w:val="005877FC"/>
    <w:rsid w:val="0059070E"/>
    <w:rsid w:val="00594C36"/>
    <w:rsid w:val="005B19EC"/>
    <w:rsid w:val="005B1AD1"/>
    <w:rsid w:val="005B3A68"/>
    <w:rsid w:val="005B6F6C"/>
    <w:rsid w:val="005C1365"/>
    <w:rsid w:val="005C1AC1"/>
    <w:rsid w:val="005C1D9C"/>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2B3"/>
    <w:rsid w:val="00600D0C"/>
    <w:rsid w:val="006016EB"/>
    <w:rsid w:val="006019F9"/>
    <w:rsid w:val="00601C19"/>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4AA2"/>
    <w:rsid w:val="00666C02"/>
    <w:rsid w:val="00667362"/>
    <w:rsid w:val="00674FED"/>
    <w:rsid w:val="00677694"/>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50E4"/>
    <w:rsid w:val="006C7335"/>
    <w:rsid w:val="006C7406"/>
    <w:rsid w:val="006D21DC"/>
    <w:rsid w:val="006D2463"/>
    <w:rsid w:val="006D4D01"/>
    <w:rsid w:val="006D5730"/>
    <w:rsid w:val="006D7492"/>
    <w:rsid w:val="006E1FC1"/>
    <w:rsid w:val="006E36A3"/>
    <w:rsid w:val="006E5AE2"/>
    <w:rsid w:val="006E7DAB"/>
    <w:rsid w:val="006F0652"/>
    <w:rsid w:val="006F1BC9"/>
    <w:rsid w:val="006F2C70"/>
    <w:rsid w:val="006F38BB"/>
    <w:rsid w:val="006F702A"/>
    <w:rsid w:val="0070354F"/>
    <w:rsid w:val="00703A31"/>
    <w:rsid w:val="007108CC"/>
    <w:rsid w:val="00710BD4"/>
    <w:rsid w:val="0071164F"/>
    <w:rsid w:val="00714442"/>
    <w:rsid w:val="0071460A"/>
    <w:rsid w:val="00714A89"/>
    <w:rsid w:val="00714CBC"/>
    <w:rsid w:val="00714DAD"/>
    <w:rsid w:val="00716F11"/>
    <w:rsid w:val="0071761E"/>
    <w:rsid w:val="00717752"/>
    <w:rsid w:val="00717DEA"/>
    <w:rsid w:val="00720306"/>
    <w:rsid w:val="00723136"/>
    <w:rsid w:val="007261EC"/>
    <w:rsid w:val="00731F6D"/>
    <w:rsid w:val="007332C7"/>
    <w:rsid w:val="00740640"/>
    <w:rsid w:val="007407F6"/>
    <w:rsid w:val="00740E3B"/>
    <w:rsid w:val="00743217"/>
    <w:rsid w:val="007439DA"/>
    <w:rsid w:val="0074424A"/>
    <w:rsid w:val="007445B3"/>
    <w:rsid w:val="00750EA4"/>
    <w:rsid w:val="00751673"/>
    <w:rsid w:val="00753083"/>
    <w:rsid w:val="00753CFA"/>
    <w:rsid w:val="007551EC"/>
    <w:rsid w:val="007635A5"/>
    <w:rsid w:val="0076441C"/>
    <w:rsid w:val="00764CBD"/>
    <w:rsid w:val="00765F67"/>
    <w:rsid w:val="007755D6"/>
    <w:rsid w:val="007756F6"/>
    <w:rsid w:val="00776799"/>
    <w:rsid w:val="007770C5"/>
    <w:rsid w:val="00777B2F"/>
    <w:rsid w:val="00783A13"/>
    <w:rsid w:val="00785B34"/>
    <w:rsid w:val="007924C2"/>
    <w:rsid w:val="007931FB"/>
    <w:rsid w:val="00793E1C"/>
    <w:rsid w:val="00795EB8"/>
    <w:rsid w:val="00796E59"/>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61"/>
    <w:rsid w:val="008679B8"/>
    <w:rsid w:val="0087046E"/>
    <w:rsid w:val="00873A16"/>
    <w:rsid w:val="00880727"/>
    <w:rsid w:val="00882BD7"/>
    <w:rsid w:val="00886660"/>
    <w:rsid w:val="00890DB2"/>
    <w:rsid w:val="008931CD"/>
    <w:rsid w:val="00894E3E"/>
    <w:rsid w:val="00895155"/>
    <w:rsid w:val="00895844"/>
    <w:rsid w:val="008A5B91"/>
    <w:rsid w:val="008A6A61"/>
    <w:rsid w:val="008A715A"/>
    <w:rsid w:val="008A7891"/>
    <w:rsid w:val="008A7F5C"/>
    <w:rsid w:val="008B05CC"/>
    <w:rsid w:val="008B0DF5"/>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61BE"/>
    <w:rsid w:val="00946688"/>
    <w:rsid w:val="00954E45"/>
    <w:rsid w:val="00955A9A"/>
    <w:rsid w:val="009561BC"/>
    <w:rsid w:val="009564C7"/>
    <w:rsid w:val="009579A1"/>
    <w:rsid w:val="00971957"/>
    <w:rsid w:val="00972766"/>
    <w:rsid w:val="009727B8"/>
    <w:rsid w:val="0097558E"/>
    <w:rsid w:val="009757C5"/>
    <w:rsid w:val="00976293"/>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5F76"/>
    <w:rsid w:val="009C7266"/>
    <w:rsid w:val="009D0F10"/>
    <w:rsid w:val="009D1A2A"/>
    <w:rsid w:val="009D3023"/>
    <w:rsid w:val="009D6A39"/>
    <w:rsid w:val="009E0B1A"/>
    <w:rsid w:val="009E2E57"/>
    <w:rsid w:val="009E3BB5"/>
    <w:rsid w:val="009E4065"/>
    <w:rsid w:val="009E5099"/>
    <w:rsid w:val="009E6B59"/>
    <w:rsid w:val="009F2090"/>
    <w:rsid w:val="009F3C44"/>
    <w:rsid w:val="009F5E57"/>
    <w:rsid w:val="00A0027A"/>
    <w:rsid w:val="00A00AE7"/>
    <w:rsid w:val="00A02090"/>
    <w:rsid w:val="00A029A2"/>
    <w:rsid w:val="00A034B7"/>
    <w:rsid w:val="00A034EC"/>
    <w:rsid w:val="00A05D8F"/>
    <w:rsid w:val="00A07D19"/>
    <w:rsid w:val="00A11984"/>
    <w:rsid w:val="00A11A4A"/>
    <w:rsid w:val="00A12015"/>
    <w:rsid w:val="00A16521"/>
    <w:rsid w:val="00A16546"/>
    <w:rsid w:val="00A24BE2"/>
    <w:rsid w:val="00A24F9F"/>
    <w:rsid w:val="00A251BE"/>
    <w:rsid w:val="00A279BA"/>
    <w:rsid w:val="00A30A15"/>
    <w:rsid w:val="00A33A50"/>
    <w:rsid w:val="00A3438B"/>
    <w:rsid w:val="00A35723"/>
    <w:rsid w:val="00A37075"/>
    <w:rsid w:val="00A4021A"/>
    <w:rsid w:val="00A40540"/>
    <w:rsid w:val="00A41B62"/>
    <w:rsid w:val="00A42C60"/>
    <w:rsid w:val="00A44A18"/>
    <w:rsid w:val="00A455A2"/>
    <w:rsid w:val="00A4594F"/>
    <w:rsid w:val="00A46AEC"/>
    <w:rsid w:val="00A51851"/>
    <w:rsid w:val="00A53D2E"/>
    <w:rsid w:val="00A54131"/>
    <w:rsid w:val="00A55365"/>
    <w:rsid w:val="00A55444"/>
    <w:rsid w:val="00A640FC"/>
    <w:rsid w:val="00A66D66"/>
    <w:rsid w:val="00A670F8"/>
    <w:rsid w:val="00A677BB"/>
    <w:rsid w:val="00A702F0"/>
    <w:rsid w:val="00A70722"/>
    <w:rsid w:val="00A742B3"/>
    <w:rsid w:val="00A75B9B"/>
    <w:rsid w:val="00A81137"/>
    <w:rsid w:val="00A86462"/>
    <w:rsid w:val="00A87572"/>
    <w:rsid w:val="00A90ECB"/>
    <w:rsid w:val="00AA01C1"/>
    <w:rsid w:val="00AA18EC"/>
    <w:rsid w:val="00AA464A"/>
    <w:rsid w:val="00AA63EF"/>
    <w:rsid w:val="00AA767E"/>
    <w:rsid w:val="00AB07F0"/>
    <w:rsid w:val="00AB1578"/>
    <w:rsid w:val="00AB4166"/>
    <w:rsid w:val="00AB4EB9"/>
    <w:rsid w:val="00AB6FD3"/>
    <w:rsid w:val="00AB7E1D"/>
    <w:rsid w:val="00AC212D"/>
    <w:rsid w:val="00AC2C0E"/>
    <w:rsid w:val="00AC348D"/>
    <w:rsid w:val="00AC38CC"/>
    <w:rsid w:val="00AC4422"/>
    <w:rsid w:val="00AC4755"/>
    <w:rsid w:val="00AC48F6"/>
    <w:rsid w:val="00AC5DE9"/>
    <w:rsid w:val="00AC65B1"/>
    <w:rsid w:val="00AD4561"/>
    <w:rsid w:val="00AD4FAE"/>
    <w:rsid w:val="00AD5A7C"/>
    <w:rsid w:val="00AD67BC"/>
    <w:rsid w:val="00AE39CC"/>
    <w:rsid w:val="00AF314D"/>
    <w:rsid w:val="00AF4004"/>
    <w:rsid w:val="00B02BCF"/>
    <w:rsid w:val="00B02E79"/>
    <w:rsid w:val="00B04128"/>
    <w:rsid w:val="00B04BC3"/>
    <w:rsid w:val="00B132B1"/>
    <w:rsid w:val="00B17F24"/>
    <w:rsid w:val="00B2256E"/>
    <w:rsid w:val="00B23304"/>
    <w:rsid w:val="00B25F9E"/>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7308"/>
    <w:rsid w:val="00B6798F"/>
    <w:rsid w:val="00B67A1C"/>
    <w:rsid w:val="00B7450E"/>
    <w:rsid w:val="00B767F7"/>
    <w:rsid w:val="00B778B9"/>
    <w:rsid w:val="00B816B4"/>
    <w:rsid w:val="00B82CAC"/>
    <w:rsid w:val="00B82F48"/>
    <w:rsid w:val="00B85CEC"/>
    <w:rsid w:val="00B867D6"/>
    <w:rsid w:val="00B90F8F"/>
    <w:rsid w:val="00B940F6"/>
    <w:rsid w:val="00B94F6B"/>
    <w:rsid w:val="00B966E1"/>
    <w:rsid w:val="00BA0A8C"/>
    <w:rsid w:val="00BA2927"/>
    <w:rsid w:val="00BA3419"/>
    <w:rsid w:val="00BA6B7B"/>
    <w:rsid w:val="00BA6FA0"/>
    <w:rsid w:val="00BB5A6F"/>
    <w:rsid w:val="00BB7A32"/>
    <w:rsid w:val="00BC184C"/>
    <w:rsid w:val="00BC323B"/>
    <w:rsid w:val="00BC64F6"/>
    <w:rsid w:val="00BC6F83"/>
    <w:rsid w:val="00BC786D"/>
    <w:rsid w:val="00BD2452"/>
    <w:rsid w:val="00BD573B"/>
    <w:rsid w:val="00BD71C5"/>
    <w:rsid w:val="00BD7CD9"/>
    <w:rsid w:val="00BD7DA4"/>
    <w:rsid w:val="00BE1B07"/>
    <w:rsid w:val="00BE7F99"/>
    <w:rsid w:val="00BF0B77"/>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6D5"/>
    <w:rsid w:val="00C30BB9"/>
    <w:rsid w:val="00C30FB6"/>
    <w:rsid w:val="00C30FDD"/>
    <w:rsid w:val="00C35471"/>
    <w:rsid w:val="00C36596"/>
    <w:rsid w:val="00C367B7"/>
    <w:rsid w:val="00C36879"/>
    <w:rsid w:val="00C415BE"/>
    <w:rsid w:val="00C42E0D"/>
    <w:rsid w:val="00C46999"/>
    <w:rsid w:val="00C477A7"/>
    <w:rsid w:val="00C50E08"/>
    <w:rsid w:val="00C51617"/>
    <w:rsid w:val="00C520F6"/>
    <w:rsid w:val="00C557A8"/>
    <w:rsid w:val="00C5702B"/>
    <w:rsid w:val="00C57F6F"/>
    <w:rsid w:val="00C60365"/>
    <w:rsid w:val="00C6068F"/>
    <w:rsid w:val="00C64E63"/>
    <w:rsid w:val="00C65399"/>
    <w:rsid w:val="00C65957"/>
    <w:rsid w:val="00C66D9B"/>
    <w:rsid w:val="00C67305"/>
    <w:rsid w:val="00C679B6"/>
    <w:rsid w:val="00C71EA2"/>
    <w:rsid w:val="00C73E32"/>
    <w:rsid w:val="00C74D2D"/>
    <w:rsid w:val="00C80426"/>
    <w:rsid w:val="00C80803"/>
    <w:rsid w:val="00C817FF"/>
    <w:rsid w:val="00C82110"/>
    <w:rsid w:val="00C82F7E"/>
    <w:rsid w:val="00C841DC"/>
    <w:rsid w:val="00C868F3"/>
    <w:rsid w:val="00C874DA"/>
    <w:rsid w:val="00C91D27"/>
    <w:rsid w:val="00C94090"/>
    <w:rsid w:val="00C9592F"/>
    <w:rsid w:val="00CA129C"/>
    <w:rsid w:val="00CA1A3D"/>
    <w:rsid w:val="00CA1FA3"/>
    <w:rsid w:val="00CA2CCA"/>
    <w:rsid w:val="00CA425A"/>
    <w:rsid w:val="00CA49FF"/>
    <w:rsid w:val="00CB096F"/>
    <w:rsid w:val="00CB33D5"/>
    <w:rsid w:val="00CB3D99"/>
    <w:rsid w:val="00CB5F24"/>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C1A"/>
    <w:rsid w:val="00CE104A"/>
    <w:rsid w:val="00CE2183"/>
    <w:rsid w:val="00CE2409"/>
    <w:rsid w:val="00CE2AEB"/>
    <w:rsid w:val="00CE33A8"/>
    <w:rsid w:val="00CE4AF0"/>
    <w:rsid w:val="00CE4E99"/>
    <w:rsid w:val="00CE5390"/>
    <w:rsid w:val="00CE6EA5"/>
    <w:rsid w:val="00CE7FD1"/>
    <w:rsid w:val="00CF3659"/>
    <w:rsid w:val="00CF6791"/>
    <w:rsid w:val="00D00777"/>
    <w:rsid w:val="00D01766"/>
    <w:rsid w:val="00D05A28"/>
    <w:rsid w:val="00D06E4B"/>
    <w:rsid w:val="00D0788B"/>
    <w:rsid w:val="00D165AA"/>
    <w:rsid w:val="00D16D9F"/>
    <w:rsid w:val="00D17E5B"/>
    <w:rsid w:val="00D2266C"/>
    <w:rsid w:val="00D2673F"/>
    <w:rsid w:val="00D32BE4"/>
    <w:rsid w:val="00D32DE7"/>
    <w:rsid w:val="00D35026"/>
    <w:rsid w:val="00D430F6"/>
    <w:rsid w:val="00D44F0C"/>
    <w:rsid w:val="00D462C2"/>
    <w:rsid w:val="00D4686B"/>
    <w:rsid w:val="00D47F2D"/>
    <w:rsid w:val="00D50B07"/>
    <w:rsid w:val="00D53350"/>
    <w:rsid w:val="00D53733"/>
    <w:rsid w:val="00D54A79"/>
    <w:rsid w:val="00D56CD8"/>
    <w:rsid w:val="00D57A73"/>
    <w:rsid w:val="00D60D69"/>
    <w:rsid w:val="00D62DB5"/>
    <w:rsid w:val="00D651D1"/>
    <w:rsid w:val="00D67071"/>
    <w:rsid w:val="00D7323D"/>
    <w:rsid w:val="00D76FE3"/>
    <w:rsid w:val="00D77E2E"/>
    <w:rsid w:val="00D81ED4"/>
    <w:rsid w:val="00D82516"/>
    <w:rsid w:val="00D83CD6"/>
    <w:rsid w:val="00D83E48"/>
    <w:rsid w:val="00D84532"/>
    <w:rsid w:val="00D87559"/>
    <w:rsid w:val="00D916A4"/>
    <w:rsid w:val="00DA23E0"/>
    <w:rsid w:val="00DA2B2D"/>
    <w:rsid w:val="00DA3D14"/>
    <w:rsid w:val="00DA40CB"/>
    <w:rsid w:val="00DA41D8"/>
    <w:rsid w:val="00DA6654"/>
    <w:rsid w:val="00DA7914"/>
    <w:rsid w:val="00DB040D"/>
    <w:rsid w:val="00DB17CA"/>
    <w:rsid w:val="00DB44FE"/>
    <w:rsid w:val="00DB49D1"/>
    <w:rsid w:val="00DB5125"/>
    <w:rsid w:val="00DC0505"/>
    <w:rsid w:val="00DC1CA1"/>
    <w:rsid w:val="00DC20F2"/>
    <w:rsid w:val="00DC242D"/>
    <w:rsid w:val="00DC4DEF"/>
    <w:rsid w:val="00DC50FE"/>
    <w:rsid w:val="00DC516E"/>
    <w:rsid w:val="00DC7484"/>
    <w:rsid w:val="00DD00B3"/>
    <w:rsid w:val="00DD2B0C"/>
    <w:rsid w:val="00DD2F31"/>
    <w:rsid w:val="00DD41B5"/>
    <w:rsid w:val="00DE0768"/>
    <w:rsid w:val="00DE0AD3"/>
    <w:rsid w:val="00DE4647"/>
    <w:rsid w:val="00DF1740"/>
    <w:rsid w:val="00DF25CC"/>
    <w:rsid w:val="00DF453E"/>
    <w:rsid w:val="00DF6ADD"/>
    <w:rsid w:val="00E00E2C"/>
    <w:rsid w:val="00E00F00"/>
    <w:rsid w:val="00E01B17"/>
    <w:rsid w:val="00E02ED3"/>
    <w:rsid w:val="00E04D18"/>
    <w:rsid w:val="00E074BC"/>
    <w:rsid w:val="00E12FCC"/>
    <w:rsid w:val="00E1414A"/>
    <w:rsid w:val="00E224A4"/>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69C"/>
    <w:rsid w:val="00E76912"/>
    <w:rsid w:val="00E779B8"/>
    <w:rsid w:val="00E829EB"/>
    <w:rsid w:val="00E838D6"/>
    <w:rsid w:val="00E83F81"/>
    <w:rsid w:val="00E84817"/>
    <w:rsid w:val="00E868E9"/>
    <w:rsid w:val="00E87474"/>
    <w:rsid w:val="00E94F29"/>
    <w:rsid w:val="00E9540C"/>
    <w:rsid w:val="00E955FE"/>
    <w:rsid w:val="00E96503"/>
    <w:rsid w:val="00EA0E37"/>
    <w:rsid w:val="00EA27B7"/>
    <w:rsid w:val="00EB1719"/>
    <w:rsid w:val="00EB19D1"/>
    <w:rsid w:val="00EB42BF"/>
    <w:rsid w:val="00EB4A31"/>
    <w:rsid w:val="00EB4D48"/>
    <w:rsid w:val="00EB6A58"/>
    <w:rsid w:val="00EC09AF"/>
    <w:rsid w:val="00EC21BB"/>
    <w:rsid w:val="00ED0C3C"/>
    <w:rsid w:val="00ED0EBB"/>
    <w:rsid w:val="00EE19D8"/>
    <w:rsid w:val="00EE2A79"/>
    <w:rsid w:val="00EE35D0"/>
    <w:rsid w:val="00EE7347"/>
    <w:rsid w:val="00EE77ED"/>
    <w:rsid w:val="00EF00B4"/>
    <w:rsid w:val="00EF1254"/>
    <w:rsid w:val="00EF3E05"/>
    <w:rsid w:val="00EF764F"/>
    <w:rsid w:val="00F00493"/>
    <w:rsid w:val="00F00B7C"/>
    <w:rsid w:val="00F0379B"/>
    <w:rsid w:val="00F03C64"/>
    <w:rsid w:val="00F10646"/>
    <w:rsid w:val="00F14D4B"/>
    <w:rsid w:val="00F230AF"/>
    <w:rsid w:val="00F23B4A"/>
    <w:rsid w:val="00F24AEA"/>
    <w:rsid w:val="00F25D56"/>
    <w:rsid w:val="00F36DEC"/>
    <w:rsid w:val="00F426FB"/>
    <w:rsid w:val="00F4326A"/>
    <w:rsid w:val="00F45CAA"/>
    <w:rsid w:val="00F475C3"/>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44F"/>
    <w:rsid w:val="00F725F3"/>
    <w:rsid w:val="00F739C8"/>
    <w:rsid w:val="00F749B0"/>
    <w:rsid w:val="00F74FE8"/>
    <w:rsid w:val="00F7769F"/>
    <w:rsid w:val="00F7796E"/>
    <w:rsid w:val="00F77F99"/>
    <w:rsid w:val="00F8040D"/>
    <w:rsid w:val="00F81046"/>
    <w:rsid w:val="00F821B1"/>
    <w:rsid w:val="00F83320"/>
    <w:rsid w:val="00F85124"/>
    <w:rsid w:val="00F93566"/>
    <w:rsid w:val="00F949C8"/>
    <w:rsid w:val="00F94DD8"/>
    <w:rsid w:val="00FA1346"/>
    <w:rsid w:val="00FA2F41"/>
    <w:rsid w:val="00FA35DD"/>
    <w:rsid w:val="00FA473E"/>
    <w:rsid w:val="00FA5BCF"/>
    <w:rsid w:val="00FB245E"/>
    <w:rsid w:val="00FB2FA7"/>
    <w:rsid w:val="00FB3189"/>
    <w:rsid w:val="00FB3217"/>
    <w:rsid w:val="00FC0300"/>
    <w:rsid w:val="00FC0A25"/>
    <w:rsid w:val="00FC25BE"/>
    <w:rsid w:val="00FC2A0E"/>
    <w:rsid w:val="00FC3B1D"/>
    <w:rsid w:val="00FC627C"/>
    <w:rsid w:val="00FD1218"/>
    <w:rsid w:val="00FD3283"/>
    <w:rsid w:val="00FD3686"/>
    <w:rsid w:val="00FD380D"/>
    <w:rsid w:val="00FD3F8A"/>
    <w:rsid w:val="00FE0622"/>
    <w:rsid w:val="00FE153B"/>
    <w:rsid w:val="00FE3982"/>
    <w:rsid w:val="00FE4A35"/>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6634"/>
    <o:shapelayout v:ext="edit">
      <o:idmap v:ext="edit" data="1"/>
    </o:shapelayout>
  </w:shapeDefaults>
  <w:decimalSymbol w:val="."/>
  <w:listSeparator w:val=","/>
  <w14:docId w14:val="149B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604E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604E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604E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604E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2680059">
      <w:bodyDiv w:val="1"/>
      <w:marLeft w:val="0"/>
      <w:marRight w:val="0"/>
      <w:marTop w:val="0"/>
      <w:marBottom w:val="0"/>
      <w:divBdr>
        <w:top w:val="none" w:sz="0" w:space="0" w:color="auto"/>
        <w:left w:val="none" w:sz="0" w:space="0" w:color="auto"/>
        <w:bottom w:val="none" w:sz="0" w:space="0" w:color="auto"/>
        <w:right w:val="none" w:sz="0" w:space="0" w:color="auto"/>
      </w:divBdr>
    </w:div>
    <w:div w:id="1167669262">
      <w:bodyDiv w:val="1"/>
      <w:marLeft w:val="0"/>
      <w:marRight w:val="0"/>
      <w:marTop w:val="0"/>
      <w:marBottom w:val="0"/>
      <w:divBdr>
        <w:top w:val="none" w:sz="0" w:space="0" w:color="auto"/>
        <w:left w:val="none" w:sz="0" w:space="0" w:color="auto"/>
        <w:bottom w:val="none" w:sz="0" w:space="0" w:color="auto"/>
        <w:right w:val="none" w:sz="0" w:space="0" w:color="auto"/>
      </w:divBdr>
    </w:div>
    <w:div w:id="145872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www.energy.ca.gov/title24/equipment_cert/ama_fas/index.html"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microsoft.com/office/2007/relationships/stylesWithEffects" Target="stylesWithEffect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3C92CB-BE84-45FF-9A29-D14663561624}">
  <ds:schemaRefs>
    <ds:schemaRef ds:uri="http://schemas.openxmlformats.org/officeDocument/2006/bibliography"/>
  </ds:schemaRefs>
</ds:datastoreItem>
</file>

<file path=customXml/itemProps2.xml><?xml version="1.0" encoding="utf-8"?>
<ds:datastoreItem xmlns:ds="http://schemas.openxmlformats.org/officeDocument/2006/customXml" ds:itemID="{23C455D4-60A8-4D27-AD00-64E1CA535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4440</Words>
  <Characters>24763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tferris110813</dc:creator>
  <cp:lastModifiedBy>Shewmaker, Michael@Energy</cp:lastModifiedBy>
  <cp:revision>15</cp:revision>
  <dcterms:created xsi:type="dcterms:W3CDTF">2015-06-09T18:43:00Z</dcterms:created>
  <dcterms:modified xsi:type="dcterms:W3CDTF">2016-09-29T20:55:00Z</dcterms:modified>
</cp:coreProperties>
</file>