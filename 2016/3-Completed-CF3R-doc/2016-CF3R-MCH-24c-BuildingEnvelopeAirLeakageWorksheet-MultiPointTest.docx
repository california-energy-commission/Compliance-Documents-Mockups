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920"/>
        <w:gridCol w:w="5508"/>
      </w:tblGrid>
      <w:tr w:rsidR="00902B10" w:rsidRPr="001C37BE" w14:paraId="3DA28EF5" w14:textId="77777777" w:rsidTr="00D762D2">
        <w:tc>
          <w:tcPr>
            <w:tcW w:w="11016" w:type="dxa"/>
            <w:gridSpan w:val="3"/>
            <w:vAlign w:val="center"/>
          </w:tcPr>
          <w:p w14:paraId="3DA28EF4" w14:textId="77777777" w:rsidR="00902B10" w:rsidRPr="009013BA" w:rsidRDefault="00902B10" w:rsidP="00D762D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bookmarkStart w:id="0" w:name="_GoBack"/>
            <w:bookmarkEnd w:id="0"/>
            <w:r w:rsidRPr="00442035">
              <w:rPr>
                <w:rFonts w:asciiTheme="minorHAnsi" w:hAnsiTheme="minorHAnsi"/>
                <w:b/>
                <w:szCs w:val="18"/>
              </w:rPr>
              <w:t>A. Building Air Leakage – General Information</w:t>
            </w:r>
          </w:p>
        </w:tc>
      </w:tr>
      <w:tr w:rsidR="00902B10" w:rsidRPr="001C37BE" w14:paraId="3DA28EF9" w14:textId="77777777" w:rsidTr="00804874">
        <w:tc>
          <w:tcPr>
            <w:tcW w:w="588" w:type="dxa"/>
            <w:vAlign w:val="center"/>
          </w:tcPr>
          <w:p w14:paraId="3DA28EF6" w14:textId="77777777" w:rsidR="00902B10" w:rsidRPr="001C37BE" w:rsidRDefault="005B1AF8" w:rsidP="00D762D2">
            <w:pPr>
              <w:jc w:val="center"/>
              <w:rPr>
                <w:rFonts w:asciiTheme="minorHAnsi" w:hAnsiTheme="minorHAnsi"/>
                <w:b/>
                <w:sz w:val="18"/>
                <w:szCs w:val="18"/>
              </w:rPr>
            </w:pPr>
            <w:r>
              <w:rPr>
                <w:rFonts w:asciiTheme="minorHAnsi" w:hAnsiTheme="minorHAnsi"/>
                <w:sz w:val="18"/>
                <w:szCs w:val="18"/>
              </w:rPr>
              <w:t>01</w:t>
            </w:r>
          </w:p>
        </w:tc>
        <w:tc>
          <w:tcPr>
            <w:tcW w:w="4920" w:type="dxa"/>
          </w:tcPr>
          <w:p w14:paraId="3DA28EF7" w14:textId="63D77BBD" w:rsidR="00902B10" w:rsidRPr="001C37BE" w:rsidRDefault="00902B10" w:rsidP="00804874">
            <w:pPr>
              <w:rPr>
                <w:rFonts w:asciiTheme="minorHAnsi" w:hAnsiTheme="minorHAnsi"/>
                <w:sz w:val="18"/>
                <w:szCs w:val="18"/>
              </w:rPr>
            </w:pPr>
            <w:r w:rsidRPr="001C37BE">
              <w:rPr>
                <w:rFonts w:asciiTheme="minorHAnsi" w:hAnsiTheme="minorHAnsi"/>
                <w:sz w:val="18"/>
                <w:szCs w:val="18"/>
              </w:rPr>
              <w:t xml:space="preserve">Indoor </w:t>
            </w:r>
            <w:r w:rsidR="00F5239E">
              <w:rPr>
                <w:rFonts w:asciiTheme="minorHAnsi" w:hAnsiTheme="minorHAnsi"/>
                <w:sz w:val="18"/>
                <w:szCs w:val="18"/>
              </w:rPr>
              <w:t>T</w:t>
            </w:r>
            <w:r w:rsidRPr="001C37BE">
              <w:rPr>
                <w:rFonts w:asciiTheme="minorHAnsi" w:hAnsiTheme="minorHAnsi"/>
                <w:sz w:val="18"/>
                <w:szCs w:val="18"/>
              </w:rPr>
              <w:t xml:space="preserve">emperature </w:t>
            </w:r>
            <w:r w:rsidR="00F5239E">
              <w:rPr>
                <w:rFonts w:asciiTheme="minorHAnsi" w:hAnsiTheme="minorHAnsi"/>
                <w:sz w:val="18"/>
                <w:szCs w:val="18"/>
              </w:rPr>
              <w:t>D</w:t>
            </w:r>
            <w:r w:rsidRPr="001C37BE">
              <w:rPr>
                <w:rFonts w:asciiTheme="minorHAnsi" w:hAnsiTheme="minorHAnsi"/>
                <w:sz w:val="18"/>
                <w:szCs w:val="18"/>
              </w:rPr>
              <w:t xml:space="preserve">uring </w:t>
            </w:r>
            <w:r w:rsidR="00F5239E">
              <w:rPr>
                <w:rFonts w:asciiTheme="minorHAnsi" w:hAnsiTheme="minorHAnsi"/>
                <w:sz w:val="18"/>
                <w:szCs w:val="18"/>
              </w:rPr>
              <w:t>T</w:t>
            </w:r>
            <w:r w:rsidRPr="001C37BE">
              <w:rPr>
                <w:rFonts w:asciiTheme="minorHAnsi" w:hAnsiTheme="minorHAnsi"/>
                <w:sz w:val="18"/>
                <w:szCs w:val="18"/>
              </w:rPr>
              <w:t>est (</w:t>
            </w:r>
            <w:r w:rsidR="00804874">
              <w:rPr>
                <w:rFonts w:asciiTheme="minorHAnsi" w:hAnsiTheme="minorHAnsi"/>
                <w:sz w:val="18"/>
                <w:szCs w:val="18"/>
              </w:rPr>
              <w:t>°</w:t>
            </w:r>
            <w:r w:rsidRPr="001C37BE">
              <w:rPr>
                <w:rFonts w:asciiTheme="minorHAnsi" w:hAnsiTheme="minorHAnsi"/>
                <w:sz w:val="18"/>
                <w:szCs w:val="18"/>
              </w:rPr>
              <w:t>F)</w:t>
            </w:r>
          </w:p>
        </w:tc>
        <w:tc>
          <w:tcPr>
            <w:tcW w:w="5508" w:type="dxa"/>
          </w:tcPr>
          <w:p w14:paraId="3DA28EF8" w14:textId="77777777" w:rsidR="00902B10" w:rsidRPr="001C37BE" w:rsidRDefault="00902B10" w:rsidP="00D762D2">
            <w:pPr>
              <w:tabs>
                <w:tab w:val="left" w:pos="2189"/>
              </w:tabs>
              <w:rPr>
                <w:rFonts w:asciiTheme="minorHAnsi" w:hAnsiTheme="minorHAnsi"/>
                <w:sz w:val="18"/>
                <w:szCs w:val="18"/>
              </w:rPr>
            </w:pPr>
          </w:p>
        </w:tc>
      </w:tr>
      <w:tr w:rsidR="00902B10" w:rsidRPr="001C37BE" w14:paraId="3DA28EFD" w14:textId="77777777" w:rsidTr="00804874">
        <w:tc>
          <w:tcPr>
            <w:tcW w:w="588" w:type="dxa"/>
            <w:vAlign w:val="center"/>
          </w:tcPr>
          <w:p w14:paraId="3DA28EFA" w14:textId="77777777" w:rsidR="00902B10" w:rsidRPr="001C37BE" w:rsidRDefault="005B1AF8" w:rsidP="00D762D2">
            <w:pPr>
              <w:jc w:val="center"/>
              <w:rPr>
                <w:rFonts w:asciiTheme="minorHAnsi" w:hAnsiTheme="minorHAnsi"/>
                <w:b/>
                <w:sz w:val="18"/>
                <w:szCs w:val="18"/>
              </w:rPr>
            </w:pPr>
            <w:r>
              <w:rPr>
                <w:rFonts w:asciiTheme="minorHAnsi" w:hAnsiTheme="minorHAnsi"/>
                <w:sz w:val="18"/>
                <w:szCs w:val="18"/>
              </w:rPr>
              <w:t>02</w:t>
            </w:r>
          </w:p>
        </w:tc>
        <w:tc>
          <w:tcPr>
            <w:tcW w:w="4920" w:type="dxa"/>
          </w:tcPr>
          <w:p w14:paraId="3DA28EFB" w14:textId="5CB300AA" w:rsidR="00902B10" w:rsidRPr="001C37BE" w:rsidRDefault="00902B10" w:rsidP="00804874">
            <w:pPr>
              <w:rPr>
                <w:rFonts w:asciiTheme="minorHAnsi" w:hAnsiTheme="minorHAnsi"/>
                <w:sz w:val="18"/>
                <w:szCs w:val="18"/>
              </w:rPr>
            </w:pPr>
            <w:r w:rsidRPr="001C37BE">
              <w:rPr>
                <w:rFonts w:asciiTheme="minorHAnsi" w:hAnsiTheme="minorHAnsi"/>
                <w:sz w:val="18"/>
                <w:szCs w:val="18"/>
              </w:rPr>
              <w:t xml:space="preserve">Outdoor </w:t>
            </w:r>
            <w:r w:rsidR="00F5239E">
              <w:rPr>
                <w:rFonts w:asciiTheme="minorHAnsi" w:hAnsiTheme="minorHAnsi"/>
                <w:sz w:val="18"/>
                <w:szCs w:val="18"/>
              </w:rPr>
              <w:t>T</w:t>
            </w:r>
            <w:r w:rsidRPr="001C37BE">
              <w:rPr>
                <w:rFonts w:asciiTheme="minorHAnsi" w:hAnsiTheme="minorHAnsi"/>
                <w:sz w:val="18"/>
                <w:szCs w:val="18"/>
              </w:rPr>
              <w:t xml:space="preserve">emperature </w:t>
            </w:r>
            <w:r w:rsidR="00F5239E">
              <w:rPr>
                <w:rFonts w:asciiTheme="minorHAnsi" w:hAnsiTheme="minorHAnsi"/>
                <w:sz w:val="18"/>
                <w:szCs w:val="18"/>
              </w:rPr>
              <w:t>D</w:t>
            </w:r>
            <w:r w:rsidRPr="001C37BE">
              <w:rPr>
                <w:rFonts w:asciiTheme="minorHAnsi" w:hAnsiTheme="minorHAnsi"/>
                <w:sz w:val="18"/>
                <w:szCs w:val="18"/>
              </w:rPr>
              <w:t xml:space="preserve">uring </w:t>
            </w:r>
            <w:r w:rsidR="00F5239E">
              <w:rPr>
                <w:rFonts w:asciiTheme="minorHAnsi" w:hAnsiTheme="minorHAnsi"/>
                <w:sz w:val="18"/>
                <w:szCs w:val="18"/>
              </w:rPr>
              <w:t>T</w:t>
            </w:r>
            <w:r w:rsidRPr="001C37BE">
              <w:rPr>
                <w:rFonts w:asciiTheme="minorHAnsi" w:hAnsiTheme="minorHAnsi"/>
                <w:sz w:val="18"/>
                <w:szCs w:val="18"/>
              </w:rPr>
              <w:t>est (</w:t>
            </w:r>
            <w:r w:rsidR="00804874">
              <w:rPr>
                <w:rFonts w:asciiTheme="minorHAnsi" w:hAnsiTheme="minorHAnsi"/>
                <w:sz w:val="18"/>
                <w:szCs w:val="18"/>
              </w:rPr>
              <w:t>°</w:t>
            </w:r>
            <w:r w:rsidRPr="001C37BE">
              <w:rPr>
                <w:rFonts w:asciiTheme="minorHAnsi" w:hAnsiTheme="minorHAnsi"/>
                <w:sz w:val="18"/>
                <w:szCs w:val="18"/>
              </w:rPr>
              <w:t>F)</w:t>
            </w:r>
          </w:p>
        </w:tc>
        <w:tc>
          <w:tcPr>
            <w:tcW w:w="5508" w:type="dxa"/>
          </w:tcPr>
          <w:p w14:paraId="3DA28EFC" w14:textId="77777777" w:rsidR="00902B10" w:rsidRPr="001C37BE" w:rsidRDefault="00902B10" w:rsidP="00D762D2">
            <w:pPr>
              <w:rPr>
                <w:rFonts w:asciiTheme="minorHAnsi" w:hAnsiTheme="minorHAnsi"/>
                <w:sz w:val="18"/>
                <w:szCs w:val="18"/>
              </w:rPr>
            </w:pPr>
          </w:p>
        </w:tc>
      </w:tr>
      <w:tr w:rsidR="00902B10" w:rsidRPr="001C37BE" w14:paraId="3DA28F01" w14:textId="77777777" w:rsidTr="00804874">
        <w:tc>
          <w:tcPr>
            <w:tcW w:w="588" w:type="dxa"/>
            <w:vAlign w:val="center"/>
          </w:tcPr>
          <w:p w14:paraId="3DA28EFE" w14:textId="77777777" w:rsidR="00902B10" w:rsidRPr="001C37BE" w:rsidRDefault="005B1AF8" w:rsidP="00D762D2">
            <w:pPr>
              <w:jc w:val="center"/>
              <w:rPr>
                <w:rFonts w:asciiTheme="minorHAnsi" w:hAnsiTheme="minorHAnsi"/>
                <w:sz w:val="18"/>
                <w:szCs w:val="18"/>
              </w:rPr>
            </w:pPr>
            <w:r>
              <w:rPr>
                <w:rFonts w:asciiTheme="minorHAnsi" w:hAnsiTheme="minorHAnsi"/>
                <w:sz w:val="18"/>
                <w:szCs w:val="18"/>
              </w:rPr>
              <w:t>03</w:t>
            </w:r>
          </w:p>
        </w:tc>
        <w:tc>
          <w:tcPr>
            <w:tcW w:w="4920" w:type="dxa"/>
          </w:tcPr>
          <w:p w14:paraId="3DA28EFF" w14:textId="56B82098" w:rsidR="00902B10" w:rsidRPr="001C37BE" w:rsidRDefault="00902B10" w:rsidP="00F5239E">
            <w:pPr>
              <w:rPr>
                <w:rFonts w:asciiTheme="minorHAnsi" w:hAnsiTheme="minorHAnsi"/>
                <w:sz w:val="18"/>
                <w:szCs w:val="18"/>
              </w:rPr>
            </w:pPr>
            <w:r w:rsidRPr="001C37BE">
              <w:rPr>
                <w:rFonts w:asciiTheme="minorHAnsi" w:hAnsiTheme="minorHAnsi"/>
                <w:sz w:val="18"/>
                <w:szCs w:val="18"/>
              </w:rPr>
              <w:t xml:space="preserve">Blower </w:t>
            </w:r>
            <w:r w:rsidR="00F5239E">
              <w:rPr>
                <w:rFonts w:asciiTheme="minorHAnsi" w:hAnsiTheme="minorHAnsi"/>
                <w:sz w:val="18"/>
                <w:szCs w:val="18"/>
              </w:rPr>
              <w:t>D</w:t>
            </w:r>
            <w:r w:rsidRPr="001C37BE">
              <w:rPr>
                <w:rFonts w:asciiTheme="minorHAnsi" w:hAnsiTheme="minorHAnsi"/>
                <w:sz w:val="18"/>
                <w:szCs w:val="18"/>
              </w:rPr>
              <w:t xml:space="preserve">oor </w:t>
            </w:r>
            <w:r w:rsidR="00F5239E">
              <w:rPr>
                <w:rFonts w:asciiTheme="minorHAnsi" w:hAnsiTheme="minorHAnsi"/>
                <w:sz w:val="18"/>
                <w:szCs w:val="18"/>
              </w:rPr>
              <w:t>L</w:t>
            </w:r>
            <w:r w:rsidRPr="001C37BE">
              <w:rPr>
                <w:rFonts w:asciiTheme="minorHAnsi" w:hAnsiTheme="minorHAnsi"/>
                <w:sz w:val="18"/>
                <w:szCs w:val="18"/>
              </w:rPr>
              <w:t>ocation</w:t>
            </w:r>
          </w:p>
        </w:tc>
        <w:tc>
          <w:tcPr>
            <w:tcW w:w="5508" w:type="dxa"/>
          </w:tcPr>
          <w:p w14:paraId="3DA28F00" w14:textId="77777777" w:rsidR="00902B10" w:rsidRPr="001C37BE" w:rsidRDefault="00902B10" w:rsidP="00D762D2">
            <w:pPr>
              <w:rPr>
                <w:rFonts w:asciiTheme="minorHAnsi" w:hAnsiTheme="minorHAnsi"/>
                <w:sz w:val="18"/>
                <w:szCs w:val="18"/>
              </w:rPr>
            </w:pPr>
          </w:p>
        </w:tc>
      </w:tr>
      <w:tr w:rsidR="00902B10" w:rsidRPr="001C37BE" w14:paraId="3DA28F05" w14:textId="77777777" w:rsidTr="00804874">
        <w:tc>
          <w:tcPr>
            <w:tcW w:w="588" w:type="dxa"/>
            <w:vAlign w:val="center"/>
          </w:tcPr>
          <w:p w14:paraId="3DA28F02" w14:textId="77777777" w:rsidR="00902B10" w:rsidRPr="001C37BE" w:rsidRDefault="00902B10" w:rsidP="00D762D2">
            <w:pPr>
              <w:jc w:val="center"/>
              <w:rPr>
                <w:rFonts w:asciiTheme="minorHAnsi" w:hAnsiTheme="minorHAnsi"/>
                <w:sz w:val="18"/>
                <w:szCs w:val="18"/>
              </w:rPr>
            </w:pPr>
            <w:r>
              <w:rPr>
                <w:rFonts w:asciiTheme="minorHAnsi" w:hAnsiTheme="minorHAnsi"/>
                <w:sz w:val="18"/>
                <w:szCs w:val="18"/>
              </w:rPr>
              <w:t>0</w:t>
            </w:r>
            <w:r w:rsidR="005B1AF8">
              <w:rPr>
                <w:rFonts w:asciiTheme="minorHAnsi" w:hAnsiTheme="minorHAnsi"/>
                <w:sz w:val="18"/>
                <w:szCs w:val="18"/>
              </w:rPr>
              <w:t>4</w:t>
            </w:r>
          </w:p>
        </w:tc>
        <w:tc>
          <w:tcPr>
            <w:tcW w:w="4920" w:type="dxa"/>
          </w:tcPr>
          <w:p w14:paraId="3DA28F03" w14:textId="70C74B18" w:rsidR="00902B10" w:rsidRPr="001C37BE" w:rsidDel="00752910" w:rsidRDefault="00902B10" w:rsidP="00D762D2">
            <w:pPr>
              <w:rPr>
                <w:rFonts w:asciiTheme="minorHAnsi" w:hAnsiTheme="minorHAnsi"/>
                <w:sz w:val="18"/>
                <w:szCs w:val="18"/>
              </w:rPr>
            </w:pPr>
            <w:r w:rsidRPr="001C37BE">
              <w:rPr>
                <w:rFonts w:asciiTheme="minorHAnsi" w:hAnsiTheme="minorHAnsi"/>
                <w:sz w:val="18"/>
                <w:szCs w:val="18"/>
              </w:rPr>
              <w:t>Building Elevation (</w:t>
            </w:r>
            <w:proofErr w:type="spellStart"/>
            <w:r w:rsidRPr="001C37BE">
              <w:rPr>
                <w:rFonts w:asciiTheme="minorHAnsi" w:hAnsiTheme="minorHAnsi"/>
                <w:sz w:val="18"/>
                <w:szCs w:val="18"/>
              </w:rPr>
              <w:t>ft</w:t>
            </w:r>
            <w:proofErr w:type="spellEnd"/>
            <w:r w:rsidRPr="001C37BE">
              <w:rPr>
                <w:rFonts w:asciiTheme="minorHAnsi" w:hAnsiTheme="minorHAnsi"/>
                <w:sz w:val="18"/>
                <w:szCs w:val="18"/>
              </w:rPr>
              <w:t>)</w:t>
            </w:r>
          </w:p>
        </w:tc>
        <w:tc>
          <w:tcPr>
            <w:tcW w:w="5508" w:type="dxa"/>
          </w:tcPr>
          <w:p w14:paraId="3DA28F04" w14:textId="77777777" w:rsidR="00902B10" w:rsidRPr="001C37BE" w:rsidDel="00752910" w:rsidRDefault="00902B10" w:rsidP="00D762D2">
            <w:pPr>
              <w:rPr>
                <w:rFonts w:asciiTheme="minorHAnsi" w:hAnsiTheme="minorHAnsi"/>
                <w:sz w:val="18"/>
                <w:szCs w:val="18"/>
              </w:rPr>
            </w:pPr>
          </w:p>
        </w:tc>
      </w:tr>
      <w:tr w:rsidR="00902B10" w:rsidRPr="001C37BE" w14:paraId="3DA28F09" w14:textId="77777777" w:rsidTr="00804874">
        <w:tc>
          <w:tcPr>
            <w:tcW w:w="588" w:type="dxa"/>
            <w:vAlign w:val="center"/>
          </w:tcPr>
          <w:p w14:paraId="3DA28F06" w14:textId="77777777" w:rsidR="00902B10" w:rsidRPr="001C37BE" w:rsidRDefault="005B1AF8" w:rsidP="00D762D2">
            <w:pPr>
              <w:jc w:val="center"/>
              <w:rPr>
                <w:rFonts w:asciiTheme="minorHAnsi" w:hAnsiTheme="minorHAnsi"/>
                <w:sz w:val="18"/>
                <w:szCs w:val="18"/>
              </w:rPr>
            </w:pPr>
            <w:r>
              <w:rPr>
                <w:rFonts w:asciiTheme="minorHAnsi" w:hAnsiTheme="minorHAnsi"/>
                <w:sz w:val="18"/>
                <w:szCs w:val="18"/>
              </w:rPr>
              <w:t>05</w:t>
            </w:r>
          </w:p>
        </w:tc>
        <w:tc>
          <w:tcPr>
            <w:tcW w:w="4920" w:type="dxa"/>
          </w:tcPr>
          <w:p w14:paraId="3DA28F07" w14:textId="2898DCCB" w:rsidR="00902B10" w:rsidRPr="001C37BE" w:rsidRDefault="00902B10" w:rsidP="00D762D2">
            <w:pPr>
              <w:rPr>
                <w:rFonts w:asciiTheme="minorHAnsi" w:hAnsiTheme="minorHAnsi"/>
                <w:sz w:val="18"/>
                <w:szCs w:val="18"/>
              </w:rPr>
            </w:pPr>
            <w:r w:rsidRPr="001C37BE">
              <w:rPr>
                <w:rFonts w:asciiTheme="minorHAnsi" w:hAnsiTheme="minorHAnsi"/>
                <w:sz w:val="18"/>
                <w:szCs w:val="18"/>
              </w:rPr>
              <w:t>Building Volume (ft</w:t>
            </w:r>
            <w:r w:rsidRPr="00F5239E">
              <w:rPr>
                <w:rFonts w:asciiTheme="minorHAnsi" w:hAnsiTheme="minorHAnsi"/>
                <w:sz w:val="18"/>
                <w:szCs w:val="18"/>
                <w:vertAlign w:val="superscript"/>
              </w:rPr>
              <w:t>3</w:t>
            </w:r>
            <w:r w:rsidRPr="001C37BE">
              <w:rPr>
                <w:rFonts w:asciiTheme="minorHAnsi" w:hAnsiTheme="minorHAnsi"/>
                <w:sz w:val="18"/>
                <w:szCs w:val="18"/>
              </w:rPr>
              <w:t>)</w:t>
            </w:r>
          </w:p>
        </w:tc>
        <w:tc>
          <w:tcPr>
            <w:tcW w:w="5508" w:type="dxa"/>
          </w:tcPr>
          <w:p w14:paraId="3DA28F08" w14:textId="77777777" w:rsidR="00902B10" w:rsidRPr="001C37BE" w:rsidRDefault="00902B10" w:rsidP="00D762D2">
            <w:pPr>
              <w:rPr>
                <w:rFonts w:asciiTheme="minorHAnsi" w:hAnsiTheme="minorHAnsi"/>
                <w:sz w:val="18"/>
                <w:szCs w:val="18"/>
              </w:rPr>
            </w:pPr>
          </w:p>
        </w:tc>
      </w:tr>
      <w:tr w:rsidR="00902B10" w:rsidRPr="001C37BE" w14:paraId="3DA28F0D" w14:textId="77777777" w:rsidTr="00804874">
        <w:tc>
          <w:tcPr>
            <w:tcW w:w="588" w:type="dxa"/>
            <w:vAlign w:val="center"/>
          </w:tcPr>
          <w:p w14:paraId="3DA28F0A" w14:textId="77777777" w:rsidR="00902B10" w:rsidRPr="001C37BE" w:rsidDel="0053362D" w:rsidRDefault="005B1AF8" w:rsidP="00D762D2">
            <w:pPr>
              <w:jc w:val="center"/>
              <w:rPr>
                <w:rFonts w:asciiTheme="minorHAnsi" w:hAnsiTheme="minorHAnsi"/>
                <w:sz w:val="18"/>
                <w:szCs w:val="18"/>
              </w:rPr>
            </w:pPr>
            <w:r>
              <w:rPr>
                <w:rFonts w:asciiTheme="minorHAnsi" w:hAnsiTheme="minorHAnsi"/>
                <w:sz w:val="18"/>
                <w:szCs w:val="18"/>
              </w:rPr>
              <w:t>06</w:t>
            </w:r>
          </w:p>
        </w:tc>
        <w:tc>
          <w:tcPr>
            <w:tcW w:w="4920" w:type="dxa"/>
          </w:tcPr>
          <w:p w14:paraId="3DA28F0B" w14:textId="0B5B2201" w:rsidR="00902B10" w:rsidRPr="001C37BE" w:rsidRDefault="00902B10" w:rsidP="00F5239E">
            <w:pPr>
              <w:rPr>
                <w:rFonts w:asciiTheme="minorHAnsi" w:hAnsiTheme="minorHAnsi"/>
                <w:sz w:val="18"/>
                <w:szCs w:val="18"/>
              </w:rPr>
            </w:pPr>
            <w:r w:rsidRPr="001C37BE">
              <w:rPr>
                <w:rFonts w:asciiTheme="minorHAnsi" w:hAnsiTheme="minorHAnsi"/>
                <w:sz w:val="18"/>
                <w:szCs w:val="18"/>
              </w:rPr>
              <w:t xml:space="preserve">Date of the </w:t>
            </w:r>
            <w:r w:rsidR="00F5239E">
              <w:rPr>
                <w:rFonts w:asciiTheme="minorHAnsi" w:hAnsiTheme="minorHAnsi"/>
                <w:sz w:val="18"/>
                <w:szCs w:val="18"/>
              </w:rPr>
              <w:t>D</w:t>
            </w:r>
            <w:r w:rsidRPr="001C37BE">
              <w:rPr>
                <w:rFonts w:asciiTheme="minorHAnsi" w:hAnsiTheme="minorHAnsi"/>
                <w:sz w:val="18"/>
                <w:szCs w:val="18"/>
              </w:rPr>
              <w:t xml:space="preserve">iagnostic </w:t>
            </w:r>
            <w:r w:rsidR="00F5239E">
              <w:rPr>
                <w:rFonts w:asciiTheme="minorHAnsi" w:hAnsiTheme="minorHAnsi"/>
                <w:sz w:val="18"/>
                <w:szCs w:val="18"/>
              </w:rPr>
              <w:t>T</w:t>
            </w:r>
            <w:r w:rsidRPr="001C37BE">
              <w:rPr>
                <w:rFonts w:asciiTheme="minorHAnsi" w:hAnsiTheme="minorHAnsi"/>
                <w:sz w:val="18"/>
                <w:szCs w:val="18"/>
              </w:rPr>
              <w:t xml:space="preserve">est for this </w:t>
            </w:r>
            <w:r w:rsidR="00F5239E">
              <w:rPr>
                <w:rFonts w:asciiTheme="minorHAnsi" w:hAnsiTheme="minorHAnsi"/>
                <w:sz w:val="18"/>
                <w:szCs w:val="18"/>
              </w:rPr>
              <w:t>D</w:t>
            </w:r>
            <w:r w:rsidRPr="001C37BE">
              <w:rPr>
                <w:rFonts w:asciiTheme="minorHAnsi" w:hAnsiTheme="minorHAnsi"/>
                <w:sz w:val="18"/>
                <w:szCs w:val="18"/>
              </w:rPr>
              <w:t>welling</w:t>
            </w:r>
          </w:p>
        </w:tc>
        <w:tc>
          <w:tcPr>
            <w:tcW w:w="5508" w:type="dxa"/>
          </w:tcPr>
          <w:p w14:paraId="3DA28F0C" w14:textId="77777777" w:rsidR="00902B10" w:rsidRPr="001C37BE" w:rsidRDefault="00902B10" w:rsidP="00D762D2">
            <w:pPr>
              <w:rPr>
                <w:rFonts w:asciiTheme="minorHAnsi" w:hAnsiTheme="minorHAnsi"/>
                <w:sz w:val="18"/>
                <w:szCs w:val="18"/>
              </w:rPr>
            </w:pPr>
          </w:p>
        </w:tc>
      </w:tr>
    </w:tbl>
    <w:p w14:paraId="3DA28F0E" w14:textId="77777777" w:rsidR="00902B10" w:rsidRDefault="00902B10" w:rsidP="00902B10">
      <w:pPr>
        <w:rPr>
          <w:rFonts w:asciiTheme="minorHAnsi" w:hAnsiTheme="minorHAnsi"/>
        </w:rPr>
      </w:pPr>
    </w:p>
    <w:tbl>
      <w:tblPr>
        <w:tblStyle w:val="TableGrid"/>
        <w:tblW w:w="11016" w:type="dxa"/>
        <w:tblLook w:val="04A0" w:firstRow="1" w:lastRow="0" w:firstColumn="1" w:lastColumn="0" w:noHBand="0" w:noVBand="1"/>
      </w:tblPr>
      <w:tblGrid>
        <w:gridCol w:w="590"/>
        <w:gridCol w:w="1613"/>
        <w:gridCol w:w="562"/>
        <w:gridCol w:w="1641"/>
        <w:gridCol w:w="1109"/>
        <w:gridCol w:w="1094"/>
        <w:gridCol w:w="1656"/>
        <w:gridCol w:w="547"/>
        <w:gridCol w:w="2204"/>
      </w:tblGrid>
      <w:tr w:rsidR="00902B10" w14:paraId="3DA28F10" w14:textId="77777777" w:rsidTr="00D762D2">
        <w:tc>
          <w:tcPr>
            <w:tcW w:w="11016" w:type="dxa"/>
            <w:gridSpan w:val="9"/>
          </w:tcPr>
          <w:p w14:paraId="3DA28F0F" w14:textId="77777777" w:rsidR="00902B10" w:rsidRDefault="00902B10" w:rsidP="00D762D2">
            <w:pPr>
              <w:rPr>
                <w:rFonts w:asciiTheme="minorHAnsi" w:hAnsiTheme="minorHAnsi"/>
              </w:rPr>
            </w:pPr>
            <w:r w:rsidRPr="00442035">
              <w:rPr>
                <w:rFonts w:asciiTheme="minorHAnsi" w:hAnsiTheme="minorHAnsi"/>
                <w:b/>
                <w:szCs w:val="18"/>
              </w:rPr>
              <w:t>B. Diagnostic Equipment Information</w:t>
            </w:r>
          </w:p>
        </w:tc>
      </w:tr>
      <w:tr w:rsidR="00902B10" w14:paraId="3DA28F14" w14:textId="77777777" w:rsidTr="00D762D2">
        <w:tc>
          <w:tcPr>
            <w:tcW w:w="590" w:type="dxa"/>
            <w:vAlign w:val="center"/>
          </w:tcPr>
          <w:p w14:paraId="3DA28F11" w14:textId="77777777" w:rsidR="00902B10" w:rsidRDefault="00902B10" w:rsidP="00D762D2">
            <w:pPr>
              <w:jc w:val="center"/>
              <w:rPr>
                <w:rFonts w:asciiTheme="minorHAnsi" w:hAnsiTheme="minorHAnsi"/>
              </w:rPr>
            </w:pPr>
            <w:r>
              <w:rPr>
                <w:rFonts w:asciiTheme="minorHAnsi" w:hAnsiTheme="minorHAnsi"/>
                <w:sz w:val="18"/>
                <w:szCs w:val="18"/>
              </w:rPr>
              <w:t>01</w:t>
            </w:r>
          </w:p>
        </w:tc>
        <w:tc>
          <w:tcPr>
            <w:tcW w:w="4925" w:type="dxa"/>
            <w:gridSpan w:val="4"/>
            <w:vAlign w:val="center"/>
          </w:tcPr>
          <w:p w14:paraId="3DA28F12" w14:textId="42343410" w:rsidR="00902B10" w:rsidRDefault="00902B10" w:rsidP="00D762D2">
            <w:pPr>
              <w:rPr>
                <w:rFonts w:asciiTheme="minorHAnsi" w:hAnsiTheme="minorHAnsi"/>
              </w:rPr>
            </w:pPr>
            <w:r>
              <w:rPr>
                <w:rFonts w:asciiTheme="minorHAnsi" w:hAnsiTheme="minorHAnsi"/>
                <w:sz w:val="18"/>
                <w:szCs w:val="18"/>
              </w:rPr>
              <w:t xml:space="preserve">Number of </w:t>
            </w:r>
            <w:r w:rsidRPr="00305DBA">
              <w:rPr>
                <w:rFonts w:asciiTheme="minorHAnsi" w:hAnsiTheme="minorHAnsi"/>
                <w:sz w:val="18"/>
                <w:szCs w:val="18"/>
              </w:rPr>
              <w:t>Manometer</w:t>
            </w:r>
            <w:r>
              <w:rPr>
                <w:rFonts w:asciiTheme="minorHAnsi" w:hAnsiTheme="minorHAnsi"/>
                <w:sz w:val="18"/>
                <w:szCs w:val="18"/>
              </w:rPr>
              <w:t>s Used to Measure Home Pressurization</w:t>
            </w:r>
          </w:p>
        </w:tc>
        <w:tc>
          <w:tcPr>
            <w:tcW w:w="5501" w:type="dxa"/>
            <w:gridSpan w:val="4"/>
          </w:tcPr>
          <w:p w14:paraId="3DA28F13" w14:textId="77777777" w:rsidR="00902B10" w:rsidRDefault="00902B10" w:rsidP="00D762D2">
            <w:pPr>
              <w:rPr>
                <w:rFonts w:asciiTheme="minorHAnsi" w:hAnsiTheme="minorHAnsi"/>
              </w:rPr>
            </w:pPr>
          </w:p>
        </w:tc>
      </w:tr>
      <w:tr w:rsidR="00902B10" w14:paraId="3DA28F1A" w14:textId="77777777" w:rsidTr="00D762D2">
        <w:tc>
          <w:tcPr>
            <w:tcW w:w="2203" w:type="dxa"/>
            <w:gridSpan w:val="2"/>
            <w:vAlign w:val="center"/>
          </w:tcPr>
          <w:p w14:paraId="3DA28F15" w14:textId="77777777" w:rsidR="00902B10" w:rsidRDefault="00902B10" w:rsidP="00D762D2">
            <w:pPr>
              <w:jc w:val="center"/>
              <w:rPr>
                <w:rFonts w:asciiTheme="minorHAnsi" w:hAnsiTheme="minorHAnsi"/>
                <w:sz w:val="18"/>
                <w:szCs w:val="18"/>
              </w:rPr>
            </w:pPr>
            <w:r>
              <w:rPr>
                <w:rFonts w:asciiTheme="minorHAnsi" w:hAnsiTheme="minorHAnsi"/>
                <w:sz w:val="18"/>
                <w:szCs w:val="18"/>
              </w:rPr>
              <w:t>02</w:t>
            </w:r>
          </w:p>
        </w:tc>
        <w:tc>
          <w:tcPr>
            <w:tcW w:w="2203" w:type="dxa"/>
            <w:gridSpan w:val="2"/>
            <w:vAlign w:val="center"/>
          </w:tcPr>
          <w:p w14:paraId="3DA28F16" w14:textId="77777777" w:rsidR="00902B10" w:rsidRPr="00305DBA" w:rsidRDefault="00902B10" w:rsidP="00D762D2">
            <w:pPr>
              <w:jc w:val="center"/>
              <w:rPr>
                <w:rFonts w:asciiTheme="minorHAnsi" w:hAnsiTheme="minorHAnsi"/>
                <w:sz w:val="18"/>
                <w:szCs w:val="18"/>
              </w:rPr>
            </w:pPr>
            <w:r>
              <w:rPr>
                <w:rFonts w:asciiTheme="minorHAnsi" w:hAnsiTheme="minorHAnsi"/>
                <w:sz w:val="18"/>
                <w:szCs w:val="18"/>
              </w:rPr>
              <w:t>03</w:t>
            </w:r>
          </w:p>
        </w:tc>
        <w:tc>
          <w:tcPr>
            <w:tcW w:w="2203" w:type="dxa"/>
            <w:gridSpan w:val="2"/>
            <w:vAlign w:val="center"/>
          </w:tcPr>
          <w:p w14:paraId="3DA28F17" w14:textId="77777777" w:rsidR="00902B10" w:rsidRDefault="00902B10" w:rsidP="00D762D2">
            <w:pPr>
              <w:jc w:val="center"/>
              <w:rPr>
                <w:rFonts w:asciiTheme="minorHAnsi" w:hAnsiTheme="minorHAnsi"/>
                <w:sz w:val="18"/>
                <w:szCs w:val="18"/>
              </w:rPr>
            </w:pPr>
            <w:r>
              <w:rPr>
                <w:rFonts w:asciiTheme="minorHAnsi" w:hAnsiTheme="minorHAnsi"/>
                <w:sz w:val="18"/>
                <w:szCs w:val="18"/>
              </w:rPr>
              <w:t>04</w:t>
            </w:r>
          </w:p>
        </w:tc>
        <w:tc>
          <w:tcPr>
            <w:tcW w:w="2203" w:type="dxa"/>
            <w:gridSpan w:val="2"/>
            <w:vAlign w:val="center"/>
          </w:tcPr>
          <w:p w14:paraId="3DA28F18" w14:textId="77777777" w:rsidR="00902B10" w:rsidRPr="00305DBA" w:rsidRDefault="00902B10" w:rsidP="00D762D2">
            <w:pPr>
              <w:jc w:val="center"/>
              <w:rPr>
                <w:rFonts w:asciiTheme="minorHAnsi" w:hAnsiTheme="minorHAnsi"/>
                <w:sz w:val="18"/>
                <w:szCs w:val="18"/>
              </w:rPr>
            </w:pPr>
            <w:r>
              <w:rPr>
                <w:rFonts w:asciiTheme="minorHAnsi" w:hAnsiTheme="minorHAnsi"/>
                <w:sz w:val="18"/>
                <w:szCs w:val="18"/>
              </w:rPr>
              <w:t>05</w:t>
            </w:r>
          </w:p>
        </w:tc>
        <w:tc>
          <w:tcPr>
            <w:tcW w:w="2204" w:type="dxa"/>
            <w:vAlign w:val="center"/>
          </w:tcPr>
          <w:p w14:paraId="3DA28F19" w14:textId="77777777" w:rsidR="00902B10" w:rsidRPr="00305DBA" w:rsidRDefault="00902B10" w:rsidP="00D762D2">
            <w:pPr>
              <w:jc w:val="center"/>
              <w:rPr>
                <w:rFonts w:asciiTheme="minorHAnsi" w:hAnsiTheme="minorHAnsi"/>
                <w:sz w:val="18"/>
                <w:szCs w:val="18"/>
              </w:rPr>
            </w:pPr>
            <w:r>
              <w:rPr>
                <w:rFonts w:asciiTheme="minorHAnsi" w:hAnsiTheme="minorHAnsi"/>
                <w:sz w:val="18"/>
                <w:szCs w:val="18"/>
              </w:rPr>
              <w:t>06</w:t>
            </w:r>
          </w:p>
        </w:tc>
      </w:tr>
      <w:tr w:rsidR="00902B10" w14:paraId="3DA28F20" w14:textId="77777777" w:rsidTr="00804874">
        <w:tc>
          <w:tcPr>
            <w:tcW w:w="2203" w:type="dxa"/>
            <w:gridSpan w:val="2"/>
            <w:vAlign w:val="bottom"/>
          </w:tcPr>
          <w:p w14:paraId="3DA28F1B" w14:textId="77777777" w:rsidR="00902B10" w:rsidRDefault="00902B10" w:rsidP="00804874">
            <w:pPr>
              <w:jc w:val="center"/>
              <w:rPr>
                <w:rFonts w:asciiTheme="minorHAnsi" w:hAnsiTheme="minorHAnsi"/>
                <w:sz w:val="18"/>
                <w:szCs w:val="18"/>
              </w:rPr>
            </w:pPr>
            <w:r w:rsidRPr="00305DBA">
              <w:rPr>
                <w:rFonts w:asciiTheme="minorHAnsi" w:hAnsiTheme="minorHAnsi"/>
                <w:sz w:val="18"/>
                <w:szCs w:val="18"/>
              </w:rPr>
              <w:t xml:space="preserve">Manometer </w:t>
            </w:r>
            <w:r>
              <w:rPr>
                <w:rFonts w:asciiTheme="minorHAnsi" w:hAnsiTheme="minorHAnsi"/>
                <w:sz w:val="18"/>
                <w:szCs w:val="18"/>
              </w:rPr>
              <w:t xml:space="preserve">                 </w:t>
            </w:r>
            <w:r w:rsidRPr="00305DBA">
              <w:rPr>
                <w:rFonts w:asciiTheme="minorHAnsi" w:hAnsiTheme="minorHAnsi"/>
                <w:sz w:val="18"/>
                <w:szCs w:val="18"/>
              </w:rPr>
              <w:t>Make</w:t>
            </w:r>
          </w:p>
        </w:tc>
        <w:tc>
          <w:tcPr>
            <w:tcW w:w="2203" w:type="dxa"/>
            <w:gridSpan w:val="2"/>
            <w:vAlign w:val="bottom"/>
          </w:tcPr>
          <w:p w14:paraId="3DA28F1C" w14:textId="77777777" w:rsidR="00902B10" w:rsidRDefault="00902B10" w:rsidP="00804874">
            <w:pPr>
              <w:jc w:val="center"/>
              <w:rPr>
                <w:rFonts w:asciiTheme="minorHAnsi" w:hAnsiTheme="minorHAnsi"/>
                <w:sz w:val="18"/>
                <w:szCs w:val="18"/>
              </w:rPr>
            </w:pPr>
            <w:r w:rsidRPr="00305DBA">
              <w:rPr>
                <w:rFonts w:asciiTheme="minorHAnsi" w:hAnsiTheme="minorHAnsi"/>
                <w:sz w:val="18"/>
                <w:szCs w:val="18"/>
              </w:rPr>
              <w:t>Manometer</w:t>
            </w:r>
            <w:r>
              <w:rPr>
                <w:rFonts w:asciiTheme="minorHAnsi" w:hAnsiTheme="minorHAnsi"/>
                <w:sz w:val="18"/>
                <w:szCs w:val="18"/>
              </w:rPr>
              <w:t xml:space="preserve">                 Model</w:t>
            </w:r>
          </w:p>
        </w:tc>
        <w:tc>
          <w:tcPr>
            <w:tcW w:w="2203" w:type="dxa"/>
            <w:gridSpan w:val="2"/>
            <w:vAlign w:val="bottom"/>
          </w:tcPr>
          <w:p w14:paraId="3DA28F1D" w14:textId="77777777" w:rsidR="00902B10" w:rsidRDefault="00902B10" w:rsidP="00804874">
            <w:pPr>
              <w:jc w:val="center"/>
              <w:rPr>
                <w:rFonts w:asciiTheme="minorHAnsi" w:hAnsiTheme="minorHAnsi"/>
                <w:sz w:val="18"/>
                <w:szCs w:val="18"/>
              </w:rPr>
            </w:pPr>
            <w:r w:rsidRPr="00305DBA">
              <w:rPr>
                <w:rFonts w:asciiTheme="minorHAnsi" w:hAnsiTheme="minorHAnsi"/>
                <w:sz w:val="18"/>
                <w:szCs w:val="18"/>
              </w:rPr>
              <w:t xml:space="preserve">Manometer </w:t>
            </w:r>
            <w:r>
              <w:rPr>
                <w:rFonts w:asciiTheme="minorHAnsi" w:hAnsiTheme="minorHAnsi"/>
                <w:sz w:val="18"/>
                <w:szCs w:val="18"/>
              </w:rPr>
              <w:t xml:space="preserve">                  </w:t>
            </w:r>
            <w:r w:rsidRPr="00305DBA">
              <w:rPr>
                <w:rFonts w:asciiTheme="minorHAnsi" w:hAnsiTheme="minorHAnsi"/>
                <w:sz w:val="18"/>
                <w:szCs w:val="18"/>
              </w:rPr>
              <w:t xml:space="preserve">Serial </w:t>
            </w:r>
            <w:r>
              <w:rPr>
                <w:rFonts w:asciiTheme="minorHAnsi" w:hAnsiTheme="minorHAnsi"/>
                <w:sz w:val="18"/>
                <w:szCs w:val="18"/>
              </w:rPr>
              <w:t xml:space="preserve">                         </w:t>
            </w:r>
            <w:r w:rsidRPr="00305DBA">
              <w:rPr>
                <w:rFonts w:asciiTheme="minorHAnsi" w:hAnsiTheme="minorHAnsi"/>
                <w:sz w:val="18"/>
                <w:szCs w:val="18"/>
              </w:rPr>
              <w:t>Number</w:t>
            </w:r>
          </w:p>
        </w:tc>
        <w:tc>
          <w:tcPr>
            <w:tcW w:w="2203" w:type="dxa"/>
            <w:gridSpan w:val="2"/>
            <w:vAlign w:val="bottom"/>
          </w:tcPr>
          <w:p w14:paraId="3DA28F1E" w14:textId="77777777" w:rsidR="00902B10" w:rsidRDefault="00902B10" w:rsidP="00804874">
            <w:pPr>
              <w:jc w:val="center"/>
              <w:rPr>
                <w:rFonts w:asciiTheme="minorHAnsi" w:hAnsiTheme="minorHAnsi"/>
                <w:sz w:val="18"/>
                <w:szCs w:val="18"/>
              </w:rPr>
            </w:pPr>
            <w:r w:rsidRPr="00305DBA">
              <w:rPr>
                <w:rFonts w:asciiTheme="minorHAnsi" w:hAnsiTheme="minorHAnsi"/>
                <w:sz w:val="18"/>
                <w:szCs w:val="18"/>
              </w:rPr>
              <w:t>Manometer</w:t>
            </w:r>
            <w:r>
              <w:rPr>
                <w:rFonts w:asciiTheme="minorHAnsi" w:hAnsiTheme="minorHAnsi"/>
                <w:sz w:val="18"/>
                <w:szCs w:val="18"/>
              </w:rPr>
              <w:t xml:space="preserve">        </w:t>
            </w:r>
            <w:r w:rsidRPr="00305DBA">
              <w:rPr>
                <w:rFonts w:asciiTheme="minorHAnsi" w:hAnsiTheme="minorHAnsi"/>
                <w:sz w:val="18"/>
                <w:szCs w:val="18"/>
              </w:rPr>
              <w:t xml:space="preserve"> Calibration</w:t>
            </w:r>
            <w:r>
              <w:rPr>
                <w:rFonts w:asciiTheme="minorHAnsi" w:hAnsiTheme="minorHAnsi"/>
                <w:sz w:val="18"/>
                <w:szCs w:val="18"/>
              </w:rPr>
              <w:t xml:space="preserve">                      </w:t>
            </w:r>
            <w:r w:rsidRPr="00305DBA">
              <w:rPr>
                <w:rFonts w:asciiTheme="minorHAnsi" w:hAnsiTheme="minorHAnsi"/>
                <w:sz w:val="18"/>
                <w:szCs w:val="18"/>
              </w:rPr>
              <w:t>Date</w:t>
            </w:r>
          </w:p>
        </w:tc>
        <w:tc>
          <w:tcPr>
            <w:tcW w:w="2204" w:type="dxa"/>
            <w:vAlign w:val="bottom"/>
          </w:tcPr>
          <w:p w14:paraId="3DA28F1F" w14:textId="77777777" w:rsidR="00902B10" w:rsidRDefault="00902B10" w:rsidP="00804874">
            <w:pPr>
              <w:jc w:val="center"/>
              <w:rPr>
                <w:rFonts w:asciiTheme="minorHAnsi" w:hAnsiTheme="minorHAnsi"/>
                <w:sz w:val="18"/>
                <w:szCs w:val="18"/>
              </w:rPr>
            </w:pPr>
            <w:r w:rsidRPr="00305DBA">
              <w:rPr>
                <w:rFonts w:asciiTheme="minorHAnsi" w:hAnsiTheme="minorHAnsi"/>
                <w:sz w:val="18"/>
                <w:szCs w:val="18"/>
              </w:rPr>
              <w:t>Manometer</w:t>
            </w:r>
            <w:r>
              <w:rPr>
                <w:rFonts w:asciiTheme="minorHAnsi" w:hAnsiTheme="minorHAnsi"/>
                <w:sz w:val="18"/>
                <w:szCs w:val="18"/>
              </w:rPr>
              <w:t xml:space="preserve">       </w:t>
            </w:r>
            <w:r w:rsidRPr="00305DBA">
              <w:rPr>
                <w:rFonts w:asciiTheme="minorHAnsi" w:hAnsiTheme="minorHAnsi"/>
                <w:sz w:val="18"/>
                <w:szCs w:val="18"/>
              </w:rPr>
              <w:t xml:space="preserve"> Calibration</w:t>
            </w:r>
            <w:r>
              <w:rPr>
                <w:rFonts w:asciiTheme="minorHAnsi" w:hAnsiTheme="minorHAnsi"/>
                <w:sz w:val="18"/>
                <w:szCs w:val="18"/>
              </w:rPr>
              <w:t xml:space="preserve">                  </w:t>
            </w:r>
            <w:r w:rsidRPr="00305DBA">
              <w:rPr>
                <w:rFonts w:asciiTheme="minorHAnsi" w:hAnsiTheme="minorHAnsi"/>
                <w:sz w:val="18"/>
                <w:szCs w:val="18"/>
              </w:rPr>
              <w:t xml:space="preserve"> Status</w:t>
            </w:r>
          </w:p>
        </w:tc>
      </w:tr>
      <w:tr w:rsidR="00902B10" w14:paraId="3DA28F26" w14:textId="77777777" w:rsidTr="00F5239E">
        <w:tc>
          <w:tcPr>
            <w:tcW w:w="2203" w:type="dxa"/>
            <w:gridSpan w:val="2"/>
            <w:tcBorders>
              <w:bottom w:val="single" w:sz="4" w:space="0" w:color="000000"/>
            </w:tcBorders>
            <w:vAlign w:val="center"/>
          </w:tcPr>
          <w:p w14:paraId="3DA28F21" w14:textId="77777777" w:rsidR="00902B10" w:rsidRPr="00305DBA" w:rsidRDefault="00902B10" w:rsidP="00D762D2">
            <w:pPr>
              <w:jc w:val="center"/>
              <w:rPr>
                <w:rFonts w:asciiTheme="minorHAnsi" w:hAnsiTheme="minorHAnsi"/>
                <w:sz w:val="18"/>
                <w:szCs w:val="18"/>
              </w:rPr>
            </w:pPr>
          </w:p>
        </w:tc>
        <w:tc>
          <w:tcPr>
            <w:tcW w:w="2203" w:type="dxa"/>
            <w:gridSpan w:val="2"/>
            <w:tcBorders>
              <w:bottom w:val="single" w:sz="4" w:space="0" w:color="000000"/>
            </w:tcBorders>
            <w:vAlign w:val="center"/>
          </w:tcPr>
          <w:p w14:paraId="3DA28F22" w14:textId="77777777" w:rsidR="00902B10" w:rsidRPr="00305DBA" w:rsidRDefault="00902B10" w:rsidP="00D762D2">
            <w:pPr>
              <w:jc w:val="center"/>
              <w:rPr>
                <w:rFonts w:asciiTheme="minorHAnsi" w:hAnsiTheme="minorHAnsi"/>
                <w:sz w:val="18"/>
                <w:szCs w:val="18"/>
              </w:rPr>
            </w:pPr>
          </w:p>
        </w:tc>
        <w:tc>
          <w:tcPr>
            <w:tcW w:w="2203" w:type="dxa"/>
            <w:gridSpan w:val="2"/>
            <w:tcBorders>
              <w:bottom w:val="single" w:sz="4" w:space="0" w:color="000000"/>
            </w:tcBorders>
            <w:vAlign w:val="center"/>
          </w:tcPr>
          <w:p w14:paraId="3DA28F23" w14:textId="77777777" w:rsidR="00902B10" w:rsidRPr="00305DBA" w:rsidRDefault="00902B10" w:rsidP="00D762D2">
            <w:pPr>
              <w:jc w:val="center"/>
              <w:rPr>
                <w:rFonts w:asciiTheme="minorHAnsi" w:hAnsiTheme="minorHAnsi"/>
                <w:sz w:val="18"/>
                <w:szCs w:val="18"/>
              </w:rPr>
            </w:pPr>
          </w:p>
        </w:tc>
        <w:tc>
          <w:tcPr>
            <w:tcW w:w="2203" w:type="dxa"/>
            <w:gridSpan w:val="2"/>
            <w:tcBorders>
              <w:bottom w:val="single" w:sz="4" w:space="0" w:color="000000"/>
            </w:tcBorders>
            <w:vAlign w:val="center"/>
          </w:tcPr>
          <w:p w14:paraId="3DA28F24" w14:textId="77777777" w:rsidR="00902B10" w:rsidRPr="00305DBA" w:rsidRDefault="00902B10" w:rsidP="00D762D2">
            <w:pPr>
              <w:jc w:val="center"/>
              <w:rPr>
                <w:rFonts w:asciiTheme="minorHAnsi" w:hAnsiTheme="minorHAnsi"/>
                <w:sz w:val="18"/>
                <w:szCs w:val="18"/>
              </w:rPr>
            </w:pPr>
          </w:p>
        </w:tc>
        <w:tc>
          <w:tcPr>
            <w:tcW w:w="2204" w:type="dxa"/>
            <w:tcBorders>
              <w:bottom w:val="single" w:sz="4" w:space="0" w:color="000000"/>
            </w:tcBorders>
            <w:vAlign w:val="center"/>
          </w:tcPr>
          <w:p w14:paraId="3DA28F25" w14:textId="77777777" w:rsidR="00902B10" w:rsidRPr="00305DBA" w:rsidRDefault="00902B10" w:rsidP="00D762D2">
            <w:pPr>
              <w:jc w:val="center"/>
              <w:rPr>
                <w:rFonts w:asciiTheme="minorHAnsi" w:hAnsiTheme="minorHAnsi"/>
                <w:sz w:val="18"/>
                <w:szCs w:val="18"/>
              </w:rPr>
            </w:pPr>
          </w:p>
        </w:tc>
      </w:tr>
      <w:tr w:rsidR="00902B10" w14:paraId="3DA28F2C" w14:textId="77777777" w:rsidTr="00F5239E">
        <w:tc>
          <w:tcPr>
            <w:tcW w:w="2203" w:type="dxa"/>
            <w:gridSpan w:val="2"/>
            <w:tcBorders>
              <w:bottom w:val="single" w:sz="4" w:space="0" w:color="000000"/>
            </w:tcBorders>
            <w:vAlign w:val="center"/>
          </w:tcPr>
          <w:p w14:paraId="3DA28F27" w14:textId="77777777" w:rsidR="00902B10" w:rsidRPr="00305DBA" w:rsidRDefault="00902B10" w:rsidP="00D762D2">
            <w:pPr>
              <w:jc w:val="center"/>
              <w:rPr>
                <w:rFonts w:asciiTheme="minorHAnsi" w:hAnsiTheme="minorHAnsi"/>
                <w:sz w:val="18"/>
                <w:szCs w:val="18"/>
              </w:rPr>
            </w:pPr>
          </w:p>
        </w:tc>
        <w:tc>
          <w:tcPr>
            <w:tcW w:w="2203" w:type="dxa"/>
            <w:gridSpan w:val="2"/>
            <w:tcBorders>
              <w:bottom w:val="single" w:sz="4" w:space="0" w:color="000000"/>
            </w:tcBorders>
            <w:vAlign w:val="center"/>
          </w:tcPr>
          <w:p w14:paraId="3DA28F28" w14:textId="77777777" w:rsidR="00902B10" w:rsidRPr="00305DBA" w:rsidRDefault="00902B10" w:rsidP="00D762D2">
            <w:pPr>
              <w:jc w:val="center"/>
              <w:rPr>
                <w:rFonts w:asciiTheme="minorHAnsi" w:hAnsiTheme="minorHAnsi"/>
                <w:sz w:val="18"/>
                <w:szCs w:val="18"/>
              </w:rPr>
            </w:pPr>
          </w:p>
        </w:tc>
        <w:tc>
          <w:tcPr>
            <w:tcW w:w="2203" w:type="dxa"/>
            <w:gridSpan w:val="2"/>
            <w:tcBorders>
              <w:bottom w:val="single" w:sz="4" w:space="0" w:color="000000"/>
            </w:tcBorders>
            <w:vAlign w:val="center"/>
          </w:tcPr>
          <w:p w14:paraId="3DA28F29" w14:textId="77777777" w:rsidR="00902B10" w:rsidRPr="00305DBA" w:rsidRDefault="00902B10" w:rsidP="00D762D2">
            <w:pPr>
              <w:jc w:val="center"/>
              <w:rPr>
                <w:rFonts w:asciiTheme="minorHAnsi" w:hAnsiTheme="minorHAnsi"/>
                <w:sz w:val="18"/>
                <w:szCs w:val="18"/>
              </w:rPr>
            </w:pPr>
          </w:p>
        </w:tc>
        <w:tc>
          <w:tcPr>
            <w:tcW w:w="2203" w:type="dxa"/>
            <w:gridSpan w:val="2"/>
            <w:tcBorders>
              <w:bottom w:val="single" w:sz="4" w:space="0" w:color="000000"/>
            </w:tcBorders>
            <w:vAlign w:val="center"/>
          </w:tcPr>
          <w:p w14:paraId="3DA28F2A" w14:textId="77777777" w:rsidR="00902B10" w:rsidRPr="00305DBA" w:rsidRDefault="00902B10" w:rsidP="00D762D2">
            <w:pPr>
              <w:jc w:val="center"/>
              <w:rPr>
                <w:rFonts w:asciiTheme="minorHAnsi" w:hAnsiTheme="minorHAnsi"/>
                <w:sz w:val="18"/>
                <w:szCs w:val="18"/>
              </w:rPr>
            </w:pPr>
          </w:p>
        </w:tc>
        <w:tc>
          <w:tcPr>
            <w:tcW w:w="2204" w:type="dxa"/>
            <w:tcBorders>
              <w:bottom w:val="single" w:sz="4" w:space="0" w:color="000000"/>
            </w:tcBorders>
            <w:vAlign w:val="center"/>
          </w:tcPr>
          <w:p w14:paraId="3DA28F2B" w14:textId="77777777" w:rsidR="00902B10" w:rsidRPr="00305DBA" w:rsidRDefault="00902B10" w:rsidP="00D762D2">
            <w:pPr>
              <w:jc w:val="center"/>
              <w:rPr>
                <w:rFonts w:asciiTheme="minorHAnsi" w:hAnsiTheme="minorHAnsi"/>
                <w:sz w:val="18"/>
                <w:szCs w:val="18"/>
              </w:rPr>
            </w:pPr>
          </w:p>
        </w:tc>
      </w:tr>
      <w:tr w:rsidR="00902B10" w14:paraId="3DA28F30" w14:textId="77777777" w:rsidTr="00804874">
        <w:tc>
          <w:tcPr>
            <w:tcW w:w="590" w:type="dxa"/>
            <w:tcBorders>
              <w:top w:val="single" w:sz="4" w:space="0" w:color="000000"/>
            </w:tcBorders>
            <w:vAlign w:val="center"/>
          </w:tcPr>
          <w:p w14:paraId="3DA28F2D" w14:textId="77777777" w:rsidR="00902B10" w:rsidRPr="00305DBA" w:rsidRDefault="00902B10" w:rsidP="00D762D2">
            <w:pPr>
              <w:jc w:val="center"/>
              <w:rPr>
                <w:rFonts w:asciiTheme="minorHAnsi" w:hAnsiTheme="minorHAnsi"/>
                <w:sz w:val="18"/>
                <w:szCs w:val="18"/>
              </w:rPr>
            </w:pPr>
            <w:r>
              <w:rPr>
                <w:rFonts w:asciiTheme="minorHAnsi" w:hAnsiTheme="minorHAnsi"/>
                <w:sz w:val="18"/>
                <w:szCs w:val="18"/>
              </w:rPr>
              <w:t>07</w:t>
            </w:r>
          </w:p>
        </w:tc>
        <w:tc>
          <w:tcPr>
            <w:tcW w:w="4925" w:type="dxa"/>
            <w:gridSpan w:val="4"/>
            <w:tcBorders>
              <w:top w:val="single" w:sz="4" w:space="0" w:color="000000"/>
            </w:tcBorders>
            <w:vAlign w:val="center"/>
          </w:tcPr>
          <w:p w14:paraId="3DA28F2E" w14:textId="67BE3063" w:rsidR="00902B10" w:rsidRPr="00305DBA" w:rsidRDefault="00902B10" w:rsidP="00804874">
            <w:pPr>
              <w:rPr>
                <w:rFonts w:asciiTheme="minorHAnsi" w:hAnsiTheme="minorHAnsi"/>
                <w:sz w:val="18"/>
                <w:szCs w:val="18"/>
              </w:rPr>
            </w:pPr>
            <w:r>
              <w:rPr>
                <w:rFonts w:asciiTheme="minorHAnsi" w:hAnsiTheme="minorHAnsi"/>
                <w:sz w:val="18"/>
                <w:szCs w:val="18"/>
              </w:rPr>
              <w:t>Number of Fans Used to Pressurize Home</w:t>
            </w:r>
          </w:p>
        </w:tc>
        <w:tc>
          <w:tcPr>
            <w:tcW w:w="5501" w:type="dxa"/>
            <w:gridSpan w:val="4"/>
            <w:tcBorders>
              <w:top w:val="single" w:sz="4" w:space="0" w:color="000000"/>
            </w:tcBorders>
            <w:vAlign w:val="center"/>
          </w:tcPr>
          <w:p w14:paraId="3DA28F2F" w14:textId="77777777" w:rsidR="00902B10" w:rsidRPr="00305DBA" w:rsidRDefault="00902B10" w:rsidP="00D762D2">
            <w:pPr>
              <w:rPr>
                <w:rFonts w:asciiTheme="minorHAnsi" w:hAnsiTheme="minorHAnsi"/>
                <w:sz w:val="18"/>
                <w:szCs w:val="18"/>
              </w:rPr>
            </w:pPr>
          </w:p>
        </w:tc>
      </w:tr>
      <w:tr w:rsidR="00902B10" w14:paraId="3DA28F35" w14:textId="77777777" w:rsidTr="00D762D2">
        <w:tc>
          <w:tcPr>
            <w:tcW w:w="2765" w:type="dxa"/>
            <w:gridSpan w:val="3"/>
            <w:vAlign w:val="center"/>
          </w:tcPr>
          <w:p w14:paraId="3DA28F31" w14:textId="77777777" w:rsidR="00902B10" w:rsidRPr="00305DBA" w:rsidRDefault="00902B10" w:rsidP="00D762D2">
            <w:pPr>
              <w:jc w:val="center"/>
              <w:rPr>
                <w:rFonts w:asciiTheme="minorHAnsi" w:hAnsiTheme="minorHAnsi"/>
                <w:sz w:val="18"/>
                <w:szCs w:val="18"/>
              </w:rPr>
            </w:pPr>
            <w:r>
              <w:rPr>
                <w:rFonts w:asciiTheme="minorHAnsi" w:hAnsiTheme="minorHAnsi"/>
                <w:sz w:val="18"/>
                <w:szCs w:val="18"/>
              </w:rPr>
              <w:t>08</w:t>
            </w:r>
          </w:p>
        </w:tc>
        <w:tc>
          <w:tcPr>
            <w:tcW w:w="2750" w:type="dxa"/>
            <w:gridSpan w:val="2"/>
            <w:vAlign w:val="center"/>
          </w:tcPr>
          <w:p w14:paraId="3DA28F32" w14:textId="77777777" w:rsidR="00902B10" w:rsidRPr="00305DBA" w:rsidRDefault="00902B10" w:rsidP="00D762D2">
            <w:pPr>
              <w:jc w:val="center"/>
              <w:rPr>
                <w:rFonts w:asciiTheme="minorHAnsi" w:hAnsiTheme="minorHAnsi"/>
                <w:sz w:val="18"/>
                <w:szCs w:val="18"/>
              </w:rPr>
            </w:pPr>
            <w:r>
              <w:rPr>
                <w:rFonts w:asciiTheme="minorHAnsi" w:hAnsiTheme="minorHAnsi"/>
                <w:sz w:val="18"/>
                <w:szCs w:val="18"/>
              </w:rPr>
              <w:t>09</w:t>
            </w:r>
          </w:p>
        </w:tc>
        <w:tc>
          <w:tcPr>
            <w:tcW w:w="2750" w:type="dxa"/>
            <w:gridSpan w:val="2"/>
            <w:vAlign w:val="center"/>
          </w:tcPr>
          <w:p w14:paraId="3DA28F33" w14:textId="77777777" w:rsidR="00902B10" w:rsidRDefault="00902B10" w:rsidP="00D762D2">
            <w:pPr>
              <w:jc w:val="center"/>
              <w:rPr>
                <w:rFonts w:asciiTheme="minorHAnsi" w:hAnsiTheme="minorHAnsi"/>
                <w:sz w:val="18"/>
                <w:szCs w:val="18"/>
              </w:rPr>
            </w:pPr>
            <w:r>
              <w:rPr>
                <w:rFonts w:asciiTheme="minorHAnsi" w:hAnsiTheme="minorHAnsi"/>
                <w:sz w:val="18"/>
                <w:szCs w:val="18"/>
              </w:rPr>
              <w:t>10</w:t>
            </w:r>
          </w:p>
        </w:tc>
        <w:tc>
          <w:tcPr>
            <w:tcW w:w="2751" w:type="dxa"/>
            <w:gridSpan w:val="2"/>
            <w:vAlign w:val="center"/>
          </w:tcPr>
          <w:p w14:paraId="3DA28F34" w14:textId="77777777" w:rsidR="00902B10" w:rsidRPr="00305DBA" w:rsidRDefault="00902B10" w:rsidP="00D762D2">
            <w:pPr>
              <w:jc w:val="center"/>
              <w:rPr>
                <w:rFonts w:asciiTheme="minorHAnsi" w:hAnsiTheme="minorHAnsi"/>
                <w:sz w:val="18"/>
                <w:szCs w:val="18"/>
              </w:rPr>
            </w:pPr>
            <w:r>
              <w:rPr>
                <w:rFonts w:asciiTheme="minorHAnsi" w:hAnsiTheme="minorHAnsi"/>
                <w:sz w:val="18"/>
                <w:szCs w:val="18"/>
              </w:rPr>
              <w:t>11</w:t>
            </w:r>
          </w:p>
        </w:tc>
      </w:tr>
      <w:tr w:rsidR="00902B10" w14:paraId="3DA28F3A" w14:textId="77777777" w:rsidTr="00D762D2">
        <w:tc>
          <w:tcPr>
            <w:tcW w:w="2765" w:type="dxa"/>
            <w:gridSpan w:val="3"/>
            <w:vAlign w:val="center"/>
          </w:tcPr>
          <w:p w14:paraId="3DA28F36" w14:textId="77777777" w:rsidR="00902B10" w:rsidRPr="001046D3" w:rsidRDefault="00902B10" w:rsidP="00D762D2">
            <w:pPr>
              <w:jc w:val="center"/>
              <w:rPr>
                <w:rFonts w:asciiTheme="minorHAnsi" w:hAnsiTheme="minorHAnsi"/>
                <w:sz w:val="18"/>
                <w:szCs w:val="18"/>
              </w:rPr>
            </w:pPr>
            <w:r w:rsidRPr="001046D3">
              <w:rPr>
                <w:rFonts w:asciiTheme="minorHAnsi" w:hAnsiTheme="minorHAnsi"/>
                <w:sz w:val="18"/>
                <w:szCs w:val="18"/>
              </w:rPr>
              <w:t>Fan Make</w:t>
            </w:r>
          </w:p>
        </w:tc>
        <w:tc>
          <w:tcPr>
            <w:tcW w:w="2750" w:type="dxa"/>
            <w:gridSpan w:val="2"/>
            <w:vAlign w:val="center"/>
          </w:tcPr>
          <w:p w14:paraId="3DA28F37" w14:textId="77777777" w:rsidR="00902B10" w:rsidRPr="001046D3" w:rsidRDefault="00902B10" w:rsidP="00D762D2">
            <w:pPr>
              <w:jc w:val="center"/>
              <w:rPr>
                <w:rFonts w:asciiTheme="minorHAnsi" w:hAnsiTheme="minorHAnsi"/>
                <w:sz w:val="18"/>
                <w:szCs w:val="18"/>
              </w:rPr>
            </w:pPr>
            <w:r w:rsidRPr="001046D3">
              <w:rPr>
                <w:rFonts w:asciiTheme="minorHAnsi" w:hAnsiTheme="minorHAnsi"/>
                <w:sz w:val="18"/>
                <w:szCs w:val="18"/>
              </w:rPr>
              <w:t>Fan Model</w:t>
            </w:r>
          </w:p>
        </w:tc>
        <w:tc>
          <w:tcPr>
            <w:tcW w:w="2750" w:type="dxa"/>
            <w:gridSpan w:val="2"/>
            <w:vAlign w:val="center"/>
          </w:tcPr>
          <w:p w14:paraId="3DA28F38" w14:textId="77777777" w:rsidR="00902B10" w:rsidRPr="001046D3" w:rsidRDefault="00902B10" w:rsidP="00D762D2">
            <w:pPr>
              <w:jc w:val="center"/>
              <w:rPr>
                <w:rFonts w:asciiTheme="minorHAnsi" w:hAnsiTheme="minorHAnsi"/>
                <w:sz w:val="18"/>
                <w:szCs w:val="18"/>
              </w:rPr>
            </w:pPr>
            <w:r w:rsidRPr="001046D3">
              <w:rPr>
                <w:rFonts w:asciiTheme="minorHAnsi" w:hAnsiTheme="minorHAnsi"/>
                <w:sz w:val="18"/>
                <w:szCs w:val="18"/>
              </w:rPr>
              <w:t>Fan Serial Number</w:t>
            </w:r>
          </w:p>
        </w:tc>
        <w:tc>
          <w:tcPr>
            <w:tcW w:w="2751" w:type="dxa"/>
            <w:gridSpan w:val="2"/>
            <w:vAlign w:val="center"/>
          </w:tcPr>
          <w:p w14:paraId="3DA28F39" w14:textId="77777777" w:rsidR="00902B10" w:rsidRPr="001046D3" w:rsidRDefault="00902B10" w:rsidP="00F5239E">
            <w:pPr>
              <w:jc w:val="center"/>
              <w:rPr>
                <w:rFonts w:asciiTheme="minorHAnsi" w:hAnsiTheme="minorHAnsi"/>
                <w:sz w:val="18"/>
                <w:szCs w:val="18"/>
              </w:rPr>
            </w:pPr>
            <w:r w:rsidRPr="001046D3">
              <w:rPr>
                <w:rFonts w:asciiTheme="minorHAnsi" w:hAnsiTheme="minorHAnsi"/>
                <w:sz w:val="18"/>
                <w:szCs w:val="18"/>
              </w:rPr>
              <w:t xml:space="preserve">Fan </w:t>
            </w:r>
            <w:r w:rsidR="00F5239E">
              <w:rPr>
                <w:rFonts w:asciiTheme="minorHAnsi" w:hAnsiTheme="minorHAnsi"/>
                <w:sz w:val="18"/>
                <w:szCs w:val="18"/>
              </w:rPr>
              <w:t>C</w:t>
            </w:r>
            <w:r w:rsidRPr="001046D3">
              <w:rPr>
                <w:rFonts w:asciiTheme="minorHAnsi" w:hAnsiTheme="minorHAnsi"/>
                <w:sz w:val="18"/>
                <w:szCs w:val="18"/>
              </w:rPr>
              <w:t>onfiguration (rings)</w:t>
            </w:r>
          </w:p>
        </w:tc>
      </w:tr>
      <w:tr w:rsidR="00902B10" w14:paraId="3DA28F3F" w14:textId="77777777" w:rsidTr="00D762D2">
        <w:tc>
          <w:tcPr>
            <w:tcW w:w="2765" w:type="dxa"/>
            <w:gridSpan w:val="3"/>
            <w:vAlign w:val="center"/>
          </w:tcPr>
          <w:p w14:paraId="3DA28F3B" w14:textId="77777777" w:rsidR="00902B10" w:rsidRPr="001046D3" w:rsidRDefault="00902B10" w:rsidP="00D762D2">
            <w:pPr>
              <w:jc w:val="center"/>
              <w:rPr>
                <w:rFonts w:asciiTheme="minorHAnsi" w:hAnsiTheme="minorHAnsi"/>
                <w:sz w:val="18"/>
                <w:szCs w:val="18"/>
              </w:rPr>
            </w:pPr>
          </w:p>
        </w:tc>
        <w:tc>
          <w:tcPr>
            <w:tcW w:w="2750" w:type="dxa"/>
            <w:gridSpan w:val="2"/>
            <w:vAlign w:val="center"/>
          </w:tcPr>
          <w:p w14:paraId="3DA28F3C" w14:textId="77777777" w:rsidR="00902B10" w:rsidRPr="001046D3" w:rsidRDefault="00902B10" w:rsidP="00D762D2">
            <w:pPr>
              <w:jc w:val="center"/>
              <w:rPr>
                <w:rFonts w:asciiTheme="minorHAnsi" w:hAnsiTheme="minorHAnsi"/>
                <w:sz w:val="18"/>
                <w:szCs w:val="18"/>
              </w:rPr>
            </w:pPr>
          </w:p>
        </w:tc>
        <w:tc>
          <w:tcPr>
            <w:tcW w:w="2750" w:type="dxa"/>
            <w:gridSpan w:val="2"/>
            <w:vAlign w:val="center"/>
          </w:tcPr>
          <w:p w14:paraId="3DA28F3D" w14:textId="77777777" w:rsidR="00902B10" w:rsidRPr="001046D3" w:rsidRDefault="00902B10" w:rsidP="00D762D2">
            <w:pPr>
              <w:jc w:val="center"/>
              <w:rPr>
                <w:rFonts w:asciiTheme="minorHAnsi" w:hAnsiTheme="minorHAnsi"/>
                <w:sz w:val="18"/>
                <w:szCs w:val="18"/>
              </w:rPr>
            </w:pPr>
          </w:p>
        </w:tc>
        <w:tc>
          <w:tcPr>
            <w:tcW w:w="2751" w:type="dxa"/>
            <w:gridSpan w:val="2"/>
            <w:vAlign w:val="center"/>
          </w:tcPr>
          <w:p w14:paraId="3DA28F3E" w14:textId="77777777" w:rsidR="00902B10" w:rsidRPr="001046D3" w:rsidRDefault="00902B10" w:rsidP="00D762D2">
            <w:pPr>
              <w:jc w:val="center"/>
              <w:rPr>
                <w:rFonts w:asciiTheme="minorHAnsi" w:hAnsiTheme="minorHAnsi"/>
                <w:sz w:val="18"/>
                <w:szCs w:val="18"/>
              </w:rPr>
            </w:pPr>
          </w:p>
        </w:tc>
      </w:tr>
      <w:tr w:rsidR="00902B10" w14:paraId="3DA28F44" w14:textId="77777777" w:rsidTr="00D762D2">
        <w:tc>
          <w:tcPr>
            <w:tcW w:w="2765" w:type="dxa"/>
            <w:gridSpan w:val="3"/>
            <w:vAlign w:val="center"/>
          </w:tcPr>
          <w:p w14:paraId="3DA28F40" w14:textId="77777777" w:rsidR="00902B10" w:rsidRDefault="00902B10" w:rsidP="00D762D2">
            <w:pPr>
              <w:jc w:val="center"/>
              <w:rPr>
                <w:rFonts w:asciiTheme="minorHAnsi" w:hAnsiTheme="minorHAnsi"/>
                <w:sz w:val="18"/>
                <w:szCs w:val="18"/>
              </w:rPr>
            </w:pPr>
          </w:p>
        </w:tc>
        <w:tc>
          <w:tcPr>
            <w:tcW w:w="2750" w:type="dxa"/>
            <w:gridSpan w:val="2"/>
            <w:vAlign w:val="center"/>
          </w:tcPr>
          <w:p w14:paraId="3DA28F41" w14:textId="77777777" w:rsidR="00902B10" w:rsidRDefault="00902B10" w:rsidP="00D762D2">
            <w:pPr>
              <w:jc w:val="center"/>
              <w:rPr>
                <w:rFonts w:asciiTheme="minorHAnsi" w:hAnsiTheme="minorHAnsi"/>
                <w:sz w:val="18"/>
                <w:szCs w:val="18"/>
              </w:rPr>
            </w:pPr>
          </w:p>
        </w:tc>
        <w:tc>
          <w:tcPr>
            <w:tcW w:w="2750" w:type="dxa"/>
            <w:gridSpan w:val="2"/>
            <w:vAlign w:val="center"/>
          </w:tcPr>
          <w:p w14:paraId="3DA28F42" w14:textId="77777777" w:rsidR="00902B10" w:rsidRDefault="00902B10" w:rsidP="00D762D2">
            <w:pPr>
              <w:jc w:val="center"/>
              <w:rPr>
                <w:rFonts w:asciiTheme="minorHAnsi" w:hAnsiTheme="minorHAnsi"/>
                <w:sz w:val="18"/>
                <w:szCs w:val="18"/>
              </w:rPr>
            </w:pPr>
          </w:p>
        </w:tc>
        <w:tc>
          <w:tcPr>
            <w:tcW w:w="2751" w:type="dxa"/>
            <w:gridSpan w:val="2"/>
            <w:vAlign w:val="center"/>
          </w:tcPr>
          <w:p w14:paraId="3DA28F43" w14:textId="77777777" w:rsidR="00902B10" w:rsidRDefault="00902B10" w:rsidP="00D762D2">
            <w:pPr>
              <w:jc w:val="center"/>
              <w:rPr>
                <w:rFonts w:asciiTheme="minorHAnsi" w:hAnsiTheme="minorHAnsi"/>
                <w:sz w:val="18"/>
                <w:szCs w:val="18"/>
              </w:rPr>
            </w:pPr>
          </w:p>
        </w:tc>
      </w:tr>
    </w:tbl>
    <w:p w14:paraId="3DA28F45" w14:textId="77777777" w:rsidR="00902B10" w:rsidRDefault="00902B10" w:rsidP="00902B10">
      <w:pPr>
        <w:rPr>
          <w:rFonts w:asciiTheme="minorHAnsi" w:hAnsiTheme="minorHAns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918"/>
        <w:gridCol w:w="5508"/>
      </w:tblGrid>
      <w:tr w:rsidR="00902B10" w:rsidRPr="001C37BE" w14:paraId="3DA28F47" w14:textId="77777777" w:rsidTr="00D762D2">
        <w:tc>
          <w:tcPr>
            <w:tcW w:w="11016" w:type="dxa"/>
            <w:gridSpan w:val="3"/>
          </w:tcPr>
          <w:p w14:paraId="3DA28F46" w14:textId="77777777" w:rsidR="00902B10" w:rsidRPr="001C37BE" w:rsidRDefault="00902B10" w:rsidP="00F5239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2035">
              <w:rPr>
                <w:rFonts w:asciiTheme="minorHAnsi" w:hAnsiTheme="minorHAnsi"/>
                <w:b/>
                <w:szCs w:val="18"/>
              </w:rPr>
              <w:t xml:space="preserve">C. Envelope Leakage Worksheet </w:t>
            </w:r>
            <w:r w:rsidR="00F5239E" w:rsidRPr="00442035">
              <w:rPr>
                <w:rFonts w:asciiTheme="minorHAnsi" w:hAnsiTheme="minorHAnsi"/>
                <w:b/>
                <w:szCs w:val="18"/>
              </w:rPr>
              <w:t xml:space="preserve">- </w:t>
            </w:r>
            <w:r w:rsidRPr="00442035">
              <w:rPr>
                <w:rFonts w:asciiTheme="minorHAnsi" w:hAnsiTheme="minorHAnsi"/>
                <w:b/>
                <w:szCs w:val="18"/>
              </w:rPr>
              <w:t xml:space="preserve">Depressurization </w:t>
            </w:r>
            <w:r w:rsidR="00F5239E" w:rsidRPr="00442035">
              <w:rPr>
                <w:rFonts w:asciiTheme="minorHAnsi" w:hAnsiTheme="minorHAnsi"/>
                <w:b/>
                <w:szCs w:val="18"/>
              </w:rPr>
              <w:t>-</w:t>
            </w:r>
            <w:r w:rsidR="006264A2" w:rsidRPr="00442035">
              <w:rPr>
                <w:rFonts w:asciiTheme="minorHAnsi" w:hAnsiTheme="minorHAnsi"/>
                <w:b/>
                <w:szCs w:val="18"/>
              </w:rPr>
              <w:t xml:space="preserve"> </w:t>
            </w:r>
            <w:r w:rsidRPr="00442035">
              <w:rPr>
                <w:rFonts w:asciiTheme="minorHAnsi" w:hAnsiTheme="minorHAnsi"/>
                <w:b/>
                <w:szCs w:val="18"/>
              </w:rPr>
              <w:t xml:space="preserve">MCH24c </w:t>
            </w:r>
            <w:r w:rsidR="00F5239E" w:rsidRPr="00442035">
              <w:rPr>
                <w:rFonts w:asciiTheme="minorHAnsi" w:hAnsiTheme="minorHAnsi"/>
                <w:b/>
                <w:szCs w:val="18"/>
              </w:rPr>
              <w:t xml:space="preserve">- </w:t>
            </w:r>
            <w:r w:rsidRPr="00442035">
              <w:rPr>
                <w:rFonts w:asciiTheme="minorHAnsi" w:hAnsiTheme="minorHAnsi"/>
                <w:b/>
                <w:szCs w:val="18"/>
              </w:rPr>
              <w:t>Multi-Point Air Tightness Test</w:t>
            </w:r>
          </w:p>
        </w:tc>
      </w:tr>
      <w:tr w:rsidR="00902B10" w:rsidRPr="001C37BE" w14:paraId="3DA28F4B" w14:textId="77777777" w:rsidTr="00804874">
        <w:tc>
          <w:tcPr>
            <w:tcW w:w="590" w:type="dxa"/>
            <w:vAlign w:val="center"/>
          </w:tcPr>
          <w:p w14:paraId="3DA28F48" w14:textId="77777777" w:rsidR="00902B10" w:rsidRPr="001C37BE" w:rsidRDefault="00902B10" w:rsidP="00D762D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1</w:t>
            </w:r>
          </w:p>
        </w:tc>
        <w:tc>
          <w:tcPr>
            <w:tcW w:w="4918" w:type="dxa"/>
          </w:tcPr>
          <w:p w14:paraId="3DA28F49" w14:textId="0653395C" w:rsidR="00902B10" w:rsidRPr="001C37BE" w:rsidRDefault="00902B10" w:rsidP="008D0926">
            <w:pPr>
              <w:rPr>
                <w:rFonts w:asciiTheme="minorHAnsi" w:hAnsiTheme="minorHAnsi"/>
                <w:sz w:val="18"/>
                <w:szCs w:val="18"/>
                <w:lang w:eastAsia="zh-TW"/>
              </w:rPr>
            </w:pPr>
            <w:r w:rsidRPr="001C37BE">
              <w:rPr>
                <w:rFonts w:asciiTheme="minorHAnsi" w:hAnsiTheme="minorHAnsi"/>
                <w:sz w:val="18"/>
                <w:szCs w:val="18"/>
                <w:lang w:eastAsia="zh-TW"/>
              </w:rPr>
              <w:t xml:space="preserve">Name and </w:t>
            </w:r>
            <w:r w:rsidR="00F5239E">
              <w:rPr>
                <w:rFonts w:asciiTheme="minorHAnsi" w:hAnsiTheme="minorHAnsi"/>
                <w:sz w:val="18"/>
                <w:szCs w:val="18"/>
                <w:lang w:eastAsia="zh-TW"/>
              </w:rPr>
              <w:t>V</w:t>
            </w:r>
            <w:r w:rsidRPr="001C37BE">
              <w:rPr>
                <w:rFonts w:asciiTheme="minorHAnsi" w:hAnsiTheme="minorHAnsi"/>
                <w:sz w:val="18"/>
                <w:szCs w:val="18"/>
                <w:lang w:eastAsia="zh-TW"/>
              </w:rPr>
              <w:t xml:space="preserve">ersion of ASTM E779-10 </w:t>
            </w:r>
            <w:r w:rsidR="00F5239E">
              <w:rPr>
                <w:rFonts w:asciiTheme="minorHAnsi" w:hAnsiTheme="minorHAnsi"/>
                <w:sz w:val="18"/>
                <w:szCs w:val="18"/>
                <w:lang w:eastAsia="zh-TW"/>
              </w:rPr>
              <w:t>C</w:t>
            </w:r>
            <w:r w:rsidRPr="001C37BE">
              <w:rPr>
                <w:rFonts w:asciiTheme="minorHAnsi" w:hAnsiTheme="minorHAnsi"/>
                <w:sz w:val="18"/>
                <w:szCs w:val="18"/>
                <w:lang w:eastAsia="zh-TW"/>
              </w:rPr>
              <w:t xml:space="preserve">ompliant </w:t>
            </w:r>
            <w:r w:rsidR="00F5239E">
              <w:rPr>
                <w:rFonts w:asciiTheme="minorHAnsi" w:hAnsiTheme="minorHAnsi"/>
                <w:sz w:val="18"/>
                <w:szCs w:val="18"/>
                <w:lang w:eastAsia="zh-TW"/>
              </w:rPr>
              <w:t>S</w:t>
            </w:r>
            <w:r w:rsidRPr="001C37BE">
              <w:rPr>
                <w:rFonts w:asciiTheme="minorHAnsi" w:hAnsiTheme="minorHAnsi"/>
                <w:sz w:val="18"/>
                <w:szCs w:val="18"/>
                <w:lang w:eastAsia="zh-TW"/>
              </w:rPr>
              <w:t xml:space="preserve">oftware </w:t>
            </w:r>
            <w:r w:rsidR="008D0926">
              <w:rPr>
                <w:rFonts w:asciiTheme="minorHAnsi" w:hAnsiTheme="minorHAnsi"/>
                <w:sz w:val="18"/>
                <w:szCs w:val="18"/>
                <w:lang w:eastAsia="zh-TW"/>
              </w:rPr>
              <w:t>U</w:t>
            </w:r>
            <w:r w:rsidRPr="001C37BE">
              <w:rPr>
                <w:rFonts w:asciiTheme="minorHAnsi" w:hAnsiTheme="minorHAnsi"/>
                <w:sz w:val="18"/>
                <w:szCs w:val="18"/>
                <w:lang w:eastAsia="zh-TW"/>
              </w:rPr>
              <w:t xml:space="preserve">sed for </w:t>
            </w:r>
            <w:r w:rsidR="00F5239E">
              <w:rPr>
                <w:rFonts w:asciiTheme="minorHAnsi" w:hAnsiTheme="minorHAnsi"/>
                <w:sz w:val="18"/>
                <w:szCs w:val="18"/>
                <w:lang w:eastAsia="zh-TW"/>
              </w:rPr>
              <w:t>M</w:t>
            </w:r>
            <w:r w:rsidRPr="001C37BE">
              <w:rPr>
                <w:rFonts w:asciiTheme="minorHAnsi" w:hAnsiTheme="minorHAnsi"/>
                <w:sz w:val="18"/>
                <w:szCs w:val="18"/>
                <w:lang w:eastAsia="zh-TW"/>
              </w:rPr>
              <w:t>ulti-</w:t>
            </w:r>
            <w:r w:rsidR="00F5239E">
              <w:rPr>
                <w:rFonts w:asciiTheme="minorHAnsi" w:hAnsiTheme="minorHAnsi"/>
                <w:sz w:val="18"/>
                <w:szCs w:val="18"/>
                <w:lang w:eastAsia="zh-TW"/>
              </w:rPr>
              <w:t>P</w:t>
            </w:r>
            <w:r w:rsidRPr="001C37BE">
              <w:rPr>
                <w:rFonts w:asciiTheme="minorHAnsi" w:hAnsiTheme="minorHAnsi"/>
                <w:sz w:val="18"/>
                <w:szCs w:val="18"/>
                <w:lang w:eastAsia="zh-TW"/>
              </w:rPr>
              <w:t xml:space="preserve">oint </w:t>
            </w:r>
            <w:r w:rsidR="00F5239E">
              <w:rPr>
                <w:rFonts w:asciiTheme="minorHAnsi" w:hAnsiTheme="minorHAnsi"/>
                <w:sz w:val="18"/>
                <w:szCs w:val="18"/>
                <w:lang w:eastAsia="zh-TW"/>
              </w:rPr>
              <w:t>T</w:t>
            </w:r>
            <w:r w:rsidRPr="001C37BE">
              <w:rPr>
                <w:rFonts w:asciiTheme="minorHAnsi" w:hAnsiTheme="minorHAnsi"/>
                <w:sz w:val="18"/>
                <w:szCs w:val="18"/>
                <w:lang w:eastAsia="zh-TW"/>
              </w:rPr>
              <w:t>est</w:t>
            </w:r>
          </w:p>
        </w:tc>
        <w:tc>
          <w:tcPr>
            <w:tcW w:w="5508" w:type="dxa"/>
          </w:tcPr>
          <w:p w14:paraId="3DA28F4A" w14:textId="77777777" w:rsidR="00902B10" w:rsidRPr="001C37BE" w:rsidRDefault="00902B10" w:rsidP="00D762D2">
            <w:pPr>
              <w:rPr>
                <w:rFonts w:asciiTheme="minorHAnsi" w:hAnsiTheme="minorHAnsi"/>
                <w:sz w:val="18"/>
                <w:szCs w:val="18"/>
                <w:lang w:eastAsia="zh-TW"/>
              </w:rPr>
            </w:pPr>
          </w:p>
        </w:tc>
      </w:tr>
      <w:tr w:rsidR="00902B10" w:rsidRPr="001C37BE" w14:paraId="3DA28F4F" w14:textId="77777777" w:rsidTr="00804874">
        <w:tc>
          <w:tcPr>
            <w:tcW w:w="590" w:type="dxa"/>
            <w:vAlign w:val="center"/>
          </w:tcPr>
          <w:p w14:paraId="3DA28F4C" w14:textId="77777777" w:rsidR="00902B10" w:rsidRPr="001C37BE" w:rsidRDefault="00902B10" w:rsidP="00D762D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2</w:t>
            </w:r>
          </w:p>
        </w:tc>
        <w:tc>
          <w:tcPr>
            <w:tcW w:w="4918" w:type="dxa"/>
          </w:tcPr>
          <w:p w14:paraId="3DA28F4D" w14:textId="5A2D4F06" w:rsidR="00902B10" w:rsidRPr="001C37BE" w:rsidRDefault="00902B10" w:rsidP="00804874">
            <w:pPr>
              <w:rPr>
                <w:rFonts w:asciiTheme="minorHAnsi" w:hAnsiTheme="minorHAnsi"/>
                <w:sz w:val="18"/>
                <w:szCs w:val="18"/>
                <w:lang w:eastAsia="zh-TW"/>
              </w:rPr>
            </w:pPr>
            <w:r w:rsidRPr="001C37BE">
              <w:rPr>
                <w:rFonts w:asciiTheme="minorHAnsi" w:hAnsiTheme="minorHAnsi"/>
                <w:sz w:val="18"/>
                <w:szCs w:val="18"/>
                <w:lang w:eastAsia="zh-TW"/>
              </w:rPr>
              <w:t>Pre-</w:t>
            </w:r>
            <w:r w:rsidR="00804874">
              <w:rPr>
                <w:rFonts w:asciiTheme="minorHAnsi" w:hAnsiTheme="minorHAnsi"/>
                <w:sz w:val="18"/>
                <w:szCs w:val="18"/>
                <w:lang w:eastAsia="zh-TW"/>
              </w:rPr>
              <w:t>T</w:t>
            </w:r>
            <w:r w:rsidRPr="001C37BE">
              <w:rPr>
                <w:rFonts w:asciiTheme="minorHAnsi" w:hAnsiTheme="minorHAnsi"/>
                <w:sz w:val="18"/>
                <w:szCs w:val="18"/>
                <w:lang w:eastAsia="zh-TW"/>
              </w:rPr>
              <w:t xml:space="preserve">est </w:t>
            </w:r>
            <w:r w:rsidR="00F5239E">
              <w:rPr>
                <w:rFonts w:asciiTheme="minorHAnsi" w:hAnsiTheme="minorHAnsi"/>
                <w:sz w:val="18"/>
                <w:szCs w:val="18"/>
                <w:lang w:eastAsia="zh-TW"/>
              </w:rPr>
              <w:t>B</w:t>
            </w:r>
            <w:r w:rsidRPr="001C37BE">
              <w:rPr>
                <w:rFonts w:asciiTheme="minorHAnsi" w:hAnsiTheme="minorHAnsi"/>
                <w:sz w:val="18"/>
                <w:szCs w:val="18"/>
                <w:lang w:eastAsia="zh-TW"/>
              </w:rPr>
              <w:t xml:space="preserve">aseline </w:t>
            </w:r>
            <w:r w:rsidR="00F5239E">
              <w:rPr>
                <w:rFonts w:asciiTheme="minorHAnsi" w:hAnsiTheme="minorHAnsi"/>
                <w:sz w:val="18"/>
                <w:szCs w:val="18"/>
                <w:lang w:eastAsia="zh-TW"/>
              </w:rPr>
              <w:t>B</w:t>
            </w:r>
            <w:r w:rsidRPr="001C37BE">
              <w:rPr>
                <w:rFonts w:asciiTheme="minorHAnsi" w:hAnsiTheme="minorHAnsi"/>
                <w:sz w:val="18"/>
                <w:szCs w:val="18"/>
                <w:lang w:eastAsia="zh-TW"/>
              </w:rPr>
              <w:t xml:space="preserve">uilding </w:t>
            </w:r>
            <w:r w:rsidR="00F5239E">
              <w:rPr>
                <w:rFonts w:asciiTheme="minorHAnsi" w:hAnsiTheme="minorHAnsi"/>
                <w:sz w:val="18"/>
                <w:szCs w:val="18"/>
                <w:lang w:eastAsia="zh-TW"/>
              </w:rPr>
              <w:t>P</w:t>
            </w:r>
            <w:r w:rsidRPr="001C37BE">
              <w:rPr>
                <w:rFonts w:asciiTheme="minorHAnsi" w:hAnsiTheme="minorHAnsi"/>
                <w:sz w:val="18"/>
                <w:szCs w:val="18"/>
                <w:lang w:eastAsia="zh-TW"/>
              </w:rPr>
              <w:t>ressure</w:t>
            </w:r>
          </w:p>
        </w:tc>
        <w:tc>
          <w:tcPr>
            <w:tcW w:w="5508" w:type="dxa"/>
          </w:tcPr>
          <w:p w14:paraId="3DA28F4E" w14:textId="77777777" w:rsidR="00902B10" w:rsidRPr="001C37BE" w:rsidRDefault="00902B10" w:rsidP="00D762D2">
            <w:pPr>
              <w:rPr>
                <w:rFonts w:asciiTheme="minorHAnsi" w:hAnsiTheme="minorHAnsi"/>
                <w:sz w:val="18"/>
                <w:szCs w:val="18"/>
                <w:lang w:eastAsia="zh-TW"/>
              </w:rPr>
            </w:pPr>
          </w:p>
        </w:tc>
      </w:tr>
      <w:tr w:rsidR="00902B10" w:rsidRPr="001C37BE" w14:paraId="3DA28F53" w14:textId="77777777" w:rsidTr="00804874">
        <w:tc>
          <w:tcPr>
            <w:tcW w:w="590" w:type="dxa"/>
            <w:vAlign w:val="center"/>
          </w:tcPr>
          <w:p w14:paraId="3DA28F50" w14:textId="77777777" w:rsidR="00902B10" w:rsidRPr="001C37BE" w:rsidRDefault="00902B10" w:rsidP="00D762D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3</w:t>
            </w:r>
          </w:p>
        </w:tc>
        <w:tc>
          <w:tcPr>
            <w:tcW w:w="4918" w:type="dxa"/>
          </w:tcPr>
          <w:p w14:paraId="3DA28F51" w14:textId="5010A855" w:rsidR="00902B10" w:rsidRPr="001C37BE" w:rsidRDefault="00902B10" w:rsidP="00F5239E">
            <w:pPr>
              <w:rPr>
                <w:rFonts w:asciiTheme="minorHAnsi" w:hAnsiTheme="minorHAnsi"/>
                <w:sz w:val="18"/>
                <w:szCs w:val="18"/>
                <w:lang w:eastAsia="zh-TW"/>
              </w:rPr>
            </w:pPr>
            <w:r w:rsidRPr="001C37BE">
              <w:rPr>
                <w:rFonts w:asciiTheme="minorHAnsi" w:hAnsiTheme="minorHAnsi"/>
                <w:sz w:val="18"/>
                <w:szCs w:val="18"/>
              </w:rPr>
              <w:t xml:space="preserve">Time </w:t>
            </w:r>
            <w:r w:rsidR="00F5239E">
              <w:rPr>
                <w:rFonts w:asciiTheme="minorHAnsi" w:hAnsiTheme="minorHAnsi"/>
                <w:sz w:val="18"/>
                <w:szCs w:val="18"/>
              </w:rPr>
              <w:t>A</w:t>
            </w:r>
            <w:r w:rsidRPr="001C37BE">
              <w:rPr>
                <w:rFonts w:asciiTheme="minorHAnsi" w:hAnsiTheme="minorHAnsi"/>
                <w:sz w:val="18"/>
                <w:szCs w:val="18"/>
              </w:rPr>
              <w:t xml:space="preserve">verage </w:t>
            </w:r>
            <w:r w:rsidR="00F5239E">
              <w:rPr>
                <w:rFonts w:asciiTheme="minorHAnsi" w:hAnsiTheme="minorHAnsi"/>
                <w:sz w:val="18"/>
                <w:szCs w:val="18"/>
              </w:rPr>
              <w:t>P</w:t>
            </w:r>
            <w:r w:rsidRPr="001C37BE">
              <w:rPr>
                <w:rFonts w:asciiTheme="minorHAnsi" w:hAnsiTheme="minorHAnsi"/>
                <w:sz w:val="18"/>
                <w:szCs w:val="18"/>
              </w:rPr>
              <w:t xml:space="preserve">eriod of </w:t>
            </w:r>
            <w:r w:rsidR="00F5239E">
              <w:rPr>
                <w:rFonts w:asciiTheme="minorHAnsi" w:hAnsiTheme="minorHAnsi"/>
                <w:sz w:val="18"/>
                <w:szCs w:val="18"/>
              </w:rPr>
              <w:t>M</w:t>
            </w:r>
            <w:r w:rsidRPr="001C37BE">
              <w:rPr>
                <w:rFonts w:asciiTheme="minorHAnsi" w:hAnsiTheme="minorHAnsi"/>
                <w:sz w:val="18"/>
                <w:szCs w:val="18"/>
              </w:rPr>
              <w:t>eter</w:t>
            </w:r>
          </w:p>
        </w:tc>
        <w:tc>
          <w:tcPr>
            <w:tcW w:w="5508" w:type="dxa"/>
          </w:tcPr>
          <w:p w14:paraId="3DA28F52" w14:textId="77777777" w:rsidR="00902B10" w:rsidRPr="001C37BE" w:rsidRDefault="00902B10" w:rsidP="00D762D2">
            <w:pPr>
              <w:rPr>
                <w:rFonts w:asciiTheme="minorHAnsi" w:hAnsiTheme="minorHAnsi"/>
                <w:b/>
                <w:sz w:val="18"/>
                <w:szCs w:val="18"/>
                <w:lang w:eastAsia="zh-TW"/>
              </w:rPr>
            </w:pPr>
          </w:p>
        </w:tc>
      </w:tr>
      <w:tr w:rsidR="00902B10" w:rsidRPr="001C37BE" w14:paraId="3DA28F57" w14:textId="77777777" w:rsidTr="00804874">
        <w:tc>
          <w:tcPr>
            <w:tcW w:w="590" w:type="dxa"/>
            <w:vAlign w:val="center"/>
          </w:tcPr>
          <w:p w14:paraId="3DA28F54" w14:textId="77777777" w:rsidR="00902B10" w:rsidRDefault="00902B10" w:rsidP="00D762D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918" w:type="dxa"/>
            <w:vAlign w:val="center"/>
          </w:tcPr>
          <w:p w14:paraId="3DA28F55" w14:textId="2A169FC5" w:rsidR="00902B10" w:rsidRPr="001C37BE" w:rsidRDefault="00902B10" w:rsidP="00D762D2">
            <w:pPr>
              <w:rPr>
                <w:rFonts w:asciiTheme="minorHAnsi" w:hAnsiTheme="minorHAnsi"/>
                <w:sz w:val="18"/>
                <w:szCs w:val="18"/>
              </w:rPr>
            </w:pPr>
            <w:r w:rsidRPr="001046D3">
              <w:rPr>
                <w:rFonts w:asciiTheme="minorHAnsi" w:hAnsiTheme="minorHAnsi"/>
                <w:sz w:val="18"/>
                <w:szCs w:val="18"/>
              </w:rPr>
              <w:t>Test Methodology</w:t>
            </w:r>
          </w:p>
        </w:tc>
        <w:tc>
          <w:tcPr>
            <w:tcW w:w="5508" w:type="dxa"/>
            <w:vAlign w:val="center"/>
          </w:tcPr>
          <w:p w14:paraId="3DA28F56" w14:textId="77777777" w:rsidR="00902B10" w:rsidRPr="001C37BE" w:rsidRDefault="0040512E" w:rsidP="00D762D2">
            <w:pPr>
              <w:rPr>
                <w:rFonts w:asciiTheme="minorHAnsi" w:hAnsiTheme="minorHAnsi"/>
                <w:sz w:val="18"/>
                <w:szCs w:val="18"/>
              </w:rPr>
            </w:pPr>
            <w:r>
              <w:rPr>
                <w:rFonts w:ascii="Calibri" w:hAnsi="Calibri"/>
                <w:sz w:val="18"/>
                <w:szCs w:val="18"/>
              </w:rPr>
              <w:t>Depressurization</w:t>
            </w:r>
          </w:p>
        </w:tc>
      </w:tr>
      <w:tr w:rsidR="00902B10" w:rsidRPr="001C37BE" w14:paraId="3DA28F5B" w14:textId="77777777" w:rsidTr="00804874">
        <w:tc>
          <w:tcPr>
            <w:tcW w:w="590" w:type="dxa"/>
            <w:vAlign w:val="center"/>
          </w:tcPr>
          <w:p w14:paraId="3DA28F58" w14:textId="77777777" w:rsidR="00902B10" w:rsidRPr="001C37BE" w:rsidRDefault="00902B10" w:rsidP="00D762D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918" w:type="dxa"/>
            <w:vAlign w:val="center"/>
          </w:tcPr>
          <w:p w14:paraId="3DA28F59" w14:textId="40FC08B5" w:rsidR="00902B10" w:rsidRPr="001C37BE" w:rsidRDefault="00902B10" w:rsidP="00D762D2">
            <w:pPr>
              <w:rPr>
                <w:rFonts w:asciiTheme="minorHAnsi" w:hAnsiTheme="minorHAnsi"/>
                <w:sz w:val="18"/>
                <w:szCs w:val="18"/>
                <w:lang w:eastAsia="zh-TW"/>
              </w:rPr>
            </w:pPr>
            <w:r w:rsidRPr="001C37BE">
              <w:rPr>
                <w:rFonts w:asciiTheme="minorHAnsi" w:hAnsiTheme="minorHAnsi"/>
                <w:sz w:val="18"/>
                <w:szCs w:val="18"/>
              </w:rPr>
              <w:t>Unadjusted Building Pressure Target</w:t>
            </w:r>
          </w:p>
        </w:tc>
        <w:tc>
          <w:tcPr>
            <w:tcW w:w="5508" w:type="dxa"/>
          </w:tcPr>
          <w:p w14:paraId="3DA28F5A" w14:textId="77777777" w:rsidR="00902B10" w:rsidRPr="001C37BE" w:rsidRDefault="00902B10" w:rsidP="00D762D2">
            <w:pPr>
              <w:rPr>
                <w:rFonts w:asciiTheme="minorHAnsi" w:hAnsiTheme="minorHAnsi"/>
                <w:b/>
                <w:sz w:val="18"/>
                <w:szCs w:val="18"/>
                <w:lang w:eastAsia="zh-TW"/>
              </w:rPr>
            </w:pPr>
          </w:p>
        </w:tc>
      </w:tr>
      <w:tr w:rsidR="00902B10" w:rsidRPr="001C37BE" w14:paraId="3DA28F5F" w14:textId="77777777" w:rsidTr="00804874">
        <w:tc>
          <w:tcPr>
            <w:tcW w:w="590" w:type="dxa"/>
            <w:vAlign w:val="center"/>
          </w:tcPr>
          <w:p w14:paraId="3DA28F5C" w14:textId="77777777" w:rsidR="00902B10" w:rsidRPr="001C37BE" w:rsidRDefault="00902B10" w:rsidP="00D762D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918" w:type="dxa"/>
          </w:tcPr>
          <w:p w14:paraId="3DA28F5D" w14:textId="1FE6CDD0" w:rsidR="00902B10" w:rsidRPr="001C37BE" w:rsidRDefault="00902B10" w:rsidP="00D762D2">
            <w:pPr>
              <w:rPr>
                <w:rFonts w:asciiTheme="minorHAnsi" w:hAnsiTheme="minorHAnsi"/>
                <w:sz w:val="18"/>
                <w:szCs w:val="18"/>
                <w:highlight w:val="cyan"/>
                <w:lang w:eastAsia="zh-TW"/>
              </w:rPr>
            </w:pPr>
            <w:r w:rsidRPr="001C37BE">
              <w:rPr>
                <w:rFonts w:asciiTheme="minorHAnsi" w:hAnsiTheme="minorHAnsi"/>
                <w:sz w:val="18"/>
                <w:szCs w:val="18"/>
                <w:lang w:eastAsia="zh-TW"/>
              </w:rPr>
              <w:t>Unadjusted Building Pressure Measured</w:t>
            </w:r>
          </w:p>
        </w:tc>
        <w:tc>
          <w:tcPr>
            <w:tcW w:w="5508" w:type="dxa"/>
          </w:tcPr>
          <w:p w14:paraId="3DA28F5E" w14:textId="77777777" w:rsidR="00902B10" w:rsidRPr="001C37BE" w:rsidRDefault="00902B10" w:rsidP="00D762D2">
            <w:pPr>
              <w:rPr>
                <w:rFonts w:asciiTheme="minorHAnsi" w:hAnsiTheme="minorHAnsi"/>
                <w:sz w:val="18"/>
                <w:szCs w:val="18"/>
                <w:highlight w:val="cyan"/>
              </w:rPr>
            </w:pPr>
          </w:p>
        </w:tc>
      </w:tr>
      <w:tr w:rsidR="00902B10" w:rsidRPr="001C37BE" w14:paraId="3DA28F63" w14:textId="77777777" w:rsidTr="00804874">
        <w:tc>
          <w:tcPr>
            <w:tcW w:w="590" w:type="dxa"/>
            <w:vAlign w:val="center"/>
          </w:tcPr>
          <w:p w14:paraId="3DA28F60" w14:textId="77777777" w:rsidR="00902B10" w:rsidRPr="001C37BE" w:rsidRDefault="00902B10" w:rsidP="00D762D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918" w:type="dxa"/>
            <w:vAlign w:val="center"/>
          </w:tcPr>
          <w:p w14:paraId="3DA28F61" w14:textId="74727808" w:rsidR="00902B10" w:rsidRPr="001C37BE" w:rsidRDefault="00902B10" w:rsidP="00F5239E">
            <w:pPr>
              <w:rPr>
                <w:rFonts w:asciiTheme="minorHAnsi" w:hAnsiTheme="minorHAnsi"/>
                <w:sz w:val="18"/>
                <w:szCs w:val="18"/>
                <w:lang w:eastAsia="zh-TW"/>
              </w:rPr>
            </w:pPr>
            <w:r w:rsidRPr="001C37BE">
              <w:rPr>
                <w:rFonts w:asciiTheme="minorHAnsi" w:hAnsiTheme="minorHAnsi"/>
                <w:sz w:val="18"/>
                <w:szCs w:val="18"/>
              </w:rPr>
              <w:t xml:space="preserve">Induced </w:t>
            </w:r>
            <w:r w:rsidR="00F5239E">
              <w:rPr>
                <w:rFonts w:asciiTheme="minorHAnsi" w:hAnsiTheme="minorHAnsi"/>
                <w:sz w:val="18"/>
                <w:szCs w:val="18"/>
              </w:rPr>
              <w:t>B</w:t>
            </w:r>
            <w:r w:rsidRPr="001C37BE">
              <w:rPr>
                <w:rFonts w:asciiTheme="minorHAnsi" w:hAnsiTheme="minorHAnsi"/>
                <w:sz w:val="18"/>
                <w:szCs w:val="18"/>
              </w:rPr>
              <w:t xml:space="preserve">uilding </w:t>
            </w:r>
            <w:r w:rsidR="00F5239E">
              <w:rPr>
                <w:rFonts w:asciiTheme="minorHAnsi" w:hAnsiTheme="minorHAnsi"/>
                <w:sz w:val="18"/>
                <w:szCs w:val="18"/>
              </w:rPr>
              <w:t>P</w:t>
            </w:r>
            <w:r w:rsidRPr="001C37BE">
              <w:rPr>
                <w:rFonts w:asciiTheme="minorHAnsi" w:hAnsiTheme="minorHAnsi"/>
                <w:sz w:val="18"/>
                <w:szCs w:val="18"/>
              </w:rPr>
              <w:t>ressure</w:t>
            </w:r>
          </w:p>
        </w:tc>
        <w:tc>
          <w:tcPr>
            <w:tcW w:w="5508" w:type="dxa"/>
            <w:vAlign w:val="center"/>
          </w:tcPr>
          <w:p w14:paraId="3DA28F62" w14:textId="77777777" w:rsidR="00902B10" w:rsidRPr="001C37BE" w:rsidRDefault="00902B10" w:rsidP="00D762D2">
            <w:pPr>
              <w:rPr>
                <w:rFonts w:asciiTheme="minorHAnsi" w:hAnsiTheme="minorHAnsi"/>
                <w:sz w:val="18"/>
                <w:szCs w:val="18"/>
              </w:rPr>
            </w:pPr>
          </w:p>
        </w:tc>
      </w:tr>
      <w:tr w:rsidR="00902B10" w:rsidRPr="001C37BE" w14:paraId="3DA28F67" w14:textId="77777777" w:rsidTr="00804874">
        <w:tc>
          <w:tcPr>
            <w:tcW w:w="590" w:type="dxa"/>
            <w:vAlign w:val="center"/>
          </w:tcPr>
          <w:p w14:paraId="3DA28F64" w14:textId="77777777" w:rsidR="00902B10" w:rsidRPr="001C37BE" w:rsidRDefault="00902B10" w:rsidP="00D762D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918" w:type="dxa"/>
          </w:tcPr>
          <w:p w14:paraId="3DA28F65" w14:textId="77777777" w:rsidR="00902B10" w:rsidRPr="001C37BE" w:rsidRDefault="00902B10" w:rsidP="00D762D2">
            <w:pPr>
              <w:rPr>
                <w:rFonts w:asciiTheme="minorHAnsi" w:hAnsiTheme="minorHAnsi"/>
                <w:sz w:val="18"/>
                <w:szCs w:val="18"/>
                <w:lang w:eastAsia="zh-TW"/>
              </w:rPr>
            </w:pPr>
            <w:r w:rsidRPr="001C37BE">
              <w:rPr>
                <w:rFonts w:asciiTheme="minorHAnsi" w:hAnsiTheme="minorHAnsi"/>
                <w:sz w:val="18"/>
                <w:szCs w:val="18"/>
                <w:lang w:eastAsia="zh-TW"/>
              </w:rPr>
              <w:t>A minimum of eight readings were taken spaced evenly between 15 Pa and 60 Pa (or highest attainable pressure).</w:t>
            </w:r>
          </w:p>
        </w:tc>
        <w:tc>
          <w:tcPr>
            <w:tcW w:w="5508" w:type="dxa"/>
          </w:tcPr>
          <w:p w14:paraId="3DA28F66" w14:textId="77777777" w:rsidR="00902B10" w:rsidRPr="001C37BE" w:rsidRDefault="00902B10" w:rsidP="00D762D2">
            <w:pPr>
              <w:rPr>
                <w:rFonts w:asciiTheme="minorHAnsi" w:hAnsiTheme="minorHAnsi"/>
                <w:b/>
                <w:sz w:val="18"/>
                <w:szCs w:val="18"/>
                <w:lang w:eastAsia="zh-TW"/>
              </w:rPr>
            </w:pPr>
          </w:p>
        </w:tc>
      </w:tr>
      <w:tr w:rsidR="00902B10" w:rsidRPr="001C37BE" w14:paraId="3DA28F6B" w14:textId="77777777" w:rsidTr="00804874">
        <w:tc>
          <w:tcPr>
            <w:tcW w:w="590" w:type="dxa"/>
            <w:vAlign w:val="center"/>
          </w:tcPr>
          <w:p w14:paraId="3DA28F68" w14:textId="77777777" w:rsidR="00902B10" w:rsidRPr="001C37BE" w:rsidRDefault="00902B10" w:rsidP="00D762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918" w:type="dxa"/>
          </w:tcPr>
          <w:p w14:paraId="3DA28F69" w14:textId="173D8E25" w:rsidR="00902B10" w:rsidRPr="001C37BE" w:rsidRDefault="00902B10" w:rsidP="00804874">
            <w:pPr>
              <w:rPr>
                <w:rFonts w:asciiTheme="minorHAnsi" w:hAnsiTheme="minorHAnsi"/>
                <w:sz w:val="18"/>
                <w:szCs w:val="18"/>
                <w:lang w:eastAsia="zh-TW"/>
              </w:rPr>
            </w:pPr>
            <w:r w:rsidRPr="001C37BE">
              <w:rPr>
                <w:rFonts w:asciiTheme="minorHAnsi" w:hAnsiTheme="minorHAnsi"/>
                <w:sz w:val="18"/>
                <w:szCs w:val="18"/>
                <w:lang w:eastAsia="zh-TW"/>
              </w:rPr>
              <w:t>Post-</w:t>
            </w:r>
            <w:r w:rsidR="00804874">
              <w:rPr>
                <w:rFonts w:asciiTheme="minorHAnsi" w:hAnsiTheme="minorHAnsi"/>
                <w:sz w:val="18"/>
                <w:szCs w:val="18"/>
                <w:lang w:eastAsia="zh-TW"/>
              </w:rPr>
              <w:t>T</w:t>
            </w:r>
            <w:r w:rsidRPr="001C37BE">
              <w:rPr>
                <w:rFonts w:asciiTheme="minorHAnsi" w:hAnsiTheme="minorHAnsi"/>
                <w:sz w:val="18"/>
                <w:szCs w:val="18"/>
                <w:lang w:eastAsia="zh-TW"/>
              </w:rPr>
              <w:t xml:space="preserve">est </w:t>
            </w:r>
            <w:r w:rsidR="00F5239E">
              <w:rPr>
                <w:rFonts w:asciiTheme="minorHAnsi" w:hAnsiTheme="minorHAnsi"/>
                <w:sz w:val="18"/>
                <w:szCs w:val="18"/>
                <w:lang w:eastAsia="zh-TW"/>
              </w:rPr>
              <w:t>B</w:t>
            </w:r>
            <w:r w:rsidRPr="001C37BE">
              <w:rPr>
                <w:rFonts w:asciiTheme="minorHAnsi" w:hAnsiTheme="minorHAnsi"/>
                <w:sz w:val="18"/>
                <w:szCs w:val="18"/>
                <w:lang w:eastAsia="zh-TW"/>
              </w:rPr>
              <w:t xml:space="preserve">aseline </w:t>
            </w:r>
            <w:r w:rsidR="00F5239E">
              <w:rPr>
                <w:rFonts w:asciiTheme="minorHAnsi" w:hAnsiTheme="minorHAnsi"/>
                <w:sz w:val="18"/>
                <w:szCs w:val="18"/>
                <w:lang w:eastAsia="zh-TW"/>
              </w:rPr>
              <w:t>B</w:t>
            </w:r>
            <w:r w:rsidRPr="001C37BE">
              <w:rPr>
                <w:rFonts w:asciiTheme="minorHAnsi" w:hAnsiTheme="minorHAnsi"/>
                <w:sz w:val="18"/>
                <w:szCs w:val="18"/>
                <w:lang w:eastAsia="zh-TW"/>
              </w:rPr>
              <w:t xml:space="preserve">uilding </w:t>
            </w:r>
            <w:r w:rsidR="00F5239E">
              <w:rPr>
                <w:rFonts w:asciiTheme="minorHAnsi" w:hAnsiTheme="minorHAnsi"/>
                <w:sz w:val="18"/>
                <w:szCs w:val="18"/>
                <w:lang w:eastAsia="zh-TW"/>
              </w:rPr>
              <w:t>P</w:t>
            </w:r>
            <w:r w:rsidRPr="001C37BE">
              <w:rPr>
                <w:rFonts w:asciiTheme="minorHAnsi" w:hAnsiTheme="minorHAnsi"/>
                <w:sz w:val="18"/>
                <w:szCs w:val="18"/>
                <w:lang w:eastAsia="zh-TW"/>
              </w:rPr>
              <w:t>ressure</w:t>
            </w:r>
          </w:p>
        </w:tc>
        <w:tc>
          <w:tcPr>
            <w:tcW w:w="5508" w:type="dxa"/>
          </w:tcPr>
          <w:p w14:paraId="3DA28F6A" w14:textId="77777777" w:rsidR="00902B10" w:rsidRPr="001C37BE" w:rsidRDefault="00902B10" w:rsidP="00D762D2">
            <w:pPr>
              <w:rPr>
                <w:rFonts w:asciiTheme="minorHAnsi" w:hAnsiTheme="minorHAnsi"/>
                <w:sz w:val="18"/>
                <w:szCs w:val="18"/>
                <w:lang w:eastAsia="zh-TW"/>
              </w:rPr>
            </w:pPr>
          </w:p>
        </w:tc>
      </w:tr>
      <w:tr w:rsidR="00902B10" w:rsidRPr="001C37BE" w14:paraId="3DA28F6F" w14:textId="77777777" w:rsidTr="00804874">
        <w:tc>
          <w:tcPr>
            <w:tcW w:w="590" w:type="dxa"/>
            <w:vAlign w:val="center"/>
          </w:tcPr>
          <w:p w14:paraId="3DA28F6C" w14:textId="77777777" w:rsidR="00902B10" w:rsidRPr="001C37BE" w:rsidRDefault="00902B10" w:rsidP="00D762D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10</w:t>
            </w:r>
          </w:p>
        </w:tc>
        <w:tc>
          <w:tcPr>
            <w:tcW w:w="4918" w:type="dxa"/>
          </w:tcPr>
          <w:p w14:paraId="3DA28F6D" w14:textId="7F83AE1C" w:rsidR="00902B10" w:rsidRPr="001C37BE" w:rsidRDefault="00902B10" w:rsidP="00D762D2">
            <w:pPr>
              <w:rPr>
                <w:rFonts w:asciiTheme="minorHAnsi" w:hAnsiTheme="minorHAnsi"/>
                <w:sz w:val="18"/>
                <w:szCs w:val="18"/>
                <w:lang w:eastAsia="zh-TW"/>
              </w:rPr>
            </w:pPr>
            <w:r w:rsidRPr="001C37BE">
              <w:rPr>
                <w:rFonts w:asciiTheme="minorHAnsi" w:hAnsiTheme="minorHAnsi"/>
                <w:sz w:val="18"/>
                <w:szCs w:val="18"/>
                <w:lang w:eastAsia="zh-TW"/>
              </w:rPr>
              <w:t>Corrected CFM50 (from software)</w:t>
            </w:r>
          </w:p>
        </w:tc>
        <w:tc>
          <w:tcPr>
            <w:tcW w:w="5508" w:type="dxa"/>
          </w:tcPr>
          <w:p w14:paraId="3DA28F6E" w14:textId="77777777" w:rsidR="00902B10" w:rsidRPr="001C37BE" w:rsidRDefault="00902B10" w:rsidP="00D762D2">
            <w:pPr>
              <w:rPr>
                <w:rFonts w:asciiTheme="minorHAnsi" w:hAnsiTheme="minorHAnsi"/>
                <w:sz w:val="18"/>
                <w:szCs w:val="18"/>
                <w:lang w:eastAsia="zh-TW"/>
              </w:rPr>
            </w:pPr>
          </w:p>
        </w:tc>
      </w:tr>
      <w:tr w:rsidR="00EF3361" w:rsidRPr="001C37BE" w14:paraId="60B18E63" w14:textId="77777777" w:rsidTr="00F82207">
        <w:trPr>
          <w:ins w:id="1" w:author="Shewmaker, Michael@Energy" w:date="2016-03-29T15:27:00Z"/>
        </w:trPr>
        <w:tc>
          <w:tcPr>
            <w:tcW w:w="11016" w:type="dxa"/>
            <w:gridSpan w:val="3"/>
            <w:vAlign w:val="center"/>
          </w:tcPr>
          <w:p w14:paraId="71DA3354" w14:textId="77777777" w:rsidR="00EF3361" w:rsidRDefault="00EF3361" w:rsidP="00EF336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2" w:author="Shewmaker, Michael@Energy" w:date="2016-03-29T15:27:00Z"/>
                <w:rFonts w:ascii="Calibri" w:hAnsi="Calibri"/>
                <w:sz w:val="18"/>
                <w:szCs w:val="18"/>
              </w:rPr>
            </w:pPr>
            <w:ins w:id="3" w:author="Shewmaker, Michael@Energy" w:date="2016-03-29T15:27:00Z">
              <w:r>
                <w:rPr>
                  <w:rFonts w:ascii="Calibri" w:hAnsi="Calibri"/>
                  <w:sz w:val="18"/>
                  <w:szCs w:val="18"/>
                </w:rPr>
                <w:t>Note:</w:t>
              </w:r>
            </w:ins>
          </w:p>
          <w:p w14:paraId="3DF7A63F" w14:textId="5AF01FAA" w:rsidR="00EF3361" w:rsidRPr="00EF3361" w:rsidRDefault="00EF3361">
            <w:pPr>
              <w:pStyle w:val="ListParagraph"/>
              <w:numPr>
                <w:ilvl w:val="0"/>
                <w:numId w:val="25"/>
              </w:numPr>
              <w:rPr>
                <w:ins w:id="4" w:author="Shewmaker, Michael@Energy" w:date="2016-03-29T15:27:00Z"/>
                <w:rFonts w:asciiTheme="minorHAnsi" w:hAnsiTheme="minorHAnsi"/>
                <w:sz w:val="18"/>
                <w:lang w:eastAsia="zh-TW"/>
                <w:rPrChange w:id="5" w:author="Shewmaker, Michael@Energy" w:date="2016-08-31T15:05:00Z">
                  <w:rPr>
                    <w:ins w:id="6" w:author="Shewmaker, Michael@Energy" w:date="2016-03-29T15:27:00Z"/>
                    <w:rFonts w:asciiTheme="minorHAnsi" w:hAnsiTheme="minorHAnsi"/>
                    <w:sz w:val="18"/>
                    <w:szCs w:val="18"/>
                    <w:lang w:eastAsia="zh-TW"/>
                  </w:rPr>
                </w:rPrChange>
              </w:rPr>
            </w:pPr>
            <w:ins w:id="7" w:author="Shewmaker, Michael@Energy" w:date="2016-03-29T15:27:00Z">
              <w:r w:rsidRPr="00866F67">
                <w:rPr>
                  <w:rFonts w:asciiTheme="minorHAnsi" w:hAnsiTheme="minorHAnsi"/>
                  <w:sz w:val="18"/>
                </w:rPr>
                <w:t>For multifamily, each dwelling unit must be tested individually and shown to meet the leakage requirements. Depressurization of the adjacent dwelling units while conducting this test is not allowed.</w:t>
              </w:r>
            </w:ins>
          </w:p>
        </w:tc>
      </w:tr>
    </w:tbl>
    <w:p w14:paraId="3DA28F70" w14:textId="77777777" w:rsidR="00902B10" w:rsidRPr="00BA4A71" w:rsidRDefault="00902B10" w:rsidP="00902B10">
      <w:pPr>
        <w:rPr>
          <w:rFonts w:asciiTheme="minorHAnsi" w:hAnsiTheme="minorHAns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902B10" w:rsidRPr="001C37BE" w14:paraId="3DA28F72" w14:textId="77777777" w:rsidTr="00D762D2">
        <w:tc>
          <w:tcPr>
            <w:tcW w:w="11016" w:type="dxa"/>
            <w:vAlign w:val="center"/>
          </w:tcPr>
          <w:p w14:paraId="3DA28F71" w14:textId="77777777" w:rsidR="00902B10" w:rsidRPr="001C37BE" w:rsidRDefault="00902B10" w:rsidP="00D762D2">
            <w:pPr>
              <w:rPr>
                <w:rFonts w:asciiTheme="minorHAnsi" w:hAnsiTheme="minorHAnsi"/>
                <w:sz w:val="18"/>
                <w:szCs w:val="18"/>
                <w:lang w:eastAsia="zh-TW"/>
              </w:rPr>
            </w:pPr>
            <w:r w:rsidRPr="00442035">
              <w:rPr>
                <w:rFonts w:asciiTheme="minorHAnsi" w:hAnsiTheme="minorHAnsi"/>
                <w:b/>
                <w:szCs w:val="18"/>
              </w:rPr>
              <w:t xml:space="preserve">D. Altitude and Temperature Correction </w:t>
            </w:r>
            <w:r w:rsidRPr="00442035">
              <w:rPr>
                <w:rFonts w:asciiTheme="minorHAnsi" w:hAnsiTheme="minorHAnsi"/>
                <w:szCs w:val="18"/>
              </w:rPr>
              <w:t>(not used, performed by blower door software)</w:t>
            </w:r>
          </w:p>
        </w:tc>
      </w:tr>
    </w:tbl>
    <w:p w14:paraId="3DA28F73" w14:textId="77777777" w:rsidR="00902B10" w:rsidRDefault="00902B10" w:rsidP="00902B10"/>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918"/>
        <w:gridCol w:w="5508"/>
      </w:tblGrid>
      <w:tr w:rsidR="00902B10" w:rsidRPr="001C37BE" w14:paraId="3DA28F75" w14:textId="77777777" w:rsidTr="00D762D2">
        <w:tc>
          <w:tcPr>
            <w:tcW w:w="11016" w:type="dxa"/>
            <w:gridSpan w:val="3"/>
          </w:tcPr>
          <w:p w14:paraId="3DA28F74" w14:textId="77777777" w:rsidR="00902B10" w:rsidRPr="001C37BE" w:rsidRDefault="00902B10" w:rsidP="00D762D2">
            <w:pPr>
              <w:keepNext/>
              <w:rPr>
                <w:rFonts w:asciiTheme="minorHAnsi" w:hAnsiTheme="minorHAnsi"/>
                <w:sz w:val="18"/>
                <w:szCs w:val="18"/>
              </w:rPr>
            </w:pPr>
            <w:r w:rsidRPr="00442035">
              <w:rPr>
                <w:rFonts w:asciiTheme="minorHAnsi" w:hAnsiTheme="minorHAnsi"/>
                <w:b/>
                <w:szCs w:val="18"/>
              </w:rPr>
              <w:t>E. Accuracy Adjustment</w:t>
            </w:r>
          </w:p>
        </w:tc>
      </w:tr>
      <w:tr w:rsidR="00902B10" w:rsidRPr="001C37BE" w14:paraId="3DA28F7A" w14:textId="77777777" w:rsidTr="00804874">
        <w:tc>
          <w:tcPr>
            <w:tcW w:w="590" w:type="dxa"/>
            <w:vAlign w:val="center"/>
          </w:tcPr>
          <w:p w14:paraId="3DA28F76" w14:textId="77777777" w:rsidR="00902B10" w:rsidRPr="001C37BE" w:rsidRDefault="00902B10" w:rsidP="00D762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1</w:t>
            </w:r>
          </w:p>
        </w:tc>
        <w:tc>
          <w:tcPr>
            <w:tcW w:w="4918" w:type="dxa"/>
          </w:tcPr>
          <w:p w14:paraId="3DA28F77" w14:textId="77777777" w:rsidR="00F5239E" w:rsidRDefault="00902B10" w:rsidP="00F5239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C37BE">
              <w:rPr>
                <w:rFonts w:asciiTheme="minorHAnsi" w:hAnsiTheme="minorHAnsi"/>
                <w:sz w:val="18"/>
                <w:szCs w:val="18"/>
                <w:lang w:eastAsia="zh-TW"/>
              </w:rPr>
              <w:t xml:space="preserve">Percent </w:t>
            </w:r>
            <w:r w:rsidR="00F5239E">
              <w:rPr>
                <w:rFonts w:asciiTheme="minorHAnsi" w:hAnsiTheme="minorHAnsi"/>
                <w:sz w:val="18"/>
                <w:szCs w:val="18"/>
                <w:lang w:eastAsia="zh-TW"/>
              </w:rPr>
              <w:t>U</w:t>
            </w:r>
            <w:r w:rsidRPr="001C37BE">
              <w:rPr>
                <w:rFonts w:asciiTheme="minorHAnsi" w:hAnsiTheme="minorHAnsi"/>
                <w:sz w:val="18"/>
                <w:szCs w:val="18"/>
                <w:lang w:eastAsia="zh-TW"/>
              </w:rPr>
              <w:t xml:space="preserve">ncertainty @ 95% </w:t>
            </w:r>
            <w:r w:rsidR="00F5239E">
              <w:rPr>
                <w:rFonts w:asciiTheme="minorHAnsi" w:hAnsiTheme="minorHAnsi"/>
                <w:sz w:val="18"/>
                <w:szCs w:val="18"/>
                <w:lang w:eastAsia="zh-TW"/>
              </w:rPr>
              <w:t>C</w:t>
            </w:r>
            <w:r w:rsidRPr="001C37BE">
              <w:rPr>
                <w:rFonts w:asciiTheme="minorHAnsi" w:hAnsiTheme="minorHAnsi"/>
                <w:sz w:val="18"/>
                <w:szCs w:val="18"/>
                <w:lang w:eastAsia="zh-TW"/>
              </w:rPr>
              <w:t xml:space="preserve">onfidence </w:t>
            </w:r>
            <w:r w:rsidR="00F5239E">
              <w:rPr>
                <w:rFonts w:asciiTheme="minorHAnsi" w:hAnsiTheme="minorHAnsi"/>
                <w:sz w:val="18"/>
                <w:szCs w:val="18"/>
                <w:lang w:eastAsia="zh-TW"/>
              </w:rPr>
              <w:t>L</w:t>
            </w:r>
            <w:r w:rsidRPr="001C37BE">
              <w:rPr>
                <w:rFonts w:asciiTheme="minorHAnsi" w:hAnsiTheme="minorHAnsi"/>
                <w:sz w:val="18"/>
                <w:szCs w:val="18"/>
                <w:lang w:eastAsia="zh-TW"/>
              </w:rPr>
              <w:t xml:space="preserve">evel </w:t>
            </w:r>
          </w:p>
          <w:p w14:paraId="3DA28F78" w14:textId="79BB6A3F" w:rsidR="00902B10" w:rsidRPr="001C37BE" w:rsidRDefault="00902B10" w:rsidP="00F5239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lang w:eastAsia="zh-TW"/>
              </w:rPr>
              <w:t>(from software)</w:t>
            </w:r>
          </w:p>
        </w:tc>
        <w:tc>
          <w:tcPr>
            <w:tcW w:w="5508" w:type="dxa"/>
          </w:tcPr>
          <w:p w14:paraId="3DA28F79" w14:textId="77777777" w:rsidR="00902B10" w:rsidRPr="001C37BE" w:rsidRDefault="00902B10" w:rsidP="00D762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902B10" w:rsidRPr="001C37BE" w14:paraId="3DA28F7E" w14:textId="77777777" w:rsidTr="00804874">
        <w:tc>
          <w:tcPr>
            <w:tcW w:w="590" w:type="dxa"/>
            <w:vAlign w:val="center"/>
          </w:tcPr>
          <w:p w14:paraId="3DA28F7B" w14:textId="77777777" w:rsidR="00902B10" w:rsidRPr="001C37BE" w:rsidRDefault="00902B10" w:rsidP="00D762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2</w:t>
            </w:r>
          </w:p>
        </w:tc>
        <w:tc>
          <w:tcPr>
            <w:tcW w:w="4918" w:type="dxa"/>
          </w:tcPr>
          <w:p w14:paraId="3DA28F7C" w14:textId="25E7D951" w:rsidR="00902B10" w:rsidRPr="001C37BE" w:rsidRDefault="00902B10" w:rsidP="00F5239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lang w:eastAsia="zh-TW"/>
              </w:rPr>
              <w:t xml:space="preserve">Accuracy </w:t>
            </w:r>
            <w:r w:rsidR="00F5239E">
              <w:rPr>
                <w:rFonts w:asciiTheme="minorHAnsi" w:hAnsiTheme="minorHAnsi"/>
                <w:sz w:val="18"/>
                <w:szCs w:val="18"/>
                <w:lang w:eastAsia="zh-TW"/>
              </w:rPr>
              <w:t>L</w:t>
            </w:r>
            <w:r w:rsidRPr="001C37BE">
              <w:rPr>
                <w:rFonts w:asciiTheme="minorHAnsi" w:hAnsiTheme="minorHAnsi"/>
                <w:sz w:val="18"/>
                <w:szCs w:val="18"/>
                <w:lang w:eastAsia="zh-TW"/>
              </w:rPr>
              <w:t>evel</w:t>
            </w:r>
          </w:p>
        </w:tc>
        <w:tc>
          <w:tcPr>
            <w:tcW w:w="5508" w:type="dxa"/>
          </w:tcPr>
          <w:p w14:paraId="3DA28F7D" w14:textId="77777777" w:rsidR="00902B10" w:rsidRPr="001C37BE" w:rsidRDefault="00902B10" w:rsidP="00D762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902B10" w:rsidRPr="001C37BE" w14:paraId="3DA28F82" w14:textId="77777777" w:rsidTr="00804874">
        <w:tc>
          <w:tcPr>
            <w:tcW w:w="590" w:type="dxa"/>
            <w:vAlign w:val="center"/>
          </w:tcPr>
          <w:p w14:paraId="3DA28F7F" w14:textId="77777777" w:rsidR="00902B10" w:rsidRPr="001C37BE" w:rsidRDefault="00902B10" w:rsidP="00D762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3</w:t>
            </w:r>
          </w:p>
        </w:tc>
        <w:tc>
          <w:tcPr>
            <w:tcW w:w="4918" w:type="dxa"/>
          </w:tcPr>
          <w:p w14:paraId="3DA28F80" w14:textId="4A88B797" w:rsidR="00902B10" w:rsidRPr="001C37BE" w:rsidRDefault="00152F62" w:rsidP="00D762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Accuracy Adjustment</w:t>
            </w:r>
            <w:r w:rsidRPr="001C37BE">
              <w:rPr>
                <w:rFonts w:asciiTheme="minorHAnsi" w:hAnsiTheme="minorHAnsi"/>
                <w:sz w:val="18"/>
                <w:szCs w:val="18"/>
              </w:rPr>
              <w:t xml:space="preserve"> </w:t>
            </w:r>
            <w:r w:rsidR="00F5239E">
              <w:rPr>
                <w:rFonts w:asciiTheme="minorHAnsi" w:hAnsiTheme="minorHAnsi"/>
                <w:sz w:val="18"/>
                <w:szCs w:val="18"/>
              </w:rPr>
              <w:t>F</w:t>
            </w:r>
            <w:r w:rsidR="00902B10" w:rsidRPr="001C37BE">
              <w:rPr>
                <w:rFonts w:asciiTheme="minorHAnsi" w:hAnsiTheme="minorHAnsi"/>
                <w:sz w:val="18"/>
                <w:szCs w:val="18"/>
              </w:rPr>
              <w:t>actor</w:t>
            </w:r>
          </w:p>
        </w:tc>
        <w:tc>
          <w:tcPr>
            <w:tcW w:w="5508" w:type="dxa"/>
          </w:tcPr>
          <w:p w14:paraId="3DA28F81" w14:textId="77777777" w:rsidR="00902B10" w:rsidRPr="001C37BE" w:rsidRDefault="00902B10" w:rsidP="00D762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902B10" w:rsidRPr="001C37BE" w14:paraId="3DA28F87" w14:textId="77777777" w:rsidTr="00804874">
        <w:tc>
          <w:tcPr>
            <w:tcW w:w="590" w:type="dxa"/>
            <w:vAlign w:val="center"/>
          </w:tcPr>
          <w:p w14:paraId="3DA28F83" w14:textId="77777777" w:rsidR="00902B10" w:rsidRPr="001C37BE" w:rsidRDefault="00902B10" w:rsidP="00D762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4</w:t>
            </w:r>
          </w:p>
        </w:tc>
        <w:tc>
          <w:tcPr>
            <w:tcW w:w="4918" w:type="dxa"/>
          </w:tcPr>
          <w:p w14:paraId="3DA28F84" w14:textId="77777777" w:rsidR="006264A2" w:rsidRDefault="00902B1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Adjusted CFM50</w:t>
            </w:r>
            <w:r>
              <w:rPr>
                <w:rFonts w:asciiTheme="minorHAnsi" w:hAnsiTheme="minorHAnsi"/>
                <w:sz w:val="18"/>
                <w:szCs w:val="18"/>
              </w:rPr>
              <w:t xml:space="preserve"> Depressurization</w:t>
            </w:r>
            <w:r w:rsidRPr="001C37BE">
              <w:rPr>
                <w:rFonts w:asciiTheme="minorHAnsi" w:hAnsiTheme="minorHAnsi"/>
                <w:sz w:val="18"/>
                <w:szCs w:val="18"/>
              </w:rPr>
              <w:t xml:space="preserve"> </w:t>
            </w:r>
          </w:p>
          <w:p w14:paraId="3DA28F85" w14:textId="79F7FA69" w:rsidR="00A71F1C" w:rsidRDefault="00902B1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(measured air leakage rate)</w:t>
            </w:r>
          </w:p>
        </w:tc>
        <w:tc>
          <w:tcPr>
            <w:tcW w:w="5508" w:type="dxa"/>
          </w:tcPr>
          <w:p w14:paraId="3DA28F86" w14:textId="77777777" w:rsidR="00902B10" w:rsidRPr="001C37BE" w:rsidRDefault="00902B10" w:rsidP="00D762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3DA28F88" w14:textId="77777777" w:rsidR="00902B10" w:rsidRDefault="00902B10">
      <w:pPr>
        <w:rPr>
          <w:rFonts w:asciiTheme="minorHAnsi" w:hAnsiTheme="minorHAns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918"/>
        <w:gridCol w:w="5508"/>
      </w:tblGrid>
      <w:tr w:rsidR="00902B10" w:rsidRPr="001C37BE" w14:paraId="3DA28F8A" w14:textId="77777777" w:rsidTr="00D762D2">
        <w:tc>
          <w:tcPr>
            <w:tcW w:w="11016" w:type="dxa"/>
            <w:gridSpan w:val="3"/>
          </w:tcPr>
          <w:p w14:paraId="3DA28F89" w14:textId="77777777" w:rsidR="001E146C" w:rsidRDefault="00902B10" w:rsidP="00F5239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2035">
              <w:rPr>
                <w:rFonts w:asciiTheme="minorHAnsi" w:hAnsiTheme="minorHAnsi"/>
                <w:b/>
                <w:szCs w:val="18"/>
              </w:rPr>
              <w:lastRenderedPageBreak/>
              <w:t xml:space="preserve">F. Envelope Leakage Worksheet </w:t>
            </w:r>
            <w:r w:rsidR="00F5239E" w:rsidRPr="00442035">
              <w:rPr>
                <w:rFonts w:asciiTheme="minorHAnsi" w:hAnsiTheme="minorHAnsi"/>
                <w:b/>
                <w:szCs w:val="18"/>
              </w:rPr>
              <w:t xml:space="preserve">- </w:t>
            </w:r>
            <w:r w:rsidRPr="00442035">
              <w:rPr>
                <w:rFonts w:asciiTheme="minorHAnsi" w:hAnsiTheme="minorHAnsi"/>
                <w:b/>
                <w:szCs w:val="18"/>
              </w:rPr>
              <w:t xml:space="preserve">Pressurization - MCH24c </w:t>
            </w:r>
            <w:r w:rsidR="00F5239E" w:rsidRPr="00442035">
              <w:rPr>
                <w:rFonts w:asciiTheme="minorHAnsi" w:hAnsiTheme="minorHAnsi"/>
                <w:b/>
                <w:szCs w:val="18"/>
              </w:rPr>
              <w:t xml:space="preserve">- </w:t>
            </w:r>
            <w:r w:rsidRPr="00442035">
              <w:rPr>
                <w:rFonts w:asciiTheme="minorHAnsi" w:hAnsiTheme="minorHAnsi"/>
                <w:b/>
                <w:szCs w:val="18"/>
              </w:rPr>
              <w:t>Multi-Point Air Tightness Test</w:t>
            </w:r>
          </w:p>
        </w:tc>
      </w:tr>
      <w:tr w:rsidR="00902B10" w:rsidRPr="001C37BE" w14:paraId="3DA28F8E" w14:textId="77777777" w:rsidTr="00804874">
        <w:tc>
          <w:tcPr>
            <w:tcW w:w="590" w:type="dxa"/>
            <w:vAlign w:val="center"/>
          </w:tcPr>
          <w:p w14:paraId="3DA28F8B" w14:textId="77777777" w:rsidR="001E146C" w:rsidRDefault="00902B10" w:rsidP="001E14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1</w:t>
            </w:r>
          </w:p>
        </w:tc>
        <w:tc>
          <w:tcPr>
            <w:tcW w:w="4918" w:type="dxa"/>
          </w:tcPr>
          <w:p w14:paraId="3DA28F8C" w14:textId="394E9730" w:rsidR="001E146C" w:rsidRDefault="00902B10" w:rsidP="008D0926">
            <w:pPr>
              <w:keepNext/>
              <w:rPr>
                <w:rFonts w:asciiTheme="minorHAnsi" w:hAnsiTheme="minorHAnsi"/>
                <w:sz w:val="18"/>
                <w:szCs w:val="18"/>
                <w:lang w:eastAsia="zh-TW"/>
              </w:rPr>
            </w:pPr>
            <w:r w:rsidRPr="001C37BE">
              <w:rPr>
                <w:rFonts w:asciiTheme="minorHAnsi" w:hAnsiTheme="minorHAnsi"/>
                <w:sz w:val="18"/>
                <w:szCs w:val="18"/>
                <w:lang w:eastAsia="zh-TW"/>
              </w:rPr>
              <w:t xml:space="preserve">Name and </w:t>
            </w:r>
            <w:r w:rsidR="00F5239E">
              <w:rPr>
                <w:rFonts w:asciiTheme="minorHAnsi" w:hAnsiTheme="minorHAnsi"/>
                <w:sz w:val="18"/>
                <w:szCs w:val="18"/>
                <w:lang w:eastAsia="zh-TW"/>
              </w:rPr>
              <w:t>V</w:t>
            </w:r>
            <w:r w:rsidRPr="001C37BE">
              <w:rPr>
                <w:rFonts w:asciiTheme="minorHAnsi" w:hAnsiTheme="minorHAnsi"/>
                <w:sz w:val="18"/>
                <w:szCs w:val="18"/>
                <w:lang w:eastAsia="zh-TW"/>
              </w:rPr>
              <w:t xml:space="preserve">ersion of ASTM E779-10 </w:t>
            </w:r>
            <w:r w:rsidR="00F5239E">
              <w:rPr>
                <w:rFonts w:asciiTheme="minorHAnsi" w:hAnsiTheme="minorHAnsi"/>
                <w:sz w:val="18"/>
                <w:szCs w:val="18"/>
                <w:lang w:eastAsia="zh-TW"/>
              </w:rPr>
              <w:t>C</w:t>
            </w:r>
            <w:r w:rsidRPr="001C37BE">
              <w:rPr>
                <w:rFonts w:asciiTheme="minorHAnsi" w:hAnsiTheme="minorHAnsi"/>
                <w:sz w:val="18"/>
                <w:szCs w:val="18"/>
                <w:lang w:eastAsia="zh-TW"/>
              </w:rPr>
              <w:t xml:space="preserve">ompliant </w:t>
            </w:r>
            <w:r w:rsidR="00F5239E">
              <w:rPr>
                <w:rFonts w:asciiTheme="minorHAnsi" w:hAnsiTheme="minorHAnsi"/>
                <w:sz w:val="18"/>
                <w:szCs w:val="18"/>
                <w:lang w:eastAsia="zh-TW"/>
              </w:rPr>
              <w:t>S</w:t>
            </w:r>
            <w:r w:rsidRPr="001C37BE">
              <w:rPr>
                <w:rFonts w:asciiTheme="minorHAnsi" w:hAnsiTheme="minorHAnsi"/>
                <w:sz w:val="18"/>
                <w:szCs w:val="18"/>
                <w:lang w:eastAsia="zh-TW"/>
              </w:rPr>
              <w:t xml:space="preserve">oftware </w:t>
            </w:r>
            <w:r w:rsidR="008D0926">
              <w:rPr>
                <w:rFonts w:asciiTheme="minorHAnsi" w:hAnsiTheme="minorHAnsi"/>
                <w:sz w:val="18"/>
                <w:szCs w:val="18"/>
                <w:lang w:eastAsia="zh-TW"/>
              </w:rPr>
              <w:t>U</w:t>
            </w:r>
            <w:r w:rsidRPr="001C37BE">
              <w:rPr>
                <w:rFonts w:asciiTheme="minorHAnsi" w:hAnsiTheme="minorHAnsi"/>
                <w:sz w:val="18"/>
                <w:szCs w:val="18"/>
                <w:lang w:eastAsia="zh-TW"/>
              </w:rPr>
              <w:t xml:space="preserve">sed for </w:t>
            </w:r>
            <w:r w:rsidR="00F5239E">
              <w:rPr>
                <w:rFonts w:asciiTheme="minorHAnsi" w:hAnsiTheme="minorHAnsi"/>
                <w:sz w:val="18"/>
                <w:szCs w:val="18"/>
                <w:lang w:eastAsia="zh-TW"/>
              </w:rPr>
              <w:t>M</w:t>
            </w:r>
            <w:r w:rsidRPr="001C37BE">
              <w:rPr>
                <w:rFonts w:asciiTheme="minorHAnsi" w:hAnsiTheme="minorHAnsi"/>
                <w:sz w:val="18"/>
                <w:szCs w:val="18"/>
                <w:lang w:eastAsia="zh-TW"/>
              </w:rPr>
              <w:t>ulti-</w:t>
            </w:r>
            <w:r w:rsidR="00F5239E">
              <w:rPr>
                <w:rFonts w:asciiTheme="minorHAnsi" w:hAnsiTheme="minorHAnsi"/>
                <w:sz w:val="18"/>
                <w:szCs w:val="18"/>
                <w:lang w:eastAsia="zh-TW"/>
              </w:rPr>
              <w:t>P</w:t>
            </w:r>
            <w:r w:rsidRPr="001C37BE">
              <w:rPr>
                <w:rFonts w:asciiTheme="minorHAnsi" w:hAnsiTheme="minorHAnsi"/>
                <w:sz w:val="18"/>
                <w:szCs w:val="18"/>
                <w:lang w:eastAsia="zh-TW"/>
              </w:rPr>
              <w:t xml:space="preserve">oint </w:t>
            </w:r>
            <w:r w:rsidR="00F5239E">
              <w:rPr>
                <w:rFonts w:asciiTheme="minorHAnsi" w:hAnsiTheme="minorHAnsi"/>
                <w:sz w:val="18"/>
                <w:szCs w:val="18"/>
                <w:lang w:eastAsia="zh-TW"/>
              </w:rPr>
              <w:t>T</w:t>
            </w:r>
            <w:r w:rsidRPr="001C37BE">
              <w:rPr>
                <w:rFonts w:asciiTheme="minorHAnsi" w:hAnsiTheme="minorHAnsi"/>
                <w:sz w:val="18"/>
                <w:szCs w:val="18"/>
                <w:lang w:eastAsia="zh-TW"/>
              </w:rPr>
              <w:t>est</w:t>
            </w:r>
          </w:p>
        </w:tc>
        <w:tc>
          <w:tcPr>
            <w:tcW w:w="5508" w:type="dxa"/>
          </w:tcPr>
          <w:p w14:paraId="3DA28F8D" w14:textId="77777777" w:rsidR="001E146C" w:rsidRDefault="001E146C" w:rsidP="001E146C">
            <w:pPr>
              <w:keepNext/>
              <w:rPr>
                <w:rFonts w:asciiTheme="minorHAnsi" w:hAnsiTheme="minorHAnsi"/>
                <w:sz w:val="18"/>
                <w:szCs w:val="18"/>
                <w:lang w:eastAsia="zh-TW"/>
              </w:rPr>
            </w:pPr>
          </w:p>
        </w:tc>
      </w:tr>
      <w:tr w:rsidR="00902B10" w:rsidRPr="001C37BE" w14:paraId="3DA28F92" w14:textId="77777777" w:rsidTr="00804874">
        <w:tc>
          <w:tcPr>
            <w:tcW w:w="590" w:type="dxa"/>
            <w:vAlign w:val="center"/>
          </w:tcPr>
          <w:p w14:paraId="3DA28F8F" w14:textId="77777777" w:rsidR="001E146C" w:rsidRDefault="00902B10" w:rsidP="001E14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2</w:t>
            </w:r>
          </w:p>
        </w:tc>
        <w:tc>
          <w:tcPr>
            <w:tcW w:w="4918" w:type="dxa"/>
          </w:tcPr>
          <w:p w14:paraId="3DA28F90" w14:textId="2F82E9AC" w:rsidR="001E146C" w:rsidRDefault="00902B10" w:rsidP="00804874">
            <w:pPr>
              <w:keepNext/>
              <w:rPr>
                <w:rFonts w:asciiTheme="minorHAnsi" w:hAnsiTheme="minorHAnsi"/>
                <w:sz w:val="18"/>
                <w:szCs w:val="18"/>
                <w:lang w:eastAsia="zh-TW"/>
              </w:rPr>
            </w:pPr>
            <w:r w:rsidRPr="001C37BE">
              <w:rPr>
                <w:rFonts w:asciiTheme="minorHAnsi" w:hAnsiTheme="minorHAnsi"/>
                <w:sz w:val="18"/>
                <w:szCs w:val="18"/>
                <w:lang w:eastAsia="zh-TW"/>
              </w:rPr>
              <w:t>Pre-</w:t>
            </w:r>
            <w:r w:rsidR="00804874">
              <w:rPr>
                <w:rFonts w:asciiTheme="minorHAnsi" w:hAnsiTheme="minorHAnsi"/>
                <w:sz w:val="18"/>
                <w:szCs w:val="18"/>
                <w:lang w:eastAsia="zh-TW"/>
              </w:rPr>
              <w:t>T</w:t>
            </w:r>
            <w:r w:rsidRPr="001C37BE">
              <w:rPr>
                <w:rFonts w:asciiTheme="minorHAnsi" w:hAnsiTheme="minorHAnsi"/>
                <w:sz w:val="18"/>
                <w:szCs w:val="18"/>
                <w:lang w:eastAsia="zh-TW"/>
              </w:rPr>
              <w:t xml:space="preserve">est </w:t>
            </w:r>
            <w:r w:rsidR="00F5239E">
              <w:rPr>
                <w:rFonts w:asciiTheme="minorHAnsi" w:hAnsiTheme="minorHAnsi"/>
                <w:sz w:val="18"/>
                <w:szCs w:val="18"/>
                <w:lang w:eastAsia="zh-TW"/>
              </w:rPr>
              <w:t>B</w:t>
            </w:r>
            <w:r w:rsidRPr="001C37BE">
              <w:rPr>
                <w:rFonts w:asciiTheme="minorHAnsi" w:hAnsiTheme="minorHAnsi"/>
                <w:sz w:val="18"/>
                <w:szCs w:val="18"/>
                <w:lang w:eastAsia="zh-TW"/>
              </w:rPr>
              <w:t xml:space="preserve">aseline </w:t>
            </w:r>
            <w:r w:rsidR="00F5239E">
              <w:rPr>
                <w:rFonts w:asciiTheme="minorHAnsi" w:hAnsiTheme="minorHAnsi"/>
                <w:sz w:val="18"/>
                <w:szCs w:val="18"/>
                <w:lang w:eastAsia="zh-TW"/>
              </w:rPr>
              <w:t>B</w:t>
            </w:r>
            <w:r w:rsidRPr="001C37BE">
              <w:rPr>
                <w:rFonts w:asciiTheme="minorHAnsi" w:hAnsiTheme="minorHAnsi"/>
                <w:sz w:val="18"/>
                <w:szCs w:val="18"/>
                <w:lang w:eastAsia="zh-TW"/>
              </w:rPr>
              <w:t xml:space="preserve">uilding </w:t>
            </w:r>
            <w:r w:rsidR="00F5239E">
              <w:rPr>
                <w:rFonts w:asciiTheme="minorHAnsi" w:hAnsiTheme="minorHAnsi"/>
                <w:sz w:val="18"/>
                <w:szCs w:val="18"/>
                <w:lang w:eastAsia="zh-TW"/>
              </w:rPr>
              <w:t>P</w:t>
            </w:r>
            <w:r w:rsidRPr="001C37BE">
              <w:rPr>
                <w:rFonts w:asciiTheme="minorHAnsi" w:hAnsiTheme="minorHAnsi"/>
                <w:sz w:val="18"/>
                <w:szCs w:val="18"/>
                <w:lang w:eastAsia="zh-TW"/>
              </w:rPr>
              <w:t>ressure</w:t>
            </w:r>
          </w:p>
        </w:tc>
        <w:tc>
          <w:tcPr>
            <w:tcW w:w="5508" w:type="dxa"/>
          </w:tcPr>
          <w:p w14:paraId="3DA28F91" w14:textId="77777777" w:rsidR="001E146C" w:rsidRDefault="001E146C" w:rsidP="001E146C">
            <w:pPr>
              <w:keepNext/>
              <w:rPr>
                <w:rFonts w:asciiTheme="minorHAnsi" w:hAnsiTheme="minorHAnsi"/>
                <w:sz w:val="18"/>
                <w:szCs w:val="18"/>
                <w:lang w:eastAsia="zh-TW"/>
              </w:rPr>
            </w:pPr>
          </w:p>
        </w:tc>
      </w:tr>
      <w:tr w:rsidR="00902B10" w:rsidRPr="001C37BE" w14:paraId="3DA28F96" w14:textId="77777777" w:rsidTr="00804874">
        <w:tc>
          <w:tcPr>
            <w:tcW w:w="590" w:type="dxa"/>
            <w:vAlign w:val="center"/>
          </w:tcPr>
          <w:p w14:paraId="3DA28F93" w14:textId="77777777" w:rsidR="001E146C" w:rsidRDefault="00902B10" w:rsidP="001E14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3</w:t>
            </w:r>
          </w:p>
        </w:tc>
        <w:tc>
          <w:tcPr>
            <w:tcW w:w="4918" w:type="dxa"/>
          </w:tcPr>
          <w:p w14:paraId="3DA28F94" w14:textId="1978B4B9" w:rsidR="001E146C" w:rsidRDefault="00902B10" w:rsidP="00F5239E">
            <w:pPr>
              <w:keepNext/>
              <w:rPr>
                <w:rFonts w:asciiTheme="minorHAnsi" w:hAnsiTheme="minorHAnsi"/>
                <w:sz w:val="18"/>
                <w:szCs w:val="18"/>
                <w:lang w:eastAsia="zh-TW"/>
              </w:rPr>
            </w:pPr>
            <w:r w:rsidRPr="001C37BE">
              <w:rPr>
                <w:rFonts w:asciiTheme="minorHAnsi" w:hAnsiTheme="minorHAnsi"/>
                <w:sz w:val="18"/>
                <w:szCs w:val="18"/>
              </w:rPr>
              <w:t xml:space="preserve">Time </w:t>
            </w:r>
            <w:r w:rsidR="00F5239E">
              <w:rPr>
                <w:rFonts w:asciiTheme="minorHAnsi" w:hAnsiTheme="minorHAnsi"/>
                <w:sz w:val="18"/>
                <w:szCs w:val="18"/>
              </w:rPr>
              <w:t>A</w:t>
            </w:r>
            <w:r w:rsidRPr="001C37BE">
              <w:rPr>
                <w:rFonts w:asciiTheme="minorHAnsi" w:hAnsiTheme="minorHAnsi"/>
                <w:sz w:val="18"/>
                <w:szCs w:val="18"/>
              </w:rPr>
              <w:t xml:space="preserve">verage </w:t>
            </w:r>
            <w:r w:rsidR="00F5239E">
              <w:rPr>
                <w:rFonts w:asciiTheme="minorHAnsi" w:hAnsiTheme="minorHAnsi"/>
                <w:sz w:val="18"/>
                <w:szCs w:val="18"/>
              </w:rPr>
              <w:t>P</w:t>
            </w:r>
            <w:r w:rsidRPr="001C37BE">
              <w:rPr>
                <w:rFonts w:asciiTheme="minorHAnsi" w:hAnsiTheme="minorHAnsi"/>
                <w:sz w:val="18"/>
                <w:szCs w:val="18"/>
              </w:rPr>
              <w:t xml:space="preserve">eriod of </w:t>
            </w:r>
            <w:r w:rsidR="00F5239E">
              <w:rPr>
                <w:rFonts w:asciiTheme="minorHAnsi" w:hAnsiTheme="minorHAnsi"/>
                <w:sz w:val="18"/>
                <w:szCs w:val="18"/>
              </w:rPr>
              <w:t>M</w:t>
            </w:r>
            <w:r w:rsidRPr="001C37BE">
              <w:rPr>
                <w:rFonts w:asciiTheme="minorHAnsi" w:hAnsiTheme="minorHAnsi"/>
                <w:sz w:val="18"/>
                <w:szCs w:val="18"/>
              </w:rPr>
              <w:t>eter</w:t>
            </w:r>
          </w:p>
        </w:tc>
        <w:tc>
          <w:tcPr>
            <w:tcW w:w="5508" w:type="dxa"/>
          </w:tcPr>
          <w:p w14:paraId="3DA28F95" w14:textId="77777777" w:rsidR="001E146C" w:rsidRDefault="001E146C" w:rsidP="001E146C">
            <w:pPr>
              <w:keepNext/>
              <w:rPr>
                <w:rFonts w:asciiTheme="minorHAnsi" w:hAnsiTheme="minorHAnsi"/>
                <w:b/>
                <w:sz w:val="18"/>
                <w:szCs w:val="18"/>
                <w:lang w:eastAsia="zh-TW"/>
              </w:rPr>
            </w:pPr>
          </w:p>
        </w:tc>
      </w:tr>
      <w:tr w:rsidR="00902B10" w:rsidRPr="001C37BE" w14:paraId="3DA28F9A" w14:textId="77777777" w:rsidTr="00804874">
        <w:tc>
          <w:tcPr>
            <w:tcW w:w="590" w:type="dxa"/>
            <w:vAlign w:val="center"/>
          </w:tcPr>
          <w:p w14:paraId="3DA28F97" w14:textId="77777777" w:rsidR="001E146C" w:rsidRDefault="00902B10" w:rsidP="001E14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918" w:type="dxa"/>
            <w:vAlign w:val="center"/>
          </w:tcPr>
          <w:p w14:paraId="3DA28F98" w14:textId="46B9ED28" w:rsidR="001E146C" w:rsidRDefault="00902B10" w:rsidP="001E146C">
            <w:pPr>
              <w:keepNext/>
              <w:rPr>
                <w:rFonts w:asciiTheme="minorHAnsi" w:hAnsiTheme="minorHAnsi"/>
                <w:sz w:val="18"/>
                <w:szCs w:val="18"/>
              </w:rPr>
            </w:pPr>
            <w:r w:rsidRPr="001046D3">
              <w:rPr>
                <w:rFonts w:asciiTheme="minorHAnsi" w:hAnsiTheme="minorHAnsi"/>
                <w:sz w:val="18"/>
                <w:szCs w:val="18"/>
              </w:rPr>
              <w:t>Test Methodology</w:t>
            </w:r>
          </w:p>
        </w:tc>
        <w:tc>
          <w:tcPr>
            <w:tcW w:w="5508" w:type="dxa"/>
            <w:vAlign w:val="center"/>
          </w:tcPr>
          <w:p w14:paraId="3DA28F99" w14:textId="77777777" w:rsidR="001E146C" w:rsidRDefault="0040512E" w:rsidP="001E146C">
            <w:pPr>
              <w:keepNext/>
              <w:rPr>
                <w:rFonts w:asciiTheme="minorHAnsi" w:hAnsiTheme="minorHAnsi"/>
                <w:sz w:val="18"/>
                <w:szCs w:val="18"/>
              </w:rPr>
            </w:pPr>
            <w:r>
              <w:rPr>
                <w:rFonts w:ascii="Calibri" w:hAnsi="Calibri"/>
                <w:sz w:val="18"/>
                <w:szCs w:val="18"/>
              </w:rPr>
              <w:t>Pressurization</w:t>
            </w:r>
          </w:p>
        </w:tc>
      </w:tr>
      <w:tr w:rsidR="00902B10" w:rsidRPr="001C37BE" w14:paraId="3DA28F9E" w14:textId="77777777" w:rsidTr="00804874">
        <w:tc>
          <w:tcPr>
            <w:tcW w:w="590" w:type="dxa"/>
            <w:vAlign w:val="center"/>
          </w:tcPr>
          <w:p w14:paraId="3DA28F9B" w14:textId="77777777" w:rsidR="001E146C" w:rsidRDefault="00902B10" w:rsidP="001E14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918" w:type="dxa"/>
            <w:vAlign w:val="center"/>
          </w:tcPr>
          <w:p w14:paraId="3DA28F9C" w14:textId="65CBEA1A" w:rsidR="001E146C" w:rsidRDefault="00902B10" w:rsidP="001E146C">
            <w:pPr>
              <w:keepNext/>
              <w:rPr>
                <w:rFonts w:asciiTheme="minorHAnsi" w:hAnsiTheme="minorHAnsi"/>
                <w:sz w:val="18"/>
                <w:szCs w:val="18"/>
                <w:lang w:eastAsia="zh-TW"/>
              </w:rPr>
            </w:pPr>
            <w:r w:rsidRPr="001C37BE">
              <w:rPr>
                <w:rFonts w:asciiTheme="minorHAnsi" w:hAnsiTheme="minorHAnsi"/>
                <w:sz w:val="18"/>
                <w:szCs w:val="18"/>
              </w:rPr>
              <w:t>Unadjusted Building Pressure Target</w:t>
            </w:r>
          </w:p>
        </w:tc>
        <w:tc>
          <w:tcPr>
            <w:tcW w:w="5508" w:type="dxa"/>
          </w:tcPr>
          <w:p w14:paraId="3DA28F9D" w14:textId="77777777" w:rsidR="001E146C" w:rsidRDefault="001E146C" w:rsidP="001E146C">
            <w:pPr>
              <w:keepNext/>
              <w:rPr>
                <w:rFonts w:asciiTheme="minorHAnsi" w:hAnsiTheme="minorHAnsi"/>
                <w:b/>
                <w:sz w:val="18"/>
                <w:szCs w:val="18"/>
                <w:lang w:eastAsia="zh-TW"/>
              </w:rPr>
            </w:pPr>
          </w:p>
        </w:tc>
      </w:tr>
      <w:tr w:rsidR="00902B10" w:rsidRPr="001C37BE" w14:paraId="3DA28FA2" w14:textId="77777777" w:rsidTr="00804874">
        <w:tc>
          <w:tcPr>
            <w:tcW w:w="590" w:type="dxa"/>
            <w:vAlign w:val="center"/>
          </w:tcPr>
          <w:p w14:paraId="3DA28F9F" w14:textId="77777777" w:rsidR="001E146C" w:rsidRDefault="00902B10" w:rsidP="001E14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918" w:type="dxa"/>
          </w:tcPr>
          <w:p w14:paraId="3DA28FA0" w14:textId="5AE0C7BA" w:rsidR="001E146C" w:rsidRDefault="00902B10" w:rsidP="001E146C">
            <w:pPr>
              <w:keepNext/>
              <w:rPr>
                <w:rFonts w:asciiTheme="minorHAnsi" w:hAnsiTheme="minorHAnsi"/>
                <w:sz w:val="18"/>
                <w:szCs w:val="18"/>
                <w:highlight w:val="cyan"/>
                <w:lang w:eastAsia="zh-TW"/>
              </w:rPr>
            </w:pPr>
            <w:r w:rsidRPr="001C37BE">
              <w:rPr>
                <w:rFonts w:asciiTheme="minorHAnsi" w:hAnsiTheme="minorHAnsi"/>
                <w:sz w:val="18"/>
                <w:szCs w:val="18"/>
                <w:lang w:eastAsia="zh-TW"/>
              </w:rPr>
              <w:t>Unadjusted Building Pressure Measured</w:t>
            </w:r>
          </w:p>
        </w:tc>
        <w:tc>
          <w:tcPr>
            <w:tcW w:w="5508" w:type="dxa"/>
          </w:tcPr>
          <w:p w14:paraId="3DA28FA1" w14:textId="77777777" w:rsidR="001E146C" w:rsidRDefault="001E146C" w:rsidP="001E146C">
            <w:pPr>
              <w:keepNext/>
              <w:rPr>
                <w:rFonts w:asciiTheme="minorHAnsi" w:hAnsiTheme="minorHAnsi"/>
                <w:sz w:val="18"/>
                <w:szCs w:val="18"/>
                <w:highlight w:val="cyan"/>
              </w:rPr>
            </w:pPr>
          </w:p>
        </w:tc>
      </w:tr>
      <w:tr w:rsidR="00902B10" w:rsidRPr="001C37BE" w14:paraId="3DA28FA6" w14:textId="77777777" w:rsidTr="00804874">
        <w:tc>
          <w:tcPr>
            <w:tcW w:w="590" w:type="dxa"/>
            <w:vAlign w:val="center"/>
          </w:tcPr>
          <w:p w14:paraId="3DA28FA3" w14:textId="77777777" w:rsidR="001E146C" w:rsidRDefault="00902B10" w:rsidP="001E14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918" w:type="dxa"/>
            <w:vAlign w:val="center"/>
          </w:tcPr>
          <w:p w14:paraId="3DA28FA4" w14:textId="7C5B1411" w:rsidR="001E146C" w:rsidRDefault="00902B10" w:rsidP="00F5239E">
            <w:pPr>
              <w:keepNext/>
              <w:rPr>
                <w:rFonts w:asciiTheme="minorHAnsi" w:hAnsiTheme="minorHAnsi"/>
                <w:sz w:val="18"/>
                <w:szCs w:val="18"/>
                <w:lang w:eastAsia="zh-TW"/>
              </w:rPr>
            </w:pPr>
            <w:r w:rsidRPr="001C37BE">
              <w:rPr>
                <w:rFonts w:asciiTheme="minorHAnsi" w:hAnsiTheme="minorHAnsi"/>
                <w:sz w:val="18"/>
                <w:szCs w:val="18"/>
              </w:rPr>
              <w:t xml:space="preserve">Induced </w:t>
            </w:r>
            <w:r w:rsidR="00F5239E">
              <w:rPr>
                <w:rFonts w:asciiTheme="minorHAnsi" w:hAnsiTheme="minorHAnsi"/>
                <w:sz w:val="18"/>
                <w:szCs w:val="18"/>
              </w:rPr>
              <w:t>B</w:t>
            </w:r>
            <w:r w:rsidRPr="001C37BE">
              <w:rPr>
                <w:rFonts w:asciiTheme="minorHAnsi" w:hAnsiTheme="minorHAnsi"/>
                <w:sz w:val="18"/>
                <w:szCs w:val="18"/>
              </w:rPr>
              <w:t xml:space="preserve">uilding </w:t>
            </w:r>
            <w:r w:rsidR="00F5239E">
              <w:rPr>
                <w:rFonts w:asciiTheme="minorHAnsi" w:hAnsiTheme="minorHAnsi"/>
                <w:sz w:val="18"/>
                <w:szCs w:val="18"/>
              </w:rPr>
              <w:t>P</w:t>
            </w:r>
            <w:r w:rsidRPr="001C37BE">
              <w:rPr>
                <w:rFonts w:asciiTheme="minorHAnsi" w:hAnsiTheme="minorHAnsi"/>
                <w:sz w:val="18"/>
                <w:szCs w:val="18"/>
              </w:rPr>
              <w:t>ressure</w:t>
            </w:r>
          </w:p>
        </w:tc>
        <w:tc>
          <w:tcPr>
            <w:tcW w:w="5508" w:type="dxa"/>
            <w:vAlign w:val="center"/>
          </w:tcPr>
          <w:p w14:paraId="3DA28FA5" w14:textId="77777777" w:rsidR="001E146C" w:rsidRDefault="001E146C" w:rsidP="001E146C">
            <w:pPr>
              <w:keepNext/>
              <w:rPr>
                <w:rFonts w:asciiTheme="minorHAnsi" w:hAnsiTheme="minorHAnsi"/>
                <w:sz w:val="18"/>
                <w:szCs w:val="18"/>
              </w:rPr>
            </w:pPr>
          </w:p>
        </w:tc>
      </w:tr>
      <w:tr w:rsidR="00902B10" w:rsidRPr="001C37BE" w14:paraId="3DA28FAA" w14:textId="77777777" w:rsidTr="00804874">
        <w:tc>
          <w:tcPr>
            <w:tcW w:w="590" w:type="dxa"/>
            <w:vAlign w:val="center"/>
          </w:tcPr>
          <w:p w14:paraId="3DA28FA7" w14:textId="77777777" w:rsidR="001E146C" w:rsidRDefault="00902B10" w:rsidP="001E14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918" w:type="dxa"/>
          </w:tcPr>
          <w:p w14:paraId="3DA28FA8" w14:textId="77777777" w:rsidR="001E146C" w:rsidRDefault="00902B10" w:rsidP="001E146C">
            <w:pPr>
              <w:keepNext/>
              <w:rPr>
                <w:rFonts w:asciiTheme="minorHAnsi" w:hAnsiTheme="minorHAnsi"/>
                <w:sz w:val="18"/>
                <w:szCs w:val="18"/>
                <w:lang w:eastAsia="zh-TW"/>
              </w:rPr>
            </w:pPr>
            <w:r w:rsidRPr="001C37BE">
              <w:rPr>
                <w:rFonts w:asciiTheme="minorHAnsi" w:hAnsiTheme="minorHAnsi"/>
                <w:sz w:val="18"/>
                <w:szCs w:val="18"/>
                <w:lang w:eastAsia="zh-TW"/>
              </w:rPr>
              <w:t>A minimum of eight readings were taken spaced evenly between 15 Pa and 60 Pa (or highest attainable pressure).</w:t>
            </w:r>
          </w:p>
        </w:tc>
        <w:tc>
          <w:tcPr>
            <w:tcW w:w="5508" w:type="dxa"/>
          </w:tcPr>
          <w:p w14:paraId="3DA28FA9" w14:textId="77777777" w:rsidR="001E146C" w:rsidRDefault="001E146C" w:rsidP="001E146C">
            <w:pPr>
              <w:keepNext/>
              <w:rPr>
                <w:rFonts w:asciiTheme="minorHAnsi" w:hAnsiTheme="minorHAnsi"/>
                <w:b/>
                <w:sz w:val="18"/>
                <w:szCs w:val="18"/>
                <w:lang w:eastAsia="zh-TW"/>
              </w:rPr>
            </w:pPr>
          </w:p>
        </w:tc>
      </w:tr>
      <w:tr w:rsidR="00902B10" w:rsidRPr="001C37BE" w14:paraId="3DA28FAE" w14:textId="77777777" w:rsidTr="00804874">
        <w:tc>
          <w:tcPr>
            <w:tcW w:w="590" w:type="dxa"/>
            <w:vAlign w:val="center"/>
          </w:tcPr>
          <w:p w14:paraId="3DA28FAB" w14:textId="77777777" w:rsidR="004C1E4A" w:rsidRDefault="00902B1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918" w:type="dxa"/>
          </w:tcPr>
          <w:p w14:paraId="3DA28FAC" w14:textId="4C4B4938" w:rsidR="001E146C" w:rsidRDefault="00902B10" w:rsidP="00804874">
            <w:pPr>
              <w:keepNext/>
              <w:rPr>
                <w:rFonts w:asciiTheme="minorHAnsi" w:hAnsiTheme="minorHAnsi"/>
                <w:sz w:val="18"/>
                <w:szCs w:val="18"/>
                <w:lang w:eastAsia="zh-TW"/>
              </w:rPr>
            </w:pPr>
            <w:r w:rsidRPr="001C37BE">
              <w:rPr>
                <w:rFonts w:asciiTheme="minorHAnsi" w:hAnsiTheme="minorHAnsi"/>
                <w:sz w:val="18"/>
                <w:szCs w:val="18"/>
                <w:lang w:eastAsia="zh-TW"/>
              </w:rPr>
              <w:t>Post-</w:t>
            </w:r>
            <w:r w:rsidR="00804874">
              <w:rPr>
                <w:rFonts w:asciiTheme="minorHAnsi" w:hAnsiTheme="minorHAnsi"/>
                <w:sz w:val="18"/>
                <w:szCs w:val="18"/>
                <w:lang w:eastAsia="zh-TW"/>
              </w:rPr>
              <w:t>T</w:t>
            </w:r>
            <w:r w:rsidRPr="001C37BE">
              <w:rPr>
                <w:rFonts w:asciiTheme="minorHAnsi" w:hAnsiTheme="minorHAnsi"/>
                <w:sz w:val="18"/>
                <w:szCs w:val="18"/>
                <w:lang w:eastAsia="zh-TW"/>
              </w:rPr>
              <w:t xml:space="preserve">est </w:t>
            </w:r>
            <w:r w:rsidR="00F5239E">
              <w:rPr>
                <w:rFonts w:asciiTheme="minorHAnsi" w:hAnsiTheme="minorHAnsi"/>
                <w:sz w:val="18"/>
                <w:szCs w:val="18"/>
                <w:lang w:eastAsia="zh-TW"/>
              </w:rPr>
              <w:t>B</w:t>
            </w:r>
            <w:r w:rsidRPr="001C37BE">
              <w:rPr>
                <w:rFonts w:asciiTheme="minorHAnsi" w:hAnsiTheme="minorHAnsi"/>
                <w:sz w:val="18"/>
                <w:szCs w:val="18"/>
                <w:lang w:eastAsia="zh-TW"/>
              </w:rPr>
              <w:t xml:space="preserve">aseline </w:t>
            </w:r>
            <w:r w:rsidR="00F5239E">
              <w:rPr>
                <w:rFonts w:asciiTheme="minorHAnsi" w:hAnsiTheme="minorHAnsi"/>
                <w:sz w:val="18"/>
                <w:szCs w:val="18"/>
                <w:lang w:eastAsia="zh-TW"/>
              </w:rPr>
              <w:t>B</w:t>
            </w:r>
            <w:r w:rsidRPr="001C37BE">
              <w:rPr>
                <w:rFonts w:asciiTheme="minorHAnsi" w:hAnsiTheme="minorHAnsi"/>
                <w:sz w:val="18"/>
                <w:szCs w:val="18"/>
                <w:lang w:eastAsia="zh-TW"/>
              </w:rPr>
              <w:t xml:space="preserve">uilding </w:t>
            </w:r>
            <w:r w:rsidR="00F5239E">
              <w:rPr>
                <w:rFonts w:asciiTheme="minorHAnsi" w:hAnsiTheme="minorHAnsi"/>
                <w:sz w:val="18"/>
                <w:szCs w:val="18"/>
                <w:lang w:eastAsia="zh-TW"/>
              </w:rPr>
              <w:t>P</w:t>
            </w:r>
            <w:r w:rsidRPr="001C37BE">
              <w:rPr>
                <w:rFonts w:asciiTheme="minorHAnsi" w:hAnsiTheme="minorHAnsi"/>
                <w:sz w:val="18"/>
                <w:szCs w:val="18"/>
                <w:lang w:eastAsia="zh-TW"/>
              </w:rPr>
              <w:t>ressure</w:t>
            </w:r>
          </w:p>
        </w:tc>
        <w:tc>
          <w:tcPr>
            <w:tcW w:w="5508" w:type="dxa"/>
          </w:tcPr>
          <w:p w14:paraId="3DA28FAD" w14:textId="77777777" w:rsidR="001E146C" w:rsidRDefault="001E146C" w:rsidP="001E146C">
            <w:pPr>
              <w:keepNext/>
              <w:rPr>
                <w:rFonts w:asciiTheme="minorHAnsi" w:hAnsiTheme="minorHAnsi"/>
                <w:sz w:val="18"/>
                <w:szCs w:val="18"/>
                <w:lang w:eastAsia="zh-TW"/>
              </w:rPr>
            </w:pPr>
          </w:p>
        </w:tc>
      </w:tr>
      <w:tr w:rsidR="00902B10" w:rsidRPr="001C37BE" w14:paraId="3DA28FB2" w14:textId="77777777" w:rsidTr="00804874">
        <w:tc>
          <w:tcPr>
            <w:tcW w:w="590" w:type="dxa"/>
            <w:vAlign w:val="center"/>
          </w:tcPr>
          <w:p w14:paraId="3DA28FAF" w14:textId="77777777" w:rsidR="001E146C" w:rsidRDefault="00902B10" w:rsidP="001E14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10</w:t>
            </w:r>
          </w:p>
        </w:tc>
        <w:tc>
          <w:tcPr>
            <w:tcW w:w="4918" w:type="dxa"/>
          </w:tcPr>
          <w:p w14:paraId="3DA28FB0" w14:textId="0D6E7E5D" w:rsidR="001E146C" w:rsidRDefault="00902B10" w:rsidP="001E146C">
            <w:pPr>
              <w:keepNext/>
              <w:rPr>
                <w:rFonts w:asciiTheme="minorHAnsi" w:hAnsiTheme="minorHAnsi"/>
                <w:sz w:val="18"/>
                <w:szCs w:val="18"/>
                <w:lang w:eastAsia="zh-TW"/>
              </w:rPr>
            </w:pPr>
            <w:r w:rsidRPr="001C37BE">
              <w:rPr>
                <w:rFonts w:asciiTheme="minorHAnsi" w:hAnsiTheme="minorHAnsi"/>
                <w:sz w:val="18"/>
                <w:szCs w:val="18"/>
                <w:lang w:eastAsia="zh-TW"/>
              </w:rPr>
              <w:t>Corrected CFM50 (from software)</w:t>
            </w:r>
          </w:p>
        </w:tc>
        <w:tc>
          <w:tcPr>
            <w:tcW w:w="5508" w:type="dxa"/>
          </w:tcPr>
          <w:p w14:paraId="3DA28FB1" w14:textId="77777777" w:rsidR="001E146C" w:rsidRDefault="001E146C" w:rsidP="001E146C">
            <w:pPr>
              <w:keepNext/>
              <w:rPr>
                <w:rFonts w:asciiTheme="minorHAnsi" w:hAnsiTheme="minorHAnsi"/>
                <w:sz w:val="18"/>
                <w:szCs w:val="18"/>
                <w:lang w:eastAsia="zh-TW"/>
              </w:rPr>
            </w:pPr>
          </w:p>
        </w:tc>
      </w:tr>
      <w:tr w:rsidR="00EF3361" w:rsidRPr="001C37BE" w14:paraId="49C8AB69" w14:textId="77777777" w:rsidTr="00F82207">
        <w:trPr>
          <w:ins w:id="8" w:author="Shewmaker, Michael@Energy" w:date="2016-03-29T15:28:00Z"/>
        </w:trPr>
        <w:tc>
          <w:tcPr>
            <w:tcW w:w="11016" w:type="dxa"/>
            <w:gridSpan w:val="3"/>
            <w:vAlign w:val="center"/>
          </w:tcPr>
          <w:p w14:paraId="15DF829F" w14:textId="77777777" w:rsidR="00EF3361" w:rsidRDefault="00EF3361" w:rsidP="00EF336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9" w:author="Shewmaker, Michael@Energy" w:date="2016-03-29T15:29:00Z"/>
                <w:rFonts w:ascii="Calibri" w:hAnsi="Calibri"/>
                <w:sz w:val="18"/>
                <w:szCs w:val="18"/>
              </w:rPr>
            </w:pPr>
            <w:ins w:id="10" w:author="Shewmaker, Michael@Energy" w:date="2016-03-29T15:29:00Z">
              <w:r>
                <w:rPr>
                  <w:rFonts w:ascii="Calibri" w:hAnsi="Calibri"/>
                  <w:sz w:val="18"/>
                  <w:szCs w:val="18"/>
                </w:rPr>
                <w:t>Note:</w:t>
              </w:r>
            </w:ins>
          </w:p>
          <w:p w14:paraId="6D4D4E7B" w14:textId="3AA2B8FF" w:rsidR="00EF3361" w:rsidRPr="00EF3361" w:rsidRDefault="00EF3361">
            <w:pPr>
              <w:pStyle w:val="ListParagraph"/>
              <w:keepNext/>
              <w:numPr>
                <w:ilvl w:val="0"/>
                <w:numId w:val="25"/>
              </w:numPr>
              <w:rPr>
                <w:ins w:id="11" w:author="Shewmaker, Michael@Energy" w:date="2016-03-29T15:28:00Z"/>
                <w:rFonts w:asciiTheme="minorHAnsi" w:hAnsiTheme="minorHAnsi"/>
                <w:sz w:val="18"/>
                <w:lang w:eastAsia="zh-TW"/>
                <w:rPrChange w:id="12" w:author="Shewmaker, Michael@Energy" w:date="2016-08-31T15:05:00Z">
                  <w:rPr>
                    <w:ins w:id="13" w:author="Shewmaker, Michael@Energy" w:date="2016-03-29T15:28:00Z"/>
                    <w:rFonts w:asciiTheme="minorHAnsi" w:hAnsiTheme="minorHAnsi"/>
                    <w:sz w:val="18"/>
                    <w:szCs w:val="18"/>
                    <w:lang w:eastAsia="zh-TW"/>
                  </w:rPr>
                </w:rPrChange>
              </w:rPr>
            </w:pPr>
            <w:ins w:id="14" w:author="Shewmaker, Michael@Energy" w:date="2016-03-29T15:29:00Z">
              <w:r w:rsidRPr="00866F67">
                <w:rPr>
                  <w:rFonts w:asciiTheme="minorHAnsi" w:hAnsiTheme="minorHAnsi"/>
                  <w:sz w:val="18"/>
                </w:rPr>
                <w:t>For multifamily, each dwelling unit must be tested individually and shown to meet the leakage requirements. Pressurization of the adjacent dwelling units while conducting this test is not allowed.</w:t>
              </w:r>
            </w:ins>
          </w:p>
        </w:tc>
      </w:tr>
    </w:tbl>
    <w:p w14:paraId="3DA28FB3" w14:textId="77777777" w:rsidR="00902B10" w:rsidRPr="00BA4A71" w:rsidRDefault="00902B10" w:rsidP="00902B10">
      <w:pPr>
        <w:rPr>
          <w:rFonts w:asciiTheme="minorHAnsi" w:hAnsiTheme="minorHAns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902B10" w:rsidRPr="001C37BE" w14:paraId="3DA28FB5" w14:textId="77777777" w:rsidTr="00D762D2">
        <w:tc>
          <w:tcPr>
            <w:tcW w:w="11016" w:type="dxa"/>
            <w:vAlign w:val="center"/>
          </w:tcPr>
          <w:p w14:paraId="3DA28FB4" w14:textId="77777777" w:rsidR="00902B10" w:rsidRPr="001C37BE" w:rsidRDefault="00902B10" w:rsidP="00D762D2">
            <w:pPr>
              <w:rPr>
                <w:rFonts w:asciiTheme="minorHAnsi" w:hAnsiTheme="minorHAnsi"/>
                <w:sz w:val="18"/>
                <w:szCs w:val="18"/>
                <w:lang w:eastAsia="zh-TW"/>
              </w:rPr>
            </w:pPr>
            <w:r w:rsidRPr="00442035">
              <w:rPr>
                <w:rFonts w:asciiTheme="minorHAnsi" w:hAnsiTheme="minorHAnsi"/>
                <w:b/>
                <w:szCs w:val="18"/>
              </w:rPr>
              <w:t xml:space="preserve">G. Altitude and Temperature Correction </w:t>
            </w:r>
            <w:r w:rsidRPr="00442035">
              <w:rPr>
                <w:rFonts w:asciiTheme="minorHAnsi" w:hAnsiTheme="minorHAnsi"/>
                <w:szCs w:val="18"/>
              </w:rPr>
              <w:t>(not used, performed by blower door software)</w:t>
            </w:r>
          </w:p>
        </w:tc>
      </w:tr>
    </w:tbl>
    <w:p w14:paraId="3DA28FB6" w14:textId="77777777" w:rsidR="00902B10" w:rsidRDefault="00902B10" w:rsidP="00902B10"/>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918"/>
        <w:gridCol w:w="5508"/>
      </w:tblGrid>
      <w:tr w:rsidR="00902B10" w:rsidRPr="001C37BE" w14:paraId="3DA28FB8" w14:textId="77777777" w:rsidTr="00D762D2">
        <w:tc>
          <w:tcPr>
            <w:tcW w:w="11016" w:type="dxa"/>
            <w:gridSpan w:val="3"/>
          </w:tcPr>
          <w:p w14:paraId="3DA28FB7" w14:textId="77777777" w:rsidR="00902B10" w:rsidRPr="001C37BE" w:rsidRDefault="00902B10" w:rsidP="00D762D2">
            <w:pPr>
              <w:keepNext/>
              <w:rPr>
                <w:rFonts w:asciiTheme="minorHAnsi" w:hAnsiTheme="minorHAnsi"/>
                <w:sz w:val="18"/>
                <w:szCs w:val="18"/>
              </w:rPr>
            </w:pPr>
            <w:r w:rsidRPr="00442035">
              <w:rPr>
                <w:rFonts w:asciiTheme="minorHAnsi" w:hAnsiTheme="minorHAnsi"/>
                <w:b/>
                <w:szCs w:val="18"/>
              </w:rPr>
              <w:t>H. Accuracy Adjustment</w:t>
            </w:r>
          </w:p>
        </w:tc>
      </w:tr>
      <w:tr w:rsidR="00902B10" w:rsidRPr="001C37BE" w14:paraId="3DA28FBD" w14:textId="77777777" w:rsidTr="00804874">
        <w:tc>
          <w:tcPr>
            <w:tcW w:w="590" w:type="dxa"/>
            <w:vAlign w:val="center"/>
          </w:tcPr>
          <w:p w14:paraId="3DA28FB9" w14:textId="77777777" w:rsidR="00902B10" w:rsidRPr="001C37BE" w:rsidRDefault="00902B10" w:rsidP="00D762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1</w:t>
            </w:r>
          </w:p>
        </w:tc>
        <w:tc>
          <w:tcPr>
            <w:tcW w:w="4918" w:type="dxa"/>
          </w:tcPr>
          <w:p w14:paraId="3DA28FBA" w14:textId="77777777" w:rsidR="00F5239E" w:rsidRDefault="00902B10" w:rsidP="00F5239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C37BE">
              <w:rPr>
                <w:rFonts w:asciiTheme="minorHAnsi" w:hAnsiTheme="minorHAnsi"/>
                <w:sz w:val="18"/>
                <w:szCs w:val="18"/>
                <w:lang w:eastAsia="zh-TW"/>
              </w:rPr>
              <w:t xml:space="preserve">Percent </w:t>
            </w:r>
            <w:r w:rsidR="00F5239E">
              <w:rPr>
                <w:rFonts w:asciiTheme="minorHAnsi" w:hAnsiTheme="minorHAnsi"/>
                <w:sz w:val="18"/>
                <w:szCs w:val="18"/>
                <w:lang w:eastAsia="zh-TW"/>
              </w:rPr>
              <w:t>U</w:t>
            </w:r>
            <w:r w:rsidRPr="001C37BE">
              <w:rPr>
                <w:rFonts w:asciiTheme="minorHAnsi" w:hAnsiTheme="minorHAnsi"/>
                <w:sz w:val="18"/>
                <w:szCs w:val="18"/>
                <w:lang w:eastAsia="zh-TW"/>
              </w:rPr>
              <w:t xml:space="preserve">ncertainty @ 95% </w:t>
            </w:r>
            <w:r w:rsidR="00F5239E">
              <w:rPr>
                <w:rFonts w:asciiTheme="minorHAnsi" w:hAnsiTheme="minorHAnsi"/>
                <w:sz w:val="18"/>
                <w:szCs w:val="18"/>
                <w:lang w:eastAsia="zh-TW"/>
              </w:rPr>
              <w:t>C</w:t>
            </w:r>
            <w:r w:rsidRPr="001C37BE">
              <w:rPr>
                <w:rFonts w:asciiTheme="minorHAnsi" w:hAnsiTheme="minorHAnsi"/>
                <w:sz w:val="18"/>
                <w:szCs w:val="18"/>
                <w:lang w:eastAsia="zh-TW"/>
              </w:rPr>
              <w:t xml:space="preserve">onfidence </w:t>
            </w:r>
            <w:r w:rsidR="00F5239E">
              <w:rPr>
                <w:rFonts w:asciiTheme="minorHAnsi" w:hAnsiTheme="minorHAnsi"/>
                <w:sz w:val="18"/>
                <w:szCs w:val="18"/>
                <w:lang w:eastAsia="zh-TW"/>
              </w:rPr>
              <w:t>L</w:t>
            </w:r>
            <w:r w:rsidRPr="001C37BE">
              <w:rPr>
                <w:rFonts w:asciiTheme="minorHAnsi" w:hAnsiTheme="minorHAnsi"/>
                <w:sz w:val="18"/>
                <w:szCs w:val="18"/>
                <w:lang w:eastAsia="zh-TW"/>
              </w:rPr>
              <w:t xml:space="preserve">evel </w:t>
            </w:r>
          </w:p>
          <w:p w14:paraId="3DA28FBB" w14:textId="62F2703A" w:rsidR="00902B10" w:rsidRPr="001C37BE" w:rsidRDefault="00902B10" w:rsidP="00F5239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lang w:eastAsia="zh-TW"/>
              </w:rPr>
              <w:t>(from software)</w:t>
            </w:r>
          </w:p>
        </w:tc>
        <w:tc>
          <w:tcPr>
            <w:tcW w:w="5508" w:type="dxa"/>
          </w:tcPr>
          <w:p w14:paraId="3DA28FBC" w14:textId="77777777" w:rsidR="00902B10" w:rsidRPr="001C37BE" w:rsidRDefault="00902B10" w:rsidP="00D762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902B10" w:rsidRPr="001C37BE" w14:paraId="3DA28FC1" w14:textId="77777777" w:rsidTr="00804874">
        <w:tc>
          <w:tcPr>
            <w:tcW w:w="590" w:type="dxa"/>
            <w:vAlign w:val="center"/>
          </w:tcPr>
          <w:p w14:paraId="3DA28FBE" w14:textId="77777777" w:rsidR="00902B10" w:rsidRPr="001C37BE" w:rsidRDefault="00902B10" w:rsidP="00D762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2</w:t>
            </w:r>
          </w:p>
        </w:tc>
        <w:tc>
          <w:tcPr>
            <w:tcW w:w="4918" w:type="dxa"/>
          </w:tcPr>
          <w:p w14:paraId="3DA28FBF" w14:textId="09C854FD" w:rsidR="00902B10" w:rsidRPr="001C37BE" w:rsidRDefault="00902B10" w:rsidP="00F5239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lang w:eastAsia="zh-TW"/>
              </w:rPr>
              <w:t xml:space="preserve">Accuracy </w:t>
            </w:r>
            <w:r w:rsidR="00F5239E">
              <w:rPr>
                <w:rFonts w:asciiTheme="minorHAnsi" w:hAnsiTheme="minorHAnsi"/>
                <w:sz w:val="18"/>
                <w:szCs w:val="18"/>
                <w:lang w:eastAsia="zh-TW"/>
              </w:rPr>
              <w:t>L</w:t>
            </w:r>
            <w:r w:rsidRPr="001C37BE">
              <w:rPr>
                <w:rFonts w:asciiTheme="minorHAnsi" w:hAnsiTheme="minorHAnsi"/>
                <w:sz w:val="18"/>
                <w:szCs w:val="18"/>
                <w:lang w:eastAsia="zh-TW"/>
              </w:rPr>
              <w:t>evel</w:t>
            </w:r>
          </w:p>
        </w:tc>
        <w:tc>
          <w:tcPr>
            <w:tcW w:w="5508" w:type="dxa"/>
          </w:tcPr>
          <w:p w14:paraId="3DA28FC0" w14:textId="77777777" w:rsidR="00902B10" w:rsidRPr="001C37BE" w:rsidRDefault="00902B10" w:rsidP="00D762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902B10" w:rsidRPr="001C37BE" w14:paraId="3DA28FC5" w14:textId="77777777" w:rsidTr="00804874">
        <w:tc>
          <w:tcPr>
            <w:tcW w:w="590" w:type="dxa"/>
            <w:vAlign w:val="center"/>
          </w:tcPr>
          <w:p w14:paraId="3DA28FC2" w14:textId="77777777" w:rsidR="00902B10" w:rsidRPr="001C37BE" w:rsidRDefault="00902B10" w:rsidP="00D762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3</w:t>
            </w:r>
          </w:p>
        </w:tc>
        <w:tc>
          <w:tcPr>
            <w:tcW w:w="4918" w:type="dxa"/>
          </w:tcPr>
          <w:p w14:paraId="3DA28FC3" w14:textId="6571214F" w:rsidR="00902B10" w:rsidRPr="001C37BE" w:rsidRDefault="006264A2" w:rsidP="00F5239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Accuracy Adjustment</w:t>
            </w:r>
            <w:r w:rsidRPr="001C37BE">
              <w:rPr>
                <w:rFonts w:asciiTheme="minorHAnsi" w:hAnsiTheme="minorHAnsi"/>
                <w:sz w:val="18"/>
                <w:szCs w:val="18"/>
              </w:rPr>
              <w:t xml:space="preserve"> </w:t>
            </w:r>
            <w:r w:rsidR="00F5239E">
              <w:rPr>
                <w:rFonts w:asciiTheme="minorHAnsi" w:hAnsiTheme="minorHAnsi"/>
                <w:sz w:val="18"/>
                <w:szCs w:val="18"/>
              </w:rPr>
              <w:t>F</w:t>
            </w:r>
            <w:r w:rsidR="00902B10" w:rsidRPr="001C37BE">
              <w:rPr>
                <w:rFonts w:asciiTheme="minorHAnsi" w:hAnsiTheme="minorHAnsi"/>
                <w:sz w:val="18"/>
                <w:szCs w:val="18"/>
              </w:rPr>
              <w:t>actor</w:t>
            </w:r>
          </w:p>
        </w:tc>
        <w:tc>
          <w:tcPr>
            <w:tcW w:w="5508" w:type="dxa"/>
          </w:tcPr>
          <w:p w14:paraId="3DA28FC4" w14:textId="77777777" w:rsidR="00902B10" w:rsidRPr="001C37BE" w:rsidRDefault="00902B10" w:rsidP="00D762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902B10" w:rsidRPr="001C37BE" w14:paraId="3DA28FCA" w14:textId="77777777" w:rsidTr="00804874">
        <w:tc>
          <w:tcPr>
            <w:tcW w:w="590" w:type="dxa"/>
            <w:vAlign w:val="center"/>
          </w:tcPr>
          <w:p w14:paraId="3DA28FC6" w14:textId="77777777" w:rsidR="00902B10" w:rsidRPr="001C37BE" w:rsidRDefault="00902B10" w:rsidP="00D762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4</w:t>
            </w:r>
          </w:p>
        </w:tc>
        <w:tc>
          <w:tcPr>
            <w:tcW w:w="4918" w:type="dxa"/>
          </w:tcPr>
          <w:p w14:paraId="3DA28FC7" w14:textId="77777777" w:rsidR="00F5239E" w:rsidRDefault="00902B10" w:rsidP="00D762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Adjusted CFM50</w:t>
            </w:r>
            <w:r>
              <w:rPr>
                <w:rFonts w:asciiTheme="minorHAnsi" w:hAnsiTheme="minorHAnsi"/>
                <w:sz w:val="18"/>
                <w:szCs w:val="18"/>
              </w:rPr>
              <w:t xml:space="preserve"> Pressurization</w:t>
            </w:r>
            <w:r w:rsidRPr="001C37BE">
              <w:rPr>
                <w:rFonts w:asciiTheme="minorHAnsi" w:hAnsiTheme="minorHAnsi"/>
                <w:sz w:val="18"/>
                <w:szCs w:val="18"/>
              </w:rPr>
              <w:t xml:space="preserve"> </w:t>
            </w:r>
          </w:p>
          <w:p w14:paraId="3DA28FC8" w14:textId="4017C4C4" w:rsidR="00902B10" w:rsidRPr="001C37BE" w:rsidRDefault="00902B10" w:rsidP="00D762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(measured air leakage rate)</w:t>
            </w:r>
          </w:p>
        </w:tc>
        <w:tc>
          <w:tcPr>
            <w:tcW w:w="5508" w:type="dxa"/>
          </w:tcPr>
          <w:p w14:paraId="3DA28FC9" w14:textId="77777777" w:rsidR="00902B10" w:rsidRPr="001C37BE" w:rsidRDefault="00902B10" w:rsidP="00D762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3DA28FCB" w14:textId="77777777" w:rsidR="00902B10" w:rsidRDefault="00902B10" w:rsidP="00902B10">
      <w:pPr>
        <w:autoSpaceDE w:val="0"/>
        <w:autoSpaceDN w:val="0"/>
        <w:adjustRightInd w:val="0"/>
        <w:jc w:val="both"/>
        <w:rPr>
          <w:rFonts w:asciiTheme="minorHAnsi" w:hAnsiTheme="minorHAnsi"/>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E477E5" w:rsidRPr="0063647E" w:rsidDel="00EF3361" w14:paraId="3DA28FCD" w14:textId="613FA665" w:rsidTr="00D762D2">
        <w:trPr>
          <w:del w:id="15" w:author="Shewmaker, Michael@Energy" w:date="2016-03-29T15:28:00Z"/>
        </w:trPr>
        <w:tc>
          <w:tcPr>
            <w:tcW w:w="11020" w:type="dxa"/>
            <w:gridSpan w:val="2"/>
          </w:tcPr>
          <w:p w14:paraId="3DA28FCC" w14:textId="08EF5940" w:rsidR="00E477E5" w:rsidRPr="0063647E" w:rsidDel="00EF3361" w:rsidRDefault="00E477E5" w:rsidP="00F5239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16" w:author="Shewmaker, Michael@Energy" w:date="2016-03-29T15:28:00Z"/>
                <w:rFonts w:asciiTheme="minorHAnsi" w:hAnsiTheme="minorHAnsi"/>
                <w:sz w:val="18"/>
                <w:szCs w:val="18"/>
                <w:highlight w:val="cyan"/>
              </w:rPr>
            </w:pPr>
            <w:del w:id="17" w:author="Shewmaker, Michael@Energy" w:date="2016-03-29T15:28:00Z">
              <w:r w:rsidRPr="00442035" w:rsidDel="00EF3361">
                <w:rPr>
                  <w:rFonts w:asciiTheme="minorHAnsi" w:hAnsiTheme="minorHAnsi"/>
                  <w:b/>
                  <w:szCs w:val="18"/>
                </w:rPr>
                <w:delText xml:space="preserve">I. Additional Requirements </w:delText>
              </w:r>
              <w:r w:rsidR="00F5239E" w:rsidRPr="00442035" w:rsidDel="00EF3361">
                <w:rPr>
                  <w:rFonts w:asciiTheme="minorHAnsi" w:hAnsiTheme="minorHAnsi"/>
                  <w:b/>
                  <w:szCs w:val="18"/>
                </w:rPr>
                <w:delText>f</w:delText>
              </w:r>
              <w:r w:rsidRPr="00442035" w:rsidDel="00EF3361">
                <w:rPr>
                  <w:rFonts w:asciiTheme="minorHAnsi" w:hAnsiTheme="minorHAnsi"/>
                  <w:b/>
                  <w:szCs w:val="18"/>
                </w:rPr>
                <w:delText>or Compliance</w:delText>
              </w:r>
            </w:del>
          </w:p>
        </w:tc>
      </w:tr>
      <w:tr w:rsidR="00E477E5" w:rsidRPr="0063647E" w:rsidDel="00EF3361" w14:paraId="3DA28FD0" w14:textId="1488AEE0" w:rsidTr="00D762D2">
        <w:trPr>
          <w:del w:id="18" w:author="Shewmaker, Michael@Energy" w:date="2016-03-29T15:28:00Z"/>
        </w:trPr>
        <w:tc>
          <w:tcPr>
            <w:tcW w:w="590" w:type="dxa"/>
            <w:vAlign w:val="center"/>
          </w:tcPr>
          <w:p w14:paraId="3DA28FCE" w14:textId="4DF6182E" w:rsidR="00E477E5" w:rsidRPr="0063647E" w:rsidDel="00EF3361" w:rsidRDefault="00E477E5" w:rsidP="00D762D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9" w:author="Shewmaker, Michael@Energy" w:date="2016-03-29T15:28:00Z"/>
                <w:rFonts w:asciiTheme="minorHAnsi" w:hAnsiTheme="minorHAnsi"/>
                <w:sz w:val="18"/>
                <w:szCs w:val="18"/>
                <w:highlight w:val="cyan"/>
              </w:rPr>
            </w:pPr>
            <w:del w:id="20" w:author="Shewmaker, Michael@Energy" w:date="2016-03-29T15:28:00Z">
              <w:r w:rsidRPr="0063647E" w:rsidDel="00EF3361">
                <w:rPr>
                  <w:rFonts w:asciiTheme="minorHAnsi" w:hAnsiTheme="minorHAnsi"/>
                  <w:sz w:val="18"/>
                  <w:szCs w:val="18"/>
                </w:rPr>
                <w:delText>01</w:delText>
              </w:r>
            </w:del>
          </w:p>
        </w:tc>
        <w:tc>
          <w:tcPr>
            <w:tcW w:w="10430" w:type="dxa"/>
            <w:vAlign w:val="center"/>
          </w:tcPr>
          <w:p w14:paraId="3DA28FCF" w14:textId="30B46B64" w:rsidR="00E477E5" w:rsidRPr="0063647E" w:rsidDel="00EF3361" w:rsidRDefault="00E477E5" w:rsidP="00D762D2">
            <w:pPr>
              <w:shd w:val="clear" w:color="auto" w:fill="FFFFFF"/>
              <w:rPr>
                <w:del w:id="21" w:author="Shewmaker, Michael@Energy" w:date="2016-03-29T15:28:00Z"/>
                <w:rFonts w:asciiTheme="minorHAnsi" w:hAnsiTheme="minorHAnsi"/>
                <w:sz w:val="18"/>
                <w:szCs w:val="18"/>
                <w:highlight w:val="cyan"/>
              </w:rPr>
            </w:pPr>
            <w:del w:id="22" w:author="Shewmaker, Michael@Energy" w:date="2016-03-29T15:28:00Z">
              <w:r w:rsidRPr="0063647E" w:rsidDel="00EF3361">
                <w:rPr>
                  <w:rFonts w:asciiTheme="minorHAnsi" w:hAnsiTheme="minorHAnsi"/>
                  <w:sz w:val="18"/>
                  <w:szCs w:val="18"/>
                </w:rPr>
                <w:delText>Open all interior doors and access including those to closets and those between a conditioned basement and attic.</w:delText>
              </w:r>
            </w:del>
          </w:p>
        </w:tc>
      </w:tr>
      <w:tr w:rsidR="00E477E5" w:rsidRPr="0063647E" w:rsidDel="00EF3361" w14:paraId="3DA28FD3" w14:textId="11A34DAD" w:rsidTr="00D762D2">
        <w:trPr>
          <w:del w:id="23" w:author="Shewmaker, Michael@Energy" w:date="2016-03-29T15:28:00Z"/>
        </w:trPr>
        <w:tc>
          <w:tcPr>
            <w:tcW w:w="590" w:type="dxa"/>
            <w:vAlign w:val="center"/>
          </w:tcPr>
          <w:p w14:paraId="3DA28FD1" w14:textId="35E5CBD2" w:rsidR="00E477E5" w:rsidRPr="0063647E" w:rsidDel="00EF3361" w:rsidRDefault="00E477E5" w:rsidP="00D762D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24" w:author="Shewmaker, Michael@Energy" w:date="2016-03-29T15:28:00Z"/>
                <w:rFonts w:asciiTheme="minorHAnsi" w:hAnsiTheme="minorHAnsi"/>
                <w:sz w:val="18"/>
                <w:szCs w:val="18"/>
                <w:highlight w:val="cyan"/>
              </w:rPr>
            </w:pPr>
            <w:del w:id="25" w:author="Shewmaker, Michael@Energy" w:date="2016-03-29T15:28:00Z">
              <w:r w:rsidRPr="0063647E" w:rsidDel="00EF3361">
                <w:rPr>
                  <w:rFonts w:asciiTheme="minorHAnsi" w:hAnsiTheme="minorHAnsi"/>
                  <w:sz w:val="18"/>
                  <w:szCs w:val="18"/>
                </w:rPr>
                <w:delText>02</w:delText>
              </w:r>
            </w:del>
          </w:p>
        </w:tc>
        <w:tc>
          <w:tcPr>
            <w:tcW w:w="10430" w:type="dxa"/>
            <w:vAlign w:val="center"/>
          </w:tcPr>
          <w:p w14:paraId="3DA28FD2" w14:textId="7AEDD8CE" w:rsidR="00E477E5" w:rsidRPr="0063647E" w:rsidDel="00EF3361" w:rsidRDefault="00E477E5" w:rsidP="00D762D2">
            <w:pPr>
              <w:shd w:val="clear" w:color="auto" w:fill="FFFFFF"/>
              <w:contextualSpacing/>
              <w:rPr>
                <w:del w:id="26" w:author="Shewmaker, Michael@Energy" w:date="2016-03-29T15:28:00Z"/>
                <w:rFonts w:asciiTheme="minorHAnsi" w:hAnsiTheme="minorHAnsi"/>
                <w:sz w:val="18"/>
                <w:szCs w:val="18"/>
              </w:rPr>
            </w:pPr>
            <w:del w:id="27" w:author="Shewmaker, Michael@Energy" w:date="2016-03-29T15:28:00Z">
              <w:r w:rsidRPr="0063647E" w:rsidDel="00EF3361">
                <w:rPr>
                  <w:rFonts w:asciiTheme="minorHAnsi" w:eastAsia="Calibri" w:hAnsiTheme="minorHAnsi"/>
                  <w:sz w:val="18"/>
                  <w:szCs w:val="18"/>
                </w:rPr>
                <w:delText>HVAC Supply and return register dampers shall be fully open.</w:delText>
              </w:r>
            </w:del>
          </w:p>
        </w:tc>
      </w:tr>
      <w:tr w:rsidR="00E477E5" w:rsidRPr="0063647E" w:rsidDel="00EF3361" w14:paraId="3DA28FD6" w14:textId="328ED4EB" w:rsidTr="00D762D2">
        <w:trPr>
          <w:del w:id="28" w:author="Shewmaker, Michael@Energy" w:date="2016-03-29T15:28:00Z"/>
        </w:trPr>
        <w:tc>
          <w:tcPr>
            <w:tcW w:w="590" w:type="dxa"/>
            <w:vAlign w:val="center"/>
          </w:tcPr>
          <w:p w14:paraId="3DA28FD4" w14:textId="106A9165" w:rsidR="00E477E5" w:rsidRPr="0063647E" w:rsidDel="00EF3361" w:rsidRDefault="00E477E5" w:rsidP="00D762D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29" w:author="Shewmaker, Michael@Energy" w:date="2016-03-29T15:28:00Z"/>
                <w:rFonts w:asciiTheme="minorHAnsi" w:hAnsiTheme="minorHAnsi"/>
                <w:sz w:val="18"/>
                <w:szCs w:val="18"/>
              </w:rPr>
            </w:pPr>
            <w:del w:id="30" w:author="Shewmaker, Michael@Energy" w:date="2016-03-29T15:28:00Z">
              <w:r w:rsidRPr="0063647E" w:rsidDel="00EF3361">
                <w:rPr>
                  <w:rFonts w:asciiTheme="minorHAnsi" w:hAnsiTheme="minorHAnsi"/>
                  <w:sz w:val="18"/>
                  <w:szCs w:val="18"/>
                </w:rPr>
                <w:delText>03</w:delText>
              </w:r>
            </w:del>
          </w:p>
        </w:tc>
        <w:tc>
          <w:tcPr>
            <w:tcW w:w="10430" w:type="dxa"/>
            <w:vAlign w:val="center"/>
          </w:tcPr>
          <w:p w14:paraId="3DA28FD5" w14:textId="7E5C35F4" w:rsidR="00E477E5" w:rsidRPr="0063647E" w:rsidDel="00EF3361" w:rsidRDefault="00E477E5" w:rsidP="00F5239E">
            <w:pPr>
              <w:shd w:val="clear" w:color="auto" w:fill="FFFFFF"/>
              <w:rPr>
                <w:del w:id="31" w:author="Shewmaker, Michael@Energy" w:date="2016-03-29T15:28:00Z"/>
                <w:rFonts w:asciiTheme="minorHAnsi" w:eastAsia="Calibri" w:hAnsiTheme="minorHAnsi"/>
                <w:sz w:val="18"/>
                <w:szCs w:val="18"/>
              </w:rPr>
            </w:pPr>
            <w:del w:id="32" w:author="Shewmaker, Michael@Energy" w:date="2016-03-29T15:28:00Z">
              <w:r w:rsidRPr="0063647E" w:rsidDel="00EF3361">
                <w:rPr>
                  <w:rFonts w:asciiTheme="minorHAnsi" w:hAnsiTheme="minorHAnsi"/>
                  <w:sz w:val="18"/>
                  <w:szCs w:val="18"/>
                </w:rPr>
                <w:delText xml:space="preserve">Temporarily sealing of combustion flues and intermittent exhaust fans are not allowed. Some examples are: combustion flues, fresh air intakes, dryer vents, bathroom and kitchen exhaust vents and fire place.  </w:delText>
              </w:r>
            </w:del>
          </w:p>
        </w:tc>
      </w:tr>
      <w:tr w:rsidR="00E477E5" w:rsidRPr="0063647E" w:rsidDel="00EF3361" w14:paraId="3DA28FD9" w14:textId="1EDF9124" w:rsidTr="00D762D2">
        <w:trPr>
          <w:del w:id="33" w:author="Shewmaker, Michael@Energy" w:date="2016-03-29T15:28:00Z"/>
        </w:trPr>
        <w:tc>
          <w:tcPr>
            <w:tcW w:w="590" w:type="dxa"/>
            <w:vAlign w:val="center"/>
          </w:tcPr>
          <w:p w14:paraId="3DA28FD7" w14:textId="6A52BCFC" w:rsidR="00E477E5" w:rsidRPr="0063647E" w:rsidDel="00EF3361" w:rsidRDefault="00E477E5" w:rsidP="00D762D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34" w:author="Shewmaker, Michael@Energy" w:date="2016-03-29T15:28:00Z"/>
                <w:rFonts w:asciiTheme="minorHAnsi" w:hAnsiTheme="minorHAnsi"/>
                <w:sz w:val="18"/>
                <w:szCs w:val="18"/>
              </w:rPr>
            </w:pPr>
            <w:del w:id="35" w:author="Shewmaker, Michael@Energy" w:date="2016-03-29T15:28:00Z">
              <w:r w:rsidRPr="0063647E" w:rsidDel="00EF3361">
                <w:rPr>
                  <w:rFonts w:asciiTheme="minorHAnsi" w:hAnsiTheme="minorHAnsi"/>
                  <w:sz w:val="18"/>
                  <w:szCs w:val="18"/>
                </w:rPr>
                <w:delText>04</w:delText>
              </w:r>
            </w:del>
          </w:p>
        </w:tc>
        <w:tc>
          <w:tcPr>
            <w:tcW w:w="10430" w:type="dxa"/>
            <w:vAlign w:val="center"/>
          </w:tcPr>
          <w:p w14:paraId="3DA28FD8" w14:textId="541E062B" w:rsidR="00E477E5" w:rsidRPr="0063647E" w:rsidDel="00EF3361" w:rsidRDefault="00E477E5" w:rsidP="00D762D2">
            <w:pPr>
              <w:autoSpaceDE w:val="0"/>
              <w:autoSpaceDN w:val="0"/>
              <w:adjustRightInd w:val="0"/>
              <w:rPr>
                <w:del w:id="36" w:author="Shewmaker, Michael@Energy" w:date="2016-03-29T15:28:00Z"/>
                <w:rFonts w:asciiTheme="minorHAnsi" w:eastAsia="Calibri" w:hAnsiTheme="minorHAnsi"/>
                <w:sz w:val="18"/>
                <w:szCs w:val="18"/>
              </w:rPr>
            </w:pPr>
            <w:del w:id="37" w:author="Shewmaker, Michael@Energy" w:date="2016-03-29T15:28:00Z">
              <w:r w:rsidRPr="0063647E" w:rsidDel="00EF3361">
                <w:rPr>
                  <w:rFonts w:asciiTheme="minorHAnsi" w:hAnsiTheme="minorHAnsi"/>
                  <w:sz w:val="18"/>
                  <w:szCs w:val="18"/>
                </w:rPr>
                <w:delText xml:space="preserve">Continuously operated ventilation devices like energy recovery ventilators may be sealed.  </w:delText>
              </w:r>
            </w:del>
          </w:p>
        </w:tc>
      </w:tr>
      <w:tr w:rsidR="00E477E5" w:rsidRPr="0063647E" w:rsidDel="00EF3361" w14:paraId="3DA28FDC" w14:textId="63570E28" w:rsidTr="00D762D2">
        <w:trPr>
          <w:del w:id="38" w:author="Shewmaker, Michael@Energy" w:date="2016-03-29T15:28:00Z"/>
        </w:trPr>
        <w:tc>
          <w:tcPr>
            <w:tcW w:w="590" w:type="dxa"/>
            <w:vAlign w:val="center"/>
          </w:tcPr>
          <w:p w14:paraId="3DA28FDA" w14:textId="1F5E3645" w:rsidR="00E477E5" w:rsidRPr="0063647E" w:rsidDel="00EF3361" w:rsidRDefault="00E477E5" w:rsidP="00D762D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39" w:author="Shewmaker, Michael@Energy" w:date="2016-03-29T15:28:00Z"/>
                <w:rFonts w:asciiTheme="minorHAnsi" w:hAnsiTheme="minorHAnsi"/>
                <w:sz w:val="18"/>
                <w:szCs w:val="18"/>
              </w:rPr>
            </w:pPr>
            <w:del w:id="40" w:author="Shewmaker, Michael@Energy" w:date="2016-03-29T15:28:00Z">
              <w:r w:rsidRPr="0063647E" w:rsidDel="00EF3361">
                <w:rPr>
                  <w:rFonts w:asciiTheme="minorHAnsi" w:hAnsiTheme="minorHAnsi"/>
                  <w:sz w:val="18"/>
                  <w:szCs w:val="18"/>
                </w:rPr>
                <w:delText>05</w:delText>
              </w:r>
            </w:del>
          </w:p>
        </w:tc>
        <w:tc>
          <w:tcPr>
            <w:tcW w:w="10430" w:type="dxa"/>
            <w:vAlign w:val="center"/>
          </w:tcPr>
          <w:p w14:paraId="3DA28FDB" w14:textId="68356455" w:rsidR="00E477E5" w:rsidRPr="0063647E" w:rsidDel="00EF3361" w:rsidRDefault="00E477E5" w:rsidP="00F5239E">
            <w:pPr>
              <w:autoSpaceDE w:val="0"/>
              <w:autoSpaceDN w:val="0"/>
              <w:adjustRightInd w:val="0"/>
              <w:rPr>
                <w:del w:id="41" w:author="Shewmaker, Michael@Energy" w:date="2016-03-29T15:28:00Z"/>
                <w:rFonts w:asciiTheme="minorHAnsi" w:hAnsiTheme="minorHAnsi"/>
                <w:sz w:val="18"/>
                <w:szCs w:val="18"/>
              </w:rPr>
            </w:pPr>
            <w:del w:id="42" w:author="Shewmaker, Michael@Energy" w:date="2016-03-29T15:28:00Z">
              <w:r w:rsidRPr="0063647E" w:rsidDel="00EF3361">
                <w:rPr>
                  <w:rFonts w:asciiTheme="minorHAnsi" w:hAnsiTheme="minorHAnsi"/>
                  <w:sz w:val="18"/>
                  <w:szCs w:val="18"/>
                </w:rPr>
                <w:delText>Multifamily – Each dwelling unit must be tested individually and shown to meet the leakage requirements. Pressurization of the adjacent dwelling units while conducting this test is not allowed.</w:delText>
              </w:r>
            </w:del>
          </w:p>
        </w:tc>
      </w:tr>
      <w:tr w:rsidR="00E477E5" w:rsidRPr="0063647E" w:rsidDel="00EF3361" w14:paraId="3DA28FDE" w14:textId="64E7E486" w:rsidTr="00D762D2">
        <w:trPr>
          <w:del w:id="43" w:author="Shewmaker, Michael@Energy" w:date="2016-03-29T15:28:00Z"/>
        </w:trPr>
        <w:tc>
          <w:tcPr>
            <w:tcW w:w="11020" w:type="dxa"/>
            <w:gridSpan w:val="2"/>
            <w:vAlign w:val="center"/>
          </w:tcPr>
          <w:p w14:paraId="3DA28FDD" w14:textId="5BE7C11A" w:rsidR="00A71F1C" w:rsidDel="00EF3361" w:rsidRDefault="00242F95">
            <w:pPr>
              <w:autoSpaceDE w:val="0"/>
              <w:autoSpaceDN w:val="0"/>
              <w:adjustRightInd w:val="0"/>
              <w:rPr>
                <w:del w:id="44" w:author="Shewmaker, Michael@Energy" w:date="2016-03-29T15:28:00Z"/>
                <w:rFonts w:asciiTheme="minorHAnsi" w:hAnsiTheme="minorHAnsi"/>
                <w:sz w:val="18"/>
                <w:szCs w:val="18"/>
              </w:rPr>
            </w:pPr>
            <w:del w:id="45" w:author="Shewmaker, Michael@Energy" w:date="2016-03-29T15:28:00Z">
              <w:r w:rsidDel="00EF3361">
                <w:rPr>
                  <w:rFonts w:ascii="Calibri" w:hAnsi="Calibri"/>
                  <w:b/>
                  <w:sz w:val="18"/>
                  <w:szCs w:val="18"/>
                </w:rPr>
                <w:delText>The responsible person’s signature on this compliance document affirms that all applicable requirements in this table have been met</w:delText>
              </w:r>
              <w:r w:rsidR="00152F62" w:rsidDel="00EF3361">
                <w:rPr>
                  <w:rFonts w:ascii="Calibri" w:hAnsi="Calibri"/>
                  <w:b/>
                  <w:sz w:val="18"/>
                  <w:szCs w:val="18"/>
                </w:rPr>
                <w:delText>.</w:delText>
              </w:r>
            </w:del>
          </w:p>
        </w:tc>
      </w:tr>
    </w:tbl>
    <w:p w14:paraId="3DA28FDF" w14:textId="77777777" w:rsidR="00E477E5" w:rsidRDefault="00E477E5">
      <w:pPr>
        <w:rPr>
          <w:rFonts w:asciiTheme="minorHAnsi" w:hAnsiTheme="minorHAnsi"/>
          <w:b/>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E477E5" w:rsidRPr="00BB16FE" w14:paraId="3DA28FE1" w14:textId="77777777" w:rsidTr="00D762D2">
        <w:trPr>
          <w:trHeight w:val="288"/>
        </w:trPr>
        <w:tc>
          <w:tcPr>
            <w:tcW w:w="10950" w:type="dxa"/>
            <w:gridSpan w:val="4"/>
            <w:vAlign w:val="center"/>
          </w:tcPr>
          <w:p w14:paraId="3DA28FE0" w14:textId="77777777" w:rsidR="000B568A" w:rsidRDefault="00E477E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Calibri" w:hAnsi="Calibri" w:cs="Arial"/>
                <w:b/>
                <w:sz w:val="22"/>
                <w:szCs w:val="22"/>
              </w:rPr>
            </w:pPr>
            <w:r w:rsidRPr="00BB16FE">
              <w:rPr>
                <w:rFonts w:asciiTheme="minorHAnsi" w:eastAsia="Calibri" w:hAnsiTheme="minorHAnsi" w:cs="Arial"/>
                <w:b/>
                <w:caps/>
                <w:sz w:val="18"/>
                <w:szCs w:val="18"/>
              </w:rPr>
              <w:lastRenderedPageBreak/>
              <w:t>Documentation Author's Declaration Statement</w:t>
            </w:r>
          </w:p>
        </w:tc>
      </w:tr>
      <w:tr w:rsidR="00E477E5" w:rsidRPr="00BB16FE" w14:paraId="3DA28FE3" w14:textId="77777777" w:rsidTr="00F5239E">
        <w:trPr>
          <w:trHeight w:val="269"/>
        </w:trPr>
        <w:tc>
          <w:tcPr>
            <w:tcW w:w="10950" w:type="dxa"/>
            <w:gridSpan w:val="4"/>
            <w:vAlign w:val="center"/>
          </w:tcPr>
          <w:p w14:paraId="3DA28FE2" w14:textId="77777777" w:rsidR="001E146C" w:rsidRDefault="00E477E5" w:rsidP="00442035">
            <w:pPr>
              <w:keepNext/>
              <w:numPr>
                <w:ilvl w:val="0"/>
                <w:numId w:val="19"/>
              </w:numPr>
              <w:ind w:left="271" w:hanging="288"/>
              <w:rPr>
                <w:rFonts w:asciiTheme="minorHAnsi" w:eastAsia="Calibri" w:hAnsiTheme="minorHAnsi"/>
                <w:sz w:val="18"/>
                <w:szCs w:val="18"/>
              </w:rPr>
            </w:pPr>
            <w:r w:rsidRPr="00BB16FE">
              <w:rPr>
                <w:rFonts w:asciiTheme="minorHAnsi" w:eastAsia="Calibri" w:hAnsiTheme="minorHAnsi"/>
                <w:sz w:val="18"/>
                <w:szCs w:val="18"/>
              </w:rPr>
              <w:t>I certify that this Certificate of Verification documentation is accurate and complete.</w:t>
            </w:r>
          </w:p>
        </w:tc>
      </w:tr>
      <w:tr w:rsidR="00E477E5" w:rsidRPr="00BB16FE" w14:paraId="3DA28FE6" w14:textId="77777777" w:rsidTr="00D762D2">
        <w:trPr>
          <w:trHeight w:val="360"/>
        </w:trPr>
        <w:tc>
          <w:tcPr>
            <w:tcW w:w="5434" w:type="dxa"/>
          </w:tcPr>
          <w:p w14:paraId="3DA28FE4" w14:textId="77777777" w:rsidR="000B568A" w:rsidRDefault="00E477E5">
            <w:pPr>
              <w:keepNext/>
              <w:spacing w:line="276" w:lineRule="auto"/>
              <w:rPr>
                <w:rFonts w:asciiTheme="minorHAnsi" w:eastAsia="Calibri" w:hAnsiTheme="minorHAnsi"/>
                <w:sz w:val="14"/>
                <w:szCs w:val="14"/>
              </w:rPr>
            </w:pPr>
            <w:r w:rsidRPr="00BB16FE">
              <w:rPr>
                <w:rFonts w:asciiTheme="minorHAnsi" w:eastAsia="Calibri" w:hAnsiTheme="minorHAnsi"/>
                <w:sz w:val="14"/>
                <w:szCs w:val="14"/>
              </w:rPr>
              <w:t>Documentation Author Name:</w:t>
            </w:r>
          </w:p>
        </w:tc>
        <w:tc>
          <w:tcPr>
            <w:tcW w:w="5516" w:type="dxa"/>
            <w:gridSpan w:val="3"/>
          </w:tcPr>
          <w:p w14:paraId="3DA28FE5" w14:textId="77777777" w:rsidR="000B568A" w:rsidRDefault="00E477E5">
            <w:pPr>
              <w:keepNext/>
              <w:spacing w:line="276" w:lineRule="auto"/>
              <w:rPr>
                <w:rFonts w:asciiTheme="minorHAnsi" w:eastAsia="Calibri" w:hAnsiTheme="minorHAnsi"/>
                <w:sz w:val="14"/>
                <w:szCs w:val="14"/>
              </w:rPr>
            </w:pPr>
            <w:r w:rsidRPr="00BB16FE">
              <w:rPr>
                <w:rFonts w:asciiTheme="minorHAnsi" w:eastAsia="Calibri" w:hAnsiTheme="minorHAnsi"/>
                <w:sz w:val="14"/>
                <w:szCs w:val="14"/>
              </w:rPr>
              <w:t>Documentation Author Signature:</w:t>
            </w:r>
          </w:p>
        </w:tc>
      </w:tr>
      <w:tr w:rsidR="00E477E5" w:rsidRPr="00BB16FE" w14:paraId="3DA28FE9" w14:textId="77777777" w:rsidTr="00D762D2">
        <w:trPr>
          <w:trHeight w:val="360"/>
        </w:trPr>
        <w:tc>
          <w:tcPr>
            <w:tcW w:w="5434" w:type="dxa"/>
          </w:tcPr>
          <w:p w14:paraId="3DA28FE7" w14:textId="77777777" w:rsidR="000B568A" w:rsidRDefault="00E477E5">
            <w:pPr>
              <w:keepNext/>
              <w:spacing w:line="276" w:lineRule="auto"/>
              <w:rPr>
                <w:rFonts w:asciiTheme="minorHAnsi" w:eastAsia="Calibri" w:hAnsiTheme="minorHAnsi"/>
                <w:sz w:val="14"/>
                <w:szCs w:val="14"/>
              </w:rPr>
            </w:pPr>
            <w:r w:rsidRPr="00BB16FE">
              <w:rPr>
                <w:rFonts w:asciiTheme="minorHAnsi" w:eastAsia="Calibri" w:hAnsiTheme="minorHAnsi"/>
                <w:sz w:val="14"/>
                <w:szCs w:val="14"/>
              </w:rPr>
              <w:t>Company:</w:t>
            </w:r>
          </w:p>
        </w:tc>
        <w:tc>
          <w:tcPr>
            <w:tcW w:w="5516" w:type="dxa"/>
            <w:gridSpan w:val="3"/>
          </w:tcPr>
          <w:p w14:paraId="3DA28FE8" w14:textId="77777777" w:rsidR="000B568A" w:rsidRDefault="00E477E5">
            <w:pPr>
              <w:keepNext/>
              <w:spacing w:line="276" w:lineRule="auto"/>
              <w:rPr>
                <w:rFonts w:asciiTheme="minorHAnsi" w:eastAsia="Calibri" w:hAnsiTheme="minorHAnsi"/>
                <w:sz w:val="14"/>
                <w:szCs w:val="14"/>
              </w:rPr>
            </w:pPr>
            <w:r w:rsidRPr="00BB16FE">
              <w:rPr>
                <w:rFonts w:asciiTheme="minorHAnsi" w:eastAsia="Calibri" w:hAnsiTheme="minorHAnsi"/>
                <w:sz w:val="14"/>
                <w:szCs w:val="14"/>
              </w:rPr>
              <w:t>Date Signed:</w:t>
            </w:r>
          </w:p>
        </w:tc>
      </w:tr>
      <w:tr w:rsidR="00E477E5" w:rsidRPr="00BB16FE" w14:paraId="3DA28FEC" w14:textId="77777777" w:rsidTr="00D762D2">
        <w:trPr>
          <w:trHeight w:val="360"/>
        </w:trPr>
        <w:tc>
          <w:tcPr>
            <w:tcW w:w="5434" w:type="dxa"/>
          </w:tcPr>
          <w:p w14:paraId="3DA28FEA" w14:textId="77777777" w:rsidR="000B568A" w:rsidRDefault="00E477E5">
            <w:pPr>
              <w:keepNext/>
              <w:spacing w:line="276" w:lineRule="auto"/>
              <w:rPr>
                <w:rFonts w:asciiTheme="minorHAnsi" w:eastAsia="Calibri" w:hAnsiTheme="minorHAnsi"/>
                <w:sz w:val="14"/>
                <w:szCs w:val="14"/>
              </w:rPr>
            </w:pPr>
            <w:r w:rsidRPr="00BB16FE">
              <w:rPr>
                <w:rFonts w:asciiTheme="minorHAnsi" w:eastAsia="Calibri" w:hAnsiTheme="minorHAnsi"/>
                <w:sz w:val="14"/>
                <w:szCs w:val="14"/>
              </w:rPr>
              <w:t>Address:</w:t>
            </w:r>
          </w:p>
        </w:tc>
        <w:tc>
          <w:tcPr>
            <w:tcW w:w="5516" w:type="dxa"/>
            <w:gridSpan w:val="3"/>
          </w:tcPr>
          <w:p w14:paraId="3DA28FEB" w14:textId="77777777" w:rsidR="000B568A" w:rsidRDefault="00E477E5">
            <w:pPr>
              <w:keepNext/>
              <w:spacing w:line="276" w:lineRule="auto"/>
              <w:rPr>
                <w:rFonts w:asciiTheme="minorHAnsi" w:eastAsia="Calibri" w:hAnsiTheme="minorHAnsi"/>
                <w:sz w:val="14"/>
                <w:szCs w:val="14"/>
              </w:rPr>
            </w:pPr>
            <w:r w:rsidRPr="00BB16FE">
              <w:rPr>
                <w:rFonts w:asciiTheme="minorHAnsi" w:eastAsia="Calibri" w:hAnsiTheme="minorHAnsi"/>
                <w:sz w:val="14"/>
                <w:szCs w:val="14"/>
              </w:rPr>
              <w:t>CEA/HERS Certification Information (if applicable):</w:t>
            </w:r>
          </w:p>
        </w:tc>
      </w:tr>
      <w:tr w:rsidR="00E477E5" w:rsidRPr="00BB16FE" w14:paraId="3DA28FEF" w14:textId="77777777" w:rsidTr="00D762D2">
        <w:trPr>
          <w:trHeight w:val="360"/>
        </w:trPr>
        <w:tc>
          <w:tcPr>
            <w:tcW w:w="5434" w:type="dxa"/>
          </w:tcPr>
          <w:p w14:paraId="3DA28FED" w14:textId="77777777" w:rsidR="000B568A" w:rsidRDefault="00E477E5">
            <w:pPr>
              <w:keepNext/>
              <w:spacing w:line="276" w:lineRule="auto"/>
              <w:rPr>
                <w:rFonts w:asciiTheme="minorHAnsi" w:eastAsia="Calibri" w:hAnsiTheme="minorHAnsi"/>
                <w:sz w:val="14"/>
                <w:szCs w:val="14"/>
              </w:rPr>
            </w:pPr>
            <w:r w:rsidRPr="00BB16FE">
              <w:rPr>
                <w:rFonts w:asciiTheme="minorHAnsi" w:eastAsia="Calibri" w:hAnsiTheme="minorHAnsi"/>
                <w:sz w:val="14"/>
                <w:szCs w:val="14"/>
              </w:rPr>
              <w:t>City/State/Zip:</w:t>
            </w:r>
          </w:p>
        </w:tc>
        <w:tc>
          <w:tcPr>
            <w:tcW w:w="5516" w:type="dxa"/>
            <w:gridSpan w:val="3"/>
          </w:tcPr>
          <w:p w14:paraId="3DA28FEE" w14:textId="77777777" w:rsidR="000B568A" w:rsidRDefault="00E477E5">
            <w:pPr>
              <w:keepNext/>
              <w:spacing w:line="276" w:lineRule="auto"/>
              <w:rPr>
                <w:rFonts w:asciiTheme="minorHAnsi" w:eastAsia="Calibri" w:hAnsiTheme="minorHAnsi"/>
                <w:sz w:val="14"/>
                <w:szCs w:val="14"/>
              </w:rPr>
            </w:pPr>
            <w:r w:rsidRPr="00BB16FE">
              <w:rPr>
                <w:rFonts w:asciiTheme="minorHAnsi" w:eastAsia="Calibri" w:hAnsiTheme="minorHAnsi"/>
                <w:sz w:val="14"/>
                <w:szCs w:val="14"/>
              </w:rPr>
              <w:t>Phone:</w:t>
            </w:r>
          </w:p>
        </w:tc>
      </w:tr>
      <w:tr w:rsidR="00E477E5" w:rsidRPr="00BB16FE" w14:paraId="3DA28FF1" w14:textId="77777777" w:rsidTr="00D762D2">
        <w:tblPrEx>
          <w:tblCellMar>
            <w:left w:w="115" w:type="dxa"/>
            <w:right w:w="115" w:type="dxa"/>
          </w:tblCellMar>
        </w:tblPrEx>
        <w:trPr>
          <w:trHeight w:val="296"/>
        </w:trPr>
        <w:tc>
          <w:tcPr>
            <w:tcW w:w="10950" w:type="dxa"/>
            <w:gridSpan w:val="4"/>
            <w:vAlign w:val="center"/>
          </w:tcPr>
          <w:p w14:paraId="3DA28FF0" w14:textId="77777777" w:rsidR="000B568A" w:rsidRDefault="00E477E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8"/>
                <w:szCs w:val="18"/>
              </w:rPr>
            </w:pPr>
            <w:r w:rsidRPr="00BB16FE">
              <w:rPr>
                <w:rFonts w:asciiTheme="minorHAnsi" w:eastAsia="Calibri" w:hAnsiTheme="minorHAnsi" w:cs="Arial"/>
                <w:b/>
                <w:caps/>
                <w:sz w:val="18"/>
                <w:szCs w:val="18"/>
              </w:rPr>
              <w:t xml:space="preserve">Responsible Person's Declaration statement </w:t>
            </w:r>
          </w:p>
        </w:tc>
      </w:tr>
      <w:tr w:rsidR="00E477E5" w:rsidRPr="00BB16FE" w14:paraId="3DA28FF8" w14:textId="77777777" w:rsidTr="00D762D2">
        <w:tblPrEx>
          <w:tblCellMar>
            <w:left w:w="115" w:type="dxa"/>
            <w:right w:w="115" w:type="dxa"/>
          </w:tblCellMar>
        </w:tblPrEx>
        <w:trPr>
          <w:trHeight w:val="504"/>
        </w:trPr>
        <w:tc>
          <w:tcPr>
            <w:tcW w:w="10950" w:type="dxa"/>
            <w:gridSpan w:val="4"/>
            <w:shd w:val="clear" w:color="auto" w:fill="auto"/>
          </w:tcPr>
          <w:p w14:paraId="3DA28FF2" w14:textId="77777777" w:rsidR="000B568A" w:rsidRDefault="00E477E5" w:rsidP="00442035">
            <w:pPr>
              <w:keepNext/>
              <w:widowControl w:val="0"/>
              <w:ind w:right="90"/>
              <w:rPr>
                <w:rFonts w:asciiTheme="minorHAnsi" w:hAnsiTheme="minorHAnsi"/>
                <w:snapToGrid w:val="0"/>
                <w:sz w:val="18"/>
                <w:szCs w:val="18"/>
              </w:rPr>
            </w:pPr>
            <w:r w:rsidRPr="00BB16FE">
              <w:rPr>
                <w:rFonts w:asciiTheme="minorHAnsi" w:hAnsiTheme="minorHAnsi"/>
                <w:snapToGrid w:val="0"/>
                <w:sz w:val="18"/>
                <w:szCs w:val="18"/>
              </w:rPr>
              <w:t xml:space="preserve">I certify the following under penalty of perjury, under the laws of the State of California: </w:t>
            </w:r>
          </w:p>
          <w:p w14:paraId="3DA28FF3" w14:textId="77777777" w:rsidR="000B568A" w:rsidRDefault="00E477E5">
            <w:pPr>
              <w:keepNext/>
              <w:widowControl w:val="0"/>
              <w:numPr>
                <w:ilvl w:val="0"/>
                <w:numId w:val="20"/>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information provided on this Certificate of Verification is true and correct.</w:t>
            </w:r>
          </w:p>
          <w:p w14:paraId="3DA28FF4" w14:textId="77777777" w:rsidR="000B568A" w:rsidRDefault="00E477E5">
            <w:pPr>
              <w:keepNext/>
              <w:widowControl w:val="0"/>
              <w:numPr>
                <w:ilvl w:val="0"/>
                <w:numId w:val="20"/>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I am the certified HERS Rater who performed the verification identified and reported on this Certificate of Verification (responsible rater).</w:t>
            </w:r>
          </w:p>
          <w:p w14:paraId="3DA28FF5" w14:textId="77777777" w:rsidR="000B568A" w:rsidRDefault="00E477E5">
            <w:pPr>
              <w:keepNext/>
              <w:widowControl w:val="0"/>
              <w:numPr>
                <w:ilvl w:val="0"/>
                <w:numId w:val="20"/>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DA28FF6" w14:textId="77777777" w:rsidR="000B568A" w:rsidRDefault="00E477E5">
            <w:pPr>
              <w:keepNext/>
              <w:widowControl w:val="0"/>
              <w:numPr>
                <w:ilvl w:val="0"/>
                <w:numId w:val="20"/>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DA28FF7" w14:textId="77777777" w:rsidR="000B568A" w:rsidRDefault="00E477E5">
            <w:pPr>
              <w:keepNext/>
              <w:widowControl w:val="0"/>
              <w:numPr>
                <w:ilvl w:val="0"/>
                <w:numId w:val="20"/>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E477E5" w:rsidRPr="00BB16FE" w14:paraId="3DA28FFA" w14:textId="77777777" w:rsidTr="00D762D2">
        <w:tblPrEx>
          <w:tblCellMar>
            <w:left w:w="115" w:type="dxa"/>
            <w:right w:w="115" w:type="dxa"/>
          </w:tblCellMar>
        </w:tblPrEx>
        <w:trPr>
          <w:trHeight w:val="278"/>
        </w:trPr>
        <w:tc>
          <w:tcPr>
            <w:tcW w:w="10950" w:type="dxa"/>
            <w:gridSpan w:val="4"/>
            <w:vAlign w:val="center"/>
          </w:tcPr>
          <w:p w14:paraId="3DA28FF9" w14:textId="77777777" w:rsidR="000B568A" w:rsidRDefault="00E477E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cs="Arial"/>
                <w:b/>
                <w:caps/>
                <w:sz w:val="18"/>
                <w:szCs w:val="18"/>
              </w:rPr>
            </w:pPr>
            <w:r w:rsidRPr="00BB16FE">
              <w:rPr>
                <w:rFonts w:asciiTheme="minorHAnsi" w:eastAsia="Calibri" w:hAnsiTheme="minorHAnsi" w:cs="Arial"/>
                <w:b/>
                <w:caps/>
                <w:sz w:val="18"/>
                <w:szCs w:val="18"/>
              </w:rPr>
              <w:t>BUILDER OR INSTALLER INFORMATION AS SHOWN ON THE CERTIFICATE OF INSTALLATION</w:t>
            </w:r>
          </w:p>
        </w:tc>
      </w:tr>
      <w:tr w:rsidR="00E477E5" w:rsidRPr="00BB16FE" w14:paraId="3DA28FFC" w14:textId="77777777" w:rsidTr="00442035">
        <w:tblPrEx>
          <w:tblCellMar>
            <w:left w:w="115" w:type="dxa"/>
            <w:right w:w="115" w:type="dxa"/>
          </w:tblCellMar>
        </w:tblPrEx>
        <w:trPr>
          <w:trHeight w:hRule="exact" w:val="360"/>
        </w:trPr>
        <w:tc>
          <w:tcPr>
            <w:tcW w:w="10950" w:type="dxa"/>
            <w:gridSpan w:val="4"/>
          </w:tcPr>
          <w:p w14:paraId="3DA28FFB" w14:textId="77777777" w:rsidR="000B568A" w:rsidRDefault="00E477E5" w:rsidP="008D092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4"/>
                <w:szCs w:val="14"/>
              </w:rPr>
            </w:pPr>
            <w:r w:rsidRPr="00BB16FE">
              <w:rPr>
                <w:rFonts w:asciiTheme="minorHAnsi" w:eastAsia="Calibri" w:hAnsiTheme="minorHAnsi"/>
                <w:sz w:val="14"/>
                <w:szCs w:val="14"/>
              </w:rPr>
              <w:t>Company Name (Installing Subcontractor, General Contractor, or Builder/Owner):</w:t>
            </w:r>
          </w:p>
        </w:tc>
      </w:tr>
      <w:tr w:rsidR="00E477E5" w:rsidRPr="00BB16FE" w14:paraId="3DA28FFF" w14:textId="77777777" w:rsidTr="00D762D2">
        <w:tblPrEx>
          <w:tblCellMar>
            <w:left w:w="115" w:type="dxa"/>
            <w:right w:w="115" w:type="dxa"/>
          </w:tblCellMar>
        </w:tblPrEx>
        <w:trPr>
          <w:trHeight w:hRule="exact" w:val="360"/>
        </w:trPr>
        <w:tc>
          <w:tcPr>
            <w:tcW w:w="5475" w:type="dxa"/>
            <w:gridSpan w:val="2"/>
          </w:tcPr>
          <w:p w14:paraId="3DA28FFD" w14:textId="77777777" w:rsidR="000B568A" w:rsidRDefault="00E477E5">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4"/>
                <w:szCs w:val="14"/>
              </w:rPr>
            </w:pPr>
            <w:r w:rsidRPr="00BB16FE">
              <w:rPr>
                <w:rFonts w:asciiTheme="minorHAnsi" w:eastAsia="Calibri" w:hAnsiTheme="minorHAnsi"/>
                <w:sz w:val="14"/>
                <w:szCs w:val="14"/>
              </w:rPr>
              <w:t>Responsible Builder or Installer Name:</w:t>
            </w:r>
          </w:p>
        </w:tc>
        <w:tc>
          <w:tcPr>
            <w:tcW w:w="5475" w:type="dxa"/>
            <w:gridSpan w:val="2"/>
          </w:tcPr>
          <w:p w14:paraId="3DA28FFE" w14:textId="77777777" w:rsidR="000B568A" w:rsidRDefault="00E477E5">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4"/>
                <w:szCs w:val="14"/>
              </w:rPr>
            </w:pPr>
            <w:r w:rsidRPr="00BB16FE">
              <w:rPr>
                <w:rFonts w:asciiTheme="minorHAnsi" w:eastAsia="Calibri" w:hAnsiTheme="minorHAnsi"/>
                <w:sz w:val="14"/>
                <w:szCs w:val="14"/>
              </w:rPr>
              <w:t>CSLB License:</w:t>
            </w:r>
          </w:p>
        </w:tc>
      </w:tr>
      <w:tr w:rsidR="00E477E5" w:rsidRPr="00BB16FE" w14:paraId="3DA29001" w14:textId="77777777" w:rsidTr="00D762D2">
        <w:tblPrEx>
          <w:tblCellMar>
            <w:left w:w="108" w:type="dxa"/>
            <w:right w:w="108" w:type="dxa"/>
          </w:tblCellMar>
        </w:tblPrEx>
        <w:trPr>
          <w:trHeight w:hRule="exact" w:val="288"/>
        </w:trPr>
        <w:tc>
          <w:tcPr>
            <w:tcW w:w="10950" w:type="dxa"/>
            <w:gridSpan w:val="4"/>
            <w:vAlign w:val="center"/>
          </w:tcPr>
          <w:p w14:paraId="3DA29000" w14:textId="77777777" w:rsidR="000B568A" w:rsidRDefault="00E477E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cs="Arial"/>
                <w:b/>
                <w:caps/>
                <w:sz w:val="18"/>
                <w:szCs w:val="18"/>
              </w:rPr>
              <w:t>HERS PROVIDER DATA REGISTRY INFORMATION</w:t>
            </w:r>
          </w:p>
        </w:tc>
      </w:tr>
      <w:tr w:rsidR="00E477E5" w:rsidRPr="00BB16FE" w14:paraId="3DA29004" w14:textId="77777777" w:rsidTr="00D762D2">
        <w:tblPrEx>
          <w:tblCellMar>
            <w:left w:w="108" w:type="dxa"/>
            <w:right w:w="108" w:type="dxa"/>
          </w:tblCellMar>
        </w:tblPrEx>
        <w:trPr>
          <w:trHeight w:hRule="exact" w:val="360"/>
        </w:trPr>
        <w:tc>
          <w:tcPr>
            <w:tcW w:w="5482" w:type="dxa"/>
            <w:gridSpan w:val="3"/>
          </w:tcPr>
          <w:p w14:paraId="3DA29002" w14:textId="77777777" w:rsidR="000B568A" w:rsidRDefault="00E477E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4"/>
                <w:szCs w:val="14"/>
              </w:rPr>
            </w:pPr>
            <w:r w:rsidRPr="00BB16FE">
              <w:rPr>
                <w:rFonts w:asciiTheme="minorHAnsi" w:eastAsia="Calibri" w:hAnsiTheme="minorHAnsi"/>
                <w:sz w:val="14"/>
                <w:szCs w:val="14"/>
              </w:rPr>
              <w:t>Sample Group Number (if applicable):</w:t>
            </w:r>
          </w:p>
        </w:tc>
        <w:tc>
          <w:tcPr>
            <w:tcW w:w="5468" w:type="dxa"/>
          </w:tcPr>
          <w:p w14:paraId="3DA29003" w14:textId="2653745A" w:rsidR="000B568A" w:rsidRDefault="00E477E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4"/>
                <w:szCs w:val="14"/>
              </w:rPr>
            </w:pPr>
            <w:r w:rsidRPr="00BB16FE">
              <w:rPr>
                <w:rFonts w:asciiTheme="minorHAnsi" w:eastAsia="Calibri" w:hAnsiTheme="minorHAnsi"/>
                <w:sz w:val="14"/>
                <w:szCs w:val="14"/>
              </w:rPr>
              <w:t>Dwelling Test Status in Sample Group (if applicable)</w:t>
            </w:r>
            <w:r w:rsidR="008D0926">
              <w:rPr>
                <w:rFonts w:asciiTheme="minorHAnsi" w:eastAsia="Calibri" w:hAnsiTheme="minorHAnsi"/>
                <w:sz w:val="14"/>
                <w:szCs w:val="14"/>
              </w:rPr>
              <w:t>:</w:t>
            </w:r>
          </w:p>
        </w:tc>
      </w:tr>
      <w:tr w:rsidR="00E477E5" w:rsidRPr="00BB16FE" w14:paraId="3DA29006" w14:textId="77777777" w:rsidTr="00D762D2">
        <w:tblPrEx>
          <w:tblCellMar>
            <w:left w:w="108" w:type="dxa"/>
            <w:right w:w="108" w:type="dxa"/>
          </w:tblCellMar>
        </w:tblPrEx>
        <w:trPr>
          <w:trHeight w:val="288"/>
        </w:trPr>
        <w:tc>
          <w:tcPr>
            <w:tcW w:w="10950" w:type="dxa"/>
            <w:gridSpan w:val="4"/>
            <w:vAlign w:val="center"/>
          </w:tcPr>
          <w:p w14:paraId="3DA29005" w14:textId="77777777" w:rsidR="000B568A" w:rsidRDefault="00E477E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cs="Arial"/>
                <w:b/>
                <w:caps/>
                <w:sz w:val="18"/>
                <w:szCs w:val="18"/>
              </w:rPr>
              <w:t>HERS RATER INFORMATION</w:t>
            </w:r>
          </w:p>
        </w:tc>
      </w:tr>
      <w:tr w:rsidR="00E477E5" w:rsidRPr="00BB16FE" w14:paraId="3DA29008" w14:textId="77777777" w:rsidTr="00D762D2">
        <w:tblPrEx>
          <w:tblCellMar>
            <w:left w:w="108" w:type="dxa"/>
            <w:right w:w="108" w:type="dxa"/>
          </w:tblCellMar>
        </w:tblPrEx>
        <w:trPr>
          <w:trHeight w:hRule="exact" w:val="360"/>
        </w:trPr>
        <w:tc>
          <w:tcPr>
            <w:tcW w:w="10950" w:type="dxa"/>
            <w:gridSpan w:val="4"/>
          </w:tcPr>
          <w:p w14:paraId="3DA29007" w14:textId="77777777" w:rsidR="000B568A" w:rsidRDefault="00E477E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sz w:val="14"/>
                <w:szCs w:val="14"/>
              </w:rPr>
              <w:t>HERS Rater Company Name:</w:t>
            </w:r>
          </w:p>
        </w:tc>
      </w:tr>
      <w:tr w:rsidR="00E477E5" w:rsidRPr="00BB16FE" w14:paraId="3DA2900B" w14:textId="77777777" w:rsidTr="00D762D2">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DA29009" w14:textId="77777777" w:rsidR="000B568A" w:rsidRDefault="00E477E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3DA2900A" w14:textId="77777777" w:rsidR="000B568A" w:rsidRDefault="00E477E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Signature:</w:t>
            </w:r>
          </w:p>
        </w:tc>
      </w:tr>
      <w:tr w:rsidR="00E477E5" w:rsidRPr="00BB16FE" w14:paraId="3DA2900E" w14:textId="77777777" w:rsidTr="00D762D2">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DA2900C" w14:textId="6AA36900" w:rsidR="000B568A" w:rsidRDefault="00E477E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Certification Number w/ this HERS Provider</w:t>
            </w:r>
            <w:r w:rsidR="008D0926">
              <w:rPr>
                <w:rFonts w:asciiTheme="minorHAnsi" w:eastAsia="Calibr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3DA2900D" w14:textId="77777777" w:rsidR="000B568A" w:rsidRDefault="00E477E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sz w:val="14"/>
                <w:szCs w:val="14"/>
              </w:rPr>
              <w:t>Date Signed:</w:t>
            </w:r>
          </w:p>
        </w:tc>
      </w:tr>
    </w:tbl>
    <w:p w14:paraId="3DA2900F" w14:textId="77777777" w:rsidR="008F5FE0" w:rsidRDefault="008F5FE0" w:rsidP="00612796">
      <w:pPr>
        <w:autoSpaceDE w:val="0"/>
        <w:autoSpaceDN w:val="0"/>
        <w:adjustRightInd w:val="0"/>
        <w:jc w:val="both"/>
        <w:rPr>
          <w:rFonts w:asciiTheme="minorHAnsi" w:hAnsiTheme="minorHAnsi"/>
        </w:rPr>
      </w:pPr>
    </w:p>
    <w:p w14:paraId="3DA29019" w14:textId="77777777" w:rsidR="00BA4A71" w:rsidRPr="00BA4A71" w:rsidRDefault="00BA4A71" w:rsidP="00612796">
      <w:pPr>
        <w:autoSpaceDE w:val="0"/>
        <w:autoSpaceDN w:val="0"/>
        <w:adjustRightInd w:val="0"/>
        <w:jc w:val="both"/>
        <w:rPr>
          <w:rFonts w:asciiTheme="minorHAnsi" w:hAnsiTheme="minorHAnsi"/>
        </w:rPr>
      </w:pPr>
    </w:p>
    <w:p w14:paraId="3DA2901A" w14:textId="77777777" w:rsidR="00781087" w:rsidRPr="00BA4A71" w:rsidRDefault="00781087" w:rsidP="00E33331">
      <w:pPr>
        <w:rPr>
          <w:rFonts w:asciiTheme="minorHAnsi" w:hAnsiTheme="minorHAnsi"/>
        </w:rPr>
        <w:sectPr w:rsidR="00781087" w:rsidRPr="00BA4A71" w:rsidSect="00753B8C">
          <w:headerReference w:type="even" r:id="rId10"/>
          <w:headerReference w:type="default" r:id="rId11"/>
          <w:footerReference w:type="default" r:id="rId12"/>
          <w:headerReference w:type="first" r:id="rId13"/>
          <w:pgSz w:w="12240" w:h="15840" w:code="1"/>
          <w:pgMar w:top="720" w:right="720" w:bottom="720" w:left="720" w:header="432" w:footer="432" w:gutter="0"/>
          <w:cols w:space="720"/>
          <w:docGrid w:linePitch="272"/>
        </w:sectPr>
      </w:pPr>
    </w:p>
    <w:p w14:paraId="3DA2901B" w14:textId="77777777" w:rsidR="000B568A" w:rsidRPr="00442035" w:rsidRDefault="00F5239E">
      <w:pPr>
        <w:jc w:val="center"/>
        <w:rPr>
          <w:rFonts w:asciiTheme="minorHAnsi" w:hAnsiTheme="minorHAnsi"/>
          <w:b/>
          <w:szCs w:val="18"/>
        </w:rPr>
      </w:pPr>
      <w:r w:rsidRPr="00442035">
        <w:rPr>
          <w:rFonts w:asciiTheme="minorHAnsi" w:hAnsiTheme="minorHAnsi"/>
          <w:b/>
          <w:szCs w:val="18"/>
        </w:rPr>
        <w:lastRenderedPageBreak/>
        <w:t>CF3R-MCH-24c-H User Instructions</w:t>
      </w:r>
    </w:p>
    <w:p w14:paraId="3DA2901C" w14:textId="77777777" w:rsidR="00E33331" w:rsidRPr="001C37BE" w:rsidRDefault="00E33331" w:rsidP="00E33331">
      <w:pPr>
        <w:rPr>
          <w:rFonts w:asciiTheme="minorHAnsi" w:hAnsiTheme="minorHAnsi"/>
          <w:sz w:val="18"/>
          <w:szCs w:val="18"/>
        </w:rPr>
      </w:pPr>
    </w:p>
    <w:p w14:paraId="3DA2901D" w14:textId="77777777" w:rsidR="00A814C0" w:rsidRPr="00782762" w:rsidRDefault="00A814C0" w:rsidP="00A814C0">
      <w:pPr>
        <w:rPr>
          <w:rFonts w:ascii="Calibri" w:hAnsi="Calibri"/>
          <w:b/>
          <w:sz w:val="18"/>
          <w:szCs w:val="18"/>
        </w:rPr>
      </w:pPr>
      <w:r w:rsidRPr="00782762">
        <w:rPr>
          <w:rFonts w:ascii="Calibri" w:hAnsi="Calibri"/>
          <w:b/>
          <w:sz w:val="18"/>
          <w:szCs w:val="18"/>
        </w:rPr>
        <w:t xml:space="preserve">Section A. Building Air Leakage – General Information </w:t>
      </w:r>
    </w:p>
    <w:p w14:paraId="3DA2901E" w14:textId="77777777" w:rsidR="00A814C0" w:rsidRPr="00782762" w:rsidRDefault="00A814C0" w:rsidP="00A814C0">
      <w:pPr>
        <w:pStyle w:val="ListParagraph"/>
        <w:numPr>
          <w:ilvl w:val="0"/>
          <w:numId w:val="9"/>
        </w:numPr>
        <w:rPr>
          <w:rFonts w:ascii="Calibri" w:hAnsi="Calibri"/>
          <w:sz w:val="18"/>
          <w:szCs w:val="18"/>
        </w:rPr>
      </w:pPr>
      <w:r w:rsidRPr="00782762">
        <w:rPr>
          <w:rFonts w:ascii="Calibri" w:hAnsi="Calibri"/>
          <w:sz w:val="18"/>
          <w:szCs w:val="18"/>
        </w:rPr>
        <w:t>Enter the indoor temperature measured at the time that the building air leakage test was performed.</w:t>
      </w:r>
    </w:p>
    <w:p w14:paraId="3DA2901F" w14:textId="77777777" w:rsidR="00A814C0" w:rsidRPr="00782762" w:rsidRDefault="00A814C0" w:rsidP="00A814C0">
      <w:pPr>
        <w:pStyle w:val="ListParagraph"/>
        <w:numPr>
          <w:ilvl w:val="0"/>
          <w:numId w:val="9"/>
        </w:numPr>
        <w:rPr>
          <w:rFonts w:ascii="Calibri" w:hAnsi="Calibri"/>
          <w:sz w:val="18"/>
          <w:szCs w:val="18"/>
        </w:rPr>
      </w:pPr>
      <w:r w:rsidRPr="00782762">
        <w:rPr>
          <w:rFonts w:ascii="Calibri" w:hAnsi="Calibri"/>
          <w:sz w:val="18"/>
          <w:szCs w:val="18"/>
        </w:rPr>
        <w:t>Enter the outdoor temperature measured at the time that the building air leakage test was performed.</w:t>
      </w:r>
    </w:p>
    <w:p w14:paraId="3DA29020" w14:textId="77777777" w:rsidR="00A814C0" w:rsidRPr="00782762" w:rsidRDefault="00A814C0" w:rsidP="00A814C0">
      <w:pPr>
        <w:pStyle w:val="ListParagraph"/>
        <w:numPr>
          <w:ilvl w:val="0"/>
          <w:numId w:val="9"/>
        </w:numPr>
        <w:rPr>
          <w:rFonts w:ascii="Calibri" w:hAnsi="Calibri"/>
          <w:sz w:val="18"/>
          <w:szCs w:val="18"/>
        </w:rPr>
      </w:pPr>
      <w:r w:rsidRPr="00782762">
        <w:rPr>
          <w:rFonts w:ascii="Calibri" w:hAnsi="Calibri"/>
          <w:sz w:val="18"/>
          <w:szCs w:val="18"/>
        </w:rPr>
        <w:t xml:space="preserve">Provide a brief description of the location where the blower door was installed for the test. </w:t>
      </w:r>
      <w:r w:rsidR="00C720B8">
        <w:rPr>
          <w:rFonts w:ascii="Calibri" w:hAnsi="Calibri"/>
          <w:sz w:val="18"/>
          <w:szCs w:val="18"/>
        </w:rPr>
        <w:t>(</w:t>
      </w:r>
      <w:r w:rsidRPr="00782762">
        <w:rPr>
          <w:rFonts w:ascii="Calibri" w:hAnsi="Calibri"/>
          <w:sz w:val="18"/>
          <w:szCs w:val="18"/>
        </w:rPr>
        <w:t>Examples: “front entry door on west side of house”, “door between house and garage”, “large window in family room</w:t>
      </w:r>
      <w:r w:rsidR="00C720B8" w:rsidRPr="00782762">
        <w:rPr>
          <w:rFonts w:ascii="Calibri" w:hAnsi="Calibri"/>
          <w:sz w:val="18"/>
          <w:szCs w:val="18"/>
        </w:rPr>
        <w:t>”</w:t>
      </w:r>
      <w:r w:rsidR="00C720B8">
        <w:rPr>
          <w:rFonts w:ascii="Calibri" w:hAnsi="Calibri"/>
          <w:sz w:val="18"/>
          <w:szCs w:val="18"/>
        </w:rPr>
        <w:t>)</w:t>
      </w:r>
    </w:p>
    <w:p w14:paraId="3DA29021" w14:textId="22693C98" w:rsidR="00A814C0" w:rsidRPr="00782762" w:rsidRDefault="00A814C0" w:rsidP="00A814C0">
      <w:pPr>
        <w:pStyle w:val="ListParagraph"/>
        <w:numPr>
          <w:ilvl w:val="0"/>
          <w:numId w:val="9"/>
        </w:numPr>
        <w:rPr>
          <w:rFonts w:ascii="Calibri" w:hAnsi="Calibri"/>
          <w:sz w:val="18"/>
          <w:szCs w:val="18"/>
        </w:rPr>
      </w:pPr>
      <w:r w:rsidRPr="00782762">
        <w:rPr>
          <w:rFonts w:ascii="Calibri" w:hAnsi="Calibri"/>
          <w:sz w:val="18"/>
          <w:szCs w:val="18"/>
        </w:rPr>
        <w:t xml:space="preserve"> Enter the building elevation</w:t>
      </w:r>
      <w:r w:rsidR="00C720B8">
        <w:rPr>
          <w:rFonts w:ascii="Calibri" w:hAnsi="Calibri"/>
          <w:sz w:val="18"/>
          <w:szCs w:val="18"/>
        </w:rPr>
        <w:t>;</w:t>
      </w:r>
      <w:r w:rsidRPr="00782762">
        <w:rPr>
          <w:rFonts w:ascii="Calibri" w:hAnsi="Calibri"/>
          <w:sz w:val="18"/>
          <w:szCs w:val="18"/>
        </w:rPr>
        <w:t xml:space="preserve"> use the value for the closest city found in Joint Appendix JA2.2. Only elevations higher than 5</w:t>
      </w:r>
      <w:r w:rsidR="008D0926">
        <w:rPr>
          <w:rFonts w:ascii="Calibri" w:hAnsi="Calibri"/>
          <w:sz w:val="18"/>
          <w:szCs w:val="18"/>
        </w:rPr>
        <w:t>,</w:t>
      </w:r>
      <w:r w:rsidRPr="00782762">
        <w:rPr>
          <w:rFonts w:ascii="Calibri" w:hAnsi="Calibri"/>
          <w:sz w:val="18"/>
          <w:szCs w:val="18"/>
        </w:rPr>
        <w:t>000 feet require an adjustment to the calculations.</w:t>
      </w:r>
    </w:p>
    <w:p w14:paraId="3DA29022" w14:textId="7F44CC18" w:rsidR="00A814C0" w:rsidRPr="00782762" w:rsidRDefault="00A814C0" w:rsidP="00A814C0">
      <w:pPr>
        <w:pStyle w:val="ListParagraph"/>
        <w:numPr>
          <w:ilvl w:val="0"/>
          <w:numId w:val="9"/>
        </w:numPr>
        <w:rPr>
          <w:rFonts w:ascii="Calibri" w:hAnsi="Calibri"/>
          <w:sz w:val="18"/>
          <w:szCs w:val="18"/>
        </w:rPr>
      </w:pPr>
      <w:r w:rsidRPr="00782762">
        <w:rPr>
          <w:rFonts w:ascii="Calibri" w:hAnsi="Calibri"/>
          <w:sz w:val="18"/>
          <w:szCs w:val="18"/>
        </w:rPr>
        <w:t xml:space="preserve">This number is automatically pulled from the </w:t>
      </w:r>
      <w:r w:rsidR="00804874">
        <w:rPr>
          <w:rFonts w:ascii="Calibri" w:hAnsi="Calibri"/>
          <w:sz w:val="18"/>
          <w:szCs w:val="18"/>
        </w:rPr>
        <w:t>CF1R</w:t>
      </w:r>
      <w:r w:rsidRPr="00782762">
        <w:rPr>
          <w:rFonts w:ascii="Calibri" w:hAnsi="Calibri"/>
          <w:sz w:val="18"/>
          <w:szCs w:val="18"/>
        </w:rPr>
        <w:t xml:space="preserve">. It is used to calculate air changes. </w:t>
      </w:r>
    </w:p>
    <w:p w14:paraId="3DA29023" w14:textId="77777777" w:rsidR="00A814C0" w:rsidRPr="00782762" w:rsidRDefault="00A814C0" w:rsidP="00A814C0">
      <w:pPr>
        <w:pStyle w:val="ListParagraph"/>
        <w:numPr>
          <w:ilvl w:val="0"/>
          <w:numId w:val="9"/>
        </w:numPr>
        <w:rPr>
          <w:rFonts w:ascii="Calibri" w:hAnsi="Calibri"/>
          <w:sz w:val="18"/>
          <w:szCs w:val="18"/>
        </w:rPr>
      </w:pPr>
      <w:r w:rsidRPr="00782762">
        <w:rPr>
          <w:rFonts w:ascii="Calibri" w:hAnsi="Calibri"/>
          <w:sz w:val="18"/>
          <w:szCs w:val="18"/>
        </w:rPr>
        <w:t>Enter the date that the building leakage test data was collected.</w:t>
      </w:r>
    </w:p>
    <w:p w14:paraId="3DA29024" w14:textId="77777777" w:rsidR="00A814C0" w:rsidRPr="00782762" w:rsidRDefault="00A814C0" w:rsidP="00A814C0">
      <w:pPr>
        <w:rPr>
          <w:rFonts w:ascii="Calibri" w:hAnsi="Calibri"/>
          <w:sz w:val="18"/>
          <w:szCs w:val="18"/>
        </w:rPr>
      </w:pPr>
    </w:p>
    <w:p w14:paraId="3DA29025" w14:textId="77777777" w:rsidR="00A814C0" w:rsidRPr="00782762" w:rsidRDefault="00A814C0" w:rsidP="00A814C0">
      <w:pPr>
        <w:rPr>
          <w:rFonts w:ascii="Calibri" w:hAnsi="Calibri"/>
          <w:b/>
          <w:sz w:val="18"/>
          <w:szCs w:val="18"/>
        </w:rPr>
      </w:pPr>
      <w:r w:rsidRPr="00782762">
        <w:rPr>
          <w:rFonts w:ascii="Calibri" w:hAnsi="Calibri"/>
          <w:b/>
          <w:sz w:val="18"/>
          <w:szCs w:val="18"/>
        </w:rPr>
        <w:t>Section B. Diagnostic Equipment Information</w:t>
      </w:r>
    </w:p>
    <w:p w14:paraId="3DA29026" w14:textId="77777777" w:rsidR="00A814C0" w:rsidRPr="00782762" w:rsidRDefault="00A814C0" w:rsidP="00A814C0">
      <w:pPr>
        <w:pStyle w:val="ListParagraph"/>
        <w:numPr>
          <w:ilvl w:val="0"/>
          <w:numId w:val="10"/>
        </w:numPr>
        <w:rPr>
          <w:rFonts w:ascii="Calibri" w:hAnsi="Calibri"/>
          <w:sz w:val="18"/>
          <w:szCs w:val="18"/>
        </w:rPr>
      </w:pPr>
      <w:r w:rsidRPr="00782762">
        <w:rPr>
          <w:rFonts w:ascii="Calibri" w:hAnsi="Calibri"/>
          <w:sz w:val="18"/>
          <w:szCs w:val="18"/>
        </w:rPr>
        <w:t>Enter the number of manometers used to measure the home pressurization. If more than one system is used, the fan flow numbers need to be manually added together, unless blower door software is used that will accommodate multiple fan systems running simultaneously.</w:t>
      </w:r>
    </w:p>
    <w:p w14:paraId="3DA29027" w14:textId="77777777" w:rsidR="00A814C0" w:rsidRPr="00782762" w:rsidRDefault="00A814C0" w:rsidP="00A814C0">
      <w:pPr>
        <w:pStyle w:val="ListParagraph"/>
        <w:numPr>
          <w:ilvl w:val="0"/>
          <w:numId w:val="10"/>
        </w:numPr>
        <w:rPr>
          <w:rFonts w:ascii="Calibri" w:hAnsi="Calibri"/>
          <w:sz w:val="18"/>
          <w:szCs w:val="18"/>
        </w:rPr>
      </w:pPr>
      <w:r w:rsidRPr="00782762">
        <w:rPr>
          <w:rFonts w:ascii="Calibri" w:hAnsi="Calibri"/>
          <w:sz w:val="18"/>
          <w:szCs w:val="18"/>
        </w:rPr>
        <w:t xml:space="preserve">Enter the make (brand) of the manometer used to collect the building air leakage data. </w:t>
      </w:r>
      <w:r w:rsidR="00C720B8">
        <w:rPr>
          <w:rFonts w:ascii="Calibri" w:hAnsi="Calibri"/>
          <w:sz w:val="18"/>
          <w:szCs w:val="18"/>
        </w:rPr>
        <w:t>(</w:t>
      </w:r>
      <w:r w:rsidRPr="00782762">
        <w:rPr>
          <w:rFonts w:ascii="Calibri" w:hAnsi="Calibri"/>
          <w:sz w:val="18"/>
          <w:szCs w:val="18"/>
        </w:rPr>
        <w:t xml:space="preserve">Examples: </w:t>
      </w:r>
      <w:proofErr w:type="spellStart"/>
      <w:r w:rsidRPr="00782762">
        <w:rPr>
          <w:rFonts w:ascii="Calibri" w:hAnsi="Calibri"/>
          <w:sz w:val="18"/>
          <w:szCs w:val="18"/>
        </w:rPr>
        <w:t>Retrotec</w:t>
      </w:r>
      <w:proofErr w:type="spellEnd"/>
      <w:r w:rsidRPr="00782762">
        <w:rPr>
          <w:rFonts w:ascii="Calibri" w:hAnsi="Calibri"/>
          <w:sz w:val="18"/>
          <w:szCs w:val="18"/>
        </w:rPr>
        <w:t>, Energy Conservatory</w:t>
      </w:r>
      <w:r w:rsidR="00C720B8">
        <w:rPr>
          <w:rFonts w:ascii="Calibri" w:hAnsi="Calibri"/>
          <w:sz w:val="18"/>
          <w:szCs w:val="18"/>
        </w:rPr>
        <w:t>)</w:t>
      </w:r>
    </w:p>
    <w:p w14:paraId="3DA29028" w14:textId="77777777" w:rsidR="00A814C0" w:rsidRPr="00782762" w:rsidRDefault="00A814C0" w:rsidP="00A814C0">
      <w:pPr>
        <w:pStyle w:val="ListParagraph"/>
        <w:numPr>
          <w:ilvl w:val="0"/>
          <w:numId w:val="10"/>
        </w:numPr>
        <w:rPr>
          <w:rFonts w:ascii="Calibri" w:hAnsi="Calibri"/>
          <w:sz w:val="18"/>
          <w:szCs w:val="18"/>
        </w:rPr>
      </w:pPr>
      <w:r w:rsidRPr="00782762">
        <w:rPr>
          <w:rFonts w:ascii="Calibri" w:hAnsi="Calibri"/>
          <w:sz w:val="18"/>
          <w:szCs w:val="18"/>
        </w:rPr>
        <w:t xml:space="preserve">Enter the model of the manometer used to collect the building air leakage data. </w:t>
      </w:r>
      <w:r w:rsidR="00C720B8">
        <w:rPr>
          <w:rFonts w:ascii="Calibri" w:hAnsi="Calibri"/>
          <w:sz w:val="18"/>
          <w:szCs w:val="18"/>
        </w:rPr>
        <w:t>(</w:t>
      </w:r>
      <w:r w:rsidRPr="00782762">
        <w:rPr>
          <w:rFonts w:ascii="Calibri" w:hAnsi="Calibri"/>
          <w:sz w:val="18"/>
          <w:szCs w:val="18"/>
        </w:rPr>
        <w:t>Examples: DM-2 Mark II, DG700</w:t>
      </w:r>
      <w:r w:rsidR="00C720B8">
        <w:rPr>
          <w:rFonts w:ascii="Calibri" w:hAnsi="Calibri"/>
          <w:sz w:val="18"/>
          <w:szCs w:val="18"/>
        </w:rPr>
        <w:t>)</w:t>
      </w:r>
    </w:p>
    <w:p w14:paraId="3DA29029" w14:textId="77777777" w:rsidR="00A814C0" w:rsidRPr="00782762" w:rsidRDefault="00A814C0" w:rsidP="00A814C0">
      <w:pPr>
        <w:pStyle w:val="ListParagraph"/>
        <w:numPr>
          <w:ilvl w:val="0"/>
          <w:numId w:val="10"/>
        </w:numPr>
        <w:rPr>
          <w:rFonts w:ascii="Calibri" w:hAnsi="Calibri"/>
          <w:sz w:val="18"/>
          <w:szCs w:val="18"/>
        </w:rPr>
      </w:pPr>
      <w:r w:rsidRPr="00782762">
        <w:rPr>
          <w:rFonts w:ascii="Calibri" w:hAnsi="Calibri"/>
          <w:sz w:val="18"/>
          <w:szCs w:val="18"/>
        </w:rPr>
        <w:t>Enter the serial number of the manometer used to collect the building air leakage data.</w:t>
      </w:r>
    </w:p>
    <w:p w14:paraId="3DA2902A" w14:textId="77777777" w:rsidR="00A814C0" w:rsidRPr="00782762" w:rsidRDefault="00A814C0" w:rsidP="00A814C0">
      <w:pPr>
        <w:pStyle w:val="ListParagraph"/>
        <w:numPr>
          <w:ilvl w:val="0"/>
          <w:numId w:val="10"/>
        </w:numPr>
        <w:rPr>
          <w:rFonts w:ascii="Calibri" w:hAnsi="Calibri"/>
          <w:sz w:val="18"/>
          <w:szCs w:val="18"/>
        </w:rPr>
      </w:pPr>
      <w:r w:rsidRPr="00782762">
        <w:rPr>
          <w:rFonts w:ascii="Calibri" w:hAnsi="Calibri"/>
          <w:sz w:val="18"/>
          <w:szCs w:val="18"/>
        </w:rPr>
        <w:t>Enter the most recent date that the manometer was calibrated by following manufacturer’s calibration specifications.</w:t>
      </w:r>
    </w:p>
    <w:p w14:paraId="3DA2902B" w14:textId="54B7B8D7" w:rsidR="00A814C0" w:rsidRPr="00782762" w:rsidRDefault="00A814C0" w:rsidP="00A814C0">
      <w:pPr>
        <w:pStyle w:val="ListParagraph"/>
        <w:numPr>
          <w:ilvl w:val="0"/>
          <w:numId w:val="10"/>
        </w:numPr>
        <w:rPr>
          <w:rFonts w:ascii="Calibri" w:hAnsi="Calibri"/>
          <w:sz w:val="18"/>
          <w:szCs w:val="18"/>
        </w:rPr>
      </w:pPr>
      <w:r w:rsidRPr="00782762">
        <w:rPr>
          <w:rFonts w:ascii="Calibri" w:hAnsi="Calibri"/>
          <w:sz w:val="18"/>
          <w:szCs w:val="18"/>
        </w:rPr>
        <w:t>This field is automatically filled. If the calibration date was more than 12 months prior to the test date entered in A</w:t>
      </w:r>
      <w:r w:rsidR="00804874">
        <w:rPr>
          <w:rFonts w:ascii="Calibri" w:hAnsi="Calibri"/>
          <w:sz w:val="18"/>
          <w:szCs w:val="18"/>
        </w:rPr>
        <w:t>0</w:t>
      </w:r>
      <w:r w:rsidR="005B1AF8">
        <w:rPr>
          <w:rFonts w:ascii="Calibri" w:hAnsi="Calibri"/>
          <w:sz w:val="18"/>
          <w:szCs w:val="18"/>
        </w:rPr>
        <w:t>6</w:t>
      </w:r>
      <w:r w:rsidRPr="00782762">
        <w:rPr>
          <w:rFonts w:ascii="Calibri" w:hAnsi="Calibri"/>
          <w:sz w:val="18"/>
          <w:szCs w:val="18"/>
        </w:rPr>
        <w:t xml:space="preserve"> above, an error will appear.</w:t>
      </w:r>
    </w:p>
    <w:p w14:paraId="3DA2902C" w14:textId="77777777" w:rsidR="00A814C0" w:rsidRPr="00782762" w:rsidRDefault="00A814C0" w:rsidP="00A814C0">
      <w:pPr>
        <w:pStyle w:val="ListParagraph"/>
        <w:numPr>
          <w:ilvl w:val="0"/>
          <w:numId w:val="10"/>
        </w:numPr>
        <w:rPr>
          <w:rFonts w:ascii="Calibri" w:hAnsi="Calibri"/>
          <w:sz w:val="18"/>
          <w:szCs w:val="18"/>
        </w:rPr>
      </w:pPr>
      <w:r w:rsidRPr="00782762">
        <w:rPr>
          <w:rFonts w:ascii="Calibri" w:hAnsi="Calibri"/>
          <w:sz w:val="18"/>
          <w:szCs w:val="18"/>
        </w:rPr>
        <w:t>Enter the number of blower door fan systems required to run simultaneously to pressurize the home for the building air leakage test. If more than one system is used, the fan flow numbers need to be manually added together, unless blower door software is used that will accommodate multiple fan systems running simultaneously.</w:t>
      </w:r>
    </w:p>
    <w:p w14:paraId="3DA2902D" w14:textId="77777777" w:rsidR="00A814C0" w:rsidRPr="00782762" w:rsidRDefault="00A814C0" w:rsidP="00A814C0">
      <w:pPr>
        <w:pStyle w:val="ListParagraph"/>
        <w:numPr>
          <w:ilvl w:val="0"/>
          <w:numId w:val="10"/>
        </w:numPr>
        <w:rPr>
          <w:rFonts w:ascii="Calibri" w:hAnsi="Calibri"/>
          <w:sz w:val="18"/>
          <w:szCs w:val="18"/>
        </w:rPr>
      </w:pPr>
      <w:r w:rsidRPr="00782762">
        <w:rPr>
          <w:rFonts w:ascii="Calibri" w:hAnsi="Calibri"/>
          <w:sz w:val="18"/>
          <w:szCs w:val="18"/>
        </w:rPr>
        <w:t xml:space="preserve">Enter the make (brand) of the fan used to collect the building air leakage data. </w:t>
      </w:r>
      <w:r w:rsidR="00C720B8">
        <w:rPr>
          <w:rFonts w:ascii="Calibri" w:hAnsi="Calibri"/>
          <w:sz w:val="18"/>
          <w:szCs w:val="18"/>
        </w:rPr>
        <w:t>(</w:t>
      </w:r>
      <w:r w:rsidRPr="00782762">
        <w:rPr>
          <w:rFonts w:ascii="Calibri" w:hAnsi="Calibri"/>
          <w:sz w:val="18"/>
          <w:szCs w:val="18"/>
        </w:rPr>
        <w:t xml:space="preserve">Examples: </w:t>
      </w:r>
      <w:proofErr w:type="spellStart"/>
      <w:r w:rsidRPr="00782762">
        <w:rPr>
          <w:rFonts w:ascii="Calibri" w:hAnsi="Calibri"/>
          <w:sz w:val="18"/>
          <w:szCs w:val="18"/>
        </w:rPr>
        <w:t>Retrotec</w:t>
      </w:r>
      <w:proofErr w:type="spellEnd"/>
      <w:r w:rsidRPr="00782762">
        <w:rPr>
          <w:rFonts w:ascii="Calibri" w:hAnsi="Calibri"/>
          <w:sz w:val="18"/>
          <w:szCs w:val="18"/>
        </w:rPr>
        <w:t>, Energy Conservatory</w:t>
      </w:r>
      <w:r w:rsidR="00C720B8">
        <w:rPr>
          <w:rFonts w:ascii="Calibri" w:hAnsi="Calibri"/>
          <w:sz w:val="18"/>
          <w:szCs w:val="18"/>
        </w:rPr>
        <w:t>)</w:t>
      </w:r>
    </w:p>
    <w:p w14:paraId="3DA2902E" w14:textId="77777777" w:rsidR="00A814C0" w:rsidRPr="00782762" w:rsidRDefault="00A814C0" w:rsidP="00A814C0">
      <w:pPr>
        <w:pStyle w:val="ListParagraph"/>
        <w:numPr>
          <w:ilvl w:val="0"/>
          <w:numId w:val="10"/>
        </w:numPr>
        <w:rPr>
          <w:rFonts w:ascii="Calibri" w:hAnsi="Calibri"/>
          <w:sz w:val="18"/>
          <w:szCs w:val="18"/>
        </w:rPr>
      </w:pPr>
      <w:r w:rsidRPr="00782762">
        <w:rPr>
          <w:rFonts w:ascii="Calibri" w:hAnsi="Calibri"/>
          <w:sz w:val="18"/>
          <w:szCs w:val="18"/>
        </w:rPr>
        <w:t xml:space="preserve">Enter the model of the fan used to collect the building air leakage data. </w:t>
      </w:r>
      <w:r w:rsidR="00C720B8">
        <w:rPr>
          <w:rFonts w:ascii="Calibri" w:hAnsi="Calibri"/>
          <w:sz w:val="18"/>
          <w:szCs w:val="18"/>
        </w:rPr>
        <w:t>(</w:t>
      </w:r>
      <w:r w:rsidRPr="00782762">
        <w:rPr>
          <w:rFonts w:ascii="Calibri" w:hAnsi="Calibri"/>
          <w:sz w:val="18"/>
          <w:szCs w:val="18"/>
        </w:rPr>
        <w:t>Examples: US1000, Q46, BD3, BD4</w:t>
      </w:r>
      <w:r w:rsidR="00C720B8">
        <w:rPr>
          <w:rFonts w:ascii="Calibri" w:hAnsi="Calibri"/>
          <w:sz w:val="18"/>
          <w:szCs w:val="18"/>
        </w:rPr>
        <w:t>)</w:t>
      </w:r>
    </w:p>
    <w:p w14:paraId="3DA2902F" w14:textId="77777777" w:rsidR="00A814C0" w:rsidRPr="00782762" w:rsidRDefault="00A814C0" w:rsidP="00A814C0">
      <w:pPr>
        <w:pStyle w:val="ListParagraph"/>
        <w:numPr>
          <w:ilvl w:val="0"/>
          <w:numId w:val="10"/>
        </w:numPr>
        <w:rPr>
          <w:rFonts w:ascii="Calibri" w:hAnsi="Calibri"/>
          <w:sz w:val="18"/>
          <w:szCs w:val="18"/>
        </w:rPr>
      </w:pPr>
      <w:r w:rsidRPr="00782762">
        <w:rPr>
          <w:rFonts w:ascii="Calibri" w:hAnsi="Calibri"/>
          <w:sz w:val="18"/>
          <w:szCs w:val="18"/>
        </w:rPr>
        <w:t>Enter the serial number of the fan used to collect the building air leakage data.</w:t>
      </w:r>
    </w:p>
    <w:p w14:paraId="3DA29030" w14:textId="77777777" w:rsidR="00A814C0" w:rsidRPr="00782762" w:rsidRDefault="00A814C0" w:rsidP="00A814C0">
      <w:pPr>
        <w:pStyle w:val="ListParagraph"/>
        <w:numPr>
          <w:ilvl w:val="0"/>
          <w:numId w:val="10"/>
        </w:numPr>
        <w:rPr>
          <w:rFonts w:ascii="Calibri" w:hAnsi="Calibri"/>
          <w:sz w:val="18"/>
          <w:szCs w:val="18"/>
        </w:rPr>
      </w:pPr>
      <w:r w:rsidRPr="00782762">
        <w:rPr>
          <w:rFonts w:ascii="Calibri" w:hAnsi="Calibri"/>
          <w:sz w:val="18"/>
          <w:szCs w:val="18"/>
        </w:rPr>
        <w:t xml:space="preserve">Enter the fan configuration shown on the meter. This is sometimes referred to as “range configuration”, “CONFIG” or “rings”. </w:t>
      </w:r>
      <w:r w:rsidR="00C720B8">
        <w:rPr>
          <w:rFonts w:ascii="Calibri" w:hAnsi="Calibri"/>
          <w:sz w:val="18"/>
          <w:szCs w:val="18"/>
        </w:rPr>
        <w:t>(</w:t>
      </w:r>
      <w:r w:rsidRPr="00782762">
        <w:rPr>
          <w:rFonts w:ascii="Calibri" w:hAnsi="Calibri"/>
          <w:sz w:val="18"/>
          <w:szCs w:val="18"/>
        </w:rPr>
        <w:t>Examples: Open, A, B, C8</w:t>
      </w:r>
      <w:r w:rsidR="00C720B8">
        <w:rPr>
          <w:rFonts w:ascii="Calibri" w:hAnsi="Calibri"/>
          <w:sz w:val="18"/>
          <w:szCs w:val="18"/>
        </w:rPr>
        <w:t>)</w:t>
      </w:r>
    </w:p>
    <w:p w14:paraId="3DA29031" w14:textId="77777777" w:rsidR="00A814C0" w:rsidRPr="00782762" w:rsidRDefault="00A814C0" w:rsidP="00A814C0">
      <w:pPr>
        <w:ind w:left="360"/>
        <w:rPr>
          <w:rFonts w:ascii="Calibri" w:hAnsi="Calibri"/>
          <w:sz w:val="18"/>
          <w:szCs w:val="18"/>
        </w:rPr>
      </w:pPr>
    </w:p>
    <w:p w14:paraId="3DA29032" w14:textId="77777777" w:rsidR="00A814C0" w:rsidRPr="00782762" w:rsidRDefault="00A814C0" w:rsidP="00A814C0">
      <w:pPr>
        <w:rPr>
          <w:rFonts w:ascii="Calibri" w:hAnsi="Calibri"/>
          <w:b/>
          <w:sz w:val="18"/>
          <w:szCs w:val="18"/>
        </w:rPr>
      </w:pPr>
      <w:r w:rsidRPr="00782762">
        <w:rPr>
          <w:rFonts w:ascii="Calibri" w:hAnsi="Calibri"/>
          <w:b/>
          <w:sz w:val="18"/>
          <w:szCs w:val="18"/>
        </w:rPr>
        <w:t>Section C. Envelope Leakage (MCH24</w:t>
      </w:r>
      <w:r>
        <w:rPr>
          <w:rFonts w:ascii="Calibri" w:hAnsi="Calibri"/>
          <w:b/>
          <w:sz w:val="18"/>
          <w:szCs w:val="18"/>
        </w:rPr>
        <w:t>c</w:t>
      </w:r>
      <w:r w:rsidRPr="00782762">
        <w:rPr>
          <w:rFonts w:ascii="Calibri" w:hAnsi="Calibri"/>
          <w:b/>
          <w:sz w:val="18"/>
          <w:szCs w:val="18"/>
        </w:rPr>
        <w:t>) - Depressurization</w:t>
      </w:r>
    </w:p>
    <w:p w14:paraId="3DA29033" w14:textId="77777777" w:rsidR="00A814C0" w:rsidRPr="00782762" w:rsidRDefault="00A814C0" w:rsidP="00A814C0">
      <w:pPr>
        <w:pStyle w:val="ListParagraph"/>
        <w:numPr>
          <w:ilvl w:val="0"/>
          <w:numId w:val="11"/>
        </w:numPr>
        <w:rPr>
          <w:rFonts w:ascii="Calibri" w:hAnsi="Calibri"/>
          <w:sz w:val="18"/>
          <w:szCs w:val="18"/>
        </w:rPr>
      </w:pPr>
      <w:r>
        <w:rPr>
          <w:rFonts w:ascii="Calibri" w:hAnsi="Calibri"/>
          <w:sz w:val="18"/>
          <w:szCs w:val="18"/>
        </w:rPr>
        <w:t xml:space="preserve">This version of the MCH-24 requires the use of </w:t>
      </w:r>
      <w:proofErr w:type="gramStart"/>
      <w:r>
        <w:rPr>
          <w:rFonts w:ascii="Calibri" w:hAnsi="Calibri"/>
          <w:sz w:val="18"/>
          <w:szCs w:val="18"/>
        </w:rPr>
        <w:t>an ASTM</w:t>
      </w:r>
      <w:proofErr w:type="gramEnd"/>
      <w:r>
        <w:rPr>
          <w:rFonts w:ascii="Calibri" w:hAnsi="Calibri"/>
          <w:sz w:val="18"/>
          <w:szCs w:val="18"/>
        </w:rPr>
        <w:t xml:space="preserve"> E779-10 compliant software, typically provided by the blower door manufacturer. Confirm with the software vendor that it is compliant. Enter the name and version here.</w:t>
      </w:r>
    </w:p>
    <w:p w14:paraId="3DA29034" w14:textId="77777777" w:rsidR="00A814C0" w:rsidRPr="00782762" w:rsidRDefault="00A814C0" w:rsidP="00A814C0">
      <w:pPr>
        <w:pStyle w:val="ListParagraph"/>
        <w:numPr>
          <w:ilvl w:val="0"/>
          <w:numId w:val="11"/>
        </w:numPr>
        <w:rPr>
          <w:rFonts w:ascii="Calibri" w:hAnsi="Calibri"/>
          <w:sz w:val="18"/>
          <w:szCs w:val="18"/>
        </w:rPr>
      </w:pPr>
      <w:r w:rsidRPr="00782762">
        <w:rPr>
          <w:rFonts w:ascii="Calibri" w:hAnsi="Calibri"/>
          <w:sz w:val="18"/>
          <w:szCs w:val="18"/>
        </w:rPr>
        <w:t>Enter the Pre-te</w:t>
      </w:r>
      <w:r>
        <w:rPr>
          <w:rFonts w:ascii="Calibri" w:hAnsi="Calibri"/>
          <w:sz w:val="18"/>
          <w:szCs w:val="18"/>
        </w:rPr>
        <w:t xml:space="preserve">st Baseline Building Pressure. </w:t>
      </w:r>
    </w:p>
    <w:p w14:paraId="3DA29035" w14:textId="77777777" w:rsidR="00A814C0" w:rsidRPr="00782762" w:rsidRDefault="00A814C0" w:rsidP="00A814C0">
      <w:pPr>
        <w:pStyle w:val="ListParagraph"/>
        <w:numPr>
          <w:ilvl w:val="0"/>
          <w:numId w:val="11"/>
        </w:numPr>
        <w:rPr>
          <w:rFonts w:ascii="Calibri" w:hAnsi="Calibri"/>
          <w:sz w:val="18"/>
          <w:szCs w:val="18"/>
        </w:rPr>
      </w:pPr>
      <w:r w:rsidRPr="00782762">
        <w:rPr>
          <w:rFonts w:ascii="Calibri" w:hAnsi="Calibri"/>
          <w:sz w:val="18"/>
          <w:szCs w:val="18"/>
        </w:rPr>
        <w:t xml:space="preserve">Enter the </w:t>
      </w:r>
      <w:r w:rsidR="00F5239E">
        <w:rPr>
          <w:rFonts w:ascii="Calibri" w:hAnsi="Calibri"/>
          <w:sz w:val="18"/>
          <w:szCs w:val="18"/>
        </w:rPr>
        <w:t>T</w:t>
      </w:r>
      <w:r w:rsidRPr="00782762">
        <w:rPr>
          <w:rFonts w:ascii="Calibri" w:hAnsi="Calibri"/>
          <w:sz w:val="18"/>
          <w:szCs w:val="18"/>
        </w:rPr>
        <w:t xml:space="preserve">ime </w:t>
      </w:r>
      <w:r w:rsidR="00F5239E">
        <w:rPr>
          <w:rFonts w:ascii="Calibri" w:hAnsi="Calibri"/>
          <w:sz w:val="18"/>
          <w:szCs w:val="18"/>
        </w:rPr>
        <w:t>A</w:t>
      </w:r>
      <w:r w:rsidRPr="00782762">
        <w:rPr>
          <w:rFonts w:ascii="Calibri" w:hAnsi="Calibri"/>
          <w:sz w:val="18"/>
          <w:szCs w:val="18"/>
        </w:rPr>
        <w:t xml:space="preserve">verage </w:t>
      </w:r>
      <w:r w:rsidR="00F5239E">
        <w:rPr>
          <w:rFonts w:ascii="Calibri" w:hAnsi="Calibri"/>
          <w:sz w:val="18"/>
          <w:szCs w:val="18"/>
        </w:rPr>
        <w:t>P</w:t>
      </w:r>
      <w:r w:rsidRPr="00782762">
        <w:rPr>
          <w:rFonts w:ascii="Calibri" w:hAnsi="Calibri"/>
          <w:sz w:val="18"/>
          <w:szCs w:val="18"/>
        </w:rPr>
        <w:t>eriod used on the manometer during the DEPRESSURIZATION test. Must be at least 10 seconds.</w:t>
      </w:r>
    </w:p>
    <w:p w14:paraId="3DA29036" w14:textId="77777777" w:rsidR="00152F62" w:rsidRDefault="00C720B8" w:rsidP="00152F62">
      <w:pPr>
        <w:pStyle w:val="ListParagraph"/>
        <w:numPr>
          <w:ilvl w:val="0"/>
          <w:numId w:val="11"/>
        </w:numPr>
        <w:rPr>
          <w:rFonts w:ascii="Calibri" w:hAnsi="Calibri"/>
          <w:sz w:val="18"/>
          <w:szCs w:val="18"/>
        </w:rPr>
      </w:pPr>
      <w:r>
        <w:rPr>
          <w:rFonts w:ascii="Calibri" w:hAnsi="Calibri"/>
          <w:sz w:val="18"/>
          <w:szCs w:val="18"/>
        </w:rPr>
        <w:t>T</w:t>
      </w:r>
      <w:r w:rsidR="00152F62">
        <w:rPr>
          <w:rFonts w:ascii="Calibri" w:hAnsi="Calibri"/>
          <w:sz w:val="18"/>
          <w:szCs w:val="18"/>
        </w:rPr>
        <w:t>ype of test being performed: D</w:t>
      </w:r>
      <w:r w:rsidR="00F5239E">
        <w:rPr>
          <w:rFonts w:ascii="Calibri" w:hAnsi="Calibri"/>
          <w:sz w:val="18"/>
          <w:szCs w:val="18"/>
        </w:rPr>
        <w:t>EPRESSURIZATION</w:t>
      </w:r>
      <w:r w:rsidR="00152F62">
        <w:rPr>
          <w:rFonts w:ascii="Calibri" w:hAnsi="Calibri"/>
          <w:sz w:val="18"/>
          <w:szCs w:val="18"/>
        </w:rPr>
        <w:t xml:space="preserve"> (air blowing out of house).</w:t>
      </w:r>
      <w:r w:rsidR="00152F62" w:rsidRPr="00BF1ADA">
        <w:rPr>
          <w:rFonts w:ascii="Calibri" w:hAnsi="Calibri"/>
          <w:sz w:val="18"/>
          <w:szCs w:val="18"/>
        </w:rPr>
        <w:t xml:space="preserve"> All blower door induced pressures are to be negative relative to outside.</w:t>
      </w:r>
    </w:p>
    <w:p w14:paraId="3DA29037" w14:textId="273AEB85" w:rsidR="00A814C0" w:rsidRPr="00782762" w:rsidRDefault="00A814C0" w:rsidP="00A814C0">
      <w:pPr>
        <w:pStyle w:val="ListParagraph"/>
        <w:numPr>
          <w:ilvl w:val="0"/>
          <w:numId w:val="11"/>
        </w:numPr>
        <w:rPr>
          <w:rFonts w:ascii="Calibri" w:hAnsi="Calibri"/>
          <w:sz w:val="18"/>
          <w:szCs w:val="18"/>
        </w:rPr>
      </w:pPr>
      <w:r w:rsidRPr="00782762">
        <w:rPr>
          <w:rFonts w:ascii="Calibri" w:hAnsi="Calibri"/>
          <w:sz w:val="18"/>
          <w:szCs w:val="18"/>
        </w:rPr>
        <w:t xml:space="preserve">This field is automatically calculated. The Unadjusted Building Pressure Target is the Pre-test Baseline Building Pressure plus </w:t>
      </w:r>
      <w:r>
        <w:rPr>
          <w:rFonts w:ascii="Calibri" w:hAnsi="Calibri"/>
          <w:sz w:val="18"/>
          <w:szCs w:val="18"/>
        </w:rPr>
        <w:t>the target building pressure (-6</w:t>
      </w:r>
      <w:r w:rsidRPr="00782762">
        <w:rPr>
          <w:rFonts w:ascii="Calibri" w:hAnsi="Calibri"/>
          <w:sz w:val="18"/>
          <w:szCs w:val="18"/>
        </w:rPr>
        <w:t>0 Pa).</w:t>
      </w:r>
    </w:p>
    <w:p w14:paraId="3DA29038" w14:textId="77777777" w:rsidR="00A814C0" w:rsidRPr="00782762" w:rsidRDefault="00A814C0" w:rsidP="00A814C0">
      <w:pPr>
        <w:pStyle w:val="ListParagraph"/>
        <w:numPr>
          <w:ilvl w:val="0"/>
          <w:numId w:val="11"/>
        </w:numPr>
        <w:rPr>
          <w:rFonts w:ascii="Calibri" w:hAnsi="Calibri"/>
          <w:sz w:val="18"/>
          <w:szCs w:val="18"/>
        </w:rPr>
      </w:pPr>
      <w:r w:rsidRPr="00782762">
        <w:rPr>
          <w:rFonts w:ascii="Calibri" w:hAnsi="Calibri"/>
          <w:sz w:val="18"/>
          <w:szCs w:val="18"/>
        </w:rPr>
        <w:t>Enter the Measured Unadjusted Building Pressure straight from the manometer. It should be as close to the Unadjusted Building Pressure Target</w:t>
      </w:r>
      <w:r w:rsidRPr="00782762" w:rsidDel="009E36BC">
        <w:rPr>
          <w:rFonts w:ascii="Calibri" w:hAnsi="Calibri"/>
          <w:sz w:val="18"/>
          <w:szCs w:val="18"/>
        </w:rPr>
        <w:t xml:space="preserve"> </w:t>
      </w:r>
      <w:r w:rsidRPr="00782762">
        <w:rPr>
          <w:rFonts w:ascii="Calibri" w:hAnsi="Calibri"/>
          <w:sz w:val="18"/>
          <w:szCs w:val="18"/>
        </w:rPr>
        <w:t>as possible. All blower door induced pressures for the depressurization tests are to be negative relative to outside.</w:t>
      </w:r>
    </w:p>
    <w:p w14:paraId="3DA29039" w14:textId="77777777" w:rsidR="00A814C0" w:rsidRPr="00782762" w:rsidRDefault="00A814C0" w:rsidP="00A814C0">
      <w:pPr>
        <w:pStyle w:val="ListParagraph"/>
        <w:numPr>
          <w:ilvl w:val="0"/>
          <w:numId w:val="11"/>
        </w:numPr>
        <w:rPr>
          <w:rFonts w:ascii="Calibri" w:hAnsi="Calibri"/>
          <w:sz w:val="18"/>
          <w:szCs w:val="18"/>
        </w:rPr>
      </w:pPr>
      <w:r w:rsidRPr="00782762">
        <w:rPr>
          <w:rFonts w:ascii="Calibri" w:hAnsi="Calibri"/>
          <w:sz w:val="18"/>
          <w:szCs w:val="18"/>
        </w:rPr>
        <w:t xml:space="preserve">Enter the </w:t>
      </w:r>
      <w:r>
        <w:rPr>
          <w:rFonts w:ascii="Calibri" w:hAnsi="Calibri"/>
          <w:sz w:val="18"/>
          <w:szCs w:val="18"/>
        </w:rPr>
        <w:t>Induced</w:t>
      </w:r>
      <w:r w:rsidRPr="00782762">
        <w:rPr>
          <w:rFonts w:ascii="Calibri" w:hAnsi="Calibri"/>
          <w:sz w:val="18"/>
          <w:szCs w:val="18"/>
        </w:rPr>
        <w:t xml:space="preserve"> Building Pressure straight from the manometer</w:t>
      </w:r>
      <w:r>
        <w:rPr>
          <w:rFonts w:ascii="Calibri" w:hAnsi="Calibri"/>
          <w:sz w:val="18"/>
          <w:szCs w:val="18"/>
        </w:rPr>
        <w:t xml:space="preserve">. </w:t>
      </w:r>
      <w:r w:rsidRPr="00782762">
        <w:rPr>
          <w:rFonts w:ascii="Calibri" w:hAnsi="Calibri"/>
          <w:sz w:val="18"/>
          <w:szCs w:val="18"/>
        </w:rPr>
        <w:t>All blower door induced pressures for the depressurization tests are to be negative relative to outside.</w:t>
      </w:r>
    </w:p>
    <w:p w14:paraId="3DA2903A" w14:textId="77777777" w:rsidR="00A814C0" w:rsidRDefault="00A814C0" w:rsidP="00A814C0">
      <w:pPr>
        <w:pStyle w:val="ListParagraph"/>
        <w:numPr>
          <w:ilvl w:val="0"/>
          <w:numId w:val="11"/>
        </w:numPr>
        <w:rPr>
          <w:rFonts w:ascii="Calibri" w:hAnsi="Calibri"/>
          <w:sz w:val="18"/>
          <w:szCs w:val="18"/>
        </w:rPr>
      </w:pPr>
      <w:r>
        <w:rPr>
          <w:rFonts w:ascii="Calibri" w:hAnsi="Calibri"/>
          <w:sz w:val="18"/>
          <w:szCs w:val="18"/>
        </w:rPr>
        <w:t xml:space="preserve">When using the software for a multi-point test, a </w:t>
      </w:r>
      <w:r w:rsidR="00152F62">
        <w:rPr>
          <w:rFonts w:ascii="Calibri" w:hAnsi="Calibri"/>
          <w:sz w:val="18"/>
          <w:szCs w:val="18"/>
        </w:rPr>
        <w:t>minimum</w:t>
      </w:r>
      <w:r>
        <w:rPr>
          <w:rFonts w:ascii="Calibri" w:hAnsi="Calibri"/>
          <w:sz w:val="18"/>
          <w:szCs w:val="18"/>
        </w:rPr>
        <w:t xml:space="preserve"> of eight measurements must be taken over a range of pressures. This is where the user acknowledges that this was done.</w:t>
      </w:r>
    </w:p>
    <w:p w14:paraId="3DA2903B" w14:textId="1A6A17DF" w:rsidR="00A814C0" w:rsidRDefault="00A814C0" w:rsidP="00A814C0">
      <w:pPr>
        <w:pStyle w:val="ListParagraph"/>
        <w:numPr>
          <w:ilvl w:val="0"/>
          <w:numId w:val="11"/>
        </w:numPr>
        <w:rPr>
          <w:rFonts w:ascii="Calibri" w:hAnsi="Calibri"/>
          <w:sz w:val="18"/>
          <w:szCs w:val="18"/>
        </w:rPr>
      </w:pPr>
      <w:r w:rsidRPr="00782762">
        <w:rPr>
          <w:rFonts w:ascii="Calibri" w:hAnsi="Calibri"/>
          <w:sz w:val="18"/>
          <w:szCs w:val="18"/>
        </w:rPr>
        <w:t xml:space="preserve">Enter the </w:t>
      </w:r>
      <w:r>
        <w:rPr>
          <w:rFonts w:ascii="Calibri" w:hAnsi="Calibri"/>
          <w:sz w:val="18"/>
          <w:szCs w:val="18"/>
        </w:rPr>
        <w:t>Post</w:t>
      </w:r>
      <w:r w:rsidR="00804874">
        <w:rPr>
          <w:rFonts w:ascii="Calibri" w:hAnsi="Calibri"/>
          <w:sz w:val="18"/>
          <w:szCs w:val="18"/>
        </w:rPr>
        <w:t>-</w:t>
      </w:r>
      <w:r>
        <w:rPr>
          <w:rFonts w:ascii="Calibri" w:hAnsi="Calibri"/>
          <w:sz w:val="18"/>
          <w:szCs w:val="18"/>
        </w:rPr>
        <w:t>Test Baseline Building Pressure from the manometer.</w:t>
      </w:r>
    </w:p>
    <w:p w14:paraId="3DA2903C" w14:textId="77777777" w:rsidR="00A814C0" w:rsidRDefault="00A814C0" w:rsidP="00A814C0">
      <w:pPr>
        <w:pStyle w:val="ListParagraph"/>
        <w:numPr>
          <w:ilvl w:val="0"/>
          <w:numId w:val="11"/>
        </w:numPr>
        <w:rPr>
          <w:rFonts w:ascii="Calibri" w:hAnsi="Calibri"/>
          <w:sz w:val="18"/>
          <w:szCs w:val="18"/>
        </w:rPr>
      </w:pPr>
      <w:r>
        <w:rPr>
          <w:rFonts w:ascii="Calibri" w:hAnsi="Calibri"/>
          <w:sz w:val="18"/>
          <w:szCs w:val="18"/>
        </w:rPr>
        <w:t>Enter the final Corrected CFM50 reading from the software.</w:t>
      </w:r>
    </w:p>
    <w:p w14:paraId="3DA2903D" w14:textId="77777777" w:rsidR="00A814C0" w:rsidRPr="00782762" w:rsidRDefault="00A814C0" w:rsidP="00A814C0">
      <w:pPr>
        <w:rPr>
          <w:rFonts w:ascii="Calibri" w:hAnsi="Calibri"/>
          <w:sz w:val="18"/>
          <w:szCs w:val="18"/>
        </w:rPr>
      </w:pPr>
    </w:p>
    <w:p w14:paraId="3DA2903E" w14:textId="77777777" w:rsidR="00C720B8" w:rsidRDefault="00A814C0" w:rsidP="00A814C0">
      <w:pPr>
        <w:rPr>
          <w:rFonts w:ascii="Calibri" w:hAnsi="Calibri"/>
          <w:b/>
          <w:sz w:val="18"/>
          <w:szCs w:val="18"/>
        </w:rPr>
      </w:pPr>
      <w:r w:rsidRPr="00782762">
        <w:rPr>
          <w:rFonts w:ascii="Calibri" w:hAnsi="Calibri"/>
          <w:b/>
          <w:sz w:val="18"/>
          <w:szCs w:val="18"/>
        </w:rPr>
        <w:t>Section D. Altitude and Temperature Correction</w:t>
      </w:r>
      <w:r>
        <w:rPr>
          <w:rFonts w:ascii="Calibri" w:hAnsi="Calibri"/>
          <w:b/>
          <w:sz w:val="18"/>
          <w:szCs w:val="18"/>
        </w:rPr>
        <w:t xml:space="preserve"> </w:t>
      </w:r>
      <w:r w:rsidRPr="00442035">
        <w:rPr>
          <w:rFonts w:ascii="Calibri" w:hAnsi="Calibri"/>
          <w:sz w:val="18"/>
          <w:szCs w:val="18"/>
        </w:rPr>
        <w:t>(not used</w:t>
      </w:r>
      <w:r w:rsidR="00C720B8" w:rsidRPr="00442035">
        <w:rPr>
          <w:rFonts w:ascii="Calibri" w:hAnsi="Calibri"/>
          <w:sz w:val="18"/>
          <w:szCs w:val="18"/>
        </w:rPr>
        <w:t>, performed by blower door software</w:t>
      </w:r>
      <w:r w:rsidRPr="00442035">
        <w:rPr>
          <w:rFonts w:ascii="Calibri" w:hAnsi="Calibri"/>
          <w:sz w:val="18"/>
          <w:szCs w:val="18"/>
        </w:rPr>
        <w:t>)</w:t>
      </w:r>
    </w:p>
    <w:p w14:paraId="3DA2903F" w14:textId="77777777" w:rsidR="00C720B8" w:rsidRPr="00782762" w:rsidRDefault="00C720B8" w:rsidP="00A814C0">
      <w:pPr>
        <w:rPr>
          <w:rFonts w:ascii="Calibri" w:hAnsi="Calibri"/>
          <w:b/>
          <w:sz w:val="18"/>
          <w:szCs w:val="18"/>
        </w:rPr>
      </w:pPr>
    </w:p>
    <w:p w14:paraId="3DA29040" w14:textId="77777777" w:rsidR="000B568A" w:rsidRDefault="00A814C0">
      <w:pPr>
        <w:keepNext/>
        <w:rPr>
          <w:rFonts w:ascii="Calibri" w:hAnsi="Calibri"/>
          <w:b/>
          <w:sz w:val="18"/>
          <w:szCs w:val="18"/>
        </w:rPr>
      </w:pPr>
      <w:r w:rsidRPr="00782762">
        <w:rPr>
          <w:rFonts w:ascii="Calibri" w:hAnsi="Calibri"/>
          <w:b/>
          <w:sz w:val="18"/>
          <w:szCs w:val="18"/>
        </w:rPr>
        <w:lastRenderedPageBreak/>
        <w:t>Section E. Accuracy Adjustment</w:t>
      </w:r>
    </w:p>
    <w:p w14:paraId="3DA29041" w14:textId="77777777" w:rsidR="000B568A" w:rsidRDefault="00A814C0">
      <w:pPr>
        <w:pStyle w:val="ListParagraph"/>
        <w:keepNext/>
        <w:numPr>
          <w:ilvl w:val="0"/>
          <w:numId w:val="18"/>
        </w:numPr>
        <w:rPr>
          <w:rFonts w:ascii="Calibri" w:hAnsi="Calibri"/>
          <w:sz w:val="18"/>
          <w:szCs w:val="18"/>
        </w:rPr>
      </w:pPr>
      <w:r>
        <w:rPr>
          <w:rFonts w:ascii="Calibri" w:hAnsi="Calibri"/>
          <w:sz w:val="18"/>
          <w:szCs w:val="18"/>
        </w:rPr>
        <w:t>The software will provide a “Percent Uncertainty” value based on the readings taken. Enter that value here</w:t>
      </w:r>
      <w:r w:rsidR="00663734">
        <w:rPr>
          <w:rFonts w:ascii="Calibri" w:hAnsi="Calibri"/>
          <w:sz w:val="18"/>
          <w:szCs w:val="18"/>
        </w:rPr>
        <w:t>.</w:t>
      </w:r>
    </w:p>
    <w:p w14:paraId="3DA29042" w14:textId="77777777" w:rsidR="000B568A" w:rsidRDefault="00A814C0">
      <w:pPr>
        <w:pStyle w:val="ListParagraph"/>
        <w:keepNext/>
        <w:numPr>
          <w:ilvl w:val="0"/>
          <w:numId w:val="18"/>
        </w:numPr>
        <w:rPr>
          <w:rFonts w:ascii="Calibri" w:hAnsi="Calibri"/>
          <w:sz w:val="18"/>
          <w:szCs w:val="18"/>
        </w:rPr>
      </w:pPr>
      <w:r w:rsidRPr="00782762">
        <w:rPr>
          <w:rFonts w:ascii="Calibri" w:hAnsi="Calibri"/>
          <w:sz w:val="18"/>
          <w:szCs w:val="18"/>
        </w:rPr>
        <w:t>This field is automatically calculated when using the online form</w:t>
      </w:r>
      <w:r>
        <w:rPr>
          <w:rFonts w:ascii="Calibri" w:hAnsi="Calibri"/>
          <w:sz w:val="18"/>
          <w:szCs w:val="18"/>
        </w:rPr>
        <w:t xml:space="preserve">. If the Percent Uncertainty </w:t>
      </w:r>
      <w:r w:rsidR="00F5239E">
        <w:rPr>
          <w:rFonts w:ascii="Calibri" w:hAnsi="Calibri"/>
          <w:sz w:val="18"/>
          <w:szCs w:val="18"/>
        </w:rPr>
        <w:t>L</w:t>
      </w:r>
      <w:r>
        <w:rPr>
          <w:rFonts w:ascii="Calibri" w:hAnsi="Calibri"/>
          <w:sz w:val="18"/>
          <w:szCs w:val="18"/>
        </w:rPr>
        <w:t xml:space="preserve">evel is 10% or less, the Accuracy Level is “Standard”. If the Percent Uncertainty </w:t>
      </w:r>
      <w:r w:rsidR="00F5239E">
        <w:rPr>
          <w:rFonts w:ascii="Calibri" w:hAnsi="Calibri"/>
          <w:sz w:val="18"/>
          <w:szCs w:val="18"/>
        </w:rPr>
        <w:t>L</w:t>
      </w:r>
      <w:r>
        <w:rPr>
          <w:rFonts w:ascii="Calibri" w:hAnsi="Calibri"/>
          <w:sz w:val="18"/>
          <w:szCs w:val="18"/>
        </w:rPr>
        <w:t>evel is greater than 10%, the Accuracy Level is “Reduced”.</w:t>
      </w:r>
    </w:p>
    <w:p w14:paraId="3DA29043" w14:textId="77777777" w:rsidR="000B568A" w:rsidRDefault="00A814C0">
      <w:pPr>
        <w:pStyle w:val="ListParagraph"/>
        <w:keepNext/>
        <w:numPr>
          <w:ilvl w:val="0"/>
          <w:numId w:val="18"/>
        </w:numPr>
        <w:rPr>
          <w:rFonts w:ascii="Calibri" w:hAnsi="Calibri"/>
          <w:sz w:val="18"/>
          <w:szCs w:val="18"/>
        </w:rPr>
      </w:pPr>
      <w:r w:rsidRPr="00782762">
        <w:rPr>
          <w:rFonts w:ascii="Calibri" w:hAnsi="Calibri"/>
          <w:sz w:val="18"/>
          <w:szCs w:val="18"/>
        </w:rPr>
        <w:t>This field is automatically calculated when using the online form:</w:t>
      </w:r>
    </w:p>
    <w:p w14:paraId="3DA29044" w14:textId="77777777" w:rsidR="000B568A" w:rsidRDefault="00A814C0">
      <w:pPr>
        <w:pStyle w:val="ListParagraph"/>
        <w:keepNext/>
        <w:numPr>
          <w:ilvl w:val="0"/>
          <w:numId w:val="21"/>
        </w:numPr>
        <w:rPr>
          <w:rFonts w:ascii="Calibri" w:hAnsi="Calibri"/>
          <w:sz w:val="18"/>
          <w:szCs w:val="18"/>
        </w:rPr>
      </w:pPr>
      <w:r w:rsidRPr="00782762">
        <w:rPr>
          <w:rFonts w:ascii="Calibri" w:hAnsi="Calibri"/>
          <w:sz w:val="18"/>
          <w:szCs w:val="18"/>
        </w:rPr>
        <w:t>If the Accuracy</w:t>
      </w:r>
      <w:r>
        <w:rPr>
          <w:rFonts w:ascii="Calibri" w:hAnsi="Calibri"/>
          <w:sz w:val="18"/>
          <w:szCs w:val="18"/>
        </w:rPr>
        <w:t xml:space="preserve"> Level is </w:t>
      </w:r>
      <w:r w:rsidRPr="00782762">
        <w:rPr>
          <w:rFonts w:ascii="Calibri" w:hAnsi="Calibri"/>
          <w:sz w:val="18"/>
          <w:szCs w:val="18"/>
        </w:rPr>
        <w:t xml:space="preserve">“Standard”, the </w:t>
      </w:r>
      <w:r w:rsidR="00B565DD">
        <w:rPr>
          <w:rFonts w:ascii="Calibri" w:hAnsi="Calibri"/>
          <w:sz w:val="18"/>
          <w:szCs w:val="18"/>
        </w:rPr>
        <w:t xml:space="preserve">Accuracy Adjustment </w:t>
      </w:r>
      <w:r>
        <w:rPr>
          <w:rFonts w:ascii="Calibri" w:hAnsi="Calibri"/>
          <w:sz w:val="18"/>
          <w:szCs w:val="18"/>
        </w:rPr>
        <w:t>Factor</w:t>
      </w:r>
      <w:r w:rsidRPr="00782762">
        <w:rPr>
          <w:rFonts w:ascii="Calibri" w:hAnsi="Calibri"/>
          <w:sz w:val="18"/>
          <w:szCs w:val="18"/>
        </w:rPr>
        <w:t xml:space="preserve"> will be 1 (no adjustment)</w:t>
      </w:r>
      <w:r w:rsidR="00663734">
        <w:rPr>
          <w:rFonts w:ascii="Calibri" w:hAnsi="Calibri"/>
          <w:sz w:val="18"/>
          <w:szCs w:val="18"/>
        </w:rPr>
        <w:t>.</w:t>
      </w:r>
    </w:p>
    <w:p w14:paraId="3DA29045" w14:textId="77777777" w:rsidR="000B568A" w:rsidRDefault="00A814C0">
      <w:pPr>
        <w:pStyle w:val="ListParagraph"/>
        <w:keepNext/>
        <w:numPr>
          <w:ilvl w:val="0"/>
          <w:numId w:val="21"/>
        </w:numPr>
        <w:rPr>
          <w:rFonts w:ascii="Calibri" w:hAnsi="Calibri"/>
          <w:sz w:val="18"/>
          <w:szCs w:val="18"/>
        </w:rPr>
      </w:pPr>
      <w:r w:rsidRPr="00782762">
        <w:rPr>
          <w:rFonts w:ascii="Calibri" w:hAnsi="Calibri"/>
          <w:sz w:val="18"/>
          <w:szCs w:val="18"/>
        </w:rPr>
        <w:t xml:space="preserve">If the Accuracy Level is “Reduced”, </w:t>
      </w:r>
      <w:r>
        <w:rPr>
          <w:rFonts w:ascii="Calibri" w:hAnsi="Calibri"/>
          <w:sz w:val="18"/>
          <w:szCs w:val="18"/>
        </w:rPr>
        <w:t xml:space="preserve">the </w:t>
      </w:r>
      <w:r w:rsidR="00B565DD">
        <w:rPr>
          <w:rFonts w:ascii="Calibri" w:hAnsi="Calibri"/>
          <w:sz w:val="18"/>
          <w:szCs w:val="18"/>
        </w:rPr>
        <w:t xml:space="preserve">Accuracy Adjustment </w:t>
      </w:r>
      <w:r>
        <w:rPr>
          <w:rFonts w:ascii="Calibri" w:hAnsi="Calibri"/>
          <w:sz w:val="18"/>
          <w:szCs w:val="18"/>
        </w:rPr>
        <w:t>Factor</w:t>
      </w:r>
      <w:r w:rsidRPr="00782762">
        <w:rPr>
          <w:rFonts w:ascii="Calibri" w:hAnsi="Calibri"/>
          <w:sz w:val="18"/>
          <w:szCs w:val="18"/>
        </w:rPr>
        <w:t xml:space="preserve"> </w:t>
      </w:r>
      <w:r>
        <w:rPr>
          <w:rFonts w:ascii="Calibri" w:hAnsi="Calibri"/>
          <w:sz w:val="18"/>
          <w:szCs w:val="18"/>
        </w:rPr>
        <w:t>will be adjusted by the Percent Uncertainty.</w:t>
      </w:r>
    </w:p>
    <w:p w14:paraId="3DA29046" w14:textId="77777777" w:rsidR="000B568A" w:rsidRDefault="00A814C0">
      <w:pPr>
        <w:pStyle w:val="ListParagraph"/>
        <w:keepNext/>
        <w:numPr>
          <w:ilvl w:val="0"/>
          <w:numId w:val="18"/>
        </w:numPr>
        <w:rPr>
          <w:rFonts w:ascii="Calibri" w:hAnsi="Calibri"/>
          <w:sz w:val="18"/>
          <w:szCs w:val="18"/>
        </w:rPr>
      </w:pPr>
      <w:r w:rsidRPr="00782762">
        <w:rPr>
          <w:rFonts w:ascii="Calibri" w:hAnsi="Calibri"/>
          <w:sz w:val="18"/>
          <w:szCs w:val="18"/>
        </w:rPr>
        <w:t xml:space="preserve">This field is automatically calculated when using the online form. The Adjusted CFM50 is the Corrected CFM50 multiplied </w:t>
      </w:r>
      <w:r>
        <w:rPr>
          <w:rFonts w:ascii="Calibri" w:hAnsi="Calibri"/>
          <w:sz w:val="18"/>
          <w:szCs w:val="18"/>
        </w:rPr>
        <w:t>by</w:t>
      </w:r>
      <w:r w:rsidRPr="00782762">
        <w:rPr>
          <w:rFonts w:ascii="Calibri" w:hAnsi="Calibri"/>
          <w:sz w:val="18"/>
          <w:szCs w:val="18"/>
        </w:rPr>
        <w:t xml:space="preserve"> the </w:t>
      </w:r>
      <w:r w:rsidR="00B565DD">
        <w:rPr>
          <w:rFonts w:ascii="Calibri" w:hAnsi="Calibri"/>
          <w:sz w:val="18"/>
          <w:szCs w:val="18"/>
        </w:rPr>
        <w:t xml:space="preserve">Accuracy Adjustment </w:t>
      </w:r>
      <w:r>
        <w:rPr>
          <w:rFonts w:ascii="Calibri" w:hAnsi="Calibri"/>
          <w:sz w:val="18"/>
          <w:szCs w:val="18"/>
        </w:rPr>
        <w:t>Factor</w:t>
      </w:r>
      <w:r w:rsidRPr="00782762">
        <w:rPr>
          <w:rFonts w:ascii="Calibri" w:hAnsi="Calibri"/>
          <w:sz w:val="18"/>
          <w:szCs w:val="18"/>
        </w:rPr>
        <w:t>.</w:t>
      </w:r>
    </w:p>
    <w:p w14:paraId="3DA29047" w14:textId="77777777" w:rsidR="000B568A" w:rsidRDefault="000B568A">
      <w:pPr>
        <w:pStyle w:val="ListParagraph"/>
        <w:keepNext/>
        <w:rPr>
          <w:rFonts w:ascii="Calibri" w:hAnsi="Calibri"/>
          <w:sz w:val="18"/>
          <w:szCs w:val="18"/>
        </w:rPr>
      </w:pPr>
    </w:p>
    <w:p w14:paraId="3DA29048" w14:textId="77777777" w:rsidR="00C720B8" w:rsidRDefault="00C720B8" w:rsidP="00C720B8">
      <w:pPr>
        <w:keepNext/>
        <w:rPr>
          <w:rFonts w:ascii="Calibri" w:hAnsi="Calibri"/>
          <w:b/>
          <w:sz w:val="18"/>
          <w:szCs w:val="18"/>
        </w:rPr>
      </w:pPr>
      <w:r>
        <w:rPr>
          <w:rFonts w:ascii="Calibri" w:hAnsi="Calibri"/>
          <w:b/>
          <w:sz w:val="18"/>
          <w:szCs w:val="18"/>
        </w:rPr>
        <w:t>Section F</w:t>
      </w:r>
      <w:r w:rsidRPr="00782762">
        <w:rPr>
          <w:rFonts w:ascii="Calibri" w:hAnsi="Calibri"/>
          <w:b/>
          <w:sz w:val="18"/>
          <w:szCs w:val="18"/>
        </w:rPr>
        <w:t>. Envelope Leakage (MCH24</w:t>
      </w:r>
      <w:r>
        <w:rPr>
          <w:rFonts w:ascii="Calibri" w:hAnsi="Calibri"/>
          <w:b/>
          <w:sz w:val="18"/>
          <w:szCs w:val="18"/>
        </w:rPr>
        <w:t>c) - P</w:t>
      </w:r>
      <w:r w:rsidRPr="00782762">
        <w:rPr>
          <w:rFonts w:ascii="Calibri" w:hAnsi="Calibri"/>
          <w:b/>
          <w:sz w:val="18"/>
          <w:szCs w:val="18"/>
        </w:rPr>
        <w:t>ressurization</w:t>
      </w:r>
    </w:p>
    <w:p w14:paraId="3DA29049" w14:textId="77777777" w:rsidR="00C720B8" w:rsidRDefault="00C720B8" w:rsidP="00C720B8">
      <w:pPr>
        <w:pStyle w:val="ListParagraph"/>
        <w:keepNext/>
        <w:numPr>
          <w:ilvl w:val="0"/>
          <w:numId w:val="23"/>
        </w:numPr>
        <w:rPr>
          <w:rFonts w:ascii="Calibri" w:hAnsi="Calibri"/>
          <w:sz w:val="18"/>
          <w:szCs w:val="18"/>
        </w:rPr>
      </w:pPr>
      <w:r>
        <w:rPr>
          <w:rFonts w:ascii="Calibri" w:hAnsi="Calibri"/>
          <w:sz w:val="18"/>
          <w:szCs w:val="18"/>
        </w:rPr>
        <w:t xml:space="preserve">This version of the MCH-24 requires the use of </w:t>
      </w:r>
      <w:proofErr w:type="gramStart"/>
      <w:r>
        <w:rPr>
          <w:rFonts w:ascii="Calibri" w:hAnsi="Calibri"/>
          <w:sz w:val="18"/>
          <w:szCs w:val="18"/>
        </w:rPr>
        <w:t>an ASTM</w:t>
      </w:r>
      <w:proofErr w:type="gramEnd"/>
      <w:r>
        <w:rPr>
          <w:rFonts w:ascii="Calibri" w:hAnsi="Calibri"/>
          <w:sz w:val="18"/>
          <w:szCs w:val="18"/>
        </w:rPr>
        <w:t xml:space="preserve"> E779-10 compliant software, typically provided by the blower door manufacturer. Confirm with the software vendor that it is compliant. Enter the name and version here.</w:t>
      </w:r>
    </w:p>
    <w:p w14:paraId="3DA2904A" w14:textId="73229595" w:rsidR="00C720B8" w:rsidRDefault="00C720B8" w:rsidP="00C720B8">
      <w:pPr>
        <w:pStyle w:val="ListParagraph"/>
        <w:keepNext/>
        <w:numPr>
          <w:ilvl w:val="0"/>
          <w:numId w:val="23"/>
        </w:numPr>
        <w:rPr>
          <w:rFonts w:ascii="Calibri" w:hAnsi="Calibri"/>
          <w:sz w:val="18"/>
          <w:szCs w:val="18"/>
        </w:rPr>
      </w:pPr>
      <w:r w:rsidRPr="00782762">
        <w:rPr>
          <w:rFonts w:ascii="Calibri" w:hAnsi="Calibri"/>
          <w:sz w:val="18"/>
          <w:szCs w:val="18"/>
        </w:rPr>
        <w:t>Enter the Pre-</w:t>
      </w:r>
      <w:r w:rsidR="00804874">
        <w:rPr>
          <w:rFonts w:ascii="Calibri" w:hAnsi="Calibri"/>
          <w:sz w:val="18"/>
          <w:szCs w:val="18"/>
        </w:rPr>
        <w:t>T</w:t>
      </w:r>
      <w:r w:rsidRPr="00782762">
        <w:rPr>
          <w:rFonts w:ascii="Calibri" w:hAnsi="Calibri"/>
          <w:sz w:val="18"/>
          <w:szCs w:val="18"/>
        </w:rPr>
        <w:t>e</w:t>
      </w:r>
      <w:r>
        <w:rPr>
          <w:rFonts w:ascii="Calibri" w:hAnsi="Calibri"/>
          <w:sz w:val="18"/>
          <w:szCs w:val="18"/>
        </w:rPr>
        <w:t xml:space="preserve">st Baseline Building Pressure. </w:t>
      </w:r>
    </w:p>
    <w:p w14:paraId="3DA2904B" w14:textId="57969EF3" w:rsidR="00C720B8" w:rsidRDefault="00C720B8" w:rsidP="00C720B8">
      <w:pPr>
        <w:pStyle w:val="ListParagraph"/>
        <w:keepNext/>
        <w:numPr>
          <w:ilvl w:val="0"/>
          <w:numId w:val="23"/>
        </w:numPr>
        <w:rPr>
          <w:rFonts w:ascii="Calibri" w:hAnsi="Calibri"/>
          <w:sz w:val="18"/>
          <w:szCs w:val="18"/>
        </w:rPr>
      </w:pPr>
      <w:r w:rsidRPr="00782762">
        <w:rPr>
          <w:rFonts w:ascii="Calibri" w:hAnsi="Calibri"/>
          <w:sz w:val="18"/>
          <w:szCs w:val="18"/>
        </w:rPr>
        <w:t xml:space="preserve">Enter the </w:t>
      </w:r>
      <w:r w:rsidR="00804874">
        <w:rPr>
          <w:rFonts w:ascii="Calibri" w:hAnsi="Calibri"/>
          <w:sz w:val="18"/>
          <w:szCs w:val="18"/>
        </w:rPr>
        <w:t>T</w:t>
      </w:r>
      <w:r w:rsidRPr="00782762">
        <w:rPr>
          <w:rFonts w:ascii="Calibri" w:hAnsi="Calibri"/>
          <w:sz w:val="18"/>
          <w:szCs w:val="18"/>
        </w:rPr>
        <w:t xml:space="preserve">ime </w:t>
      </w:r>
      <w:r w:rsidR="00804874">
        <w:rPr>
          <w:rFonts w:ascii="Calibri" w:hAnsi="Calibri"/>
          <w:sz w:val="18"/>
          <w:szCs w:val="18"/>
        </w:rPr>
        <w:t>A</w:t>
      </w:r>
      <w:r w:rsidRPr="00782762">
        <w:rPr>
          <w:rFonts w:ascii="Calibri" w:hAnsi="Calibri"/>
          <w:sz w:val="18"/>
          <w:szCs w:val="18"/>
        </w:rPr>
        <w:t xml:space="preserve">verage </w:t>
      </w:r>
      <w:r w:rsidR="00804874">
        <w:rPr>
          <w:rFonts w:ascii="Calibri" w:hAnsi="Calibri"/>
          <w:sz w:val="18"/>
          <w:szCs w:val="18"/>
        </w:rPr>
        <w:t>P</w:t>
      </w:r>
      <w:r w:rsidRPr="00782762">
        <w:rPr>
          <w:rFonts w:ascii="Calibri" w:hAnsi="Calibri"/>
          <w:sz w:val="18"/>
          <w:szCs w:val="18"/>
        </w:rPr>
        <w:t>eriod used o</w:t>
      </w:r>
      <w:r>
        <w:rPr>
          <w:rFonts w:ascii="Calibri" w:hAnsi="Calibri"/>
          <w:sz w:val="18"/>
          <w:szCs w:val="18"/>
        </w:rPr>
        <w:t xml:space="preserve">n the manometer during the </w:t>
      </w:r>
      <w:r w:rsidRPr="00782762">
        <w:rPr>
          <w:rFonts w:ascii="Calibri" w:hAnsi="Calibri"/>
          <w:sz w:val="18"/>
          <w:szCs w:val="18"/>
        </w:rPr>
        <w:t>PRESSURIZATION test. Must be at least 10 seconds.</w:t>
      </w:r>
    </w:p>
    <w:p w14:paraId="3DA2904C" w14:textId="77777777" w:rsidR="00C720B8" w:rsidRDefault="00C720B8" w:rsidP="00C720B8">
      <w:pPr>
        <w:pStyle w:val="ListParagraph"/>
        <w:keepNext/>
        <w:numPr>
          <w:ilvl w:val="0"/>
          <w:numId w:val="23"/>
        </w:numPr>
        <w:rPr>
          <w:rFonts w:ascii="Calibri" w:hAnsi="Calibri"/>
          <w:sz w:val="18"/>
          <w:szCs w:val="18"/>
        </w:rPr>
      </w:pPr>
      <w:r>
        <w:rPr>
          <w:rFonts w:ascii="Calibri" w:hAnsi="Calibri"/>
          <w:sz w:val="18"/>
          <w:szCs w:val="18"/>
        </w:rPr>
        <w:t>Type of test being performed: Pressurization (air blowing into house). All blower door induced pressures are to be positive relative to outside.</w:t>
      </w:r>
    </w:p>
    <w:p w14:paraId="3DA2904D" w14:textId="268C8BD9" w:rsidR="00C720B8" w:rsidRDefault="00C720B8" w:rsidP="00C720B8">
      <w:pPr>
        <w:pStyle w:val="ListParagraph"/>
        <w:keepNext/>
        <w:numPr>
          <w:ilvl w:val="0"/>
          <w:numId w:val="23"/>
        </w:numPr>
        <w:rPr>
          <w:rFonts w:ascii="Calibri" w:hAnsi="Calibri"/>
          <w:sz w:val="18"/>
          <w:szCs w:val="18"/>
        </w:rPr>
      </w:pPr>
      <w:r w:rsidRPr="00782762">
        <w:rPr>
          <w:rFonts w:ascii="Calibri" w:hAnsi="Calibri"/>
          <w:sz w:val="18"/>
          <w:szCs w:val="18"/>
        </w:rPr>
        <w:t>This field is automatically calculated. The Unadjusted Building Pressure Target is the Pre-</w:t>
      </w:r>
      <w:r w:rsidR="00804874">
        <w:rPr>
          <w:rFonts w:ascii="Calibri" w:hAnsi="Calibri"/>
          <w:sz w:val="18"/>
          <w:szCs w:val="18"/>
        </w:rPr>
        <w:t>T</w:t>
      </w:r>
      <w:r w:rsidRPr="00782762">
        <w:rPr>
          <w:rFonts w:ascii="Calibri" w:hAnsi="Calibri"/>
          <w:sz w:val="18"/>
          <w:szCs w:val="18"/>
        </w:rPr>
        <w:t xml:space="preserve">est Baseline Building Pressure plus </w:t>
      </w:r>
      <w:r>
        <w:rPr>
          <w:rFonts w:ascii="Calibri" w:hAnsi="Calibri"/>
          <w:sz w:val="18"/>
          <w:szCs w:val="18"/>
        </w:rPr>
        <w:t>the target building pressure (6</w:t>
      </w:r>
      <w:r w:rsidRPr="00782762">
        <w:rPr>
          <w:rFonts w:ascii="Calibri" w:hAnsi="Calibri"/>
          <w:sz w:val="18"/>
          <w:szCs w:val="18"/>
        </w:rPr>
        <w:t>0 Pa).</w:t>
      </w:r>
    </w:p>
    <w:p w14:paraId="3DA2904E" w14:textId="77777777" w:rsidR="00C720B8" w:rsidRDefault="00C720B8" w:rsidP="00C720B8">
      <w:pPr>
        <w:pStyle w:val="ListParagraph"/>
        <w:keepNext/>
        <w:numPr>
          <w:ilvl w:val="0"/>
          <w:numId w:val="23"/>
        </w:numPr>
        <w:rPr>
          <w:rFonts w:ascii="Calibri" w:hAnsi="Calibri"/>
          <w:sz w:val="18"/>
          <w:szCs w:val="18"/>
        </w:rPr>
      </w:pPr>
      <w:r w:rsidRPr="00782762">
        <w:rPr>
          <w:rFonts w:ascii="Calibri" w:hAnsi="Calibri"/>
          <w:sz w:val="18"/>
          <w:szCs w:val="18"/>
        </w:rPr>
        <w:t xml:space="preserve">Enter the Measured Unadjusted Building Pressure straight from the manometer. It should be as close to the Unadjusted Building Pressure Target as possible. All blower door induced pressures for the pressurization tests are to be </w:t>
      </w:r>
      <w:r>
        <w:rPr>
          <w:rFonts w:ascii="Calibri" w:hAnsi="Calibri"/>
          <w:sz w:val="18"/>
          <w:szCs w:val="18"/>
        </w:rPr>
        <w:t>posi</w:t>
      </w:r>
      <w:r w:rsidRPr="00782762">
        <w:rPr>
          <w:rFonts w:ascii="Calibri" w:hAnsi="Calibri"/>
          <w:sz w:val="18"/>
          <w:szCs w:val="18"/>
        </w:rPr>
        <w:t>tive relative to outside.</w:t>
      </w:r>
    </w:p>
    <w:p w14:paraId="3DA2904F" w14:textId="77777777" w:rsidR="00C720B8" w:rsidRDefault="00C720B8" w:rsidP="00C720B8">
      <w:pPr>
        <w:pStyle w:val="ListParagraph"/>
        <w:keepNext/>
        <w:numPr>
          <w:ilvl w:val="0"/>
          <w:numId w:val="23"/>
        </w:numPr>
        <w:rPr>
          <w:rFonts w:ascii="Calibri" w:hAnsi="Calibri"/>
          <w:sz w:val="18"/>
          <w:szCs w:val="18"/>
        </w:rPr>
      </w:pPr>
      <w:r w:rsidRPr="00782762">
        <w:rPr>
          <w:rFonts w:ascii="Calibri" w:hAnsi="Calibri"/>
          <w:sz w:val="18"/>
          <w:szCs w:val="18"/>
        </w:rPr>
        <w:t xml:space="preserve">Enter the </w:t>
      </w:r>
      <w:r>
        <w:rPr>
          <w:rFonts w:ascii="Calibri" w:hAnsi="Calibri"/>
          <w:sz w:val="18"/>
          <w:szCs w:val="18"/>
        </w:rPr>
        <w:t>Induced</w:t>
      </w:r>
      <w:r w:rsidRPr="00782762">
        <w:rPr>
          <w:rFonts w:ascii="Calibri" w:hAnsi="Calibri"/>
          <w:sz w:val="18"/>
          <w:szCs w:val="18"/>
        </w:rPr>
        <w:t xml:space="preserve"> Building Pressure straight from the manometer</w:t>
      </w:r>
      <w:r>
        <w:rPr>
          <w:rFonts w:ascii="Calibri" w:hAnsi="Calibri"/>
          <w:sz w:val="18"/>
          <w:szCs w:val="18"/>
        </w:rPr>
        <w:t>.</w:t>
      </w:r>
      <w:r w:rsidRPr="00782762">
        <w:rPr>
          <w:rFonts w:ascii="Calibri" w:hAnsi="Calibri"/>
          <w:sz w:val="18"/>
          <w:szCs w:val="18"/>
        </w:rPr>
        <w:t xml:space="preserve"> All blower d</w:t>
      </w:r>
      <w:r>
        <w:rPr>
          <w:rFonts w:ascii="Calibri" w:hAnsi="Calibri"/>
          <w:sz w:val="18"/>
          <w:szCs w:val="18"/>
        </w:rPr>
        <w:t xml:space="preserve">oor induced pressures for the </w:t>
      </w:r>
      <w:r w:rsidRPr="00782762">
        <w:rPr>
          <w:rFonts w:ascii="Calibri" w:hAnsi="Calibri"/>
          <w:sz w:val="18"/>
          <w:szCs w:val="18"/>
        </w:rPr>
        <w:t xml:space="preserve">pressurization tests are to be </w:t>
      </w:r>
      <w:r>
        <w:rPr>
          <w:rFonts w:ascii="Calibri" w:hAnsi="Calibri"/>
          <w:sz w:val="18"/>
          <w:szCs w:val="18"/>
        </w:rPr>
        <w:t>positive</w:t>
      </w:r>
      <w:r w:rsidRPr="00782762">
        <w:rPr>
          <w:rFonts w:ascii="Calibri" w:hAnsi="Calibri"/>
          <w:sz w:val="18"/>
          <w:szCs w:val="18"/>
        </w:rPr>
        <w:t xml:space="preserve"> relative to outside.</w:t>
      </w:r>
    </w:p>
    <w:p w14:paraId="3DA29050" w14:textId="77777777" w:rsidR="00C720B8" w:rsidRDefault="00C720B8" w:rsidP="00C720B8">
      <w:pPr>
        <w:pStyle w:val="ListParagraph"/>
        <w:keepNext/>
        <w:numPr>
          <w:ilvl w:val="0"/>
          <w:numId w:val="23"/>
        </w:numPr>
        <w:rPr>
          <w:rFonts w:ascii="Calibri" w:hAnsi="Calibri"/>
          <w:sz w:val="18"/>
          <w:szCs w:val="18"/>
        </w:rPr>
      </w:pPr>
      <w:r>
        <w:rPr>
          <w:rFonts w:ascii="Calibri" w:hAnsi="Calibri"/>
          <w:sz w:val="18"/>
          <w:szCs w:val="18"/>
        </w:rPr>
        <w:t>When using the software for a multi-point test, a minimum of eight measurements must be taken over a range of pressures. This is where the user acknowledges that this was done.</w:t>
      </w:r>
    </w:p>
    <w:p w14:paraId="3DA29051" w14:textId="78DDC6BD" w:rsidR="00C720B8" w:rsidRDefault="00C720B8" w:rsidP="00C720B8">
      <w:pPr>
        <w:pStyle w:val="ListParagraph"/>
        <w:keepNext/>
        <w:numPr>
          <w:ilvl w:val="0"/>
          <w:numId w:val="23"/>
        </w:numPr>
        <w:rPr>
          <w:rFonts w:ascii="Calibri" w:hAnsi="Calibri"/>
          <w:sz w:val="18"/>
          <w:szCs w:val="18"/>
        </w:rPr>
      </w:pPr>
      <w:r w:rsidRPr="00782762">
        <w:rPr>
          <w:rFonts w:ascii="Calibri" w:hAnsi="Calibri"/>
          <w:sz w:val="18"/>
          <w:szCs w:val="18"/>
        </w:rPr>
        <w:t xml:space="preserve">Enter the </w:t>
      </w:r>
      <w:r>
        <w:rPr>
          <w:rFonts w:ascii="Calibri" w:hAnsi="Calibri"/>
          <w:sz w:val="18"/>
          <w:szCs w:val="18"/>
        </w:rPr>
        <w:t>Post-</w:t>
      </w:r>
      <w:r w:rsidR="00804874">
        <w:rPr>
          <w:rFonts w:ascii="Calibri" w:hAnsi="Calibri"/>
          <w:sz w:val="18"/>
          <w:szCs w:val="18"/>
        </w:rPr>
        <w:t>T</w:t>
      </w:r>
      <w:r>
        <w:rPr>
          <w:rFonts w:ascii="Calibri" w:hAnsi="Calibri"/>
          <w:sz w:val="18"/>
          <w:szCs w:val="18"/>
        </w:rPr>
        <w:t>est Baseline Building Pressure from the manometer.</w:t>
      </w:r>
    </w:p>
    <w:p w14:paraId="3DA29052" w14:textId="77777777" w:rsidR="00C720B8" w:rsidRDefault="00C720B8" w:rsidP="00C720B8">
      <w:pPr>
        <w:pStyle w:val="ListParagraph"/>
        <w:keepNext/>
        <w:numPr>
          <w:ilvl w:val="0"/>
          <w:numId w:val="23"/>
        </w:numPr>
        <w:rPr>
          <w:rFonts w:ascii="Calibri" w:hAnsi="Calibri"/>
          <w:sz w:val="18"/>
          <w:szCs w:val="18"/>
        </w:rPr>
      </w:pPr>
      <w:r>
        <w:rPr>
          <w:rFonts w:ascii="Calibri" w:hAnsi="Calibri"/>
          <w:sz w:val="18"/>
          <w:szCs w:val="18"/>
        </w:rPr>
        <w:t>Enter the final Corrected CFM50 reading from the software.</w:t>
      </w:r>
    </w:p>
    <w:p w14:paraId="3DA29053" w14:textId="77777777" w:rsidR="00C720B8" w:rsidRPr="00782762" w:rsidRDefault="00C720B8" w:rsidP="00C720B8">
      <w:pPr>
        <w:rPr>
          <w:rFonts w:ascii="Calibri" w:hAnsi="Calibri"/>
          <w:sz w:val="18"/>
          <w:szCs w:val="18"/>
        </w:rPr>
      </w:pPr>
    </w:p>
    <w:p w14:paraId="3DA29054" w14:textId="77777777" w:rsidR="00C720B8" w:rsidRPr="00782762" w:rsidRDefault="00C720B8" w:rsidP="00C720B8">
      <w:pPr>
        <w:rPr>
          <w:rFonts w:ascii="Calibri" w:hAnsi="Calibri"/>
          <w:b/>
          <w:sz w:val="18"/>
          <w:szCs w:val="18"/>
        </w:rPr>
      </w:pPr>
      <w:r>
        <w:rPr>
          <w:rFonts w:ascii="Calibri" w:hAnsi="Calibri"/>
          <w:b/>
          <w:sz w:val="18"/>
          <w:szCs w:val="18"/>
        </w:rPr>
        <w:t>Section G</w:t>
      </w:r>
      <w:r w:rsidRPr="00782762">
        <w:rPr>
          <w:rFonts w:ascii="Calibri" w:hAnsi="Calibri"/>
          <w:b/>
          <w:sz w:val="18"/>
          <w:szCs w:val="18"/>
        </w:rPr>
        <w:t>. Altitude and Temperature Correction</w:t>
      </w:r>
      <w:r>
        <w:rPr>
          <w:rFonts w:ascii="Calibri" w:hAnsi="Calibri"/>
          <w:b/>
          <w:sz w:val="18"/>
          <w:szCs w:val="18"/>
        </w:rPr>
        <w:t xml:space="preserve"> </w:t>
      </w:r>
      <w:r w:rsidRPr="00442035">
        <w:rPr>
          <w:rFonts w:ascii="Calibri" w:hAnsi="Calibri"/>
          <w:sz w:val="18"/>
          <w:szCs w:val="18"/>
        </w:rPr>
        <w:t>(not used, performed by blower door software)</w:t>
      </w:r>
    </w:p>
    <w:p w14:paraId="3DA29055" w14:textId="77777777" w:rsidR="00C720B8" w:rsidRPr="00782762" w:rsidRDefault="00C720B8" w:rsidP="00C720B8">
      <w:pPr>
        <w:rPr>
          <w:rFonts w:ascii="Calibri" w:hAnsi="Calibri"/>
          <w:sz w:val="18"/>
          <w:szCs w:val="18"/>
        </w:rPr>
      </w:pPr>
    </w:p>
    <w:p w14:paraId="3DA29056" w14:textId="77777777" w:rsidR="00C720B8" w:rsidRPr="00782762" w:rsidRDefault="00C720B8" w:rsidP="00C720B8">
      <w:pPr>
        <w:rPr>
          <w:rFonts w:ascii="Calibri" w:hAnsi="Calibri"/>
          <w:b/>
          <w:sz w:val="18"/>
          <w:szCs w:val="18"/>
        </w:rPr>
      </w:pPr>
      <w:r>
        <w:rPr>
          <w:rFonts w:ascii="Calibri" w:hAnsi="Calibri"/>
          <w:b/>
          <w:sz w:val="18"/>
          <w:szCs w:val="18"/>
        </w:rPr>
        <w:t>Section H</w:t>
      </w:r>
      <w:r w:rsidRPr="00782762">
        <w:rPr>
          <w:rFonts w:ascii="Calibri" w:hAnsi="Calibri"/>
          <w:b/>
          <w:sz w:val="18"/>
          <w:szCs w:val="18"/>
        </w:rPr>
        <w:t>. Accuracy Adjustment</w:t>
      </w:r>
    </w:p>
    <w:p w14:paraId="3DA29057" w14:textId="77777777" w:rsidR="00C720B8" w:rsidRDefault="00C720B8" w:rsidP="00C720B8">
      <w:pPr>
        <w:pStyle w:val="ListParagraph"/>
        <w:numPr>
          <w:ilvl w:val="0"/>
          <w:numId w:val="24"/>
        </w:numPr>
        <w:rPr>
          <w:rFonts w:ascii="Calibri" w:hAnsi="Calibri"/>
          <w:sz w:val="18"/>
          <w:szCs w:val="18"/>
        </w:rPr>
      </w:pPr>
      <w:r>
        <w:rPr>
          <w:rFonts w:ascii="Calibri" w:hAnsi="Calibri"/>
          <w:sz w:val="18"/>
          <w:szCs w:val="18"/>
        </w:rPr>
        <w:t>The software will provide a “Percent Uncertainty” value based on the readings taken. Enter that value here</w:t>
      </w:r>
      <w:r w:rsidR="00663734">
        <w:rPr>
          <w:rFonts w:ascii="Calibri" w:hAnsi="Calibri"/>
          <w:sz w:val="18"/>
          <w:szCs w:val="18"/>
        </w:rPr>
        <w:t>.</w:t>
      </w:r>
    </w:p>
    <w:p w14:paraId="3DA29058" w14:textId="6F1E48BA" w:rsidR="00C720B8" w:rsidRDefault="00C720B8" w:rsidP="00C720B8">
      <w:pPr>
        <w:pStyle w:val="ListParagraph"/>
        <w:numPr>
          <w:ilvl w:val="0"/>
          <w:numId w:val="24"/>
        </w:numPr>
        <w:rPr>
          <w:rFonts w:ascii="Calibri" w:hAnsi="Calibri"/>
          <w:sz w:val="18"/>
          <w:szCs w:val="18"/>
        </w:rPr>
      </w:pPr>
      <w:r w:rsidRPr="00782762">
        <w:rPr>
          <w:rFonts w:ascii="Calibri" w:hAnsi="Calibri"/>
          <w:sz w:val="18"/>
          <w:szCs w:val="18"/>
        </w:rPr>
        <w:t>This field is automatically calculated</w:t>
      </w:r>
      <w:r>
        <w:rPr>
          <w:rFonts w:ascii="Calibri" w:hAnsi="Calibri"/>
          <w:sz w:val="18"/>
          <w:szCs w:val="18"/>
        </w:rPr>
        <w:t xml:space="preserve">. If the Percent Uncertainty </w:t>
      </w:r>
      <w:r w:rsidR="00F5239E">
        <w:rPr>
          <w:rFonts w:ascii="Calibri" w:hAnsi="Calibri"/>
          <w:sz w:val="18"/>
          <w:szCs w:val="18"/>
        </w:rPr>
        <w:t>L</w:t>
      </w:r>
      <w:r>
        <w:rPr>
          <w:rFonts w:ascii="Calibri" w:hAnsi="Calibri"/>
          <w:sz w:val="18"/>
          <w:szCs w:val="18"/>
        </w:rPr>
        <w:t xml:space="preserve">evel is 10% or less, the Accuracy Level is “Standard”. If the Percent Uncertainty </w:t>
      </w:r>
      <w:r w:rsidR="00F5239E">
        <w:rPr>
          <w:rFonts w:ascii="Calibri" w:hAnsi="Calibri"/>
          <w:sz w:val="18"/>
          <w:szCs w:val="18"/>
        </w:rPr>
        <w:t>L</w:t>
      </w:r>
      <w:r>
        <w:rPr>
          <w:rFonts w:ascii="Calibri" w:hAnsi="Calibri"/>
          <w:sz w:val="18"/>
          <w:szCs w:val="18"/>
        </w:rPr>
        <w:t>evel is greater than 10%, the Accuracy Level is “Reduced”.</w:t>
      </w:r>
    </w:p>
    <w:p w14:paraId="3DA29059" w14:textId="77D90260" w:rsidR="00C720B8" w:rsidRDefault="00C720B8" w:rsidP="00C720B8">
      <w:pPr>
        <w:pStyle w:val="ListParagraph"/>
        <w:numPr>
          <w:ilvl w:val="0"/>
          <w:numId w:val="24"/>
        </w:numPr>
        <w:rPr>
          <w:rFonts w:ascii="Calibri" w:hAnsi="Calibri"/>
          <w:sz w:val="18"/>
          <w:szCs w:val="18"/>
        </w:rPr>
      </w:pPr>
      <w:r w:rsidRPr="00782762">
        <w:rPr>
          <w:rFonts w:ascii="Calibri" w:hAnsi="Calibri"/>
          <w:sz w:val="18"/>
          <w:szCs w:val="18"/>
        </w:rPr>
        <w:t>This field is automatically calculated:</w:t>
      </w:r>
    </w:p>
    <w:p w14:paraId="3DA2905A" w14:textId="77777777" w:rsidR="00C720B8" w:rsidRPr="00782762" w:rsidRDefault="00C720B8" w:rsidP="00C720B8">
      <w:pPr>
        <w:pStyle w:val="ListParagraph"/>
        <w:numPr>
          <w:ilvl w:val="0"/>
          <w:numId w:val="21"/>
        </w:numPr>
        <w:rPr>
          <w:rFonts w:ascii="Calibri" w:hAnsi="Calibri"/>
          <w:sz w:val="18"/>
          <w:szCs w:val="18"/>
        </w:rPr>
      </w:pPr>
      <w:r w:rsidRPr="00782762">
        <w:rPr>
          <w:rFonts w:ascii="Calibri" w:hAnsi="Calibri"/>
          <w:sz w:val="18"/>
          <w:szCs w:val="18"/>
        </w:rPr>
        <w:t>If the Accuracy</w:t>
      </w:r>
      <w:r>
        <w:rPr>
          <w:rFonts w:ascii="Calibri" w:hAnsi="Calibri"/>
          <w:sz w:val="18"/>
          <w:szCs w:val="18"/>
        </w:rPr>
        <w:t xml:space="preserve"> Level is </w:t>
      </w:r>
      <w:r w:rsidRPr="00782762">
        <w:rPr>
          <w:rFonts w:ascii="Calibri" w:hAnsi="Calibri"/>
          <w:sz w:val="18"/>
          <w:szCs w:val="18"/>
        </w:rPr>
        <w:t xml:space="preserve">“Standard”, the </w:t>
      </w:r>
      <w:r>
        <w:rPr>
          <w:rFonts w:ascii="Calibri" w:hAnsi="Calibri"/>
          <w:sz w:val="18"/>
          <w:szCs w:val="18"/>
        </w:rPr>
        <w:t>Accuracy Adjustment Factor</w:t>
      </w:r>
      <w:r w:rsidRPr="00782762">
        <w:rPr>
          <w:rFonts w:ascii="Calibri" w:hAnsi="Calibri"/>
          <w:sz w:val="18"/>
          <w:szCs w:val="18"/>
        </w:rPr>
        <w:t xml:space="preserve"> will be 1 (no adjustment)</w:t>
      </w:r>
      <w:r w:rsidR="00663734">
        <w:rPr>
          <w:rFonts w:ascii="Calibri" w:hAnsi="Calibri"/>
          <w:sz w:val="18"/>
          <w:szCs w:val="18"/>
        </w:rPr>
        <w:t>.</w:t>
      </w:r>
    </w:p>
    <w:p w14:paraId="3DA2905B" w14:textId="77777777" w:rsidR="00C720B8" w:rsidRPr="00782762" w:rsidRDefault="00C720B8" w:rsidP="00C720B8">
      <w:pPr>
        <w:pStyle w:val="ListParagraph"/>
        <w:numPr>
          <w:ilvl w:val="0"/>
          <w:numId w:val="21"/>
        </w:numPr>
        <w:rPr>
          <w:rFonts w:ascii="Calibri" w:hAnsi="Calibri"/>
          <w:sz w:val="18"/>
          <w:szCs w:val="18"/>
        </w:rPr>
      </w:pPr>
      <w:r w:rsidRPr="00782762">
        <w:rPr>
          <w:rFonts w:ascii="Calibri" w:hAnsi="Calibri"/>
          <w:sz w:val="18"/>
          <w:szCs w:val="18"/>
        </w:rPr>
        <w:t xml:space="preserve">If the Accuracy Level is “Reduced”, </w:t>
      </w:r>
      <w:r>
        <w:rPr>
          <w:rFonts w:ascii="Calibri" w:hAnsi="Calibri"/>
          <w:sz w:val="18"/>
          <w:szCs w:val="18"/>
        </w:rPr>
        <w:t>the Accuracy Adjustment Factor</w:t>
      </w:r>
      <w:r w:rsidRPr="00782762">
        <w:rPr>
          <w:rFonts w:ascii="Calibri" w:hAnsi="Calibri"/>
          <w:sz w:val="18"/>
          <w:szCs w:val="18"/>
        </w:rPr>
        <w:t xml:space="preserve"> </w:t>
      </w:r>
      <w:r>
        <w:rPr>
          <w:rFonts w:ascii="Calibri" w:hAnsi="Calibri"/>
          <w:sz w:val="18"/>
          <w:szCs w:val="18"/>
        </w:rPr>
        <w:t>will be adjusted by the Percent Uncertainty.</w:t>
      </w:r>
    </w:p>
    <w:p w14:paraId="3DA2905C" w14:textId="5B3D11FD" w:rsidR="00C720B8" w:rsidRDefault="00C720B8" w:rsidP="00C720B8">
      <w:pPr>
        <w:pStyle w:val="ListParagraph"/>
        <w:numPr>
          <w:ilvl w:val="0"/>
          <w:numId w:val="24"/>
        </w:numPr>
        <w:rPr>
          <w:rFonts w:ascii="Calibri" w:hAnsi="Calibri"/>
          <w:sz w:val="18"/>
          <w:szCs w:val="18"/>
        </w:rPr>
      </w:pPr>
      <w:r w:rsidRPr="00782762">
        <w:rPr>
          <w:rFonts w:ascii="Calibri" w:hAnsi="Calibri"/>
          <w:sz w:val="18"/>
          <w:szCs w:val="18"/>
        </w:rPr>
        <w:t xml:space="preserve">This field is automatically calculated. The Adjusted CFM50 is the Corrected CFM50 multiplied </w:t>
      </w:r>
      <w:r>
        <w:rPr>
          <w:rFonts w:ascii="Calibri" w:hAnsi="Calibri"/>
          <w:sz w:val="18"/>
          <w:szCs w:val="18"/>
        </w:rPr>
        <w:t>by</w:t>
      </w:r>
      <w:r w:rsidRPr="00782762">
        <w:rPr>
          <w:rFonts w:ascii="Calibri" w:hAnsi="Calibri"/>
          <w:sz w:val="18"/>
          <w:szCs w:val="18"/>
        </w:rPr>
        <w:t xml:space="preserve"> the </w:t>
      </w:r>
      <w:r>
        <w:rPr>
          <w:rFonts w:ascii="Calibri" w:hAnsi="Calibri"/>
          <w:sz w:val="18"/>
          <w:szCs w:val="18"/>
        </w:rPr>
        <w:t>Accuracy Adjustment Factor</w:t>
      </w:r>
      <w:r w:rsidRPr="00782762">
        <w:rPr>
          <w:rFonts w:ascii="Calibri" w:hAnsi="Calibri"/>
          <w:sz w:val="18"/>
          <w:szCs w:val="18"/>
        </w:rPr>
        <w:t>.</w:t>
      </w:r>
    </w:p>
    <w:p w14:paraId="3DA2905D" w14:textId="6DCBA0BF" w:rsidR="00A814C0" w:rsidRPr="00782762" w:rsidDel="00EF3361" w:rsidRDefault="00A814C0" w:rsidP="00A814C0">
      <w:pPr>
        <w:rPr>
          <w:del w:id="52" w:author="Shewmaker, Michael@Energy" w:date="2016-03-29T15:28:00Z"/>
          <w:rFonts w:ascii="Calibri" w:hAnsi="Calibri"/>
          <w:sz w:val="18"/>
          <w:szCs w:val="18"/>
        </w:rPr>
      </w:pPr>
    </w:p>
    <w:p w14:paraId="3DA2905E" w14:textId="6F7908F0" w:rsidR="000B568A" w:rsidDel="00EF3361" w:rsidRDefault="00A814C0">
      <w:pPr>
        <w:keepNext/>
        <w:rPr>
          <w:del w:id="53" w:author="Shewmaker, Michael@Energy" w:date="2016-03-29T15:28:00Z"/>
          <w:rFonts w:ascii="Calibri" w:hAnsi="Calibri"/>
          <w:b/>
          <w:sz w:val="18"/>
          <w:szCs w:val="18"/>
        </w:rPr>
      </w:pPr>
      <w:del w:id="54" w:author="Shewmaker, Michael@Energy" w:date="2016-03-29T15:28:00Z">
        <w:r w:rsidRPr="00782762" w:rsidDel="00EF3361">
          <w:rPr>
            <w:rFonts w:ascii="Calibri" w:hAnsi="Calibri"/>
            <w:b/>
            <w:sz w:val="18"/>
            <w:szCs w:val="18"/>
          </w:rPr>
          <w:delText xml:space="preserve">Section </w:delText>
        </w:r>
        <w:r w:rsidR="00C720B8" w:rsidDel="00EF3361">
          <w:rPr>
            <w:rFonts w:ascii="Calibri" w:hAnsi="Calibri"/>
            <w:b/>
            <w:sz w:val="18"/>
            <w:szCs w:val="18"/>
          </w:rPr>
          <w:delText>I</w:delText>
        </w:r>
        <w:r w:rsidRPr="00782762" w:rsidDel="00EF3361">
          <w:rPr>
            <w:rFonts w:ascii="Calibri" w:hAnsi="Calibri"/>
            <w:b/>
            <w:sz w:val="18"/>
            <w:szCs w:val="18"/>
          </w:rPr>
          <w:delText>. Additional Requirements for Compliance</w:delText>
        </w:r>
      </w:del>
    </w:p>
    <w:p w14:paraId="3DA2905F" w14:textId="1FA96A7F" w:rsidR="000B568A" w:rsidDel="00EF3361" w:rsidRDefault="00A814C0">
      <w:pPr>
        <w:pStyle w:val="ListParagraph"/>
        <w:keepNext/>
        <w:numPr>
          <w:ilvl w:val="0"/>
          <w:numId w:val="22"/>
        </w:numPr>
        <w:rPr>
          <w:del w:id="55" w:author="Shewmaker, Michael@Energy" w:date="2016-03-29T15:28:00Z"/>
          <w:rFonts w:ascii="Calibri" w:hAnsi="Calibri"/>
          <w:sz w:val="18"/>
          <w:szCs w:val="18"/>
        </w:rPr>
      </w:pPr>
      <w:del w:id="56" w:author="Shewmaker, Michael@Energy" w:date="2016-03-29T15:28:00Z">
        <w:r w:rsidRPr="00782762" w:rsidDel="00EF3361">
          <w:rPr>
            <w:rFonts w:ascii="Calibri" w:hAnsi="Calibri"/>
            <w:sz w:val="18"/>
            <w:szCs w:val="18"/>
          </w:rPr>
          <w:delText>This statement must be true (or not applicable) for the test to conform to the protocols.</w:delText>
        </w:r>
      </w:del>
    </w:p>
    <w:p w14:paraId="3DA29060" w14:textId="333764BD" w:rsidR="000B568A" w:rsidDel="00EF3361" w:rsidRDefault="00A814C0">
      <w:pPr>
        <w:pStyle w:val="ListParagraph"/>
        <w:keepNext/>
        <w:numPr>
          <w:ilvl w:val="0"/>
          <w:numId w:val="22"/>
        </w:numPr>
        <w:rPr>
          <w:del w:id="57" w:author="Shewmaker, Michael@Energy" w:date="2016-03-29T15:28:00Z"/>
          <w:rFonts w:ascii="Calibri" w:hAnsi="Calibri"/>
          <w:sz w:val="18"/>
          <w:szCs w:val="18"/>
        </w:rPr>
      </w:pPr>
      <w:del w:id="58" w:author="Shewmaker, Michael@Energy" w:date="2016-03-29T15:28:00Z">
        <w:r w:rsidRPr="00782762" w:rsidDel="00EF3361">
          <w:rPr>
            <w:rFonts w:ascii="Calibri" w:hAnsi="Calibri"/>
            <w:sz w:val="18"/>
            <w:szCs w:val="18"/>
          </w:rPr>
          <w:delText>This statement must be true (or not applicable) for the test to conform to the protocols.</w:delText>
        </w:r>
      </w:del>
    </w:p>
    <w:p w14:paraId="3DA29061" w14:textId="4C814516" w:rsidR="000B568A" w:rsidDel="00EF3361" w:rsidRDefault="00A814C0">
      <w:pPr>
        <w:pStyle w:val="ListParagraph"/>
        <w:keepNext/>
        <w:numPr>
          <w:ilvl w:val="0"/>
          <w:numId w:val="22"/>
        </w:numPr>
        <w:rPr>
          <w:del w:id="59" w:author="Shewmaker, Michael@Energy" w:date="2016-03-29T15:28:00Z"/>
          <w:rFonts w:ascii="Calibri" w:hAnsi="Calibri"/>
          <w:sz w:val="18"/>
          <w:szCs w:val="18"/>
        </w:rPr>
      </w:pPr>
      <w:del w:id="60" w:author="Shewmaker, Michael@Energy" w:date="2016-03-29T15:28:00Z">
        <w:r w:rsidRPr="00782762" w:rsidDel="00EF3361">
          <w:rPr>
            <w:rFonts w:ascii="Calibri" w:hAnsi="Calibri"/>
            <w:sz w:val="18"/>
            <w:szCs w:val="18"/>
          </w:rPr>
          <w:delText>This statement must be true (or not applicable) for the test to conform to the protocols.</w:delText>
        </w:r>
      </w:del>
    </w:p>
    <w:p w14:paraId="3DA29062" w14:textId="41B0BF2D" w:rsidR="000B568A" w:rsidDel="00EF3361" w:rsidRDefault="00A814C0">
      <w:pPr>
        <w:pStyle w:val="ListParagraph"/>
        <w:keepNext/>
        <w:numPr>
          <w:ilvl w:val="0"/>
          <w:numId w:val="22"/>
        </w:numPr>
        <w:rPr>
          <w:del w:id="61" w:author="Shewmaker, Michael@Energy" w:date="2016-03-29T15:28:00Z"/>
          <w:rFonts w:ascii="Calibri" w:hAnsi="Calibri"/>
          <w:sz w:val="18"/>
          <w:szCs w:val="18"/>
        </w:rPr>
      </w:pPr>
      <w:del w:id="62" w:author="Shewmaker, Michael@Energy" w:date="2016-03-29T15:28:00Z">
        <w:r w:rsidRPr="00782762" w:rsidDel="00EF3361">
          <w:rPr>
            <w:rFonts w:ascii="Calibri" w:hAnsi="Calibri"/>
            <w:sz w:val="18"/>
            <w:szCs w:val="18"/>
          </w:rPr>
          <w:delText>This statement must be true (or not applicable) for the test to conform to the protocols.</w:delText>
        </w:r>
      </w:del>
    </w:p>
    <w:p w14:paraId="3DA29063" w14:textId="1AEE8CD5" w:rsidR="000B568A" w:rsidDel="00EF3361" w:rsidRDefault="00A814C0">
      <w:pPr>
        <w:pStyle w:val="ListParagraph"/>
        <w:keepNext/>
        <w:numPr>
          <w:ilvl w:val="0"/>
          <w:numId w:val="22"/>
        </w:numPr>
        <w:rPr>
          <w:del w:id="63" w:author="Shewmaker, Michael@Energy" w:date="2016-03-29T15:28:00Z"/>
          <w:rFonts w:ascii="Calibri" w:hAnsi="Calibri"/>
          <w:sz w:val="18"/>
          <w:szCs w:val="18"/>
        </w:rPr>
      </w:pPr>
      <w:del w:id="64" w:author="Shewmaker, Michael@Energy" w:date="2016-03-29T15:28:00Z">
        <w:r w:rsidRPr="00782762" w:rsidDel="00EF3361">
          <w:rPr>
            <w:rFonts w:ascii="Calibri" w:hAnsi="Calibri"/>
            <w:sz w:val="18"/>
            <w:szCs w:val="18"/>
          </w:rPr>
          <w:delText>This statement must be true (or not applicable) for the test to conform to the protocols.</w:delText>
        </w:r>
        <w:r w:rsidRPr="002130DD" w:rsidDel="00EF3361">
          <w:rPr>
            <w:rFonts w:asciiTheme="minorHAnsi" w:hAnsiTheme="minorHAnsi"/>
            <w:i/>
            <w:sz w:val="18"/>
          </w:rPr>
          <w:delText xml:space="preserve"> </w:delText>
        </w:r>
      </w:del>
    </w:p>
    <w:p w14:paraId="3DA29064" w14:textId="4C9D789B" w:rsidR="00A814C0" w:rsidDel="00EF3361" w:rsidRDefault="00A814C0" w:rsidP="00E33331">
      <w:pPr>
        <w:rPr>
          <w:del w:id="65" w:author="Shewmaker, Michael@Energy" w:date="2016-03-29T15:28:00Z"/>
          <w:rFonts w:asciiTheme="minorHAnsi" w:hAnsiTheme="minorHAnsi"/>
          <w:b/>
          <w:sz w:val="18"/>
          <w:szCs w:val="18"/>
        </w:rPr>
      </w:pPr>
    </w:p>
    <w:p w14:paraId="3DA29065" w14:textId="5028B91C" w:rsidR="00BA4A71" w:rsidDel="00EF3361" w:rsidRDefault="00BA4A71" w:rsidP="00781087">
      <w:pPr>
        <w:rPr>
          <w:del w:id="66" w:author="Shewmaker, Michael@Energy" w:date="2016-03-29T15:28:00Z"/>
          <w:rFonts w:asciiTheme="minorHAnsi" w:hAnsiTheme="minorHAnsi"/>
        </w:rPr>
      </w:pPr>
    </w:p>
    <w:p w14:paraId="3DA29066" w14:textId="4552491A" w:rsidR="00BA4A71" w:rsidRPr="00BA4A71" w:rsidDel="00EF3361" w:rsidRDefault="00BA4A71" w:rsidP="00BA4A71">
      <w:pPr>
        <w:rPr>
          <w:del w:id="67" w:author="Shewmaker, Michael@Energy" w:date="2016-03-29T15:28:00Z"/>
          <w:rFonts w:asciiTheme="minorHAnsi" w:hAnsiTheme="minorHAnsi"/>
        </w:rPr>
      </w:pPr>
    </w:p>
    <w:p w14:paraId="3DA29067" w14:textId="77777777" w:rsidR="00BA4A71" w:rsidRPr="00BA4A71" w:rsidRDefault="00BA4A71" w:rsidP="00BA4A71">
      <w:pPr>
        <w:rPr>
          <w:rFonts w:asciiTheme="minorHAnsi" w:hAnsiTheme="minorHAnsi"/>
        </w:rPr>
      </w:pPr>
    </w:p>
    <w:p w14:paraId="3DA29068" w14:textId="77777777" w:rsidR="00BA4A71" w:rsidRDefault="00BA4A71" w:rsidP="00BA4A71">
      <w:pPr>
        <w:rPr>
          <w:rFonts w:asciiTheme="minorHAnsi" w:hAnsiTheme="minorHAnsi"/>
        </w:rPr>
      </w:pPr>
    </w:p>
    <w:p w14:paraId="3DA29069" w14:textId="77777777" w:rsidR="00BA4A71" w:rsidRDefault="00BA4A71" w:rsidP="00BA4A71">
      <w:pPr>
        <w:rPr>
          <w:rFonts w:asciiTheme="minorHAnsi" w:hAnsiTheme="minorHAnsi"/>
        </w:rPr>
      </w:pPr>
    </w:p>
    <w:p w14:paraId="3DA2906A" w14:textId="77777777" w:rsidR="00781087" w:rsidRPr="00BA4A71" w:rsidRDefault="00781087" w:rsidP="00BA4A71">
      <w:pPr>
        <w:rPr>
          <w:rFonts w:asciiTheme="minorHAnsi" w:hAnsiTheme="minorHAnsi"/>
        </w:rPr>
        <w:sectPr w:rsidR="00781087" w:rsidRPr="00BA4A71" w:rsidSect="00753B8C">
          <w:headerReference w:type="even" r:id="rId14"/>
          <w:headerReference w:type="default" r:id="rId15"/>
          <w:footerReference w:type="default" r:id="rId16"/>
          <w:headerReference w:type="first" r:id="rId17"/>
          <w:pgSz w:w="12240" w:h="15840" w:code="1"/>
          <w:pgMar w:top="720" w:right="720" w:bottom="720" w:left="720" w:header="576"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920"/>
        <w:gridCol w:w="5508"/>
      </w:tblGrid>
      <w:tr w:rsidR="00FA62B9" w:rsidRPr="001C37BE" w14:paraId="3DA2906C" w14:textId="77777777" w:rsidTr="00BC3575">
        <w:tc>
          <w:tcPr>
            <w:tcW w:w="11016" w:type="dxa"/>
            <w:gridSpan w:val="3"/>
            <w:vAlign w:val="center"/>
          </w:tcPr>
          <w:p w14:paraId="3DA2906B" w14:textId="77777777" w:rsidR="00FA62B9" w:rsidRPr="009013BA" w:rsidRDefault="00FA62B9" w:rsidP="00BC357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442035">
              <w:rPr>
                <w:rFonts w:asciiTheme="minorHAnsi" w:hAnsiTheme="minorHAnsi"/>
                <w:b/>
                <w:szCs w:val="18"/>
              </w:rPr>
              <w:lastRenderedPageBreak/>
              <w:t>A. Building Air Leakage – General Information</w:t>
            </w:r>
          </w:p>
        </w:tc>
      </w:tr>
      <w:tr w:rsidR="00FA62B9" w:rsidRPr="001C37BE" w14:paraId="3DA29070" w14:textId="77777777" w:rsidTr="003806C2">
        <w:tc>
          <w:tcPr>
            <w:tcW w:w="588" w:type="dxa"/>
            <w:vAlign w:val="center"/>
          </w:tcPr>
          <w:p w14:paraId="3DA2906D" w14:textId="77777777" w:rsidR="00FA62B9" w:rsidRPr="001C37BE" w:rsidRDefault="005B1AF8" w:rsidP="00FC2860">
            <w:pPr>
              <w:jc w:val="center"/>
              <w:rPr>
                <w:rFonts w:asciiTheme="minorHAnsi" w:hAnsiTheme="minorHAnsi"/>
                <w:b/>
                <w:sz w:val="18"/>
                <w:szCs w:val="18"/>
              </w:rPr>
            </w:pPr>
            <w:r>
              <w:rPr>
                <w:rFonts w:asciiTheme="minorHAnsi" w:hAnsiTheme="minorHAnsi"/>
                <w:sz w:val="18"/>
                <w:szCs w:val="18"/>
              </w:rPr>
              <w:t>01</w:t>
            </w:r>
          </w:p>
        </w:tc>
        <w:tc>
          <w:tcPr>
            <w:tcW w:w="4920" w:type="dxa"/>
          </w:tcPr>
          <w:p w14:paraId="3DA2906E" w14:textId="4ABA78DF" w:rsidR="00FA62B9" w:rsidRPr="001C37BE" w:rsidRDefault="00FA62B9" w:rsidP="003806C2">
            <w:pPr>
              <w:rPr>
                <w:rFonts w:asciiTheme="minorHAnsi" w:hAnsiTheme="minorHAnsi"/>
                <w:sz w:val="18"/>
                <w:szCs w:val="18"/>
              </w:rPr>
            </w:pPr>
            <w:r w:rsidRPr="001C37BE">
              <w:rPr>
                <w:rFonts w:asciiTheme="minorHAnsi" w:hAnsiTheme="minorHAnsi"/>
                <w:sz w:val="18"/>
                <w:szCs w:val="18"/>
              </w:rPr>
              <w:t xml:space="preserve">Indoor </w:t>
            </w:r>
            <w:r w:rsidR="003806C2">
              <w:rPr>
                <w:rFonts w:asciiTheme="minorHAnsi" w:hAnsiTheme="minorHAnsi"/>
                <w:sz w:val="18"/>
                <w:szCs w:val="18"/>
              </w:rPr>
              <w:t>T</w:t>
            </w:r>
            <w:r w:rsidRPr="001C37BE">
              <w:rPr>
                <w:rFonts w:asciiTheme="minorHAnsi" w:hAnsiTheme="minorHAnsi"/>
                <w:sz w:val="18"/>
                <w:szCs w:val="18"/>
              </w:rPr>
              <w:t xml:space="preserve">emperature </w:t>
            </w:r>
            <w:r w:rsidR="003806C2">
              <w:rPr>
                <w:rFonts w:asciiTheme="minorHAnsi" w:hAnsiTheme="minorHAnsi"/>
                <w:sz w:val="18"/>
                <w:szCs w:val="18"/>
              </w:rPr>
              <w:t>D</w:t>
            </w:r>
            <w:r w:rsidRPr="001C37BE">
              <w:rPr>
                <w:rFonts w:asciiTheme="minorHAnsi" w:hAnsiTheme="minorHAnsi"/>
                <w:sz w:val="18"/>
                <w:szCs w:val="18"/>
              </w:rPr>
              <w:t xml:space="preserve">uring </w:t>
            </w:r>
            <w:r w:rsidR="003806C2">
              <w:rPr>
                <w:rFonts w:asciiTheme="minorHAnsi" w:hAnsiTheme="minorHAnsi"/>
                <w:sz w:val="18"/>
                <w:szCs w:val="18"/>
              </w:rPr>
              <w:t>T</w:t>
            </w:r>
            <w:r w:rsidRPr="001C37BE">
              <w:rPr>
                <w:rFonts w:asciiTheme="minorHAnsi" w:hAnsiTheme="minorHAnsi"/>
                <w:sz w:val="18"/>
                <w:szCs w:val="18"/>
              </w:rPr>
              <w:t>est (</w:t>
            </w:r>
            <w:proofErr w:type="spellStart"/>
            <w:r w:rsidRPr="001C37BE">
              <w:rPr>
                <w:rFonts w:asciiTheme="minorHAnsi" w:hAnsiTheme="minorHAnsi"/>
                <w:sz w:val="18"/>
                <w:szCs w:val="18"/>
              </w:rPr>
              <w:t>degreeF</w:t>
            </w:r>
            <w:proofErr w:type="spellEnd"/>
            <w:r w:rsidRPr="001C37BE">
              <w:rPr>
                <w:rFonts w:asciiTheme="minorHAnsi" w:hAnsiTheme="minorHAnsi"/>
                <w:sz w:val="18"/>
                <w:szCs w:val="18"/>
              </w:rPr>
              <w:t>)</w:t>
            </w:r>
          </w:p>
        </w:tc>
        <w:tc>
          <w:tcPr>
            <w:tcW w:w="5508" w:type="dxa"/>
          </w:tcPr>
          <w:p w14:paraId="3DA2906F" w14:textId="77777777" w:rsidR="00FA62B9" w:rsidRPr="001C37BE" w:rsidRDefault="00FA62B9" w:rsidP="00BC3575">
            <w:pPr>
              <w:tabs>
                <w:tab w:val="left" w:pos="2189"/>
              </w:tabs>
              <w:rPr>
                <w:rFonts w:asciiTheme="minorHAnsi" w:hAnsiTheme="minorHAnsi"/>
                <w:sz w:val="18"/>
                <w:szCs w:val="18"/>
              </w:rPr>
            </w:pPr>
            <w:r w:rsidRPr="001C37BE">
              <w:rPr>
                <w:rFonts w:asciiTheme="minorHAnsi" w:hAnsiTheme="minorHAnsi"/>
                <w:sz w:val="18"/>
                <w:szCs w:val="18"/>
              </w:rPr>
              <w:t xml:space="preserve">&lt;&lt;user input, </w:t>
            </w:r>
            <w:proofErr w:type="spellStart"/>
            <w:r w:rsidRPr="001C37BE">
              <w:rPr>
                <w:rFonts w:asciiTheme="minorHAnsi" w:hAnsiTheme="minorHAnsi"/>
                <w:sz w:val="18"/>
                <w:szCs w:val="18"/>
              </w:rPr>
              <w:t>degF</w:t>
            </w:r>
            <w:proofErr w:type="spellEnd"/>
            <w:r w:rsidRPr="001C37BE">
              <w:rPr>
                <w:rFonts w:asciiTheme="minorHAnsi" w:hAnsiTheme="minorHAnsi"/>
                <w:sz w:val="18"/>
                <w:szCs w:val="18"/>
              </w:rPr>
              <w:t>&gt;&gt;</w:t>
            </w:r>
            <w:r w:rsidRPr="001C37BE">
              <w:rPr>
                <w:rFonts w:asciiTheme="minorHAnsi" w:hAnsiTheme="minorHAnsi"/>
                <w:sz w:val="18"/>
                <w:szCs w:val="18"/>
              </w:rPr>
              <w:tab/>
            </w:r>
          </w:p>
        </w:tc>
      </w:tr>
      <w:tr w:rsidR="00FA62B9" w:rsidRPr="001C37BE" w14:paraId="3DA29074" w14:textId="77777777" w:rsidTr="003806C2">
        <w:tc>
          <w:tcPr>
            <w:tcW w:w="588" w:type="dxa"/>
            <w:vAlign w:val="center"/>
          </w:tcPr>
          <w:p w14:paraId="3DA29071" w14:textId="77777777" w:rsidR="00FA62B9" w:rsidRPr="001C37BE" w:rsidRDefault="005B1AF8" w:rsidP="00FC2860">
            <w:pPr>
              <w:jc w:val="center"/>
              <w:rPr>
                <w:rFonts w:asciiTheme="minorHAnsi" w:hAnsiTheme="minorHAnsi"/>
                <w:b/>
                <w:sz w:val="18"/>
                <w:szCs w:val="18"/>
              </w:rPr>
            </w:pPr>
            <w:r>
              <w:rPr>
                <w:rFonts w:asciiTheme="minorHAnsi" w:hAnsiTheme="minorHAnsi"/>
                <w:sz w:val="18"/>
                <w:szCs w:val="18"/>
              </w:rPr>
              <w:t>02</w:t>
            </w:r>
          </w:p>
        </w:tc>
        <w:tc>
          <w:tcPr>
            <w:tcW w:w="4920" w:type="dxa"/>
          </w:tcPr>
          <w:p w14:paraId="3DA29072" w14:textId="567CB523" w:rsidR="00FA62B9" w:rsidRPr="001C37BE" w:rsidRDefault="00FA62B9" w:rsidP="003806C2">
            <w:pPr>
              <w:rPr>
                <w:rFonts w:asciiTheme="minorHAnsi" w:hAnsiTheme="minorHAnsi"/>
                <w:sz w:val="18"/>
                <w:szCs w:val="18"/>
              </w:rPr>
            </w:pPr>
            <w:r w:rsidRPr="001C37BE">
              <w:rPr>
                <w:rFonts w:asciiTheme="minorHAnsi" w:hAnsiTheme="minorHAnsi"/>
                <w:sz w:val="18"/>
                <w:szCs w:val="18"/>
              </w:rPr>
              <w:t xml:space="preserve">Outdoor </w:t>
            </w:r>
            <w:r w:rsidR="003806C2">
              <w:rPr>
                <w:rFonts w:asciiTheme="minorHAnsi" w:hAnsiTheme="minorHAnsi"/>
                <w:sz w:val="18"/>
                <w:szCs w:val="18"/>
              </w:rPr>
              <w:t>T</w:t>
            </w:r>
            <w:r w:rsidRPr="001C37BE">
              <w:rPr>
                <w:rFonts w:asciiTheme="minorHAnsi" w:hAnsiTheme="minorHAnsi"/>
                <w:sz w:val="18"/>
                <w:szCs w:val="18"/>
              </w:rPr>
              <w:t xml:space="preserve">emperature </w:t>
            </w:r>
            <w:r w:rsidR="003806C2">
              <w:rPr>
                <w:rFonts w:asciiTheme="minorHAnsi" w:hAnsiTheme="minorHAnsi"/>
                <w:sz w:val="18"/>
                <w:szCs w:val="18"/>
              </w:rPr>
              <w:t>D</w:t>
            </w:r>
            <w:r w:rsidRPr="001C37BE">
              <w:rPr>
                <w:rFonts w:asciiTheme="minorHAnsi" w:hAnsiTheme="minorHAnsi"/>
                <w:sz w:val="18"/>
                <w:szCs w:val="18"/>
              </w:rPr>
              <w:t xml:space="preserve">uring </w:t>
            </w:r>
            <w:r w:rsidR="003806C2">
              <w:rPr>
                <w:rFonts w:asciiTheme="minorHAnsi" w:hAnsiTheme="minorHAnsi"/>
                <w:sz w:val="18"/>
                <w:szCs w:val="18"/>
              </w:rPr>
              <w:t>T</w:t>
            </w:r>
            <w:r w:rsidRPr="001C37BE">
              <w:rPr>
                <w:rFonts w:asciiTheme="minorHAnsi" w:hAnsiTheme="minorHAnsi"/>
                <w:sz w:val="18"/>
                <w:szCs w:val="18"/>
              </w:rPr>
              <w:t>est (</w:t>
            </w:r>
            <w:proofErr w:type="spellStart"/>
            <w:r w:rsidRPr="001C37BE">
              <w:rPr>
                <w:rFonts w:asciiTheme="minorHAnsi" w:hAnsiTheme="minorHAnsi"/>
                <w:sz w:val="18"/>
                <w:szCs w:val="18"/>
              </w:rPr>
              <w:t>degreeF</w:t>
            </w:r>
            <w:proofErr w:type="spellEnd"/>
            <w:r w:rsidRPr="001C37BE">
              <w:rPr>
                <w:rFonts w:asciiTheme="minorHAnsi" w:hAnsiTheme="minorHAnsi"/>
                <w:sz w:val="18"/>
                <w:szCs w:val="18"/>
              </w:rPr>
              <w:t>)</w:t>
            </w:r>
          </w:p>
        </w:tc>
        <w:tc>
          <w:tcPr>
            <w:tcW w:w="5508" w:type="dxa"/>
          </w:tcPr>
          <w:p w14:paraId="3DA29073" w14:textId="77777777" w:rsidR="00FA62B9" w:rsidRPr="001C37BE" w:rsidRDefault="00FA62B9" w:rsidP="00BC3575">
            <w:pPr>
              <w:rPr>
                <w:rFonts w:asciiTheme="minorHAnsi" w:hAnsiTheme="minorHAnsi"/>
                <w:sz w:val="18"/>
                <w:szCs w:val="18"/>
              </w:rPr>
            </w:pPr>
            <w:r w:rsidRPr="001C37BE">
              <w:rPr>
                <w:rFonts w:asciiTheme="minorHAnsi" w:hAnsiTheme="minorHAnsi"/>
                <w:sz w:val="18"/>
                <w:szCs w:val="18"/>
              </w:rPr>
              <w:t xml:space="preserve">&lt;&lt;user input, </w:t>
            </w:r>
            <w:proofErr w:type="spellStart"/>
            <w:r w:rsidRPr="001C37BE">
              <w:rPr>
                <w:rFonts w:asciiTheme="minorHAnsi" w:hAnsiTheme="minorHAnsi"/>
                <w:sz w:val="18"/>
                <w:szCs w:val="18"/>
              </w:rPr>
              <w:t>degF</w:t>
            </w:r>
            <w:proofErr w:type="spellEnd"/>
            <w:r w:rsidRPr="001C37BE">
              <w:rPr>
                <w:rFonts w:asciiTheme="minorHAnsi" w:hAnsiTheme="minorHAnsi"/>
                <w:sz w:val="18"/>
                <w:szCs w:val="18"/>
              </w:rPr>
              <w:t>&gt;&gt;</w:t>
            </w:r>
            <w:r w:rsidRPr="001C37BE">
              <w:rPr>
                <w:rFonts w:asciiTheme="minorHAnsi" w:hAnsiTheme="minorHAnsi"/>
                <w:sz w:val="18"/>
                <w:szCs w:val="18"/>
              </w:rPr>
              <w:tab/>
            </w:r>
          </w:p>
        </w:tc>
      </w:tr>
      <w:tr w:rsidR="00FA62B9" w:rsidRPr="001C37BE" w14:paraId="3DA29078" w14:textId="77777777" w:rsidTr="003806C2">
        <w:tc>
          <w:tcPr>
            <w:tcW w:w="588" w:type="dxa"/>
            <w:vAlign w:val="center"/>
          </w:tcPr>
          <w:p w14:paraId="3DA29075" w14:textId="77777777" w:rsidR="00FA62B9" w:rsidRPr="001C37BE" w:rsidRDefault="005B1AF8" w:rsidP="00FC2860">
            <w:pPr>
              <w:jc w:val="center"/>
              <w:rPr>
                <w:rFonts w:asciiTheme="minorHAnsi" w:hAnsiTheme="minorHAnsi"/>
                <w:sz w:val="18"/>
                <w:szCs w:val="18"/>
              </w:rPr>
            </w:pPr>
            <w:r>
              <w:rPr>
                <w:rFonts w:asciiTheme="minorHAnsi" w:hAnsiTheme="minorHAnsi"/>
                <w:sz w:val="18"/>
                <w:szCs w:val="18"/>
              </w:rPr>
              <w:t>03</w:t>
            </w:r>
          </w:p>
        </w:tc>
        <w:tc>
          <w:tcPr>
            <w:tcW w:w="4920" w:type="dxa"/>
          </w:tcPr>
          <w:p w14:paraId="3DA29076" w14:textId="23F29838" w:rsidR="00FA62B9" w:rsidRPr="001C37BE" w:rsidRDefault="00FA62B9" w:rsidP="003806C2">
            <w:pPr>
              <w:rPr>
                <w:rFonts w:asciiTheme="minorHAnsi" w:hAnsiTheme="minorHAnsi"/>
                <w:sz w:val="18"/>
                <w:szCs w:val="18"/>
              </w:rPr>
            </w:pPr>
            <w:r w:rsidRPr="001C37BE">
              <w:rPr>
                <w:rFonts w:asciiTheme="minorHAnsi" w:hAnsiTheme="minorHAnsi"/>
                <w:sz w:val="18"/>
                <w:szCs w:val="18"/>
              </w:rPr>
              <w:t xml:space="preserve">Blower </w:t>
            </w:r>
            <w:r w:rsidR="003806C2">
              <w:rPr>
                <w:rFonts w:asciiTheme="minorHAnsi" w:hAnsiTheme="minorHAnsi"/>
                <w:sz w:val="18"/>
                <w:szCs w:val="18"/>
              </w:rPr>
              <w:t>D</w:t>
            </w:r>
            <w:r w:rsidRPr="001C37BE">
              <w:rPr>
                <w:rFonts w:asciiTheme="minorHAnsi" w:hAnsiTheme="minorHAnsi"/>
                <w:sz w:val="18"/>
                <w:szCs w:val="18"/>
              </w:rPr>
              <w:t xml:space="preserve">oor </w:t>
            </w:r>
            <w:r w:rsidR="003806C2">
              <w:rPr>
                <w:rFonts w:asciiTheme="minorHAnsi" w:hAnsiTheme="minorHAnsi"/>
                <w:sz w:val="18"/>
                <w:szCs w:val="18"/>
              </w:rPr>
              <w:t>L</w:t>
            </w:r>
            <w:r w:rsidRPr="001C37BE">
              <w:rPr>
                <w:rFonts w:asciiTheme="minorHAnsi" w:hAnsiTheme="minorHAnsi"/>
                <w:sz w:val="18"/>
                <w:szCs w:val="18"/>
              </w:rPr>
              <w:t>ocation</w:t>
            </w:r>
          </w:p>
        </w:tc>
        <w:tc>
          <w:tcPr>
            <w:tcW w:w="5508" w:type="dxa"/>
          </w:tcPr>
          <w:p w14:paraId="3DA29077" w14:textId="77777777" w:rsidR="00FA62B9" w:rsidRPr="001C37BE" w:rsidRDefault="00FA62B9" w:rsidP="00BC3575">
            <w:pPr>
              <w:rPr>
                <w:rFonts w:asciiTheme="minorHAnsi" w:hAnsiTheme="minorHAnsi"/>
                <w:sz w:val="18"/>
                <w:szCs w:val="18"/>
              </w:rPr>
            </w:pPr>
            <w:r w:rsidRPr="001C37BE">
              <w:rPr>
                <w:rFonts w:asciiTheme="minorHAnsi" w:hAnsiTheme="minorHAnsi"/>
                <w:sz w:val="18"/>
                <w:szCs w:val="18"/>
              </w:rPr>
              <w:t>&lt;&lt;user input, text, maximum 50 characters&gt;&gt;</w:t>
            </w:r>
          </w:p>
        </w:tc>
      </w:tr>
      <w:tr w:rsidR="00FA62B9" w:rsidRPr="001C37BE" w14:paraId="3DA2907C" w14:textId="77777777" w:rsidTr="003806C2">
        <w:tc>
          <w:tcPr>
            <w:tcW w:w="588" w:type="dxa"/>
            <w:vAlign w:val="center"/>
          </w:tcPr>
          <w:p w14:paraId="3DA29079" w14:textId="77777777" w:rsidR="00FA62B9" w:rsidRPr="001C37BE" w:rsidRDefault="005B1AF8" w:rsidP="00FC2860">
            <w:pPr>
              <w:jc w:val="center"/>
              <w:rPr>
                <w:rFonts w:asciiTheme="minorHAnsi" w:hAnsiTheme="minorHAnsi"/>
                <w:sz w:val="18"/>
                <w:szCs w:val="18"/>
              </w:rPr>
            </w:pPr>
            <w:r>
              <w:rPr>
                <w:rFonts w:asciiTheme="minorHAnsi" w:hAnsiTheme="minorHAnsi"/>
                <w:sz w:val="18"/>
                <w:szCs w:val="18"/>
              </w:rPr>
              <w:t>04</w:t>
            </w:r>
          </w:p>
        </w:tc>
        <w:tc>
          <w:tcPr>
            <w:tcW w:w="4920" w:type="dxa"/>
          </w:tcPr>
          <w:p w14:paraId="3DA2907A" w14:textId="67832E9E" w:rsidR="00FA62B9" w:rsidRPr="001C37BE" w:rsidDel="00752910" w:rsidRDefault="00FA62B9" w:rsidP="00BC3575">
            <w:pPr>
              <w:rPr>
                <w:rFonts w:asciiTheme="minorHAnsi" w:hAnsiTheme="minorHAnsi"/>
                <w:sz w:val="18"/>
                <w:szCs w:val="18"/>
              </w:rPr>
            </w:pPr>
            <w:r w:rsidRPr="001C37BE">
              <w:rPr>
                <w:rFonts w:asciiTheme="minorHAnsi" w:hAnsiTheme="minorHAnsi"/>
                <w:sz w:val="18"/>
                <w:szCs w:val="18"/>
              </w:rPr>
              <w:t>Building Elevation (</w:t>
            </w:r>
            <w:proofErr w:type="spellStart"/>
            <w:r w:rsidRPr="001C37BE">
              <w:rPr>
                <w:rFonts w:asciiTheme="minorHAnsi" w:hAnsiTheme="minorHAnsi"/>
                <w:sz w:val="18"/>
                <w:szCs w:val="18"/>
              </w:rPr>
              <w:t>ft</w:t>
            </w:r>
            <w:proofErr w:type="spellEnd"/>
            <w:r w:rsidRPr="001C37BE">
              <w:rPr>
                <w:rFonts w:asciiTheme="minorHAnsi" w:hAnsiTheme="minorHAnsi"/>
                <w:sz w:val="18"/>
                <w:szCs w:val="18"/>
              </w:rPr>
              <w:t>)</w:t>
            </w:r>
          </w:p>
        </w:tc>
        <w:tc>
          <w:tcPr>
            <w:tcW w:w="5508" w:type="dxa"/>
          </w:tcPr>
          <w:p w14:paraId="3DA2907B" w14:textId="77777777" w:rsidR="00FA62B9" w:rsidRPr="001C37BE" w:rsidDel="00752910" w:rsidRDefault="00FA62B9" w:rsidP="00BC3575">
            <w:pPr>
              <w:rPr>
                <w:rFonts w:asciiTheme="minorHAnsi" w:hAnsiTheme="minorHAnsi"/>
                <w:sz w:val="18"/>
                <w:szCs w:val="18"/>
              </w:rPr>
            </w:pPr>
            <w:r w:rsidRPr="001C37BE">
              <w:rPr>
                <w:rFonts w:asciiTheme="minorHAnsi" w:hAnsiTheme="minorHAnsi"/>
                <w:sz w:val="18"/>
                <w:szCs w:val="18"/>
              </w:rPr>
              <w:t>&lt;&lt;user input, Ft&gt;&gt;</w:t>
            </w:r>
          </w:p>
        </w:tc>
      </w:tr>
      <w:tr w:rsidR="00FA62B9" w:rsidRPr="001C37BE" w14:paraId="3DA29080" w14:textId="77777777" w:rsidTr="003806C2">
        <w:tc>
          <w:tcPr>
            <w:tcW w:w="588" w:type="dxa"/>
            <w:vAlign w:val="center"/>
          </w:tcPr>
          <w:p w14:paraId="3DA2907D" w14:textId="77777777" w:rsidR="00FA62B9" w:rsidRPr="001C37BE" w:rsidRDefault="005B1AF8" w:rsidP="00FC2860">
            <w:pPr>
              <w:jc w:val="center"/>
              <w:rPr>
                <w:rFonts w:asciiTheme="minorHAnsi" w:hAnsiTheme="minorHAnsi"/>
                <w:sz w:val="18"/>
                <w:szCs w:val="18"/>
              </w:rPr>
            </w:pPr>
            <w:r>
              <w:rPr>
                <w:rFonts w:asciiTheme="minorHAnsi" w:hAnsiTheme="minorHAnsi"/>
                <w:sz w:val="18"/>
                <w:szCs w:val="18"/>
              </w:rPr>
              <w:t>05</w:t>
            </w:r>
          </w:p>
        </w:tc>
        <w:tc>
          <w:tcPr>
            <w:tcW w:w="4920" w:type="dxa"/>
          </w:tcPr>
          <w:p w14:paraId="3DA2907E" w14:textId="2EA064A7" w:rsidR="00FA62B9" w:rsidRPr="001C37BE" w:rsidRDefault="00FA62B9" w:rsidP="00BC3575">
            <w:pPr>
              <w:rPr>
                <w:rFonts w:asciiTheme="minorHAnsi" w:hAnsiTheme="minorHAnsi"/>
                <w:sz w:val="18"/>
                <w:szCs w:val="18"/>
              </w:rPr>
            </w:pPr>
            <w:r w:rsidRPr="001C37BE">
              <w:rPr>
                <w:rFonts w:asciiTheme="minorHAnsi" w:hAnsiTheme="minorHAnsi"/>
                <w:sz w:val="18"/>
                <w:szCs w:val="18"/>
              </w:rPr>
              <w:t>Building Volume (ft</w:t>
            </w:r>
            <w:r w:rsidRPr="00442035">
              <w:rPr>
                <w:rFonts w:asciiTheme="minorHAnsi" w:hAnsiTheme="minorHAnsi"/>
                <w:sz w:val="18"/>
                <w:szCs w:val="18"/>
                <w:vertAlign w:val="superscript"/>
              </w:rPr>
              <w:t>3</w:t>
            </w:r>
            <w:r w:rsidRPr="001C37BE">
              <w:rPr>
                <w:rFonts w:asciiTheme="minorHAnsi" w:hAnsiTheme="minorHAnsi"/>
                <w:sz w:val="18"/>
                <w:szCs w:val="18"/>
              </w:rPr>
              <w:t>)</w:t>
            </w:r>
          </w:p>
        </w:tc>
        <w:tc>
          <w:tcPr>
            <w:tcW w:w="5508" w:type="dxa"/>
          </w:tcPr>
          <w:p w14:paraId="3DA2907F" w14:textId="77777777" w:rsidR="00FA62B9" w:rsidRPr="001C37BE" w:rsidRDefault="00FA62B9" w:rsidP="00BC3575">
            <w:pPr>
              <w:rPr>
                <w:rFonts w:asciiTheme="minorHAnsi" w:hAnsiTheme="minorHAnsi"/>
                <w:sz w:val="18"/>
                <w:szCs w:val="18"/>
              </w:rPr>
            </w:pPr>
            <w:r w:rsidRPr="001C37BE">
              <w:rPr>
                <w:rFonts w:asciiTheme="minorHAnsi" w:hAnsiTheme="minorHAnsi"/>
                <w:sz w:val="18"/>
                <w:szCs w:val="18"/>
              </w:rPr>
              <w:t xml:space="preserve">&lt;&lt;pull from </w:t>
            </w:r>
            <w:r w:rsidR="00EF235C">
              <w:rPr>
                <w:rFonts w:asciiTheme="minorHAnsi" w:hAnsiTheme="minorHAnsi"/>
                <w:sz w:val="18"/>
                <w:szCs w:val="18"/>
              </w:rPr>
              <w:t>CF1R</w:t>
            </w:r>
            <w:r w:rsidRPr="001C37BE">
              <w:rPr>
                <w:rFonts w:asciiTheme="minorHAnsi" w:hAnsiTheme="minorHAnsi"/>
                <w:sz w:val="18"/>
                <w:szCs w:val="18"/>
              </w:rPr>
              <w:t>&gt;&gt;</w:t>
            </w:r>
          </w:p>
        </w:tc>
      </w:tr>
      <w:tr w:rsidR="00FA62B9" w:rsidRPr="001C37BE" w14:paraId="3DA29084" w14:textId="77777777" w:rsidTr="003806C2">
        <w:tc>
          <w:tcPr>
            <w:tcW w:w="588" w:type="dxa"/>
            <w:vAlign w:val="center"/>
          </w:tcPr>
          <w:p w14:paraId="3DA29081" w14:textId="77777777" w:rsidR="00FA62B9" w:rsidRPr="001C37BE" w:rsidDel="0053362D" w:rsidRDefault="005B1AF8" w:rsidP="00FC2860">
            <w:pPr>
              <w:jc w:val="center"/>
              <w:rPr>
                <w:rFonts w:asciiTheme="minorHAnsi" w:hAnsiTheme="minorHAnsi"/>
                <w:sz w:val="18"/>
                <w:szCs w:val="18"/>
              </w:rPr>
            </w:pPr>
            <w:r>
              <w:rPr>
                <w:rFonts w:asciiTheme="minorHAnsi" w:hAnsiTheme="minorHAnsi"/>
                <w:sz w:val="18"/>
                <w:szCs w:val="18"/>
              </w:rPr>
              <w:t>06</w:t>
            </w:r>
          </w:p>
        </w:tc>
        <w:tc>
          <w:tcPr>
            <w:tcW w:w="4920" w:type="dxa"/>
          </w:tcPr>
          <w:p w14:paraId="3DA29082" w14:textId="7D2485AB" w:rsidR="00FA62B9" w:rsidRPr="001C37BE" w:rsidRDefault="00FA62B9" w:rsidP="003806C2">
            <w:pPr>
              <w:rPr>
                <w:rFonts w:asciiTheme="minorHAnsi" w:hAnsiTheme="minorHAnsi"/>
                <w:sz w:val="18"/>
                <w:szCs w:val="18"/>
              </w:rPr>
            </w:pPr>
            <w:r w:rsidRPr="001C37BE">
              <w:rPr>
                <w:rFonts w:asciiTheme="minorHAnsi" w:hAnsiTheme="minorHAnsi"/>
                <w:sz w:val="18"/>
                <w:szCs w:val="18"/>
              </w:rPr>
              <w:t xml:space="preserve">Date of the </w:t>
            </w:r>
            <w:r w:rsidR="003806C2">
              <w:rPr>
                <w:rFonts w:asciiTheme="minorHAnsi" w:hAnsiTheme="minorHAnsi"/>
                <w:sz w:val="18"/>
                <w:szCs w:val="18"/>
              </w:rPr>
              <w:t>D</w:t>
            </w:r>
            <w:r w:rsidRPr="001C37BE">
              <w:rPr>
                <w:rFonts w:asciiTheme="minorHAnsi" w:hAnsiTheme="minorHAnsi"/>
                <w:sz w:val="18"/>
                <w:szCs w:val="18"/>
              </w:rPr>
              <w:t xml:space="preserve">iagnostic </w:t>
            </w:r>
            <w:r w:rsidR="003806C2">
              <w:rPr>
                <w:rFonts w:asciiTheme="minorHAnsi" w:hAnsiTheme="minorHAnsi"/>
                <w:sz w:val="18"/>
                <w:szCs w:val="18"/>
              </w:rPr>
              <w:t>T</w:t>
            </w:r>
            <w:r w:rsidRPr="001C37BE">
              <w:rPr>
                <w:rFonts w:asciiTheme="minorHAnsi" w:hAnsiTheme="minorHAnsi"/>
                <w:sz w:val="18"/>
                <w:szCs w:val="18"/>
              </w:rPr>
              <w:t xml:space="preserve">est for </w:t>
            </w:r>
            <w:r w:rsidR="003806C2">
              <w:rPr>
                <w:rFonts w:asciiTheme="minorHAnsi" w:hAnsiTheme="minorHAnsi"/>
                <w:sz w:val="18"/>
                <w:szCs w:val="18"/>
              </w:rPr>
              <w:t>T</w:t>
            </w:r>
            <w:r w:rsidRPr="001C37BE">
              <w:rPr>
                <w:rFonts w:asciiTheme="minorHAnsi" w:hAnsiTheme="minorHAnsi"/>
                <w:sz w:val="18"/>
                <w:szCs w:val="18"/>
              </w:rPr>
              <w:t xml:space="preserve">his </w:t>
            </w:r>
            <w:r w:rsidR="003806C2">
              <w:rPr>
                <w:rFonts w:asciiTheme="minorHAnsi" w:hAnsiTheme="minorHAnsi"/>
                <w:sz w:val="18"/>
                <w:szCs w:val="18"/>
              </w:rPr>
              <w:t>D</w:t>
            </w:r>
            <w:r w:rsidRPr="001C37BE">
              <w:rPr>
                <w:rFonts w:asciiTheme="minorHAnsi" w:hAnsiTheme="minorHAnsi"/>
                <w:sz w:val="18"/>
                <w:szCs w:val="18"/>
              </w:rPr>
              <w:t>welling</w:t>
            </w:r>
          </w:p>
        </w:tc>
        <w:tc>
          <w:tcPr>
            <w:tcW w:w="5508" w:type="dxa"/>
          </w:tcPr>
          <w:p w14:paraId="3DA29083" w14:textId="77777777" w:rsidR="00FA62B9" w:rsidRPr="001C37BE" w:rsidRDefault="00FA62B9" w:rsidP="00BC3575">
            <w:pPr>
              <w:rPr>
                <w:rFonts w:asciiTheme="minorHAnsi" w:hAnsiTheme="minorHAnsi"/>
                <w:sz w:val="18"/>
                <w:szCs w:val="18"/>
              </w:rPr>
            </w:pPr>
            <w:r w:rsidRPr="001C37BE">
              <w:rPr>
                <w:rFonts w:asciiTheme="minorHAnsi" w:hAnsiTheme="minorHAnsi"/>
                <w:sz w:val="18"/>
                <w:szCs w:val="18"/>
              </w:rPr>
              <w:t>&lt;&lt;user input: date (use date format validation control)&gt;&gt;</w:t>
            </w:r>
          </w:p>
        </w:tc>
      </w:tr>
    </w:tbl>
    <w:p w14:paraId="3DA29085" w14:textId="77777777" w:rsidR="00FA62B9" w:rsidRDefault="00FA62B9" w:rsidP="00FA62B9">
      <w:pPr>
        <w:rPr>
          <w:rFonts w:asciiTheme="minorHAnsi" w:hAnsiTheme="minorHAnsi"/>
        </w:rPr>
      </w:pPr>
    </w:p>
    <w:tbl>
      <w:tblPr>
        <w:tblStyle w:val="TableGrid"/>
        <w:tblW w:w="11016" w:type="dxa"/>
        <w:tblLook w:val="04A0" w:firstRow="1" w:lastRow="0" w:firstColumn="1" w:lastColumn="0" w:noHBand="0" w:noVBand="1"/>
      </w:tblPr>
      <w:tblGrid>
        <w:gridCol w:w="590"/>
        <w:gridCol w:w="1613"/>
        <w:gridCol w:w="562"/>
        <w:gridCol w:w="1641"/>
        <w:gridCol w:w="1109"/>
        <w:gridCol w:w="1094"/>
        <w:gridCol w:w="1656"/>
        <w:gridCol w:w="547"/>
        <w:gridCol w:w="2204"/>
      </w:tblGrid>
      <w:tr w:rsidR="004016F2" w14:paraId="3DA29087" w14:textId="77777777" w:rsidTr="00FC2860">
        <w:tc>
          <w:tcPr>
            <w:tcW w:w="11016" w:type="dxa"/>
            <w:gridSpan w:val="9"/>
          </w:tcPr>
          <w:p w14:paraId="3DA29086" w14:textId="77777777" w:rsidR="004016F2" w:rsidRDefault="004016F2" w:rsidP="00FC2860">
            <w:pPr>
              <w:rPr>
                <w:rFonts w:asciiTheme="minorHAnsi" w:hAnsiTheme="minorHAnsi"/>
              </w:rPr>
            </w:pPr>
            <w:r w:rsidRPr="00442035">
              <w:rPr>
                <w:rFonts w:asciiTheme="minorHAnsi" w:hAnsiTheme="minorHAnsi"/>
                <w:b/>
                <w:szCs w:val="18"/>
              </w:rPr>
              <w:t>B. Diagnostic Equipment Information</w:t>
            </w:r>
          </w:p>
        </w:tc>
      </w:tr>
      <w:tr w:rsidR="004016F2" w14:paraId="3DA2908B" w14:textId="77777777" w:rsidTr="00FC2860">
        <w:tc>
          <w:tcPr>
            <w:tcW w:w="590" w:type="dxa"/>
            <w:vAlign w:val="center"/>
          </w:tcPr>
          <w:p w14:paraId="3DA29088" w14:textId="77777777" w:rsidR="004016F2" w:rsidRDefault="004016F2" w:rsidP="00FC2860">
            <w:pPr>
              <w:jc w:val="center"/>
              <w:rPr>
                <w:rFonts w:asciiTheme="minorHAnsi" w:hAnsiTheme="minorHAnsi"/>
              </w:rPr>
            </w:pPr>
            <w:r>
              <w:rPr>
                <w:rFonts w:asciiTheme="minorHAnsi" w:hAnsiTheme="minorHAnsi"/>
                <w:sz w:val="18"/>
                <w:szCs w:val="18"/>
              </w:rPr>
              <w:t>01</w:t>
            </w:r>
          </w:p>
        </w:tc>
        <w:tc>
          <w:tcPr>
            <w:tcW w:w="4925" w:type="dxa"/>
            <w:gridSpan w:val="4"/>
            <w:vAlign w:val="center"/>
          </w:tcPr>
          <w:p w14:paraId="3DA29089" w14:textId="350B3D42" w:rsidR="004016F2" w:rsidRDefault="004016F2" w:rsidP="00FC2860">
            <w:pPr>
              <w:rPr>
                <w:rFonts w:asciiTheme="minorHAnsi" w:hAnsiTheme="minorHAnsi"/>
              </w:rPr>
            </w:pPr>
            <w:r>
              <w:rPr>
                <w:rFonts w:asciiTheme="minorHAnsi" w:hAnsiTheme="minorHAnsi"/>
                <w:sz w:val="18"/>
                <w:szCs w:val="18"/>
              </w:rPr>
              <w:t xml:space="preserve">Number of </w:t>
            </w:r>
            <w:r w:rsidRPr="00305DBA">
              <w:rPr>
                <w:rFonts w:asciiTheme="minorHAnsi" w:hAnsiTheme="minorHAnsi"/>
                <w:sz w:val="18"/>
                <w:szCs w:val="18"/>
              </w:rPr>
              <w:t>Manometer</w:t>
            </w:r>
            <w:r>
              <w:rPr>
                <w:rFonts w:asciiTheme="minorHAnsi" w:hAnsiTheme="minorHAnsi"/>
                <w:sz w:val="18"/>
                <w:szCs w:val="18"/>
              </w:rPr>
              <w:t>s Used to Measure Home Pressurization</w:t>
            </w:r>
          </w:p>
        </w:tc>
        <w:tc>
          <w:tcPr>
            <w:tcW w:w="5501" w:type="dxa"/>
            <w:gridSpan w:val="4"/>
          </w:tcPr>
          <w:p w14:paraId="3DA2908A" w14:textId="77777777" w:rsidR="004016F2" w:rsidRDefault="004016F2" w:rsidP="00FC2860">
            <w:pPr>
              <w:rPr>
                <w:rFonts w:asciiTheme="minorHAnsi" w:hAnsiTheme="minorHAnsi"/>
              </w:rPr>
            </w:pPr>
            <w:r w:rsidRPr="00C77D58">
              <w:rPr>
                <w:rFonts w:asciiTheme="minorHAnsi" w:hAnsiTheme="minorHAnsi"/>
                <w:sz w:val="18"/>
                <w:szCs w:val="18"/>
              </w:rPr>
              <w:t>&lt;&lt;user input, integer&gt;&gt; For entries &gt;1, duplicate lines B. 2-6</w:t>
            </w:r>
          </w:p>
        </w:tc>
      </w:tr>
      <w:tr w:rsidR="004016F2" w14:paraId="3DA29091" w14:textId="77777777" w:rsidTr="00FC2860">
        <w:tc>
          <w:tcPr>
            <w:tcW w:w="2203" w:type="dxa"/>
            <w:gridSpan w:val="2"/>
            <w:vAlign w:val="center"/>
          </w:tcPr>
          <w:p w14:paraId="3DA2908C" w14:textId="77777777" w:rsidR="004016F2" w:rsidRDefault="004016F2" w:rsidP="00FC2860">
            <w:pPr>
              <w:jc w:val="center"/>
              <w:rPr>
                <w:rFonts w:asciiTheme="minorHAnsi" w:hAnsiTheme="minorHAnsi"/>
                <w:sz w:val="18"/>
                <w:szCs w:val="18"/>
              </w:rPr>
            </w:pPr>
            <w:r>
              <w:rPr>
                <w:rFonts w:asciiTheme="minorHAnsi" w:hAnsiTheme="minorHAnsi"/>
                <w:sz w:val="18"/>
                <w:szCs w:val="18"/>
              </w:rPr>
              <w:t>02</w:t>
            </w:r>
          </w:p>
        </w:tc>
        <w:tc>
          <w:tcPr>
            <w:tcW w:w="2203" w:type="dxa"/>
            <w:gridSpan w:val="2"/>
            <w:vAlign w:val="center"/>
          </w:tcPr>
          <w:p w14:paraId="3DA2908D" w14:textId="77777777" w:rsidR="004016F2" w:rsidRPr="00305DBA" w:rsidRDefault="004016F2" w:rsidP="00FC2860">
            <w:pPr>
              <w:jc w:val="center"/>
              <w:rPr>
                <w:rFonts w:asciiTheme="minorHAnsi" w:hAnsiTheme="minorHAnsi"/>
                <w:sz w:val="18"/>
                <w:szCs w:val="18"/>
              </w:rPr>
            </w:pPr>
            <w:r>
              <w:rPr>
                <w:rFonts w:asciiTheme="minorHAnsi" w:hAnsiTheme="minorHAnsi"/>
                <w:sz w:val="18"/>
                <w:szCs w:val="18"/>
              </w:rPr>
              <w:t>03</w:t>
            </w:r>
          </w:p>
        </w:tc>
        <w:tc>
          <w:tcPr>
            <w:tcW w:w="2203" w:type="dxa"/>
            <w:gridSpan w:val="2"/>
            <w:vAlign w:val="center"/>
          </w:tcPr>
          <w:p w14:paraId="3DA2908E" w14:textId="77777777" w:rsidR="004016F2" w:rsidRDefault="004016F2" w:rsidP="00FC2860">
            <w:pPr>
              <w:jc w:val="center"/>
              <w:rPr>
                <w:rFonts w:asciiTheme="minorHAnsi" w:hAnsiTheme="minorHAnsi"/>
                <w:sz w:val="18"/>
                <w:szCs w:val="18"/>
              </w:rPr>
            </w:pPr>
            <w:r>
              <w:rPr>
                <w:rFonts w:asciiTheme="minorHAnsi" w:hAnsiTheme="minorHAnsi"/>
                <w:sz w:val="18"/>
                <w:szCs w:val="18"/>
              </w:rPr>
              <w:t>04</w:t>
            </w:r>
          </w:p>
        </w:tc>
        <w:tc>
          <w:tcPr>
            <w:tcW w:w="2203" w:type="dxa"/>
            <w:gridSpan w:val="2"/>
            <w:vAlign w:val="center"/>
          </w:tcPr>
          <w:p w14:paraId="3DA2908F" w14:textId="77777777" w:rsidR="004016F2" w:rsidRPr="00305DBA" w:rsidRDefault="004016F2" w:rsidP="00FC2860">
            <w:pPr>
              <w:jc w:val="center"/>
              <w:rPr>
                <w:rFonts w:asciiTheme="minorHAnsi" w:hAnsiTheme="minorHAnsi"/>
                <w:sz w:val="18"/>
                <w:szCs w:val="18"/>
              </w:rPr>
            </w:pPr>
            <w:r>
              <w:rPr>
                <w:rFonts w:asciiTheme="minorHAnsi" w:hAnsiTheme="minorHAnsi"/>
                <w:sz w:val="18"/>
                <w:szCs w:val="18"/>
              </w:rPr>
              <w:t>05</w:t>
            </w:r>
          </w:p>
        </w:tc>
        <w:tc>
          <w:tcPr>
            <w:tcW w:w="2204" w:type="dxa"/>
            <w:vAlign w:val="center"/>
          </w:tcPr>
          <w:p w14:paraId="3DA29090" w14:textId="77777777" w:rsidR="004016F2" w:rsidRPr="00305DBA" w:rsidRDefault="004016F2" w:rsidP="00FC2860">
            <w:pPr>
              <w:jc w:val="center"/>
              <w:rPr>
                <w:rFonts w:asciiTheme="minorHAnsi" w:hAnsiTheme="minorHAnsi"/>
                <w:sz w:val="18"/>
                <w:szCs w:val="18"/>
              </w:rPr>
            </w:pPr>
            <w:r>
              <w:rPr>
                <w:rFonts w:asciiTheme="minorHAnsi" w:hAnsiTheme="minorHAnsi"/>
                <w:sz w:val="18"/>
                <w:szCs w:val="18"/>
              </w:rPr>
              <w:t>06</w:t>
            </w:r>
          </w:p>
        </w:tc>
      </w:tr>
      <w:tr w:rsidR="004016F2" w14:paraId="3DA29097" w14:textId="77777777" w:rsidTr="003806C2">
        <w:tc>
          <w:tcPr>
            <w:tcW w:w="2203" w:type="dxa"/>
            <w:gridSpan w:val="2"/>
            <w:vAlign w:val="bottom"/>
          </w:tcPr>
          <w:p w14:paraId="3DA29092" w14:textId="77777777" w:rsidR="004016F2" w:rsidRDefault="004016F2" w:rsidP="003806C2">
            <w:pPr>
              <w:jc w:val="center"/>
              <w:rPr>
                <w:rFonts w:asciiTheme="minorHAnsi" w:hAnsiTheme="minorHAnsi"/>
                <w:sz w:val="18"/>
                <w:szCs w:val="18"/>
              </w:rPr>
            </w:pPr>
            <w:r w:rsidRPr="00305DBA">
              <w:rPr>
                <w:rFonts w:asciiTheme="minorHAnsi" w:hAnsiTheme="minorHAnsi"/>
                <w:sz w:val="18"/>
                <w:szCs w:val="18"/>
              </w:rPr>
              <w:t xml:space="preserve">Manometer </w:t>
            </w:r>
            <w:r>
              <w:rPr>
                <w:rFonts w:asciiTheme="minorHAnsi" w:hAnsiTheme="minorHAnsi"/>
                <w:sz w:val="18"/>
                <w:szCs w:val="18"/>
              </w:rPr>
              <w:t xml:space="preserve">                 </w:t>
            </w:r>
            <w:r w:rsidRPr="00305DBA">
              <w:rPr>
                <w:rFonts w:asciiTheme="minorHAnsi" w:hAnsiTheme="minorHAnsi"/>
                <w:sz w:val="18"/>
                <w:szCs w:val="18"/>
              </w:rPr>
              <w:t>Make</w:t>
            </w:r>
          </w:p>
        </w:tc>
        <w:tc>
          <w:tcPr>
            <w:tcW w:w="2203" w:type="dxa"/>
            <w:gridSpan w:val="2"/>
            <w:vAlign w:val="bottom"/>
          </w:tcPr>
          <w:p w14:paraId="3DA29093" w14:textId="77777777" w:rsidR="004016F2" w:rsidRDefault="004016F2" w:rsidP="003806C2">
            <w:pPr>
              <w:jc w:val="center"/>
              <w:rPr>
                <w:rFonts w:asciiTheme="minorHAnsi" w:hAnsiTheme="minorHAnsi"/>
                <w:sz w:val="18"/>
                <w:szCs w:val="18"/>
              </w:rPr>
            </w:pPr>
            <w:r w:rsidRPr="00305DBA">
              <w:rPr>
                <w:rFonts w:asciiTheme="minorHAnsi" w:hAnsiTheme="minorHAnsi"/>
                <w:sz w:val="18"/>
                <w:szCs w:val="18"/>
              </w:rPr>
              <w:t>Manometer</w:t>
            </w:r>
            <w:r>
              <w:rPr>
                <w:rFonts w:asciiTheme="minorHAnsi" w:hAnsiTheme="minorHAnsi"/>
                <w:sz w:val="18"/>
                <w:szCs w:val="18"/>
              </w:rPr>
              <w:t xml:space="preserve">                 Model</w:t>
            </w:r>
          </w:p>
        </w:tc>
        <w:tc>
          <w:tcPr>
            <w:tcW w:w="2203" w:type="dxa"/>
            <w:gridSpan w:val="2"/>
            <w:vAlign w:val="bottom"/>
          </w:tcPr>
          <w:p w14:paraId="3DA29094" w14:textId="77777777" w:rsidR="004016F2" w:rsidRDefault="004016F2" w:rsidP="003806C2">
            <w:pPr>
              <w:jc w:val="center"/>
              <w:rPr>
                <w:rFonts w:asciiTheme="minorHAnsi" w:hAnsiTheme="minorHAnsi"/>
                <w:sz w:val="18"/>
                <w:szCs w:val="18"/>
              </w:rPr>
            </w:pPr>
            <w:r w:rsidRPr="00305DBA">
              <w:rPr>
                <w:rFonts w:asciiTheme="minorHAnsi" w:hAnsiTheme="minorHAnsi"/>
                <w:sz w:val="18"/>
                <w:szCs w:val="18"/>
              </w:rPr>
              <w:t xml:space="preserve">Manometer </w:t>
            </w:r>
            <w:r>
              <w:rPr>
                <w:rFonts w:asciiTheme="minorHAnsi" w:hAnsiTheme="minorHAnsi"/>
                <w:sz w:val="18"/>
                <w:szCs w:val="18"/>
              </w:rPr>
              <w:t xml:space="preserve">                  </w:t>
            </w:r>
            <w:r w:rsidRPr="00305DBA">
              <w:rPr>
                <w:rFonts w:asciiTheme="minorHAnsi" w:hAnsiTheme="minorHAnsi"/>
                <w:sz w:val="18"/>
                <w:szCs w:val="18"/>
              </w:rPr>
              <w:t xml:space="preserve">Serial </w:t>
            </w:r>
            <w:r>
              <w:rPr>
                <w:rFonts w:asciiTheme="minorHAnsi" w:hAnsiTheme="minorHAnsi"/>
                <w:sz w:val="18"/>
                <w:szCs w:val="18"/>
              </w:rPr>
              <w:t xml:space="preserve">                         </w:t>
            </w:r>
            <w:r w:rsidRPr="00305DBA">
              <w:rPr>
                <w:rFonts w:asciiTheme="minorHAnsi" w:hAnsiTheme="minorHAnsi"/>
                <w:sz w:val="18"/>
                <w:szCs w:val="18"/>
              </w:rPr>
              <w:t>Number</w:t>
            </w:r>
          </w:p>
        </w:tc>
        <w:tc>
          <w:tcPr>
            <w:tcW w:w="2203" w:type="dxa"/>
            <w:gridSpan w:val="2"/>
            <w:vAlign w:val="bottom"/>
          </w:tcPr>
          <w:p w14:paraId="3DA29095" w14:textId="77777777" w:rsidR="004016F2" w:rsidRDefault="004016F2" w:rsidP="003806C2">
            <w:pPr>
              <w:jc w:val="center"/>
              <w:rPr>
                <w:rFonts w:asciiTheme="minorHAnsi" w:hAnsiTheme="minorHAnsi"/>
                <w:sz w:val="18"/>
                <w:szCs w:val="18"/>
              </w:rPr>
            </w:pPr>
            <w:r w:rsidRPr="00305DBA">
              <w:rPr>
                <w:rFonts w:asciiTheme="minorHAnsi" w:hAnsiTheme="minorHAnsi"/>
                <w:sz w:val="18"/>
                <w:szCs w:val="18"/>
              </w:rPr>
              <w:t>Manometer</w:t>
            </w:r>
            <w:r>
              <w:rPr>
                <w:rFonts w:asciiTheme="minorHAnsi" w:hAnsiTheme="minorHAnsi"/>
                <w:sz w:val="18"/>
                <w:szCs w:val="18"/>
              </w:rPr>
              <w:t xml:space="preserve">        </w:t>
            </w:r>
            <w:r w:rsidRPr="00305DBA">
              <w:rPr>
                <w:rFonts w:asciiTheme="minorHAnsi" w:hAnsiTheme="minorHAnsi"/>
                <w:sz w:val="18"/>
                <w:szCs w:val="18"/>
              </w:rPr>
              <w:t xml:space="preserve"> Calibration</w:t>
            </w:r>
            <w:r>
              <w:rPr>
                <w:rFonts w:asciiTheme="minorHAnsi" w:hAnsiTheme="minorHAnsi"/>
                <w:sz w:val="18"/>
                <w:szCs w:val="18"/>
              </w:rPr>
              <w:t xml:space="preserve">                      </w:t>
            </w:r>
            <w:r w:rsidRPr="00305DBA">
              <w:rPr>
                <w:rFonts w:asciiTheme="minorHAnsi" w:hAnsiTheme="minorHAnsi"/>
                <w:sz w:val="18"/>
                <w:szCs w:val="18"/>
              </w:rPr>
              <w:t>Date</w:t>
            </w:r>
          </w:p>
        </w:tc>
        <w:tc>
          <w:tcPr>
            <w:tcW w:w="2204" w:type="dxa"/>
            <w:vAlign w:val="bottom"/>
          </w:tcPr>
          <w:p w14:paraId="3DA29096" w14:textId="77777777" w:rsidR="004016F2" w:rsidRDefault="004016F2" w:rsidP="003806C2">
            <w:pPr>
              <w:jc w:val="center"/>
              <w:rPr>
                <w:rFonts w:asciiTheme="minorHAnsi" w:hAnsiTheme="minorHAnsi"/>
                <w:sz w:val="18"/>
                <w:szCs w:val="18"/>
              </w:rPr>
            </w:pPr>
            <w:r w:rsidRPr="00305DBA">
              <w:rPr>
                <w:rFonts w:asciiTheme="minorHAnsi" w:hAnsiTheme="minorHAnsi"/>
                <w:sz w:val="18"/>
                <w:szCs w:val="18"/>
              </w:rPr>
              <w:t>Manometer</w:t>
            </w:r>
            <w:r>
              <w:rPr>
                <w:rFonts w:asciiTheme="minorHAnsi" w:hAnsiTheme="minorHAnsi"/>
                <w:sz w:val="18"/>
                <w:szCs w:val="18"/>
              </w:rPr>
              <w:t xml:space="preserve">       </w:t>
            </w:r>
            <w:r w:rsidRPr="00305DBA">
              <w:rPr>
                <w:rFonts w:asciiTheme="minorHAnsi" w:hAnsiTheme="minorHAnsi"/>
                <w:sz w:val="18"/>
                <w:szCs w:val="18"/>
              </w:rPr>
              <w:t xml:space="preserve"> Calibration</w:t>
            </w:r>
            <w:r>
              <w:rPr>
                <w:rFonts w:asciiTheme="minorHAnsi" w:hAnsiTheme="minorHAnsi"/>
                <w:sz w:val="18"/>
                <w:szCs w:val="18"/>
              </w:rPr>
              <w:t xml:space="preserve">                  </w:t>
            </w:r>
            <w:r w:rsidRPr="00305DBA">
              <w:rPr>
                <w:rFonts w:asciiTheme="minorHAnsi" w:hAnsiTheme="minorHAnsi"/>
                <w:sz w:val="18"/>
                <w:szCs w:val="18"/>
              </w:rPr>
              <w:t xml:space="preserve"> Status</w:t>
            </w:r>
          </w:p>
        </w:tc>
      </w:tr>
      <w:tr w:rsidR="004016F2" w14:paraId="3DA2909D" w14:textId="77777777" w:rsidTr="003806C2">
        <w:tc>
          <w:tcPr>
            <w:tcW w:w="2203" w:type="dxa"/>
            <w:gridSpan w:val="2"/>
            <w:tcBorders>
              <w:bottom w:val="single" w:sz="4" w:space="0" w:color="000000"/>
            </w:tcBorders>
            <w:vAlign w:val="center"/>
          </w:tcPr>
          <w:p w14:paraId="3DA29098" w14:textId="77777777" w:rsidR="004016F2" w:rsidRPr="00305DBA" w:rsidRDefault="004016F2" w:rsidP="00FC2860">
            <w:pPr>
              <w:jc w:val="center"/>
              <w:rPr>
                <w:rFonts w:asciiTheme="minorHAnsi" w:hAnsiTheme="minorHAnsi"/>
                <w:sz w:val="18"/>
                <w:szCs w:val="18"/>
              </w:rPr>
            </w:pPr>
            <w:r w:rsidRPr="00C77D58">
              <w:rPr>
                <w:rFonts w:asciiTheme="minorHAnsi" w:hAnsiTheme="minorHAnsi"/>
                <w:sz w:val="18"/>
                <w:szCs w:val="18"/>
              </w:rPr>
              <w:t>&lt;&lt;user input, text, maximum 50 characters&gt;&gt;</w:t>
            </w:r>
          </w:p>
        </w:tc>
        <w:tc>
          <w:tcPr>
            <w:tcW w:w="2203" w:type="dxa"/>
            <w:gridSpan w:val="2"/>
            <w:tcBorders>
              <w:bottom w:val="single" w:sz="4" w:space="0" w:color="000000"/>
            </w:tcBorders>
            <w:vAlign w:val="center"/>
          </w:tcPr>
          <w:p w14:paraId="3DA29099" w14:textId="77777777" w:rsidR="004016F2" w:rsidRPr="00305DBA" w:rsidRDefault="004016F2" w:rsidP="00FC2860">
            <w:pPr>
              <w:jc w:val="center"/>
              <w:rPr>
                <w:rFonts w:asciiTheme="minorHAnsi" w:hAnsiTheme="minorHAnsi"/>
                <w:sz w:val="18"/>
                <w:szCs w:val="18"/>
              </w:rPr>
            </w:pPr>
            <w:r w:rsidRPr="00C77D58">
              <w:rPr>
                <w:rFonts w:asciiTheme="minorHAnsi" w:hAnsiTheme="minorHAnsi"/>
                <w:sz w:val="18"/>
                <w:szCs w:val="18"/>
              </w:rPr>
              <w:t>&lt;&lt;user input, text, maximum 50 characters&gt;&gt;</w:t>
            </w:r>
          </w:p>
        </w:tc>
        <w:tc>
          <w:tcPr>
            <w:tcW w:w="2203" w:type="dxa"/>
            <w:gridSpan w:val="2"/>
            <w:tcBorders>
              <w:bottom w:val="single" w:sz="4" w:space="0" w:color="000000"/>
            </w:tcBorders>
            <w:vAlign w:val="center"/>
          </w:tcPr>
          <w:p w14:paraId="3DA2909A" w14:textId="77777777" w:rsidR="004016F2" w:rsidRPr="00305DBA" w:rsidRDefault="004016F2" w:rsidP="00FC2860">
            <w:pPr>
              <w:jc w:val="center"/>
              <w:rPr>
                <w:rFonts w:asciiTheme="minorHAnsi" w:hAnsiTheme="minorHAnsi"/>
                <w:sz w:val="18"/>
                <w:szCs w:val="18"/>
              </w:rPr>
            </w:pPr>
            <w:r w:rsidRPr="00C77D58">
              <w:rPr>
                <w:rFonts w:asciiTheme="minorHAnsi" w:hAnsiTheme="minorHAnsi"/>
                <w:sz w:val="18"/>
                <w:szCs w:val="18"/>
              </w:rPr>
              <w:t>&lt;&lt;user input, text, maximum 50 characters&gt;&gt;</w:t>
            </w:r>
          </w:p>
        </w:tc>
        <w:tc>
          <w:tcPr>
            <w:tcW w:w="2203" w:type="dxa"/>
            <w:gridSpan w:val="2"/>
            <w:tcBorders>
              <w:bottom w:val="single" w:sz="4" w:space="0" w:color="000000"/>
            </w:tcBorders>
            <w:vAlign w:val="center"/>
          </w:tcPr>
          <w:p w14:paraId="3DA2909B" w14:textId="77777777" w:rsidR="004016F2" w:rsidRPr="00305DBA" w:rsidRDefault="004016F2" w:rsidP="00FC2860">
            <w:pPr>
              <w:jc w:val="center"/>
              <w:rPr>
                <w:rFonts w:asciiTheme="minorHAnsi" w:hAnsiTheme="minorHAnsi"/>
                <w:sz w:val="18"/>
                <w:szCs w:val="18"/>
              </w:rPr>
            </w:pPr>
            <w:r w:rsidRPr="00C77D58">
              <w:rPr>
                <w:rFonts w:asciiTheme="minorHAnsi" w:hAnsiTheme="minorHAnsi"/>
                <w:sz w:val="18"/>
                <w:szCs w:val="18"/>
              </w:rPr>
              <w:t>&lt;&lt;user input, text</w:t>
            </w:r>
            <w:r>
              <w:rPr>
                <w:rFonts w:asciiTheme="minorHAnsi" w:hAnsiTheme="minorHAnsi"/>
                <w:sz w:val="18"/>
                <w:szCs w:val="18"/>
              </w:rPr>
              <w:t xml:space="preserve"> (Date)</w:t>
            </w:r>
            <w:r w:rsidRPr="00C77D58">
              <w:rPr>
                <w:rFonts w:asciiTheme="minorHAnsi" w:hAnsiTheme="minorHAnsi"/>
                <w:sz w:val="18"/>
                <w:szCs w:val="18"/>
              </w:rPr>
              <w:t>, maximum 50 characters&gt;&gt;</w:t>
            </w:r>
          </w:p>
        </w:tc>
        <w:tc>
          <w:tcPr>
            <w:tcW w:w="2204" w:type="dxa"/>
            <w:tcBorders>
              <w:bottom w:val="single" w:sz="4" w:space="0" w:color="000000"/>
            </w:tcBorders>
            <w:vAlign w:val="center"/>
          </w:tcPr>
          <w:p w14:paraId="3DA2909C" w14:textId="77777777" w:rsidR="004016F2" w:rsidRPr="00305DBA" w:rsidRDefault="004016F2" w:rsidP="00EA1F9A">
            <w:pPr>
              <w:jc w:val="center"/>
              <w:rPr>
                <w:rFonts w:asciiTheme="minorHAnsi" w:hAnsiTheme="minorHAnsi"/>
                <w:sz w:val="18"/>
                <w:szCs w:val="18"/>
              </w:rPr>
            </w:pPr>
            <w:r w:rsidRPr="00C77D58">
              <w:rPr>
                <w:rFonts w:asciiTheme="minorHAnsi" w:hAnsiTheme="minorHAnsi"/>
                <w:sz w:val="18"/>
                <w:szCs w:val="18"/>
              </w:rPr>
              <w:t>&lt;&lt;calculated field: if manometer Calibration Date in B</w:t>
            </w:r>
            <w:r w:rsidR="00FC2860">
              <w:rPr>
                <w:rFonts w:asciiTheme="minorHAnsi" w:hAnsiTheme="minorHAnsi"/>
                <w:sz w:val="18"/>
                <w:szCs w:val="18"/>
              </w:rPr>
              <w:t>. 5</w:t>
            </w:r>
            <w:r w:rsidRPr="00C77D58">
              <w:rPr>
                <w:rFonts w:asciiTheme="minorHAnsi" w:hAnsiTheme="minorHAnsi"/>
                <w:sz w:val="18"/>
                <w:szCs w:val="18"/>
              </w:rPr>
              <w:t xml:space="preserve"> is within 12 months of the date of the diagnostic test A. </w:t>
            </w:r>
            <w:r w:rsidR="005B1AF8">
              <w:rPr>
                <w:rFonts w:asciiTheme="minorHAnsi" w:hAnsiTheme="minorHAnsi"/>
                <w:sz w:val="18"/>
                <w:szCs w:val="18"/>
              </w:rPr>
              <w:t>6</w:t>
            </w:r>
            <w:r w:rsidRPr="00C77D58">
              <w:rPr>
                <w:rFonts w:asciiTheme="minorHAnsi" w:hAnsiTheme="minorHAnsi"/>
                <w:sz w:val="18"/>
                <w:szCs w:val="18"/>
              </w:rPr>
              <w:t xml:space="preserve">, then display message: Manometer Calibration is valid"; else display message: "WARNING - Manometer Calibration is expired.  A manometer with current calibration is required in order to comply with this </w:t>
            </w:r>
            <w:r w:rsidR="00EA1F9A">
              <w:rPr>
                <w:rFonts w:asciiTheme="minorHAnsi" w:hAnsiTheme="minorHAnsi"/>
                <w:sz w:val="18"/>
                <w:szCs w:val="18"/>
              </w:rPr>
              <w:t>B</w:t>
            </w:r>
            <w:r w:rsidRPr="00C77D58">
              <w:rPr>
                <w:rFonts w:asciiTheme="minorHAnsi" w:hAnsiTheme="minorHAnsi"/>
                <w:sz w:val="18"/>
                <w:szCs w:val="18"/>
              </w:rPr>
              <w:t>uilding Leakage</w:t>
            </w:r>
            <w:r w:rsidR="00EA1F9A" w:rsidRPr="00F502B3">
              <w:rPr>
                <w:rFonts w:ascii="Calibri" w:hAnsi="Calibri"/>
                <w:sz w:val="18"/>
                <w:szCs w:val="18"/>
              </w:rPr>
              <w:t xml:space="preserve"> </w:t>
            </w:r>
            <w:r w:rsidR="00EA1F9A">
              <w:rPr>
                <w:rFonts w:ascii="Calibri" w:hAnsi="Calibri"/>
                <w:sz w:val="18"/>
                <w:szCs w:val="18"/>
              </w:rPr>
              <w:t>Worksheet measurement procedure</w:t>
            </w:r>
            <w:r w:rsidRPr="00C77D58">
              <w:rPr>
                <w:rFonts w:asciiTheme="minorHAnsi" w:hAnsiTheme="minorHAnsi"/>
                <w:sz w:val="18"/>
                <w:szCs w:val="18"/>
              </w:rPr>
              <w:t xml:space="preserve"> "&gt;&gt;</w:t>
            </w:r>
          </w:p>
        </w:tc>
      </w:tr>
      <w:tr w:rsidR="004016F2" w14:paraId="3DA290A3" w14:textId="77777777" w:rsidTr="003806C2">
        <w:tc>
          <w:tcPr>
            <w:tcW w:w="2203" w:type="dxa"/>
            <w:gridSpan w:val="2"/>
            <w:tcBorders>
              <w:bottom w:val="single" w:sz="4" w:space="0" w:color="000000"/>
            </w:tcBorders>
            <w:vAlign w:val="center"/>
          </w:tcPr>
          <w:p w14:paraId="3DA2909E" w14:textId="77777777" w:rsidR="004016F2" w:rsidRPr="00305DBA" w:rsidRDefault="004016F2" w:rsidP="00FC2860">
            <w:pPr>
              <w:jc w:val="center"/>
              <w:rPr>
                <w:rFonts w:asciiTheme="minorHAnsi" w:hAnsiTheme="minorHAnsi"/>
                <w:sz w:val="18"/>
                <w:szCs w:val="18"/>
              </w:rPr>
            </w:pPr>
          </w:p>
        </w:tc>
        <w:tc>
          <w:tcPr>
            <w:tcW w:w="2203" w:type="dxa"/>
            <w:gridSpan w:val="2"/>
            <w:tcBorders>
              <w:bottom w:val="single" w:sz="4" w:space="0" w:color="000000"/>
            </w:tcBorders>
            <w:vAlign w:val="center"/>
          </w:tcPr>
          <w:p w14:paraId="3DA2909F" w14:textId="77777777" w:rsidR="004016F2" w:rsidRPr="00305DBA" w:rsidRDefault="004016F2" w:rsidP="00FC2860">
            <w:pPr>
              <w:jc w:val="center"/>
              <w:rPr>
                <w:rFonts w:asciiTheme="minorHAnsi" w:hAnsiTheme="minorHAnsi"/>
                <w:sz w:val="18"/>
                <w:szCs w:val="18"/>
              </w:rPr>
            </w:pPr>
          </w:p>
        </w:tc>
        <w:tc>
          <w:tcPr>
            <w:tcW w:w="2203" w:type="dxa"/>
            <w:gridSpan w:val="2"/>
            <w:tcBorders>
              <w:bottom w:val="single" w:sz="4" w:space="0" w:color="000000"/>
            </w:tcBorders>
            <w:vAlign w:val="center"/>
          </w:tcPr>
          <w:p w14:paraId="3DA290A0" w14:textId="77777777" w:rsidR="004016F2" w:rsidRPr="00305DBA" w:rsidRDefault="004016F2" w:rsidP="00FC2860">
            <w:pPr>
              <w:jc w:val="center"/>
              <w:rPr>
                <w:rFonts w:asciiTheme="minorHAnsi" w:hAnsiTheme="minorHAnsi"/>
                <w:sz w:val="18"/>
                <w:szCs w:val="18"/>
              </w:rPr>
            </w:pPr>
          </w:p>
        </w:tc>
        <w:tc>
          <w:tcPr>
            <w:tcW w:w="2203" w:type="dxa"/>
            <w:gridSpan w:val="2"/>
            <w:tcBorders>
              <w:bottom w:val="single" w:sz="4" w:space="0" w:color="000000"/>
            </w:tcBorders>
            <w:vAlign w:val="center"/>
          </w:tcPr>
          <w:p w14:paraId="3DA290A1" w14:textId="77777777" w:rsidR="004016F2" w:rsidRPr="00305DBA" w:rsidRDefault="004016F2" w:rsidP="00FC2860">
            <w:pPr>
              <w:jc w:val="center"/>
              <w:rPr>
                <w:rFonts w:asciiTheme="minorHAnsi" w:hAnsiTheme="minorHAnsi"/>
                <w:sz w:val="18"/>
                <w:szCs w:val="18"/>
              </w:rPr>
            </w:pPr>
          </w:p>
        </w:tc>
        <w:tc>
          <w:tcPr>
            <w:tcW w:w="2204" w:type="dxa"/>
            <w:tcBorders>
              <w:bottom w:val="single" w:sz="4" w:space="0" w:color="000000"/>
            </w:tcBorders>
            <w:vAlign w:val="center"/>
          </w:tcPr>
          <w:p w14:paraId="3DA290A2" w14:textId="77777777" w:rsidR="004016F2" w:rsidRPr="00305DBA" w:rsidRDefault="004016F2" w:rsidP="00FC2860">
            <w:pPr>
              <w:jc w:val="center"/>
              <w:rPr>
                <w:rFonts w:asciiTheme="minorHAnsi" w:hAnsiTheme="minorHAnsi"/>
                <w:sz w:val="18"/>
                <w:szCs w:val="18"/>
              </w:rPr>
            </w:pPr>
          </w:p>
        </w:tc>
      </w:tr>
      <w:tr w:rsidR="004016F2" w14:paraId="3DA290A7" w14:textId="77777777" w:rsidTr="003806C2">
        <w:tc>
          <w:tcPr>
            <w:tcW w:w="590" w:type="dxa"/>
            <w:tcBorders>
              <w:top w:val="single" w:sz="4" w:space="0" w:color="000000"/>
            </w:tcBorders>
            <w:vAlign w:val="center"/>
          </w:tcPr>
          <w:p w14:paraId="3DA290A4" w14:textId="77777777" w:rsidR="004016F2" w:rsidRPr="00305DBA" w:rsidRDefault="004016F2" w:rsidP="00FC2860">
            <w:pPr>
              <w:jc w:val="center"/>
              <w:rPr>
                <w:rFonts w:asciiTheme="minorHAnsi" w:hAnsiTheme="minorHAnsi"/>
                <w:sz w:val="18"/>
                <w:szCs w:val="18"/>
              </w:rPr>
            </w:pPr>
            <w:r>
              <w:rPr>
                <w:rFonts w:asciiTheme="minorHAnsi" w:hAnsiTheme="minorHAnsi"/>
                <w:sz w:val="18"/>
                <w:szCs w:val="18"/>
              </w:rPr>
              <w:t>07</w:t>
            </w:r>
          </w:p>
        </w:tc>
        <w:tc>
          <w:tcPr>
            <w:tcW w:w="4925" w:type="dxa"/>
            <w:gridSpan w:val="4"/>
            <w:tcBorders>
              <w:top w:val="single" w:sz="4" w:space="0" w:color="000000"/>
            </w:tcBorders>
            <w:vAlign w:val="center"/>
          </w:tcPr>
          <w:p w14:paraId="3DA290A5" w14:textId="0B39E073" w:rsidR="004016F2" w:rsidRPr="00305DBA" w:rsidRDefault="004016F2" w:rsidP="003806C2">
            <w:pPr>
              <w:rPr>
                <w:rFonts w:asciiTheme="minorHAnsi" w:hAnsiTheme="minorHAnsi"/>
                <w:sz w:val="18"/>
                <w:szCs w:val="18"/>
              </w:rPr>
            </w:pPr>
            <w:r>
              <w:rPr>
                <w:rFonts w:asciiTheme="minorHAnsi" w:hAnsiTheme="minorHAnsi"/>
                <w:sz w:val="18"/>
                <w:szCs w:val="18"/>
              </w:rPr>
              <w:t>Number of Fans Used to Pressurize Home</w:t>
            </w:r>
          </w:p>
        </w:tc>
        <w:tc>
          <w:tcPr>
            <w:tcW w:w="5501" w:type="dxa"/>
            <w:gridSpan w:val="4"/>
            <w:tcBorders>
              <w:top w:val="single" w:sz="4" w:space="0" w:color="000000"/>
            </w:tcBorders>
            <w:vAlign w:val="center"/>
          </w:tcPr>
          <w:p w14:paraId="3DA290A6" w14:textId="77777777" w:rsidR="004016F2" w:rsidRPr="00305DBA" w:rsidRDefault="004016F2" w:rsidP="00FC2860">
            <w:pPr>
              <w:rPr>
                <w:rFonts w:asciiTheme="minorHAnsi" w:hAnsiTheme="minorHAnsi"/>
                <w:sz w:val="18"/>
                <w:szCs w:val="18"/>
              </w:rPr>
            </w:pPr>
            <w:r w:rsidRPr="00C77D58">
              <w:rPr>
                <w:rFonts w:asciiTheme="minorHAnsi" w:hAnsiTheme="minorHAnsi"/>
                <w:sz w:val="18"/>
                <w:szCs w:val="18"/>
              </w:rPr>
              <w:t xml:space="preserve">&lt;&lt;user input, integer&gt;&gt; For entries &gt;1, duplicate lines B. </w:t>
            </w:r>
            <w:r>
              <w:rPr>
                <w:rFonts w:asciiTheme="minorHAnsi" w:hAnsiTheme="minorHAnsi"/>
                <w:sz w:val="18"/>
                <w:szCs w:val="18"/>
              </w:rPr>
              <w:t>8</w:t>
            </w:r>
            <w:r w:rsidRPr="00C77D58">
              <w:rPr>
                <w:rFonts w:asciiTheme="minorHAnsi" w:hAnsiTheme="minorHAnsi"/>
                <w:sz w:val="18"/>
                <w:szCs w:val="18"/>
              </w:rPr>
              <w:t>-</w:t>
            </w:r>
            <w:r>
              <w:rPr>
                <w:rFonts w:asciiTheme="minorHAnsi" w:hAnsiTheme="minorHAnsi"/>
                <w:sz w:val="18"/>
                <w:szCs w:val="18"/>
              </w:rPr>
              <w:t>11</w:t>
            </w:r>
          </w:p>
        </w:tc>
      </w:tr>
      <w:tr w:rsidR="004016F2" w14:paraId="3DA290AC" w14:textId="77777777" w:rsidTr="00FC2860">
        <w:tc>
          <w:tcPr>
            <w:tcW w:w="2765" w:type="dxa"/>
            <w:gridSpan w:val="3"/>
            <w:vAlign w:val="center"/>
          </w:tcPr>
          <w:p w14:paraId="3DA290A8" w14:textId="77777777" w:rsidR="004016F2" w:rsidRPr="00305DBA" w:rsidRDefault="004016F2" w:rsidP="00FC2860">
            <w:pPr>
              <w:jc w:val="center"/>
              <w:rPr>
                <w:rFonts w:asciiTheme="minorHAnsi" w:hAnsiTheme="minorHAnsi"/>
                <w:sz w:val="18"/>
                <w:szCs w:val="18"/>
              </w:rPr>
            </w:pPr>
            <w:r>
              <w:rPr>
                <w:rFonts w:asciiTheme="minorHAnsi" w:hAnsiTheme="minorHAnsi"/>
                <w:sz w:val="18"/>
                <w:szCs w:val="18"/>
              </w:rPr>
              <w:t>08</w:t>
            </w:r>
          </w:p>
        </w:tc>
        <w:tc>
          <w:tcPr>
            <w:tcW w:w="2750" w:type="dxa"/>
            <w:gridSpan w:val="2"/>
            <w:vAlign w:val="center"/>
          </w:tcPr>
          <w:p w14:paraId="3DA290A9" w14:textId="77777777" w:rsidR="004016F2" w:rsidRPr="00305DBA" w:rsidRDefault="004016F2" w:rsidP="00FC2860">
            <w:pPr>
              <w:jc w:val="center"/>
              <w:rPr>
                <w:rFonts w:asciiTheme="minorHAnsi" w:hAnsiTheme="minorHAnsi"/>
                <w:sz w:val="18"/>
                <w:szCs w:val="18"/>
              </w:rPr>
            </w:pPr>
            <w:r>
              <w:rPr>
                <w:rFonts w:asciiTheme="minorHAnsi" w:hAnsiTheme="minorHAnsi"/>
                <w:sz w:val="18"/>
                <w:szCs w:val="18"/>
              </w:rPr>
              <w:t>09</w:t>
            </w:r>
          </w:p>
        </w:tc>
        <w:tc>
          <w:tcPr>
            <w:tcW w:w="2750" w:type="dxa"/>
            <w:gridSpan w:val="2"/>
            <w:vAlign w:val="center"/>
          </w:tcPr>
          <w:p w14:paraId="3DA290AA" w14:textId="77777777" w:rsidR="004016F2" w:rsidRDefault="004016F2" w:rsidP="00FC2860">
            <w:pPr>
              <w:jc w:val="center"/>
              <w:rPr>
                <w:rFonts w:asciiTheme="minorHAnsi" w:hAnsiTheme="minorHAnsi"/>
                <w:sz w:val="18"/>
                <w:szCs w:val="18"/>
              </w:rPr>
            </w:pPr>
            <w:r>
              <w:rPr>
                <w:rFonts w:asciiTheme="minorHAnsi" w:hAnsiTheme="minorHAnsi"/>
                <w:sz w:val="18"/>
                <w:szCs w:val="18"/>
              </w:rPr>
              <w:t>10</w:t>
            </w:r>
          </w:p>
        </w:tc>
        <w:tc>
          <w:tcPr>
            <w:tcW w:w="2751" w:type="dxa"/>
            <w:gridSpan w:val="2"/>
            <w:vAlign w:val="center"/>
          </w:tcPr>
          <w:p w14:paraId="3DA290AB" w14:textId="77777777" w:rsidR="004016F2" w:rsidRPr="00305DBA" w:rsidRDefault="004016F2" w:rsidP="00FC2860">
            <w:pPr>
              <w:jc w:val="center"/>
              <w:rPr>
                <w:rFonts w:asciiTheme="minorHAnsi" w:hAnsiTheme="minorHAnsi"/>
                <w:sz w:val="18"/>
                <w:szCs w:val="18"/>
              </w:rPr>
            </w:pPr>
            <w:r>
              <w:rPr>
                <w:rFonts w:asciiTheme="minorHAnsi" w:hAnsiTheme="minorHAnsi"/>
                <w:sz w:val="18"/>
                <w:szCs w:val="18"/>
              </w:rPr>
              <w:t>11</w:t>
            </w:r>
          </w:p>
        </w:tc>
      </w:tr>
      <w:tr w:rsidR="004016F2" w14:paraId="3DA290B1" w14:textId="77777777" w:rsidTr="00FC2860">
        <w:tc>
          <w:tcPr>
            <w:tcW w:w="2765" w:type="dxa"/>
            <w:gridSpan w:val="3"/>
            <w:vAlign w:val="center"/>
          </w:tcPr>
          <w:p w14:paraId="3DA290AD" w14:textId="77777777" w:rsidR="004016F2" w:rsidRPr="001046D3" w:rsidRDefault="004016F2" w:rsidP="00FC2860">
            <w:pPr>
              <w:jc w:val="center"/>
              <w:rPr>
                <w:rFonts w:asciiTheme="minorHAnsi" w:hAnsiTheme="minorHAnsi"/>
                <w:sz w:val="18"/>
                <w:szCs w:val="18"/>
              </w:rPr>
            </w:pPr>
            <w:r w:rsidRPr="001046D3">
              <w:rPr>
                <w:rFonts w:asciiTheme="minorHAnsi" w:hAnsiTheme="minorHAnsi"/>
                <w:sz w:val="18"/>
                <w:szCs w:val="18"/>
              </w:rPr>
              <w:t>Fan Make</w:t>
            </w:r>
          </w:p>
        </w:tc>
        <w:tc>
          <w:tcPr>
            <w:tcW w:w="2750" w:type="dxa"/>
            <w:gridSpan w:val="2"/>
            <w:vAlign w:val="center"/>
          </w:tcPr>
          <w:p w14:paraId="3DA290AE" w14:textId="77777777" w:rsidR="004016F2" w:rsidRPr="001046D3" w:rsidRDefault="004016F2" w:rsidP="00FC2860">
            <w:pPr>
              <w:jc w:val="center"/>
              <w:rPr>
                <w:rFonts w:asciiTheme="minorHAnsi" w:hAnsiTheme="minorHAnsi"/>
                <w:sz w:val="18"/>
                <w:szCs w:val="18"/>
              </w:rPr>
            </w:pPr>
            <w:r w:rsidRPr="001046D3">
              <w:rPr>
                <w:rFonts w:asciiTheme="minorHAnsi" w:hAnsiTheme="minorHAnsi"/>
                <w:sz w:val="18"/>
                <w:szCs w:val="18"/>
              </w:rPr>
              <w:t>Fan Model</w:t>
            </w:r>
          </w:p>
        </w:tc>
        <w:tc>
          <w:tcPr>
            <w:tcW w:w="2750" w:type="dxa"/>
            <w:gridSpan w:val="2"/>
            <w:vAlign w:val="center"/>
          </w:tcPr>
          <w:p w14:paraId="3DA290AF" w14:textId="77777777" w:rsidR="004016F2" w:rsidRPr="001046D3" w:rsidRDefault="004016F2" w:rsidP="00FC2860">
            <w:pPr>
              <w:jc w:val="center"/>
              <w:rPr>
                <w:rFonts w:asciiTheme="minorHAnsi" w:hAnsiTheme="minorHAnsi"/>
                <w:sz w:val="18"/>
                <w:szCs w:val="18"/>
              </w:rPr>
            </w:pPr>
            <w:r w:rsidRPr="001046D3">
              <w:rPr>
                <w:rFonts w:asciiTheme="minorHAnsi" w:hAnsiTheme="minorHAnsi"/>
                <w:sz w:val="18"/>
                <w:szCs w:val="18"/>
              </w:rPr>
              <w:t>Fan Serial Number</w:t>
            </w:r>
          </w:p>
        </w:tc>
        <w:tc>
          <w:tcPr>
            <w:tcW w:w="2751" w:type="dxa"/>
            <w:gridSpan w:val="2"/>
            <w:vAlign w:val="center"/>
          </w:tcPr>
          <w:p w14:paraId="3DA290B0" w14:textId="08681723" w:rsidR="004016F2" w:rsidRPr="001046D3" w:rsidRDefault="004016F2" w:rsidP="008D0926">
            <w:pPr>
              <w:jc w:val="center"/>
              <w:rPr>
                <w:rFonts w:asciiTheme="minorHAnsi" w:hAnsiTheme="minorHAnsi"/>
                <w:sz w:val="18"/>
                <w:szCs w:val="18"/>
              </w:rPr>
            </w:pPr>
            <w:r w:rsidRPr="001046D3">
              <w:rPr>
                <w:rFonts w:asciiTheme="minorHAnsi" w:hAnsiTheme="minorHAnsi"/>
                <w:sz w:val="18"/>
                <w:szCs w:val="18"/>
              </w:rPr>
              <w:t xml:space="preserve">Fan </w:t>
            </w:r>
            <w:r w:rsidR="008D0926">
              <w:rPr>
                <w:rFonts w:asciiTheme="minorHAnsi" w:hAnsiTheme="minorHAnsi"/>
                <w:sz w:val="18"/>
                <w:szCs w:val="18"/>
              </w:rPr>
              <w:t>C</w:t>
            </w:r>
            <w:r w:rsidRPr="001046D3">
              <w:rPr>
                <w:rFonts w:asciiTheme="minorHAnsi" w:hAnsiTheme="minorHAnsi"/>
                <w:sz w:val="18"/>
                <w:szCs w:val="18"/>
              </w:rPr>
              <w:t>onfiguration (rings)</w:t>
            </w:r>
          </w:p>
        </w:tc>
      </w:tr>
      <w:tr w:rsidR="004016F2" w14:paraId="3DA290B6" w14:textId="77777777" w:rsidTr="00FC2860">
        <w:tc>
          <w:tcPr>
            <w:tcW w:w="2765" w:type="dxa"/>
            <w:gridSpan w:val="3"/>
            <w:vAlign w:val="center"/>
          </w:tcPr>
          <w:p w14:paraId="3DA290B2" w14:textId="77777777" w:rsidR="004016F2" w:rsidRPr="001046D3" w:rsidRDefault="004016F2" w:rsidP="00FC2860">
            <w:pPr>
              <w:jc w:val="center"/>
              <w:rPr>
                <w:rFonts w:asciiTheme="minorHAnsi" w:hAnsiTheme="minorHAnsi"/>
                <w:sz w:val="18"/>
                <w:szCs w:val="18"/>
              </w:rPr>
            </w:pPr>
            <w:r w:rsidRPr="001046D3">
              <w:rPr>
                <w:rFonts w:asciiTheme="minorHAnsi" w:hAnsiTheme="minorHAnsi"/>
                <w:sz w:val="18"/>
                <w:szCs w:val="18"/>
              </w:rPr>
              <w:t>&lt;&lt;user input, text, maximum 50 characters&gt;&gt;</w:t>
            </w:r>
          </w:p>
        </w:tc>
        <w:tc>
          <w:tcPr>
            <w:tcW w:w="2750" w:type="dxa"/>
            <w:gridSpan w:val="2"/>
            <w:vAlign w:val="center"/>
          </w:tcPr>
          <w:p w14:paraId="3DA290B3" w14:textId="77777777" w:rsidR="004016F2" w:rsidRPr="001046D3" w:rsidRDefault="004016F2" w:rsidP="00FC2860">
            <w:pPr>
              <w:jc w:val="center"/>
              <w:rPr>
                <w:rFonts w:asciiTheme="minorHAnsi" w:hAnsiTheme="minorHAnsi"/>
                <w:sz w:val="18"/>
                <w:szCs w:val="18"/>
              </w:rPr>
            </w:pPr>
            <w:r w:rsidRPr="001046D3">
              <w:rPr>
                <w:rFonts w:asciiTheme="minorHAnsi" w:hAnsiTheme="minorHAnsi"/>
                <w:sz w:val="18"/>
                <w:szCs w:val="18"/>
              </w:rPr>
              <w:t>&lt;&lt;user input, text, maximum 50 characters&gt;&gt;</w:t>
            </w:r>
          </w:p>
        </w:tc>
        <w:tc>
          <w:tcPr>
            <w:tcW w:w="2750" w:type="dxa"/>
            <w:gridSpan w:val="2"/>
            <w:vAlign w:val="center"/>
          </w:tcPr>
          <w:p w14:paraId="3DA290B4" w14:textId="77777777" w:rsidR="004016F2" w:rsidRPr="001046D3" w:rsidRDefault="004016F2" w:rsidP="00FC2860">
            <w:pPr>
              <w:jc w:val="center"/>
              <w:rPr>
                <w:rFonts w:asciiTheme="minorHAnsi" w:hAnsiTheme="minorHAnsi"/>
                <w:sz w:val="18"/>
                <w:szCs w:val="18"/>
              </w:rPr>
            </w:pPr>
            <w:r w:rsidRPr="001046D3">
              <w:rPr>
                <w:rFonts w:asciiTheme="minorHAnsi" w:hAnsiTheme="minorHAnsi"/>
                <w:sz w:val="18"/>
                <w:szCs w:val="18"/>
              </w:rPr>
              <w:t>&lt;&lt;user input, text, maximum 50 characters&gt;&gt;</w:t>
            </w:r>
          </w:p>
        </w:tc>
        <w:tc>
          <w:tcPr>
            <w:tcW w:w="2751" w:type="dxa"/>
            <w:gridSpan w:val="2"/>
            <w:vAlign w:val="center"/>
          </w:tcPr>
          <w:p w14:paraId="3DA290B5" w14:textId="77777777" w:rsidR="004016F2" w:rsidRPr="001046D3" w:rsidRDefault="004016F2" w:rsidP="00FC2860">
            <w:pPr>
              <w:jc w:val="center"/>
              <w:rPr>
                <w:rFonts w:asciiTheme="minorHAnsi" w:hAnsiTheme="minorHAnsi"/>
                <w:sz w:val="18"/>
                <w:szCs w:val="18"/>
              </w:rPr>
            </w:pPr>
            <w:r w:rsidRPr="001046D3">
              <w:rPr>
                <w:rFonts w:asciiTheme="minorHAnsi" w:hAnsiTheme="minorHAnsi"/>
                <w:sz w:val="18"/>
                <w:szCs w:val="18"/>
              </w:rPr>
              <w:t>&lt;&lt;user input, text, maximum 50 characters&gt;&gt;</w:t>
            </w:r>
          </w:p>
        </w:tc>
      </w:tr>
      <w:tr w:rsidR="004016F2" w14:paraId="3DA290BB" w14:textId="77777777" w:rsidTr="00FC2860">
        <w:tc>
          <w:tcPr>
            <w:tcW w:w="2765" w:type="dxa"/>
            <w:gridSpan w:val="3"/>
            <w:vAlign w:val="center"/>
          </w:tcPr>
          <w:p w14:paraId="3DA290B7" w14:textId="77777777" w:rsidR="004016F2" w:rsidRDefault="004016F2" w:rsidP="00FC2860">
            <w:pPr>
              <w:jc w:val="center"/>
              <w:rPr>
                <w:rFonts w:asciiTheme="minorHAnsi" w:hAnsiTheme="minorHAnsi"/>
                <w:sz w:val="18"/>
                <w:szCs w:val="18"/>
              </w:rPr>
            </w:pPr>
          </w:p>
        </w:tc>
        <w:tc>
          <w:tcPr>
            <w:tcW w:w="2750" w:type="dxa"/>
            <w:gridSpan w:val="2"/>
            <w:vAlign w:val="center"/>
          </w:tcPr>
          <w:p w14:paraId="3DA290B8" w14:textId="77777777" w:rsidR="004016F2" w:rsidRDefault="004016F2" w:rsidP="00FC2860">
            <w:pPr>
              <w:jc w:val="center"/>
              <w:rPr>
                <w:rFonts w:asciiTheme="minorHAnsi" w:hAnsiTheme="minorHAnsi"/>
                <w:sz w:val="18"/>
                <w:szCs w:val="18"/>
              </w:rPr>
            </w:pPr>
          </w:p>
        </w:tc>
        <w:tc>
          <w:tcPr>
            <w:tcW w:w="2750" w:type="dxa"/>
            <w:gridSpan w:val="2"/>
            <w:vAlign w:val="center"/>
          </w:tcPr>
          <w:p w14:paraId="3DA290B9" w14:textId="77777777" w:rsidR="004016F2" w:rsidRDefault="004016F2" w:rsidP="00FC2860">
            <w:pPr>
              <w:jc w:val="center"/>
              <w:rPr>
                <w:rFonts w:asciiTheme="minorHAnsi" w:hAnsiTheme="minorHAnsi"/>
                <w:sz w:val="18"/>
                <w:szCs w:val="18"/>
              </w:rPr>
            </w:pPr>
          </w:p>
        </w:tc>
        <w:tc>
          <w:tcPr>
            <w:tcW w:w="2751" w:type="dxa"/>
            <w:gridSpan w:val="2"/>
            <w:vAlign w:val="center"/>
          </w:tcPr>
          <w:p w14:paraId="3DA290BA" w14:textId="77777777" w:rsidR="004016F2" w:rsidRDefault="004016F2" w:rsidP="00FC2860">
            <w:pPr>
              <w:jc w:val="center"/>
              <w:rPr>
                <w:rFonts w:asciiTheme="minorHAnsi" w:hAnsiTheme="minorHAnsi"/>
                <w:sz w:val="18"/>
                <w:szCs w:val="18"/>
              </w:rPr>
            </w:pPr>
          </w:p>
        </w:tc>
      </w:tr>
    </w:tbl>
    <w:p w14:paraId="3DA290BC" w14:textId="77777777" w:rsidR="004016F2" w:rsidRDefault="004016F2" w:rsidP="00FA62B9">
      <w:pPr>
        <w:rPr>
          <w:rFonts w:asciiTheme="minorHAnsi" w:hAnsiTheme="minorHAnsi"/>
        </w:rPr>
      </w:pPr>
    </w:p>
    <w:p w14:paraId="3DA290BD" w14:textId="77777777" w:rsidR="004016F2" w:rsidRDefault="004016F2">
      <w:pPr>
        <w:rPr>
          <w:rFonts w:asciiTheme="minorHAnsi" w:hAnsiTheme="minorHAnsi"/>
        </w:rPr>
      </w:pPr>
      <w:r>
        <w:rPr>
          <w:rFonts w:asciiTheme="minorHAnsi" w:hAnsiTheme="minorHAnsi"/>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5"/>
      </w:tblGrid>
      <w:tr w:rsidR="00FA62B9" w:rsidRPr="001C37BE" w14:paraId="3DA290BF" w14:textId="77777777" w:rsidTr="00FA62B9">
        <w:tc>
          <w:tcPr>
            <w:tcW w:w="11016" w:type="dxa"/>
            <w:gridSpan w:val="3"/>
          </w:tcPr>
          <w:p w14:paraId="3DA290BE" w14:textId="77777777" w:rsidR="00A71F1C" w:rsidRPr="00442035" w:rsidRDefault="00FA62B9" w:rsidP="006264A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442035">
              <w:rPr>
                <w:rFonts w:asciiTheme="minorHAnsi" w:hAnsiTheme="minorHAnsi"/>
                <w:b/>
                <w:szCs w:val="18"/>
              </w:rPr>
              <w:lastRenderedPageBreak/>
              <w:t xml:space="preserve">C. Envelope Leakage </w:t>
            </w:r>
            <w:r w:rsidR="00FC2860" w:rsidRPr="00442035">
              <w:rPr>
                <w:rFonts w:asciiTheme="minorHAnsi" w:hAnsiTheme="minorHAnsi"/>
                <w:b/>
                <w:szCs w:val="18"/>
              </w:rPr>
              <w:t xml:space="preserve">Worksheet – Depressurization </w:t>
            </w:r>
            <w:r w:rsidR="006264A2" w:rsidRPr="00442035">
              <w:rPr>
                <w:rFonts w:asciiTheme="minorHAnsi" w:hAnsiTheme="minorHAnsi"/>
                <w:b/>
                <w:szCs w:val="18"/>
              </w:rPr>
              <w:t>–</w:t>
            </w:r>
            <w:r w:rsidRPr="00442035">
              <w:rPr>
                <w:rFonts w:asciiTheme="minorHAnsi" w:hAnsiTheme="minorHAnsi"/>
                <w:b/>
                <w:szCs w:val="18"/>
              </w:rPr>
              <w:t xml:space="preserve"> </w:t>
            </w:r>
            <w:r w:rsidR="00FC2860" w:rsidRPr="00442035">
              <w:rPr>
                <w:rFonts w:asciiTheme="minorHAnsi" w:hAnsiTheme="minorHAnsi"/>
                <w:b/>
                <w:szCs w:val="18"/>
              </w:rPr>
              <w:t>MCH</w:t>
            </w:r>
            <w:r w:rsidRPr="00442035">
              <w:rPr>
                <w:rFonts w:asciiTheme="minorHAnsi" w:hAnsiTheme="minorHAnsi"/>
                <w:b/>
                <w:szCs w:val="18"/>
              </w:rPr>
              <w:t>2</w:t>
            </w:r>
            <w:r w:rsidR="00FC2860" w:rsidRPr="00442035">
              <w:rPr>
                <w:rFonts w:asciiTheme="minorHAnsi" w:hAnsiTheme="minorHAnsi"/>
                <w:b/>
                <w:szCs w:val="18"/>
              </w:rPr>
              <w:t>4</w:t>
            </w:r>
            <w:r w:rsidRPr="00442035">
              <w:rPr>
                <w:rFonts w:asciiTheme="minorHAnsi" w:hAnsiTheme="minorHAnsi"/>
                <w:b/>
                <w:szCs w:val="18"/>
              </w:rPr>
              <w:t>c – Multi-Point Air Tightness Test</w:t>
            </w:r>
          </w:p>
        </w:tc>
      </w:tr>
      <w:tr w:rsidR="00FA62B9" w:rsidRPr="001C37BE" w14:paraId="3DA290C3" w14:textId="77777777" w:rsidTr="00FA62B9">
        <w:tc>
          <w:tcPr>
            <w:tcW w:w="590" w:type="dxa"/>
            <w:vAlign w:val="center"/>
          </w:tcPr>
          <w:p w14:paraId="3DA290C0" w14:textId="77777777" w:rsidR="00FA62B9" w:rsidRPr="001C37BE" w:rsidRDefault="000629B9" w:rsidP="00BC357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FA62B9" w:rsidRPr="001C37BE">
              <w:rPr>
                <w:rFonts w:asciiTheme="minorHAnsi" w:hAnsiTheme="minorHAnsi"/>
                <w:sz w:val="18"/>
                <w:szCs w:val="18"/>
              </w:rPr>
              <w:t>1</w:t>
            </w:r>
          </w:p>
        </w:tc>
        <w:tc>
          <w:tcPr>
            <w:tcW w:w="4651" w:type="dxa"/>
          </w:tcPr>
          <w:p w14:paraId="3DA290C1" w14:textId="46645C97" w:rsidR="00FA62B9" w:rsidRPr="001C37BE" w:rsidRDefault="00FA62B9" w:rsidP="008D0926">
            <w:pPr>
              <w:rPr>
                <w:rFonts w:asciiTheme="minorHAnsi" w:hAnsiTheme="minorHAnsi"/>
                <w:sz w:val="18"/>
                <w:szCs w:val="18"/>
                <w:lang w:eastAsia="zh-TW"/>
              </w:rPr>
            </w:pPr>
            <w:r w:rsidRPr="001C37BE">
              <w:rPr>
                <w:rFonts w:asciiTheme="minorHAnsi" w:hAnsiTheme="minorHAnsi"/>
                <w:sz w:val="18"/>
                <w:szCs w:val="18"/>
                <w:lang w:eastAsia="zh-TW"/>
              </w:rPr>
              <w:t xml:space="preserve">Name and </w:t>
            </w:r>
            <w:r w:rsidR="008D0926">
              <w:rPr>
                <w:rFonts w:asciiTheme="minorHAnsi" w:hAnsiTheme="minorHAnsi"/>
                <w:sz w:val="18"/>
                <w:szCs w:val="18"/>
                <w:lang w:eastAsia="zh-TW"/>
              </w:rPr>
              <w:t>V</w:t>
            </w:r>
            <w:r w:rsidRPr="001C37BE">
              <w:rPr>
                <w:rFonts w:asciiTheme="minorHAnsi" w:hAnsiTheme="minorHAnsi"/>
                <w:sz w:val="18"/>
                <w:szCs w:val="18"/>
                <w:lang w:eastAsia="zh-TW"/>
              </w:rPr>
              <w:t xml:space="preserve">ersion of ASTM E779-10 </w:t>
            </w:r>
            <w:r w:rsidR="008D0926">
              <w:rPr>
                <w:rFonts w:asciiTheme="minorHAnsi" w:hAnsiTheme="minorHAnsi"/>
                <w:sz w:val="18"/>
                <w:szCs w:val="18"/>
                <w:lang w:eastAsia="zh-TW"/>
              </w:rPr>
              <w:t>C</w:t>
            </w:r>
            <w:r w:rsidRPr="001C37BE">
              <w:rPr>
                <w:rFonts w:asciiTheme="minorHAnsi" w:hAnsiTheme="minorHAnsi"/>
                <w:sz w:val="18"/>
                <w:szCs w:val="18"/>
                <w:lang w:eastAsia="zh-TW"/>
              </w:rPr>
              <w:t xml:space="preserve">ompliant </w:t>
            </w:r>
            <w:r w:rsidR="008D0926">
              <w:rPr>
                <w:rFonts w:asciiTheme="minorHAnsi" w:hAnsiTheme="minorHAnsi"/>
                <w:sz w:val="18"/>
                <w:szCs w:val="18"/>
                <w:lang w:eastAsia="zh-TW"/>
              </w:rPr>
              <w:t>S</w:t>
            </w:r>
            <w:r w:rsidRPr="001C37BE">
              <w:rPr>
                <w:rFonts w:asciiTheme="minorHAnsi" w:hAnsiTheme="minorHAnsi"/>
                <w:sz w:val="18"/>
                <w:szCs w:val="18"/>
                <w:lang w:eastAsia="zh-TW"/>
              </w:rPr>
              <w:t xml:space="preserve">oftware </w:t>
            </w:r>
            <w:r w:rsidR="008D0926">
              <w:rPr>
                <w:rFonts w:asciiTheme="minorHAnsi" w:hAnsiTheme="minorHAnsi"/>
                <w:sz w:val="18"/>
                <w:szCs w:val="18"/>
                <w:lang w:eastAsia="zh-TW"/>
              </w:rPr>
              <w:t>U</w:t>
            </w:r>
            <w:r w:rsidRPr="001C37BE">
              <w:rPr>
                <w:rFonts w:asciiTheme="minorHAnsi" w:hAnsiTheme="minorHAnsi"/>
                <w:sz w:val="18"/>
                <w:szCs w:val="18"/>
                <w:lang w:eastAsia="zh-TW"/>
              </w:rPr>
              <w:t xml:space="preserve">sed for </w:t>
            </w:r>
            <w:r w:rsidR="008D0926">
              <w:rPr>
                <w:rFonts w:asciiTheme="minorHAnsi" w:hAnsiTheme="minorHAnsi"/>
                <w:sz w:val="18"/>
                <w:szCs w:val="18"/>
                <w:lang w:eastAsia="zh-TW"/>
              </w:rPr>
              <w:t>M</w:t>
            </w:r>
            <w:r w:rsidRPr="001C37BE">
              <w:rPr>
                <w:rFonts w:asciiTheme="minorHAnsi" w:hAnsiTheme="minorHAnsi"/>
                <w:sz w:val="18"/>
                <w:szCs w:val="18"/>
                <w:lang w:eastAsia="zh-TW"/>
              </w:rPr>
              <w:t xml:space="preserve">ulti-point </w:t>
            </w:r>
            <w:r w:rsidR="008D0926">
              <w:rPr>
                <w:rFonts w:asciiTheme="minorHAnsi" w:hAnsiTheme="minorHAnsi"/>
                <w:sz w:val="18"/>
                <w:szCs w:val="18"/>
                <w:lang w:eastAsia="zh-TW"/>
              </w:rPr>
              <w:t>T</w:t>
            </w:r>
            <w:r w:rsidRPr="001C37BE">
              <w:rPr>
                <w:rFonts w:asciiTheme="minorHAnsi" w:hAnsiTheme="minorHAnsi"/>
                <w:sz w:val="18"/>
                <w:szCs w:val="18"/>
                <w:lang w:eastAsia="zh-TW"/>
              </w:rPr>
              <w:t>est</w:t>
            </w:r>
          </w:p>
        </w:tc>
        <w:tc>
          <w:tcPr>
            <w:tcW w:w="5775" w:type="dxa"/>
          </w:tcPr>
          <w:p w14:paraId="3DA290C2" w14:textId="77777777" w:rsidR="00FA62B9" w:rsidRPr="001C37BE" w:rsidRDefault="00FA62B9" w:rsidP="00BC3575">
            <w:pPr>
              <w:rPr>
                <w:rFonts w:asciiTheme="minorHAnsi" w:hAnsiTheme="minorHAnsi"/>
                <w:sz w:val="18"/>
                <w:szCs w:val="18"/>
                <w:lang w:eastAsia="zh-TW"/>
              </w:rPr>
            </w:pPr>
            <w:r w:rsidRPr="001C37BE">
              <w:rPr>
                <w:rFonts w:asciiTheme="minorHAnsi" w:hAnsiTheme="minorHAnsi"/>
                <w:sz w:val="18"/>
                <w:szCs w:val="18"/>
              </w:rPr>
              <w:t>&lt;&lt;user input, text, maximum 50 characters&gt;&gt;</w:t>
            </w:r>
          </w:p>
        </w:tc>
      </w:tr>
      <w:tr w:rsidR="00FA62B9" w:rsidRPr="001C37BE" w14:paraId="3DA290C7" w14:textId="77777777" w:rsidTr="00FA62B9">
        <w:tc>
          <w:tcPr>
            <w:tcW w:w="590" w:type="dxa"/>
            <w:vAlign w:val="center"/>
          </w:tcPr>
          <w:p w14:paraId="3DA290C4" w14:textId="77777777" w:rsidR="00FA62B9" w:rsidRPr="001C37BE" w:rsidRDefault="000629B9" w:rsidP="00BC357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FA62B9" w:rsidRPr="001C37BE">
              <w:rPr>
                <w:rFonts w:asciiTheme="minorHAnsi" w:hAnsiTheme="minorHAnsi"/>
                <w:sz w:val="18"/>
                <w:szCs w:val="18"/>
              </w:rPr>
              <w:t>2</w:t>
            </w:r>
          </w:p>
        </w:tc>
        <w:tc>
          <w:tcPr>
            <w:tcW w:w="4651" w:type="dxa"/>
          </w:tcPr>
          <w:p w14:paraId="3DA290C5" w14:textId="1340EB45" w:rsidR="00FA62B9" w:rsidRPr="001C37BE" w:rsidRDefault="00FA62B9" w:rsidP="008D0926">
            <w:pPr>
              <w:rPr>
                <w:rFonts w:asciiTheme="minorHAnsi" w:hAnsiTheme="minorHAnsi"/>
                <w:sz w:val="18"/>
                <w:szCs w:val="18"/>
                <w:lang w:eastAsia="zh-TW"/>
              </w:rPr>
            </w:pPr>
            <w:r w:rsidRPr="001C37BE">
              <w:rPr>
                <w:rFonts w:asciiTheme="minorHAnsi" w:hAnsiTheme="minorHAnsi"/>
                <w:sz w:val="18"/>
                <w:szCs w:val="18"/>
                <w:lang w:eastAsia="zh-TW"/>
              </w:rPr>
              <w:t xml:space="preserve">Pre-test </w:t>
            </w:r>
            <w:r w:rsidR="008D0926">
              <w:rPr>
                <w:rFonts w:asciiTheme="minorHAnsi" w:hAnsiTheme="minorHAnsi"/>
                <w:sz w:val="18"/>
                <w:szCs w:val="18"/>
                <w:lang w:eastAsia="zh-TW"/>
              </w:rPr>
              <w:t>B</w:t>
            </w:r>
            <w:r w:rsidRPr="001C37BE">
              <w:rPr>
                <w:rFonts w:asciiTheme="minorHAnsi" w:hAnsiTheme="minorHAnsi"/>
                <w:sz w:val="18"/>
                <w:szCs w:val="18"/>
                <w:lang w:eastAsia="zh-TW"/>
              </w:rPr>
              <w:t xml:space="preserve">aseline </w:t>
            </w:r>
            <w:r w:rsidR="008D0926">
              <w:rPr>
                <w:rFonts w:asciiTheme="minorHAnsi" w:hAnsiTheme="minorHAnsi"/>
                <w:sz w:val="18"/>
                <w:szCs w:val="18"/>
                <w:lang w:eastAsia="zh-TW"/>
              </w:rPr>
              <w:t>B</w:t>
            </w:r>
            <w:r w:rsidRPr="001C37BE">
              <w:rPr>
                <w:rFonts w:asciiTheme="minorHAnsi" w:hAnsiTheme="minorHAnsi"/>
                <w:sz w:val="18"/>
                <w:szCs w:val="18"/>
                <w:lang w:eastAsia="zh-TW"/>
              </w:rPr>
              <w:t xml:space="preserve">uilding </w:t>
            </w:r>
            <w:r w:rsidR="008D0926">
              <w:rPr>
                <w:rFonts w:asciiTheme="minorHAnsi" w:hAnsiTheme="minorHAnsi"/>
                <w:sz w:val="18"/>
                <w:szCs w:val="18"/>
                <w:lang w:eastAsia="zh-TW"/>
              </w:rPr>
              <w:t>P</w:t>
            </w:r>
            <w:r w:rsidRPr="001C37BE">
              <w:rPr>
                <w:rFonts w:asciiTheme="minorHAnsi" w:hAnsiTheme="minorHAnsi"/>
                <w:sz w:val="18"/>
                <w:szCs w:val="18"/>
                <w:lang w:eastAsia="zh-TW"/>
              </w:rPr>
              <w:t>ressure</w:t>
            </w:r>
          </w:p>
        </w:tc>
        <w:tc>
          <w:tcPr>
            <w:tcW w:w="5775" w:type="dxa"/>
          </w:tcPr>
          <w:p w14:paraId="3DA290C6" w14:textId="77777777" w:rsidR="00FA62B9" w:rsidRPr="001C37BE" w:rsidRDefault="00FA62B9" w:rsidP="00BC3575">
            <w:pPr>
              <w:rPr>
                <w:rFonts w:asciiTheme="minorHAnsi" w:hAnsiTheme="minorHAnsi"/>
                <w:sz w:val="18"/>
                <w:szCs w:val="18"/>
                <w:lang w:eastAsia="zh-TW"/>
              </w:rPr>
            </w:pPr>
            <w:r w:rsidRPr="001C37BE">
              <w:rPr>
                <w:rFonts w:asciiTheme="minorHAnsi" w:hAnsiTheme="minorHAnsi"/>
                <w:sz w:val="18"/>
                <w:szCs w:val="18"/>
              </w:rPr>
              <w:t>&lt;&lt;user input (Pa)&gt;&gt;</w:t>
            </w:r>
            <w:r w:rsidR="0063647E">
              <w:rPr>
                <w:rFonts w:asciiTheme="minorHAnsi" w:hAnsiTheme="minorHAnsi"/>
                <w:sz w:val="18"/>
                <w:szCs w:val="18"/>
              </w:rPr>
              <w:t xml:space="preserve"> (Resolution of 0.1 Pa)</w:t>
            </w:r>
          </w:p>
        </w:tc>
      </w:tr>
      <w:tr w:rsidR="00FA62B9" w:rsidRPr="001C37BE" w14:paraId="3DA290CB" w14:textId="77777777" w:rsidTr="00FA62B9">
        <w:tc>
          <w:tcPr>
            <w:tcW w:w="590" w:type="dxa"/>
            <w:vAlign w:val="center"/>
          </w:tcPr>
          <w:p w14:paraId="3DA290C8" w14:textId="77777777" w:rsidR="00FA62B9" w:rsidRPr="001C37BE" w:rsidRDefault="000629B9" w:rsidP="00BC357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FA62B9" w:rsidRPr="001C37BE">
              <w:rPr>
                <w:rFonts w:asciiTheme="minorHAnsi" w:hAnsiTheme="minorHAnsi"/>
                <w:sz w:val="18"/>
                <w:szCs w:val="18"/>
              </w:rPr>
              <w:t>3</w:t>
            </w:r>
          </w:p>
        </w:tc>
        <w:tc>
          <w:tcPr>
            <w:tcW w:w="4651" w:type="dxa"/>
          </w:tcPr>
          <w:p w14:paraId="3DA290C9" w14:textId="3C8E6473" w:rsidR="00FA62B9" w:rsidRPr="001C37BE" w:rsidRDefault="00FA62B9" w:rsidP="008D0926">
            <w:pPr>
              <w:rPr>
                <w:rFonts w:asciiTheme="minorHAnsi" w:hAnsiTheme="minorHAnsi"/>
                <w:sz w:val="18"/>
                <w:szCs w:val="18"/>
                <w:lang w:eastAsia="zh-TW"/>
              </w:rPr>
            </w:pPr>
            <w:r w:rsidRPr="001C37BE">
              <w:rPr>
                <w:rFonts w:asciiTheme="minorHAnsi" w:hAnsiTheme="minorHAnsi"/>
                <w:sz w:val="18"/>
                <w:szCs w:val="18"/>
              </w:rPr>
              <w:t xml:space="preserve">Time </w:t>
            </w:r>
            <w:r w:rsidR="008D0926">
              <w:rPr>
                <w:rFonts w:asciiTheme="minorHAnsi" w:hAnsiTheme="minorHAnsi"/>
                <w:sz w:val="18"/>
                <w:szCs w:val="18"/>
              </w:rPr>
              <w:t>A</w:t>
            </w:r>
            <w:r w:rsidRPr="001C37BE">
              <w:rPr>
                <w:rFonts w:asciiTheme="minorHAnsi" w:hAnsiTheme="minorHAnsi"/>
                <w:sz w:val="18"/>
                <w:szCs w:val="18"/>
              </w:rPr>
              <w:t xml:space="preserve">verage </w:t>
            </w:r>
            <w:r w:rsidR="008D0926">
              <w:rPr>
                <w:rFonts w:asciiTheme="minorHAnsi" w:hAnsiTheme="minorHAnsi"/>
                <w:sz w:val="18"/>
                <w:szCs w:val="18"/>
              </w:rPr>
              <w:t>P</w:t>
            </w:r>
            <w:r w:rsidRPr="001C37BE">
              <w:rPr>
                <w:rFonts w:asciiTheme="minorHAnsi" w:hAnsiTheme="minorHAnsi"/>
                <w:sz w:val="18"/>
                <w:szCs w:val="18"/>
              </w:rPr>
              <w:t xml:space="preserve">eriod of </w:t>
            </w:r>
            <w:r w:rsidR="008D0926">
              <w:rPr>
                <w:rFonts w:asciiTheme="minorHAnsi" w:hAnsiTheme="minorHAnsi"/>
                <w:sz w:val="18"/>
                <w:szCs w:val="18"/>
              </w:rPr>
              <w:t>M</w:t>
            </w:r>
            <w:r w:rsidRPr="001C37BE">
              <w:rPr>
                <w:rFonts w:asciiTheme="minorHAnsi" w:hAnsiTheme="minorHAnsi"/>
                <w:sz w:val="18"/>
                <w:szCs w:val="18"/>
              </w:rPr>
              <w:t>eter</w:t>
            </w:r>
          </w:p>
        </w:tc>
        <w:tc>
          <w:tcPr>
            <w:tcW w:w="5775" w:type="dxa"/>
          </w:tcPr>
          <w:p w14:paraId="3DA290CA" w14:textId="77777777" w:rsidR="00FA62B9" w:rsidRPr="001C37BE" w:rsidRDefault="00FA62B9" w:rsidP="00BC3575">
            <w:pPr>
              <w:rPr>
                <w:rFonts w:asciiTheme="minorHAnsi" w:hAnsiTheme="minorHAnsi"/>
                <w:b/>
                <w:sz w:val="18"/>
                <w:szCs w:val="18"/>
                <w:lang w:eastAsia="zh-TW"/>
              </w:rPr>
            </w:pPr>
            <w:r w:rsidRPr="001C37BE">
              <w:rPr>
                <w:rFonts w:asciiTheme="minorHAnsi" w:hAnsiTheme="minorHAnsi"/>
                <w:sz w:val="18"/>
                <w:szCs w:val="18"/>
              </w:rPr>
              <w:t>&lt;&lt;user entry but must be no less than 10 (seconds)&gt;&gt;</w:t>
            </w:r>
          </w:p>
        </w:tc>
      </w:tr>
      <w:tr w:rsidR="00E61D23" w:rsidRPr="001C37BE" w14:paraId="3DA290CF" w14:textId="77777777" w:rsidTr="00E61D23">
        <w:tc>
          <w:tcPr>
            <w:tcW w:w="590" w:type="dxa"/>
            <w:vAlign w:val="center"/>
          </w:tcPr>
          <w:p w14:paraId="3DA290CC" w14:textId="77777777" w:rsidR="00E61D23" w:rsidRDefault="00E61D23" w:rsidP="00E61D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651" w:type="dxa"/>
            <w:vAlign w:val="center"/>
          </w:tcPr>
          <w:p w14:paraId="3DA290CD" w14:textId="3DB053F6" w:rsidR="00E61D23" w:rsidRPr="001C37BE" w:rsidRDefault="00E61D23" w:rsidP="00BC3575">
            <w:pPr>
              <w:rPr>
                <w:rFonts w:asciiTheme="minorHAnsi" w:hAnsiTheme="minorHAnsi"/>
                <w:sz w:val="18"/>
                <w:szCs w:val="18"/>
              </w:rPr>
            </w:pPr>
            <w:r w:rsidRPr="001046D3">
              <w:rPr>
                <w:rFonts w:asciiTheme="minorHAnsi" w:hAnsiTheme="minorHAnsi"/>
                <w:sz w:val="18"/>
                <w:szCs w:val="18"/>
              </w:rPr>
              <w:t>Test Methodology</w:t>
            </w:r>
          </w:p>
        </w:tc>
        <w:tc>
          <w:tcPr>
            <w:tcW w:w="5775" w:type="dxa"/>
            <w:vAlign w:val="center"/>
          </w:tcPr>
          <w:p w14:paraId="3DA290CE" w14:textId="77777777" w:rsidR="00E61D23" w:rsidRPr="001C37BE" w:rsidRDefault="00E61D23" w:rsidP="00152F62">
            <w:pPr>
              <w:rPr>
                <w:rFonts w:asciiTheme="minorHAnsi" w:hAnsiTheme="minorHAnsi"/>
                <w:sz w:val="18"/>
                <w:szCs w:val="18"/>
              </w:rPr>
            </w:pPr>
            <w:r w:rsidRPr="001046D3">
              <w:rPr>
                <w:rFonts w:asciiTheme="minorHAnsi" w:hAnsiTheme="minorHAnsi"/>
                <w:sz w:val="18"/>
                <w:szCs w:val="18"/>
              </w:rPr>
              <w:t>&lt;&lt; Depressurization</w:t>
            </w:r>
            <w:r w:rsidR="00FC2860">
              <w:rPr>
                <w:rFonts w:asciiTheme="minorHAnsi" w:hAnsiTheme="minorHAnsi"/>
                <w:sz w:val="18"/>
                <w:szCs w:val="18"/>
              </w:rPr>
              <w:t>&gt;&gt;</w:t>
            </w:r>
          </w:p>
        </w:tc>
      </w:tr>
      <w:tr w:rsidR="00E61D23" w:rsidRPr="001C37BE" w14:paraId="3DA290D3" w14:textId="77777777" w:rsidTr="00FA62B9">
        <w:tc>
          <w:tcPr>
            <w:tcW w:w="590" w:type="dxa"/>
            <w:vAlign w:val="center"/>
          </w:tcPr>
          <w:p w14:paraId="3DA290D0" w14:textId="77777777" w:rsidR="00E61D23" w:rsidRPr="001C37BE" w:rsidRDefault="00E61D23" w:rsidP="00E61D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651" w:type="dxa"/>
            <w:vAlign w:val="center"/>
          </w:tcPr>
          <w:p w14:paraId="3DA290D1" w14:textId="3091E972" w:rsidR="00E61D23" w:rsidRPr="001C37BE" w:rsidRDefault="00E61D23" w:rsidP="00BC3575">
            <w:pPr>
              <w:rPr>
                <w:rFonts w:asciiTheme="minorHAnsi" w:hAnsiTheme="minorHAnsi"/>
                <w:sz w:val="18"/>
                <w:szCs w:val="18"/>
                <w:lang w:eastAsia="zh-TW"/>
              </w:rPr>
            </w:pPr>
            <w:r w:rsidRPr="001C37BE">
              <w:rPr>
                <w:rFonts w:asciiTheme="minorHAnsi" w:hAnsiTheme="minorHAnsi"/>
                <w:sz w:val="18"/>
                <w:szCs w:val="18"/>
              </w:rPr>
              <w:t>Unadjusted Building Pressure Target</w:t>
            </w:r>
          </w:p>
        </w:tc>
        <w:tc>
          <w:tcPr>
            <w:tcW w:w="5775" w:type="dxa"/>
          </w:tcPr>
          <w:p w14:paraId="3DA290D2" w14:textId="77777777" w:rsidR="00E61D23" w:rsidRPr="001C37BE" w:rsidRDefault="00E61D23" w:rsidP="00FC2860">
            <w:pPr>
              <w:rPr>
                <w:rFonts w:asciiTheme="minorHAnsi" w:hAnsiTheme="minorHAnsi"/>
                <w:b/>
                <w:sz w:val="18"/>
                <w:szCs w:val="18"/>
                <w:lang w:eastAsia="zh-TW"/>
              </w:rPr>
            </w:pPr>
            <w:r w:rsidRPr="001046D3">
              <w:rPr>
                <w:rFonts w:asciiTheme="minorHAnsi" w:hAnsiTheme="minorHAnsi"/>
                <w:sz w:val="18"/>
                <w:szCs w:val="18"/>
              </w:rPr>
              <w:t xml:space="preserve">&lt;&lt;calculated value: use equation, </w:t>
            </w:r>
            <w:r w:rsidR="00FC2860">
              <w:rPr>
                <w:rFonts w:asciiTheme="minorHAnsi" w:hAnsiTheme="minorHAnsi"/>
                <w:sz w:val="18"/>
                <w:szCs w:val="18"/>
              </w:rPr>
              <w:t>-</w:t>
            </w:r>
            <w:r>
              <w:rPr>
                <w:rFonts w:asciiTheme="minorHAnsi" w:hAnsiTheme="minorHAnsi"/>
                <w:sz w:val="18"/>
                <w:szCs w:val="18"/>
              </w:rPr>
              <w:t>60</w:t>
            </w:r>
            <w:r w:rsidRPr="001046D3">
              <w:rPr>
                <w:rFonts w:asciiTheme="minorHAnsi" w:hAnsiTheme="minorHAnsi"/>
                <w:sz w:val="18"/>
                <w:szCs w:val="18"/>
              </w:rPr>
              <w:t xml:space="preserve"> + row C</w:t>
            </w:r>
            <w:r>
              <w:rPr>
                <w:rFonts w:asciiTheme="minorHAnsi" w:hAnsiTheme="minorHAnsi"/>
                <w:sz w:val="18"/>
                <w:szCs w:val="18"/>
              </w:rPr>
              <w:t>. 2</w:t>
            </w:r>
            <w:r w:rsidRPr="001046D3">
              <w:rPr>
                <w:rFonts w:asciiTheme="minorHAnsi" w:hAnsiTheme="minorHAnsi"/>
                <w:sz w:val="18"/>
                <w:szCs w:val="18"/>
              </w:rPr>
              <w:t>&gt;&gt; (Resolution of 0.1 Pa)</w:t>
            </w:r>
          </w:p>
        </w:tc>
      </w:tr>
      <w:tr w:rsidR="00E61D23" w:rsidRPr="001C37BE" w14:paraId="3DA290D7" w14:textId="77777777" w:rsidTr="00FA62B9">
        <w:tc>
          <w:tcPr>
            <w:tcW w:w="590" w:type="dxa"/>
            <w:vAlign w:val="center"/>
          </w:tcPr>
          <w:p w14:paraId="3DA290D4" w14:textId="77777777" w:rsidR="00E61D23" w:rsidRPr="001C37BE" w:rsidRDefault="00E61D23" w:rsidP="00E61D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651" w:type="dxa"/>
          </w:tcPr>
          <w:p w14:paraId="3DA290D5" w14:textId="68B59586" w:rsidR="00E61D23" w:rsidRPr="001C37BE" w:rsidRDefault="00E61D23" w:rsidP="00BC3575">
            <w:pPr>
              <w:rPr>
                <w:rFonts w:asciiTheme="minorHAnsi" w:hAnsiTheme="minorHAnsi"/>
                <w:sz w:val="18"/>
                <w:szCs w:val="18"/>
                <w:highlight w:val="cyan"/>
                <w:lang w:eastAsia="zh-TW"/>
              </w:rPr>
            </w:pPr>
            <w:r w:rsidRPr="001C37BE">
              <w:rPr>
                <w:rFonts w:asciiTheme="minorHAnsi" w:hAnsiTheme="minorHAnsi"/>
                <w:sz w:val="18"/>
                <w:szCs w:val="18"/>
                <w:lang w:eastAsia="zh-TW"/>
              </w:rPr>
              <w:t>Unadjusted Building Pressure Measured</w:t>
            </w:r>
          </w:p>
        </w:tc>
        <w:tc>
          <w:tcPr>
            <w:tcW w:w="5775" w:type="dxa"/>
          </w:tcPr>
          <w:p w14:paraId="3DA290D6" w14:textId="77777777" w:rsidR="00E61D23" w:rsidRPr="001C37BE" w:rsidRDefault="001E146C" w:rsidP="00BC3575">
            <w:pPr>
              <w:rPr>
                <w:rFonts w:asciiTheme="minorHAnsi" w:hAnsiTheme="minorHAnsi"/>
                <w:sz w:val="18"/>
                <w:szCs w:val="18"/>
                <w:highlight w:val="cyan"/>
              </w:rPr>
            </w:pPr>
            <w:r w:rsidRPr="001E146C">
              <w:rPr>
                <w:rFonts w:asciiTheme="minorHAnsi" w:hAnsiTheme="minorHAnsi"/>
                <w:sz w:val="18"/>
                <w:szCs w:val="18"/>
                <w:lang w:eastAsia="zh-TW"/>
              </w:rPr>
              <w:t>&lt;&lt;</w:t>
            </w:r>
            <w:r w:rsidR="00E61D23" w:rsidRPr="001C37BE">
              <w:rPr>
                <w:rFonts w:asciiTheme="minorHAnsi" w:hAnsiTheme="minorHAnsi"/>
                <w:sz w:val="18"/>
                <w:szCs w:val="18"/>
                <w:lang w:eastAsia="zh-TW"/>
              </w:rPr>
              <w:t>user entered value</w:t>
            </w:r>
            <w:r w:rsidRPr="001E146C">
              <w:rPr>
                <w:rFonts w:asciiTheme="minorHAnsi" w:hAnsiTheme="minorHAnsi"/>
                <w:sz w:val="18"/>
                <w:szCs w:val="18"/>
                <w:lang w:eastAsia="zh-TW"/>
              </w:rPr>
              <w:t>&gt;&gt;</w:t>
            </w:r>
            <w:r w:rsidR="00E61D23">
              <w:rPr>
                <w:rFonts w:asciiTheme="minorHAnsi" w:hAnsiTheme="minorHAnsi"/>
                <w:b/>
                <w:sz w:val="18"/>
                <w:szCs w:val="18"/>
                <w:lang w:eastAsia="zh-TW"/>
              </w:rPr>
              <w:t xml:space="preserve"> </w:t>
            </w:r>
            <w:r w:rsidR="00E61D23">
              <w:rPr>
                <w:rFonts w:asciiTheme="minorHAnsi" w:hAnsiTheme="minorHAnsi"/>
                <w:sz w:val="18"/>
                <w:szCs w:val="18"/>
              </w:rPr>
              <w:t>(Resolution of 0.1 Pa)</w:t>
            </w:r>
          </w:p>
        </w:tc>
      </w:tr>
      <w:tr w:rsidR="00E61D23" w:rsidRPr="001C37BE" w14:paraId="3DA290DB" w14:textId="77777777" w:rsidTr="00FA62B9">
        <w:tc>
          <w:tcPr>
            <w:tcW w:w="590" w:type="dxa"/>
            <w:vAlign w:val="center"/>
          </w:tcPr>
          <w:p w14:paraId="3DA290D8" w14:textId="77777777" w:rsidR="00E61D23" w:rsidRPr="001C37BE" w:rsidRDefault="00E61D23" w:rsidP="00E61D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651" w:type="dxa"/>
            <w:vAlign w:val="center"/>
          </w:tcPr>
          <w:p w14:paraId="3DA290D9" w14:textId="19363117" w:rsidR="00E61D23" w:rsidRPr="001C37BE" w:rsidRDefault="00E61D23" w:rsidP="008D0926">
            <w:pPr>
              <w:rPr>
                <w:rFonts w:asciiTheme="minorHAnsi" w:hAnsiTheme="minorHAnsi"/>
                <w:sz w:val="18"/>
                <w:szCs w:val="18"/>
                <w:lang w:eastAsia="zh-TW"/>
              </w:rPr>
            </w:pPr>
            <w:r w:rsidRPr="001C37BE">
              <w:rPr>
                <w:rFonts w:asciiTheme="minorHAnsi" w:hAnsiTheme="minorHAnsi"/>
                <w:sz w:val="18"/>
                <w:szCs w:val="18"/>
              </w:rPr>
              <w:t xml:space="preserve">Induced </w:t>
            </w:r>
            <w:r w:rsidR="008D0926">
              <w:rPr>
                <w:rFonts w:asciiTheme="minorHAnsi" w:hAnsiTheme="minorHAnsi"/>
                <w:sz w:val="18"/>
                <w:szCs w:val="18"/>
              </w:rPr>
              <w:t>B</w:t>
            </w:r>
            <w:r w:rsidRPr="001C37BE">
              <w:rPr>
                <w:rFonts w:asciiTheme="minorHAnsi" w:hAnsiTheme="minorHAnsi"/>
                <w:sz w:val="18"/>
                <w:szCs w:val="18"/>
              </w:rPr>
              <w:t xml:space="preserve">uilding </w:t>
            </w:r>
            <w:r w:rsidR="008D0926">
              <w:rPr>
                <w:rFonts w:asciiTheme="minorHAnsi" w:hAnsiTheme="minorHAnsi"/>
                <w:sz w:val="18"/>
                <w:szCs w:val="18"/>
              </w:rPr>
              <w:t>P</w:t>
            </w:r>
            <w:r w:rsidRPr="001C37BE">
              <w:rPr>
                <w:rFonts w:asciiTheme="minorHAnsi" w:hAnsiTheme="minorHAnsi"/>
                <w:sz w:val="18"/>
                <w:szCs w:val="18"/>
              </w:rPr>
              <w:t>ressure</w:t>
            </w:r>
          </w:p>
        </w:tc>
        <w:tc>
          <w:tcPr>
            <w:tcW w:w="5775" w:type="dxa"/>
            <w:vAlign w:val="center"/>
          </w:tcPr>
          <w:p w14:paraId="3DA290DA" w14:textId="77777777" w:rsidR="00E61D23" w:rsidRPr="001C37BE" w:rsidRDefault="00E61D23" w:rsidP="00E7420A">
            <w:pPr>
              <w:rPr>
                <w:rFonts w:asciiTheme="minorHAnsi" w:hAnsiTheme="minorHAnsi"/>
                <w:sz w:val="18"/>
                <w:szCs w:val="18"/>
              </w:rPr>
            </w:pPr>
            <w:r w:rsidRPr="001C37BE">
              <w:rPr>
                <w:rFonts w:asciiTheme="minorHAnsi" w:hAnsiTheme="minorHAnsi"/>
                <w:sz w:val="18"/>
                <w:szCs w:val="18"/>
              </w:rPr>
              <w:t xml:space="preserve">&lt;&lt;calculated value, row C. </w:t>
            </w:r>
            <w:r w:rsidR="00E7420A">
              <w:rPr>
                <w:rFonts w:asciiTheme="minorHAnsi" w:hAnsiTheme="minorHAnsi"/>
                <w:sz w:val="18"/>
                <w:szCs w:val="18"/>
              </w:rPr>
              <w:t>6</w:t>
            </w:r>
            <w:r w:rsidRPr="001C37BE">
              <w:rPr>
                <w:rFonts w:asciiTheme="minorHAnsi" w:hAnsiTheme="minorHAnsi"/>
                <w:sz w:val="18"/>
                <w:szCs w:val="18"/>
              </w:rPr>
              <w:t xml:space="preserve"> – row C. 2&gt;&gt;</w:t>
            </w:r>
          </w:p>
        </w:tc>
      </w:tr>
      <w:tr w:rsidR="00E61D23" w:rsidRPr="001C37BE" w14:paraId="3DA290DF" w14:textId="77777777" w:rsidTr="00FA62B9">
        <w:tc>
          <w:tcPr>
            <w:tcW w:w="590" w:type="dxa"/>
            <w:vAlign w:val="center"/>
          </w:tcPr>
          <w:p w14:paraId="3DA290DC" w14:textId="77777777" w:rsidR="00E61D23" w:rsidRPr="001C37BE" w:rsidRDefault="00E61D23" w:rsidP="00E61D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651" w:type="dxa"/>
          </w:tcPr>
          <w:p w14:paraId="3DA290DD" w14:textId="77777777" w:rsidR="00E61D23" w:rsidRPr="001C37BE" w:rsidRDefault="00E61D23" w:rsidP="00BC3575">
            <w:pPr>
              <w:rPr>
                <w:rFonts w:asciiTheme="minorHAnsi" w:hAnsiTheme="minorHAnsi"/>
                <w:sz w:val="18"/>
                <w:szCs w:val="18"/>
                <w:lang w:eastAsia="zh-TW"/>
              </w:rPr>
            </w:pPr>
            <w:r w:rsidRPr="001C37BE">
              <w:rPr>
                <w:rFonts w:asciiTheme="minorHAnsi" w:hAnsiTheme="minorHAnsi"/>
                <w:sz w:val="18"/>
                <w:szCs w:val="18"/>
                <w:lang w:eastAsia="zh-TW"/>
              </w:rPr>
              <w:t>A minimum of eight readings were taken spaced evenly between 15 Pa and 60 Pa (or highest attainable pressure).</w:t>
            </w:r>
          </w:p>
        </w:tc>
        <w:tc>
          <w:tcPr>
            <w:tcW w:w="5775" w:type="dxa"/>
          </w:tcPr>
          <w:p w14:paraId="3DA290DE" w14:textId="77777777" w:rsidR="00E61D23" w:rsidRPr="001C37BE" w:rsidRDefault="00E61D23" w:rsidP="00BC3575">
            <w:pPr>
              <w:rPr>
                <w:rFonts w:asciiTheme="minorHAnsi" w:hAnsiTheme="minorHAnsi"/>
                <w:b/>
                <w:sz w:val="18"/>
                <w:szCs w:val="18"/>
                <w:lang w:eastAsia="zh-TW"/>
              </w:rPr>
            </w:pPr>
            <w:r w:rsidRPr="001C37BE">
              <w:rPr>
                <w:rFonts w:asciiTheme="minorHAnsi" w:hAnsiTheme="minorHAnsi"/>
                <w:sz w:val="18"/>
                <w:szCs w:val="18"/>
              </w:rPr>
              <w:t>&lt;&lt;user to acknowledge this requirement to continue&gt;&gt;</w:t>
            </w:r>
          </w:p>
        </w:tc>
      </w:tr>
      <w:tr w:rsidR="00E61D23" w:rsidRPr="001C37BE" w14:paraId="3DA290E3" w14:textId="77777777" w:rsidTr="00FA62B9">
        <w:tc>
          <w:tcPr>
            <w:tcW w:w="590" w:type="dxa"/>
            <w:vAlign w:val="center"/>
          </w:tcPr>
          <w:p w14:paraId="3DA290E0" w14:textId="77777777" w:rsidR="00E61D23" w:rsidRPr="001C37BE" w:rsidRDefault="00E61D23" w:rsidP="00E61D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651" w:type="dxa"/>
          </w:tcPr>
          <w:p w14:paraId="3DA290E1" w14:textId="4F05F90D" w:rsidR="00E61D23" w:rsidRPr="001C37BE" w:rsidRDefault="00E61D23" w:rsidP="008D0926">
            <w:pPr>
              <w:rPr>
                <w:rFonts w:asciiTheme="minorHAnsi" w:hAnsiTheme="minorHAnsi"/>
                <w:sz w:val="18"/>
                <w:szCs w:val="18"/>
                <w:lang w:eastAsia="zh-TW"/>
              </w:rPr>
            </w:pPr>
            <w:r w:rsidRPr="001C37BE">
              <w:rPr>
                <w:rFonts w:asciiTheme="minorHAnsi" w:hAnsiTheme="minorHAnsi"/>
                <w:sz w:val="18"/>
                <w:szCs w:val="18"/>
                <w:lang w:eastAsia="zh-TW"/>
              </w:rPr>
              <w:t xml:space="preserve">Post-test </w:t>
            </w:r>
            <w:r w:rsidR="008D0926">
              <w:rPr>
                <w:rFonts w:asciiTheme="minorHAnsi" w:hAnsiTheme="minorHAnsi"/>
                <w:sz w:val="18"/>
                <w:szCs w:val="18"/>
                <w:lang w:eastAsia="zh-TW"/>
              </w:rPr>
              <w:t>B</w:t>
            </w:r>
            <w:r w:rsidRPr="001C37BE">
              <w:rPr>
                <w:rFonts w:asciiTheme="minorHAnsi" w:hAnsiTheme="minorHAnsi"/>
                <w:sz w:val="18"/>
                <w:szCs w:val="18"/>
                <w:lang w:eastAsia="zh-TW"/>
              </w:rPr>
              <w:t xml:space="preserve">aseline </w:t>
            </w:r>
            <w:r w:rsidR="008D0926">
              <w:rPr>
                <w:rFonts w:asciiTheme="minorHAnsi" w:hAnsiTheme="minorHAnsi"/>
                <w:sz w:val="18"/>
                <w:szCs w:val="18"/>
                <w:lang w:eastAsia="zh-TW"/>
              </w:rPr>
              <w:t>B</w:t>
            </w:r>
            <w:r w:rsidRPr="001C37BE">
              <w:rPr>
                <w:rFonts w:asciiTheme="minorHAnsi" w:hAnsiTheme="minorHAnsi"/>
                <w:sz w:val="18"/>
                <w:szCs w:val="18"/>
                <w:lang w:eastAsia="zh-TW"/>
              </w:rPr>
              <w:t xml:space="preserve">uilding </w:t>
            </w:r>
            <w:r w:rsidR="008D0926">
              <w:rPr>
                <w:rFonts w:asciiTheme="minorHAnsi" w:hAnsiTheme="minorHAnsi"/>
                <w:sz w:val="18"/>
                <w:szCs w:val="18"/>
                <w:lang w:eastAsia="zh-TW"/>
              </w:rPr>
              <w:t>P</w:t>
            </w:r>
            <w:r w:rsidRPr="001C37BE">
              <w:rPr>
                <w:rFonts w:asciiTheme="minorHAnsi" w:hAnsiTheme="minorHAnsi"/>
                <w:sz w:val="18"/>
                <w:szCs w:val="18"/>
                <w:lang w:eastAsia="zh-TW"/>
              </w:rPr>
              <w:t>ressure</w:t>
            </w:r>
          </w:p>
        </w:tc>
        <w:tc>
          <w:tcPr>
            <w:tcW w:w="5775" w:type="dxa"/>
          </w:tcPr>
          <w:p w14:paraId="3DA290E2" w14:textId="77777777" w:rsidR="00E61D23" w:rsidRPr="001C37BE" w:rsidRDefault="001E146C" w:rsidP="00BC3575">
            <w:pPr>
              <w:rPr>
                <w:rFonts w:asciiTheme="minorHAnsi" w:hAnsiTheme="minorHAnsi"/>
                <w:sz w:val="18"/>
                <w:szCs w:val="18"/>
                <w:lang w:eastAsia="zh-TW"/>
              </w:rPr>
            </w:pPr>
            <w:r w:rsidRPr="001E146C">
              <w:rPr>
                <w:rFonts w:asciiTheme="minorHAnsi" w:hAnsiTheme="minorHAnsi"/>
                <w:sz w:val="18"/>
                <w:szCs w:val="18"/>
                <w:lang w:eastAsia="zh-TW"/>
              </w:rPr>
              <w:t>&lt;&lt;</w:t>
            </w:r>
            <w:r w:rsidR="00E61D23" w:rsidRPr="001C37BE">
              <w:rPr>
                <w:rFonts w:asciiTheme="minorHAnsi" w:hAnsiTheme="minorHAnsi"/>
                <w:sz w:val="18"/>
                <w:szCs w:val="18"/>
                <w:lang w:eastAsia="zh-TW"/>
              </w:rPr>
              <w:t>user input (Pa</w:t>
            </w:r>
            <w:r w:rsidR="00E61D23" w:rsidRPr="006264A2">
              <w:rPr>
                <w:rFonts w:asciiTheme="minorHAnsi" w:hAnsiTheme="minorHAnsi"/>
                <w:sz w:val="18"/>
                <w:szCs w:val="18"/>
                <w:lang w:eastAsia="zh-TW"/>
              </w:rPr>
              <w:t>)</w:t>
            </w:r>
            <w:r w:rsidRPr="001E146C">
              <w:rPr>
                <w:rFonts w:asciiTheme="minorHAnsi" w:hAnsiTheme="minorHAnsi"/>
                <w:sz w:val="18"/>
                <w:szCs w:val="18"/>
                <w:lang w:eastAsia="zh-TW"/>
              </w:rPr>
              <w:t>&gt;&gt;</w:t>
            </w:r>
            <w:r w:rsidR="00E61D23">
              <w:rPr>
                <w:rFonts w:asciiTheme="minorHAnsi" w:hAnsiTheme="minorHAnsi"/>
                <w:b/>
                <w:sz w:val="18"/>
                <w:szCs w:val="18"/>
                <w:lang w:eastAsia="zh-TW"/>
              </w:rPr>
              <w:t xml:space="preserve"> </w:t>
            </w:r>
            <w:r w:rsidR="00E61D23">
              <w:rPr>
                <w:rFonts w:asciiTheme="minorHAnsi" w:hAnsiTheme="minorHAnsi"/>
                <w:sz w:val="18"/>
                <w:szCs w:val="18"/>
              </w:rPr>
              <w:t>(Resolution of 0.1 Pa)</w:t>
            </w:r>
          </w:p>
        </w:tc>
      </w:tr>
      <w:tr w:rsidR="00E61D23" w:rsidRPr="001C37BE" w14:paraId="3DA290E7" w14:textId="77777777" w:rsidTr="00FA62B9">
        <w:tc>
          <w:tcPr>
            <w:tcW w:w="590" w:type="dxa"/>
            <w:vAlign w:val="center"/>
          </w:tcPr>
          <w:p w14:paraId="3DA290E4" w14:textId="77777777" w:rsidR="00E61D23" w:rsidRPr="001C37BE" w:rsidRDefault="00E61D23" w:rsidP="00E61D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10</w:t>
            </w:r>
          </w:p>
        </w:tc>
        <w:tc>
          <w:tcPr>
            <w:tcW w:w="4651" w:type="dxa"/>
          </w:tcPr>
          <w:p w14:paraId="3DA290E5" w14:textId="33303C51" w:rsidR="00E61D23" w:rsidRPr="001C37BE" w:rsidRDefault="00E61D23" w:rsidP="00BC3575">
            <w:pPr>
              <w:rPr>
                <w:rFonts w:asciiTheme="minorHAnsi" w:hAnsiTheme="minorHAnsi"/>
                <w:sz w:val="18"/>
                <w:szCs w:val="18"/>
                <w:lang w:eastAsia="zh-TW"/>
              </w:rPr>
            </w:pPr>
            <w:r w:rsidRPr="001C37BE">
              <w:rPr>
                <w:rFonts w:asciiTheme="minorHAnsi" w:hAnsiTheme="minorHAnsi"/>
                <w:sz w:val="18"/>
                <w:szCs w:val="18"/>
                <w:lang w:eastAsia="zh-TW"/>
              </w:rPr>
              <w:t>Corrected CFM50 (from software)</w:t>
            </w:r>
          </w:p>
        </w:tc>
        <w:tc>
          <w:tcPr>
            <w:tcW w:w="5775" w:type="dxa"/>
          </w:tcPr>
          <w:p w14:paraId="3DA290E6" w14:textId="77777777" w:rsidR="00E61D23" w:rsidRPr="001C37BE" w:rsidRDefault="00E61D23" w:rsidP="005D7793">
            <w:pPr>
              <w:rPr>
                <w:rFonts w:asciiTheme="minorHAnsi" w:hAnsiTheme="minorHAnsi"/>
                <w:sz w:val="18"/>
                <w:szCs w:val="18"/>
                <w:lang w:eastAsia="zh-TW"/>
              </w:rPr>
            </w:pPr>
            <w:r w:rsidRPr="001C37BE">
              <w:rPr>
                <w:rFonts w:asciiTheme="minorHAnsi" w:hAnsiTheme="minorHAnsi"/>
                <w:sz w:val="18"/>
                <w:szCs w:val="18"/>
                <w:lang w:eastAsia="zh-TW"/>
              </w:rPr>
              <w:t>&lt;&lt;</w:t>
            </w:r>
            <w:r w:rsidR="00152F62">
              <w:rPr>
                <w:rFonts w:asciiTheme="minorHAnsi" w:hAnsiTheme="minorHAnsi"/>
                <w:sz w:val="18"/>
                <w:szCs w:val="18"/>
                <w:lang w:eastAsia="zh-TW"/>
              </w:rPr>
              <w:t xml:space="preserve">user entry of value </w:t>
            </w:r>
            <w:r w:rsidRPr="001C37BE">
              <w:rPr>
                <w:rFonts w:asciiTheme="minorHAnsi" w:hAnsiTheme="minorHAnsi"/>
                <w:sz w:val="18"/>
                <w:szCs w:val="18"/>
                <w:lang w:eastAsia="zh-TW"/>
              </w:rPr>
              <w:t>calculated by software &gt;&gt;</w:t>
            </w:r>
            <w:r>
              <w:rPr>
                <w:rFonts w:asciiTheme="minorHAnsi" w:hAnsiTheme="minorHAnsi"/>
                <w:b/>
                <w:sz w:val="18"/>
                <w:szCs w:val="18"/>
                <w:lang w:eastAsia="zh-TW"/>
              </w:rPr>
              <w:t xml:space="preserve"> </w:t>
            </w:r>
            <w:r>
              <w:rPr>
                <w:rFonts w:asciiTheme="minorHAnsi" w:hAnsiTheme="minorHAnsi"/>
                <w:sz w:val="18"/>
                <w:szCs w:val="18"/>
              </w:rPr>
              <w:t>(Resolution of 1 CFM)</w:t>
            </w:r>
          </w:p>
        </w:tc>
      </w:tr>
      <w:tr w:rsidR="00EF3361" w:rsidRPr="001C37BE" w14:paraId="58D67AFC" w14:textId="77777777" w:rsidTr="00F82207">
        <w:trPr>
          <w:ins w:id="71" w:author="Shewmaker, Michael@Energy" w:date="2016-03-29T15:28:00Z"/>
        </w:trPr>
        <w:tc>
          <w:tcPr>
            <w:tcW w:w="11016" w:type="dxa"/>
            <w:gridSpan w:val="3"/>
            <w:vAlign w:val="center"/>
          </w:tcPr>
          <w:p w14:paraId="44D202A3" w14:textId="77777777" w:rsidR="00EF3361" w:rsidRDefault="00EF3361" w:rsidP="00EF336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72" w:author="Shewmaker, Michael@Energy" w:date="2016-03-29T15:28:00Z"/>
                <w:rFonts w:ascii="Calibri" w:hAnsi="Calibri"/>
                <w:sz w:val="18"/>
                <w:szCs w:val="18"/>
              </w:rPr>
            </w:pPr>
            <w:ins w:id="73" w:author="Shewmaker, Michael@Energy" w:date="2016-03-29T15:28:00Z">
              <w:r>
                <w:rPr>
                  <w:rFonts w:ascii="Calibri" w:hAnsi="Calibri"/>
                  <w:sz w:val="18"/>
                  <w:szCs w:val="18"/>
                </w:rPr>
                <w:t>Note:</w:t>
              </w:r>
            </w:ins>
          </w:p>
          <w:p w14:paraId="743964A1" w14:textId="47BBEFE5" w:rsidR="00EF3361" w:rsidRPr="00EF3361" w:rsidRDefault="00EF3361">
            <w:pPr>
              <w:pStyle w:val="ListParagraph"/>
              <w:numPr>
                <w:ilvl w:val="0"/>
                <w:numId w:val="25"/>
              </w:numPr>
              <w:rPr>
                <w:ins w:id="74" w:author="Shewmaker, Michael@Energy" w:date="2016-03-29T15:28:00Z"/>
                <w:rFonts w:asciiTheme="minorHAnsi" w:hAnsiTheme="minorHAnsi"/>
                <w:sz w:val="18"/>
                <w:lang w:eastAsia="zh-TW"/>
                <w:rPrChange w:id="75" w:author="Shewmaker, Michael@Energy" w:date="2016-08-31T15:05:00Z">
                  <w:rPr>
                    <w:ins w:id="76" w:author="Shewmaker, Michael@Energy" w:date="2016-03-29T15:28:00Z"/>
                    <w:rFonts w:asciiTheme="minorHAnsi" w:hAnsiTheme="minorHAnsi"/>
                    <w:sz w:val="18"/>
                    <w:szCs w:val="18"/>
                    <w:lang w:eastAsia="zh-TW"/>
                  </w:rPr>
                </w:rPrChange>
              </w:rPr>
            </w:pPr>
            <w:ins w:id="77" w:author="Shewmaker, Michael@Energy" w:date="2016-03-29T15:28:00Z">
              <w:r w:rsidRPr="00866F67">
                <w:rPr>
                  <w:rFonts w:asciiTheme="minorHAnsi" w:hAnsiTheme="minorHAnsi"/>
                  <w:sz w:val="18"/>
                </w:rPr>
                <w:t>For multifamily, each dwelling unit must be tested individually and shown to meet the leakage requirements. Depressurization of the adjacent dwelling units while conducting this test is not allowed.</w:t>
              </w:r>
            </w:ins>
          </w:p>
        </w:tc>
      </w:tr>
    </w:tbl>
    <w:p w14:paraId="3DA290E8" w14:textId="77777777" w:rsidR="00FA62B9" w:rsidRPr="00BA4A71" w:rsidRDefault="00FA62B9">
      <w:pPr>
        <w:rPr>
          <w:rFonts w:asciiTheme="minorHAnsi" w:hAnsiTheme="minorHAns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FA62B9" w:rsidRPr="001C37BE" w14:paraId="3DA290EA" w14:textId="77777777" w:rsidTr="00BC3575">
        <w:tc>
          <w:tcPr>
            <w:tcW w:w="11016" w:type="dxa"/>
            <w:vAlign w:val="center"/>
          </w:tcPr>
          <w:p w14:paraId="3DA290E9" w14:textId="77777777" w:rsidR="00FA62B9" w:rsidRPr="001C37BE" w:rsidRDefault="00FA62B9" w:rsidP="00BC3575">
            <w:pPr>
              <w:rPr>
                <w:rFonts w:asciiTheme="minorHAnsi" w:hAnsiTheme="minorHAnsi"/>
                <w:sz w:val="18"/>
                <w:szCs w:val="18"/>
                <w:lang w:eastAsia="zh-TW"/>
              </w:rPr>
            </w:pPr>
            <w:r w:rsidRPr="00442035">
              <w:rPr>
                <w:rFonts w:asciiTheme="minorHAnsi" w:hAnsiTheme="minorHAnsi"/>
                <w:b/>
                <w:szCs w:val="18"/>
              </w:rPr>
              <w:t xml:space="preserve">D. Altitude and Temperature Correction </w:t>
            </w:r>
            <w:r w:rsidRPr="00442035">
              <w:rPr>
                <w:rFonts w:asciiTheme="minorHAnsi" w:hAnsiTheme="minorHAnsi"/>
                <w:szCs w:val="18"/>
              </w:rPr>
              <w:t>(not used, performed by blower door software)</w:t>
            </w:r>
          </w:p>
        </w:tc>
      </w:tr>
    </w:tbl>
    <w:p w14:paraId="3DA290EB" w14:textId="77777777" w:rsidR="00E61D23" w:rsidRDefault="00E61D23"/>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5"/>
      </w:tblGrid>
      <w:tr w:rsidR="00FA62B9" w:rsidRPr="001C37BE" w14:paraId="3DA290ED" w14:textId="77777777" w:rsidTr="00BC3575">
        <w:tc>
          <w:tcPr>
            <w:tcW w:w="11016" w:type="dxa"/>
            <w:gridSpan w:val="3"/>
          </w:tcPr>
          <w:p w14:paraId="3DA290EC" w14:textId="77777777" w:rsidR="00FA62B9" w:rsidRPr="001C37BE" w:rsidRDefault="00FA62B9" w:rsidP="00BC3575">
            <w:pPr>
              <w:keepNext/>
              <w:rPr>
                <w:rFonts w:asciiTheme="minorHAnsi" w:hAnsiTheme="minorHAnsi"/>
                <w:sz w:val="18"/>
                <w:szCs w:val="18"/>
              </w:rPr>
            </w:pPr>
            <w:r w:rsidRPr="00442035">
              <w:rPr>
                <w:rFonts w:asciiTheme="minorHAnsi" w:hAnsiTheme="minorHAnsi"/>
                <w:b/>
                <w:szCs w:val="18"/>
              </w:rPr>
              <w:t>E. Accuracy Adjustment</w:t>
            </w:r>
          </w:p>
        </w:tc>
      </w:tr>
      <w:tr w:rsidR="00FA62B9" w:rsidRPr="001C37BE" w14:paraId="3DA290F1" w14:textId="77777777" w:rsidTr="009013BA">
        <w:tc>
          <w:tcPr>
            <w:tcW w:w="590" w:type="dxa"/>
            <w:vAlign w:val="center"/>
          </w:tcPr>
          <w:p w14:paraId="3DA290EE" w14:textId="77777777" w:rsidR="00FA62B9" w:rsidRPr="001C37BE" w:rsidRDefault="000629B9" w:rsidP="00BC357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FA62B9" w:rsidRPr="001C37BE">
              <w:rPr>
                <w:rFonts w:asciiTheme="minorHAnsi" w:hAnsiTheme="minorHAnsi"/>
                <w:sz w:val="18"/>
                <w:szCs w:val="18"/>
              </w:rPr>
              <w:t>1</w:t>
            </w:r>
          </w:p>
        </w:tc>
        <w:tc>
          <w:tcPr>
            <w:tcW w:w="4651" w:type="dxa"/>
          </w:tcPr>
          <w:p w14:paraId="3667D381" w14:textId="732B9508" w:rsidR="008D0926" w:rsidRDefault="00FA62B9" w:rsidP="008D09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C37BE">
              <w:rPr>
                <w:rFonts w:asciiTheme="minorHAnsi" w:hAnsiTheme="minorHAnsi"/>
                <w:sz w:val="18"/>
                <w:szCs w:val="18"/>
                <w:lang w:eastAsia="zh-TW"/>
              </w:rPr>
              <w:t xml:space="preserve">Percent </w:t>
            </w:r>
            <w:r w:rsidR="008D0926">
              <w:rPr>
                <w:rFonts w:asciiTheme="minorHAnsi" w:hAnsiTheme="minorHAnsi"/>
                <w:sz w:val="18"/>
                <w:szCs w:val="18"/>
                <w:lang w:eastAsia="zh-TW"/>
              </w:rPr>
              <w:t>U</w:t>
            </w:r>
            <w:r w:rsidRPr="001C37BE">
              <w:rPr>
                <w:rFonts w:asciiTheme="minorHAnsi" w:hAnsiTheme="minorHAnsi"/>
                <w:sz w:val="18"/>
                <w:szCs w:val="18"/>
                <w:lang w:eastAsia="zh-TW"/>
              </w:rPr>
              <w:t xml:space="preserve">ncertainty @ 95% </w:t>
            </w:r>
            <w:r w:rsidR="008D0926">
              <w:rPr>
                <w:rFonts w:asciiTheme="minorHAnsi" w:hAnsiTheme="minorHAnsi"/>
                <w:sz w:val="18"/>
                <w:szCs w:val="18"/>
                <w:lang w:eastAsia="zh-TW"/>
              </w:rPr>
              <w:t>C</w:t>
            </w:r>
            <w:r w:rsidRPr="001C37BE">
              <w:rPr>
                <w:rFonts w:asciiTheme="minorHAnsi" w:hAnsiTheme="minorHAnsi"/>
                <w:sz w:val="18"/>
                <w:szCs w:val="18"/>
                <w:lang w:eastAsia="zh-TW"/>
              </w:rPr>
              <w:t xml:space="preserve">onfidence </w:t>
            </w:r>
            <w:r w:rsidR="008D0926">
              <w:rPr>
                <w:rFonts w:asciiTheme="minorHAnsi" w:hAnsiTheme="minorHAnsi"/>
                <w:sz w:val="18"/>
                <w:szCs w:val="18"/>
                <w:lang w:eastAsia="zh-TW"/>
              </w:rPr>
              <w:t>L</w:t>
            </w:r>
            <w:r w:rsidRPr="001C37BE">
              <w:rPr>
                <w:rFonts w:asciiTheme="minorHAnsi" w:hAnsiTheme="minorHAnsi"/>
                <w:sz w:val="18"/>
                <w:szCs w:val="18"/>
                <w:lang w:eastAsia="zh-TW"/>
              </w:rPr>
              <w:t xml:space="preserve">evel </w:t>
            </w:r>
          </w:p>
          <w:p w14:paraId="3DA290EF" w14:textId="5C86CC09" w:rsidR="00FA62B9" w:rsidRPr="001C37BE" w:rsidRDefault="00FA62B9" w:rsidP="008D09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lang w:eastAsia="zh-TW"/>
              </w:rPr>
              <w:t>(from software)</w:t>
            </w:r>
          </w:p>
        </w:tc>
        <w:tc>
          <w:tcPr>
            <w:tcW w:w="5775" w:type="dxa"/>
          </w:tcPr>
          <w:p w14:paraId="3DA290F0" w14:textId="77777777" w:rsidR="00FA62B9" w:rsidRPr="001C37BE" w:rsidRDefault="00FA62B9" w:rsidP="00BC357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lang w:eastAsia="zh-TW"/>
              </w:rPr>
              <w:t>&lt;&lt;calculated by software&gt;&gt;</w:t>
            </w:r>
          </w:p>
        </w:tc>
      </w:tr>
      <w:tr w:rsidR="00FA62B9" w:rsidRPr="001C37BE" w14:paraId="3DA290F6" w14:textId="77777777" w:rsidTr="00442035">
        <w:tc>
          <w:tcPr>
            <w:tcW w:w="590" w:type="dxa"/>
            <w:vAlign w:val="center"/>
          </w:tcPr>
          <w:p w14:paraId="3DA290F2" w14:textId="77777777" w:rsidR="00FA62B9" w:rsidRPr="001C37BE" w:rsidRDefault="000629B9" w:rsidP="00BC357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FA62B9" w:rsidRPr="001C37BE">
              <w:rPr>
                <w:rFonts w:asciiTheme="minorHAnsi" w:hAnsiTheme="minorHAnsi"/>
                <w:sz w:val="18"/>
                <w:szCs w:val="18"/>
              </w:rPr>
              <w:t>2</w:t>
            </w:r>
          </w:p>
        </w:tc>
        <w:tc>
          <w:tcPr>
            <w:tcW w:w="4651" w:type="dxa"/>
            <w:vAlign w:val="center"/>
          </w:tcPr>
          <w:p w14:paraId="3DA290F3" w14:textId="3A4E6297" w:rsidR="00FA62B9" w:rsidRPr="001C37BE" w:rsidRDefault="00FA62B9" w:rsidP="008D09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lang w:eastAsia="zh-TW"/>
              </w:rPr>
              <w:t xml:space="preserve">Accuracy </w:t>
            </w:r>
            <w:r w:rsidR="008D0926">
              <w:rPr>
                <w:rFonts w:asciiTheme="minorHAnsi" w:hAnsiTheme="minorHAnsi"/>
                <w:sz w:val="18"/>
                <w:szCs w:val="18"/>
                <w:lang w:eastAsia="zh-TW"/>
              </w:rPr>
              <w:t>L</w:t>
            </w:r>
            <w:r w:rsidRPr="001C37BE">
              <w:rPr>
                <w:rFonts w:asciiTheme="minorHAnsi" w:hAnsiTheme="minorHAnsi"/>
                <w:sz w:val="18"/>
                <w:szCs w:val="18"/>
                <w:lang w:eastAsia="zh-TW"/>
              </w:rPr>
              <w:t>evel</w:t>
            </w:r>
          </w:p>
        </w:tc>
        <w:tc>
          <w:tcPr>
            <w:tcW w:w="5775" w:type="dxa"/>
          </w:tcPr>
          <w:p w14:paraId="3DA290F4" w14:textId="77777777" w:rsidR="00FA62B9" w:rsidRPr="001C37BE" w:rsidRDefault="00FA62B9" w:rsidP="00BC3575">
            <w:pPr>
              <w:rPr>
                <w:rFonts w:asciiTheme="minorHAnsi" w:hAnsiTheme="minorHAnsi"/>
                <w:sz w:val="18"/>
                <w:szCs w:val="18"/>
                <w:lang w:eastAsia="zh-TW"/>
              </w:rPr>
            </w:pPr>
            <w:r w:rsidRPr="001C37BE">
              <w:rPr>
                <w:rFonts w:asciiTheme="minorHAnsi" w:hAnsiTheme="minorHAnsi"/>
                <w:sz w:val="18"/>
                <w:szCs w:val="18"/>
                <w:lang w:eastAsia="zh-TW"/>
              </w:rPr>
              <w:t xml:space="preserve">&lt;&lt;calculated, if row E. 1 ≤ 10, “Standard”; </w:t>
            </w:r>
          </w:p>
          <w:p w14:paraId="3DA290F5" w14:textId="77777777" w:rsidR="00FA62B9" w:rsidRPr="001C37BE" w:rsidRDefault="00FA62B9" w:rsidP="00BC357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lang w:eastAsia="zh-TW"/>
              </w:rPr>
              <w:t>if row E. 1 &gt; 10, “Reduced”&gt;&gt;</w:t>
            </w:r>
          </w:p>
        </w:tc>
      </w:tr>
      <w:tr w:rsidR="00FA62B9" w:rsidRPr="001C37BE" w14:paraId="3DA290FB" w14:textId="77777777" w:rsidTr="00442035">
        <w:tc>
          <w:tcPr>
            <w:tcW w:w="590" w:type="dxa"/>
            <w:vAlign w:val="center"/>
          </w:tcPr>
          <w:p w14:paraId="3DA290F7" w14:textId="77777777" w:rsidR="00FA62B9" w:rsidRPr="001C37BE" w:rsidRDefault="000629B9" w:rsidP="00BC357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FA62B9" w:rsidRPr="001C37BE">
              <w:rPr>
                <w:rFonts w:asciiTheme="minorHAnsi" w:hAnsiTheme="minorHAnsi"/>
                <w:sz w:val="18"/>
                <w:szCs w:val="18"/>
              </w:rPr>
              <w:t>3</w:t>
            </w:r>
          </w:p>
        </w:tc>
        <w:tc>
          <w:tcPr>
            <w:tcW w:w="4651" w:type="dxa"/>
            <w:vAlign w:val="center"/>
          </w:tcPr>
          <w:p w14:paraId="3DA290F8" w14:textId="6C291537" w:rsidR="00FA62B9" w:rsidRPr="001C37BE" w:rsidRDefault="00152F62" w:rsidP="008D09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Accuracy Adjustment</w:t>
            </w:r>
            <w:r w:rsidRPr="001C37BE">
              <w:rPr>
                <w:rFonts w:asciiTheme="minorHAnsi" w:hAnsiTheme="minorHAnsi"/>
                <w:sz w:val="18"/>
                <w:szCs w:val="18"/>
              </w:rPr>
              <w:t xml:space="preserve"> </w:t>
            </w:r>
            <w:r w:rsidR="008D0926">
              <w:rPr>
                <w:rFonts w:asciiTheme="minorHAnsi" w:hAnsiTheme="minorHAnsi"/>
                <w:sz w:val="18"/>
                <w:szCs w:val="18"/>
              </w:rPr>
              <w:t>F</w:t>
            </w:r>
            <w:r w:rsidR="00FA62B9" w:rsidRPr="001C37BE">
              <w:rPr>
                <w:rFonts w:asciiTheme="minorHAnsi" w:hAnsiTheme="minorHAnsi"/>
                <w:sz w:val="18"/>
                <w:szCs w:val="18"/>
              </w:rPr>
              <w:t>actor</w:t>
            </w:r>
          </w:p>
        </w:tc>
        <w:tc>
          <w:tcPr>
            <w:tcW w:w="5775" w:type="dxa"/>
          </w:tcPr>
          <w:p w14:paraId="3DA290F9" w14:textId="77777777" w:rsidR="00FA62B9" w:rsidRPr="001C37BE" w:rsidRDefault="00FA62B9" w:rsidP="00BC357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&lt;&lt;calculated, if row E. 2 is “Standard”=1;</w:t>
            </w:r>
          </w:p>
          <w:p w14:paraId="3DA290FA" w14:textId="77777777" w:rsidR="00FA62B9" w:rsidRPr="001C37BE" w:rsidRDefault="00FA62B9" w:rsidP="00BC357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If it is “Reduced”, 1+ (</w:t>
            </w:r>
            <w:r w:rsidR="0087491B">
              <w:rPr>
                <w:rFonts w:asciiTheme="minorHAnsi" w:hAnsiTheme="minorHAnsi"/>
                <w:sz w:val="18"/>
                <w:szCs w:val="18"/>
              </w:rPr>
              <w:t xml:space="preserve">E.1 </w:t>
            </w:r>
            <w:r w:rsidRPr="001C37BE">
              <w:rPr>
                <w:rFonts w:asciiTheme="minorHAnsi" w:hAnsiTheme="minorHAnsi"/>
                <w:sz w:val="18"/>
                <w:szCs w:val="18"/>
              </w:rPr>
              <w:t>% uncertainty/100)&gt;&gt;</w:t>
            </w:r>
          </w:p>
        </w:tc>
      </w:tr>
      <w:tr w:rsidR="00FA62B9" w:rsidRPr="001C37BE" w14:paraId="3DA29100" w14:textId="77777777" w:rsidTr="009013BA">
        <w:tc>
          <w:tcPr>
            <w:tcW w:w="590" w:type="dxa"/>
            <w:vAlign w:val="center"/>
          </w:tcPr>
          <w:p w14:paraId="3DA290FC" w14:textId="77777777" w:rsidR="00FA62B9" w:rsidRPr="001C37BE" w:rsidRDefault="000629B9" w:rsidP="00BC357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FA62B9" w:rsidRPr="001C37BE">
              <w:rPr>
                <w:rFonts w:asciiTheme="minorHAnsi" w:hAnsiTheme="minorHAnsi"/>
                <w:sz w:val="18"/>
                <w:szCs w:val="18"/>
              </w:rPr>
              <w:t>4</w:t>
            </w:r>
          </w:p>
        </w:tc>
        <w:tc>
          <w:tcPr>
            <w:tcW w:w="4651" w:type="dxa"/>
          </w:tcPr>
          <w:p w14:paraId="3DA290FD" w14:textId="77777777" w:rsidR="006264A2" w:rsidRDefault="00FA62B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Adjusted CFM50</w:t>
            </w:r>
            <w:r w:rsidR="00902B10">
              <w:rPr>
                <w:rFonts w:asciiTheme="minorHAnsi" w:hAnsiTheme="minorHAnsi"/>
                <w:sz w:val="18"/>
                <w:szCs w:val="18"/>
              </w:rPr>
              <w:t xml:space="preserve"> Depressurization</w:t>
            </w:r>
            <w:r w:rsidRPr="001C37BE">
              <w:rPr>
                <w:rFonts w:asciiTheme="minorHAnsi" w:hAnsiTheme="minorHAnsi"/>
                <w:sz w:val="18"/>
                <w:szCs w:val="18"/>
              </w:rPr>
              <w:t xml:space="preserve"> </w:t>
            </w:r>
          </w:p>
          <w:p w14:paraId="3DA290FE" w14:textId="7F1FE16D" w:rsidR="00A71F1C" w:rsidRDefault="00FA62B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(measured air leakage rate)</w:t>
            </w:r>
          </w:p>
        </w:tc>
        <w:tc>
          <w:tcPr>
            <w:tcW w:w="5775" w:type="dxa"/>
          </w:tcPr>
          <w:p w14:paraId="3DA290FF" w14:textId="77777777" w:rsidR="00A71F1C" w:rsidRDefault="00FA62B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 xml:space="preserve">&lt;&lt;calculated, row C. </w:t>
            </w:r>
            <w:r w:rsidR="00E61D23">
              <w:rPr>
                <w:rFonts w:asciiTheme="minorHAnsi" w:hAnsiTheme="minorHAnsi"/>
                <w:sz w:val="18"/>
                <w:szCs w:val="18"/>
              </w:rPr>
              <w:t>10</w:t>
            </w:r>
            <w:r w:rsidRPr="001C37BE">
              <w:rPr>
                <w:rFonts w:asciiTheme="minorHAnsi" w:hAnsiTheme="minorHAnsi"/>
                <w:sz w:val="18"/>
                <w:szCs w:val="18"/>
              </w:rPr>
              <w:t xml:space="preserve"> * row E. 3</w:t>
            </w:r>
          </w:p>
        </w:tc>
      </w:tr>
    </w:tbl>
    <w:p w14:paraId="3DA29101" w14:textId="77777777" w:rsidR="00FA62B9" w:rsidRPr="00BA4A71" w:rsidRDefault="00FA62B9" w:rsidP="00612796">
      <w:pPr>
        <w:autoSpaceDE w:val="0"/>
        <w:autoSpaceDN w:val="0"/>
        <w:adjustRightInd w:val="0"/>
        <w:jc w:val="both"/>
        <w:rPr>
          <w:rFonts w:asciiTheme="minorHAnsi" w:hAnsiTheme="minorHAns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5"/>
      </w:tblGrid>
      <w:tr w:rsidR="00FC2860" w:rsidRPr="001C37BE" w14:paraId="3DA29103" w14:textId="77777777" w:rsidTr="00FC2860">
        <w:tc>
          <w:tcPr>
            <w:tcW w:w="11016" w:type="dxa"/>
            <w:gridSpan w:val="3"/>
          </w:tcPr>
          <w:p w14:paraId="3DA29102" w14:textId="77777777" w:rsidR="00FC2860" w:rsidRPr="001C37BE" w:rsidRDefault="00FC2860" w:rsidP="006264A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2035">
              <w:rPr>
                <w:rFonts w:asciiTheme="minorHAnsi" w:hAnsiTheme="minorHAnsi"/>
                <w:b/>
                <w:szCs w:val="18"/>
              </w:rPr>
              <w:t xml:space="preserve">F. Envelope Leakage Worksheet – </w:t>
            </w:r>
            <w:r w:rsidR="00902B10" w:rsidRPr="00442035">
              <w:rPr>
                <w:rFonts w:asciiTheme="minorHAnsi" w:hAnsiTheme="minorHAnsi"/>
                <w:b/>
                <w:szCs w:val="18"/>
              </w:rPr>
              <w:t>P</w:t>
            </w:r>
            <w:r w:rsidRPr="00442035">
              <w:rPr>
                <w:rFonts w:asciiTheme="minorHAnsi" w:hAnsiTheme="minorHAnsi"/>
                <w:b/>
                <w:szCs w:val="18"/>
              </w:rPr>
              <w:t xml:space="preserve">ressurization </w:t>
            </w:r>
            <w:r w:rsidR="006264A2" w:rsidRPr="00442035">
              <w:rPr>
                <w:rFonts w:asciiTheme="minorHAnsi" w:hAnsiTheme="minorHAnsi"/>
                <w:b/>
                <w:szCs w:val="18"/>
              </w:rPr>
              <w:t>–</w:t>
            </w:r>
            <w:r w:rsidRPr="00442035">
              <w:rPr>
                <w:rFonts w:asciiTheme="minorHAnsi" w:hAnsiTheme="minorHAnsi"/>
                <w:b/>
                <w:szCs w:val="18"/>
              </w:rPr>
              <w:t xml:space="preserve"> MCH24c – Multi-Point Air Tightness Test</w:t>
            </w:r>
          </w:p>
        </w:tc>
      </w:tr>
      <w:tr w:rsidR="00FC2860" w:rsidRPr="001C37BE" w14:paraId="3DA29107" w14:textId="77777777" w:rsidTr="00FC2860">
        <w:tc>
          <w:tcPr>
            <w:tcW w:w="590" w:type="dxa"/>
            <w:vAlign w:val="center"/>
          </w:tcPr>
          <w:p w14:paraId="3DA29104" w14:textId="77777777" w:rsidR="00FC2860" w:rsidRPr="001C37BE" w:rsidRDefault="00FC2860" w:rsidP="00FC286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1</w:t>
            </w:r>
          </w:p>
        </w:tc>
        <w:tc>
          <w:tcPr>
            <w:tcW w:w="4651" w:type="dxa"/>
          </w:tcPr>
          <w:p w14:paraId="3DA29105" w14:textId="1E26A2BF" w:rsidR="00FC2860" w:rsidRPr="001C37BE" w:rsidRDefault="00FC2860" w:rsidP="00442035">
            <w:pPr>
              <w:rPr>
                <w:rFonts w:asciiTheme="minorHAnsi" w:hAnsiTheme="minorHAnsi"/>
                <w:sz w:val="18"/>
                <w:szCs w:val="18"/>
                <w:lang w:eastAsia="zh-TW"/>
              </w:rPr>
            </w:pPr>
            <w:r w:rsidRPr="001C37BE">
              <w:rPr>
                <w:rFonts w:asciiTheme="minorHAnsi" w:hAnsiTheme="minorHAnsi"/>
                <w:sz w:val="18"/>
                <w:szCs w:val="18"/>
                <w:lang w:eastAsia="zh-TW"/>
              </w:rPr>
              <w:t xml:space="preserve">Name and </w:t>
            </w:r>
            <w:r w:rsidR="00442035">
              <w:rPr>
                <w:rFonts w:asciiTheme="minorHAnsi" w:hAnsiTheme="minorHAnsi"/>
                <w:sz w:val="18"/>
                <w:szCs w:val="18"/>
                <w:lang w:eastAsia="zh-TW"/>
              </w:rPr>
              <w:t>V</w:t>
            </w:r>
            <w:r w:rsidRPr="001C37BE">
              <w:rPr>
                <w:rFonts w:asciiTheme="minorHAnsi" w:hAnsiTheme="minorHAnsi"/>
                <w:sz w:val="18"/>
                <w:szCs w:val="18"/>
                <w:lang w:eastAsia="zh-TW"/>
              </w:rPr>
              <w:t xml:space="preserve">ersion of ASTM E779-10 </w:t>
            </w:r>
            <w:r w:rsidR="00442035">
              <w:rPr>
                <w:rFonts w:asciiTheme="minorHAnsi" w:hAnsiTheme="minorHAnsi"/>
                <w:sz w:val="18"/>
                <w:szCs w:val="18"/>
                <w:lang w:eastAsia="zh-TW"/>
              </w:rPr>
              <w:t>C</w:t>
            </w:r>
            <w:r w:rsidRPr="001C37BE">
              <w:rPr>
                <w:rFonts w:asciiTheme="minorHAnsi" w:hAnsiTheme="minorHAnsi"/>
                <w:sz w:val="18"/>
                <w:szCs w:val="18"/>
                <w:lang w:eastAsia="zh-TW"/>
              </w:rPr>
              <w:t xml:space="preserve">ompliant </w:t>
            </w:r>
            <w:r w:rsidR="00442035">
              <w:rPr>
                <w:rFonts w:asciiTheme="minorHAnsi" w:hAnsiTheme="minorHAnsi"/>
                <w:sz w:val="18"/>
                <w:szCs w:val="18"/>
                <w:lang w:eastAsia="zh-TW"/>
              </w:rPr>
              <w:t>S</w:t>
            </w:r>
            <w:r w:rsidRPr="001C37BE">
              <w:rPr>
                <w:rFonts w:asciiTheme="minorHAnsi" w:hAnsiTheme="minorHAnsi"/>
                <w:sz w:val="18"/>
                <w:szCs w:val="18"/>
                <w:lang w:eastAsia="zh-TW"/>
              </w:rPr>
              <w:t xml:space="preserve">oftware </w:t>
            </w:r>
            <w:r w:rsidR="00442035">
              <w:rPr>
                <w:rFonts w:asciiTheme="minorHAnsi" w:hAnsiTheme="minorHAnsi"/>
                <w:sz w:val="18"/>
                <w:szCs w:val="18"/>
                <w:lang w:eastAsia="zh-TW"/>
              </w:rPr>
              <w:t>U</w:t>
            </w:r>
            <w:r w:rsidRPr="001C37BE">
              <w:rPr>
                <w:rFonts w:asciiTheme="minorHAnsi" w:hAnsiTheme="minorHAnsi"/>
                <w:sz w:val="18"/>
                <w:szCs w:val="18"/>
                <w:lang w:eastAsia="zh-TW"/>
              </w:rPr>
              <w:t xml:space="preserve">sed for </w:t>
            </w:r>
            <w:r w:rsidR="00442035">
              <w:rPr>
                <w:rFonts w:asciiTheme="minorHAnsi" w:hAnsiTheme="minorHAnsi"/>
                <w:sz w:val="18"/>
                <w:szCs w:val="18"/>
                <w:lang w:eastAsia="zh-TW"/>
              </w:rPr>
              <w:t>M</w:t>
            </w:r>
            <w:r w:rsidRPr="001C37BE">
              <w:rPr>
                <w:rFonts w:asciiTheme="minorHAnsi" w:hAnsiTheme="minorHAnsi"/>
                <w:sz w:val="18"/>
                <w:szCs w:val="18"/>
                <w:lang w:eastAsia="zh-TW"/>
              </w:rPr>
              <w:t xml:space="preserve">ulti-point </w:t>
            </w:r>
            <w:r w:rsidR="00442035">
              <w:rPr>
                <w:rFonts w:asciiTheme="minorHAnsi" w:hAnsiTheme="minorHAnsi"/>
                <w:sz w:val="18"/>
                <w:szCs w:val="18"/>
                <w:lang w:eastAsia="zh-TW"/>
              </w:rPr>
              <w:t>T</w:t>
            </w:r>
            <w:r w:rsidRPr="001C37BE">
              <w:rPr>
                <w:rFonts w:asciiTheme="minorHAnsi" w:hAnsiTheme="minorHAnsi"/>
                <w:sz w:val="18"/>
                <w:szCs w:val="18"/>
                <w:lang w:eastAsia="zh-TW"/>
              </w:rPr>
              <w:t>est</w:t>
            </w:r>
          </w:p>
        </w:tc>
        <w:tc>
          <w:tcPr>
            <w:tcW w:w="5775" w:type="dxa"/>
          </w:tcPr>
          <w:p w14:paraId="3DA29106" w14:textId="77777777" w:rsidR="00FC2860" w:rsidRPr="001C37BE" w:rsidRDefault="00FC2860" w:rsidP="00FC2860">
            <w:pPr>
              <w:rPr>
                <w:rFonts w:asciiTheme="minorHAnsi" w:hAnsiTheme="minorHAnsi"/>
                <w:sz w:val="18"/>
                <w:szCs w:val="18"/>
                <w:lang w:eastAsia="zh-TW"/>
              </w:rPr>
            </w:pPr>
            <w:r w:rsidRPr="001C37BE">
              <w:rPr>
                <w:rFonts w:asciiTheme="minorHAnsi" w:hAnsiTheme="minorHAnsi"/>
                <w:sz w:val="18"/>
                <w:szCs w:val="18"/>
              </w:rPr>
              <w:t>&lt;&lt;user input, text, maximum 50 characters&gt;&gt;</w:t>
            </w:r>
          </w:p>
        </w:tc>
      </w:tr>
      <w:tr w:rsidR="00FC2860" w:rsidRPr="001C37BE" w14:paraId="3DA2910B" w14:textId="77777777" w:rsidTr="00FC2860">
        <w:tc>
          <w:tcPr>
            <w:tcW w:w="590" w:type="dxa"/>
            <w:vAlign w:val="center"/>
          </w:tcPr>
          <w:p w14:paraId="3DA29108" w14:textId="77777777" w:rsidR="00FC2860" w:rsidRPr="001C37BE" w:rsidRDefault="00FC2860" w:rsidP="00FC286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2</w:t>
            </w:r>
          </w:p>
        </w:tc>
        <w:tc>
          <w:tcPr>
            <w:tcW w:w="4651" w:type="dxa"/>
          </w:tcPr>
          <w:p w14:paraId="3DA29109" w14:textId="4B3E4404" w:rsidR="00FC2860" w:rsidRPr="001C37BE" w:rsidRDefault="00FC2860" w:rsidP="00442035">
            <w:pPr>
              <w:rPr>
                <w:rFonts w:asciiTheme="minorHAnsi" w:hAnsiTheme="minorHAnsi"/>
                <w:sz w:val="18"/>
                <w:szCs w:val="18"/>
                <w:lang w:eastAsia="zh-TW"/>
              </w:rPr>
            </w:pPr>
            <w:r w:rsidRPr="001C37BE">
              <w:rPr>
                <w:rFonts w:asciiTheme="minorHAnsi" w:hAnsiTheme="minorHAnsi"/>
                <w:sz w:val="18"/>
                <w:szCs w:val="18"/>
                <w:lang w:eastAsia="zh-TW"/>
              </w:rPr>
              <w:t xml:space="preserve">Pre-test </w:t>
            </w:r>
            <w:r w:rsidR="00442035">
              <w:rPr>
                <w:rFonts w:asciiTheme="minorHAnsi" w:hAnsiTheme="minorHAnsi"/>
                <w:sz w:val="18"/>
                <w:szCs w:val="18"/>
                <w:lang w:eastAsia="zh-TW"/>
              </w:rPr>
              <w:t>B</w:t>
            </w:r>
            <w:r w:rsidRPr="001C37BE">
              <w:rPr>
                <w:rFonts w:asciiTheme="minorHAnsi" w:hAnsiTheme="minorHAnsi"/>
                <w:sz w:val="18"/>
                <w:szCs w:val="18"/>
                <w:lang w:eastAsia="zh-TW"/>
              </w:rPr>
              <w:t xml:space="preserve">aseline </w:t>
            </w:r>
            <w:r w:rsidR="00442035">
              <w:rPr>
                <w:rFonts w:asciiTheme="minorHAnsi" w:hAnsiTheme="minorHAnsi"/>
                <w:sz w:val="18"/>
                <w:szCs w:val="18"/>
                <w:lang w:eastAsia="zh-TW"/>
              </w:rPr>
              <w:t>B</w:t>
            </w:r>
            <w:r w:rsidRPr="001C37BE">
              <w:rPr>
                <w:rFonts w:asciiTheme="minorHAnsi" w:hAnsiTheme="minorHAnsi"/>
                <w:sz w:val="18"/>
                <w:szCs w:val="18"/>
                <w:lang w:eastAsia="zh-TW"/>
              </w:rPr>
              <w:t xml:space="preserve">uilding </w:t>
            </w:r>
            <w:r w:rsidR="00442035">
              <w:rPr>
                <w:rFonts w:asciiTheme="minorHAnsi" w:hAnsiTheme="minorHAnsi"/>
                <w:sz w:val="18"/>
                <w:szCs w:val="18"/>
                <w:lang w:eastAsia="zh-TW"/>
              </w:rPr>
              <w:t>P</w:t>
            </w:r>
            <w:r w:rsidRPr="001C37BE">
              <w:rPr>
                <w:rFonts w:asciiTheme="minorHAnsi" w:hAnsiTheme="minorHAnsi"/>
                <w:sz w:val="18"/>
                <w:szCs w:val="18"/>
                <w:lang w:eastAsia="zh-TW"/>
              </w:rPr>
              <w:t>ressure</w:t>
            </w:r>
          </w:p>
        </w:tc>
        <w:tc>
          <w:tcPr>
            <w:tcW w:w="5775" w:type="dxa"/>
          </w:tcPr>
          <w:p w14:paraId="3DA2910A" w14:textId="77777777" w:rsidR="00FC2860" w:rsidRPr="001C37BE" w:rsidRDefault="00FC2860" w:rsidP="00FC2860">
            <w:pPr>
              <w:rPr>
                <w:rFonts w:asciiTheme="minorHAnsi" w:hAnsiTheme="minorHAnsi"/>
                <w:sz w:val="18"/>
                <w:szCs w:val="18"/>
                <w:lang w:eastAsia="zh-TW"/>
              </w:rPr>
            </w:pPr>
            <w:r w:rsidRPr="001C37BE">
              <w:rPr>
                <w:rFonts w:asciiTheme="minorHAnsi" w:hAnsiTheme="minorHAnsi"/>
                <w:sz w:val="18"/>
                <w:szCs w:val="18"/>
              </w:rPr>
              <w:t>&lt;&lt;user input (Pa)&gt;&gt;</w:t>
            </w:r>
            <w:r>
              <w:rPr>
                <w:rFonts w:asciiTheme="minorHAnsi" w:hAnsiTheme="minorHAnsi"/>
                <w:sz w:val="18"/>
                <w:szCs w:val="18"/>
              </w:rPr>
              <w:t xml:space="preserve"> (Resolution of 0.1 Pa)</w:t>
            </w:r>
          </w:p>
        </w:tc>
      </w:tr>
      <w:tr w:rsidR="00FC2860" w:rsidRPr="001C37BE" w14:paraId="3DA2910F" w14:textId="77777777" w:rsidTr="00FC2860">
        <w:tc>
          <w:tcPr>
            <w:tcW w:w="590" w:type="dxa"/>
            <w:vAlign w:val="center"/>
          </w:tcPr>
          <w:p w14:paraId="3DA2910C" w14:textId="77777777" w:rsidR="00FC2860" w:rsidRPr="001C37BE" w:rsidRDefault="00FC2860" w:rsidP="00FC286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3</w:t>
            </w:r>
          </w:p>
        </w:tc>
        <w:tc>
          <w:tcPr>
            <w:tcW w:w="4651" w:type="dxa"/>
          </w:tcPr>
          <w:p w14:paraId="3DA2910D" w14:textId="2EC423FF" w:rsidR="00FC2860" w:rsidRPr="001C37BE" w:rsidRDefault="00FC2860" w:rsidP="00442035">
            <w:pPr>
              <w:rPr>
                <w:rFonts w:asciiTheme="minorHAnsi" w:hAnsiTheme="minorHAnsi"/>
                <w:sz w:val="18"/>
                <w:szCs w:val="18"/>
                <w:lang w:eastAsia="zh-TW"/>
              </w:rPr>
            </w:pPr>
            <w:r w:rsidRPr="001C37BE">
              <w:rPr>
                <w:rFonts w:asciiTheme="minorHAnsi" w:hAnsiTheme="minorHAnsi"/>
                <w:sz w:val="18"/>
                <w:szCs w:val="18"/>
              </w:rPr>
              <w:t xml:space="preserve">Time </w:t>
            </w:r>
            <w:r w:rsidR="00442035">
              <w:rPr>
                <w:rFonts w:asciiTheme="minorHAnsi" w:hAnsiTheme="minorHAnsi"/>
                <w:sz w:val="18"/>
                <w:szCs w:val="18"/>
              </w:rPr>
              <w:t>A</w:t>
            </w:r>
            <w:r w:rsidRPr="001C37BE">
              <w:rPr>
                <w:rFonts w:asciiTheme="minorHAnsi" w:hAnsiTheme="minorHAnsi"/>
                <w:sz w:val="18"/>
                <w:szCs w:val="18"/>
              </w:rPr>
              <w:t xml:space="preserve">verage </w:t>
            </w:r>
            <w:r w:rsidR="00442035">
              <w:rPr>
                <w:rFonts w:asciiTheme="minorHAnsi" w:hAnsiTheme="minorHAnsi"/>
                <w:sz w:val="18"/>
                <w:szCs w:val="18"/>
              </w:rPr>
              <w:t>P</w:t>
            </w:r>
            <w:r w:rsidRPr="001C37BE">
              <w:rPr>
                <w:rFonts w:asciiTheme="minorHAnsi" w:hAnsiTheme="minorHAnsi"/>
                <w:sz w:val="18"/>
                <w:szCs w:val="18"/>
              </w:rPr>
              <w:t xml:space="preserve">eriod of </w:t>
            </w:r>
            <w:r w:rsidR="00442035">
              <w:rPr>
                <w:rFonts w:asciiTheme="minorHAnsi" w:hAnsiTheme="minorHAnsi"/>
                <w:sz w:val="18"/>
                <w:szCs w:val="18"/>
              </w:rPr>
              <w:t>M</w:t>
            </w:r>
            <w:r w:rsidRPr="001C37BE">
              <w:rPr>
                <w:rFonts w:asciiTheme="minorHAnsi" w:hAnsiTheme="minorHAnsi"/>
                <w:sz w:val="18"/>
                <w:szCs w:val="18"/>
              </w:rPr>
              <w:t>eter</w:t>
            </w:r>
          </w:p>
        </w:tc>
        <w:tc>
          <w:tcPr>
            <w:tcW w:w="5775" w:type="dxa"/>
          </w:tcPr>
          <w:p w14:paraId="3DA2910E" w14:textId="77777777" w:rsidR="00FC2860" w:rsidRPr="001C37BE" w:rsidRDefault="00FC2860" w:rsidP="00FC2860">
            <w:pPr>
              <w:rPr>
                <w:rFonts w:asciiTheme="minorHAnsi" w:hAnsiTheme="minorHAnsi"/>
                <w:b/>
                <w:sz w:val="18"/>
                <w:szCs w:val="18"/>
                <w:lang w:eastAsia="zh-TW"/>
              </w:rPr>
            </w:pPr>
            <w:r w:rsidRPr="001C37BE">
              <w:rPr>
                <w:rFonts w:asciiTheme="minorHAnsi" w:hAnsiTheme="minorHAnsi"/>
                <w:sz w:val="18"/>
                <w:szCs w:val="18"/>
              </w:rPr>
              <w:t>&lt;&lt;user entry but must be no less than 10 (seconds)&gt;&gt;</w:t>
            </w:r>
          </w:p>
        </w:tc>
      </w:tr>
      <w:tr w:rsidR="00FC2860" w:rsidRPr="001C37BE" w14:paraId="3DA29113" w14:textId="77777777" w:rsidTr="00FC2860">
        <w:tc>
          <w:tcPr>
            <w:tcW w:w="590" w:type="dxa"/>
            <w:vAlign w:val="center"/>
          </w:tcPr>
          <w:p w14:paraId="3DA29110" w14:textId="77777777" w:rsidR="00FC2860" w:rsidRDefault="00FC2860" w:rsidP="00FC286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651" w:type="dxa"/>
            <w:vAlign w:val="center"/>
          </w:tcPr>
          <w:p w14:paraId="3DA29111" w14:textId="35A5BF9C" w:rsidR="00FC2860" w:rsidRPr="001C37BE" w:rsidRDefault="00FC2860" w:rsidP="00FC2860">
            <w:pPr>
              <w:rPr>
                <w:rFonts w:asciiTheme="minorHAnsi" w:hAnsiTheme="minorHAnsi"/>
                <w:sz w:val="18"/>
                <w:szCs w:val="18"/>
              </w:rPr>
            </w:pPr>
            <w:r w:rsidRPr="001046D3">
              <w:rPr>
                <w:rFonts w:asciiTheme="minorHAnsi" w:hAnsiTheme="minorHAnsi"/>
                <w:sz w:val="18"/>
                <w:szCs w:val="18"/>
              </w:rPr>
              <w:t>Test Methodology</w:t>
            </w:r>
          </w:p>
        </w:tc>
        <w:tc>
          <w:tcPr>
            <w:tcW w:w="5775" w:type="dxa"/>
            <w:vAlign w:val="center"/>
          </w:tcPr>
          <w:p w14:paraId="3DA29112" w14:textId="77777777" w:rsidR="00FC2860" w:rsidRPr="001C37BE" w:rsidRDefault="00FC2860" w:rsidP="00521BD5">
            <w:pPr>
              <w:rPr>
                <w:rFonts w:asciiTheme="minorHAnsi" w:hAnsiTheme="minorHAnsi"/>
                <w:sz w:val="18"/>
                <w:szCs w:val="18"/>
              </w:rPr>
            </w:pPr>
            <w:r w:rsidRPr="001046D3">
              <w:rPr>
                <w:rFonts w:asciiTheme="minorHAnsi" w:hAnsiTheme="minorHAnsi"/>
                <w:sz w:val="18"/>
                <w:szCs w:val="18"/>
              </w:rPr>
              <w:t>&lt;&lt;Pressurization</w:t>
            </w:r>
            <w:r>
              <w:rPr>
                <w:rFonts w:asciiTheme="minorHAnsi" w:hAnsiTheme="minorHAnsi"/>
                <w:sz w:val="18"/>
                <w:szCs w:val="18"/>
              </w:rPr>
              <w:t>&gt;&gt;</w:t>
            </w:r>
          </w:p>
        </w:tc>
      </w:tr>
      <w:tr w:rsidR="00FC2860" w:rsidRPr="001C37BE" w14:paraId="3DA29117" w14:textId="77777777" w:rsidTr="00FC2860">
        <w:tc>
          <w:tcPr>
            <w:tcW w:w="590" w:type="dxa"/>
            <w:vAlign w:val="center"/>
          </w:tcPr>
          <w:p w14:paraId="3DA29114" w14:textId="77777777" w:rsidR="00FC2860" w:rsidRPr="001C37BE" w:rsidRDefault="00FC2860" w:rsidP="00FC286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651" w:type="dxa"/>
            <w:vAlign w:val="center"/>
          </w:tcPr>
          <w:p w14:paraId="3DA29115" w14:textId="32B49293" w:rsidR="00FC2860" w:rsidRPr="001C37BE" w:rsidRDefault="00FC2860" w:rsidP="00FC2860">
            <w:pPr>
              <w:rPr>
                <w:rFonts w:asciiTheme="minorHAnsi" w:hAnsiTheme="minorHAnsi"/>
                <w:sz w:val="18"/>
                <w:szCs w:val="18"/>
                <w:lang w:eastAsia="zh-TW"/>
              </w:rPr>
            </w:pPr>
            <w:r w:rsidRPr="001C37BE">
              <w:rPr>
                <w:rFonts w:asciiTheme="minorHAnsi" w:hAnsiTheme="minorHAnsi"/>
                <w:sz w:val="18"/>
                <w:szCs w:val="18"/>
              </w:rPr>
              <w:t>Unadjusted Building Pressure Target</w:t>
            </w:r>
          </w:p>
        </w:tc>
        <w:tc>
          <w:tcPr>
            <w:tcW w:w="5775" w:type="dxa"/>
          </w:tcPr>
          <w:p w14:paraId="3DA29116" w14:textId="77777777" w:rsidR="00FC2860" w:rsidRPr="001C37BE" w:rsidRDefault="00FC2860" w:rsidP="00FC2860">
            <w:pPr>
              <w:rPr>
                <w:rFonts w:asciiTheme="minorHAnsi" w:hAnsiTheme="minorHAnsi"/>
                <w:b/>
                <w:sz w:val="18"/>
                <w:szCs w:val="18"/>
                <w:lang w:eastAsia="zh-TW"/>
              </w:rPr>
            </w:pPr>
            <w:r w:rsidRPr="001046D3">
              <w:rPr>
                <w:rFonts w:asciiTheme="minorHAnsi" w:hAnsiTheme="minorHAnsi"/>
                <w:sz w:val="18"/>
                <w:szCs w:val="18"/>
              </w:rPr>
              <w:t xml:space="preserve">&lt;&lt;calculated value: use equation, </w:t>
            </w:r>
            <w:r>
              <w:rPr>
                <w:rFonts w:asciiTheme="minorHAnsi" w:hAnsiTheme="minorHAnsi"/>
                <w:sz w:val="18"/>
                <w:szCs w:val="18"/>
              </w:rPr>
              <w:t>60</w:t>
            </w:r>
            <w:r w:rsidRPr="001046D3">
              <w:rPr>
                <w:rFonts w:asciiTheme="minorHAnsi" w:hAnsiTheme="minorHAnsi"/>
                <w:sz w:val="18"/>
                <w:szCs w:val="18"/>
              </w:rPr>
              <w:t xml:space="preserve"> + row </w:t>
            </w:r>
            <w:r w:rsidR="00902B10">
              <w:rPr>
                <w:rFonts w:asciiTheme="minorHAnsi" w:hAnsiTheme="minorHAnsi"/>
                <w:sz w:val="18"/>
                <w:szCs w:val="18"/>
              </w:rPr>
              <w:t>F.</w:t>
            </w:r>
            <w:r>
              <w:rPr>
                <w:rFonts w:asciiTheme="minorHAnsi" w:hAnsiTheme="minorHAnsi"/>
                <w:sz w:val="18"/>
                <w:szCs w:val="18"/>
              </w:rPr>
              <w:t xml:space="preserve"> 2</w:t>
            </w:r>
            <w:r w:rsidRPr="001046D3">
              <w:rPr>
                <w:rFonts w:asciiTheme="minorHAnsi" w:hAnsiTheme="minorHAnsi"/>
                <w:sz w:val="18"/>
                <w:szCs w:val="18"/>
              </w:rPr>
              <w:t>&gt;&gt; (Resolution of 0.1 Pa)</w:t>
            </w:r>
          </w:p>
        </w:tc>
      </w:tr>
      <w:tr w:rsidR="00FC2860" w:rsidRPr="001C37BE" w14:paraId="3DA2911B" w14:textId="77777777" w:rsidTr="00FC2860">
        <w:tc>
          <w:tcPr>
            <w:tcW w:w="590" w:type="dxa"/>
            <w:vAlign w:val="center"/>
          </w:tcPr>
          <w:p w14:paraId="3DA29118" w14:textId="77777777" w:rsidR="00FC2860" w:rsidRPr="001C37BE" w:rsidRDefault="00FC2860" w:rsidP="00FC286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651" w:type="dxa"/>
          </w:tcPr>
          <w:p w14:paraId="3DA29119" w14:textId="5467CF24" w:rsidR="00FC2860" w:rsidRPr="001C37BE" w:rsidRDefault="00FC2860" w:rsidP="00FC2860">
            <w:pPr>
              <w:rPr>
                <w:rFonts w:asciiTheme="minorHAnsi" w:hAnsiTheme="minorHAnsi"/>
                <w:sz w:val="18"/>
                <w:szCs w:val="18"/>
                <w:highlight w:val="cyan"/>
                <w:lang w:eastAsia="zh-TW"/>
              </w:rPr>
            </w:pPr>
            <w:r w:rsidRPr="001C37BE">
              <w:rPr>
                <w:rFonts w:asciiTheme="minorHAnsi" w:hAnsiTheme="minorHAnsi"/>
                <w:sz w:val="18"/>
                <w:szCs w:val="18"/>
                <w:lang w:eastAsia="zh-TW"/>
              </w:rPr>
              <w:t>Unadjusted Building Pressure Measured</w:t>
            </w:r>
          </w:p>
        </w:tc>
        <w:tc>
          <w:tcPr>
            <w:tcW w:w="5775" w:type="dxa"/>
          </w:tcPr>
          <w:p w14:paraId="3DA2911A" w14:textId="77777777" w:rsidR="00FC2860" w:rsidRPr="001C37BE" w:rsidRDefault="001E146C" w:rsidP="00FC2860">
            <w:pPr>
              <w:rPr>
                <w:rFonts w:asciiTheme="minorHAnsi" w:hAnsiTheme="minorHAnsi"/>
                <w:sz w:val="18"/>
                <w:szCs w:val="18"/>
                <w:highlight w:val="cyan"/>
              </w:rPr>
            </w:pPr>
            <w:r w:rsidRPr="001E146C">
              <w:rPr>
                <w:rFonts w:asciiTheme="minorHAnsi" w:hAnsiTheme="minorHAnsi"/>
                <w:sz w:val="18"/>
                <w:szCs w:val="18"/>
                <w:lang w:eastAsia="zh-TW"/>
              </w:rPr>
              <w:t>&lt;&lt;</w:t>
            </w:r>
            <w:r w:rsidR="00FC2860" w:rsidRPr="001C37BE">
              <w:rPr>
                <w:rFonts w:asciiTheme="minorHAnsi" w:hAnsiTheme="minorHAnsi"/>
                <w:sz w:val="18"/>
                <w:szCs w:val="18"/>
                <w:lang w:eastAsia="zh-TW"/>
              </w:rPr>
              <w:t>user entered value</w:t>
            </w:r>
            <w:r w:rsidRPr="001E146C">
              <w:rPr>
                <w:rFonts w:asciiTheme="minorHAnsi" w:hAnsiTheme="minorHAnsi"/>
                <w:sz w:val="18"/>
                <w:szCs w:val="18"/>
                <w:lang w:eastAsia="zh-TW"/>
              </w:rPr>
              <w:t>&gt;&gt;</w:t>
            </w:r>
            <w:r w:rsidR="00FC2860">
              <w:rPr>
                <w:rFonts w:asciiTheme="minorHAnsi" w:hAnsiTheme="minorHAnsi"/>
                <w:b/>
                <w:sz w:val="18"/>
                <w:szCs w:val="18"/>
                <w:lang w:eastAsia="zh-TW"/>
              </w:rPr>
              <w:t xml:space="preserve"> </w:t>
            </w:r>
            <w:r w:rsidR="00FC2860">
              <w:rPr>
                <w:rFonts w:asciiTheme="minorHAnsi" w:hAnsiTheme="minorHAnsi"/>
                <w:sz w:val="18"/>
                <w:szCs w:val="18"/>
              </w:rPr>
              <w:t>(Resolution of 0.1 Pa)</w:t>
            </w:r>
          </w:p>
        </w:tc>
      </w:tr>
      <w:tr w:rsidR="00FC2860" w:rsidRPr="001C37BE" w14:paraId="3DA2911F" w14:textId="77777777" w:rsidTr="00FC2860">
        <w:tc>
          <w:tcPr>
            <w:tcW w:w="590" w:type="dxa"/>
            <w:vAlign w:val="center"/>
          </w:tcPr>
          <w:p w14:paraId="3DA2911C" w14:textId="77777777" w:rsidR="00FC2860" w:rsidRPr="001C37BE" w:rsidRDefault="00FC2860" w:rsidP="00FC286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651" w:type="dxa"/>
            <w:vAlign w:val="center"/>
          </w:tcPr>
          <w:p w14:paraId="3DA2911D" w14:textId="2D828BB2" w:rsidR="00FC2860" w:rsidRPr="001C37BE" w:rsidRDefault="00FC2860" w:rsidP="00442035">
            <w:pPr>
              <w:rPr>
                <w:rFonts w:asciiTheme="minorHAnsi" w:hAnsiTheme="minorHAnsi"/>
                <w:sz w:val="18"/>
                <w:szCs w:val="18"/>
                <w:lang w:eastAsia="zh-TW"/>
              </w:rPr>
            </w:pPr>
            <w:r w:rsidRPr="001C37BE">
              <w:rPr>
                <w:rFonts w:asciiTheme="minorHAnsi" w:hAnsiTheme="minorHAnsi"/>
                <w:sz w:val="18"/>
                <w:szCs w:val="18"/>
              </w:rPr>
              <w:t xml:space="preserve">Induced </w:t>
            </w:r>
            <w:r w:rsidR="00442035">
              <w:rPr>
                <w:rFonts w:asciiTheme="minorHAnsi" w:hAnsiTheme="minorHAnsi"/>
                <w:sz w:val="18"/>
                <w:szCs w:val="18"/>
              </w:rPr>
              <w:t>B</w:t>
            </w:r>
            <w:r w:rsidRPr="001C37BE">
              <w:rPr>
                <w:rFonts w:asciiTheme="minorHAnsi" w:hAnsiTheme="minorHAnsi"/>
                <w:sz w:val="18"/>
                <w:szCs w:val="18"/>
              </w:rPr>
              <w:t xml:space="preserve">uilding </w:t>
            </w:r>
            <w:r w:rsidR="00442035">
              <w:rPr>
                <w:rFonts w:asciiTheme="minorHAnsi" w:hAnsiTheme="minorHAnsi"/>
                <w:sz w:val="18"/>
                <w:szCs w:val="18"/>
              </w:rPr>
              <w:t>P</w:t>
            </w:r>
            <w:r w:rsidRPr="001C37BE">
              <w:rPr>
                <w:rFonts w:asciiTheme="minorHAnsi" w:hAnsiTheme="minorHAnsi"/>
                <w:sz w:val="18"/>
                <w:szCs w:val="18"/>
              </w:rPr>
              <w:t>ressure</w:t>
            </w:r>
          </w:p>
        </w:tc>
        <w:tc>
          <w:tcPr>
            <w:tcW w:w="5775" w:type="dxa"/>
            <w:vAlign w:val="center"/>
          </w:tcPr>
          <w:p w14:paraId="3DA2911E" w14:textId="77777777" w:rsidR="00FC2860" w:rsidRPr="001C37BE" w:rsidRDefault="00FC2860" w:rsidP="00E7420A">
            <w:pPr>
              <w:rPr>
                <w:rFonts w:asciiTheme="minorHAnsi" w:hAnsiTheme="minorHAnsi"/>
                <w:sz w:val="18"/>
                <w:szCs w:val="18"/>
              </w:rPr>
            </w:pPr>
            <w:r w:rsidRPr="001C37BE">
              <w:rPr>
                <w:rFonts w:asciiTheme="minorHAnsi" w:hAnsiTheme="minorHAnsi"/>
                <w:sz w:val="18"/>
                <w:szCs w:val="18"/>
              </w:rPr>
              <w:t xml:space="preserve">&lt;&lt;calculated value, row </w:t>
            </w:r>
            <w:r w:rsidR="00902B10">
              <w:rPr>
                <w:rFonts w:asciiTheme="minorHAnsi" w:hAnsiTheme="minorHAnsi"/>
                <w:sz w:val="18"/>
                <w:szCs w:val="18"/>
              </w:rPr>
              <w:t>F.</w:t>
            </w:r>
            <w:r w:rsidRPr="001C37BE">
              <w:rPr>
                <w:rFonts w:asciiTheme="minorHAnsi" w:hAnsiTheme="minorHAnsi"/>
                <w:sz w:val="18"/>
                <w:szCs w:val="18"/>
              </w:rPr>
              <w:t xml:space="preserve"> </w:t>
            </w:r>
            <w:r w:rsidR="00E7420A">
              <w:rPr>
                <w:rFonts w:asciiTheme="minorHAnsi" w:hAnsiTheme="minorHAnsi"/>
                <w:sz w:val="18"/>
                <w:szCs w:val="18"/>
              </w:rPr>
              <w:t>6</w:t>
            </w:r>
            <w:r w:rsidRPr="001C37BE">
              <w:rPr>
                <w:rFonts w:asciiTheme="minorHAnsi" w:hAnsiTheme="minorHAnsi"/>
                <w:sz w:val="18"/>
                <w:szCs w:val="18"/>
              </w:rPr>
              <w:t xml:space="preserve"> – row </w:t>
            </w:r>
            <w:r w:rsidR="00902B10">
              <w:rPr>
                <w:rFonts w:asciiTheme="minorHAnsi" w:hAnsiTheme="minorHAnsi"/>
                <w:sz w:val="18"/>
                <w:szCs w:val="18"/>
              </w:rPr>
              <w:t>F.</w:t>
            </w:r>
            <w:r w:rsidRPr="001C37BE">
              <w:rPr>
                <w:rFonts w:asciiTheme="minorHAnsi" w:hAnsiTheme="minorHAnsi"/>
                <w:sz w:val="18"/>
                <w:szCs w:val="18"/>
              </w:rPr>
              <w:t xml:space="preserve"> 2&gt;&gt;</w:t>
            </w:r>
          </w:p>
        </w:tc>
      </w:tr>
      <w:tr w:rsidR="00FC2860" w:rsidRPr="001C37BE" w14:paraId="3DA29123" w14:textId="77777777" w:rsidTr="00FC2860">
        <w:tc>
          <w:tcPr>
            <w:tcW w:w="590" w:type="dxa"/>
            <w:vAlign w:val="center"/>
          </w:tcPr>
          <w:p w14:paraId="3DA29120" w14:textId="77777777" w:rsidR="00FC2860" w:rsidRPr="001C37BE" w:rsidRDefault="00FC2860" w:rsidP="00FC286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651" w:type="dxa"/>
          </w:tcPr>
          <w:p w14:paraId="3DA29121" w14:textId="77777777" w:rsidR="00FC2860" w:rsidRPr="001C37BE" w:rsidRDefault="00FC2860" w:rsidP="00FC2860">
            <w:pPr>
              <w:rPr>
                <w:rFonts w:asciiTheme="minorHAnsi" w:hAnsiTheme="minorHAnsi"/>
                <w:sz w:val="18"/>
                <w:szCs w:val="18"/>
                <w:lang w:eastAsia="zh-TW"/>
              </w:rPr>
            </w:pPr>
            <w:r w:rsidRPr="001C37BE">
              <w:rPr>
                <w:rFonts w:asciiTheme="minorHAnsi" w:hAnsiTheme="minorHAnsi"/>
                <w:sz w:val="18"/>
                <w:szCs w:val="18"/>
                <w:lang w:eastAsia="zh-TW"/>
              </w:rPr>
              <w:t>A minimum of eight readings were taken spaced evenly between 15 Pa and 60 Pa (or highest attainable pressure).</w:t>
            </w:r>
          </w:p>
        </w:tc>
        <w:tc>
          <w:tcPr>
            <w:tcW w:w="5775" w:type="dxa"/>
          </w:tcPr>
          <w:p w14:paraId="3DA29122" w14:textId="77777777" w:rsidR="00FC2860" w:rsidRPr="001C37BE" w:rsidRDefault="00FC2860" w:rsidP="00FC2860">
            <w:pPr>
              <w:rPr>
                <w:rFonts w:asciiTheme="minorHAnsi" w:hAnsiTheme="minorHAnsi"/>
                <w:b/>
                <w:sz w:val="18"/>
                <w:szCs w:val="18"/>
                <w:lang w:eastAsia="zh-TW"/>
              </w:rPr>
            </w:pPr>
            <w:r w:rsidRPr="001C37BE">
              <w:rPr>
                <w:rFonts w:asciiTheme="minorHAnsi" w:hAnsiTheme="minorHAnsi"/>
                <w:sz w:val="18"/>
                <w:szCs w:val="18"/>
              </w:rPr>
              <w:t>&lt;&lt;user to acknowledge this requirement to continue&gt;&gt;</w:t>
            </w:r>
          </w:p>
        </w:tc>
      </w:tr>
      <w:tr w:rsidR="00FC2860" w:rsidRPr="001C37BE" w14:paraId="3DA29127" w14:textId="77777777" w:rsidTr="00FC2860">
        <w:tc>
          <w:tcPr>
            <w:tcW w:w="590" w:type="dxa"/>
            <w:vAlign w:val="center"/>
          </w:tcPr>
          <w:p w14:paraId="3DA29124" w14:textId="77777777" w:rsidR="00FC2860" w:rsidRPr="001C37BE" w:rsidRDefault="00FC2860" w:rsidP="00FC286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651" w:type="dxa"/>
          </w:tcPr>
          <w:p w14:paraId="3DA29125" w14:textId="0435E98F" w:rsidR="00FC2860" w:rsidRPr="001C37BE" w:rsidRDefault="00FC2860" w:rsidP="00442035">
            <w:pPr>
              <w:rPr>
                <w:rFonts w:asciiTheme="minorHAnsi" w:hAnsiTheme="minorHAnsi"/>
                <w:sz w:val="18"/>
                <w:szCs w:val="18"/>
                <w:lang w:eastAsia="zh-TW"/>
              </w:rPr>
            </w:pPr>
            <w:r w:rsidRPr="001C37BE">
              <w:rPr>
                <w:rFonts w:asciiTheme="minorHAnsi" w:hAnsiTheme="minorHAnsi"/>
                <w:sz w:val="18"/>
                <w:szCs w:val="18"/>
                <w:lang w:eastAsia="zh-TW"/>
              </w:rPr>
              <w:t xml:space="preserve">Post-test </w:t>
            </w:r>
            <w:r w:rsidR="00442035">
              <w:rPr>
                <w:rFonts w:asciiTheme="minorHAnsi" w:hAnsiTheme="minorHAnsi"/>
                <w:sz w:val="18"/>
                <w:szCs w:val="18"/>
                <w:lang w:eastAsia="zh-TW"/>
              </w:rPr>
              <w:t>B</w:t>
            </w:r>
            <w:r w:rsidRPr="001C37BE">
              <w:rPr>
                <w:rFonts w:asciiTheme="minorHAnsi" w:hAnsiTheme="minorHAnsi"/>
                <w:sz w:val="18"/>
                <w:szCs w:val="18"/>
                <w:lang w:eastAsia="zh-TW"/>
              </w:rPr>
              <w:t xml:space="preserve">aseline </w:t>
            </w:r>
            <w:r w:rsidR="00442035">
              <w:rPr>
                <w:rFonts w:asciiTheme="minorHAnsi" w:hAnsiTheme="minorHAnsi"/>
                <w:sz w:val="18"/>
                <w:szCs w:val="18"/>
                <w:lang w:eastAsia="zh-TW"/>
              </w:rPr>
              <w:t>B</w:t>
            </w:r>
            <w:r w:rsidRPr="001C37BE">
              <w:rPr>
                <w:rFonts w:asciiTheme="minorHAnsi" w:hAnsiTheme="minorHAnsi"/>
                <w:sz w:val="18"/>
                <w:szCs w:val="18"/>
                <w:lang w:eastAsia="zh-TW"/>
              </w:rPr>
              <w:t xml:space="preserve">uilding </w:t>
            </w:r>
            <w:r w:rsidR="00442035">
              <w:rPr>
                <w:rFonts w:asciiTheme="minorHAnsi" w:hAnsiTheme="minorHAnsi"/>
                <w:sz w:val="18"/>
                <w:szCs w:val="18"/>
                <w:lang w:eastAsia="zh-TW"/>
              </w:rPr>
              <w:t>P</w:t>
            </w:r>
            <w:r w:rsidRPr="001C37BE">
              <w:rPr>
                <w:rFonts w:asciiTheme="minorHAnsi" w:hAnsiTheme="minorHAnsi"/>
                <w:sz w:val="18"/>
                <w:szCs w:val="18"/>
                <w:lang w:eastAsia="zh-TW"/>
              </w:rPr>
              <w:t>ressure</w:t>
            </w:r>
          </w:p>
        </w:tc>
        <w:tc>
          <w:tcPr>
            <w:tcW w:w="5775" w:type="dxa"/>
          </w:tcPr>
          <w:p w14:paraId="3DA29126" w14:textId="77777777" w:rsidR="00FC2860" w:rsidRPr="001C37BE" w:rsidRDefault="001E146C" w:rsidP="00FC2860">
            <w:pPr>
              <w:rPr>
                <w:rFonts w:asciiTheme="minorHAnsi" w:hAnsiTheme="minorHAnsi"/>
                <w:sz w:val="18"/>
                <w:szCs w:val="18"/>
                <w:lang w:eastAsia="zh-TW"/>
              </w:rPr>
            </w:pPr>
            <w:r w:rsidRPr="001E146C">
              <w:rPr>
                <w:rFonts w:asciiTheme="minorHAnsi" w:hAnsiTheme="minorHAnsi"/>
                <w:sz w:val="18"/>
                <w:szCs w:val="18"/>
                <w:lang w:eastAsia="zh-TW"/>
              </w:rPr>
              <w:t>&lt;&lt;</w:t>
            </w:r>
            <w:r w:rsidR="00FC2860" w:rsidRPr="001C37BE">
              <w:rPr>
                <w:rFonts w:asciiTheme="minorHAnsi" w:hAnsiTheme="minorHAnsi"/>
                <w:sz w:val="18"/>
                <w:szCs w:val="18"/>
                <w:lang w:eastAsia="zh-TW"/>
              </w:rPr>
              <w:t>user input (Pa</w:t>
            </w:r>
            <w:r w:rsidR="00FC2860" w:rsidRPr="006264A2">
              <w:rPr>
                <w:rFonts w:asciiTheme="minorHAnsi" w:hAnsiTheme="minorHAnsi"/>
                <w:sz w:val="18"/>
                <w:szCs w:val="18"/>
                <w:lang w:eastAsia="zh-TW"/>
              </w:rPr>
              <w:t>)</w:t>
            </w:r>
            <w:r w:rsidRPr="001E146C">
              <w:rPr>
                <w:rFonts w:asciiTheme="minorHAnsi" w:hAnsiTheme="minorHAnsi"/>
                <w:sz w:val="18"/>
                <w:szCs w:val="18"/>
                <w:lang w:eastAsia="zh-TW"/>
              </w:rPr>
              <w:t>&gt;&gt;</w:t>
            </w:r>
            <w:r w:rsidR="00FC2860">
              <w:rPr>
                <w:rFonts w:asciiTheme="minorHAnsi" w:hAnsiTheme="minorHAnsi"/>
                <w:b/>
                <w:sz w:val="18"/>
                <w:szCs w:val="18"/>
                <w:lang w:eastAsia="zh-TW"/>
              </w:rPr>
              <w:t xml:space="preserve"> </w:t>
            </w:r>
            <w:r w:rsidR="00FC2860">
              <w:rPr>
                <w:rFonts w:asciiTheme="minorHAnsi" w:hAnsiTheme="minorHAnsi"/>
                <w:sz w:val="18"/>
                <w:szCs w:val="18"/>
              </w:rPr>
              <w:t>(Resolution of 0.1 Pa)</w:t>
            </w:r>
          </w:p>
        </w:tc>
      </w:tr>
      <w:tr w:rsidR="00FC2860" w:rsidRPr="001C37BE" w14:paraId="3DA2912B" w14:textId="77777777" w:rsidTr="00FC2860">
        <w:tc>
          <w:tcPr>
            <w:tcW w:w="590" w:type="dxa"/>
            <w:vAlign w:val="center"/>
          </w:tcPr>
          <w:p w14:paraId="3DA29128" w14:textId="77777777" w:rsidR="00FC2860" w:rsidRPr="001C37BE" w:rsidRDefault="00FC2860" w:rsidP="00FC286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10</w:t>
            </w:r>
          </w:p>
        </w:tc>
        <w:tc>
          <w:tcPr>
            <w:tcW w:w="4651" w:type="dxa"/>
          </w:tcPr>
          <w:p w14:paraId="3DA29129" w14:textId="234DC7C7" w:rsidR="00FC2860" w:rsidRPr="001C37BE" w:rsidRDefault="00FC2860" w:rsidP="00FC2860">
            <w:pPr>
              <w:rPr>
                <w:rFonts w:asciiTheme="minorHAnsi" w:hAnsiTheme="minorHAnsi"/>
                <w:sz w:val="18"/>
                <w:szCs w:val="18"/>
                <w:lang w:eastAsia="zh-TW"/>
              </w:rPr>
            </w:pPr>
            <w:r w:rsidRPr="001C37BE">
              <w:rPr>
                <w:rFonts w:asciiTheme="minorHAnsi" w:hAnsiTheme="minorHAnsi"/>
                <w:sz w:val="18"/>
                <w:szCs w:val="18"/>
                <w:lang w:eastAsia="zh-TW"/>
              </w:rPr>
              <w:t>Corrected CFM50 (from software)</w:t>
            </w:r>
          </w:p>
        </w:tc>
        <w:tc>
          <w:tcPr>
            <w:tcW w:w="5775" w:type="dxa"/>
          </w:tcPr>
          <w:p w14:paraId="3DA2912A" w14:textId="77777777" w:rsidR="00FC2860" w:rsidRPr="001C37BE" w:rsidRDefault="00FC2860" w:rsidP="00FC2860">
            <w:pPr>
              <w:rPr>
                <w:rFonts w:asciiTheme="minorHAnsi" w:hAnsiTheme="minorHAnsi"/>
                <w:sz w:val="18"/>
                <w:szCs w:val="18"/>
                <w:lang w:eastAsia="zh-TW"/>
              </w:rPr>
            </w:pPr>
            <w:r w:rsidRPr="001C37BE">
              <w:rPr>
                <w:rFonts w:asciiTheme="minorHAnsi" w:hAnsiTheme="minorHAnsi"/>
                <w:sz w:val="18"/>
                <w:szCs w:val="18"/>
                <w:lang w:eastAsia="zh-TW"/>
              </w:rPr>
              <w:t>&lt;&lt;calculated by software &gt;&gt;</w:t>
            </w:r>
            <w:r>
              <w:rPr>
                <w:rFonts w:asciiTheme="minorHAnsi" w:hAnsiTheme="minorHAnsi"/>
                <w:b/>
                <w:sz w:val="18"/>
                <w:szCs w:val="18"/>
                <w:lang w:eastAsia="zh-TW"/>
              </w:rPr>
              <w:t xml:space="preserve"> </w:t>
            </w:r>
            <w:r>
              <w:rPr>
                <w:rFonts w:asciiTheme="minorHAnsi" w:hAnsiTheme="minorHAnsi"/>
                <w:sz w:val="18"/>
                <w:szCs w:val="18"/>
              </w:rPr>
              <w:t>(Resolution of 1 CFM)</w:t>
            </w:r>
          </w:p>
        </w:tc>
      </w:tr>
      <w:tr w:rsidR="00EF3361" w:rsidRPr="001C37BE" w14:paraId="363DE061" w14:textId="77777777" w:rsidTr="00F82207">
        <w:trPr>
          <w:ins w:id="78" w:author="Shewmaker, Michael@Energy" w:date="2016-03-29T15:28:00Z"/>
        </w:trPr>
        <w:tc>
          <w:tcPr>
            <w:tcW w:w="11016" w:type="dxa"/>
            <w:gridSpan w:val="3"/>
            <w:vAlign w:val="center"/>
          </w:tcPr>
          <w:p w14:paraId="0026CC99" w14:textId="77777777" w:rsidR="00EF3361" w:rsidRDefault="00EF3361" w:rsidP="00EF336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79" w:author="Shewmaker, Michael@Energy" w:date="2016-03-29T15:29:00Z"/>
                <w:rFonts w:ascii="Calibri" w:hAnsi="Calibri"/>
                <w:sz w:val="18"/>
                <w:szCs w:val="18"/>
              </w:rPr>
            </w:pPr>
            <w:ins w:id="80" w:author="Shewmaker, Michael@Energy" w:date="2016-03-29T15:29:00Z">
              <w:r>
                <w:rPr>
                  <w:rFonts w:ascii="Calibri" w:hAnsi="Calibri"/>
                  <w:sz w:val="18"/>
                  <w:szCs w:val="18"/>
                </w:rPr>
                <w:t>Note:</w:t>
              </w:r>
            </w:ins>
          </w:p>
          <w:p w14:paraId="6F58A1A3" w14:textId="6B83ADEC" w:rsidR="00EF3361" w:rsidRPr="00EF3361" w:rsidRDefault="00EF3361">
            <w:pPr>
              <w:pStyle w:val="ListParagraph"/>
              <w:numPr>
                <w:ilvl w:val="0"/>
                <w:numId w:val="25"/>
              </w:numPr>
              <w:rPr>
                <w:ins w:id="81" w:author="Shewmaker, Michael@Energy" w:date="2016-03-29T15:28:00Z"/>
                <w:rFonts w:asciiTheme="minorHAnsi" w:hAnsiTheme="minorHAnsi"/>
                <w:sz w:val="18"/>
                <w:lang w:eastAsia="zh-TW"/>
                <w:rPrChange w:id="82" w:author="Shewmaker, Michael@Energy" w:date="2016-08-31T15:05:00Z">
                  <w:rPr>
                    <w:ins w:id="83" w:author="Shewmaker, Michael@Energy" w:date="2016-03-29T15:28:00Z"/>
                    <w:rFonts w:asciiTheme="minorHAnsi" w:hAnsiTheme="minorHAnsi"/>
                    <w:sz w:val="18"/>
                    <w:szCs w:val="18"/>
                    <w:lang w:eastAsia="zh-TW"/>
                  </w:rPr>
                </w:rPrChange>
              </w:rPr>
            </w:pPr>
            <w:ins w:id="84" w:author="Shewmaker, Michael@Energy" w:date="2016-03-29T15:29:00Z">
              <w:r w:rsidRPr="00866F67">
                <w:rPr>
                  <w:rFonts w:asciiTheme="minorHAnsi" w:hAnsiTheme="minorHAnsi"/>
                  <w:sz w:val="18"/>
                </w:rPr>
                <w:t>For multifamily, each dwelling unit must be tested individually and shown to meet the leakage requirements. Pressurization of the adjacent dwelling units while conducting this test is not allowed.</w:t>
              </w:r>
            </w:ins>
          </w:p>
        </w:tc>
      </w:tr>
    </w:tbl>
    <w:p w14:paraId="3DA2912C" w14:textId="77777777" w:rsidR="00FC2860" w:rsidRPr="00BA4A71" w:rsidRDefault="00FC2860" w:rsidP="00FC2860">
      <w:pPr>
        <w:rPr>
          <w:rFonts w:asciiTheme="minorHAnsi" w:hAnsiTheme="minorHAns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FC2860" w:rsidRPr="001C37BE" w14:paraId="3DA2912E" w14:textId="77777777" w:rsidTr="00FC2860">
        <w:tc>
          <w:tcPr>
            <w:tcW w:w="11016" w:type="dxa"/>
            <w:vAlign w:val="center"/>
          </w:tcPr>
          <w:p w14:paraId="3DA2912D" w14:textId="77777777" w:rsidR="00FC2860" w:rsidRPr="001C37BE" w:rsidRDefault="00902B10" w:rsidP="00FC2860">
            <w:pPr>
              <w:rPr>
                <w:rFonts w:asciiTheme="minorHAnsi" w:hAnsiTheme="minorHAnsi"/>
                <w:sz w:val="18"/>
                <w:szCs w:val="18"/>
                <w:lang w:eastAsia="zh-TW"/>
              </w:rPr>
            </w:pPr>
            <w:r w:rsidRPr="00442035">
              <w:rPr>
                <w:rFonts w:asciiTheme="minorHAnsi" w:hAnsiTheme="minorHAnsi"/>
                <w:b/>
                <w:szCs w:val="18"/>
              </w:rPr>
              <w:t>G</w:t>
            </w:r>
            <w:r w:rsidR="00FC2860" w:rsidRPr="00442035">
              <w:rPr>
                <w:rFonts w:asciiTheme="minorHAnsi" w:hAnsiTheme="minorHAnsi"/>
                <w:b/>
                <w:szCs w:val="18"/>
              </w:rPr>
              <w:t xml:space="preserve">. Altitude and Temperature Correction </w:t>
            </w:r>
            <w:r w:rsidR="00FC2860" w:rsidRPr="00442035">
              <w:rPr>
                <w:rFonts w:asciiTheme="minorHAnsi" w:hAnsiTheme="minorHAnsi"/>
                <w:szCs w:val="18"/>
              </w:rPr>
              <w:t>(not used, performed by blower door software)</w:t>
            </w:r>
          </w:p>
        </w:tc>
      </w:tr>
    </w:tbl>
    <w:p w14:paraId="3DA2912F" w14:textId="77777777" w:rsidR="00FC2860" w:rsidRDefault="00FC2860" w:rsidP="00FC2860"/>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5"/>
      </w:tblGrid>
      <w:tr w:rsidR="00FC2860" w:rsidRPr="001C37BE" w14:paraId="3DA29131" w14:textId="77777777" w:rsidTr="00FC2860">
        <w:tc>
          <w:tcPr>
            <w:tcW w:w="11016" w:type="dxa"/>
            <w:gridSpan w:val="3"/>
          </w:tcPr>
          <w:p w14:paraId="3DA29130" w14:textId="77777777" w:rsidR="00FC2860" w:rsidRPr="001C37BE" w:rsidRDefault="00902B10" w:rsidP="00FC2860">
            <w:pPr>
              <w:keepNext/>
              <w:rPr>
                <w:rFonts w:asciiTheme="minorHAnsi" w:hAnsiTheme="minorHAnsi"/>
                <w:sz w:val="18"/>
                <w:szCs w:val="18"/>
              </w:rPr>
            </w:pPr>
            <w:r w:rsidRPr="00442035">
              <w:rPr>
                <w:rFonts w:asciiTheme="minorHAnsi" w:hAnsiTheme="minorHAnsi"/>
                <w:b/>
                <w:szCs w:val="18"/>
              </w:rPr>
              <w:t>H</w:t>
            </w:r>
            <w:r w:rsidR="00FC2860" w:rsidRPr="00442035">
              <w:rPr>
                <w:rFonts w:asciiTheme="minorHAnsi" w:hAnsiTheme="minorHAnsi"/>
                <w:b/>
                <w:szCs w:val="18"/>
              </w:rPr>
              <w:t>. Accuracy Adjustment</w:t>
            </w:r>
          </w:p>
        </w:tc>
      </w:tr>
      <w:tr w:rsidR="00FC2860" w:rsidRPr="001C37BE" w14:paraId="3DA29135" w14:textId="77777777" w:rsidTr="00FC2860">
        <w:tc>
          <w:tcPr>
            <w:tcW w:w="590" w:type="dxa"/>
            <w:vAlign w:val="center"/>
          </w:tcPr>
          <w:p w14:paraId="3DA29132" w14:textId="77777777" w:rsidR="00FC2860" w:rsidRPr="001C37BE" w:rsidRDefault="00FC2860" w:rsidP="00FC286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1</w:t>
            </w:r>
          </w:p>
        </w:tc>
        <w:tc>
          <w:tcPr>
            <w:tcW w:w="4651" w:type="dxa"/>
          </w:tcPr>
          <w:p w14:paraId="115C8489" w14:textId="00123088" w:rsidR="00442035" w:rsidRDefault="00FC2860" w:rsidP="0044203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C37BE">
              <w:rPr>
                <w:rFonts w:asciiTheme="minorHAnsi" w:hAnsiTheme="minorHAnsi"/>
                <w:sz w:val="18"/>
                <w:szCs w:val="18"/>
                <w:lang w:eastAsia="zh-TW"/>
              </w:rPr>
              <w:t xml:space="preserve">Percent </w:t>
            </w:r>
            <w:r w:rsidR="00442035">
              <w:rPr>
                <w:rFonts w:asciiTheme="minorHAnsi" w:hAnsiTheme="minorHAnsi"/>
                <w:sz w:val="18"/>
                <w:szCs w:val="18"/>
                <w:lang w:eastAsia="zh-TW"/>
              </w:rPr>
              <w:t>U</w:t>
            </w:r>
            <w:r w:rsidRPr="001C37BE">
              <w:rPr>
                <w:rFonts w:asciiTheme="minorHAnsi" w:hAnsiTheme="minorHAnsi"/>
                <w:sz w:val="18"/>
                <w:szCs w:val="18"/>
                <w:lang w:eastAsia="zh-TW"/>
              </w:rPr>
              <w:t xml:space="preserve">ncertainty @ 95% </w:t>
            </w:r>
            <w:r w:rsidR="00442035">
              <w:rPr>
                <w:rFonts w:asciiTheme="minorHAnsi" w:hAnsiTheme="minorHAnsi"/>
                <w:sz w:val="18"/>
                <w:szCs w:val="18"/>
                <w:lang w:eastAsia="zh-TW"/>
              </w:rPr>
              <w:t>C</w:t>
            </w:r>
            <w:r w:rsidRPr="001C37BE">
              <w:rPr>
                <w:rFonts w:asciiTheme="minorHAnsi" w:hAnsiTheme="minorHAnsi"/>
                <w:sz w:val="18"/>
                <w:szCs w:val="18"/>
                <w:lang w:eastAsia="zh-TW"/>
              </w:rPr>
              <w:t xml:space="preserve">onfidence </w:t>
            </w:r>
            <w:r w:rsidR="00442035">
              <w:rPr>
                <w:rFonts w:asciiTheme="minorHAnsi" w:hAnsiTheme="minorHAnsi"/>
                <w:sz w:val="18"/>
                <w:szCs w:val="18"/>
                <w:lang w:eastAsia="zh-TW"/>
              </w:rPr>
              <w:t>L</w:t>
            </w:r>
            <w:r w:rsidRPr="001C37BE">
              <w:rPr>
                <w:rFonts w:asciiTheme="minorHAnsi" w:hAnsiTheme="minorHAnsi"/>
                <w:sz w:val="18"/>
                <w:szCs w:val="18"/>
                <w:lang w:eastAsia="zh-TW"/>
              </w:rPr>
              <w:t xml:space="preserve">evel </w:t>
            </w:r>
          </w:p>
          <w:p w14:paraId="3DA29133" w14:textId="6D06CBF2" w:rsidR="00FC2860" w:rsidRPr="001C37BE" w:rsidRDefault="00FC2860" w:rsidP="0044203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lang w:eastAsia="zh-TW"/>
              </w:rPr>
              <w:t>(from software)</w:t>
            </w:r>
          </w:p>
        </w:tc>
        <w:tc>
          <w:tcPr>
            <w:tcW w:w="5775" w:type="dxa"/>
          </w:tcPr>
          <w:p w14:paraId="3DA29134" w14:textId="77777777" w:rsidR="00FC2860" w:rsidRPr="001C37BE" w:rsidRDefault="00FC2860" w:rsidP="00FC286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lang w:eastAsia="zh-TW"/>
              </w:rPr>
              <w:t>&lt;&lt;calculated by software&gt;&gt;</w:t>
            </w:r>
          </w:p>
        </w:tc>
      </w:tr>
      <w:tr w:rsidR="00FC2860" w:rsidRPr="001C37BE" w14:paraId="3DA2913A" w14:textId="77777777" w:rsidTr="00442035">
        <w:tc>
          <w:tcPr>
            <w:tcW w:w="590" w:type="dxa"/>
            <w:vAlign w:val="center"/>
          </w:tcPr>
          <w:p w14:paraId="3DA29136" w14:textId="77777777" w:rsidR="00FC2860" w:rsidRPr="001C37BE" w:rsidRDefault="00FC2860" w:rsidP="00FC286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2</w:t>
            </w:r>
          </w:p>
        </w:tc>
        <w:tc>
          <w:tcPr>
            <w:tcW w:w="4651" w:type="dxa"/>
            <w:vAlign w:val="center"/>
          </w:tcPr>
          <w:p w14:paraId="3DA29137" w14:textId="38CAF734" w:rsidR="00FC2860" w:rsidRPr="001C37BE" w:rsidRDefault="00FC2860" w:rsidP="0044203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lang w:eastAsia="zh-TW"/>
              </w:rPr>
              <w:t xml:space="preserve">Accuracy </w:t>
            </w:r>
            <w:r w:rsidR="00442035">
              <w:rPr>
                <w:rFonts w:asciiTheme="minorHAnsi" w:hAnsiTheme="minorHAnsi"/>
                <w:sz w:val="18"/>
                <w:szCs w:val="18"/>
                <w:lang w:eastAsia="zh-TW"/>
              </w:rPr>
              <w:t>L</w:t>
            </w:r>
            <w:r w:rsidRPr="001C37BE">
              <w:rPr>
                <w:rFonts w:asciiTheme="minorHAnsi" w:hAnsiTheme="minorHAnsi"/>
                <w:sz w:val="18"/>
                <w:szCs w:val="18"/>
                <w:lang w:eastAsia="zh-TW"/>
              </w:rPr>
              <w:t>evel</w:t>
            </w:r>
          </w:p>
        </w:tc>
        <w:tc>
          <w:tcPr>
            <w:tcW w:w="5775" w:type="dxa"/>
          </w:tcPr>
          <w:p w14:paraId="3DA29138" w14:textId="77777777" w:rsidR="00FC2860" w:rsidRPr="001C37BE" w:rsidRDefault="00FC2860" w:rsidP="00FC2860">
            <w:pPr>
              <w:rPr>
                <w:rFonts w:asciiTheme="minorHAnsi" w:hAnsiTheme="minorHAnsi"/>
                <w:sz w:val="18"/>
                <w:szCs w:val="18"/>
                <w:lang w:eastAsia="zh-TW"/>
              </w:rPr>
            </w:pPr>
            <w:r w:rsidRPr="001C37BE">
              <w:rPr>
                <w:rFonts w:asciiTheme="minorHAnsi" w:hAnsiTheme="minorHAnsi"/>
                <w:sz w:val="18"/>
                <w:szCs w:val="18"/>
                <w:lang w:eastAsia="zh-TW"/>
              </w:rPr>
              <w:t xml:space="preserve">&lt;&lt;calculated, if row </w:t>
            </w:r>
            <w:r w:rsidR="00902B10">
              <w:rPr>
                <w:rFonts w:asciiTheme="minorHAnsi" w:hAnsiTheme="minorHAnsi"/>
                <w:sz w:val="18"/>
                <w:szCs w:val="18"/>
                <w:lang w:eastAsia="zh-TW"/>
              </w:rPr>
              <w:t>H</w:t>
            </w:r>
            <w:r w:rsidRPr="001C37BE">
              <w:rPr>
                <w:rFonts w:asciiTheme="minorHAnsi" w:hAnsiTheme="minorHAnsi"/>
                <w:sz w:val="18"/>
                <w:szCs w:val="18"/>
                <w:lang w:eastAsia="zh-TW"/>
              </w:rPr>
              <w:t xml:space="preserve">. 1 ≤ 10, “Standard”; </w:t>
            </w:r>
          </w:p>
          <w:p w14:paraId="3DA29139" w14:textId="77777777" w:rsidR="00FC2860" w:rsidRPr="001C37BE" w:rsidRDefault="00FC2860" w:rsidP="00902B1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lang w:eastAsia="zh-TW"/>
              </w:rPr>
              <w:t xml:space="preserve">if row </w:t>
            </w:r>
            <w:r w:rsidR="00902B10">
              <w:rPr>
                <w:rFonts w:asciiTheme="minorHAnsi" w:hAnsiTheme="minorHAnsi"/>
                <w:sz w:val="18"/>
                <w:szCs w:val="18"/>
                <w:lang w:eastAsia="zh-TW"/>
              </w:rPr>
              <w:t>H</w:t>
            </w:r>
            <w:r w:rsidRPr="001C37BE">
              <w:rPr>
                <w:rFonts w:asciiTheme="minorHAnsi" w:hAnsiTheme="minorHAnsi"/>
                <w:sz w:val="18"/>
                <w:szCs w:val="18"/>
                <w:lang w:eastAsia="zh-TW"/>
              </w:rPr>
              <w:t>. 1 &gt; 10, “Reduced”&gt;&gt;</w:t>
            </w:r>
          </w:p>
        </w:tc>
      </w:tr>
      <w:tr w:rsidR="00FC2860" w:rsidRPr="001C37BE" w14:paraId="3DA2913F" w14:textId="77777777" w:rsidTr="00442035">
        <w:tc>
          <w:tcPr>
            <w:tcW w:w="590" w:type="dxa"/>
            <w:vAlign w:val="center"/>
          </w:tcPr>
          <w:p w14:paraId="3DA2913B" w14:textId="77777777" w:rsidR="00FC2860" w:rsidRPr="001C37BE" w:rsidRDefault="00FC2860" w:rsidP="00FC286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3</w:t>
            </w:r>
          </w:p>
        </w:tc>
        <w:tc>
          <w:tcPr>
            <w:tcW w:w="4651" w:type="dxa"/>
            <w:vAlign w:val="center"/>
          </w:tcPr>
          <w:p w14:paraId="3DA2913C" w14:textId="5D7A5C22" w:rsidR="00FC2860" w:rsidRPr="001C37BE" w:rsidRDefault="006264A2" w:rsidP="0044203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Accuracy Adjustment</w:t>
            </w:r>
            <w:r w:rsidRPr="001C37BE">
              <w:rPr>
                <w:rFonts w:asciiTheme="minorHAnsi" w:hAnsiTheme="minorHAnsi"/>
                <w:sz w:val="18"/>
                <w:szCs w:val="18"/>
              </w:rPr>
              <w:t xml:space="preserve"> </w:t>
            </w:r>
            <w:r w:rsidR="00442035">
              <w:rPr>
                <w:rFonts w:asciiTheme="minorHAnsi" w:hAnsiTheme="minorHAnsi"/>
                <w:sz w:val="18"/>
                <w:szCs w:val="18"/>
              </w:rPr>
              <w:t>F</w:t>
            </w:r>
            <w:r w:rsidR="00FC2860" w:rsidRPr="001C37BE">
              <w:rPr>
                <w:rFonts w:asciiTheme="minorHAnsi" w:hAnsiTheme="minorHAnsi"/>
                <w:sz w:val="18"/>
                <w:szCs w:val="18"/>
              </w:rPr>
              <w:t>actor</w:t>
            </w:r>
          </w:p>
        </w:tc>
        <w:tc>
          <w:tcPr>
            <w:tcW w:w="5775" w:type="dxa"/>
          </w:tcPr>
          <w:p w14:paraId="3DA2913D" w14:textId="77777777" w:rsidR="00FC2860" w:rsidRPr="001C37BE" w:rsidRDefault="00FC2860" w:rsidP="00FC286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 xml:space="preserve">&lt;&lt;calculated, if row </w:t>
            </w:r>
            <w:r w:rsidR="00902B10">
              <w:rPr>
                <w:rFonts w:asciiTheme="minorHAnsi" w:hAnsiTheme="minorHAnsi"/>
                <w:sz w:val="18"/>
                <w:szCs w:val="18"/>
              </w:rPr>
              <w:t>H</w:t>
            </w:r>
            <w:r w:rsidRPr="001C37BE">
              <w:rPr>
                <w:rFonts w:asciiTheme="minorHAnsi" w:hAnsiTheme="minorHAnsi"/>
                <w:sz w:val="18"/>
                <w:szCs w:val="18"/>
              </w:rPr>
              <w:t>. 2 is “Standard”=1;</w:t>
            </w:r>
          </w:p>
          <w:p w14:paraId="3DA2913E" w14:textId="77777777" w:rsidR="00FC2860" w:rsidRPr="001C37BE" w:rsidRDefault="00FC2860" w:rsidP="00902B1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If it is “Reduced”, 1+ (</w:t>
            </w:r>
            <w:r w:rsidR="00902B10">
              <w:rPr>
                <w:rFonts w:asciiTheme="minorHAnsi" w:hAnsiTheme="minorHAnsi"/>
                <w:sz w:val="18"/>
                <w:szCs w:val="18"/>
              </w:rPr>
              <w:t>H</w:t>
            </w:r>
            <w:r>
              <w:rPr>
                <w:rFonts w:asciiTheme="minorHAnsi" w:hAnsiTheme="minorHAnsi"/>
                <w:sz w:val="18"/>
                <w:szCs w:val="18"/>
              </w:rPr>
              <w:t xml:space="preserve">.1 </w:t>
            </w:r>
            <w:r w:rsidRPr="001C37BE">
              <w:rPr>
                <w:rFonts w:asciiTheme="minorHAnsi" w:hAnsiTheme="minorHAnsi"/>
                <w:sz w:val="18"/>
                <w:szCs w:val="18"/>
              </w:rPr>
              <w:t>% uncertainty/100)&gt;&gt;</w:t>
            </w:r>
          </w:p>
        </w:tc>
      </w:tr>
      <w:tr w:rsidR="00FC2860" w:rsidRPr="001C37BE" w14:paraId="3DA29143" w14:textId="77777777" w:rsidTr="00FC2860">
        <w:tc>
          <w:tcPr>
            <w:tcW w:w="590" w:type="dxa"/>
            <w:vAlign w:val="center"/>
          </w:tcPr>
          <w:p w14:paraId="3DA29140" w14:textId="77777777" w:rsidR="00FC2860" w:rsidRPr="001C37BE" w:rsidRDefault="00FC2860" w:rsidP="00FC286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4</w:t>
            </w:r>
          </w:p>
        </w:tc>
        <w:tc>
          <w:tcPr>
            <w:tcW w:w="4651" w:type="dxa"/>
          </w:tcPr>
          <w:p w14:paraId="04E89D4E" w14:textId="77777777" w:rsidR="003806C2" w:rsidRDefault="00FC2860" w:rsidP="00FC286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Adjusted CFM50</w:t>
            </w:r>
            <w:r w:rsidR="00902B10">
              <w:rPr>
                <w:rFonts w:asciiTheme="minorHAnsi" w:hAnsiTheme="minorHAnsi"/>
                <w:sz w:val="18"/>
                <w:szCs w:val="18"/>
              </w:rPr>
              <w:t xml:space="preserve"> Pressurization</w:t>
            </w:r>
            <w:r w:rsidRPr="001C37BE">
              <w:rPr>
                <w:rFonts w:asciiTheme="minorHAnsi" w:hAnsiTheme="minorHAnsi"/>
                <w:sz w:val="18"/>
                <w:szCs w:val="18"/>
              </w:rPr>
              <w:t xml:space="preserve"> </w:t>
            </w:r>
          </w:p>
          <w:p w14:paraId="3DA29141" w14:textId="3A2D60D0" w:rsidR="00FC2860" w:rsidRPr="001C37BE" w:rsidRDefault="00FC2860" w:rsidP="00FC286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(measured air leakage rate)</w:t>
            </w:r>
          </w:p>
        </w:tc>
        <w:tc>
          <w:tcPr>
            <w:tcW w:w="5775" w:type="dxa"/>
          </w:tcPr>
          <w:p w14:paraId="3DA29142" w14:textId="77777777" w:rsidR="00FC2860" w:rsidRPr="001C37BE" w:rsidRDefault="00FC2860" w:rsidP="006264A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 xml:space="preserve">&lt;&lt;calculated, row </w:t>
            </w:r>
            <w:r w:rsidR="00902B10">
              <w:rPr>
                <w:rFonts w:asciiTheme="minorHAnsi" w:hAnsiTheme="minorHAnsi"/>
                <w:sz w:val="18"/>
                <w:szCs w:val="18"/>
              </w:rPr>
              <w:t>F</w:t>
            </w:r>
            <w:r w:rsidRPr="001C37BE">
              <w:rPr>
                <w:rFonts w:asciiTheme="minorHAnsi" w:hAnsiTheme="minorHAnsi"/>
                <w:sz w:val="18"/>
                <w:szCs w:val="18"/>
              </w:rPr>
              <w:t xml:space="preserve">. </w:t>
            </w:r>
            <w:r>
              <w:rPr>
                <w:rFonts w:asciiTheme="minorHAnsi" w:hAnsiTheme="minorHAnsi"/>
                <w:sz w:val="18"/>
                <w:szCs w:val="18"/>
              </w:rPr>
              <w:t>10</w:t>
            </w:r>
            <w:r w:rsidRPr="001C37BE">
              <w:rPr>
                <w:rFonts w:asciiTheme="minorHAnsi" w:hAnsiTheme="minorHAnsi"/>
                <w:sz w:val="18"/>
                <w:szCs w:val="18"/>
              </w:rPr>
              <w:t xml:space="preserve"> * row </w:t>
            </w:r>
            <w:r w:rsidR="00902B10">
              <w:rPr>
                <w:rFonts w:asciiTheme="minorHAnsi" w:hAnsiTheme="minorHAnsi"/>
                <w:sz w:val="18"/>
                <w:szCs w:val="18"/>
              </w:rPr>
              <w:t>H</w:t>
            </w:r>
            <w:r w:rsidRPr="001C37BE">
              <w:rPr>
                <w:rFonts w:asciiTheme="minorHAnsi" w:hAnsiTheme="minorHAnsi"/>
                <w:sz w:val="18"/>
                <w:szCs w:val="18"/>
              </w:rPr>
              <w:t>. 3&gt;&gt;</w:t>
            </w:r>
          </w:p>
        </w:tc>
      </w:tr>
    </w:tbl>
    <w:p w14:paraId="3DA29144" w14:textId="77777777" w:rsidR="00FA62B9" w:rsidRDefault="00FA62B9" w:rsidP="00781087">
      <w:pPr>
        <w:autoSpaceDE w:val="0"/>
        <w:autoSpaceDN w:val="0"/>
        <w:adjustRightInd w:val="0"/>
        <w:jc w:val="both"/>
        <w:rPr>
          <w:rFonts w:asciiTheme="minorHAnsi" w:hAnsiTheme="minorHAnsi"/>
        </w:rPr>
      </w:pPr>
    </w:p>
    <w:p w14:paraId="14B304BB" w14:textId="77777777" w:rsidR="00442035" w:rsidRDefault="00442035">
      <w:r>
        <w:lastRenderedPageBreak/>
        <w:br w:type="page"/>
      </w: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63647E" w:rsidRPr="0063647E" w:rsidDel="00EF3361" w14:paraId="3DA29146" w14:textId="16C6789E" w:rsidTr="0063647E">
        <w:trPr>
          <w:del w:id="85" w:author="Shewmaker, Michael@Energy" w:date="2016-03-29T15:28:00Z"/>
        </w:trPr>
        <w:tc>
          <w:tcPr>
            <w:tcW w:w="11020" w:type="dxa"/>
            <w:gridSpan w:val="2"/>
          </w:tcPr>
          <w:p w14:paraId="3DA29145" w14:textId="4DC4ED0A" w:rsidR="0063647E" w:rsidRPr="0063647E" w:rsidDel="00EF3361" w:rsidRDefault="00902B10" w:rsidP="0063647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86" w:author="Shewmaker, Michael@Energy" w:date="2016-03-29T15:28:00Z"/>
                <w:rFonts w:asciiTheme="minorHAnsi" w:hAnsiTheme="minorHAnsi"/>
                <w:sz w:val="18"/>
                <w:szCs w:val="18"/>
                <w:highlight w:val="cyan"/>
              </w:rPr>
            </w:pPr>
            <w:del w:id="87" w:author="Shewmaker, Michael@Energy" w:date="2016-03-29T15:28:00Z">
              <w:r w:rsidRPr="00442035" w:rsidDel="00EF3361">
                <w:rPr>
                  <w:rFonts w:asciiTheme="minorHAnsi" w:hAnsiTheme="minorHAnsi"/>
                  <w:b/>
                  <w:szCs w:val="18"/>
                </w:rPr>
                <w:lastRenderedPageBreak/>
                <w:delText>I</w:delText>
              </w:r>
              <w:r w:rsidR="0063647E" w:rsidRPr="00442035" w:rsidDel="00EF3361">
                <w:rPr>
                  <w:rFonts w:asciiTheme="minorHAnsi" w:hAnsiTheme="minorHAnsi"/>
                  <w:b/>
                  <w:szCs w:val="18"/>
                </w:rPr>
                <w:delText xml:space="preserve">. Additional Requirements </w:delText>
              </w:r>
              <w:r w:rsidR="00442035" w:rsidRPr="00442035" w:rsidDel="00EF3361">
                <w:rPr>
                  <w:rFonts w:asciiTheme="minorHAnsi" w:hAnsiTheme="minorHAnsi"/>
                  <w:b/>
                  <w:szCs w:val="18"/>
                </w:rPr>
                <w:delText>f</w:delText>
              </w:r>
              <w:r w:rsidR="0063647E" w:rsidRPr="00442035" w:rsidDel="00EF3361">
                <w:rPr>
                  <w:rFonts w:asciiTheme="minorHAnsi" w:hAnsiTheme="minorHAnsi"/>
                  <w:b/>
                  <w:szCs w:val="18"/>
                </w:rPr>
                <w:delText>or Compliance</w:delText>
              </w:r>
            </w:del>
          </w:p>
        </w:tc>
      </w:tr>
      <w:tr w:rsidR="0063647E" w:rsidRPr="0063647E" w:rsidDel="00EF3361" w14:paraId="3DA29149" w14:textId="6724395A" w:rsidTr="0063647E">
        <w:trPr>
          <w:del w:id="88" w:author="Shewmaker, Michael@Energy" w:date="2016-03-29T15:28:00Z"/>
        </w:trPr>
        <w:tc>
          <w:tcPr>
            <w:tcW w:w="590" w:type="dxa"/>
            <w:vAlign w:val="center"/>
          </w:tcPr>
          <w:p w14:paraId="3DA29147" w14:textId="51FCADE9" w:rsidR="0063647E" w:rsidRPr="0063647E" w:rsidDel="00EF3361" w:rsidRDefault="0063647E" w:rsidP="0063647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89" w:author="Shewmaker, Michael@Energy" w:date="2016-03-29T15:28:00Z"/>
                <w:rFonts w:asciiTheme="minorHAnsi" w:hAnsiTheme="minorHAnsi"/>
                <w:sz w:val="18"/>
                <w:szCs w:val="18"/>
                <w:highlight w:val="cyan"/>
              </w:rPr>
            </w:pPr>
            <w:del w:id="90" w:author="Shewmaker, Michael@Energy" w:date="2016-03-29T15:28:00Z">
              <w:r w:rsidRPr="0063647E" w:rsidDel="00EF3361">
                <w:rPr>
                  <w:rFonts w:asciiTheme="minorHAnsi" w:hAnsiTheme="minorHAnsi"/>
                  <w:sz w:val="18"/>
                  <w:szCs w:val="18"/>
                </w:rPr>
                <w:delText>01</w:delText>
              </w:r>
            </w:del>
          </w:p>
        </w:tc>
        <w:tc>
          <w:tcPr>
            <w:tcW w:w="10430" w:type="dxa"/>
            <w:vAlign w:val="center"/>
          </w:tcPr>
          <w:p w14:paraId="3DA29148" w14:textId="138B6EBE" w:rsidR="0063647E" w:rsidRPr="0063647E" w:rsidDel="00EF3361" w:rsidRDefault="0063647E" w:rsidP="0063647E">
            <w:pPr>
              <w:shd w:val="clear" w:color="auto" w:fill="FFFFFF"/>
              <w:rPr>
                <w:del w:id="91" w:author="Shewmaker, Michael@Energy" w:date="2016-03-29T15:28:00Z"/>
                <w:rFonts w:asciiTheme="minorHAnsi" w:hAnsiTheme="minorHAnsi"/>
                <w:sz w:val="18"/>
                <w:szCs w:val="18"/>
                <w:highlight w:val="cyan"/>
              </w:rPr>
            </w:pPr>
            <w:del w:id="92" w:author="Shewmaker, Michael@Energy" w:date="2016-03-29T15:28:00Z">
              <w:r w:rsidRPr="0063647E" w:rsidDel="00EF3361">
                <w:rPr>
                  <w:rFonts w:asciiTheme="minorHAnsi" w:hAnsiTheme="minorHAnsi"/>
                  <w:sz w:val="18"/>
                  <w:szCs w:val="18"/>
                </w:rPr>
                <w:delText>Open all interior doors and access including those to closets and those between a conditioned basement and attic.</w:delText>
              </w:r>
            </w:del>
          </w:p>
        </w:tc>
      </w:tr>
      <w:tr w:rsidR="0063647E" w:rsidRPr="0063647E" w:rsidDel="00EF3361" w14:paraId="3DA2914C" w14:textId="2A9B55DB" w:rsidTr="0063647E">
        <w:trPr>
          <w:del w:id="93" w:author="Shewmaker, Michael@Energy" w:date="2016-03-29T15:28:00Z"/>
        </w:trPr>
        <w:tc>
          <w:tcPr>
            <w:tcW w:w="590" w:type="dxa"/>
            <w:vAlign w:val="center"/>
          </w:tcPr>
          <w:p w14:paraId="3DA2914A" w14:textId="1E104C07" w:rsidR="0063647E" w:rsidRPr="0063647E" w:rsidDel="00EF3361" w:rsidRDefault="0063647E" w:rsidP="0063647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94" w:author="Shewmaker, Michael@Energy" w:date="2016-03-29T15:28:00Z"/>
                <w:rFonts w:asciiTheme="minorHAnsi" w:hAnsiTheme="minorHAnsi"/>
                <w:sz w:val="18"/>
                <w:szCs w:val="18"/>
                <w:highlight w:val="cyan"/>
              </w:rPr>
            </w:pPr>
            <w:del w:id="95" w:author="Shewmaker, Michael@Energy" w:date="2016-03-29T15:28:00Z">
              <w:r w:rsidRPr="0063647E" w:rsidDel="00EF3361">
                <w:rPr>
                  <w:rFonts w:asciiTheme="minorHAnsi" w:hAnsiTheme="minorHAnsi"/>
                  <w:sz w:val="18"/>
                  <w:szCs w:val="18"/>
                </w:rPr>
                <w:delText>02</w:delText>
              </w:r>
            </w:del>
          </w:p>
        </w:tc>
        <w:tc>
          <w:tcPr>
            <w:tcW w:w="10430" w:type="dxa"/>
            <w:vAlign w:val="center"/>
          </w:tcPr>
          <w:p w14:paraId="3DA2914B" w14:textId="17FB9BF9" w:rsidR="0063647E" w:rsidRPr="0063647E" w:rsidDel="00EF3361" w:rsidRDefault="0063647E" w:rsidP="0063647E">
            <w:pPr>
              <w:shd w:val="clear" w:color="auto" w:fill="FFFFFF"/>
              <w:contextualSpacing/>
              <w:rPr>
                <w:del w:id="96" w:author="Shewmaker, Michael@Energy" w:date="2016-03-29T15:28:00Z"/>
                <w:rFonts w:asciiTheme="minorHAnsi" w:hAnsiTheme="minorHAnsi"/>
                <w:sz w:val="18"/>
                <w:szCs w:val="18"/>
              </w:rPr>
            </w:pPr>
            <w:del w:id="97" w:author="Shewmaker, Michael@Energy" w:date="2016-03-29T15:28:00Z">
              <w:r w:rsidRPr="0063647E" w:rsidDel="00EF3361">
                <w:rPr>
                  <w:rFonts w:asciiTheme="minorHAnsi" w:eastAsia="Calibri" w:hAnsiTheme="minorHAnsi"/>
                  <w:sz w:val="18"/>
                  <w:szCs w:val="18"/>
                </w:rPr>
                <w:delText>HVAC Supply and return register dampers shall be fully open.</w:delText>
              </w:r>
            </w:del>
          </w:p>
        </w:tc>
      </w:tr>
      <w:tr w:rsidR="0063647E" w:rsidRPr="0063647E" w:rsidDel="00EF3361" w14:paraId="3DA2914F" w14:textId="7515719D" w:rsidTr="0063647E">
        <w:trPr>
          <w:del w:id="98" w:author="Shewmaker, Michael@Energy" w:date="2016-03-29T15:28:00Z"/>
        </w:trPr>
        <w:tc>
          <w:tcPr>
            <w:tcW w:w="590" w:type="dxa"/>
            <w:vAlign w:val="center"/>
          </w:tcPr>
          <w:p w14:paraId="3DA2914D" w14:textId="4E0E3F43" w:rsidR="0063647E" w:rsidRPr="0063647E" w:rsidDel="00EF3361" w:rsidRDefault="0063647E" w:rsidP="0063647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99" w:author="Shewmaker, Michael@Energy" w:date="2016-03-29T15:28:00Z"/>
                <w:rFonts w:asciiTheme="minorHAnsi" w:hAnsiTheme="minorHAnsi"/>
                <w:sz w:val="18"/>
                <w:szCs w:val="18"/>
              </w:rPr>
            </w:pPr>
            <w:del w:id="100" w:author="Shewmaker, Michael@Energy" w:date="2016-03-29T15:28:00Z">
              <w:r w:rsidRPr="0063647E" w:rsidDel="00EF3361">
                <w:rPr>
                  <w:rFonts w:asciiTheme="minorHAnsi" w:hAnsiTheme="minorHAnsi"/>
                  <w:sz w:val="18"/>
                  <w:szCs w:val="18"/>
                </w:rPr>
                <w:delText>03</w:delText>
              </w:r>
            </w:del>
          </w:p>
        </w:tc>
        <w:tc>
          <w:tcPr>
            <w:tcW w:w="10430" w:type="dxa"/>
            <w:vAlign w:val="center"/>
          </w:tcPr>
          <w:p w14:paraId="3DA2914E" w14:textId="2761FC36" w:rsidR="0063647E" w:rsidRPr="0063647E" w:rsidDel="00EF3361" w:rsidRDefault="0063647E" w:rsidP="0063647E">
            <w:pPr>
              <w:shd w:val="clear" w:color="auto" w:fill="FFFFFF"/>
              <w:rPr>
                <w:del w:id="101" w:author="Shewmaker, Michael@Energy" w:date="2016-03-29T15:28:00Z"/>
                <w:rFonts w:asciiTheme="minorHAnsi" w:eastAsia="Calibri" w:hAnsiTheme="minorHAnsi"/>
                <w:sz w:val="18"/>
                <w:szCs w:val="18"/>
              </w:rPr>
            </w:pPr>
            <w:del w:id="102" w:author="Shewmaker, Michael@Energy" w:date="2016-03-29T15:28:00Z">
              <w:r w:rsidRPr="0063647E" w:rsidDel="00EF3361">
                <w:rPr>
                  <w:rFonts w:asciiTheme="minorHAnsi" w:hAnsiTheme="minorHAnsi"/>
                  <w:sz w:val="18"/>
                  <w:szCs w:val="18"/>
                </w:rPr>
                <w:delText xml:space="preserve">Temporarily sealing of combustion flues and intermittent exhaust fans are not allowed.  Some examples are: combustion flues, fresh air intakes, dryer vents, bathroom and kitchen exhaust vents and fire place.  </w:delText>
              </w:r>
            </w:del>
          </w:p>
        </w:tc>
      </w:tr>
      <w:tr w:rsidR="0063647E" w:rsidRPr="0063647E" w:rsidDel="00EF3361" w14:paraId="3DA29152" w14:textId="55CBBB1A" w:rsidTr="0063647E">
        <w:trPr>
          <w:del w:id="103" w:author="Shewmaker, Michael@Energy" w:date="2016-03-29T15:28:00Z"/>
        </w:trPr>
        <w:tc>
          <w:tcPr>
            <w:tcW w:w="590" w:type="dxa"/>
            <w:vAlign w:val="center"/>
          </w:tcPr>
          <w:p w14:paraId="3DA29150" w14:textId="75291402" w:rsidR="0063647E" w:rsidRPr="0063647E" w:rsidDel="00EF3361" w:rsidRDefault="0063647E" w:rsidP="0063647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04" w:author="Shewmaker, Michael@Energy" w:date="2016-03-29T15:28:00Z"/>
                <w:rFonts w:asciiTheme="minorHAnsi" w:hAnsiTheme="minorHAnsi"/>
                <w:sz w:val="18"/>
                <w:szCs w:val="18"/>
              </w:rPr>
            </w:pPr>
            <w:del w:id="105" w:author="Shewmaker, Michael@Energy" w:date="2016-03-29T15:28:00Z">
              <w:r w:rsidRPr="0063647E" w:rsidDel="00EF3361">
                <w:rPr>
                  <w:rFonts w:asciiTheme="minorHAnsi" w:hAnsiTheme="minorHAnsi"/>
                  <w:sz w:val="18"/>
                  <w:szCs w:val="18"/>
                </w:rPr>
                <w:delText>04</w:delText>
              </w:r>
            </w:del>
          </w:p>
        </w:tc>
        <w:tc>
          <w:tcPr>
            <w:tcW w:w="10430" w:type="dxa"/>
            <w:vAlign w:val="center"/>
          </w:tcPr>
          <w:p w14:paraId="3DA29151" w14:textId="2634E1EB" w:rsidR="0063647E" w:rsidRPr="0063647E" w:rsidDel="00EF3361" w:rsidRDefault="0063647E" w:rsidP="0063647E">
            <w:pPr>
              <w:autoSpaceDE w:val="0"/>
              <w:autoSpaceDN w:val="0"/>
              <w:adjustRightInd w:val="0"/>
              <w:rPr>
                <w:del w:id="106" w:author="Shewmaker, Michael@Energy" w:date="2016-03-29T15:28:00Z"/>
                <w:rFonts w:asciiTheme="minorHAnsi" w:eastAsia="Calibri" w:hAnsiTheme="minorHAnsi"/>
                <w:sz w:val="18"/>
                <w:szCs w:val="18"/>
              </w:rPr>
            </w:pPr>
            <w:del w:id="107" w:author="Shewmaker, Michael@Energy" w:date="2016-03-29T15:28:00Z">
              <w:r w:rsidRPr="0063647E" w:rsidDel="00EF3361">
                <w:rPr>
                  <w:rFonts w:asciiTheme="minorHAnsi" w:hAnsiTheme="minorHAnsi"/>
                  <w:sz w:val="18"/>
                  <w:szCs w:val="18"/>
                </w:rPr>
                <w:delText xml:space="preserve">Continuously operated ventilation devices like energy recovery ventilators may be sealed.  </w:delText>
              </w:r>
            </w:del>
          </w:p>
        </w:tc>
      </w:tr>
      <w:tr w:rsidR="0063647E" w:rsidRPr="0063647E" w:rsidDel="00EF3361" w14:paraId="3DA29155" w14:textId="34A8A423" w:rsidTr="0063647E">
        <w:trPr>
          <w:del w:id="108" w:author="Shewmaker, Michael@Energy" w:date="2016-03-29T15:28:00Z"/>
        </w:trPr>
        <w:tc>
          <w:tcPr>
            <w:tcW w:w="590" w:type="dxa"/>
            <w:vAlign w:val="center"/>
          </w:tcPr>
          <w:p w14:paraId="3DA29153" w14:textId="3A3DD927" w:rsidR="0063647E" w:rsidRPr="0063647E" w:rsidDel="00EF3361" w:rsidRDefault="0063647E" w:rsidP="0063647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09" w:author="Shewmaker, Michael@Energy" w:date="2016-03-29T15:28:00Z"/>
                <w:rFonts w:asciiTheme="minorHAnsi" w:hAnsiTheme="minorHAnsi"/>
                <w:sz w:val="18"/>
                <w:szCs w:val="18"/>
              </w:rPr>
            </w:pPr>
            <w:del w:id="110" w:author="Shewmaker, Michael@Energy" w:date="2016-03-29T15:28:00Z">
              <w:r w:rsidRPr="0063647E" w:rsidDel="00EF3361">
                <w:rPr>
                  <w:rFonts w:asciiTheme="minorHAnsi" w:hAnsiTheme="minorHAnsi"/>
                  <w:sz w:val="18"/>
                  <w:szCs w:val="18"/>
                </w:rPr>
                <w:delText>05</w:delText>
              </w:r>
            </w:del>
          </w:p>
        </w:tc>
        <w:tc>
          <w:tcPr>
            <w:tcW w:w="10430" w:type="dxa"/>
            <w:vAlign w:val="center"/>
          </w:tcPr>
          <w:p w14:paraId="3DA29154" w14:textId="3750DFDB" w:rsidR="0063647E" w:rsidRPr="0063647E" w:rsidDel="00EF3361" w:rsidRDefault="0063647E" w:rsidP="0063647E">
            <w:pPr>
              <w:autoSpaceDE w:val="0"/>
              <w:autoSpaceDN w:val="0"/>
              <w:adjustRightInd w:val="0"/>
              <w:rPr>
                <w:del w:id="111" w:author="Shewmaker, Michael@Energy" w:date="2016-03-29T15:28:00Z"/>
                <w:rFonts w:asciiTheme="minorHAnsi" w:hAnsiTheme="minorHAnsi"/>
                <w:sz w:val="18"/>
                <w:szCs w:val="18"/>
              </w:rPr>
            </w:pPr>
            <w:del w:id="112" w:author="Shewmaker, Michael@Energy" w:date="2016-03-29T15:28:00Z">
              <w:r w:rsidRPr="0063647E" w:rsidDel="00EF3361">
                <w:rPr>
                  <w:rFonts w:asciiTheme="minorHAnsi" w:hAnsiTheme="minorHAnsi"/>
                  <w:sz w:val="18"/>
                  <w:szCs w:val="18"/>
                </w:rPr>
                <w:delText>Multifamily – Each dwelling unit must be tested individually and shown to meet the leakage requirements.  Pressurization of the adjacent dwelling units while conducting this test is not allowed.</w:delText>
              </w:r>
            </w:del>
          </w:p>
        </w:tc>
      </w:tr>
      <w:tr w:rsidR="00E477E5" w:rsidRPr="0063647E" w:rsidDel="00EF3361" w14:paraId="3DA29157" w14:textId="7466A6AA" w:rsidTr="0063647E">
        <w:trPr>
          <w:del w:id="113" w:author="Shewmaker, Michael@Energy" w:date="2016-03-29T15:28:00Z"/>
        </w:trPr>
        <w:tc>
          <w:tcPr>
            <w:tcW w:w="11020" w:type="dxa"/>
            <w:gridSpan w:val="2"/>
            <w:vAlign w:val="center"/>
          </w:tcPr>
          <w:p w14:paraId="3DA29156" w14:textId="26646440" w:rsidR="00A71F1C" w:rsidDel="00EF3361" w:rsidRDefault="00242F95">
            <w:pPr>
              <w:autoSpaceDE w:val="0"/>
              <w:autoSpaceDN w:val="0"/>
              <w:adjustRightInd w:val="0"/>
              <w:rPr>
                <w:del w:id="114" w:author="Shewmaker, Michael@Energy" w:date="2016-03-29T15:28:00Z"/>
                <w:rFonts w:asciiTheme="minorHAnsi" w:hAnsiTheme="minorHAnsi"/>
                <w:sz w:val="18"/>
                <w:szCs w:val="18"/>
              </w:rPr>
            </w:pPr>
            <w:del w:id="115" w:author="Shewmaker, Michael@Energy" w:date="2016-03-29T15:28:00Z">
              <w:r w:rsidDel="00EF3361">
                <w:rPr>
                  <w:rFonts w:ascii="Calibri" w:hAnsi="Calibri"/>
                  <w:b/>
                  <w:sz w:val="18"/>
                  <w:szCs w:val="18"/>
                </w:rPr>
                <w:delText>The responsible person’s signature on this compliance document affirms that all applicable requirements in this table have been met</w:delText>
              </w:r>
              <w:r w:rsidR="00152F62" w:rsidDel="00EF3361">
                <w:rPr>
                  <w:rFonts w:ascii="Calibri" w:hAnsi="Calibri"/>
                  <w:b/>
                  <w:sz w:val="18"/>
                  <w:szCs w:val="18"/>
                </w:rPr>
                <w:delText>.</w:delText>
              </w:r>
            </w:del>
          </w:p>
        </w:tc>
      </w:tr>
    </w:tbl>
    <w:p w14:paraId="3DA29158" w14:textId="77777777" w:rsidR="0063647E" w:rsidRDefault="0063647E" w:rsidP="00781087">
      <w:pPr>
        <w:autoSpaceDE w:val="0"/>
        <w:autoSpaceDN w:val="0"/>
        <w:adjustRightInd w:val="0"/>
        <w:jc w:val="both"/>
        <w:rPr>
          <w:rFonts w:asciiTheme="minorHAnsi" w:hAnsiTheme="minorHAnsi"/>
        </w:rPr>
      </w:pPr>
    </w:p>
    <w:sectPr w:rsidR="0063647E" w:rsidSect="00753B8C">
      <w:headerReference w:type="even" r:id="rId18"/>
      <w:headerReference w:type="default" r:id="rId19"/>
      <w:headerReference w:type="firs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00C857" w14:textId="77777777" w:rsidR="00F82207" w:rsidRDefault="00F82207">
      <w:r>
        <w:separator/>
      </w:r>
    </w:p>
  </w:endnote>
  <w:endnote w:type="continuationSeparator" w:id="0">
    <w:p w14:paraId="11079074" w14:textId="77777777" w:rsidR="00F82207" w:rsidRDefault="00F82207">
      <w:r>
        <w:continuationSeparator/>
      </w:r>
    </w:p>
  </w:endnote>
  <w:endnote w:type="continuationNotice" w:id="1">
    <w:p w14:paraId="5119C870" w14:textId="77777777" w:rsidR="00F82207" w:rsidRDefault="00F822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A29171" w14:textId="77777777" w:rsidR="00F82207" w:rsidRPr="00BA4A71" w:rsidRDefault="00F82207" w:rsidP="00BA4A71">
    <w:pPr>
      <w:pStyle w:val="Style7"/>
      <w:rPr>
        <w:b w:val="0"/>
        <w:i w:val="0"/>
      </w:rPr>
    </w:pPr>
    <w:r w:rsidRPr="00BA4A71">
      <w:rPr>
        <w:b w:val="0"/>
        <w:i w:val="0"/>
      </w:rPr>
      <w:t xml:space="preserve">Registration Number:                                                           Registration Date/Time:                                           HERS Provider:                       </w:t>
    </w:r>
  </w:p>
  <w:p w14:paraId="3DA29172" w14:textId="3E37421A" w:rsidR="00F82207" w:rsidRPr="00BA4A71" w:rsidRDefault="00F82207" w:rsidP="00BA4A71">
    <w:pPr>
      <w:pStyle w:val="Style7"/>
      <w:rPr>
        <w:b w:val="0"/>
        <w:i w:val="0"/>
      </w:rPr>
    </w:pPr>
    <w:r w:rsidRPr="00BA4A71">
      <w:rPr>
        <w:b w:val="0"/>
        <w:i w:val="0"/>
      </w:rPr>
      <w:t>CA Building Energy Efficiency Standards - 201</w:t>
    </w:r>
    <w:r>
      <w:rPr>
        <w:b w:val="0"/>
        <w:i w:val="0"/>
      </w:rPr>
      <w:t>6</w:t>
    </w:r>
    <w:r w:rsidRPr="00BA4A71">
      <w:rPr>
        <w:b w:val="0"/>
        <w:i w:val="0"/>
      </w:rPr>
      <w:t xml:space="preserve"> Residential Compliance</w:t>
    </w:r>
    <w:r w:rsidRPr="00BA4A71">
      <w:rPr>
        <w:b w:val="0"/>
        <w:i w:val="0"/>
      </w:rPr>
      <w:tab/>
    </w:r>
    <w:del w:id="49" w:author="Shewmaker, Michael@Energy" w:date="2016-03-29T15:27:00Z">
      <w:r w:rsidDel="00EF3361">
        <w:rPr>
          <w:b w:val="0"/>
          <w:i w:val="0"/>
        </w:rPr>
        <w:delText xml:space="preserve">January </w:delText>
      </w:r>
    </w:del>
    <w:ins w:id="50" w:author="Shewmaker, Michael@Energy" w:date="2016-09-29T13:59:00Z">
      <w:r w:rsidR="00866F67">
        <w:rPr>
          <w:b w:val="0"/>
          <w:i w:val="0"/>
        </w:rPr>
        <w:t>September</w:t>
      </w:r>
    </w:ins>
    <w:ins w:id="51" w:author="Shewmaker, Michael@Energy" w:date="2016-03-29T15:27:00Z">
      <w:r>
        <w:rPr>
          <w:b w:val="0"/>
          <w:i w:val="0"/>
        </w:rPr>
        <w:t xml:space="preserve"> </w:t>
      </w:r>
    </w:ins>
    <w:r>
      <w:rPr>
        <w:b w:val="0"/>
        <w:i w:val="0"/>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A2917D" w14:textId="277DC1B6" w:rsidR="00F82207" w:rsidRPr="00BA4A71" w:rsidRDefault="00F82207" w:rsidP="00BA4A71">
    <w:pPr>
      <w:pStyle w:val="Footer"/>
    </w:pPr>
    <w:r w:rsidRPr="00BA4A71">
      <w:t>CA Building Energy Efficiency Standards - 201</w:t>
    </w:r>
    <w:r>
      <w:t>6</w:t>
    </w:r>
    <w:r w:rsidRPr="00BA4A71">
      <w:t xml:space="preserve"> Residential Compliance</w:t>
    </w:r>
    <w:r w:rsidRPr="00BA4A71">
      <w:tab/>
    </w:r>
    <w:del w:id="68" w:author="Shewmaker, Michael@Energy" w:date="2016-03-29T15:27:00Z">
      <w:r w:rsidDel="00EF3361">
        <w:delText xml:space="preserve">January </w:delText>
      </w:r>
    </w:del>
    <w:ins w:id="69" w:author="Shewmaker, Michael@Energy" w:date="2016-09-29T13:59:00Z">
      <w:r w:rsidR="00866F67">
        <w:t>September</w:t>
      </w:r>
    </w:ins>
    <w:ins w:id="70" w:author="Shewmaker, Michael@Energy" w:date="2016-03-29T15:27:00Z">
      <w:r>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AFF8F0" w14:textId="77777777" w:rsidR="00F82207" w:rsidRDefault="00F82207">
      <w:r>
        <w:separator/>
      </w:r>
    </w:p>
  </w:footnote>
  <w:footnote w:type="continuationSeparator" w:id="0">
    <w:p w14:paraId="27A6A58C" w14:textId="77777777" w:rsidR="00F82207" w:rsidRDefault="00F82207">
      <w:r>
        <w:continuationSeparator/>
      </w:r>
    </w:p>
  </w:footnote>
  <w:footnote w:type="continuationNotice" w:id="1">
    <w:p w14:paraId="3D7BB944" w14:textId="77777777" w:rsidR="00F82207" w:rsidRDefault="00F8220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A2915D" w14:textId="77777777" w:rsidR="00F82207" w:rsidRDefault="00866F67">
    <w:pPr>
      <w:pStyle w:val="Header"/>
    </w:pPr>
    <w:r>
      <w:rPr>
        <w:noProof/>
      </w:rPr>
      <w:pict w14:anchorId="3DA291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1" o:spid="_x0000_s20482"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A2915E" w14:textId="3723B0C9" w:rsidR="00F82207" w:rsidRPr="007770C5" w:rsidRDefault="00F82207" w:rsidP="00F31419">
    <w:pPr>
      <w:suppressAutoHyphens/>
      <w:ind w:left="-90"/>
      <w:rPr>
        <w:rFonts w:ascii="Arial" w:hAnsi="Arial" w:cs="Arial"/>
        <w:sz w:val="14"/>
        <w:szCs w:val="14"/>
      </w:rPr>
    </w:pPr>
    <w:r w:rsidRPr="00BC0534">
      <w:rPr>
        <w:rFonts w:ascii="Arial" w:hAnsi="Arial"/>
        <w:noProof/>
        <w:sz w:val="14"/>
      </w:rPr>
      <w:drawing>
        <wp:anchor distT="0" distB="0" distL="114300" distR="114300" simplePos="0" relativeHeight="251658240" behindDoc="0" locked="0" layoutInCell="1" allowOverlap="1" wp14:anchorId="3DA2918A" wp14:editId="49BD53B4">
          <wp:simplePos x="0" y="0"/>
          <wp:positionH relativeFrom="margin">
            <wp:posOffset>6630670</wp:posOffset>
          </wp:positionH>
          <wp:positionV relativeFrom="margin">
            <wp:posOffset>-1212850</wp:posOffset>
          </wp:positionV>
          <wp:extent cx="314960" cy="276225"/>
          <wp:effectExtent l="0" t="0" r="0" b="0"/>
          <wp:wrapSquare wrapText="bothSides"/>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960" cy="276225"/>
                  </a:xfrm>
                  <a:prstGeom prst="rect">
                    <a:avLst/>
                  </a:prstGeom>
                  <a:noFill/>
                </pic:spPr>
              </pic:pic>
            </a:graphicData>
          </a:graphic>
          <wp14:sizeRelV relativeFrom="margin">
            <wp14:pctHeight>0</wp14:pctHeight>
          </wp14:sizeRelV>
        </wp:anchor>
      </w:drawing>
    </w:r>
    <w:r w:rsidR="00866F67">
      <w:rPr>
        <w:rFonts w:ascii="Arial" w:hAnsi="Arial" w:cs="Arial"/>
        <w:noProof/>
        <w:sz w:val="14"/>
        <w:szCs w:val="14"/>
      </w:rPr>
      <w:pict w14:anchorId="3DA291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2" o:spid="_x0000_s20483"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3DA2915F" w14:textId="77777777" w:rsidR="00F82207" w:rsidRPr="007770C5" w:rsidRDefault="00F82207" w:rsidP="00F31419">
    <w:pPr>
      <w:suppressAutoHyphens/>
      <w:ind w:left="-90"/>
      <w:rPr>
        <w:rFonts w:ascii="Arial" w:hAnsi="Arial" w:cs="Arial"/>
        <w:b/>
        <w:sz w:val="24"/>
        <w:szCs w:val="24"/>
      </w:rPr>
    </w:pPr>
    <w:r>
      <w:rPr>
        <w:rFonts w:ascii="Arial" w:hAnsi="Arial" w:cs="Arial"/>
        <w:b/>
        <w:sz w:val="24"/>
        <w:szCs w:val="24"/>
      </w:rPr>
      <w:t>BUILDING LEAKAGE WORKSHEET</w:t>
    </w:r>
  </w:p>
  <w:p w14:paraId="3DA29160" w14:textId="2BE25911" w:rsidR="00F82207" w:rsidRPr="007770C5" w:rsidRDefault="00F82207" w:rsidP="00F31419">
    <w:pPr>
      <w:suppressAutoHyphens/>
      <w:ind w:left="-90"/>
      <w:rPr>
        <w:rFonts w:ascii="Arial" w:hAnsi="Arial" w:cs="Arial"/>
        <w:sz w:val="14"/>
        <w:szCs w:val="14"/>
      </w:rPr>
    </w:pPr>
    <w:r>
      <w:rPr>
        <w:rFonts w:ascii="Arial" w:hAnsi="Arial" w:cs="Arial"/>
        <w:sz w:val="14"/>
        <w:szCs w:val="14"/>
      </w:rPr>
      <w:t>CEC-CF3R-MCH-24-H</w:t>
    </w:r>
    <w:r w:rsidRPr="007770C5">
      <w:rPr>
        <w:rFonts w:ascii="Arial" w:hAnsi="Arial" w:cs="Arial"/>
        <w:sz w:val="14"/>
        <w:szCs w:val="14"/>
      </w:rPr>
      <w:t xml:space="preserve"> (Revised </w:t>
    </w:r>
    <w:del w:id="46" w:author="Shewmaker, Michael@Energy" w:date="2016-09-29T13:59:00Z">
      <w:r w:rsidDel="00866F67">
        <w:rPr>
          <w:rFonts w:ascii="Arial" w:hAnsi="Arial" w:cs="Arial"/>
          <w:sz w:val="14"/>
          <w:szCs w:val="14"/>
        </w:rPr>
        <w:delText>0</w:delText>
      </w:r>
    </w:del>
    <w:del w:id="47" w:author="Shewmaker, Michael@Energy" w:date="2016-03-29T15:27:00Z">
      <w:r w:rsidDel="00EF3361">
        <w:rPr>
          <w:rFonts w:ascii="Arial" w:hAnsi="Arial" w:cs="Arial"/>
          <w:sz w:val="14"/>
          <w:szCs w:val="14"/>
        </w:rPr>
        <w:delText>1</w:delText>
      </w:r>
    </w:del>
    <w:ins w:id="48" w:author="Shewmaker, Michael@Energy" w:date="2016-09-29T13:59:00Z">
      <w:r w:rsidR="00866F67">
        <w:rPr>
          <w:rFonts w:ascii="Arial" w:hAnsi="Arial" w:cs="Arial"/>
          <w:sz w:val="14"/>
          <w:szCs w:val="14"/>
        </w:rPr>
        <w:t>09</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F82207" w:rsidRPr="00F85124" w14:paraId="3DA29163" w14:textId="77777777" w:rsidTr="00F31419">
      <w:trPr>
        <w:cantSplit/>
        <w:trHeight w:val="288"/>
      </w:trPr>
      <w:tc>
        <w:tcPr>
          <w:tcW w:w="3877" w:type="pct"/>
          <w:gridSpan w:val="2"/>
          <w:tcBorders>
            <w:bottom w:val="single" w:sz="4" w:space="0" w:color="auto"/>
            <w:right w:val="nil"/>
          </w:tcBorders>
          <w:vAlign w:val="center"/>
        </w:tcPr>
        <w:p w14:paraId="3DA29161" w14:textId="77777777" w:rsidR="00F82207" w:rsidRPr="00F85124" w:rsidRDefault="00F82207" w:rsidP="00BC3575">
          <w:pPr>
            <w:pStyle w:val="Heading1"/>
            <w:rPr>
              <w:rFonts w:asciiTheme="minorHAnsi" w:hAnsiTheme="minorHAnsi"/>
              <w:b w:val="0"/>
              <w:bCs/>
              <w:sz w:val="20"/>
            </w:rPr>
          </w:pPr>
          <w:r>
            <w:rPr>
              <w:rFonts w:asciiTheme="minorHAnsi" w:hAnsiTheme="minorHAnsi"/>
              <w:b w:val="0"/>
              <w:bCs/>
              <w:sz w:val="20"/>
            </w:rPr>
            <w:t>CERTIFICATE OF INSTALLATION</w:t>
          </w:r>
        </w:p>
      </w:tc>
      <w:tc>
        <w:tcPr>
          <w:tcW w:w="1123" w:type="pct"/>
          <w:tcBorders>
            <w:left w:val="nil"/>
            <w:bottom w:val="single" w:sz="4" w:space="0" w:color="auto"/>
          </w:tcBorders>
          <w:tcMar>
            <w:left w:w="115" w:type="dxa"/>
            <w:right w:w="115" w:type="dxa"/>
          </w:tcMar>
          <w:vAlign w:val="center"/>
        </w:tcPr>
        <w:p w14:paraId="3DA29162" w14:textId="77777777" w:rsidR="00F82207" w:rsidRPr="00F85124" w:rsidRDefault="00F82207" w:rsidP="00E477E5">
          <w:pPr>
            <w:pStyle w:val="Heading1"/>
            <w:jc w:val="right"/>
            <w:rPr>
              <w:rFonts w:asciiTheme="minorHAnsi" w:hAnsiTheme="minorHAnsi"/>
              <w:b w:val="0"/>
              <w:bCs/>
              <w:sz w:val="20"/>
            </w:rPr>
          </w:pPr>
          <w:r>
            <w:rPr>
              <w:rFonts w:asciiTheme="minorHAnsi" w:hAnsiTheme="minorHAnsi"/>
              <w:b w:val="0"/>
              <w:bCs/>
              <w:sz w:val="20"/>
            </w:rPr>
            <w:t>CF3R-MCH-24-H</w:t>
          </w:r>
        </w:p>
      </w:tc>
    </w:tr>
    <w:tr w:rsidR="00F82207" w:rsidRPr="00F85124" w14:paraId="3DA29166" w14:textId="77777777" w:rsidTr="00BC3575">
      <w:trPr>
        <w:cantSplit/>
        <w:trHeight w:val="288"/>
      </w:trPr>
      <w:tc>
        <w:tcPr>
          <w:tcW w:w="2500" w:type="pct"/>
          <w:tcBorders>
            <w:right w:val="nil"/>
          </w:tcBorders>
        </w:tcPr>
        <w:p w14:paraId="3DA29164" w14:textId="77777777" w:rsidR="00F82207" w:rsidRPr="00F85124" w:rsidRDefault="00F82207" w:rsidP="00D56A3E">
          <w:pPr>
            <w:tabs>
              <w:tab w:val="right" w:pos="10543"/>
            </w:tabs>
            <w:rPr>
              <w:rFonts w:asciiTheme="minorHAnsi" w:hAnsiTheme="minorHAnsi"/>
              <w:sz w:val="12"/>
              <w:szCs w:val="12"/>
            </w:rPr>
          </w:pPr>
          <w:r>
            <w:rPr>
              <w:rFonts w:asciiTheme="minorHAnsi" w:hAnsiTheme="minorHAnsi"/>
              <w:bCs/>
            </w:rPr>
            <w:t>Building</w:t>
          </w:r>
          <w:r w:rsidRPr="00F85124">
            <w:rPr>
              <w:rFonts w:asciiTheme="minorHAnsi" w:hAnsiTheme="minorHAnsi"/>
              <w:bCs/>
            </w:rPr>
            <w:t xml:space="preserve"> Leakage </w:t>
          </w:r>
          <w:r>
            <w:rPr>
              <w:rFonts w:asciiTheme="minorHAnsi" w:hAnsiTheme="minorHAnsi"/>
              <w:bCs/>
            </w:rPr>
            <w:t>Worksheet</w:t>
          </w:r>
        </w:p>
      </w:tc>
      <w:tc>
        <w:tcPr>
          <w:tcW w:w="2500" w:type="pct"/>
          <w:gridSpan w:val="2"/>
          <w:tcBorders>
            <w:left w:val="nil"/>
          </w:tcBorders>
        </w:tcPr>
        <w:p w14:paraId="3DA29165" w14:textId="77777777" w:rsidR="00F82207" w:rsidRPr="00F85124" w:rsidRDefault="00F82207" w:rsidP="00BC3575">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866F67">
            <w:rPr>
              <w:rFonts w:asciiTheme="minorHAnsi" w:hAnsiTheme="minorHAnsi"/>
              <w:bCs/>
              <w:noProof/>
            </w:rPr>
            <w:t>1</w:t>
          </w:r>
          <w:r w:rsidRPr="00E32371">
            <w:rPr>
              <w:rFonts w:asciiTheme="minorHAnsi" w:hAnsiTheme="minorHAnsi"/>
              <w:bCs/>
            </w:rPr>
            <w:fldChar w:fldCharType="end"/>
          </w:r>
          <w:r w:rsidRPr="00F85124">
            <w:rPr>
              <w:rFonts w:asciiTheme="minorHAnsi" w:hAnsiTheme="minorHAnsi"/>
              <w:bCs/>
            </w:rPr>
            <w:t xml:space="preserve"> of </w:t>
          </w:r>
          <w:r w:rsidR="00866F67">
            <w:fldChar w:fldCharType="begin"/>
          </w:r>
          <w:r w:rsidR="00866F67">
            <w:instrText xml:space="preserve"> SECTIONPAGES   \* MERGEFORMAT </w:instrText>
          </w:r>
          <w:r w:rsidR="00866F67">
            <w:fldChar w:fldCharType="separate"/>
          </w:r>
          <w:r w:rsidR="00866F67" w:rsidRPr="00866F67">
            <w:rPr>
              <w:rFonts w:asciiTheme="minorHAnsi" w:hAnsiTheme="minorHAnsi"/>
              <w:bCs/>
              <w:noProof/>
            </w:rPr>
            <w:t>3</w:t>
          </w:r>
          <w:r w:rsidR="00866F67">
            <w:rPr>
              <w:rFonts w:asciiTheme="minorHAnsi" w:hAnsiTheme="minorHAnsi"/>
              <w:bCs/>
              <w:noProof/>
            </w:rPr>
            <w:fldChar w:fldCharType="end"/>
          </w:r>
          <w:r w:rsidRPr="00F85124">
            <w:rPr>
              <w:rFonts w:asciiTheme="minorHAnsi" w:hAnsiTheme="minorHAnsi"/>
              <w:bCs/>
            </w:rPr>
            <w:t>)</w:t>
          </w:r>
        </w:p>
      </w:tc>
    </w:tr>
    <w:tr w:rsidR="00F82207" w:rsidRPr="00F85124" w14:paraId="3DA2916A" w14:textId="77777777" w:rsidTr="00F31419">
      <w:trPr>
        <w:cantSplit/>
        <w:trHeight w:val="288"/>
      </w:trPr>
      <w:tc>
        <w:tcPr>
          <w:tcW w:w="0" w:type="auto"/>
        </w:tcPr>
        <w:p w14:paraId="3DA29167" w14:textId="77777777" w:rsidR="00F82207" w:rsidRPr="00F85124" w:rsidRDefault="00F82207" w:rsidP="00BC3575">
          <w:pPr>
            <w:rPr>
              <w:rFonts w:asciiTheme="minorHAnsi" w:hAnsiTheme="minorHAnsi"/>
              <w:sz w:val="12"/>
              <w:szCs w:val="12"/>
            </w:rPr>
          </w:pPr>
          <w:r w:rsidRPr="00F85124">
            <w:rPr>
              <w:rFonts w:asciiTheme="minorHAnsi" w:hAnsiTheme="minorHAnsi"/>
              <w:sz w:val="12"/>
              <w:szCs w:val="12"/>
            </w:rPr>
            <w:t>Project Name:</w:t>
          </w:r>
        </w:p>
      </w:tc>
      <w:tc>
        <w:tcPr>
          <w:tcW w:w="1377" w:type="pct"/>
        </w:tcPr>
        <w:p w14:paraId="3DA29168" w14:textId="77777777" w:rsidR="00F82207" w:rsidRPr="00F85124" w:rsidRDefault="00F82207" w:rsidP="00BC3575">
          <w:pPr>
            <w:rPr>
              <w:rFonts w:asciiTheme="minorHAnsi" w:hAnsiTheme="minorHAnsi"/>
              <w:sz w:val="12"/>
              <w:szCs w:val="12"/>
            </w:rPr>
          </w:pPr>
          <w:r w:rsidRPr="00F85124">
            <w:rPr>
              <w:rFonts w:asciiTheme="minorHAnsi" w:hAnsiTheme="minorHAnsi"/>
              <w:sz w:val="12"/>
              <w:szCs w:val="12"/>
            </w:rPr>
            <w:t>Enforcement Agency:</w:t>
          </w:r>
        </w:p>
      </w:tc>
      <w:tc>
        <w:tcPr>
          <w:tcW w:w="1123" w:type="pct"/>
        </w:tcPr>
        <w:p w14:paraId="3DA29169" w14:textId="77777777" w:rsidR="00F82207" w:rsidRPr="00F85124" w:rsidRDefault="00F82207" w:rsidP="00BC3575">
          <w:pPr>
            <w:rPr>
              <w:rFonts w:asciiTheme="minorHAnsi" w:hAnsiTheme="minorHAnsi"/>
              <w:sz w:val="12"/>
              <w:szCs w:val="12"/>
            </w:rPr>
          </w:pPr>
          <w:r w:rsidRPr="00F85124">
            <w:rPr>
              <w:rFonts w:asciiTheme="minorHAnsi" w:hAnsiTheme="minorHAnsi"/>
              <w:sz w:val="12"/>
              <w:szCs w:val="12"/>
            </w:rPr>
            <w:t>Permit Number:</w:t>
          </w:r>
        </w:p>
      </w:tc>
    </w:tr>
    <w:tr w:rsidR="00F82207" w:rsidRPr="00F85124" w14:paraId="3DA2916E" w14:textId="77777777" w:rsidTr="00F31419">
      <w:trPr>
        <w:cantSplit/>
        <w:trHeight w:val="288"/>
      </w:trPr>
      <w:tc>
        <w:tcPr>
          <w:tcW w:w="0" w:type="auto"/>
        </w:tcPr>
        <w:p w14:paraId="3DA2916B" w14:textId="77777777" w:rsidR="00F82207" w:rsidRPr="00F85124" w:rsidRDefault="00F82207" w:rsidP="00BC3575">
          <w:pPr>
            <w:rPr>
              <w:rFonts w:asciiTheme="minorHAnsi" w:hAnsiTheme="minorHAnsi"/>
              <w:sz w:val="12"/>
              <w:szCs w:val="12"/>
              <w:vertAlign w:val="superscript"/>
            </w:rPr>
          </w:pPr>
          <w:r w:rsidRPr="00F85124">
            <w:rPr>
              <w:rFonts w:asciiTheme="minorHAnsi" w:hAnsiTheme="minorHAnsi"/>
              <w:sz w:val="12"/>
              <w:szCs w:val="12"/>
            </w:rPr>
            <w:t>Dwelling Address:</w:t>
          </w:r>
        </w:p>
      </w:tc>
      <w:tc>
        <w:tcPr>
          <w:tcW w:w="1377" w:type="pct"/>
        </w:tcPr>
        <w:p w14:paraId="3DA2916C" w14:textId="670ED30B" w:rsidR="00F82207" w:rsidRPr="00F85124" w:rsidRDefault="00F82207" w:rsidP="00BC3575">
          <w:pPr>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1123" w:type="pct"/>
        </w:tcPr>
        <w:p w14:paraId="3DA2916D" w14:textId="3EC327F6" w:rsidR="00F82207" w:rsidRPr="00F85124" w:rsidRDefault="00F82207" w:rsidP="00BC3575">
          <w:pPr>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3DA2916F" w14:textId="77777777" w:rsidR="00F82207" w:rsidRDefault="00F82207" w:rsidP="000E226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A29173" w14:textId="77777777" w:rsidR="00F82207" w:rsidRDefault="00866F67">
    <w:pPr>
      <w:pStyle w:val="Header"/>
    </w:pPr>
    <w:r>
      <w:rPr>
        <w:noProof/>
      </w:rPr>
      <w:pict w14:anchorId="3DA291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0" o:spid="_x0000_s2048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A29175" w14:textId="77777777" w:rsidR="00F82207" w:rsidRDefault="00866F67">
    <w:pPr>
      <w:pStyle w:val="Header"/>
    </w:pPr>
    <w:r>
      <w:rPr>
        <w:noProof/>
      </w:rPr>
      <w:pict w14:anchorId="3DA291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4" o:spid="_x0000_s2048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F82207" w:rsidRPr="00F85124" w14:paraId="3DA29178" w14:textId="77777777" w:rsidTr="00223A37">
      <w:trPr>
        <w:cantSplit/>
        <w:trHeight w:val="288"/>
      </w:trPr>
      <w:tc>
        <w:tcPr>
          <w:tcW w:w="3877" w:type="pct"/>
          <w:gridSpan w:val="2"/>
          <w:tcBorders>
            <w:bottom w:val="single" w:sz="4" w:space="0" w:color="auto"/>
            <w:right w:val="nil"/>
          </w:tcBorders>
          <w:vAlign w:val="center"/>
        </w:tcPr>
        <w:p w14:paraId="3DA29176" w14:textId="77777777" w:rsidR="00F82207" w:rsidRPr="00F85124" w:rsidRDefault="00866F67" w:rsidP="00BC3575">
          <w:pPr>
            <w:pStyle w:val="Heading1"/>
            <w:rPr>
              <w:rFonts w:asciiTheme="minorHAnsi" w:hAnsiTheme="minorHAnsi"/>
              <w:b w:val="0"/>
              <w:bCs/>
              <w:sz w:val="20"/>
            </w:rPr>
          </w:pPr>
          <w:r>
            <w:rPr>
              <w:rFonts w:asciiTheme="minorHAnsi" w:hAnsiTheme="minorHAnsi"/>
              <w:b w:val="0"/>
              <w:bCs/>
              <w:noProof/>
              <w:sz w:val="20"/>
            </w:rPr>
            <w:pict w14:anchorId="3DA291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5" o:spid="_x0000_s2048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F82207">
            <w:rPr>
              <w:rFonts w:asciiTheme="minorHAnsi" w:hAnsiTheme="minorHAnsi"/>
              <w:b w:val="0"/>
              <w:bCs/>
              <w:sz w:val="20"/>
            </w:rPr>
            <w:t>CERTIFICATE OF INSTALLATION – USER INSTRUCTIONS</w:t>
          </w:r>
        </w:p>
      </w:tc>
      <w:tc>
        <w:tcPr>
          <w:tcW w:w="1123" w:type="pct"/>
          <w:tcBorders>
            <w:left w:val="nil"/>
            <w:bottom w:val="single" w:sz="4" w:space="0" w:color="auto"/>
          </w:tcBorders>
          <w:tcMar>
            <w:left w:w="115" w:type="dxa"/>
            <w:right w:w="115" w:type="dxa"/>
          </w:tcMar>
          <w:vAlign w:val="center"/>
        </w:tcPr>
        <w:p w14:paraId="3DA29177" w14:textId="77777777" w:rsidR="00F82207" w:rsidRPr="00F85124" w:rsidRDefault="00F82207" w:rsidP="00E477E5">
          <w:pPr>
            <w:pStyle w:val="Heading1"/>
            <w:jc w:val="right"/>
            <w:rPr>
              <w:rFonts w:asciiTheme="minorHAnsi" w:hAnsiTheme="minorHAnsi"/>
              <w:b w:val="0"/>
              <w:bCs/>
              <w:sz w:val="20"/>
            </w:rPr>
          </w:pPr>
          <w:r>
            <w:rPr>
              <w:rFonts w:asciiTheme="minorHAnsi" w:hAnsiTheme="minorHAnsi"/>
              <w:b w:val="0"/>
              <w:bCs/>
              <w:sz w:val="20"/>
            </w:rPr>
            <w:t>CF3R-MCH-24-H</w:t>
          </w:r>
        </w:p>
      </w:tc>
    </w:tr>
    <w:tr w:rsidR="00F82207" w:rsidRPr="00F85124" w14:paraId="3DA2917B" w14:textId="77777777" w:rsidTr="00BC3575">
      <w:trPr>
        <w:cantSplit/>
        <w:trHeight w:val="288"/>
      </w:trPr>
      <w:tc>
        <w:tcPr>
          <w:tcW w:w="2500" w:type="pct"/>
          <w:tcBorders>
            <w:right w:val="nil"/>
          </w:tcBorders>
        </w:tcPr>
        <w:p w14:paraId="3DA29179" w14:textId="77777777" w:rsidR="00F82207" w:rsidRPr="00F85124" w:rsidRDefault="00F82207" w:rsidP="00D56A3E">
          <w:pPr>
            <w:tabs>
              <w:tab w:val="right" w:pos="10543"/>
            </w:tabs>
            <w:rPr>
              <w:rFonts w:asciiTheme="minorHAnsi" w:hAnsiTheme="minorHAnsi"/>
              <w:sz w:val="12"/>
              <w:szCs w:val="12"/>
            </w:rPr>
          </w:pPr>
          <w:r>
            <w:rPr>
              <w:rFonts w:asciiTheme="minorHAnsi" w:hAnsiTheme="minorHAnsi"/>
              <w:bCs/>
            </w:rPr>
            <w:t>Building</w:t>
          </w:r>
          <w:r w:rsidRPr="00F85124">
            <w:rPr>
              <w:rFonts w:asciiTheme="minorHAnsi" w:hAnsiTheme="minorHAnsi"/>
              <w:bCs/>
            </w:rPr>
            <w:t xml:space="preserve"> Leakage </w:t>
          </w:r>
          <w:r>
            <w:rPr>
              <w:rFonts w:asciiTheme="minorHAnsi" w:hAnsiTheme="minorHAnsi"/>
              <w:bCs/>
            </w:rPr>
            <w:t>Worksheet – MCH-24c</w:t>
          </w:r>
        </w:p>
      </w:tc>
      <w:tc>
        <w:tcPr>
          <w:tcW w:w="2500" w:type="pct"/>
          <w:gridSpan w:val="2"/>
          <w:tcBorders>
            <w:left w:val="nil"/>
          </w:tcBorders>
        </w:tcPr>
        <w:p w14:paraId="3DA2917A" w14:textId="77777777" w:rsidR="00F82207" w:rsidRPr="00F85124" w:rsidRDefault="00F82207" w:rsidP="00BC3575">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866F67">
            <w:rPr>
              <w:rFonts w:asciiTheme="minorHAnsi" w:hAnsiTheme="minorHAnsi"/>
              <w:bCs/>
              <w:noProof/>
            </w:rPr>
            <w:t>1</w:t>
          </w:r>
          <w:r w:rsidRPr="00E32371">
            <w:rPr>
              <w:rFonts w:asciiTheme="minorHAnsi" w:hAnsiTheme="minorHAnsi"/>
              <w:bCs/>
            </w:rPr>
            <w:fldChar w:fldCharType="end"/>
          </w:r>
          <w:r w:rsidRPr="00F85124">
            <w:rPr>
              <w:rFonts w:asciiTheme="minorHAnsi" w:hAnsiTheme="minorHAnsi"/>
              <w:bCs/>
            </w:rPr>
            <w:t xml:space="preserve"> of </w:t>
          </w:r>
          <w:r w:rsidR="00866F67">
            <w:fldChar w:fldCharType="begin"/>
          </w:r>
          <w:r w:rsidR="00866F67">
            <w:instrText xml:space="preserve"> SECTIONPAGES   \* MERGEFORMAT </w:instrText>
          </w:r>
          <w:r w:rsidR="00866F67">
            <w:fldChar w:fldCharType="separate"/>
          </w:r>
          <w:r w:rsidR="00866F67" w:rsidRPr="00866F67">
            <w:rPr>
              <w:rFonts w:asciiTheme="minorHAnsi" w:hAnsiTheme="minorHAnsi"/>
              <w:bCs/>
              <w:noProof/>
            </w:rPr>
            <w:t>2</w:t>
          </w:r>
          <w:r w:rsidR="00866F67">
            <w:rPr>
              <w:rFonts w:asciiTheme="minorHAnsi" w:hAnsiTheme="minorHAnsi"/>
              <w:bCs/>
              <w:noProof/>
            </w:rPr>
            <w:fldChar w:fldCharType="end"/>
          </w:r>
          <w:r w:rsidRPr="00F85124">
            <w:rPr>
              <w:rFonts w:asciiTheme="minorHAnsi" w:hAnsiTheme="minorHAnsi"/>
              <w:bCs/>
            </w:rPr>
            <w:t>)</w:t>
          </w:r>
        </w:p>
      </w:tc>
    </w:tr>
  </w:tbl>
  <w:p w14:paraId="3DA2917C" w14:textId="77777777" w:rsidR="00F82207" w:rsidRDefault="00F82207" w:rsidP="000E226F">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A2917E" w14:textId="77777777" w:rsidR="00F82207" w:rsidRDefault="00866F67">
    <w:pPr>
      <w:pStyle w:val="Header"/>
    </w:pPr>
    <w:r>
      <w:rPr>
        <w:noProof/>
      </w:rPr>
      <w:pict w14:anchorId="3DA291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3" o:spid="_x0000_s2048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A2917F" w14:textId="77777777" w:rsidR="00F82207" w:rsidRDefault="00866F67">
    <w:pPr>
      <w:pStyle w:val="Header"/>
    </w:pPr>
    <w:r>
      <w:rPr>
        <w:noProof/>
      </w:rPr>
      <w:pict w14:anchorId="3DA291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7" o:spid="_x0000_s2048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F82207" w:rsidRPr="00F85124" w14:paraId="3DA29182" w14:textId="77777777" w:rsidTr="00223A37">
      <w:trPr>
        <w:cantSplit/>
        <w:trHeight w:val="288"/>
      </w:trPr>
      <w:tc>
        <w:tcPr>
          <w:tcW w:w="3877" w:type="pct"/>
          <w:gridSpan w:val="2"/>
          <w:tcBorders>
            <w:bottom w:val="single" w:sz="4" w:space="0" w:color="auto"/>
            <w:right w:val="nil"/>
          </w:tcBorders>
          <w:vAlign w:val="center"/>
        </w:tcPr>
        <w:p w14:paraId="3DA29180" w14:textId="77777777" w:rsidR="00F82207" w:rsidRPr="00F85124" w:rsidRDefault="00866F67" w:rsidP="00BC3575">
          <w:pPr>
            <w:pStyle w:val="Heading1"/>
            <w:rPr>
              <w:rFonts w:asciiTheme="minorHAnsi" w:hAnsiTheme="minorHAnsi"/>
              <w:b w:val="0"/>
              <w:bCs/>
              <w:sz w:val="20"/>
            </w:rPr>
          </w:pPr>
          <w:r>
            <w:rPr>
              <w:rFonts w:asciiTheme="minorHAnsi" w:hAnsiTheme="minorHAnsi"/>
              <w:b w:val="0"/>
              <w:bCs/>
              <w:noProof/>
              <w:sz w:val="20"/>
            </w:rPr>
            <w:pict w14:anchorId="3DA291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8" o:spid="_x0000_s20489"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F82207">
            <w:rPr>
              <w:rFonts w:asciiTheme="minorHAnsi" w:hAnsiTheme="minorHAnsi"/>
              <w:b w:val="0"/>
              <w:bCs/>
              <w:sz w:val="20"/>
            </w:rPr>
            <w:t xml:space="preserve">CERTIFICATE OF INSTALLATION - </w:t>
          </w:r>
          <w:r w:rsidR="00F82207" w:rsidRPr="00B40F13">
            <w:rPr>
              <w:rFonts w:asciiTheme="minorHAnsi" w:hAnsiTheme="minorHAnsi"/>
              <w:b w:val="0"/>
              <w:bCs/>
              <w:sz w:val="20"/>
            </w:rPr>
            <w:t>DATA FIELD DEFINITIONS AND CALCULATIONS</w:t>
          </w:r>
        </w:p>
      </w:tc>
      <w:tc>
        <w:tcPr>
          <w:tcW w:w="1123" w:type="pct"/>
          <w:tcBorders>
            <w:left w:val="nil"/>
            <w:bottom w:val="single" w:sz="4" w:space="0" w:color="auto"/>
          </w:tcBorders>
          <w:tcMar>
            <w:left w:w="115" w:type="dxa"/>
            <w:right w:w="115" w:type="dxa"/>
          </w:tcMar>
          <w:vAlign w:val="center"/>
        </w:tcPr>
        <w:p w14:paraId="3DA29181" w14:textId="77777777" w:rsidR="00F82207" w:rsidRPr="00F85124" w:rsidRDefault="00F82207" w:rsidP="00E477E5">
          <w:pPr>
            <w:pStyle w:val="Heading1"/>
            <w:jc w:val="right"/>
            <w:rPr>
              <w:rFonts w:asciiTheme="minorHAnsi" w:hAnsiTheme="minorHAnsi"/>
              <w:b w:val="0"/>
              <w:bCs/>
              <w:sz w:val="20"/>
            </w:rPr>
          </w:pPr>
          <w:r>
            <w:rPr>
              <w:rFonts w:asciiTheme="minorHAnsi" w:hAnsiTheme="minorHAnsi"/>
              <w:b w:val="0"/>
              <w:bCs/>
              <w:sz w:val="20"/>
            </w:rPr>
            <w:t>CF3R-MCH-24-H</w:t>
          </w:r>
        </w:p>
      </w:tc>
    </w:tr>
    <w:tr w:rsidR="00F82207" w:rsidRPr="00F85124" w14:paraId="3DA29185" w14:textId="77777777" w:rsidTr="00BC3575">
      <w:trPr>
        <w:cantSplit/>
        <w:trHeight w:val="288"/>
      </w:trPr>
      <w:tc>
        <w:tcPr>
          <w:tcW w:w="2500" w:type="pct"/>
          <w:tcBorders>
            <w:right w:val="nil"/>
          </w:tcBorders>
        </w:tcPr>
        <w:p w14:paraId="3DA29183" w14:textId="77777777" w:rsidR="00F82207" w:rsidRPr="00F85124" w:rsidRDefault="00F82207" w:rsidP="00D56A3E">
          <w:pPr>
            <w:tabs>
              <w:tab w:val="right" w:pos="10543"/>
            </w:tabs>
            <w:rPr>
              <w:rFonts w:asciiTheme="minorHAnsi" w:hAnsiTheme="minorHAnsi"/>
              <w:sz w:val="12"/>
              <w:szCs w:val="12"/>
            </w:rPr>
          </w:pPr>
          <w:r>
            <w:rPr>
              <w:rFonts w:asciiTheme="minorHAnsi" w:hAnsiTheme="minorHAnsi"/>
              <w:bCs/>
            </w:rPr>
            <w:t>Building</w:t>
          </w:r>
          <w:r w:rsidRPr="00F85124">
            <w:rPr>
              <w:rFonts w:asciiTheme="minorHAnsi" w:hAnsiTheme="minorHAnsi"/>
              <w:bCs/>
            </w:rPr>
            <w:t xml:space="preserve"> Leakage </w:t>
          </w:r>
          <w:r>
            <w:rPr>
              <w:rFonts w:asciiTheme="minorHAnsi" w:hAnsiTheme="minorHAnsi"/>
              <w:bCs/>
            </w:rPr>
            <w:t>Worksheet – MCH-24c</w:t>
          </w:r>
        </w:p>
      </w:tc>
      <w:tc>
        <w:tcPr>
          <w:tcW w:w="2500" w:type="pct"/>
          <w:gridSpan w:val="2"/>
          <w:tcBorders>
            <w:left w:val="nil"/>
          </w:tcBorders>
        </w:tcPr>
        <w:p w14:paraId="3DA29184" w14:textId="77777777" w:rsidR="00F82207" w:rsidRPr="00F85124" w:rsidRDefault="00F82207" w:rsidP="00BC3575">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866F67">
            <w:rPr>
              <w:rFonts w:asciiTheme="minorHAnsi" w:hAnsiTheme="minorHAnsi"/>
              <w:bCs/>
              <w:noProof/>
            </w:rPr>
            <w:t>4</w:t>
          </w:r>
          <w:r w:rsidRPr="00E32371">
            <w:rPr>
              <w:rFonts w:asciiTheme="minorHAnsi" w:hAnsiTheme="minorHAnsi"/>
              <w:bCs/>
            </w:rPr>
            <w:fldChar w:fldCharType="end"/>
          </w:r>
          <w:r w:rsidRPr="00F85124">
            <w:rPr>
              <w:rFonts w:asciiTheme="minorHAnsi" w:hAnsiTheme="minorHAnsi"/>
              <w:bCs/>
            </w:rPr>
            <w:t xml:space="preserve"> of </w:t>
          </w:r>
          <w:r w:rsidR="00866F67">
            <w:fldChar w:fldCharType="begin"/>
          </w:r>
          <w:r w:rsidR="00866F67">
            <w:instrText xml:space="preserve"> SECTIONPAGES   \* MERGEFORMAT </w:instrText>
          </w:r>
          <w:r w:rsidR="00866F67">
            <w:fldChar w:fldCharType="separate"/>
          </w:r>
          <w:r w:rsidR="00866F67" w:rsidRPr="00866F67">
            <w:rPr>
              <w:rFonts w:asciiTheme="minorHAnsi" w:hAnsiTheme="minorHAnsi"/>
              <w:bCs/>
              <w:noProof/>
            </w:rPr>
            <w:t>4</w:t>
          </w:r>
          <w:r w:rsidR="00866F67">
            <w:rPr>
              <w:rFonts w:asciiTheme="minorHAnsi" w:hAnsiTheme="minorHAnsi"/>
              <w:bCs/>
              <w:noProof/>
            </w:rPr>
            <w:fldChar w:fldCharType="end"/>
          </w:r>
          <w:r w:rsidRPr="00F85124">
            <w:rPr>
              <w:rFonts w:asciiTheme="minorHAnsi" w:hAnsiTheme="minorHAnsi"/>
              <w:bCs/>
            </w:rPr>
            <w:t>)</w:t>
          </w:r>
        </w:p>
      </w:tc>
    </w:tr>
  </w:tbl>
  <w:p w14:paraId="3DA29186" w14:textId="77777777" w:rsidR="00F82207" w:rsidRDefault="00F82207" w:rsidP="000E226F">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A29187" w14:textId="77777777" w:rsidR="00F82207" w:rsidRDefault="00866F67">
    <w:pPr>
      <w:pStyle w:val="Header"/>
    </w:pPr>
    <w:r>
      <w:rPr>
        <w:noProof/>
      </w:rPr>
      <w:pict w14:anchorId="3DA291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6" o:spid="_x0000_s2048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nsid w:val="1133086F"/>
    <w:multiLevelType w:val="hybridMultilevel"/>
    <w:tmpl w:val="68367408"/>
    <w:lvl w:ilvl="0" w:tplc="B614B13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nsid w:val="139D219E"/>
    <w:multiLevelType w:val="multilevel"/>
    <w:tmpl w:val="B8B6BA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nsid w:val="14F64DE5"/>
    <w:multiLevelType w:val="hybridMultilevel"/>
    <w:tmpl w:val="04FA2F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3834FF"/>
    <w:multiLevelType w:val="hybridMultilevel"/>
    <w:tmpl w:val="0D90C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0">
    <w:nsid w:val="31704154"/>
    <w:multiLevelType w:val="hybridMultilevel"/>
    <w:tmpl w:val="8586F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FA609D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3">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nsid w:val="51B3090A"/>
    <w:multiLevelType w:val="hybridMultilevel"/>
    <w:tmpl w:val="79705A2A"/>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nsid w:val="51BD03D9"/>
    <w:multiLevelType w:val="hybridMultilevel"/>
    <w:tmpl w:val="94167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55FC7805"/>
    <w:multiLevelType w:val="hybridMultilevel"/>
    <w:tmpl w:val="9CC4B9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97346BE"/>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bullet"/>
      <w:lvlText w:val="o"/>
      <w:lvlJc w:val="left"/>
      <w:pPr>
        <w:tabs>
          <w:tab w:val="num" w:pos="1440"/>
        </w:tabs>
        <w:ind w:left="1440" w:hanging="360"/>
      </w:pPr>
      <w:rPr>
        <w:rFonts w:ascii="Courier New" w:hAnsi="Courier New" w:cs="Wingding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Wingding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Wingdings"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nsid w:val="6BB54197"/>
    <w:multiLevelType w:val="hybridMultilevel"/>
    <w:tmpl w:val="122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8DF4353"/>
    <w:multiLevelType w:val="hybridMultilevel"/>
    <w:tmpl w:val="7624B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
  </w:num>
  <w:num w:numId="3">
    <w:abstractNumId w:val="13"/>
  </w:num>
  <w:num w:numId="4">
    <w:abstractNumId w:val="1"/>
  </w:num>
  <w:num w:numId="5">
    <w:abstractNumId w:val="0"/>
  </w:num>
  <w:num w:numId="6">
    <w:abstractNumId w:val="19"/>
  </w:num>
  <w:num w:numId="7">
    <w:abstractNumId w:val="8"/>
  </w:num>
  <w:num w:numId="8">
    <w:abstractNumId w:val="14"/>
  </w:num>
  <w:num w:numId="9">
    <w:abstractNumId w:val="17"/>
  </w:num>
  <w:num w:numId="10">
    <w:abstractNumId w:val="20"/>
  </w:num>
  <w:num w:numId="11">
    <w:abstractNumId w:val="6"/>
  </w:num>
  <w:num w:numId="12">
    <w:abstractNumId w:val="15"/>
  </w:num>
  <w:num w:numId="13">
    <w:abstractNumId w:val="4"/>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num>
  <w:num w:numId="18">
    <w:abstractNumId w:val="21"/>
  </w:num>
  <w:num w:numId="19">
    <w:abstractNumId w:val="3"/>
  </w:num>
  <w:num w:numId="20">
    <w:abstractNumId w:val="11"/>
  </w:num>
  <w:num w:numId="21">
    <w:abstractNumId w:val="12"/>
  </w:num>
  <w:num w:numId="22">
    <w:abstractNumId w:val="16"/>
  </w:num>
  <w:num w:numId="23">
    <w:abstractNumId w:val="18"/>
  </w:num>
  <w:num w:numId="24">
    <w:abstractNumId w:val="10"/>
  </w:num>
  <w:num w:numId="25">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490"/>
    <o:shapelayout v:ext="edit">
      <o:idmap v:ext="edit" data="20"/>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53C8D"/>
    <w:rsid w:val="000629B9"/>
    <w:rsid w:val="00093F8E"/>
    <w:rsid w:val="000A3980"/>
    <w:rsid w:val="000B2C3E"/>
    <w:rsid w:val="000B568A"/>
    <w:rsid w:val="000C4A24"/>
    <w:rsid w:val="000C75ED"/>
    <w:rsid w:val="000D5884"/>
    <w:rsid w:val="000E226F"/>
    <w:rsid w:val="000E777B"/>
    <w:rsid w:val="000F5410"/>
    <w:rsid w:val="00112E68"/>
    <w:rsid w:val="00152F62"/>
    <w:rsid w:val="001C37BE"/>
    <w:rsid w:val="001E146C"/>
    <w:rsid w:val="00223A37"/>
    <w:rsid w:val="00242F95"/>
    <w:rsid w:val="00261C82"/>
    <w:rsid w:val="0027195F"/>
    <w:rsid w:val="002800A7"/>
    <w:rsid w:val="00283D71"/>
    <w:rsid w:val="002959CC"/>
    <w:rsid w:val="00296E20"/>
    <w:rsid w:val="002A4C93"/>
    <w:rsid w:val="002B3023"/>
    <w:rsid w:val="002B3653"/>
    <w:rsid w:val="002F0AF9"/>
    <w:rsid w:val="00341791"/>
    <w:rsid w:val="0034306A"/>
    <w:rsid w:val="00357A8F"/>
    <w:rsid w:val="003806C2"/>
    <w:rsid w:val="00386110"/>
    <w:rsid w:val="0039602A"/>
    <w:rsid w:val="003A5A8E"/>
    <w:rsid w:val="003C182A"/>
    <w:rsid w:val="003D6DC2"/>
    <w:rsid w:val="004012CC"/>
    <w:rsid w:val="004016F2"/>
    <w:rsid w:val="0040512E"/>
    <w:rsid w:val="004366AB"/>
    <w:rsid w:val="00442035"/>
    <w:rsid w:val="004428FC"/>
    <w:rsid w:val="004B02C9"/>
    <w:rsid w:val="004B52D3"/>
    <w:rsid w:val="004C1E4A"/>
    <w:rsid w:val="004C437B"/>
    <w:rsid w:val="004E5DC5"/>
    <w:rsid w:val="005173DC"/>
    <w:rsid w:val="00521BD5"/>
    <w:rsid w:val="005225C2"/>
    <w:rsid w:val="0053293D"/>
    <w:rsid w:val="00540A8F"/>
    <w:rsid w:val="0054735A"/>
    <w:rsid w:val="00566A5C"/>
    <w:rsid w:val="005673EC"/>
    <w:rsid w:val="005B099C"/>
    <w:rsid w:val="005B14AA"/>
    <w:rsid w:val="005B1AF8"/>
    <w:rsid w:val="005D7793"/>
    <w:rsid w:val="005E6212"/>
    <w:rsid w:val="0060648E"/>
    <w:rsid w:val="00612796"/>
    <w:rsid w:val="00612D84"/>
    <w:rsid w:val="006264A2"/>
    <w:rsid w:val="00631934"/>
    <w:rsid w:val="00632AF6"/>
    <w:rsid w:val="0063647E"/>
    <w:rsid w:val="00663734"/>
    <w:rsid w:val="00697B0F"/>
    <w:rsid w:val="006C4E31"/>
    <w:rsid w:val="00702A23"/>
    <w:rsid w:val="007102C0"/>
    <w:rsid w:val="007429E0"/>
    <w:rsid w:val="00744684"/>
    <w:rsid w:val="00746BF6"/>
    <w:rsid w:val="00753B8C"/>
    <w:rsid w:val="00766199"/>
    <w:rsid w:val="00777B2F"/>
    <w:rsid w:val="00781087"/>
    <w:rsid w:val="007A1F88"/>
    <w:rsid w:val="00804874"/>
    <w:rsid w:val="00813A56"/>
    <w:rsid w:val="00823652"/>
    <w:rsid w:val="008551E4"/>
    <w:rsid w:val="0085565A"/>
    <w:rsid w:val="00866F67"/>
    <w:rsid w:val="0087491B"/>
    <w:rsid w:val="00885875"/>
    <w:rsid w:val="00895CF1"/>
    <w:rsid w:val="008D0926"/>
    <w:rsid w:val="008F5FE0"/>
    <w:rsid w:val="009013BA"/>
    <w:rsid w:val="00902B10"/>
    <w:rsid w:val="0099080C"/>
    <w:rsid w:val="009A2056"/>
    <w:rsid w:val="009B6AD8"/>
    <w:rsid w:val="009D6E88"/>
    <w:rsid w:val="009E2323"/>
    <w:rsid w:val="009F7EB5"/>
    <w:rsid w:val="00A24DD3"/>
    <w:rsid w:val="00A71F1C"/>
    <w:rsid w:val="00A806B9"/>
    <w:rsid w:val="00A814C0"/>
    <w:rsid w:val="00A92459"/>
    <w:rsid w:val="00A96C53"/>
    <w:rsid w:val="00AA7D15"/>
    <w:rsid w:val="00AC2D78"/>
    <w:rsid w:val="00AC33E0"/>
    <w:rsid w:val="00AD2BCB"/>
    <w:rsid w:val="00AD7855"/>
    <w:rsid w:val="00AE094A"/>
    <w:rsid w:val="00AF051B"/>
    <w:rsid w:val="00AF2A2A"/>
    <w:rsid w:val="00AF44ED"/>
    <w:rsid w:val="00B041C7"/>
    <w:rsid w:val="00B056DE"/>
    <w:rsid w:val="00B24863"/>
    <w:rsid w:val="00B36E09"/>
    <w:rsid w:val="00B36F38"/>
    <w:rsid w:val="00B41AF0"/>
    <w:rsid w:val="00B565DD"/>
    <w:rsid w:val="00B74F1A"/>
    <w:rsid w:val="00BA4A71"/>
    <w:rsid w:val="00BA6DDE"/>
    <w:rsid w:val="00BB612B"/>
    <w:rsid w:val="00BC0534"/>
    <w:rsid w:val="00BC3575"/>
    <w:rsid w:val="00C00410"/>
    <w:rsid w:val="00C07C4C"/>
    <w:rsid w:val="00C720B8"/>
    <w:rsid w:val="00C77809"/>
    <w:rsid w:val="00C81A63"/>
    <w:rsid w:val="00CB0DA6"/>
    <w:rsid w:val="00CD3CF1"/>
    <w:rsid w:val="00CE79FF"/>
    <w:rsid w:val="00D46A9C"/>
    <w:rsid w:val="00D512AA"/>
    <w:rsid w:val="00D56224"/>
    <w:rsid w:val="00D56A3E"/>
    <w:rsid w:val="00D60463"/>
    <w:rsid w:val="00D74B78"/>
    <w:rsid w:val="00D762D2"/>
    <w:rsid w:val="00D82113"/>
    <w:rsid w:val="00D8761F"/>
    <w:rsid w:val="00DB4BC3"/>
    <w:rsid w:val="00DE5F1A"/>
    <w:rsid w:val="00E06EED"/>
    <w:rsid w:val="00E1229D"/>
    <w:rsid w:val="00E14007"/>
    <w:rsid w:val="00E33331"/>
    <w:rsid w:val="00E477E5"/>
    <w:rsid w:val="00E57C22"/>
    <w:rsid w:val="00E61D23"/>
    <w:rsid w:val="00E7420A"/>
    <w:rsid w:val="00E85167"/>
    <w:rsid w:val="00EA1F9A"/>
    <w:rsid w:val="00ED7EA4"/>
    <w:rsid w:val="00EF235C"/>
    <w:rsid w:val="00EF3361"/>
    <w:rsid w:val="00F31419"/>
    <w:rsid w:val="00F32CAE"/>
    <w:rsid w:val="00F34685"/>
    <w:rsid w:val="00F5239E"/>
    <w:rsid w:val="00F74F30"/>
    <w:rsid w:val="00F82207"/>
    <w:rsid w:val="00F90B6B"/>
    <w:rsid w:val="00FA62B9"/>
    <w:rsid w:val="00FB3D94"/>
    <w:rsid w:val="00FC2860"/>
    <w:rsid w:val="00FC658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0"/>
    <o:shapelayout v:ext="edit">
      <o:idmap v:ext="edit" data="1"/>
    </o:shapelayout>
  </w:shapeDefaults>
  <w:decimalSymbol w:val="."/>
  <w:listSeparator w:val=","/>
  <w14:docId w14:val="3DA28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99"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A251F1"/>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AC33E0"/>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AC33E0"/>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BA4A71"/>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C313B0"/>
    <w:rPr>
      <w:i/>
      <w:iCs/>
    </w:rPr>
  </w:style>
  <w:style w:type="character" w:customStyle="1" w:styleId="FooterChar">
    <w:name w:val="Footer Char"/>
    <w:link w:val="Footer"/>
    <w:uiPriority w:val="99"/>
    <w:rsid w:val="00BA4A71"/>
    <w:rPr>
      <w:rFonts w:asciiTheme="minorHAnsi" w:hAnsiTheme="minorHAnsi"/>
    </w:rPr>
  </w:style>
  <w:style w:type="paragraph" w:customStyle="1" w:styleId="DarkList-Accent31">
    <w:name w:val="Dark List - Accent 31"/>
    <w:hidden/>
    <w:uiPriority w:val="99"/>
    <w:semiHidden/>
    <w:rsid w:val="000804EA"/>
  </w:style>
  <w:style w:type="character" w:customStyle="1" w:styleId="Heading3Char">
    <w:name w:val="Heading 3 Char"/>
    <w:aliases w:val="h3 Char,h31 Char,h32 Char"/>
    <w:link w:val="Heading3"/>
    <w:rsid w:val="001F7FD8"/>
    <w:rPr>
      <w:rFonts w:ascii="Arial Black" w:hAnsi="Arial Black"/>
      <w:sz w:val="22"/>
    </w:rPr>
  </w:style>
  <w:style w:type="paragraph" w:customStyle="1" w:styleId="ColorfulShading-Accent31">
    <w:name w:val="Colorful Shading - Accent 31"/>
    <w:basedOn w:val="Normal"/>
    <w:uiPriority w:val="34"/>
    <w:qFormat/>
    <w:rsid w:val="001F7FD8"/>
    <w:pPr>
      <w:ind w:left="720"/>
      <w:contextualSpacing/>
    </w:pPr>
  </w:style>
  <w:style w:type="character" w:customStyle="1" w:styleId="Heading1Char">
    <w:name w:val="Heading 1 Char"/>
    <w:link w:val="Heading1"/>
    <w:rsid w:val="008D0FBB"/>
    <w:rPr>
      <w:b/>
      <w:sz w:val="30"/>
    </w:rPr>
  </w:style>
  <w:style w:type="character" w:customStyle="1" w:styleId="CommentTextChar">
    <w:name w:val="Comment Text Char"/>
    <w:basedOn w:val="DefaultParagraphFont"/>
    <w:link w:val="CommentText"/>
    <w:rsid w:val="0042588D"/>
  </w:style>
  <w:style w:type="paragraph" w:customStyle="1" w:styleId="NormalBullet">
    <w:name w:val="Normal Bullet"/>
    <w:basedOn w:val="Normal"/>
    <w:rsid w:val="00752910"/>
    <w:pPr>
      <w:numPr>
        <w:numId w:val="6"/>
      </w:numPr>
      <w:spacing w:before="120"/>
    </w:pPr>
    <w:rPr>
      <w:rFonts w:ascii="Arial" w:hAnsi="Arial"/>
    </w:rPr>
  </w:style>
  <w:style w:type="paragraph" w:customStyle="1" w:styleId="ColorfulShading-Accent11">
    <w:name w:val="Colorful Shading - Accent 11"/>
    <w:hidden/>
    <w:rsid w:val="002D375C"/>
  </w:style>
  <w:style w:type="character" w:customStyle="1" w:styleId="HeaderChar">
    <w:name w:val="Header Char"/>
    <w:basedOn w:val="DefaultParagraphFont"/>
    <w:link w:val="Header"/>
    <w:uiPriority w:val="99"/>
    <w:rsid w:val="003D6DC2"/>
  </w:style>
  <w:style w:type="paragraph" w:styleId="ListParagraph">
    <w:name w:val="List Paragraph"/>
    <w:basedOn w:val="Normal"/>
    <w:uiPriority w:val="99"/>
    <w:qFormat/>
    <w:rsid w:val="0027195F"/>
    <w:pPr>
      <w:ind w:left="720"/>
      <w:contextualSpacing/>
    </w:pPr>
  </w:style>
  <w:style w:type="paragraph" w:customStyle="1" w:styleId="Style7">
    <w:name w:val="Style7"/>
    <w:basedOn w:val="Footer"/>
    <w:link w:val="Style7Char"/>
    <w:qFormat/>
    <w:rsid w:val="00BA4A71"/>
    <w:rPr>
      <w:b/>
      <w:i/>
    </w:rPr>
  </w:style>
  <w:style w:type="character" w:customStyle="1" w:styleId="Style7Char">
    <w:name w:val="Style7 Char"/>
    <w:basedOn w:val="FooterChar"/>
    <w:link w:val="Style7"/>
    <w:rsid w:val="00BA4A71"/>
    <w:rPr>
      <w:rFonts w:asciiTheme="minorHAnsi" w:hAnsiTheme="minorHAnsi"/>
      <w:b/>
      <w:i/>
    </w:rPr>
  </w:style>
  <w:style w:type="paragraph" w:styleId="Revision">
    <w:name w:val="Revision"/>
    <w:hidden/>
    <w:rsid w:val="00F5239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99"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A251F1"/>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AC33E0"/>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AC33E0"/>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BA4A71"/>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C313B0"/>
    <w:rPr>
      <w:i/>
      <w:iCs/>
    </w:rPr>
  </w:style>
  <w:style w:type="character" w:customStyle="1" w:styleId="FooterChar">
    <w:name w:val="Footer Char"/>
    <w:link w:val="Footer"/>
    <w:uiPriority w:val="99"/>
    <w:rsid w:val="00BA4A71"/>
    <w:rPr>
      <w:rFonts w:asciiTheme="minorHAnsi" w:hAnsiTheme="minorHAnsi"/>
    </w:rPr>
  </w:style>
  <w:style w:type="paragraph" w:customStyle="1" w:styleId="DarkList-Accent31">
    <w:name w:val="Dark List - Accent 31"/>
    <w:hidden/>
    <w:uiPriority w:val="99"/>
    <w:semiHidden/>
    <w:rsid w:val="000804EA"/>
  </w:style>
  <w:style w:type="character" w:customStyle="1" w:styleId="Heading3Char">
    <w:name w:val="Heading 3 Char"/>
    <w:aliases w:val="h3 Char,h31 Char,h32 Char"/>
    <w:link w:val="Heading3"/>
    <w:rsid w:val="001F7FD8"/>
    <w:rPr>
      <w:rFonts w:ascii="Arial Black" w:hAnsi="Arial Black"/>
      <w:sz w:val="22"/>
    </w:rPr>
  </w:style>
  <w:style w:type="paragraph" w:customStyle="1" w:styleId="ColorfulShading-Accent31">
    <w:name w:val="Colorful Shading - Accent 31"/>
    <w:basedOn w:val="Normal"/>
    <w:uiPriority w:val="34"/>
    <w:qFormat/>
    <w:rsid w:val="001F7FD8"/>
    <w:pPr>
      <w:ind w:left="720"/>
      <w:contextualSpacing/>
    </w:pPr>
  </w:style>
  <w:style w:type="character" w:customStyle="1" w:styleId="Heading1Char">
    <w:name w:val="Heading 1 Char"/>
    <w:link w:val="Heading1"/>
    <w:rsid w:val="008D0FBB"/>
    <w:rPr>
      <w:b/>
      <w:sz w:val="30"/>
    </w:rPr>
  </w:style>
  <w:style w:type="character" w:customStyle="1" w:styleId="CommentTextChar">
    <w:name w:val="Comment Text Char"/>
    <w:basedOn w:val="DefaultParagraphFont"/>
    <w:link w:val="CommentText"/>
    <w:rsid w:val="0042588D"/>
  </w:style>
  <w:style w:type="paragraph" w:customStyle="1" w:styleId="NormalBullet">
    <w:name w:val="Normal Bullet"/>
    <w:basedOn w:val="Normal"/>
    <w:rsid w:val="00752910"/>
    <w:pPr>
      <w:numPr>
        <w:numId w:val="6"/>
      </w:numPr>
      <w:spacing w:before="120"/>
    </w:pPr>
    <w:rPr>
      <w:rFonts w:ascii="Arial" w:hAnsi="Arial"/>
    </w:rPr>
  </w:style>
  <w:style w:type="paragraph" w:customStyle="1" w:styleId="ColorfulShading-Accent11">
    <w:name w:val="Colorful Shading - Accent 11"/>
    <w:hidden/>
    <w:rsid w:val="002D375C"/>
  </w:style>
  <w:style w:type="character" w:customStyle="1" w:styleId="HeaderChar">
    <w:name w:val="Header Char"/>
    <w:basedOn w:val="DefaultParagraphFont"/>
    <w:link w:val="Header"/>
    <w:uiPriority w:val="99"/>
    <w:rsid w:val="003D6DC2"/>
  </w:style>
  <w:style w:type="paragraph" w:styleId="ListParagraph">
    <w:name w:val="List Paragraph"/>
    <w:basedOn w:val="Normal"/>
    <w:uiPriority w:val="99"/>
    <w:qFormat/>
    <w:rsid w:val="0027195F"/>
    <w:pPr>
      <w:ind w:left="720"/>
      <w:contextualSpacing/>
    </w:pPr>
  </w:style>
  <w:style w:type="paragraph" w:customStyle="1" w:styleId="Style7">
    <w:name w:val="Style7"/>
    <w:basedOn w:val="Footer"/>
    <w:link w:val="Style7Char"/>
    <w:qFormat/>
    <w:rsid w:val="00BA4A71"/>
    <w:rPr>
      <w:b/>
      <w:i/>
    </w:rPr>
  </w:style>
  <w:style w:type="character" w:customStyle="1" w:styleId="Style7Char">
    <w:name w:val="Style7 Char"/>
    <w:basedOn w:val="FooterChar"/>
    <w:link w:val="Style7"/>
    <w:rsid w:val="00BA4A71"/>
    <w:rPr>
      <w:rFonts w:asciiTheme="minorHAnsi" w:hAnsiTheme="minorHAnsi"/>
      <w:b/>
      <w:i/>
    </w:rPr>
  </w:style>
  <w:style w:type="paragraph" w:styleId="Revision">
    <w:name w:val="Revision"/>
    <w:hidden/>
    <w:rsid w:val="00F52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27100">
      <w:bodyDiv w:val="1"/>
      <w:marLeft w:val="0"/>
      <w:marRight w:val="0"/>
      <w:marTop w:val="0"/>
      <w:marBottom w:val="0"/>
      <w:divBdr>
        <w:top w:val="none" w:sz="0" w:space="0" w:color="auto"/>
        <w:left w:val="none" w:sz="0" w:space="0" w:color="auto"/>
        <w:bottom w:val="none" w:sz="0" w:space="0" w:color="auto"/>
        <w:right w:val="none" w:sz="0" w:space="0" w:color="auto"/>
      </w:divBdr>
    </w:div>
    <w:div w:id="259335283">
      <w:bodyDiv w:val="1"/>
      <w:marLeft w:val="0"/>
      <w:marRight w:val="0"/>
      <w:marTop w:val="0"/>
      <w:marBottom w:val="0"/>
      <w:divBdr>
        <w:top w:val="none" w:sz="0" w:space="0" w:color="auto"/>
        <w:left w:val="none" w:sz="0" w:space="0" w:color="auto"/>
        <w:bottom w:val="none" w:sz="0" w:space="0" w:color="auto"/>
        <w:right w:val="none" w:sz="0" w:space="0" w:color="auto"/>
      </w:divBdr>
    </w:div>
    <w:div w:id="1149402538">
      <w:bodyDiv w:val="1"/>
      <w:marLeft w:val="0"/>
      <w:marRight w:val="0"/>
      <w:marTop w:val="0"/>
      <w:marBottom w:val="0"/>
      <w:divBdr>
        <w:top w:val="none" w:sz="0" w:space="0" w:color="auto"/>
        <w:left w:val="none" w:sz="0" w:space="0" w:color="auto"/>
        <w:bottom w:val="none" w:sz="0" w:space="0" w:color="auto"/>
        <w:right w:val="none" w:sz="0" w:space="0" w:color="auto"/>
      </w:divBdr>
    </w:div>
    <w:div w:id="1186870321">
      <w:bodyDiv w:val="1"/>
      <w:marLeft w:val="0"/>
      <w:marRight w:val="0"/>
      <w:marTop w:val="0"/>
      <w:marBottom w:val="0"/>
      <w:divBdr>
        <w:top w:val="none" w:sz="0" w:space="0" w:color="auto"/>
        <w:left w:val="none" w:sz="0" w:space="0" w:color="auto"/>
        <w:bottom w:val="none" w:sz="0" w:space="0" w:color="auto"/>
        <w:right w:val="none" w:sz="0" w:space="0" w:color="auto"/>
      </w:divBdr>
    </w:div>
    <w:div w:id="1816412214">
      <w:bodyDiv w:val="1"/>
      <w:marLeft w:val="0"/>
      <w:marRight w:val="0"/>
      <w:marTop w:val="0"/>
      <w:marBottom w:val="0"/>
      <w:divBdr>
        <w:top w:val="none" w:sz="0" w:space="0" w:color="auto"/>
        <w:left w:val="none" w:sz="0" w:space="0" w:color="auto"/>
        <w:bottom w:val="none" w:sz="0" w:space="0" w:color="auto"/>
        <w:right w:val="none" w:sz="0" w:space="0" w:color="auto"/>
      </w:divBdr>
    </w:div>
    <w:div w:id="1818767403">
      <w:bodyDiv w:val="1"/>
      <w:marLeft w:val="0"/>
      <w:marRight w:val="0"/>
      <w:marTop w:val="0"/>
      <w:marBottom w:val="0"/>
      <w:divBdr>
        <w:top w:val="none" w:sz="0" w:space="0" w:color="auto"/>
        <w:left w:val="none" w:sz="0" w:space="0" w:color="auto"/>
        <w:bottom w:val="none" w:sz="0" w:space="0" w:color="auto"/>
        <w:right w:val="none" w:sz="0" w:space="0" w:color="auto"/>
      </w:divBdr>
    </w:div>
    <w:div w:id="1861432777">
      <w:bodyDiv w:val="1"/>
      <w:marLeft w:val="0"/>
      <w:marRight w:val="0"/>
      <w:marTop w:val="0"/>
      <w:marBottom w:val="0"/>
      <w:divBdr>
        <w:top w:val="none" w:sz="0" w:space="0" w:color="auto"/>
        <w:left w:val="none" w:sz="0" w:space="0" w:color="auto"/>
        <w:bottom w:val="none" w:sz="0" w:space="0" w:color="auto"/>
        <w:right w:val="none" w:sz="0" w:space="0" w:color="auto"/>
      </w:divBdr>
    </w:div>
    <w:div w:id="2050453950">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456EFBD-6994-4CED-A992-FF0CB07D8A39}">
  <ds:schemaRefs>
    <ds:schemaRef ds:uri="http://schemas.openxmlformats.org/officeDocument/2006/bibliography"/>
  </ds:schemaRefs>
</ds:datastoreItem>
</file>

<file path=customXml/itemProps2.xml><?xml version="1.0" encoding="utf-8"?>
<ds:datastoreItem xmlns:ds="http://schemas.openxmlformats.org/officeDocument/2006/customXml" ds:itemID="{739A4E52-D36A-464A-9377-6ACD234D3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2655</Words>
  <Characters>17420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20035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Shewmaker, Michael@Energy</cp:lastModifiedBy>
  <cp:revision>10</cp:revision>
  <cp:lastPrinted>2013-04-25T15:28:00Z</cp:lastPrinted>
  <dcterms:created xsi:type="dcterms:W3CDTF">2015-06-09T18:50:00Z</dcterms:created>
  <dcterms:modified xsi:type="dcterms:W3CDTF">2016-09-29T20:59:00Z</dcterms:modified>
</cp:coreProperties>
</file>