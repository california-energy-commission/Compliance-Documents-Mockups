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1016"/>
      </w:tblGrid>
      <w:tr w:rsidR="003104BC" w14:paraId="3189FFFB" w14:textId="77777777" w:rsidTr="003104BC">
        <w:tc>
          <w:tcPr>
            <w:tcW w:w="11016" w:type="dxa"/>
          </w:tcPr>
          <w:p w14:paraId="3189FFFA" w14:textId="77777777" w:rsidR="003104BC" w:rsidRDefault="003104BC" w:rsidP="003104B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316503">
              <w:rPr>
                <w:rFonts w:asciiTheme="minorHAnsi" w:hAnsiTheme="minorHAnsi" w:cs="font78"/>
                <w:sz w:val="18"/>
                <w:szCs w:val="18"/>
              </w:rPr>
              <w:t xml:space="preserve">Title 24, Part 6, Section 150.0(o) </w:t>
            </w:r>
            <w:r w:rsidRPr="00316503">
              <w:rPr>
                <w:rFonts w:asciiTheme="minorHAnsi" w:hAnsiTheme="minorHAnsi" w:cs="font78"/>
                <w:b/>
                <w:bCs/>
                <w:sz w:val="18"/>
                <w:szCs w:val="18"/>
              </w:rPr>
              <w:t xml:space="preserve">Ventilation for Indoor Air Quality. </w:t>
            </w:r>
            <w:r w:rsidRPr="00316503">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316503">
              <w:rPr>
                <w:rStyle w:val="Emphasis"/>
                <w:rFonts w:asciiTheme="minorHAnsi" w:hAnsiTheme="minorHAnsi"/>
                <w:b/>
                <w:sz w:val="18"/>
                <w:szCs w:val="18"/>
              </w:rPr>
              <w:t>Equation and table numbering on this form corresponds to the numbering for that information in the published ANSI/ASHRAE Standard 62.2-2010.</w:t>
            </w:r>
          </w:p>
        </w:tc>
      </w:tr>
    </w:tbl>
    <w:p w14:paraId="3189FFFC" w14:textId="77777777" w:rsidR="003104BC" w:rsidRPr="00BE7FE3" w:rsidRDefault="003104BC" w:rsidP="003104B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94"/>
        <w:gridCol w:w="5688"/>
      </w:tblGrid>
      <w:tr w:rsidR="001E286D" w:rsidRPr="00D2491C" w14:paraId="3189FFFE" w14:textId="77777777" w:rsidTr="001E286D">
        <w:tc>
          <w:tcPr>
            <w:tcW w:w="11016" w:type="dxa"/>
            <w:gridSpan w:val="3"/>
          </w:tcPr>
          <w:p w14:paraId="3189FFFD" w14:textId="77777777" w:rsidR="001E286D" w:rsidRPr="00F5715E" w:rsidRDefault="001E286D" w:rsidP="001E286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F5715E">
              <w:rPr>
                <w:rFonts w:asciiTheme="minorHAnsi" w:hAnsiTheme="minorHAnsi"/>
                <w:b/>
                <w:sz w:val="18"/>
                <w:szCs w:val="18"/>
              </w:rPr>
              <w:t>A. Dwelling Mechanical Ventilation - General Information</w:t>
            </w:r>
          </w:p>
        </w:tc>
      </w:tr>
      <w:tr w:rsidR="001E286D" w:rsidRPr="00D2491C" w14:paraId="318A0002" w14:textId="77777777" w:rsidTr="00CC559D">
        <w:trPr>
          <w:trHeight w:val="158"/>
        </w:trPr>
        <w:tc>
          <w:tcPr>
            <w:tcW w:w="634" w:type="dxa"/>
            <w:vAlign w:val="center"/>
          </w:tcPr>
          <w:p w14:paraId="3189FFFF" w14:textId="77777777" w:rsidR="001E286D" w:rsidRPr="00F5715E" w:rsidRDefault="001E286D" w:rsidP="001E286D">
            <w:pPr>
              <w:jc w:val="center"/>
              <w:rPr>
                <w:rFonts w:asciiTheme="minorHAnsi" w:hAnsiTheme="minorHAnsi"/>
                <w:sz w:val="18"/>
                <w:szCs w:val="18"/>
              </w:rPr>
            </w:pPr>
            <w:r>
              <w:rPr>
                <w:rFonts w:asciiTheme="minorHAnsi" w:hAnsiTheme="minorHAnsi"/>
                <w:sz w:val="18"/>
                <w:szCs w:val="18"/>
              </w:rPr>
              <w:t>01</w:t>
            </w:r>
          </w:p>
        </w:tc>
        <w:tc>
          <w:tcPr>
            <w:tcW w:w="4694" w:type="dxa"/>
            <w:vAlign w:val="center"/>
          </w:tcPr>
          <w:p w14:paraId="318A0000" w14:textId="69DDA1BE" w:rsidR="001E286D" w:rsidRPr="00F5715E" w:rsidRDefault="001E286D" w:rsidP="00840C5E">
            <w:pPr>
              <w:rPr>
                <w:rFonts w:asciiTheme="minorHAnsi" w:hAnsiTheme="minorHAnsi"/>
                <w:sz w:val="18"/>
                <w:szCs w:val="18"/>
              </w:rPr>
            </w:pPr>
            <w:r>
              <w:rPr>
                <w:rFonts w:asciiTheme="minorHAnsi" w:hAnsiTheme="minorHAnsi"/>
                <w:sz w:val="18"/>
                <w:szCs w:val="18"/>
              </w:rPr>
              <w:t xml:space="preserve">Dwelling </w:t>
            </w:r>
            <w:r w:rsidR="00840C5E">
              <w:rPr>
                <w:rFonts w:asciiTheme="minorHAnsi" w:hAnsiTheme="minorHAnsi"/>
                <w:sz w:val="18"/>
                <w:szCs w:val="18"/>
              </w:rPr>
              <w:t>U</w:t>
            </w:r>
            <w:r>
              <w:rPr>
                <w:rFonts w:asciiTheme="minorHAnsi" w:hAnsiTheme="minorHAnsi"/>
                <w:sz w:val="18"/>
                <w:szCs w:val="18"/>
              </w:rPr>
              <w:t xml:space="preserve">nit </w:t>
            </w:r>
            <w:r w:rsidR="00840C5E">
              <w:rPr>
                <w:rFonts w:asciiTheme="minorHAnsi" w:hAnsiTheme="minorHAnsi"/>
                <w:sz w:val="18"/>
                <w:szCs w:val="18"/>
              </w:rPr>
              <w:t>N</w:t>
            </w:r>
            <w:r>
              <w:rPr>
                <w:rFonts w:asciiTheme="minorHAnsi" w:hAnsiTheme="minorHAnsi"/>
                <w:sz w:val="18"/>
                <w:szCs w:val="18"/>
              </w:rPr>
              <w:t>ame</w:t>
            </w:r>
          </w:p>
        </w:tc>
        <w:tc>
          <w:tcPr>
            <w:tcW w:w="5688" w:type="dxa"/>
          </w:tcPr>
          <w:p w14:paraId="318A0001" w14:textId="77777777" w:rsidR="001E286D" w:rsidRPr="00F5715E" w:rsidRDefault="001E286D" w:rsidP="001E286D">
            <w:pPr>
              <w:rPr>
                <w:rFonts w:asciiTheme="minorHAnsi" w:hAnsiTheme="minorHAnsi"/>
                <w:sz w:val="18"/>
                <w:szCs w:val="18"/>
              </w:rPr>
            </w:pPr>
          </w:p>
        </w:tc>
      </w:tr>
      <w:tr w:rsidR="001E286D" w:rsidRPr="00D2491C" w14:paraId="318A0006" w14:textId="77777777" w:rsidTr="00CC559D">
        <w:trPr>
          <w:trHeight w:val="158"/>
        </w:trPr>
        <w:tc>
          <w:tcPr>
            <w:tcW w:w="634" w:type="dxa"/>
            <w:vAlign w:val="center"/>
          </w:tcPr>
          <w:p w14:paraId="318A0003"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94" w:type="dxa"/>
            <w:vAlign w:val="center"/>
          </w:tcPr>
          <w:p w14:paraId="318A0004" w14:textId="7692F181" w:rsidR="001E286D" w:rsidRPr="00F5715E" w:rsidRDefault="001E286D" w:rsidP="001E286D">
            <w:pPr>
              <w:rPr>
                <w:rFonts w:asciiTheme="minorHAnsi" w:hAnsiTheme="minorHAnsi"/>
                <w:sz w:val="18"/>
                <w:szCs w:val="18"/>
              </w:rPr>
            </w:pPr>
            <w:r w:rsidRPr="00F5715E">
              <w:rPr>
                <w:rFonts w:asciiTheme="minorHAnsi" w:hAnsiTheme="minorHAnsi"/>
                <w:sz w:val="18"/>
                <w:szCs w:val="18"/>
              </w:rPr>
              <w:t>Building Type</w:t>
            </w:r>
          </w:p>
        </w:tc>
        <w:tc>
          <w:tcPr>
            <w:tcW w:w="5688" w:type="dxa"/>
          </w:tcPr>
          <w:p w14:paraId="318A0005" w14:textId="77777777" w:rsidR="001E286D" w:rsidRPr="00F5715E" w:rsidRDefault="001E286D" w:rsidP="001E286D">
            <w:pPr>
              <w:rPr>
                <w:rFonts w:asciiTheme="minorHAnsi" w:hAnsiTheme="minorHAnsi"/>
                <w:sz w:val="18"/>
                <w:szCs w:val="18"/>
              </w:rPr>
            </w:pPr>
          </w:p>
        </w:tc>
      </w:tr>
      <w:tr w:rsidR="001E286D" w:rsidRPr="00D2491C" w14:paraId="318A000A" w14:textId="77777777" w:rsidTr="00CC559D">
        <w:trPr>
          <w:trHeight w:val="158"/>
        </w:trPr>
        <w:tc>
          <w:tcPr>
            <w:tcW w:w="634" w:type="dxa"/>
            <w:vAlign w:val="center"/>
          </w:tcPr>
          <w:p w14:paraId="318A0007"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94" w:type="dxa"/>
            <w:vAlign w:val="center"/>
          </w:tcPr>
          <w:p w14:paraId="318A0008" w14:textId="7E47C8E3" w:rsidR="001E286D" w:rsidRPr="00F5715E" w:rsidRDefault="001E286D" w:rsidP="00840C5E">
            <w:pPr>
              <w:rPr>
                <w:rFonts w:asciiTheme="minorHAnsi" w:hAnsiTheme="minorHAnsi"/>
                <w:sz w:val="18"/>
                <w:szCs w:val="18"/>
              </w:rPr>
            </w:pPr>
            <w:r w:rsidRPr="00F5715E">
              <w:rPr>
                <w:rFonts w:asciiTheme="minorHAnsi" w:hAnsiTheme="minorHAnsi"/>
                <w:sz w:val="18"/>
                <w:szCs w:val="18"/>
              </w:rPr>
              <w:t xml:space="preserve">Project </w:t>
            </w:r>
            <w:r w:rsidR="00840C5E">
              <w:rPr>
                <w:rFonts w:asciiTheme="minorHAnsi" w:hAnsiTheme="minorHAnsi"/>
                <w:sz w:val="18"/>
                <w:szCs w:val="18"/>
              </w:rPr>
              <w:t>S</w:t>
            </w:r>
            <w:r w:rsidRPr="00F5715E">
              <w:rPr>
                <w:rFonts w:asciiTheme="minorHAnsi" w:hAnsiTheme="minorHAnsi"/>
                <w:sz w:val="18"/>
                <w:szCs w:val="18"/>
              </w:rPr>
              <w:t>cope</w:t>
            </w:r>
          </w:p>
        </w:tc>
        <w:tc>
          <w:tcPr>
            <w:tcW w:w="5688" w:type="dxa"/>
          </w:tcPr>
          <w:p w14:paraId="318A0009" w14:textId="77777777" w:rsidR="001E286D" w:rsidRPr="00F5715E" w:rsidRDefault="001E286D" w:rsidP="001E286D">
            <w:pPr>
              <w:rPr>
                <w:rFonts w:asciiTheme="minorHAnsi" w:hAnsiTheme="minorHAnsi"/>
                <w:sz w:val="18"/>
                <w:szCs w:val="18"/>
              </w:rPr>
            </w:pPr>
          </w:p>
        </w:tc>
      </w:tr>
      <w:tr w:rsidR="001E286D" w:rsidRPr="00D2491C" w14:paraId="318A000F" w14:textId="77777777" w:rsidTr="00CC559D">
        <w:trPr>
          <w:trHeight w:val="158"/>
        </w:trPr>
        <w:tc>
          <w:tcPr>
            <w:tcW w:w="634" w:type="dxa"/>
            <w:vAlign w:val="center"/>
          </w:tcPr>
          <w:p w14:paraId="318A000B"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04</w:t>
            </w:r>
          </w:p>
        </w:tc>
        <w:tc>
          <w:tcPr>
            <w:tcW w:w="4694" w:type="dxa"/>
            <w:vAlign w:val="center"/>
          </w:tcPr>
          <w:p w14:paraId="318A000C" w14:textId="6F49CCBE" w:rsidR="001E286D" w:rsidRDefault="009D74C0" w:rsidP="001E286D">
            <w:pPr>
              <w:rPr>
                <w:rFonts w:asciiTheme="minorHAnsi" w:hAnsiTheme="minorHAnsi"/>
                <w:sz w:val="18"/>
                <w:szCs w:val="18"/>
              </w:rPr>
            </w:pPr>
            <w:r>
              <w:rPr>
                <w:rFonts w:asciiTheme="minorHAnsi" w:hAnsiTheme="minorHAnsi"/>
                <w:sz w:val="18"/>
                <w:szCs w:val="18"/>
              </w:rPr>
              <w:t xml:space="preserve">Total </w:t>
            </w:r>
            <w:r w:rsidR="001E286D" w:rsidRPr="00F5715E">
              <w:rPr>
                <w:rFonts w:asciiTheme="minorHAnsi" w:hAnsiTheme="minorHAnsi"/>
                <w:sz w:val="18"/>
                <w:szCs w:val="18"/>
              </w:rPr>
              <w:t xml:space="preserve">Conditioned </w:t>
            </w:r>
            <w:r>
              <w:rPr>
                <w:rFonts w:asciiTheme="minorHAnsi" w:hAnsiTheme="minorHAnsi"/>
                <w:sz w:val="18"/>
                <w:szCs w:val="18"/>
              </w:rPr>
              <w:t>F</w:t>
            </w:r>
            <w:r w:rsidR="001E286D" w:rsidRPr="00F5715E">
              <w:rPr>
                <w:rFonts w:asciiTheme="minorHAnsi" w:hAnsiTheme="minorHAnsi"/>
                <w:sz w:val="18"/>
                <w:szCs w:val="18"/>
              </w:rPr>
              <w:t xml:space="preserve">loor </w:t>
            </w:r>
            <w:r>
              <w:rPr>
                <w:rFonts w:asciiTheme="minorHAnsi" w:hAnsiTheme="minorHAnsi"/>
                <w:sz w:val="18"/>
                <w:szCs w:val="18"/>
              </w:rPr>
              <w:t>A</w:t>
            </w:r>
            <w:r w:rsidR="001E286D" w:rsidRPr="00F5715E">
              <w:rPr>
                <w:rFonts w:asciiTheme="minorHAnsi" w:hAnsiTheme="minorHAnsi"/>
                <w:sz w:val="18"/>
                <w:szCs w:val="18"/>
              </w:rPr>
              <w:t xml:space="preserve">rea of </w:t>
            </w:r>
            <w:r w:rsidR="001F5D10">
              <w:rPr>
                <w:rFonts w:asciiTheme="minorHAnsi" w:hAnsiTheme="minorHAnsi"/>
                <w:sz w:val="18"/>
                <w:szCs w:val="18"/>
              </w:rPr>
              <w:t>D</w:t>
            </w:r>
            <w:r w:rsidR="001E286D" w:rsidRPr="00F5715E">
              <w:rPr>
                <w:rFonts w:asciiTheme="minorHAnsi" w:hAnsiTheme="minorHAnsi"/>
                <w:sz w:val="18"/>
                <w:szCs w:val="18"/>
              </w:rPr>
              <w:t xml:space="preserve">welling </w:t>
            </w:r>
            <w:r w:rsidR="001F5D10">
              <w:rPr>
                <w:rFonts w:asciiTheme="minorHAnsi" w:hAnsiTheme="minorHAnsi"/>
                <w:sz w:val="18"/>
                <w:szCs w:val="18"/>
              </w:rPr>
              <w:t>U</w:t>
            </w:r>
            <w:r w:rsidR="001E286D" w:rsidRPr="00F5715E">
              <w:rPr>
                <w:rFonts w:asciiTheme="minorHAnsi" w:hAnsiTheme="minorHAnsi"/>
                <w:sz w:val="18"/>
                <w:szCs w:val="18"/>
              </w:rPr>
              <w:t>nit</w:t>
            </w:r>
          </w:p>
          <w:p w14:paraId="318A000D" w14:textId="77777777" w:rsidR="001E286D" w:rsidRPr="00F5715E" w:rsidRDefault="001E286D" w:rsidP="001E286D">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8" w:type="dxa"/>
          </w:tcPr>
          <w:p w14:paraId="318A000E" w14:textId="77777777" w:rsidR="001E286D" w:rsidRPr="00F5715E" w:rsidRDefault="001E286D" w:rsidP="001E286D">
            <w:pPr>
              <w:rPr>
                <w:rFonts w:asciiTheme="minorHAnsi" w:hAnsiTheme="minorHAnsi"/>
                <w:sz w:val="18"/>
                <w:szCs w:val="18"/>
              </w:rPr>
            </w:pPr>
          </w:p>
        </w:tc>
      </w:tr>
      <w:tr w:rsidR="001E286D" w:rsidRPr="00D2491C" w14:paraId="318A0014" w14:textId="77777777" w:rsidTr="00CC559D">
        <w:trPr>
          <w:trHeight w:val="158"/>
        </w:trPr>
        <w:tc>
          <w:tcPr>
            <w:tcW w:w="634" w:type="dxa"/>
            <w:vAlign w:val="center"/>
          </w:tcPr>
          <w:p w14:paraId="318A0010"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05</w:t>
            </w:r>
          </w:p>
        </w:tc>
        <w:tc>
          <w:tcPr>
            <w:tcW w:w="4694" w:type="dxa"/>
            <w:vAlign w:val="center"/>
          </w:tcPr>
          <w:p w14:paraId="318A0011" w14:textId="51727DE7" w:rsidR="001E286D" w:rsidRDefault="001E286D" w:rsidP="001E286D">
            <w:pPr>
              <w:rPr>
                <w:rFonts w:asciiTheme="minorHAnsi" w:hAnsiTheme="minorHAnsi"/>
                <w:sz w:val="18"/>
                <w:szCs w:val="18"/>
              </w:rPr>
            </w:pPr>
            <w:r w:rsidRPr="00F5715E">
              <w:rPr>
                <w:rFonts w:asciiTheme="minorHAnsi" w:hAnsiTheme="minorHAnsi"/>
                <w:sz w:val="18"/>
                <w:szCs w:val="18"/>
              </w:rPr>
              <w:t xml:space="preserve">Number of </w:t>
            </w:r>
            <w:r w:rsidR="00840C5E">
              <w:rPr>
                <w:rFonts w:asciiTheme="minorHAnsi" w:hAnsiTheme="minorHAnsi"/>
                <w:sz w:val="18"/>
                <w:szCs w:val="18"/>
              </w:rPr>
              <w:t>B</w:t>
            </w:r>
            <w:r w:rsidRPr="00F5715E">
              <w:rPr>
                <w:rFonts w:asciiTheme="minorHAnsi" w:hAnsiTheme="minorHAnsi"/>
                <w:sz w:val="18"/>
                <w:szCs w:val="18"/>
              </w:rPr>
              <w:t xml:space="preserve">edrooms in </w:t>
            </w:r>
            <w:r w:rsidR="00840C5E">
              <w:rPr>
                <w:rFonts w:asciiTheme="minorHAnsi" w:hAnsiTheme="minorHAnsi"/>
                <w:sz w:val="18"/>
                <w:szCs w:val="18"/>
              </w:rPr>
              <w:t>D</w:t>
            </w:r>
            <w:r w:rsidRPr="00F5715E">
              <w:rPr>
                <w:rFonts w:asciiTheme="minorHAnsi" w:hAnsiTheme="minorHAnsi"/>
                <w:sz w:val="18"/>
                <w:szCs w:val="18"/>
              </w:rPr>
              <w:t xml:space="preserve">welling </w:t>
            </w:r>
            <w:r w:rsidR="00840C5E">
              <w:rPr>
                <w:rFonts w:asciiTheme="minorHAnsi" w:hAnsiTheme="minorHAnsi"/>
                <w:sz w:val="18"/>
                <w:szCs w:val="18"/>
              </w:rPr>
              <w:t>U</w:t>
            </w:r>
            <w:r w:rsidRPr="00F5715E">
              <w:rPr>
                <w:rFonts w:asciiTheme="minorHAnsi" w:hAnsiTheme="minorHAnsi"/>
                <w:sz w:val="18"/>
                <w:szCs w:val="18"/>
              </w:rPr>
              <w:t>nit</w:t>
            </w:r>
          </w:p>
          <w:p w14:paraId="318A0012" w14:textId="77777777" w:rsidR="001E286D" w:rsidRPr="00F5715E" w:rsidRDefault="00EB7B37" w:rsidP="001E286D">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88" w:type="dxa"/>
          </w:tcPr>
          <w:p w14:paraId="318A0013" w14:textId="77777777" w:rsidR="001E286D" w:rsidRPr="00F5715E" w:rsidRDefault="001E286D" w:rsidP="001E286D">
            <w:pPr>
              <w:rPr>
                <w:rFonts w:asciiTheme="minorHAnsi" w:hAnsiTheme="minorHAnsi"/>
                <w:sz w:val="18"/>
                <w:szCs w:val="18"/>
              </w:rPr>
            </w:pPr>
          </w:p>
        </w:tc>
      </w:tr>
      <w:tr w:rsidR="001E286D" w:rsidRPr="00D2491C" w14:paraId="318A0018" w14:textId="77777777" w:rsidTr="00CC559D">
        <w:trPr>
          <w:trHeight w:val="158"/>
        </w:trPr>
        <w:tc>
          <w:tcPr>
            <w:tcW w:w="634" w:type="dxa"/>
            <w:vAlign w:val="center"/>
          </w:tcPr>
          <w:p w14:paraId="318A0015"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06</w:t>
            </w:r>
          </w:p>
        </w:tc>
        <w:tc>
          <w:tcPr>
            <w:tcW w:w="4694" w:type="dxa"/>
            <w:vAlign w:val="center"/>
          </w:tcPr>
          <w:p w14:paraId="318A0016" w14:textId="3054F391" w:rsidR="001E286D" w:rsidRPr="00F5715E" w:rsidRDefault="001E286D" w:rsidP="001E286D">
            <w:pPr>
              <w:rPr>
                <w:rFonts w:asciiTheme="minorHAnsi" w:hAnsiTheme="minorHAnsi"/>
                <w:sz w:val="18"/>
                <w:szCs w:val="18"/>
              </w:rPr>
            </w:pPr>
            <w:r>
              <w:rPr>
                <w:rFonts w:asciiTheme="minorHAnsi" w:hAnsiTheme="minorHAnsi"/>
                <w:sz w:val="18"/>
                <w:szCs w:val="18"/>
              </w:rPr>
              <w:t>Ventilation Operation Schedule</w:t>
            </w:r>
          </w:p>
        </w:tc>
        <w:tc>
          <w:tcPr>
            <w:tcW w:w="5688" w:type="dxa"/>
          </w:tcPr>
          <w:p w14:paraId="318A0017" w14:textId="77777777" w:rsidR="001E286D" w:rsidRPr="00F5715E" w:rsidRDefault="001E286D" w:rsidP="001E286D">
            <w:pPr>
              <w:rPr>
                <w:rFonts w:asciiTheme="minorHAnsi" w:hAnsiTheme="minorHAnsi"/>
                <w:sz w:val="18"/>
                <w:szCs w:val="18"/>
              </w:rPr>
            </w:pPr>
          </w:p>
        </w:tc>
      </w:tr>
      <w:tr w:rsidR="001E286D" w:rsidRPr="00D2491C" w14:paraId="318A001C" w14:textId="77777777" w:rsidTr="00CC559D">
        <w:trPr>
          <w:trHeight w:val="158"/>
        </w:trPr>
        <w:tc>
          <w:tcPr>
            <w:tcW w:w="634" w:type="dxa"/>
            <w:vAlign w:val="center"/>
          </w:tcPr>
          <w:p w14:paraId="318A0019"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07</w:t>
            </w:r>
          </w:p>
        </w:tc>
        <w:tc>
          <w:tcPr>
            <w:tcW w:w="4694" w:type="dxa"/>
            <w:vAlign w:val="center"/>
          </w:tcPr>
          <w:p w14:paraId="318A001A" w14:textId="7D40869C" w:rsidR="001E286D" w:rsidRPr="00F5715E" w:rsidRDefault="001E286D" w:rsidP="001E286D">
            <w:pPr>
              <w:rPr>
                <w:rFonts w:asciiTheme="minorHAnsi" w:hAnsiTheme="minorHAnsi"/>
                <w:sz w:val="18"/>
                <w:szCs w:val="18"/>
              </w:rPr>
            </w:pPr>
            <w:r>
              <w:rPr>
                <w:rFonts w:asciiTheme="minorHAnsi" w:hAnsiTheme="minorHAnsi"/>
                <w:sz w:val="18"/>
                <w:szCs w:val="18"/>
              </w:rPr>
              <w:t>Whole-Building Ventilation Rate Calculation Method</w:t>
            </w:r>
          </w:p>
        </w:tc>
        <w:tc>
          <w:tcPr>
            <w:tcW w:w="5688" w:type="dxa"/>
          </w:tcPr>
          <w:p w14:paraId="318A001B" w14:textId="77777777" w:rsidR="001E286D" w:rsidRPr="00F5715E" w:rsidRDefault="001E286D" w:rsidP="001E286D">
            <w:pPr>
              <w:rPr>
                <w:rFonts w:asciiTheme="minorHAnsi" w:hAnsiTheme="minorHAnsi"/>
                <w:sz w:val="18"/>
                <w:szCs w:val="18"/>
              </w:rPr>
            </w:pPr>
          </w:p>
        </w:tc>
      </w:tr>
      <w:tr w:rsidR="001E286D" w:rsidRPr="00D2491C" w14:paraId="318A0020" w14:textId="77777777" w:rsidTr="00CC559D">
        <w:trPr>
          <w:trHeight w:val="158"/>
        </w:trPr>
        <w:tc>
          <w:tcPr>
            <w:tcW w:w="634" w:type="dxa"/>
            <w:vAlign w:val="center"/>
          </w:tcPr>
          <w:p w14:paraId="318A001D"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08</w:t>
            </w:r>
          </w:p>
        </w:tc>
        <w:tc>
          <w:tcPr>
            <w:tcW w:w="4694" w:type="dxa"/>
            <w:vAlign w:val="center"/>
          </w:tcPr>
          <w:p w14:paraId="318A001E" w14:textId="0C3011C1" w:rsidR="001E286D" w:rsidRPr="00F5715E" w:rsidRDefault="001E286D" w:rsidP="001E286D">
            <w:pPr>
              <w:rPr>
                <w:rFonts w:asciiTheme="minorHAnsi" w:hAnsiTheme="minorHAnsi"/>
                <w:sz w:val="18"/>
                <w:szCs w:val="18"/>
              </w:rPr>
            </w:pPr>
            <w:r>
              <w:rPr>
                <w:rFonts w:asciiTheme="minorHAnsi" w:hAnsiTheme="minorHAnsi"/>
                <w:sz w:val="18"/>
                <w:szCs w:val="18"/>
              </w:rPr>
              <w:t>Whole Building Ventilation System Type</w:t>
            </w:r>
          </w:p>
        </w:tc>
        <w:tc>
          <w:tcPr>
            <w:tcW w:w="5688" w:type="dxa"/>
          </w:tcPr>
          <w:p w14:paraId="318A001F" w14:textId="77777777" w:rsidR="001E286D" w:rsidRPr="00F5715E" w:rsidRDefault="001E286D" w:rsidP="001E286D">
            <w:pPr>
              <w:rPr>
                <w:rFonts w:asciiTheme="minorHAnsi" w:hAnsiTheme="minorHAnsi"/>
                <w:sz w:val="18"/>
                <w:szCs w:val="18"/>
              </w:rPr>
            </w:pPr>
          </w:p>
        </w:tc>
      </w:tr>
    </w:tbl>
    <w:p w14:paraId="318A0022" w14:textId="77777777" w:rsidR="001E286D" w:rsidRPr="00BE7FE3" w:rsidRDefault="001E286D" w:rsidP="001E286D">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1E286D" w:rsidRPr="00316503" w14:paraId="318A0024" w14:textId="77777777" w:rsidTr="001E286D">
        <w:tc>
          <w:tcPr>
            <w:tcW w:w="11016" w:type="dxa"/>
          </w:tcPr>
          <w:p w14:paraId="318A0023" w14:textId="50696DFA" w:rsidR="001E286D" w:rsidRPr="00316503" w:rsidRDefault="00840C5E" w:rsidP="001E286D">
            <w:pPr>
              <w:rPr>
                <w:rFonts w:asciiTheme="minorHAnsi" w:hAnsiTheme="minorHAnsi"/>
                <w:sz w:val="18"/>
                <w:szCs w:val="18"/>
              </w:rPr>
            </w:pPr>
            <w:r w:rsidRPr="00BE7FE3">
              <w:rPr>
                <w:rFonts w:asciiTheme="minorHAnsi" w:hAnsiTheme="minorHAnsi"/>
                <w:b/>
                <w:szCs w:val="18"/>
              </w:rPr>
              <w:t>MCH-</w:t>
            </w:r>
            <w:r w:rsidR="001E286D" w:rsidRPr="00BE7FE3">
              <w:rPr>
                <w:rFonts w:asciiTheme="minorHAnsi" w:hAnsiTheme="minorHAnsi"/>
                <w:b/>
                <w:szCs w:val="18"/>
              </w:rPr>
              <w:t>27c - Intermittent Ventilation Airflow - Fan Vent</w:t>
            </w:r>
            <w:ins w:id="0" w:author="Shewmaker, Michael@Energy" w:date="2016-03-29T15:48:00Z">
              <w:r w:rsidR="00BA42BA">
                <w:rPr>
                  <w:rFonts w:asciiTheme="minorHAnsi" w:hAnsiTheme="minorHAnsi"/>
                  <w:b/>
                  <w:szCs w:val="18"/>
                </w:rPr>
                <w:t>ilation</w:t>
              </w:r>
            </w:ins>
            <w:r w:rsidR="001E286D" w:rsidRPr="00BE7FE3">
              <w:rPr>
                <w:rFonts w:asciiTheme="minorHAnsi" w:hAnsiTheme="minorHAnsi"/>
                <w:b/>
                <w:szCs w:val="18"/>
              </w:rPr>
              <w:t xml:space="preserve"> Rate</w:t>
            </w:r>
            <w:r w:rsidR="001E286D" w:rsidRPr="00343A7B">
              <w:rPr>
                <w:rFonts w:asciiTheme="minorHAnsi" w:hAnsiTheme="minorHAnsi"/>
                <w:b/>
              </w:rPr>
              <w:t xml:space="preserve"> </w:t>
            </w:r>
            <w:r w:rsidR="001E286D" w:rsidRPr="00BE7FE3">
              <w:rPr>
                <w:rFonts w:asciiTheme="minorHAnsi" w:hAnsiTheme="minorHAnsi"/>
                <w:b/>
                <w:szCs w:val="18"/>
              </w:rPr>
              <w:t>Method</w:t>
            </w:r>
          </w:p>
        </w:tc>
      </w:tr>
    </w:tbl>
    <w:p w14:paraId="318A0026" w14:textId="77777777" w:rsidR="001E286D" w:rsidRPr="00BE7FE3" w:rsidRDefault="001E286D" w:rsidP="001E286D">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698"/>
        <w:gridCol w:w="5688"/>
      </w:tblGrid>
      <w:tr w:rsidR="001E286D" w:rsidRPr="0055507E" w14:paraId="318A0028" w14:textId="77777777" w:rsidTr="001E286D">
        <w:tc>
          <w:tcPr>
            <w:tcW w:w="11016" w:type="dxa"/>
            <w:gridSpan w:val="3"/>
          </w:tcPr>
          <w:p w14:paraId="3D6203F2" w14:textId="77777777" w:rsidR="00745320" w:rsidRDefault="001E286D" w:rsidP="001E286D">
            <w:pPr>
              <w:rPr>
                <w:rFonts w:asciiTheme="minorHAnsi" w:hAnsiTheme="minorHAnsi"/>
                <w:b/>
                <w:sz w:val="18"/>
                <w:szCs w:val="18"/>
              </w:rPr>
            </w:pPr>
            <w:r w:rsidRPr="00BE7FE3">
              <w:rPr>
                <w:rFonts w:asciiTheme="minorHAnsi" w:hAnsiTheme="minorHAnsi"/>
                <w:b/>
                <w:szCs w:val="18"/>
              </w:rPr>
              <w:t>B. Whole-Building Continuous Ventilation - Fan Ventilation Rate Method</w:t>
            </w:r>
          </w:p>
          <w:p w14:paraId="318A0027" w14:textId="1ACE6E67" w:rsidR="001E286D" w:rsidRPr="0055507E" w:rsidRDefault="001E286D" w:rsidP="001E286D">
            <w:pPr>
              <w:rPr>
                <w:rFonts w:asciiTheme="minorHAnsi" w:hAnsiTheme="minorHAnsi"/>
                <w:sz w:val="18"/>
                <w:szCs w:val="18"/>
              </w:rPr>
            </w:pPr>
            <w:r w:rsidRPr="0055507E">
              <w:rPr>
                <w:rFonts w:asciiTheme="minorHAnsi" w:hAnsiTheme="minorHAnsi"/>
                <w:sz w:val="18"/>
                <w:szCs w:val="18"/>
              </w:rPr>
              <w:t xml:space="preserve">A mechanical supply system, exhaust system, or combination thereof shall provide whole-building ventilation with outdoor air each hour at no less than the rate in 62.2 </w:t>
            </w:r>
            <w:proofErr w:type="gramStart"/>
            <w:r w:rsidRPr="0055507E">
              <w:rPr>
                <w:rFonts w:asciiTheme="minorHAnsi" w:hAnsiTheme="minorHAnsi"/>
                <w:sz w:val="18"/>
                <w:szCs w:val="18"/>
              </w:rPr>
              <w:t>equation</w:t>
            </w:r>
            <w:proofErr w:type="gramEnd"/>
            <w:r w:rsidRPr="0055507E">
              <w:rPr>
                <w:rFonts w:asciiTheme="minorHAnsi" w:hAnsiTheme="minorHAnsi"/>
                <w:sz w:val="18"/>
                <w:szCs w:val="18"/>
              </w:rPr>
              <w:t xml:space="preserve"> 4.1a. </w:t>
            </w:r>
          </w:p>
        </w:tc>
      </w:tr>
      <w:tr w:rsidR="001E286D" w:rsidRPr="0055507E" w14:paraId="318A002C" w14:textId="77777777" w:rsidTr="00CC559D">
        <w:trPr>
          <w:trHeight w:val="158"/>
        </w:trPr>
        <w:tc>
          <w:tcPr>
            <w:tcW w:w="630" w:type="dxa"/>
            <w:vAlign w:val="center"/>
          </w:tcPr>
          <w:p w14:paraId="318A0029" w14:textId="77777777" w:rsidR="001E286D" w:rsidRPr="0055507E" w:rsidRDefault="001E286D" w:rsidP="001E286D">
            <w:pPr>
              <w:jc w:val="center"/>
              <w:rPr>
                <w:rFonts w:asciiTheme="minorHAnsi" w:hAnsiTheme="minorHAnsi"/>
                <w:sz w:val="18"/>
                <w:szCs w:val="18"/>
              </w:rPr>
            </w:pPr>
            <w:r w:rsidRPr="0055507E">
              <w:rPr>
                <w:rFonts w:asciiTheme="minorHAnsi" w:hAnsiTheme="minorHAnsi"/>
                <w:sz w:val="18"/>
                <w:szCs w:val="18"/>
              </w:rPr>
              <w:t>01</w:t>
            </w:r>
          </w:p>
        </w:tc>
        <w:tc>
          <w:tcPr>
            <w:tcW w:w="4698" w:type="dxa"/>
            <w:vAlign w:val="center"/>
          </w:tcPr>
          <w:p w14:paraId="318A002A" w14:textId="2B25D249" w:rsidR="001E286D" w:rsidRPr="0055507E" w:rsidRDefault="001E286D" w:rsidP="001E286D">
            <w:pPr>
              <w:rPr>
                <w:rFonts w:asciiTheme="minorHAnsi" w:hAnsiTheme="minorHAnsi"/>
                <w:sz w:val="18"/>
                <w:szCs w:val="18"/>
              </w:rPr>
            </w:pPr>
            <w:r w:rsidRPr="0055507E">
              <w:rPr>
                <w:rFonts w:asciiTheme="minorHAnsi" w:hAnsiTheme="minorHAnsi"/>
                <w:sz w:val="18"/>
                <w:szCs w:val="18"/>
              </w:rPr>
              <w:t>Required Continuous Whole-Building Ventilation Rate (</w:t>
            </w:r>
            <w:proofErr w:type="spellStart"/>
            <w:r w:rsidRPr="0055507E">
              <w:rPr>
                <w:rFonts w:asciiTheme="minorHAnsi" w:hAnsiTheme="minorHAnsi"/>
                <w:sz w:val="18"/>
                <w:szCs w:val="18"/>
              </w:rPr>
              <w:t>Q</w:t>
            </w:r>
            <w:r w:rsidRPr="0055507E">
              <w:rPr>
                <w:rFonts w:asciiTheme="minorHAnsi" w:hAnsiTheme="minorHAnsi"/>
                <w:sz w:val="18"/>
                <w:szCs w:val="18"/>
                <w:vertAlign w:val="subscript"/>
              </w:rPr>
              <w:t>fan</w:t>
            </w:r>
            <w:proofErr w:type="spellEnd"/>
            <w:r w:rsidRPr="0055507E">
              <w:rPr>
                <w:rFonts w:asciiTheme="minorHAnsi" w:hAnsiTheme="minorHAnsi"/>
                <w:sz w:val="18"/>
                <w:szCs w:val="18"/>
              </w:rPr>
              <w:t>)</w:t>
            </w:r>
          </w:p>
        </w:tc>
        <w:tc>
          <w:tcPr>
            <w:tcW w:w="5688" w:type="dxa"/>
          </w:tcPr>
          <w:p w14:paraId="318A002B" w14:textId="77777777" w:rsidR="001E286D" w:rsidRPr="0055507E" w:rsidRDefault="001E286D" w:rsidP="001E286D">
            <w:pPr>
              <w:rPr>
                <w:rFonts w:asciiTheme="minorHAnsi" w:hAnsiTheme="minorHAnsi"/>
                <w:sz w:val="18"/>
                <w:szCs w:val="18"/>
              </w:rPr>
            </w:pPr>
          </w:p>
        </w:tc>
      </w:tr>
    </w:tbl>
    <w:p w14:paraId="318A002D" w14:textId="77777777" w:rsidR="001E286D" w:rsidRPr="00BE7FE3" w:rsidRDefault="001E286D" w:rsidP="001E286D">
      <w:pPr>
        <w:rPr>
          <w:rFonts w:asciiTheme="minorHAnsi" w:hAnsiTheme="minorHAnsi"/>
          <w:szCs w:val="18"/>
        </w:rPr>
      </w:pPr>
    </w:p>
    <w:tbl>
      <w:tblPr>
        <w:tblW w:w="1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738"/>
        <w:gridCol w:w="5687"/>
      </w:tblGrid>
      <w:tr w:rsidR="001E286D" w:rsidRPr="0055507E" w14:paraId="318A002F" w14:textId="77777777" w:rsidTr="001E286D">
        <w:tc>
          <w:tcPr>
            <w:tcW w:w="11015" w:type="dxa"/>
            <w:gridSpan w:val="3"/>
            <w:vAlign w:val="center"/>
          </w:tcPr>
          <w:p w14:paraId="13606BEF" w14:textId="7C6E185E" w:rsidR="00745320" w:rsidRPr="00BE7FE3" w:rsidRDefault="001E286D" w:rsidP="00D05A6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BE7FE3">
              <w:rPr>
                <w:rFonts w:asciiTheme="minorHAnsi" w:hAnsiTheme="minorHAnsi"/>
                <w:b/>
                <w:szCs w:val="18"/>
              </w:rPr>
              <w:t>C. Intermittent Ventilation</w:t>
            </w:r>
          </w:p>
          <w:p w14:paraId="318A002E" w14:textId="75195D01" w:rsidR="001E286D" w:rsidRPr="0055507E" w:rsidRDefault="001E286D" w:rsidP="00D05A6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The effective ventilation rate of an </w:t>
            </w:r>
            <w:r w:rsidRPr="0055507E">
              <w:rPr>
                <w:rFonts w:asciiTheme="minorHAnsi" w:hAnsiTheme="minorHAnsi"/>
                <w:b/>
                <w:sz w:val="18"/>
                <w:szCs w:val="18"/>
              </w:rPr>
              <w:t>intermittent</w:t>
            </w:r>
            <w:r w:rsidRPr="0055507E">
              <w:rPr>
                <w:rFonts w:asciiTheme="minorHAnsi" w:hAnsiTheme="minorHAnsi"/>
                <w:sz w:val="18"/>
                <w:szCs w:val="18"/>
              </w:rPr>
              <w:t xml:space="preserve"> system is the combination of its delivered capacity, its fractional on-time, cycle time, and the ventilation effectiveness from Table 4.2.</w:t>
            </w:r>
          </w:p>
        </w:tc>
      </w:tr>
      <w:tr w:rsidR="001E286D" w:rsidRPr="0055507E" w14:paraId="318A0033" w14:textId="77777777" w:rsidTr="00CC559D">
        <w:tc>
          <w:tcPr>
            <w:tcW w:w="590" w:type="dxa"/>
            <w:vAlign w:val="center"/>
          </w:tcPr>
          <w:p w14:paraId="318A0030"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01</w:t>
            </w:r>
          </w:p>
        </w:tc>
        <w:tc>
          <w:tcPr>
            <w:tcW w:w="4738" w:type="dxa"/>
          </w:tcPr>
          <w:p w14:paraId="318A0031"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In a single on off cycle, what is the ON time in hours?</w:t>
            </w:r>
          </w:p>
        </w:tc>
        <w:tc>
          <w:tcPr>
            <w:tcW w:w="5687" w:type="dxa"/>
          </w:tcPr>
          <w:p w14:paraId="318A0032"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37" w14:textId="77777777" w:rsidTr="00CC559D">
        <w:tc>
          <w:tcPr>
            <w:tcW w:w="590" w:type="dxa"/>
            <w:vAlign w:val="center"/>
          </w:tcPr>
          <w:p w14:paraId="318A0034"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02</w:t>
            </w:r>
          </w:p>
        </w:tc>
        <w:tc>
          <w:tcPr>
            <w:tcW w:w="4738" w:type="dxa"/>
          </w:tcPr>
          <w:p w14:paraId="318A0035"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 a single on off cycle, what is the OFF time in hours?  </w:t>
            </w:r>
          </w:p>
        </w:tc>
        <w:tc>
          <w:tcPr>
            <w:tcW w:w="5687" w:type="dxa"/>
          </w:tcPr>
          <w:p w14:paraId="318A0036"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3B" w14:textId="77777777" w:rsidTr="00CC559D">
        <w:tc>
          <w:tcPr>
            <w:tcW w:w="590" w:type="dxa"/>
            <w:vAlign w:val="center"/>
          </w:tcPr>
          <w:p w14:paraId="318A0038"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03</w:t>
            </w:r>
          </w:p>
        </w:tc>
        <w:tc>
          <w:tcPr>
            <w:tcW w:w="4738" w:type="dxa"/>
          </w:tcPr>
          <w:p w14:paraId="318A0039" w14:textId="650104B2"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Fan Cycle Time Check</w:t>
            </w:r>
          </w:p>
        </w:tc>
        <w:tc>
          <w:tcPr>
            <w:tcW w:w="5687" w:type="dxa"/>
          </w:tcPr>
          <w:p w14:paraId="318A003A"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3F" w14:textId="77777777" w:rsidTr="00CC559D">
        <w:tc>
          <w:tcPr>
            <w:tcW w:w="590" w:type="dxa"/>
            <w:vAlign w:val="center"/>
          </w:tcPr>
          <w:p w14:paraId="318A003C"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04</w:t>
            </w:r>
          </w:p>
        </w:tc>
        <w:tc>
          <w:tcPr>
            <w:tcW w:w="4738" w:type="dxa"/>
          </w:tcPr>
          <w:p w14:paraId="318A003D" w14:textId="2F791CF6" w:rsidR="001E286D" w:rsidRPr="0055507E" w:rsidRDefault="001E286D"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sidR="00745320">
              <w:rPr>
                <w:rFonts w:asciiTheme="minorHAnsi" w:hAnsiTheme="minorHAnsi"/>
                <w:sz w:val="18"/>
                <w:szCs w:val="18"/>
              </w:rPr>
              <w:t>F</w:t>
            </w:r>
            <w:r w:rsidRPr="0055507E">
              <w:rPr>
                <w:rFonts w:asciiTheme="minorHAnsi" w:hAnsiTheme="minorHAnsi"/>
                <w:sz w:val="18"/>
                <w:szCs w:val="18"/>
              </w:rPr>
              <w:t xml:space="preserve">ractional </w:t>
            </w:r>
            <w:r w:rsidR="00745320">
              <w:rPr>
                <w:rFonts w:asciiTheme="minorHAnsi" w:hAnsiTheme="minorHAnsi"/>
                <w:sz w:val="18"/>
                <w:szCs w:val="18"/>
              </w:rPr>
              <w:t>O</w:t>
            </w:r>
            <w:r w:rsidRPr="0055507E">
              <w:rPr>
                <w:rFonts w:asciiTheme="minorHAnsi" w:hAnsiTheme="minorHAnsi"/>
                <w:sz w:val="18"/>
                <w:szCs w:val="18"/>
              </w:rPr>
              <w:t xml:space="preserve">n </w:t>
            </w:r>
            <w:r w:rsidR="00745320">
              <w:rPr>
                <w:rFonts w:asciiTheme="minorHAnsi" w:hAnsiTheme="minorHAnsi"/>
                <w:sz w:val="18"/>
                <w:szCs w:val="18"/>
              </w:rPr>
              <w:t>T</w:t>
            </w:r>
            <w:r w:rsidRPr="0055507E">
              <w:rPr>
                <w:rFonts w:asciiTheme="minorHAnsi" w:hAnsiTheme="minorHAnsi"/>
                <w:sz w:val="18"/>
                <w:szCs w:val="18"/>
              </w:rPr>
              <w:t>ime (</w:t>
            </w:r>
            <w:r w:rsidRPr="0055507E">
              <w:rPr>
                <w:rFonts w:asciiTheme="minorHAnsi" w:hAnsiTheme="minorHAnsi"/>
                <w:i/>
                <w:sz w:val="18"/>
                <w:szCs w:val="18"/>
              </w:rPr>
              <w:t xml:space="preserve">f </w:t>
            </w:r>
            <w:r w:rsidRPr="0055507E">
              <w:rPr>
                <w:rFonts w:asciiTheme="minorHAnsi" w:hAnsiTheme="minorHAnsi"/>
                <w:sz w:val="18"/>
                <w:szCs w:val="18"/>
              </w:rPr>
              <w:t>used in Table 4.2)</w:t>
            </w:r>
          </w:p>
        </w:tc>
        <w:tc>
          <w:tcPr>
            <w:tcW w:w="5687" w:type="dxa"/>
          </w:tcPr>
          <w:p w14:paraId="318A003E"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43" w14:textId="77777777" w:rsidTr="00CC559D">
        <w:tc>
          <w:tcPr>
            <w:tcW w:w="590" w:type="dxa"/>
            <w:vAlign w:val="center"/>
          </w:tcPr>
          <w:p w14:paraId="318A0040"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05</w:t>
            </w:r>
          </w:p>
        </w:tc>
        <w:tc>
          <w:tcPr>
            <w:tcW w:w="4738" w:type="dxa"/>
          </w:tcPr>
          <w:p w14:paraId="318A0041" w14:textId="5458E0CF" w:rsidR="001E286D" w:rsidRPr="0055507E" w:rsidRDefault="001E286D"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w:t>
            </w:r>
            <w:r w:rsidR="00745320">
              <w:rPr>
                <w:rFonts w:asciiTheme="minorHAnsi" w:hAnsiTheme="minorHAnsi"/>
                <w:sz w:val="18"/>
                <w:szCs w:val="18"/>
              </w:rPr>
              <w:t>O</w:t>
            </w:r>
            <w:r w:rsidRPr="0055507E">
              <w:rPr>
                <w:rFonts w:asciiTheme="minorHAnsi" w:hAnsiTheme="minorHAnsi"/>
                <w:sz w:val="18"/>
                <w:szCs w:val="18"/>
              </w:rPr>
              <w:t xml:space="preserve">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p>
        </w:tc>
        <w:tc>
          <w:tcPr>
            <w:tcW w:w="5687" w:type="dxa"/>
          </w:tcPr>
          <w:p w14:paraId="318A0042"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47" w14:textId="77777777" w:rsidTr="00CC559D">
        <w:tc>
          <w:tcPr>
            <w:tcW w:w="590" w:type="dxa"/>
            <w:vAlign w:val="center"/>
          </w:tcPr>
          <w:p w14:paraId="318A0044"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06</w:t>
            </w:r>
          </w:p>
        </w:tc>
        <w:tc>
          <w:tcPr>
            <w:tcW w:w="4738" w:type="dxa"/>
          </w:tcPr>
          <w:p w14:paraId="318A0045" w14:textId="0DA10706"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Turnover (N used in Table 4.2)</w:t>
            </w:r>
          </w:p>
        </w:tc>
        <w:tc>
          <w:tcPr>
            <w:tcW w:w="5687" w:type="dxa"/>
          </w:tcPr>
          <w:p w14:paraId="318A0046"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4B" w14:textId="77777777" w:rsidTr="00CC559D">
        <w:tc>
          <w:tcPr>
            <w:tcW w:w="590" w:type="dxa"/>
            <w:vAlign w:val="center"/>
          </w:tcPr>
          <w:p w14:paraId="318A0048"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07</w:t>
            </w:r>
          </w:p>
        </w:tc>
        <w:tc>
          <w:tcPr>
            <w:tcW w:w="4738" w:type="dxa"/>
          </w:tcPr>
          <w:p w14:paraId="318A0049" w14:textId="75971DAF" w:rsidR="001E286D" w:rsidRPr="0055507E" w:rsidRDefault="001E286D"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Ventilation </w:t>
            </w:r>
            <w:r w:rsidR="00745320">
              <w:rPr>
                <w:rFonts w:asciiTheme="minorHAnsi" w:hAnsiTheme="minorHAnsi"/>
                <w:sz w:val="18"/>
                <w:szCs w:val="18"/>
              </w:rPr>
              <w:t>E</w:t>
            </w:r>
            <w:r w:rsidRPr="0055507E">
              <w:rPr>
                <w:rFonts w:asciiTheme="minorHAnsi" w:hAnsiTheme="minorHAnsi"/>
                <w:sz w:val="18"/>
                <w:szCs w:val="18"/>
              </w:rPr>
              <w:t>ffectiveness (e, from Table 4.2)</w:t>
            </w:r>
          </w:p>
        </w:tc>
        <w:tc>
          <w:tcPr>
            <w:tcW w:w="5687" w:type="dxa"/>
          </w:tcPr>
          <w:p w14:paraId="318A004A"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4F" w14:textId="77777777" w:rsidTr="00CC559D">
        <w:tc>
          <w:tcPr>
            <w:tcW w:w="590" w:type="dxa"/>
            <w:vAlign w:val="center"/>
          </w:tcPr>
          <w:p w14:paraId="318A004C"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08</w:t>
            </w:r>
          </w:p>
        </w:tc>
        <w:tc>
          <w:tcPr>
            <w:tcW w:w="4738" w:type="dxa"/>
          </w:tcPr>
          <w:p w14:paraId="318A004D" w14:textId="415ABEBB" w:rsidR="001E286D" w:rsidRPr="0055507E" w:rsidRDefault="001E286D"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Intermittent </w:t>
            </w:r>
            <w:r w:rsidR="00745320">
              <w:rPr>
                <w:rFonts w:asciiTheme="minorHAnsi" w:hAnsiTheme="minorHAnsi"/>
                <w:sz w:val="18"/>
                <w:szCs w:val="18"/>
              </w:rPr>
              <w:t>V</w:t>
            </w:r>
            <w:r w:rsidRPr="0055507E">
              <w:rPr>
                <w:rFonts w:asciiTheme="minorHAnsi" w:hAnsiTheme="minorHAnsi"/>
                <w:sz w:val="18"/>
                <w:szCs w:val="18"/>
              </w:rPr>
              <w:t xml:space="preserve">entilation </w:t>
            </w:r>
            <w:r w:rsidR="00745320">
              <w:rPr>
                <w:rFonts w:asciiTheme="minorHAnsi" w:hAnsiTheme="minorHAnsi"/>
                <w:sz w:val="18"/>
                <w:szCs w:val="18"/>
              </w:rPr>
              <w:t>R</w:t>
            </w:r>
            <w:r w:rsidRPr="0055507E">
              <w:rPr>
                <w:rFonts w:asciiTheme="minorHAnsi" w:hAnsiTheme="minorHAnsi"/>
                <w:sz w:val="18"/>
                <w:szCs w:val="18"/>
              </w:rPr>
              <w:t>ate</w:t>
            </w:r>
          </w:p>
        </w:tc>
        <w:tc>
          <w:tcPr>
            <w:tcW w:w="5687" w:type="dxa"/>
          </w:tcPr>
          <w:p w14:paraId="318A004E"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53" w14:textId="77777777" w:rsidTr="00CC559D">
        <w:tc>
          <w:tcPr>
            <w:tcW w:w="590" w:type="dxa"/>
            <w:vAlign w:val="center"/>
          </w:tcPr>
          <w:p w14:paraId="318A0050"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09</w:t>
            </w:r>
          </w:p>
        </w:tc>
        <w:tc>
          <w:tcPr>
            <w:tcW w:w="4738" w:type="dxa"/>
          </w:tcPr>
          <w:p w14:paraId="318A0051" w14:textId="5153E506" w:rsidR="001E286D" w:rsidRPr="0055507E" w:rsidRDefault="001E286D"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Installed Intermittent </w:t>
            </w:r>
            <w:r w:rsidR="00745320">
              <w:rPr>
                <w:rFonts w:asciiTheme="minorHAnsi" w:hAnsiTheme="minorHAnsi"/>
                <w:sz w:val="18"/>
                <w:szCs w:val="18"/>
              </w:rPr>
              <w:t>V</w:t>
            </w:r>
            <w:r w:rsidRPr="0055507E">
              <w:rPr>
                <w:rFonts w:asciiTheme="minorHAnsi" w:hAnsiTheme="minorHAnsi"/>
                <w:sz w:val="18"/>
                <w:szCs w:val="18"/>
              </w:rPr>
              <w:t>entilation Rate</w:t>
            </w:r>
          </w:p>
        </w:tc>
        <w:tc>
          <w:tcPr>
            <w:tcW w:w="5687" w:type="dxa"/>
          </w:tcPr>
          <w:p w14:paraId="318A0052"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58" w14:textId="77777777" w:rsidTr="00CC559D">
        <w:tc>
          <w:tcPr>
            <w:tcW w:w="590" w:type="dxa"/>
            <w:vAlign w:val="center"/>
          </w:tcPr>
          <w:p w14:paraId="318A0054"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10</w:t>
            </w:r>
          </w:p>
        </w:tc>
        <w:tc>
          <w:tcPr>
            <w:tcW w:w="4738" w:type="dxa"/>
          </w:tcPr>
          <w:p w14:paraId="318A0056" w14:textId="1A85EFE6"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 Status</w:t>
            </w:r>
          </w:p>
        </w:tc>
        <w:tc>
          <w:tcPr>
            <w:tcW w:w="5687" w:type="dxa"/>
          </w:tcPr>
          <w:p w14:paraId="318A0057"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1E286D" w:rsidRPr="0055507E" w14:paraId="318A005D" w14:textId="77777777" w:rsidTr="00CC559D">
        <w:tc>
          <w:tcPr>
            <w:tcW w:w="590" w:type="dxa"/>
            <w:vAlign w:val="center"/>
          </w:tcPr>
          <w:p w14:paraId="318A0059"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11</w:t>
            </w:r>
          </w:p>
        </w:tc>
        <w:tc>
          <w:tcPr>
            <w:tcW w:w="4738" w:type="dxa"/>
          </w:tcPr>
          <w:p w14:paraId="318A005B" w14:textId="1F51006E"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w:t>
            </w:r>
          </w:p>
        </w:tc>
        <w:tc>
          <w:tcPr>
            <w:tcW w:w="5687" w:type="dxa"/>
          </w:tcPr>
          <w:p w14:paraId="318A005C" w14:textId="77777777" w:rsidR="001E286D" w:rsidRPr="0055507E" w:rsidRDefault="001E286D" w:rsidP="001E286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318A005E" w14:textId="77777777" w:rsidR="001E286D" w:rsidRPr="00BE7FE3" w:rsidRDefault="001E286D" w:rsidP="001E286D">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1E286D" w:rsidRPr="00BE7FE3" w14:paraId="318A0060" w14:textId="77777777" w:rsidTr="001E286D">
        <w:tc>
          <w:tcPr>
            <w:tcW w:w="11016" w:type="dxa"/>
            <w:gridSpan w:val="2"/>
          </w:tcPr>
          <w:p w14:paraId="318A005F" w14:textId="77777777" w:rsidR="001E286D" w:rsidRPr="00BE7FE3" w:rsidRDefault="001E286D" w:rsidP="001E286D">
            <w:pPr>
              <w:keepNext/>
              <w:rPr>
                <w:rFonts w:asciiTheme="minorHAnsi" w:hAnsiTheme="minorHAnsi"/>
                <w:szCs w:val="18"/>
              </w:rPr>
            </w:pPr>
            <w:r w:rsidRPr="00BE7FE3">
              <w:rPr>
                <w:rFonts w:asciiTheme="minorHAnsi" w:hAnsiTheme="minorHAnsi"/>
                <w:b/>
                <w:szCs w:val="18"/>
              </w:rPr>
              <w:t>D. Compliance Statement</w:t>
            </w:r>
            <w:r w:rsidRPr="00BE7FE3">
              <w:rPr>
                <w:rFonts w:asciiTheme="minorHAnsi" w:hAnsiTheme="minorHAnsi"/>
                <w:szCs w:val="18"/>
              </w:rPr>
              <w:t xml:space="preserve"> </w:t>
            </w:r>
          </w:p>
        </w:tc>
      </w:tr>
      <w:tr w:rsidR="001E286D" w:rsidRPr="0055507E" w14:paraId="318A0063" w14:textId="77777777" w:rsidTr="001E286D">
        <w:tc>
          <w:tcPr>
            <w:tcW w:w="590" w:type="dxa"/>
            <w:vAlign w:val="center"/>
          </w:tcPr>
          <w:p w14:paraId="318A0061" w14:textId="77777777" w:rsidR="001E286D" w:rsidRPr="0055507E" w:rsidRDefault="001E286D" w:rsidP="001E286D">
            <w:pPr>
              <w:keepNext/>
              <w:jc w:val="center"/>
              <w:rPr>
                <w:rFonts w:asciiTheme="minorHAnsi" w:hAnsiTheme="minorHAnsi"/>
                <w:b/>
                <w:sz w:val="18"/>
                <w:szCs w:val="18"/>
              </w:rPr>
            </w:pPr>
            <w:r w:rsidRPr="0055507E">
              <w:rPr>
                <w:rFonts w:asciiTheme="minorHAnsi" w:hAnsiTheme="minorHAnsi"/>
                <w:sz w:val="18"/>
                <w:szCs w:val="18"/>
              </w:rPr>
              <w:t>01</w:t>
            </w:r>
          </w:p>
        </w:tc>
        <w:tc>
          <w:tcPr>
            <w:tcW w:w="10426" w:type="dxa"/>
          </w:tcPr>
          <w:p w14:paraId="318A0062" w14:textId="77777777" w:rsidR="001E286D" w:rsidRPr="0055507E" w:rsidRDefault="001E286D" w:rsidP="001E286D">
            <w:pPr>
              <w:rPr>
                <w:rFonts w:asciiTheme="minorHAnsi" w:hAnsiTheme="minorHAnsi"/>
                <w:b/>
                <w:sz w:val="18"/>
                <w:szCs w:val="18"/>
              </w:rPr>
            </w:pPr>
            <w:r>
              <w:rPr>
                <w:rFonts w:asciiTheme="minorHAnsi" w:hAnsiTheme="minorHAnsi"/>
                <w:sz w:val="18"/>
                <w:szCs w:val="18"/>
              </w:rPr>
              <w:t xml:space="preserve"> </w:t>
            </w:r>
          </w:p>
        </w:tc>
      </w:tr>
    </w:tbl>
    <w:p w14:paraId="318A0138" w14:textId="77777777" w:rsidR="001E286D" w:rsidRPr="00BE7FE3" w:rsidRDefault="001E286D" w:rsidP="001E286D">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1E286D" w:rsidRPr="0084687D" w14:paraId="318A013B" w14:textId="77777777" w:rsidTr="001E286D">
        <w:trPr>
          <w:cantSplit/>
          <w:trHeight w:val="432"/>
        </w:trPr>
        <w:tc>
          <w:tcPr>
            <w:tcW w:w="5000" w:type="pct"/>
            <w:gridSpan w:val="2"/>
            <w:vAlign w:val="center"/>
          </w:tcPr>
          <w:p w14:paraId="318A0139" w14:textId="0A0A9495" w:rsidR="001E286D" w:rsidRPr="0084687D" w:rsidRDefault="00DF44D6" w:rsidP="00BE7FE3">
            <w:pPr>
              <w:keepNext/>
              <w:rPr>
                <w:rFonts w:ascii="Calibri" w:hAnsi="Calibri"/>
                <w:b/>
                <w:sz w:val="18"/>
                <w:szCs w:val="18"/>
              </w:rPr>
            </w:pPr>
            <w:r w:rsidRPr="00BE7FE3">
              <w:rPr>
                <w:rFonts w:ascii="Calibri" w:hAnsi="Calibri"/>
                <w:b/>
                <w:szCs w:val="18"/>
              </w:rPr>
              <w:t>E</w:t>
            </w:r>
            <w:r w:rsidR="001E286D" w:rsidRPr="00BE7FE3">
              <w:rPr>
                <w:rFonts w:ascii="Calibri" w:hAnsi="Calibri"/>
                <w:b/>
                <w:szCs w:val="18"/>
              </w:rPr>
              <w:t>. Determination of HERS Verification Compliance</w:t>
            </w:r>
          </w:p>
          <w:p w14:paraId="318A013A" w14:textId="77777777" w:rsidR="001E286D" w:rsidRPr="0084687D" w:rsidRDefault="001E286D" w:rsidP="00BE7FE3">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1E286D" w:rsidRPr="0084687D" w14:paraId="318A013E" w14:textId="77777777" w:rsidTr="001E286D">
        <w:trPr>
          <w:cantSplit/>
          <w:trHeight w:val="144"/>
        </w:trPr>
        <w:tc>
          <w:tcPr>
            <w:tcW w:w="253" w:type="pct"/>
            <w:vAlign w:val="center"/>
          </w:tcPr>
          <w:p w14:paraId="318A013C" w14:textId="77777777" w:rsidR="001E286D" w:rsidRPr="0084687D" w:rsidDel="00C76C40" w:rsidRDefault="001E286D" w:rsidP="001E286D">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318A013D" w14:textId="77777777" w:rsidR="001E286D" w:rsidRPr="0084687D" w:rsidRDefault="001E286D" w:rsidP="001E286D">
            <w:pPr>
              <w:keepNext/>
              <w:rPr>
                <w:rFonts w:ascii="Calibri" w:hAnsi="Calibri"/>
                <w:sz w:val="18"/>
                <w:szCs w:val="18"/>
              </w:rPr>
            </w:pPr>
          </w:p>
        </w:tc>
      </w:tr>
    </w:tbl>
    <w:p w14:paraId="318A0142" w14:textId="77777777" w:rsidR="00E66FF8" w:rsidRPr="00316503" w:rsidRDefault="00E66FF8" w:rsidP="00E66FF8">
      <w:pPr>
        <w:rPr>
          <w:rFonts w:asciiTheme="minorHAnsi" w:hAnsiTheme="minorHAnsi"/>
          <w:b/>
          <w:sz w:val="18"/>
          <w:szCs w:val="18"/>
        </w:rPr>
      </w:pPr>
    </w:p>
    <w:p w14:paraId="318A0143" w14:textId="77777777" w:rsidR="00497E37" w:rsidRDefault="00497E37">
      <w:pPr>
        <w:rPr>
          <w:rFonts w:asciiTheme="minorHAnsi" w:hAnsiTheme="minorHAnsi"/>
          <w:b/>
          <w:sz w:val="18"/>
          <w:szCs w:val="18"/>
        </w:rPr>
      </w:pPr>
      <w:r>
        <w:rPr>
          <w:rFonts w:asciiTheme="minorHAnsi" w:hAnsiTheme="minorHAnsi"/>
          <w:b/>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E16DC5" w:rsidRPr="00E16DC5" w14:paraId="318A0145" w14:textId="77777777" w:rsidTr="00E16DC5">
        <w:trPr>
          <w:trHeight w:val="288"/>
        </w:trPr>
        <w:tc>
          <w:tcPr>
            <w:tcW w:w="10950" w:type="dxa"/>
            <w:gridSpan w:val="4"/>
            <w:vAlign w:val="center"/>
          </w:tcPr>
          <w:p w14:paraId="318A0144" w14:textId="77777777" w:rsidR="00E16DC5" w:rsidRPr="00E16DC5" w:rsidRDefault="00E16DC5" w:rsidP="00BE7FE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E16DC5">
              <w:rPr>
                <w:rFonts w:asciiTheme="minorHAnsi" w:eastAsia="Calibri" w:hAnsiTheme="minorHAnsi" w:cs="Arial"/>
                <w:b/>
                <w:caps/>
                <w:sz w:val="18"/>
                <w:szCs w:val="18"/>
              </w:rPr>
              <w:lastRenderedPageBreak/>
              <w:t>Documentation Author's Declaration Statement</w:t>
            </w:r>
          </w:p>
        </w:tc>
      </w:tr>
      <w:tr w:rsidR="00E16DC5" w:rsidRPr="00E16DC5" w14:paraId="318A0147" w14:textId="77777777" w:rsidTr="00E16DC5">
        <w:trPr>
          <w:trHeight w:val="360"/>
        </w:trPr>
        <w:tc>
          <w:tcPr>
            <w:tcW w:w="10950" w:type="dxa"/>
            <w:gridSpan w:val="4"/>
            <w:vAlign w:val="center"/>
          </w:tcPr>
          <w:p w14:paraId="318A0146" w14:textId="77777777" w:rsidR="00E16DC5" w:rsidRPr="00E16DC5" w:rsidRDefault="00E16DC5" w:rsidP="00BE7FE3">
            <w:pPr>
              <w:numPr>
                <w:ilvl w:val="0"/>
                <w:numId w:val="7"/>
              </w:numPr>
              <w:ind w:left="271" w:hanging="288"/>
              <w:rPr>
                <w:rFonts w:asciiTheme="minorHAnsi" w:eastAsia="Calibri" w:hAnsiTheme="minorHAnsi"/>
                <w:sz w:val="18"/>
                <w:szCs w:val="18"/>
              </w:rPr>
            </w:pPr>
            <w:r w:rsidRPr="00E16DC5">
              <w:rPr>
                <w:rFonts w:asciiTheme="minorHAnsi" w:eastAsia="Calibri" w:hAnsiTheme="minorHAnsi"/>
                <w:sz w:val="18"/>
                <w:szCs w:val="18"/>
              </w:rPr>
              <w:t>I certify that this Certificate of Verification documentation is accurate and complete.</w:t>
            </w:r>
          </w:p>
        </w:tc>
      </w:tr>
      <w:tr w:rsidR="00E16DC5" w:rsidRPr="00E16DC5" w14:paraId="318A014A" w14:textId="77777777" w:rsidTr="00E16DC5">
        <w:trPr>
          <w:trHeight w:val="360"/>
        </w:trPr>
        <w:tc>
          <w:tcPr>
            <w:tcW w:w="5434" w:type="dxa"/>
          </w:tcPr>
          <w:p w14:paraId="318A0148"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Documentation Author Name:</w:t>
            </w:r>
          </w:p>
        </w:tc>
        <w:tc>
          <w:tcPr>
            <w:tcW w:w="5516" w:type="dxa"/>
            <w:gridSpan w:val="3"/>
          </w:tcPr>
          <w:p w14:paraId="318A0149"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Documentation Author Signature:</w:t>
            </w:r>
          </w:p>
        </w:tc>
      </w:tr>
      <w:tr w:rsidR="00E16DC5" w:rsidRPr="00E16DC5" w14:paraId="318A014D" w14:textId="77777777" w:rsidTr="00E16DC5">
        <w:trPr>
          <w:trHeight w:val="360"/>
        </w:trPr>
        <w:tc>
          <w:tcPr>
            <w:tcW w:w="5434" w:type="dxa"/>
          </w:tcPr>
          <w:p w14:paraId="318A014B"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Company:</w:t>
            </w:r>
          </w:p>
        </w:tc>
        <w:tc>
          <w:tcPr>
            <w:tcW w:w="5516" w:type="dxa"/>
            <w:gridSpan w:val="3"/>
          </w:tcPr>
          <w:p w14:paraId="318A014C"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Date Signed:</w:t>
            </w:r>
          </w:p>
        </w:tc>
      </w:tr>
      <w:tr w:rsidR="00E16DC5" w:rsidRPr="00E16DC5" w14:paraId="318A0150" w14:textId="77777777" w:rsidTr="00E16DC5">
        <w:trPr>
          <w:trHeight w:val="360"/>
        </w:trPr>
        <w:tc>
          <w:tcPr>
            <w:tcW w:w="5434" w:type="dxa"/>
          </w:tcPr>
          <w:p w14:paraId="318A014E"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Address:</w:t>
            </w:r>
          </w:p>
        </w:tc>
        <w:tc>
          <w:tcPr>
            <w:tcW w:w="5516" w:type="dxa"/>
            <w:gridSpan w:val="3"/>
          </w:tcPr>
          <w:p w14:paraId="318A014F"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CEA/HERS Certification Information (if applicable):</w:t>
            </w:r>
          </w:p>
        </w:tc>
      </w:tr>
      <w:tr w:rsidR="00E16DC5" w:rsidRPr="00E16DC5" w14:paraId="318A0153" w14:textId="77777777" w:rsidTr="00E16DC5">
        <w:trPr>
          <w:trHeight w:val="360"/>
        </w:trPr>
        <w:tc>
          <w:tcPr>
            <w:tcW w:w="5434" w:type="dxa"/>
          </w:tcPr>
          <w:p w14:paraId="318A0151"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City/State/Zip:</w:t>
            </w:r>
          </w:p>
        </w:tc>
        <w:tc>
          <w:tcPr>
            <w:tcW w:w="5516" w:type="dxa"/>
            <w:gridSpan w:val="3"/>
          </w:tcPr>
          <w:p w14:paraId="318A0152"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Phone:</w:t>
            </w:r>
          </w:p>
        </w:tc>
      </w:tr>
      <w:tr w:rsidR="00E16DC5" w:rsidRPr="00E16DC5" w14:paraId="318A0155" w14:textId="77777777" w:rsidTr="00E16DC5">
        <w:tblPrEx>
          <w:tblCellMar>
            <w:left w:w="115" w:type="dxa"/>
            <w:right w:w="115" w:type="dxa"/>
          </w:tblCellMar>
        </w:tblPrEx>
        <w:trPr>
          <w:trHeight w:val="296"/>
        </w:trPr>
        <w:tc>
          <w:tcPr>
            <w:tcW w:w="10950" w:type="dxa"/>
            <w:gridSpan w:val="4"/>
            <w:vAlign w:val="center"/>
          </w:tcPr>
          <w:p w14:paraId="318A0154" w14:textId="77777777" w:rsidR="00E16DC5" w:rsidRPr="00E16DC5" w:rsidRDefault="00E16DC5" w:rsidP="00BE7FE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E16DC5">
              <w:rPr>
                <w:rFonts w:asciiTheme="minorHAnsi" w:eastAsia="Calibri" w:hAnsiTheme="minorHAnsi" w:cs="Arial"/>
                <w:b/>
                <w:caps/>
                <w:sz w:val="18"/>
                <w:szCs w:val="18"/>
              </w:rPr>
              <w:t xml:space="preserve">Responsible Person's Declaration statement </w:t>
            </w:r>
          </w:p>
        </w:tc>
      </w:tr>
      <w:tr w:rsidR="00E16DC5" w:rsidRPr="00E16DC5" w14:paraId="318A015C" w14:textId="77777777" w:rsidTr="00E16DC5">
        <w:tblPrEx>
          <w:tblCellMar>
            <w:left w:w="115" w:type="dxa"/>
            <w:right w:w="115" w:type="dxa"/>
          </w:tblCellMar>
        </w:tblPrEx>
        <w:trPr>
          <w:trHeight w:val="504"/>
        </w:trPr>
        <w:tc>
          <w:tcPr>
            <w:tcW w:w="10950" w:type="dxa"/>
            <w:gridSpan w:val="4"/>
            <w:shd w:val="clear" w:color="auto" w:fill="auto"/>
          </w:tcPr>
          <w:p w14:paraId="318A0156" w14:textId="77777777" w:rsidR="00E16DC5" w:rsidRPr="00E16DC5" w:rsidRDefault="00E16DC5" w:rsidP="00BE7FE3">
            <w:pPr>
              <w:keepNext/>
              <w:widowControl w:val="0"/>
              <w:ind w:right="90"/>
              <w:rPr>
                <w:rFonts w:asciiTheme="minorHAnsi" w:hAnsiTheme="minorHAnsi"/>
                <w:snapToGrid w:val="0"/>
                <w:sz w:val="18"/>
                <w:szCs w:val="18"/>
              </w:rPr>
            </w:pPr>
            <w:r w:rsidRPr="00E16DC5">
              <w:rPr>
                <w:rFonts w:asciiTheme="minorHAnsi" w:hAnsiTheme="minorHAnsi"/>
                <w:snapToGrid w:val="0"/>
                <w:sz w:val="18"/>
                <w:szCs w:val="18"/>
              </w:rPr>
              <w:t xml:space="preserve">I certify the following under penalty of perjury, under the laws of the State of California: </w:t>
            </w:r>
          </w:p>
          <w:p w14:paraId="318A0157" w14:textId="77777777" w:rsidR="00E16DC5" w:rsidRPr="00E16DC5" w:rsidRDefault="00E16DC5" w:rsidP="00BE7FE3">
            <w:pPr>
              <w:keepNext/>
              <w:widowControl w:val="0"/>
              <w:numPr>
                <w:ilvl w:val="0"/>
                <w:numId w:val="17"/>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The information provided on this Certificate of Verification is true and correct.</w:t>
            </w:r>
          </w:p>
          <w:p w14:paraId="318A0158" w14:textId="77777777" w:rsidR="00E16DC5" w:rsidRPr="00E16DC5" w:rsidRDefault="00E16DC5" w:rsidP="00BE7FE3">
            <w:pPr>
              <w:keepNext/>
              <w:widowControl w:val="0"/>
              <w:numPr>
                <w:ilvl w:val="0"/>
                <w:numId w:val="17"/>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I am the certified HERS Rater who performed the verification identified and reported on this Certificate of Verification (responsible rater).</w:t>
            </w:r>
          </w:p>
          <w:p w14:paraId="318A0159" w14:textId="77777777" w:rsidR="00E16DC5" w:rsidRPr="00E16DC5" w:rsidRDefault="00E16DC5" w:rsidP="00BE7FE3">
            <w:pPr>
              <w:keepNext/>
              <w:widowControl w:val="0"/>
              <w:numPr>
                <w:ilvl w:val="0"/>
                <w:numId w:val="17"/>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18A015A" w14:textId="77777777" w:rsidR="00E16DC5" w:rsidRPr="00E16DC5" w:rsidRDefault="00E16DC5" w:rsidP="00BE7FE3">
            <w:pPr>
              <w:keepNext/>
              <w:widowControl w:val="0"/>
              <w:numPr>
                <w:ilvl w:val="0"/>
                <w:numId w:val="17"/>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18A015B" w14:textId="77777777" w:rsidR="00E16DC5" w:rsidRPr="00E16DC5" w:rsidRDefault="00E16DC5" w:rsidP="00BE7FE3">
            <w:pPr>
              <w:keepNext/>
              <w:widowControl w:val="0"/>
              <w:numPr>
                <w:ilvl w:val="0"/>
                <w:numId w:val="17"/>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E16DC5" w:rsidRPr="00E16DC5" w14:paraId="318A015E" w14:textId="77777777" w:rsidTr="00E16DC5">
        <w:tblPrEx>
          <w:tblCellMar>
            <w:left w:w="115" w:type="dxa"/>
            <w:right w:w="115" w:type="dxa"/>
          </w:tblCellMar>
        </w:tblPrEx>
        <w:trPr>
          <w:trHeight w:val="278"/>
        </w:trPr>
        <w:tc>
          <w:tcPr>
            <w:tcW w:w="10950" w:type="dxa"/>
            <w:gridSpan w:val="4"/>
            <w:vAlign w:val="center"/>
          </w:tcPr>
          <w:p w14:paraId="318A015D" w14:textId="77777777" w:rsidR="00E16DC5" w:rsidRPr="00E16DC5" w:rsidRDefault="00E16DC5" w:rsidP="00BE7FE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E16DC5">
              <w:rPr>
                <w:rFonts w:asciiTheme="minorHAnsi" w:eastAsia="Calibri" w:hAnsiTheme="minorHAnsi" w:cs="Arial"/>
                <w:b/>
                <w:caps/>
                <w:sz w:val="18"/>
                <w:szCs w:val="18"/>
              </w:rPr>
              <w:t>BUILDER OR INSTALLER INFORMATION AS SHOWN ON THE CERTIFICATE OF INSTALLATION</w:t>
            </w:r>
          </w:p>
        </w:tc>
      </w:tr>
      <w:tr w:rsidR="00E16DC5" w:rsidRPr="00E16DC5" w14:paraId="318A0160" w14:textId="77777777" w:rsidTr="00E16DC5">
        <w:tblPrEx>
          <w:tblCellMar>
            <w:left w:w="115" w:type="dxa"/>
            <w:right w:w="115" w:type="dxa"/>
          </w:tblCellMar>
        </w:tblPrEx>
        <w:trPr>
          <w:trHeight w:hRule="exact" w:val="360"/>
        </w:trPr>
        <w:tc>
          <w:tcPr>
            <w:tcW w:w="10950" w:type="dxa"/>
            <w:gridSpan w:val="4"/>
            <w:vAlign w:val="center"/>
          </w:tcPr>
          <w:p w14:paraId="318A015F" w14:textId="77777777" w:rsidR="00E16DC5" w:rsidRPr="00E16DC5" w:rsidRDefault="00E16DC5" w:rsidP="00E16DC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E16DC5">
              <w:rPr>
                <w:rFonts w:asciiTheme="minorHAnsi" w:eastAsia="Calibri" w:hAnsiTheme="minorHAnsi"/>
                <w:sz w:val="14"/>
                <w:szCs w:val="14"/>
              </w:rPr>
              <w:t>Company Name (Installing Subcontractor, General Contractor, or Builder/Owner):</w:t>
            </w:r>
          </w:p>
        </w:tc>
      </w:tr>
      <w:tr w:rsidR="00E16DC5" w:rsidRPr="00E16DC5" w14:paraId="318A0163" w14:textId="77777777" w:rsidTr="00E16DC5">
        <w:tblPrEx>
          <w:tblCellMar>
            <w:left w:w="115" w:type="dxa"/>
            <w:right w:w="115" w:type="dxa"/>
          </w:tblCellMar>
        </w:tblPrEx>
        <w:trPr>
          <w:trHeight w:hRule="exact" w:val="360"/>
        </w:trPr>
        <w:tc>
          <w:tcPr>
            <w:tcW w:w="5475" w:type="dxa"/>
            <w:gridSpan w:val="2"/>
          </w:tcPr>
          <w:p w14:paraId="318A0161" w14:textId="77777777" w:rsidR="00E16DC5" w:rsidRPr="00E16DC5" w:rsidRDefault="00E16DC5" w:rsidP="00E16DC5">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E16DC5">
              <w:rPr>
                <w:rFonts w:asciiTheme="minorHAnsi" w:eastAsia="Calibri" w:hAnsiTheme="minorHAnsi"/>
                <w:sz w:val="14"/>
                <w:szCs w:val="14"/>
              </w:rPr>
              <w:t>Responsible Builder or Installer Name:</w:t>
            </w:r>
          </w:p>
        </w:tc>
        <w:tc>
          <w:tcPr>
            <w:tcW w:w="5475" w:type="dxa"/>
            <w:gridSpan w:val="2"/>
          </w:tcPr>
          <w:p w14:paraId="318A0162" w14:textId="77777777" w:rsidR="00E16DC5" w:rsidRPr="00E16DC5" w:rsidRDefault="00E16DC5" w:rsidP="00E16DC5">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CSLB License:</w:t>
            </w:r>
          </w:p>
        </w:tc>
      </w:tr>
      <w:tr w:rsidR="00E16DC5" w:rsidRPr="00E16DC5" w14:paraId="318A0165" w14:textId="77777777" w:rsidTr="00E16DC5">
        <w:tblPrEx>
          <w:tblCellMar>
            <w:left w:w="108" w:type="dxa"/>
            <w:right w:w="108" w:type="dxa"/>
          </w:tblCellMar>
        </w:tblPrEx>
        <w:trPr>
          <w:trHeight w:hRule="exact" w:val="288"/>
        </w:trPr>
        <w:tc>
          <w:tcPr>
            <w:tcW w:w="10950" w:type="dxa"/>
            <w:gridSpan w:val="4"/>
            <w:vAlign w:val="center"/>
          </w:tcPr>
          <w:p w14:paraId="318A0164" w14:textId="77777777" w:rsidR="00E16DC5" w:rsidRPr="00E16DC5" w:rsidRDefault="00E16DC5" w:rsidP="00BE7FE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E16DC5">
              <w:rPr>
                <w:rFonts w:asciiTheme="minorHAnsi" w:eastAsia="Calibri" w:hAnsiTheme="minorHAnsi" w:cs="Arial"/>
                <w:b/>
                <w:caps/>
                <w:sz w:val="18"/>
                <w:szCs w:val="18"/>
              </w:rPr>
              <w:t>HERS PROVIDER DATA REGISTRY INFORMATION</w:t>
            </w:r>
          </w:p>
        </w:tc>
      </w:tr>
      <w:tr w:rsidR="00E16DC5" w:rsidRPr="00E16DC5" w14:paraId="318A0168" w14:textId="77777777" w:rsidTr="00E16DC5">
        <w:tblPrEx>
          <w:tblCellMar>
            <w:left w:w="108" w:type="dxa"/>
            <w:right w:w="108" w:type="dxa"/>
          </w:tblCellMar>
        </w:tblPrEx>
        <w:trPr>
          <w:trHeight w:hRule="exact" w:val="360"/>
        </w:trPr>
        <w:tc>
          <w:tcPr>
            <w:tcW w:w="5482" w:type="dxa"/>
            <w:gridSpan w:val="3"/>
          </w:tcPr>
          <w:p w14:paraId="318A0166" w14:textId="77777777" w:rsidR="00E16DC5" w:rsidRPr="00E16DC5" w:rsidRDefault="00E16DC5" w:rsidP="00E16DC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Sample Group Number (if applicable):</w:t>
            </w:r>
          </w:p>
        </w:tc>
        <w:tc>
          <w:tcPr>
            <w:tcW w:w="5468" w:type="dxa"/>
          </w:tcPr>
          <w:p w14:paraId="318A0167" w14:textId="054B5164" w:rsidR="00E16DC5" w:rsidRPr="00E16DC5" w:rsidRDefault="00E16DC5" w:rsidP="00E16DC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Dwelling Test Status in Sample Group (if applicable)</w:t>
            </w:r>
            <w:r w:rsidR="00745320">
              <w:rPr>
                <w:rFonts w:asciiTheme="minorHAnsi" w:eastAsia="Calibri" w:hAnsiTheme="minorHAnsi"/>
                <w:sz w:val="14"/>
                <w:szCs w:val="14"/>
              </w:rPr>
              <w:t>:</w:t>
            </w:r>
          </w:p>
        </w:tc>
      </w:tr>
      <w:tr w:rsidR="00E16DC5" w:rsidRPr="00E16DC5" w14:paraId="318A016A" w14:textId="77777777" w:rsidTr="00E16DC5">
        <w:tblPrEx>
          <w:tblCellMar>
            <w:left w:w="108" w:type="dxa"/>
            <w:right w:w="108" w:type="dxa"/>
          </w:tblCellMar>
        </w:tblPrEx>
        <w:trPr>
          <w:trHeight w:val="288"/>
        </w:trPr>
        <w:tc>
          <w:tcPr>
            <w:tcW w:w="10950" w:type="dxa"/>
            <w:gridSpan w:val="4"/>
            <w:vAlign w:val="center"/>
          </w:tcPr>
          <w:p w14:paraId="318A0169" w14:textId="77777777" w:rsidR="00E16DC5" w:rsidRPr="00E16DC5" w:rsidRDefault="00E16DC5" w:rsidP="00BE7FE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E16DC5">
              <w:rPr>
                <w:rFonts w:asciiTheme="minorHAnsi" w:eastAsia="Calibri" w:hAnsiTheme="minorHAnsi" w:cs="Arial"/>
                <w:b/>
                <w:caps/>
                <w:sz w:val="18"/>
                <w:szCs w:val="18"/>
              </w:rPr>
              <w:t>HERS RATER INFORMATION</w:t>
            </w:r>
          </w:p>
        </w:tc>
      </w:tr>
      <w:tr w:rsidR="00E16DC5" w:rsidRPr="00E16DC5" w14:paraId="318A016C" w14:textId="77777777" w:rsidTr="00E16DC5">
        <w:tblPrEx>
          <w:tblCellMar>
            <w:left w:w="108" w:type="dxa"/>
            <w:right w:w="108" w:type="dxa"/>
          </w:tblCellMar>
        </w:tblPrEx>
        <w:trPr>
          <w:trHeight w:hRule="exact" w:val="360"/>
        </w:trPr>
        <w:tc>
          <w:tcPr>
            <w:tcW w:w="10950" w:type="dxa"/>
            <w:gridSpan w:val="4"/>
          </w:tcPr>
          <w:p w14:paraId="318A016B" w14:textId="77777777" w:rsidR="00E16DC5" w:rsidRPr="00E16DC5" w:rsidRDefault="00E16DC5" w:rsidP="00E16DC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HERS Rater Company Name:</w:t>
            </w:r>
          </w:p>
        </w:tc>
      </w:tr>
      <w:tr w:rsidR="00E16DC5" w:rsidRPr="00E16DC5" w14:paraId="318A016F" w14:textId="77777777" w:rsidTr="00E16DC5">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18A016D" w14:textId="77777777" w:rsidR="00E16DC5" w:rsidRPr="00E16DC5" w:rsidRDefault="00E16DC5" w:rsidP="00E16DC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318A016E" w14:textId="77777777" w:rsidR="00E16DC5" w:rsidRPr="00E16DC5" w:rsidRDefault="00E16DC5" w:rsidP="00E16DC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Signature:</w:t>
            </w:r>
          </w:p>
        </w:tc>
      </w:tr>
      <w:tr w:rsidR="00E16DC5" w:rsidRPr="00E16DC5" w14:paraId="318A0172" w14:textId="77777777" w:rsidTr="00E16DC5">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18A0170" w14:textId="357E257F" w:rsidR="00E16DC5" w:rsidRPr="00E16DC5" w:rsidRDefault="00E16DC5" w:rsidP="00E16DC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Certification Number w/ this HERS Provider</w:t>
            </w:r>
            <w:r w:rsidR="00745320">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318A0171" w14:textId="77777777" w:rsidR="00E16DC5" w:rsidRPr="00E16DC5" w:rsidRDefault="00E16DC5" w:rsidP="00E16DC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Date Signed:</w:t>
            </w:r>
          </w:p>
        </w:tc>
      </w:tr>
    </w:tbl>
    <w:p w14:paraId="318A0173" w14:textId="77777777" w:rsidR="00B71555" w:rsidRPr="00316503" w:rsidRDefault="00B71555" w:rsidP="00B71555">
      <w:pPr>
        <w:contextualSpacing/>
        <w:rPr>
          <w:rFonts w:asciiTheme="minorHAnsi" w:hAnsiTheme="minorHAnsi"/>
          <w:sz w:val="18"/>
          <w:szCs w:val="18"/>
        </w:rPr>
      </w:pPr>
    </w:p>
    <w:p w14:paraId="318A0174" w14:textId="77777777" w:rsidR="00337746" w:rsidRPr="00316503" w:rsidRDefault="00337746" w:rsidP="00B71555">
      <w:pPr>
        <w:contextualSpacing/>
        <w:rPr>
          <w:rFonts w:asciiTheme="minorHAnsi" w:hAnsiTheme="minorHAnsi"/>
          <w:sz w:val="18"/>
          <w:szCs w:val="18"/>
        </w:rPr>
      </w:pPr>
    </w:p>
    <w:p w14:paraId="318A0175" w14:textId="77777777" w:rsidR="006D0E63" w:rsidRPr="00316503" w:rsidRDefault="006D0E63" w:rsidP="00B71555">
      <w:pPr>
        <w:rPr>
          <w:rFonts w:asciiTheme="minorHAnsi" w:hAnsiTheme="minorHAnsi"/>
          <w:sz w:val="18"/>
          <w:szCs w:val="18"/>
        </w:rPr>
        <w:sectPr w:rsidR="006D0E63" w:rsidRPr="00316503" w:rsidSect="00670C0A">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720" w:bottom="720" w:left="720" w:header="432" w:footer="432" w:gutter="0"/>
          <w:pgNumType w:start="1"/>
          <w:cols w:space="720"/>
          <w:docGrid w:linePitch="272"/>
        </w:sectPr>
      </w:pPr>
    </w:p>
    <w:p w14:paraId="318A0176" w14:textId="2248FA0B" w:rsidR="00D5396B" w:rsidRPr="00BE7FE3" w:rsidRDefault="00745320" w:rsidP="00BE7FE3">
      <w:pPr>
        <w:jc w:val="center"/>
        <w:rPr>
          <w:rFonts w:asciiTheme="minorHAnsi" w:hAnsiTheme="minorHAnsi"/>
          <w:b/>
          <w:szCs w:val="18"/>
        </w:rPr>
      </w:pPr>
      <w:r>
        <w:rPr>
          <w:rFonts w:asciiTheme="minorHAnsi" w:hAnsiTheme="minorHAnsi"/>
          <w:b/>
          <w:szCs w:val="18"/>
        </w:rPr>
        <w:lastRenderedPageBreak/>
        <w:t>CF3R-MCH-27c-H User Instructions</w:t>
      </w:r>
    </w:p>
    <w:p w14:paraId="318A0177" w14:textId="77777777" w:rsidR="00D5396B" w:rsidRPr="00316503" w:rsidRDefault="00D5396B" w:rsidP="00D5396B">
      <w:pPr>
        <w:rPr>
          <w:rFonts w:asciiTheme="minorHAnsi" w:hAnsiTheme="minorHAnsi"/>
          <w:sz w:val="18"/>
          <w:szCs w:val="18"/>
        </w:rPr>
      </w:pPr>
    </w:p>
    <w:p w14:paraId="318A0178" w14:textId="77777777" w:rsidR="00D5396B" w:rsidRPr="00D2491C" w:rsidRDefault="00D5396B" w:rsidP="00D5396B">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318A0179" w14:textId="46C1D342" w:rsidR="00D5396B" w:rsidRDefault="00D5396B" w:rsidP="00D5396B">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multifamily dwelling units.  Ventilation is calculated and provided for each dwelling unit individually.</w:t>
      </w:r>
    </w:p>
    <w:p w14:paraId="318A017A" w14:textId="77777777" w:rsidR="00D5396B" w:rsidRDefault="00D5396B" w:rsidP="00D5396B">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multifamily”</w:t>
      </w:r>
      <w:r>
        <w:rPr>
          <w:rFonts w:asciiTheme="minorHAnsi" w:eastAsia="Cambria" w:hAnsiTheme="minorHAnsi"/>
          <w:sz w:val="18"/>
          <w:szCs w:val="18"/>
        </w:rPr>
        <w:t>.</w:t>
      </w:r>
    </w:p>
    <w:p w14:paraId="318A017B" w14:textId="70B53E10" w:rsidR="00D5396B" w:rsidRPr="00D2491C" w:rsidRDefault="00D5396B" w:rsidP="00D5396B">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2D25FD">
        <w:rPr>
          <w:rFonts w:asciiTheme="minorHAnsi" w:hAnsiTheme="minorHAnsi"/>
          <w:sz w:val="18"/>
          <w:szCs w:val="18"/>
        </w:rPr>
        <w:t xml:space="preserve"> </w:t>
      </w:r>
      <w:r>
        <w:rPr>
          <w:rFonts w:asciiTheme="minorHAnsi" w:hAnsiTheme="minorHAnsi"/>
          <w:sz w:val="18"/>
          <w:szCs w:val="18"/>
        </w:rPr>
        <w:t>Choices are “New Construction” and “Addition greater than 1</w:t>
      </w:r>
      <w:r w:rsidR="00CE79E9">
        <w:rPr>
          <w:rFonts w:asciiTheme="minorHAnsi" w:hAnsiTheme="minorHAnsi"/>
          <w:sz w:val="18"/>
          <w:szCs w:val="18"/>
        </w:rPr>
        <w:t>,</w:t>
      </w:r>
      <w:r>
        <w:rPr>
          <w:rFonts w:asciiTheme="minorHAnsi" w:hAnsiTheme="minorHAnsi"/>
          <w:sz w:val="18"/>
          <w:szCs w:val="18"/>
        </w:rPr>
        <w:t>000</w:t>
      </w:r>
      <w:r w:rsidR="00CE79E9">
        <w:rPr>
          <w:rFonts w:asciiTheme="minorHAnsi" w:hAnsiTheme="minorHAnsi"/>
          <w:sz w:val="18"/>
          <w:szCs w:val="18"/>
        </w:rPr>
        <w:t xml:space="preserve"> </w:t>
      </w:r>
      <w:r w:rsidR="00CC559D">
        <w:rPr>
          <w:rFonts w:asciiTheme="minorHAnsi" w:hAnsiTheme="minorHAnsi"/>
          <w:sz w:val="18"/>
          <w:szCs w:val="18"/>
        </w:rPr>
        <w:t>ft</w:t>
      </w:r>
      <w:r w:rsidR="00CC559D">
        <w:rPr>
          <w:rFonts w:asciiTheme="minorHAnsi" w:hAnsiTheme="minorHAnsi"/>
          <w:sz w:val="18"/>
          <w:szCs w:val="18"/>
          <w:vertAlign w:val="superscript"/>
        </w:rPr>
        <w:t>2</w:t>
      </w:r>
      <w:r>
        <w:rPr>
          <w:rFonts w:asciiTheme="minorHAnsi" w:hAnsiTheme="minorHAnsi"/>
          <w:sz w:val="18"/>
          <w:szCs w:val="18"/>
        </w:rPr>
        <w:t>”.</w:t>
      </w:r>
    </w:p>
    <w:p w14:paraId="318A017C" w14:textId="44900D39" w:rsidR="00D5396B" w:rsidRPr="00DE1FB9" w:rsidRDefault="00D5396B" w:rsidP="00D5396B">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CC559D">
        <w:rPr>
          <w:rFonts w:asciiTheme="minorHAnsi" w:hAnsiTheme="minorHAnsi"/>
          <w:sz w:val="18"/>
          <w:szCs w:val="18"/>
        </w:rPr>
        <w:t>ft</w:t>
      </w:r>
      <w:r w:rsidR="00CC559D">
        <w:rPr>
          <w:rFonts w:asciiTheme="minorHAnsi"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w:t>
      </w:r>
      <w:r w:rsidR="00CE79E9">
        <w:rPr>
          <w:rFonts w:asciiTheme="minorHAnsi" w:eastAsia="Cambria" w:hAnsiTheme="minorHAnsi"/>
          <w:sz w:val="18"/>
          <w:szCs w:val="18"/>
        </w:rPr>
        <w:t>,</w:t>
      </w:r>
      <w:r>
        <w:rPr>
          <w:rFonts w:asciiTheme="minorHAnsi" w:eastAsia="Cambria" w:hAnsiTheme="minorHAnsi"/>
          <w:sz w:val="18"/>
          <w:szCs w:val="18"/>
        </w:rPr>
        <w:t xml:space="preserve">000 </w:t>
      </w:r>
      <w:r w:rsidR="00CC559D">
        <w:rPr>
          <w:rFonts w:asciiTheme="minorHAnsi" w:hAnsiTheme="minorHAnsi"/>
          <w:sz w:val="18"/>
          <w:szCs w:val="18"/>
        </w:rPr>
        <w:t>ft</w:t>
      </w:r>
      <w:r w:rsidR="00CC559D">
        <w:rPr>
          <w:rFonts w:asciiTheme="minorHAnsi"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318A017D" w14:textId="6558141A" w:rsidR="00D5396B" w:rsidRPr="00DE1FB9" w:rsidRDefault="00D5396B" w:rsidP="00D5396B">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 </w:t>
      </w:r>
      <w:r>
        <w:rPr>
          <w:rFonts w:asciiTheme="minorHAnsi" w:eastAsia="Cambria" w:hAnsiTheme="minorHAnsi"/>
          <w:sz w:val="18"/>
          <w:szCs w:val="18"/>
        </w:rPr>
        <w:t>For additions over 1</w:t>
      </w:r>
      <w:r w:rsidR="00745320">
        <w:rPr>
          <w:rFonts w:asciiTheme="minorHAnsi" w:eastAsia="Cambria" w:hAnsiTheme="minorHAnsi"/>
          <w:sz w:val="18"/>
          <w:szCs w:val="18"/>
        </w:rPr>
        <w:t>,</w:t>
      </w:r>
      <w:r>
        <w:rPr>
          <w:rFonts w:asciiTheme="minorHAnsi" w:eastAsia="Cambria" w:hAnsiTheme="minorHAnsi"/>
          <w:sz w:val="18"/>
          <w:szCs w:val="18"/>
        </w:rPr>
        <w:t xml:space="preserve">000 </w:t>
      </w:r>
      <w:r w:rsidR="00CC559D">
        <w:rPr>
          <w:rFonts w:asciiTheme="minorHAnsi" w:hAnsiTheme="minorHAnsi"/>
          <w:sz w:val="18"/>
          <w:szCs w:val="18"/>
        </w:rPr>
        <w:t>ft</w:t>
      </w:r>
      <w:r w:rsidR="00CC559D">
        <w:rPr>
          <w:rFonts w:asciiTheme="minorHAnsi"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318A017E" w14:textId="77777777" w:rsidR="00D5396B" w:rsidRPr="00D2491C" w:rsidRDefault="00D5396B" w:rsidP="00D5396B">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318A017F" w14:textId="7F0825D3" w:rsidR="00D5396B" w:rsidRPr="00D2491C" w:rsidRDefault="00D5396B" w:rsidP="00CC559D">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CC559D">
        <w:rPr>
          <w:rFonts w:asciiTheme="minorHAnsi" w:eastAsia="Cambria" w:hAnsiTheme="minorHAnsi"/>
          <w:sz w:val="18"/>
          <w:szCs w:val="18"/>
        </w:rPr>
        <w:t>)</w:t>
      </w:r>
    </w:p>
    <w:p w14:paraId="318A0180" w14:textId="77777777" w:rsidR="00D5396B" w:rsidRPr="00D2491C" w:rsidRDefault="00D5396B" w:rsidP="00CC559D">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318A0181" w14:textId="77777777" w:rsidR="00D5396B" w:rsidRPr="00D2491C" w:rsidRDefault="00D5396B" w:rsidP="00D5396B">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318A0182" w14:textId="77777777" w:rsidR="00D5396B" w:rsidRPr="00D2491C" w:rsidRDefault="00D5396B" w:rsidP="00CC559D">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318A0183" w14:textId="77777777" w:rsidR="00D5396B" w:rsidRPr="00D2491C" w:rsidRDefault="00D5396B" w:rsidP="00CC559D">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318A0184" w14:textId="77777777" w:rsidR="00D5396B" w:rsidRPr="00D2491C" w:rsidRDefault="00D5396B" w:rsidP="00D5396B">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318A0185" w14:textId="77777777" w:rsidR="00D5396B" w:rsidRPr="00D2491C" w:rsidRDefault="00D5396B" w:rsidP="00CC559D">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318A0186" w14:textId="77777777" w:rsidR="00D5396B" w:rsidRPr="00D2491C" w:rsidRDefault="00D5396B" w:rsidP="00CC559D">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318A0187" w14:textId="77777777" w:rsidR="00D5396B" w:rsidRDefault="00D5396B" w:rsidP="00CC559D">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 Balanced </w:t>
      </w:r>
      <w:r>
        <w:rPr>
          <w:rFonts w:asciiTheme="minorHAnsi" w:eastAsia="Cambria" w:hAnsiTheme="minorHAnsi"/>
          <w:sz w:val="18"/>
          <w:szCs w:val="18"/>
        </w:rPr>
        <w:t>(ventilation fan[s] push air into AND out of the house in equal amounts)</w:t>
      </w:r>
    </w:p>
    <w:p w14:paraId="318A0188" w14:textId="72CFB5DC" w:rsidR="00D5396B" w:rsidRDefault="00D5396B" w:rsidP="00D5396B">
      <w:pPr>
        <w:rPr>
          <w:rFonts w:asciiTheme="minorHAnsi" w:eastAsia="Cambria" w:hAnsiTheme="minorHAnsi"/>
          <w:b/>
          <w:sz w:val="18"/>
          <w:szCs w:val="18"/>
        </w:rPr>
      </w:pPr>
      <w:r>
        <w:rPr>
          <w:rFonts w:asciiTheme="minorHAnsi" w:eastAsia="Cambria" w:hAnsiTheme="minorHAnsi"/>
          <w:sz w:val="18"/>
          <w:szCs w:val="18"/>
        </w:rPr>
        <w:t xml:space="preserve">Central Fan Integrated – CFI (central space condition system fan is used to pull air into the house) Note: these may not run continuously. If “Continuous” is chosen in A06 an error message will be shown.  </w:t>
      </w:r>
    </w:p>
    <w:p w14:paraId="318A0189" w14:textId="77777777" w:rsidR="00D5396B" w:rsidRDefault="00D5396B" w:rsidP="00D5396B">
      <w:pPr>
        <w:rPr>
          <w:rFonts w:asciiTheme="minorHAnsi" w:eastAsia="Cambria" w:hAnsiTheme="minorHAnsi"/>
          <w:b/>
          <w:sz w:val="18"/>
          <w:szCs w:val="18"/>
        </w:rPr>
      </w:pPr>
    </w:p>
    <w:p w14:paraId="318A018A" w14:textId="77777777" w:rsidR="00D5396B" w:rsidRPr="0055507E" w:rsidRDefault="00D5396B" w:rsidP="00D5396B">
      <w:pPr>
        <w:rPr>
          <w:rFonts w:asciiTheme="minorHAnsi" w:eastAsia="Cambria" w:hAnsiTheme="minorHAnsi"/>
          <w:b/>
          <w:sz w:val="18"/>
          <w:szCs w:val="18"/>
        </w:rPr>
      </w:pPr>
      <w:r w:rsidRPr="0055507E">
        <w:rPr>
          <w:rFonts w:asciiTheme="minorHAnsi" w:eastAsia="Cambria" w:hAnsiTheme="minorHAnsi"/>
          <w:b/>
          <w:sz w:val="18"/>
          <w:szCs w:val="18"/>
        </w:rPr>
        <w:t>Section B. Whole Building Continuous Ventilation – Fan Ventilation Rate Method</w:t>
      </w:r>
    </w:p>
    <w:p w14:paraId="318A018B" w14:textId="77777777" w:rsidR="00D5396B" w:rsidRPr="00D2491C" w:rsidRDefault="00D5396B" w:rsidP="00D5396B">
      <w:pPr>
        <w:numPr>
          <w:ilvl w:val="0"/>
          <w:numId w:val="11"/>
        </w:numPr>
        <w:contextualSpacing/>
        <w:rPr>
          <w:rFonts w:asciiTheme="minorHAnsi" w:eastAsia="Cambria" w:hAnsiTheme="minorHAnsi"/>
          <w:sz w:val="18"/>
          <w:szCs w:val="18"/>
        </w:rPr>
      </w:pPr>
      <w:r w:rsidRPr="00D2491C">
        <w:rPr>
          <w:rFonts w:asciiTheme="minorHAnsi" w:eastAsia="Cambria" w:hAnsiTheme="minorHAnsi"/>
          <w:sz w:val="18"/>
          <w:szCs w:val="18"/>
        </w:rPr>
        <w:t xml:space="preserve">This value is automatically calculated using equation 4.1a.  </w:t>
      </w:r>
      <w:r w:rsidRPr="00D2491C">
        <w:rPr>
          <w:rFonts w:asciiTheme="minorHAnsi" w:hAnsiTheme="minorHAnsi"/>
          <w:sz w:val="18"/>
          <w:szCs w:val="18"/>
        </w:rPr>
        <w:t>The equation used to calculate this value in the field equals:</w:t>
      </w:r>
    </w:p>
    <w:p w14:paraId="318A018C" w14:textId="77777777" w:rsidR="00D5396B" w:rsidRPr="00D2491C" w:rsidRDefault="00D5396B" w:rsidP="00D5396B">
      <w:pPr>
        <w:pStyle w:val="ListParagraph"/>
        <w:numPr>
          <w:ilvl w:val="0"/>
          <w:numId w:val="12"/>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Single Family then [(0.01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318A018D" w14:textId="77777777" w:rsidR="00D5396B" w:rsidRPr="00D2491C" w:rsidRDefault="00D5396B" w:rsidP="00D5396B">
      <w:pPr>
        <w:pStyle w:val="ListParagraph"/>
        <w:numPr>
          <w:ilvl w:val="0"/>
          <w:numId w:val="12"/>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Multifamily then [(0.03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318A018E" w14:textId="77777777" w:rsidR="00D5396B" w:rsidRDefault="00D5396B" w:rsidP="00D5396B">
      <w:pPr>
        <w:rPr>
          <w:rFonts w:asciiTheme="minorHAnsi" w:eastAsia="Cambria" w:hAnsiTheme="minorHAnsi"/>
          <w:b/>
          <w:sz w:val="18"/>
          <w:szCs w:val="18"/>
        </w:rPr>
      </w:pPr>
    </w:p>
    <w:p w14:paraId="318A018F" w14:textId="77777777" w:rsidR="00D5396B" w:rsidRPr="00316503" w:rsidRDefault="00D5396B" w:rsidP="00D5396B">
      <w:pPr>
        <w:rPr>
          <w:rFonts w:asciiTheme="minorHAnsi" w:eastAsia="Cambria" w:hAnsiTheme="minorHAnsi"/>
          <w:b/>
          <w:sz w:val="18"/>
          <w:szCs w:val="18"/>
        </w:rPr>
      </w:pPr>
      <w:r w:rsidRPr="00316503">
        <w:rPr>
          <w:rFonts w:asciiTheme="minorHAnsi" w:eastAsia="Cambria" w:hAnsiTheme="minorHAnsi"/>
          <w:b/>
          <w:sz w:val="18"/>
          <w:szCs w:val="18"/>
        </w:rPr>
        <w:t xml:space="preserve">Section </w:t>
      </w:r>
      <w:r>
        <w:rPr>
          <w:rFonts w:asciiTheme="minorHAnsi" w:eastAsia="Cambria" w:hAnsiTheme="minorHAnsi"/>
          <w:b/>
          <w:sz w:val="18"/>
          <w:szCs w:val="18"/>
        </w:rPr>
        <w:t>C</w:t>
      </w:r>
      <w:r w:rsidRPr="00316503">
        <w:rPr>
          <w:rFonts w:asciiTheme="minorHAnsi" w:eastAsia="Cambria" w:hAnsiTheme="minorHAnsi"/>
          <w:b/>
          <w:sz w:val="18"/>
          <w:szCs w:val="18"/>
        </w:rPr>
        <w:t>. Intermittent Ventilation</w:t>
      </w:r>
    </w:p>
    <w:p w14:paraId="318A0190" w14:textId="708AB16B" w:rsidR="00D5396B" w:rsidRPr="00316503" w:rsidRDefault="00D5396B" w:rsidP="00D5396B">
      <w:pPr>
        <w:numPr>
          <w:ilvl w:val="0"/>
          <w:numId w:val="14"/>
        </w:numPr>
        <w:contextualSpacing/>
        <w:rPr>
          <w:rFonts w:asciiTheme="minorHAnsi" w:eastAsia="Cambria" w:hAnsiTheme="minorHAnsi"/>
          <w:sz w:val="18"/>
          <w:szCs w:val="18"/>
        </w:rPr>
      </w:pPr>
      <w:r w:rsidRPr="00316503">
        <w:rPr>
          <w:rFonts w:asciiTheme="minorHAnsi" w:eastAsia="Cambria" w:hAnsiTheme="minorHAnsi"/>
          <w:sz w:val="18"/>
          <w:szCs w:val="18"/>
        </w:rPr>
        <w:t xml:space="preserve">Intermittent ventilation requires controls that ensure a regular operating schedule every 24 hours. Within a 24 hour period there will be one or more regular on off cycles. For a single on off cycle, enter the </w:t>
      </w:r>
      <w:r>
        <w:rPr>
          <w:rFonts w:asciiTheme="minorHAnsi" w:eastAsia="Cambria" w:hAnsiTheme="minorHAnsi"/>
          <w:sz w:val="18"/>
          <w:szCs w:val="18"/>
        </w:rPr>
        <w:t>ON</w:t>
      </w:r>
      <w:r w:rsidRPr="00316503">
        <w:rPr>
          <w:rFonts w:asciiTheme="minorHAnsi" w:eastAsia="Cambria" w:hAnsiTheme="minorHAnsi"/>
          <w:sz w:val="18"/>
          <w:szCs w:val="18"/>
        </w:rPr>
        <w:t xml:space="preserve"> time in hours. This value will be verified by a HERS rater.</w:t>
      </w:r>
    </w:p>
    <w:p w14:paraId="318A0191" w14:textId="39A3F86F" w:rsidR="00D5396B" w:rsidRPr="00316503" w:rsidRDefault="00D5396B" w:rsidP="00D5396B">
      <w:pPr>
        <w:numPr>
          <w:ilvl w:val="0"/>
          <w:numId w:val="14"/>
        </w:numPr>
        <w:contextualSpacing/>
        <w:rPr>
          <w:rFonts w:asciiTheme="minorHAnsi" w:eastAsia="Cambria" w:hAnsiTheme="minorHAnsi"/>
          <w:sz w:val="18"/>
          <w:szCs w:val="18"/>
        </w:rPr>
      </w:pPr>
      <w:r w:rsidRPr="00316503">
        <w:rPr>
          <w:rFonts w:asciiTheme="minorHAnsi" w:eastAsia="Cambria" w:hAnsiTheme="minorHAnsi"/>
          <w:sz w:val="18"/>
          <w:szCs w:val="18"/>
        </w:rPr>
        <w:t xml:space="preserve">Intermittent ventilation requires controls that ensure a regular operating schedule every 24 hours. Within a 24 hour period there will be one or more regular on off cycles. For a single on off cycle, enter the </w:t>
      </w:r>
      <w:r>
        <w:rPr>
          <w:rFonts w:asciiTheme="minorHAnsi" w:eastAsia="Cambria" w:hAnsiTheme="minorHAnsi"/>
          <w:sz w:val="18"/>
          <w:szCs w:val="18"/>
        </w:rPr>
        <w:t>OFF</w:t>
      </w:r>
      <w:r w:rsidRPr="00316503">
        <w:rPr>
          <w:rFonts w:asciiTheme="minorHAnsi" w:eastAsia="Cambria" w:hAnsiTheme="minorHAnsi"/>
          <w:sz w:val="18"/>
          <w:szCs w:val="18"/>
        </w:rPr>
        <w:t xml:space="preserve"> time in hours. This value will be verified by a HERS rater.</w:t>
      </w:r>
    </w:p>
    <w:p w14:paraId="318A0192" w14:textId="00F088F2" w:rsidR="00D5396B" w:rsidRPr="00316503" w:rsidRDefault="00D5396B" w:rsidP="00D5396B">
      <w:pPr>
        <w:numPr>
          <w:ilvl w:val="0"/>
          <w:numId w:val="14"/>
        </w:numPr>
        <w:contextualSpacing/>
        <w:rPr>
          <w:rFonts w:asciiTheme="minorHAnsi" w:eastAsia="Cambria" w:hAnsiTheme="minorHAnsi"/>
          <w:sz w:val="18"/>
          <w:szCs w:val="18"/>
        </w:rPr>
      </w:pPr>
      <w:r w:rsidRPr="00316503">
        <w:rPr>
          <w:rFonts w:asciiTheme="minorHAnsi" w:eastAsia="Cambria" w:hAnsiTheme="minorHAnsi"/>
          <w:sz w:val="18"/>
          <w:szCs w:val="18"/>
        </w:rPr>
        <w:t>This row performs an automatic check. The intermittent ventilation system must operate at least once every 24 hours. For this to occur, the on time plus the off time in a single on off cycle must be less than 24 hours. If this is true, “OK” will appear. If this is not true, an error will appear here and correct values will need to be entered into C</w:t>
      </w:r>
      <w:r>
        <w:rPr>
          <w:rFonts w:asciiTheme="minorHAnsi" w:eastAsia="Cambria" w:hAnsiTheme="minorHAnsi"/>
          <w:sz w:val="18"/>
          <w:szCs w:val="18"/>
        </w:rPr>
        <w:t>0</w:t>
      </w:r>
      <w:r w:rsidRPr="00316503">
        <w:rPr>
          <w:rFonts w:asciiTheme="minorHAnsi" w:eastAsia="Cambria" w:hAnsiTheme="minorHAnsi"/>
          <w:sz w:val="18"/>
          <w:szCs w:val="18"/>
        </w:rPr>
        <w:t>1 and C</w:t>
      </w:r>
      <w:r>
        <w:rPr>
          <w:rFonts w:asciiTheme="minorHAnsi" w:eastAsia="Cambria" w:hAnsiTheme="minorHAnsi"/>
          <w:sz w:val="18"/>
          <w:szCs w:val="18"/>
        </w:rPr>
        <w:t>0</w:t>
      </w:r>
      <w:r w:rsidRPr="00316503">
        <w:rPr>
          <w:rFonts w:asciiTheme="minorHAnsi" w:eastAsia="Cambria" w:hAnsiTheme="minorHAnsi"/>
          <w:sz w:val="18"/>
          <w:szCs w:val="18"/>
        </w:rPr>
        <w:t xml:space="preserve">2. </w:t>
      </w:r>
      <w:r w:rsidRPr="00316503">
        <w:rPr>
          <w:rFonts w:asciiTheme="minorHAnsi" w:hAnsiTheme="minorHAnsi"/>
          <w:sz w:val="18"/>
          <w:szCs w:val="18"/>
        </w:rPr>
        <w:t>The equation used to calculate this value in the field equals: Time on in hours C</w:t>
      </w:r>
      <w:r>
        <w:rPr>
          <w:rFonts w:asciiTheme="minorHAnsi" w:hAnsiTheme="minorHAnsi"/>
          <w:sz w:val="18"/>
          <w:szCs w:val="18"/>
        </w:rPr>
        <w:t>0</w:t>
      </w:r>
      <w:r w:rsidRPr="00316503">
        <w:rPr>
          <w:rFonts w:asciiTheme="minorHAnsi" w:hAnsiTheme="minorHAnsi"/>
          <w:sz w:val="18"/>
          <w:szCs w:val="18"/>
        </w:rPr>
        <w:t>1 + Time off in hours C</w:t>
      </w:r>
      <w:r>
        <w:rPr>
          <w:rFonts w:asciiTheme="minorHAnsi" w:hAnsiTheme="minorHAnsi"/>
          <w:sz w:val="18"/>
          <w:szCs w:val="18"/>
        </w:rPr>
        <w:t>0</w:t>
      </w:r>
      <w:r w:rsidRPr="00316503">
        <w:rPr>
          <w:rFonts w:asciiTheme="minorHAnsi" w:hAnsiTheme="minorHAnsi"/>
          <w:sz w:val="18"/>
          <w:szCs w:val="18"/>
        </w:rPr>
        <w:t>2.</w:t>
      </w:r>
    </w:p>
    <w:p w14:paraId="318A0193" w14:textId="2BE20678" w:rsidR="00D5396B" w:rsidRPr="00316503" w:rsidRDefault="00D5396B" w:rsidP="00D5396B">
      <w:pPr>
        <w:numPr>
          <w:ilvl w:val="0"/>
          <w:numId w:val="14"/>
        </w:numPr>
        <w:contextualSpacing/>
        <w:rPr>
          <w:rFonts w:asciiTheme="minorHAnsi" w:eastAsia="Cambria" w:hAnsiTheme="minorHAnsi"/>
          <w:sz w:val="18"/>
          <w:szCs w:val="18"/>
        </w:rPr>
      </w:pPr>
      <w:r w:rsidRPr="00316503">
        <w:rPr>
          <w:rFonts w:asciiTheme="minorHAnsi" w:eastAsia="Cambria" w:hAnsiTheme="minorHAnsi"/>
          <w:sz w:val="18"/>
          <w:szCs w:val="18"/>
        </w:rPr>
        <w:t>This value is automatically calculated. It is the daily fractional on time (</w:t>
      </w:r>
      <w:r w:rsidRPr="00316503">
        <w:rPr>
          <w:rFonts w:asciiTheme="minorHAnsi" w:eastAsia="Cambria" w:hAnsiTheme="minorHAnsi"/>
          <w:i/>
          <w:sz w:val="18"/>
          <w:szCs w:val="18"/>
        </w:rPr>
        <w:t>f</w:t>
      </w:r>
      <w:r w:rsidRPr="00316503">
        <w:rPr>
          <w:rFonts w:asciiTheme="minorHAnsi" w:eastAsia="Cambria" w:hAnsiTheme="minorHAnsi"/>
          <w:sz w:val="18"/>
          <w:szCs w:val="18"/>
        </w:rPr>
        <w:t xml:space="preserve">) used in 62.2 Table 4.2. A value of 0.60 means that in a 24 hour period the fan will run 60% of the time. </w:t>
      </w:r>
      <w:r w:rsidRPr="00316503">
        <w:rPr>
          <w:rFonts w:asciiTheme="minorHAnsi" w:hAnsiTheme="minorHAnsi"/>
          <w:sz w:val="18"/>
          <w:szCs w:val="18"/>
        </w:rPr>
        <w:t>The equation used to calculate this value in the field equals: On time in Hours C</w:t>
      </w:r>
      <w:r>
        <w:rPr>
          <w:rFonts w:asciiTheme="minorHAnsi" w:hAnsiTheme="minorHAnsi"/>
          <w:sz w:val="18"/>
          <w:szCs w:val="18"/>
        </w:rPr>
        <w:t>0</w:t>
      </w:r>
      <w:r w:rsidRPr="00316503">
        <w:rPr>
          <w:rFonts w:asciiTheme="minorHAnsi" w:hAnsiTheme="minorHAnsi"/>
          <w:sz w:val="18"/>
          <w:szCs w:val="18"/>
        </w:rPr>
        <w:t>1</w:t>
      </w:r>
      <w:proofErr w:type="gramStart"/>
      <w:r w:rsidRPr="00316503">
        <w:rPr>
          <w:rFonts w:asciiTheme="minorHAnsi" w:hAnsiTheme="minorHAnsi"/>
          <w:sz w:val="18"/>
          <w:szCs w:val="18"/>
        </w:rPr>
        <w:t>/(</w:t>
      </w:r>
      <w:proofErr w:type="gramEnd"/>
      <w:r w:rsidRPr="00316503">
        <w:rPr>
          <w:rFonts w:asciiTheme="minorHAnsi" w:hAnsiTheme="minorHAnsi"/>
          <w:sz w:val="18"/>
          <w:szCs w:val="18"/>
        </w:rPr>
        <w:t>On time in Hours C</w:t>
      </w:r>
      <w:r>
        <w:rPr>
          <w:rFonts w:asciiTheme="minorHAnsi" w:hAnsiTheme="minorHAnsi"/>
          <w:sz w:val="18"/>
          <w:szCs w:val="18"/>
        </w:rPr>
        <w:t>0</w:t>
      </w:r>
      <w:r w:rsidRPr="00316503">
        <w:rPr>
          <w:rFonts w:asciiTheme="minorHAnsi" w:hAnsiTheme="minorHAnsi"/>
          <w:sz w:val="18"/>
          <w:szCs w:val="18"/>
        </w:rPr>
        <w:t>1 + Off time in Hours C</w:t>
      </w:r>
      <w:r>
        <w:rPr>
          <w:rFonts w:asciiTheme="minorHAnsi" w:hAnsiTheme="minorHAnsi"/>
          <w:sz w:val="18"/>
          <w:szCs w:val="18"/>
        </w:rPr>
        <w:t>0</w:t>
      </w:r>
      <w:r w:rsidRPr="00316503">
        <w:rPr>
          <w:rFonts w:asciiTheme="minorHAnsi" w:hAnsiTheme="minorHAnsi"/>
          <w:sz w:val="18"/>
          <w:szCs w:val="18"/>
        </w:rPr>
        <w:t>2)= Daily fractional on time</w:t>
      </w:r>
      <w:r>
        <w:rPr>
          <w:rFonts w:asciiTheme="minorHAnsi" w:hAnsiTheme="minorHAnsi"/>
          <w:sz w:val="18"/>
          <w:szCs w:val="18"/>
        </w:rPr>
        <w:t xml:space="preserve"> (decimal).</w:t>
      </w:r>
    </w:p>
    <w:p w14:paraId="318A0194" w14:textId="5B0DA214" w:rsidR="00D5396B" w:rsidRPr="00316503" w:rsidRDefault="00D5396B" w:rsidP="00D5396B">
      <w:pPr>
        <w:numPr>
          <w:ilvl w:val="0"/>
          <w:numId w:val="14"/>
        </w:numPr>
        <w:contextualSpacing/>
        <w:rPr>
          <w:rFonts w:asciiTheme="minorHAnsi" w:eastAsia="Cambria" w:hAnsiTheme="minorHAnsi"/>
          <w:sz w:val="18"/>
          <w:szCs w:val="18"/>
        </w:rPr>
      </w:pPr>
      <w:r w:rsidRPr="00316503">
        <w:rPr>
          <w:rFonts w:asciiTheme="minorHAnsi" w:eastAsia="Cambria" w:hAnsiTheme="minorHAnsi"/>
          <w:sz w:val="18"/>
          <w:szCs w:val="18"/>
        </w:rPr>
        <w:t>This row performs an automatic check. The ventilation system must operate at least 10% of the time. C</w:t>
      </w:r>
      <w:r>
        <w:rPr>
          <w:rFonts w:asciiTheme="minorHAnsi" w:eastAsia="Cambria" w:hAnsiTheme="minorHAnsi"/>
          <w:sz w:val="18"/>
          <w:szCs w:val="18"/>
        </w:rPr>
        <w:t>0</w:t>
      </w:r>
      <w:r w:rsidRPr="00316503">
        <w:rPr>
          <w:rFonts w:asciiTheme="minorHAnsi" w:eastAsia="Cambria" w:hAnsiTheme="minorHAnsi"/>
          <w:sz w:val="18"/>
          <w:szCs w:val="18"/>
        </w:rPr>
        <w:t xml:space="preserve">4 must be </w:t>
      </w:r>
      <w:r>
        <w:rPr>
          <w:rFonts w:asciiTheme="minorHAnsi" w:eastAsia="Cambria" w:hAnsiTheme="minorHAnsi"/>
          <w:sz w:val="18"/>
          <w:szCs w:val="18"/>
        </w:rPr>
        <w:t xml:space="preserve">greater than or equal to </w:t>
      </w:r>
      <w:r w:rsidRPr="00316503">
        <w:rPr>
          <w:rFonts w:asciiTheme="minorHAnsi" w:eastAsia="Cambria" w:hAnsiTheme="minorHAnsi"/>
          <w:sz w:val="18"/>
          <w:szCs w:val="18"/>
        </w:rPr>
        <w:t>0.10. If this is true, “OK” will appear. If this is not true, an error message will appear here and correct values will need to be entered into C</w:t>
      </w:r>
      <w:r>
        <w:rPr>
          <w:rFonts w:asciiTheme="minorHAnsi" w:eastAsia="Cambria" w:hAnsiTheme="minorHAnsi"/>
          <w:sz w:val="18"/>
          <w:szCs w:val="18"/>
        </w:rPr>
        <w:t>0</w:t>
      </w:r>
      <w:r w:rsidRPr="00316503">
        <w:rPr>
          <w:rFonts w:asciiTheme="minorHAnsi" w:eastAsia="Cambria" w:hAnsiTheme="minorHAnsi"/>
          <w:sz w:val="18"/>
          <w:szCs w:val="18"/>
        </w:rPr>
        <w:t>1 and C</w:t>
      </w:r>
      <w:r>
        <w:rPr>
          <w:rFonts w:asciiTheme="minorHAnsi" w:eastAsia="Cambria" w:hAnsiTheme="minorHAnsi"/>
          <w:sz w:val="18"/>
          <w:szCs w:val="18"/>
        </w:rPr>
        <w:t>0</w:t>
      </w:r>
      <w:r w:rsidRPr="00316503">
        <w:rPr>
          <w:rFonts w:asciiTheme="minorHAnsi" w:eastAsia="Cambria" w:hAnsiTheme="minorHAnsi"/>
          <w:sz w:val="18"/>
          <w:szCs w:val="18"/>
        </w:rPr>
        <w:t>2.</w:t>
      </w:r>
    </w:p>
    <w:p w14:paraId="31473F57" w14:textId="2AE7A1E7" w:rsidR="00B7206B" w:rsidRDefault="00D5396B" w:rsidP="00D5396B">
      <w:pPr>
        <w:numPr>
          <w:ilvl w:val="0"/>
          <w:numId w:val="14"/>
        </w:numPr>
        <w:contextualSpacing/>
        <w:rPr>
          <w:rFonts w:asciiTheme="minorHAnsi" w:hAnsiTheme="minorHAnsi"/>
          <w:sz w:val="18"/>
          <w:szCs w:val="18"/>
        </w:rPr>
      </w:pPr>
      <w:r w:rsidRPr="00316503">
        <w:rPr>
          <w:rFonts w:asciiTheme="minorHAnsi" w:eastAsia="Cambria" w:hAnsiTheme="minorHAnsi"/>
          <w:sz w:val="18"/>
          <w:szCs w:val="18"/>
        </w:rPr>
        <w:t xml:space="preserve">This value is automatically calculated.  It is the turnover (N) used in 62.2 Table 4.2. </w:t>
      </w:r>
      <w:r w:rsidRPr="00316503">
        <w:rPr>
          <w:rFonts w:asciiTheme="minorHAnsi" w:hAnsiTheme="minorHAnsi"/>
          <w:sz w:val="18"/>
          <w:szCs w:val="18"/>
        </w:rPr>
        <w:t>The equation used to calculate this value in the field equals: [12.8 x Continuous Whole-Building Ventilation Rate B</w:t>
      </w:r>
      <w:r>
        <w:rPr>
          <w:rFonts w:asciiTheme="minorHAnsi" w:hAnsiTheme="minorHAnsi"/>
          <w:sz w:val="18"/>
          <w:szCs w:val="18"/>
        </w:rPr>
        <w:t>0</w:t>
      </w:r>
      <w:r w:rsidRPr="00316503">
        <w:rPr>
          <w:rFonts w:asciiTheme="minorHAnsi" w:hAnsiTheme="minorHAnsi"/>
          <w:sz w:val="18"/>
          <w:szCs w:val="18"/>
        </w:rPr>
        <w:t>1 x (On time in Hours C</w:t>
      </w:r>
      <w:r>
        <w:rPr>
          <w:rFonts w:asciiTheme="minorHAnsi" w:hAnsiTheme="minorHAnsi"/>
          <w:sz w:val="18"/>
          <w:szCs w:val="18"/>
        </w:rPr>
        <w:t>0</w:t>
      </w:r>
      <w:r w:rsidRPr="00316503">
        <w:rPr>
          <w:rFonts w:asciiTheme="minorHAnsi" w:hAnsiTheme="minorHAnsi"/>
          <w:sz w:val="18"/>
          <w:szCs w:val="18"/>
        </w:rPr>
        <w:t>1 + Off time in Hours C</w:t>
      </w:r>
      <w:r>
        <w:rPr>
          <w:rFonts w:asciiTheme="minorHAnsi" w:hAnsiTheme="minorHAnsi"/>
          <w:sz w:val="18"/>
          <w:szCs w:val="18"/>
        </w:rPr>
        <w:t>0</w:t>
      </w:r>
      <w:r w:rsidRPr="00316503">
        <w:rPr>
          <w:rFonts w:asciiTheme="minorHAnsi" w:hAnsiTheme="minorHAnsi"/>
          <w:sz w:val="18"/>
          <w:szCs w:val="18"/>
        </w:rPr>
        <w:t>2)]/ Conditioned floor area of dwelling unit row A</w:t>
      </w:r>
      <w:r>
        <w:rPr>
          <w:rFonts w:asciiTheme="minorHAnsi" w:hAnsiTheme="minorHAnsi"/>
          <w:sz w:val="18"/>
          <w:szCs w:val="18"/>
        </w:rPr>
        <w:t>04</w:t>
      </w:r>
      <w:r w:rsidRPr="00316503">
        <w:rPr>
          <w:rFonts w:asciiTheme="minorHAnsi" w:hAnsiTheme="minorHAnsi"/>
          <w:sz w:val="18"/>
          <w:szCs w:val="18"/>
        </w:rPr>
        <w:t>= Turnover N</w:t>
      </w:r>
    </w:p>
    <w:p w14:paraId="318A0197" w14:textId="29DA8F50" w:rsidR="00D5396B" w:rsidRDefault="00D5396B">
      <w:pPr>
        <w:numPr>
          <w:ilvl w:val="0"/>
          <w:numId w:val="14"/>
        </w:numPr>
        <w:contextualSpacing/>
        <w:rPr>
          <w:rFonts w:asciiTheme="minorHAnsi" w:eastAsia="Cambria" w:hAnsiTheme="minorHAnsi"/>
          <w:sz w:val="18"/>
          <w:szCs w:val="18"/>
        </w:rPr>
      </w:pPr>
      <w:r w:rsidRPr="00316503">
        <w:rPr>
          <w:rFonts w:asciiTheme="minorHAnsi" w:eastAsia="Cambria" w:hAnsiTheme="minorHAnsi"/>
          <w:sz w:val="18"/>
          <w:szCs w:val="18"/>
        </w:rPr>
        <w:t xml:space="preserve">User entered value </w:t>
      </w:r>
      <w:r>
        <w:rPr>
          <w:rFonts w:asciiTheme="minorHAnsi" w:eastAsia="Cambria" w:hAnsiTheme="minorHAnsi"/>
          <w:sz w:val="18"/>
          <w:szCs w:val="18"/>
        </w:rPr>
        <w:t xml:space="preserve">from </w:t>
      </w:r>
      <w:r w:rsidR="00CE79E9">
        <w:rPr>
          <w:rFonts w:asciiTheme="minorHAnsi" w:eastAsia="Cambria" w:hAnsiTheme="minorHAnsi"/>
          <w:sz w:val="18"/>
          <w:szCs w:val="18"/>
        </w:rPr>
        <w:t>T</w:t>
      </w:r>
      <w:r>
        <w:rPr>
          <w:rFonts w:asciiTheme="minorHAnsi" w:eastAsia="Cambria" w:hAnsiTheme="minorHAnsi"/>
          <w:sz w:val="18"/>
          <w:szCs w:val="18"/>
        </w:rPr>
        <w:t>able 4.2. U</w:t>
      </w:r>
      <w:r w:rsidRPr="0055507E">
        <w:rPr>
          <w:rFonts w:asciiTheme="minorHAnsi" w:eastAsia="Cambria" w:hAnsiTheme="minorHAnsi"/>
          <w:sz w:val="18"/>
          <w:szCs w:val="18"/>
        </w:rPr>
        <w:t xml:space="preserve">se </w:t>
      </w:r>
      <w:r w:rsidRPr="00316503">
        <w:rPr>
          <w:rFonts w:asciiTheme="minorHAnsi" w:eastAsia="Cambria" w:hAnsiTheme="minorHAnsi"/>
          <w:sz w:val="18"/>
          <w:szCs w:val="18"/>
        </w:rPr>
        <w:t>the daily fractional time (</w:t>
      </w:r>
      <w:r w:rsidRPr="00316503">
        <w:rPr>
          <w:rFonts w:asciiTheme="minorHAnsi" w:eastAsia="Cambria" w:hAnsiTheme="minorHAnsi"/>
          <w:i/>
          <w:sz w:val="18"/>
          <w:szCs w:val="18"/>
        </w:rPr>
        <w:t>f</w:t>
      </w:r>
      <w:r w:rsidRPr="00316503">
        <w:rPr>
          <w:rFonts w:asciiTheme="minorHAnsi" w:eastAsia="Cambria" w:hAnsiTheme="minorHAnsi"/>
          <w:sz w:val="18"/>
          <w:szCs w:val="18"/>
        </w:rPr>
        <w:t>) from C</w:t>
      </w:r>
      <w:r>
        <w:rPr>
          <w:rFonts w:asciiTheme="minorHAnsi" w:eastAsia="Cambria" w:hAnsiTheme="minorHAnsi"/>
          <w:sz w:val="18"/>
          <w:szCs w:val="18"/>
        </w:rPr>
        <w:t>0</w:t>
      </w:r>
      <w:r w:rsidRPr="00316503">
        <w:rPr>
          <w:rFonts w:asciiTheme="minorHAnsi" w:eastAsia="Cambria" w:hAnsiTheme="minorHAnsi"/>
          <w:sz w:val="18"/>
          <w:szCs w:val="18"/>
        </w:rPr>
        <w:t>4 and the turnover (N) from C</w:t>
      </w:r>
      <w:r>
        <w:rPr>
          <w:rFonts w:asciiTheme="minorHAnsi" w:eastAsia="Cambria" w:hAnsiTheme="minorHAnsi"/>
          <w:sz w:val="18"/>
          <w:szCs w:val="18"/>
        </w:rPr>
        <w:t>0</w:t>
      </w:r>
      <w:r w:rsidRPr="00316503">
        <w:rPr>
          <w:rFonts w:asciiTheme="minorHAnsi" w:eastAsia="Cambria" w:hAnsiTheme="minorHAnsi"/>
          <w:sz w:val="18"/>
          <w:szCs w:val="18"/>
        </w:rPr>
        <w:t xml:space="preserve">6 to determine the ventilation effectiveness value (e) from 62.2 </w:t>
      </w:r>
      <w:r w:rsidR="00CE79E9">
        <w:rPr>
          <w:rFonts w:asciiTheme="minorHAnsi" w:eastAsia="Cambria" w:hAnsiTheme="minorHAnsi"/>
          <w:sz w:val="18"/>
          <w:szCs w:val="18"/>
        </w:rPr>
        <w:t>T</w:t>
      </w:r>
      <w:r w:rsidRPr="00316503">
        <w:rPr>
          <w:rFonts w:asciiTheme="minorHAnsi" w:eastAsia="Cambria" w:hAnsiTheme="minorHAnsi"/>
          <w:sz w:val="18"/>
          <w:szCs w:val="18"/>
        </w:rPr>
        <w:t>able 4.2.</w:t>
      </w:r>
    </w:p>
    <w:p w14:paraId="318A0198" w14:textId="77777777" w:rsidR="00D5396B" w:rsidRDefault="00D5396B" w:rsidP="00D5396B">
      <w:pPr>
        <w:contextualSpacing/>
        <w:rPr>
          <w:rFonts w:asciiTheme="minorHAnsi" w:eastAsia="Cambria" w:hAnsiTheme="minorHAnsi"/>
          <w:sz w:val="18"/>
          <w:szCs w:val="18"/>
        </w:rPr>
      </w:pPr>
    </w:p>
    <w:tbl>
      <w:tblPr>
        <w:tblW w:w="10907" w:type="dxa"/>
        <w:tblInd w:w="98" w:type="dxa"/>
        <w:tblLook w:val="04A0" w:firstRow="1" w:lastRow="0" w:firstColumn="1" w:lastColumn="0" w:noHBand="0" w:noVBand="1"/>
      </w:tblPr>
      <w:tblGrid>
        <w:gridCol w:w="1397"/>
        <w:gridCol w:w="634"/>
        <w:gridCol w:w="634"/>
        <w:gridCol w:w="634"/>
        <w:gridCol w:w="634"/>
        <w:gridCol w:w="634"/>
        <w:gridCol w:w="634"/>
        <w:gridCol w:w="634"/>
        <w:gridCol w:w="634"/>
        <w:gridCol w:w="634"/>
        <w:gridCol w:w="634"/>
        <w:gridCol w:w="634"/>
        <w:gridCol w:w="634"/>
        <w:gridCol w:w="634"/>
        <w:gridCol w:w="634"/>
        <w:gridCol w:w="628"/>
        <w:gridCol w:w="6"/>
      </w:tblGrid>
      <w:tr w:rsidR="00D5396B" w:rsidRPr="00680C44" w14:paraId="318A019A" w14:textId="77777777" w:rsidTr="003D5D7B">
        <w:trPr>
          <w:gridAfter w:val="1"/>
          <w:wAfter w:w="6" w:type="dxa"/>
          <w:trHeight w:val="300"/>
        </w:trPr>
        <w:tc>
          <w:tcPr>
            <w:tcW w:w="10901" w:type="dxa"/>
            <w:gridSpan w:val="16"/>
            <w:tcBorders>
              <w:top w:val="nil"/>
              <w:left w:val="nil"/>
              <w:bottom w:val="nil"/>
              <w:right w:val="nil"/>
            </w:tcBorders>
            <w:shd w:val="clear" w:color="auto" w:fill="auto"/>
            <w:noWrap/>
            <w:vAlign w:val="bottom"/>
          </w:tcPr>
          <w:p w14:paraId="318A0199" w14:textId="77777777" w:rsidR="00D5396B" w:rsidRPr="00680C44" w:rsidRDefault="00D5396B" w:rsidP="00BE7FE3">
            <w:pPr>
              <w:keepNext/>
              <w:jc w:val="center"/>
              <w:rPr>
                <w:rFonts w:asciiTheme="minorHAnsi" w:hAnsiTheme="minorHAnsi"/>
                <w:color w:val="000000"/>
                <w:sz w:val="18"/>
                <w:szCs w:val="18"/>
              </w:rPr>
            </w:pPr>
            <w:r w:rsidRPr="00680C44">
              <w:rPr>
                <w:rFonts w:asciiTheme="minorHAnsi" w:hAnsiTheme="minorHAnsi"/>
                <w:color w:val="000000"/>
                <w:sz w:val="18"/>
                <w:szCs w:val="18"/>
              </w:rPr>
              <w:lastRenderedPageBreak/>
              <w:t>TABLE 4.2</w:t>
            </w:r>
          </w:p>
        </w:tc>
      </w:tr>
      <w:tr w:rsidR="00D5396B" w:rsidRPr="00680C44" w14:paraId="318A019C" w14:textId="77777777" w:rsidTr="003D5D7B">
        <w:trPr>
          <w:gridAfter w:val="1"/>
          <w:wAfter w:w="6" w:type="dxa"/>
          <w:trHeight w:val="300"/>
        </w:trPr>
        <w:tc>
          <w:tcPr>
            <w:tcW w:w="10901" w:type="dxa"/>
            <w:gridSpan w:val="16"/>
            <w:tcBorders>
              <w:top w:val="nil"/>
              <w:left w:val="nil"/>
              <w:bottom w:val="single" w:sz="12" w:space="0" w:color="auto"/>
              <w:right w:val="nil"/>
            </w:tcBorders>
            <w:shd w:val="clear" w:color="auto" w:fill="auto"/>
            <w:noWrap/>
            <w:vAlign w:val="bottom"/>
          </w:tcPr>
          <w:p w14:paraId="318A019B" w14:textId="77777777" w:rsidR="00D5396B" w:rsidRPr="00680C44" w:rsidRDefault="00D5396B" w:rsidP="00BE7FE3">
            <w:pPr>
              <w:keepNext/>
              <w:jc w:val="center"/>
              <w:rPr>
                <w:rFonts w:asciiTheme="minorHAnsi" w:hAnsiTheme="minorHAnsi"/>
                <w:color w:val="000000"/>
                <w:sz w:val="18"/>
                <w:szCs w:val="18"/>
              </w:rPr>
            </w:pPr>
            <w:r w:rsidRPr="00680C44">
              <w:rPr>
                <w:rFonts w:asciiTheme="minorHAnsi" w:hAnsiTheme="minorHAnsi"/>
                <w:color w:val="000000"/>
                <w:sz w:val="18"/>
                <w:szCs w:val="18"/>
              </w:rPr>
              <w:t>Mechanical Ventilation Effectiveness for Intermittent Fans</w:t>
            </w:r>
          </w:p>
        </w:tc>
      </w:tr>
      <w:tr w:rsidR="00D5396B" w:rsidRPr="00680C44" w14:paraId="318A019E" w14:textId="77777777" w:rsidTr="003D5D7B">
        <w:trPr>
          <w:gridAfter w:val="1"/>
          <w:wAfter w:w="6" w:type="dxa"/>
          <w:trHeight w:val="300"/>
        </w:trPr>
        <w:tc>
          <w:tcPr>
            <w:tcW w:w="10901" w:type="dxa"/>
            <w:gridSpan w:val="16"/>
            <w:tcBorders>
              <w:top w:val="nil"/>
              <w:left w:val="nil"/>
              <w:bottom w:val="nil"/>
              <w:right w:val="nil"/>
            </w:tcBorders>
            <w:shd w:val="clear" w:color="auto" w:fill="auto"/>
            <w:noWrap/>
            <w:vAlign w:val="bottom"/>
          </w:tcPr>
          <w:p w14:paraId="318A019D" w14:textId="77777777" w:rsidR="00D5396B" w:rsidRPr="00680C44" w:rsidRDefault="00D5396B" w:rsidP="00BE7FE3">
            <w:pPr>
              <w:keepNext/>
              <w:jc w:val="center"/>
              <w:rPr>
                <w:rFonts w:asciiTheme="minorHAnsi" w:hAnsiTheme="minorHAnsi"/>
                <w:color w:val="000000"/>
                <w:sz w:val="18"/>
                <w:szCs w:val="18"/>
              </w:rPr>
            </w:pPr>
            <w:r w:rsidRPr="00680C44">
              <w:rPr>
                <w:rFonts w:asciiTheme="minorHAnsi" w:hAnsiTheme="minorHAnsi"/>
                <w:color w:val="000000"/>
                <w:sz w:val="18"/>
                <w:szCs w:val="18"/>
              </w:rPr>
              <w:t>Turnover, N</w:t>
            </w:r>
          </w:p>
        </w:tc>
      </w:tr>
      <w:tr w:rsidR="00D5396B" w:rsidRPr="00680C44" w14:paraId="318A01AF" w14:textId="77777777" w:rsidTr="003D5D7B">
        <w:trPr>
          <w:trHeight w:val="300"/>
        </w:trPr>
        <w:tc>
          <w:tcPr>
            <w:tcW w:w="1397" w:type="dxa"/>
            <w:tcBorders>
              <w:top w:val="nil"/>
              <w:left w:val="nil"/>
              <w:bottom w:val="nil"/>
              <w:right w:val="nil"/>
            </w:tcBorders>
            <w:shd w:val="clear" w:color="auto" w:fill="auto"/>
            <w:noWrap/>
            <w:vAlign w:val="bottom"/>
          </w:tcPr>
          <w:p w14:paraId="318A019F" w14:textId="77777777" w:rsidR="00D5396B" w:rsidRPr="00680C44" w:rsidRDefault="00D5396B" w:rsidP="00BE7FE3">
            <w:pPr>
              <w:keepNext/>
              <w:jc w:val="center"/>
              <w:rPr>
                <w:rFonts w:asciiTheme="minorHAnsi" w:hAnsiTheme="minorHAnsi"/>
                <w:color w:val="000000"/>
                <w:sz w:val="18"/>
                <w:szCs w:val="18"/>
              </w:rPr>
            </w:pPr>
            <w:r w:rsidRPr="00680C44">
              <w:rPr>
                <w:rFonts w:asciiTheme="minorHAnsi" w:hAnsiTheme="minorHAnsi"/>
                <w:color w:val="000000"/>
                <w:sz w:val="18"/>
                <w:szCs w:val="18"/>
              </w:rPr>
              <w:t>Fractional</w:t>
            </w:r>
          </w:p>
        </w:tc>
        <w:tc>
          <w:tcPr>
            <w:tcW w:w="634" w:type="dxa"/>
            <w:tcBorders>
              <w:top w:val="nil"/>
              <w:left w:val="nil"/>
              <w:bottom w:val="nil"/>
              <w:right w:val="nil"/>
            </w:tcBorders>
            <w:shd w:val="clear" w:color="auto" w:fill="auto"/>
            <w:vAlign w:val="bottom"/>
          </w:tcPr>
          <w:p w14:paraId="318A01A0"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1"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2"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3"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4"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5"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6"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7"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8"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9"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A"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B"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C"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AD"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1AE" w14:textId="77777777" w:rsidR="00D5396B" w:rsidRPr="00680C44" w:rsidRDefault="00D5396B" w:rsidP="00BE7FE3">
            <w:pPr>
              <w:keepNext/>
              <w:rPr>
                <w:rFonts w:asciiTheme="minorHAnsi" w:hAnsiTheme="minorHAnsi"/>
                <w:color w:val="000000"/>
                <w:sz w:val="18"/>
                <w:szCs w:val="18"/>
              </w:rPr>
            </w:pPr>
          </w:p>
        </w:tc>
      </w:tr>
      <w:tr w:rsidR="00D5396B" w:rsidRPr="00680C44" w14:paraId="318A01C0" w14:textId="77777777" w:rsidTr="003D5D7B">
        <w:trPr>
          <w:trHeight w:val="300"/>
        </w:trPr>
        <w:tc>
          <w:tcPr>
            <w:tcW w:w="1397" w:type="dxa"/>
            <w:tcBorders>
              <w:top w:val="nil"/>
              <w:left w:val="nil"/>
              <w:bottom w:val="nil"/>
              <w:right w:val="nil"/>
            </w:tcBorders>
            <w:shd w:val="clear" w:color="auto" w:fill="auto"/>
            <w:noWrap/>
            <w:vAlign w:val="bottom"/>
          </w:tcPr>
          <w:p w14:paraId="318A01B0" w14:textId="77777777" w:rsidR="00D5396B" w:rsidRPr="00680C44" w:rsidRDefault="00D5396B" w:rsidP="00BE7FE3">
            <w:pPr>
              <w:keepNext/>
              <w:jc w:val="center"/>
              <w:rPr>
                <w:rFonts w:asciiTheme="minorHAnsi" w:hAnsiTheme="minorHAnsi"/>
                <w:color w:val="000000"/>
                <w:sz w:val="18"/>
                <w:szCs w:val="18"/>
              </w:rPr>
            </w:pPr>
            <w:r w:rsidRPr="00680C44">
              <w:rPr>
                <w:rFonts w:asciiTheme="minorHAnsi" w:hAnsiTheme="minorHAnsi"/>
                <w:color w:val="000000"/>
                <w:sz w:val="18"/>
                <w:szCs w:val="18"/>
              </w:rPr>
              <w:t>On-Time,</w:t>
            </w:r>
          </w:p>
        </w:tc>
        <w:tc>
          <w:tcPr>
            <w:tcW w:w="634" w:type="dxa"/>
            <w:tcBorders>
              <w:top w:val="nil"/>
              <w:left w:val="nil"/>
              <w:bottom w:val="nil"/>
              <w:right w:val="nil"/>
            </w:tcBorders>
            <w:shd w:val="clear" w:color="auto" w:fill="auto"/>
            <w:vAlign w:val="bottom"/>
          </w:tcPr>
          <w:p w14:paraId="318A01B1"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2"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3"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4"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5"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6"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7"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8"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9"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A"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B"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C"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D"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BE"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1BF" w14:textId="77777777" w:rsidR="00D5396B" w:rsidRPr="00680C44" w:rsidRDefault="00D5396B" w:rsidP="00BE7FE3">
            <w:pPr>
              <w:keepNext/>
              <w:rPr>
                <w:rFonts w:asciiTheme="minorHAnsi" w:hAnsiTheme="minorHAnsi"/>
                <w:color w:val="000000"/>
                <w:sz w:val="18"/>
                <w:szCs w:val="18"/>
              </w:rPr>
            </w:pPr>
          </w:p>
        </w:tc>
      </w:tr>
      <w:tr w:rsidR="00D5396B" w:rsidRPr="00680C44" w14:paraId="318A01D1" w14:textId="77777777" w:rsidTr="003D5D7B">
        <w:trPr>
          <w:trHeight w:val="300"/>
        </w:trPr>
        <w:tc>
          <w:tcPr>
            <w:tcW w:w="1397" w:type="dxa"/>
            <w:tcBorders>
              <w:top w:val="nil"/>
              <w:left w:val="nil"/>
              <w:bottom w:val="double" w:sz="6" w:space="0" w:color="auto"/>
              <w:right w:val="nil"/>
            </w:tcBorders>
            <w:shd w:val="clear" w:color="auto" w:fill="auto"/>
            <w:noWrap/>
            <w:vAlign w:val="bottom"/>
          </w:tcPr>
          <w:p w14:paraId="318A01C1" w14:textId="77777777" w:rsidR="00D5396B" w:rsidRPr="00680C44" w:rsidRDefault="00D5396B" w:rsidP="00BE7FE3">
            <w:pPr>
              <w:keepNext/>
              <w:jc w:val="center"/>
              <w:rPr>
                <w:rFonts w:asciiTheme="minorHAnsi" w:hAnsiTheme="minorHAnsi"/>
                <w:color w:val="000000"/>
                <w:sz w:val="18"/>
                <w:szCs w:val="18"/>
              </w:rPr>
            </w:pPr>
            <w:r w:rsidRPr="00680C44">
              <w:rPr>
                <w:rFonts w:asciiTheme="minorHAnsi" w:hAnsiTheme="minorHAnsi"/>
                <w:color w:val="000000"/>
                <w:sz w:val="18"/>
                <w:szCs w:val="18"/>
              </w:rPr>
              <w:t>f</w:t>
            </w:r>
          </w:p>
        </w:tc>
        <w:tc>
          <w:tcPr>
            <w:tcW w:w="634" w:type="dxa"/>
            <w:tcBorders>
              <w:top w:val="nil"/>
              <w:left w:val="nil"/>
              <w:bottom w:val="double" w:sz="6" w:space="0" w:color="auto"/>
              <w:right w:val="nil"/>
            </w:tcBorders>
            <w:shd w:val="clear" w:color="auto" w:fill="auto"/>
            <w:noWrap/>
            <w:vAlign w:val="bottom"/>
          </w:tcPr>
          <w:p w14:paraId="318A01C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w:t>
            </w:r>
          </w:p>
        </w:tc>
        <w:tc>
          <w:tcPr>
            <w:tcW w:w="634" w:type="dxa"/>
            <w:tcBorders>
              <w:top w:val="nil"/>
              <w:left w:val="nil"/>
              <w:bottom w:val="double" w:sz="6" w:space="0" w:color="auto"/>
              <w:right w:val="nil"/>
            </w:tcBorders>
            <w:shd w:val="clear" w:color="auto" w:fill="auto"/>
            <w:noWrap/>
            <w:vAlign w:val="bottom"/>
          </w:tcPr>
          <w:p w14:paraId="318A01C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w:t>
            </w:r>
          </w:p>
        </w:tc>
        <w:tc>
          <w:tcPr>
            <w:tcW w:w="634" w:type="dxa"/>
            <w:tcBorders>
              <w:top w:val="nil"/>
              <w:left w:val="nil"/>
              <w:bottom w:val="double" w:sz="6" w:space="0" w:color="auto"/>
              <w:right w:val="nil"/>
            </w:tcBorders>
            <w:shd w:val="clear" w:color="auto" w:fill="auto"/>
            <w:noWrap/>
            <w:vAlign w:val="bottom"/>
          </w:tcPr>
          <w:p w14:paraId="318A01C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1.5</w:t>
            </w:r>
          </w:p>
        </w:tc>
        <w:tc>
          <w:tcPr>
            <w:tcW w:w="634" w:type="dxa"/>
            <w:tcBorders>
              <w:top w:val="nil"/>
              <w:left w:val="nil"/>
              <w:bottom w:val="double" w:sz="6" w:space="0" w:color="auto"/>
              <w:right w:val="nil"/>
            </w:tcBorders>
            <w:shd w:val="clear" w:color="auto" w:fill="auto"/>
            <w:noWrap/>
            <w:vAlign w:val="bottom"/>
          </w:tcPr>
          <w:p w14:paraId="318A01C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2</w:t>
            </w:r>
          </w:p>
        </w:tc>
        <w:tc>
          <w:tcPr>
            <w:tcW w:w="634" w:type="dxa"/>
            <w:tcBorders>
              <w:top w:val="nil"/>
              <w:left w:val="nil"/>
              <w:bottom w:val="double" w:sz="6" w:space="0" w:color="auto"/>
              <w:right w:val="nil"/>
            </w:tcBorders>
            <w:shd w:val="clear" w:color="auto" w:fill="auto"/>
            <w:noWrap/>
            <w:vAlign w:val="bottom"/>
          </w:tcPr>
          <w:p w14:paraId="318A01C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2.5</w:t>
            </w:r>
          </w:p>
        </w:tc>
        <w:tc>
          <w:tcPr>
            <w:tcW w:w="634" w:type="dxa"/>
            <w:tcBorders>
              <w:top w:val="nil"/>
              <w:left w:val="nil"/>
              <w:bottom w:val="double" w:sz="6" w:space="0" w:color="auto"/>
              <w:right w:val="nil"/>
            </w:tcBorders>
            <w:shd w:val="clear" w:color="auto" w:fill="auto"/>
            <w:noWrap/>
            <w:vAlign w:val="bottom"/>
          </w:tcPr>
          <w:p w14:paraId="318A01C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3</w:t>
            </w:r>
          </w:p>
        </w:tc>
        <w:tc>
          <w:tcPr>
            <w:tcW w:w="634" w:type="dxa"/>
            <w:tcBorders>
              <w:top w:val="nil"/>
              <w:left w:val="nil"/>
              <w:bottom w:val="double" w:sz="6" w:space="0" w:color="auto"/>
              <w:right w:val="nil"/>
            </w:tcBorders>
            <w:shd w:val="clear" w:color="auto" w:fill="auto"/>
            <w:noWrap/>
            <w:vAlign w:val="bottom"/>
          </w:tcPr>
          <w:p w14:paraId="318A01C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3.5</w:t>
            </w:r>
          </w:p>
        </w:tc>
        <w:tc>
          <w:tcPr>
            <w:tcW w:w="634" w:type="dxa"/>
            <w:tcBorders>
              <w:top w:val="nil"/>
              <w:left w:val="nil"/>
              <w:bottom w:val="double" w:sz="6" w:space="0" w:color="auto"/>
              <w:right w:val="nil"/>
            </w:tcBorders>
            <w:shd w:val="clear" w:color="auto" w:fill="auto"/>
            <w:noWrap/>
            <w:vAlign w:val="bottom"/>
          </w:tcPr>
          <w:p w14:paraId="318A01C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4</w:t>
            </w:r>
          </w:p>
        </w:tc>
        <w:tc>
          <w:tcPr>
            <w:tcW w:w="634" w:type="dxa"/>
            <w:tcBorders>
              <w:top w:val="nil"/>
              <w:left w:val="nil"/>
              <w:bottom w:val="double" w:sz="6" w:space="0" w:color="auto"/>
              <w:right w:val="nil"/>
            </w:tcBorders>
            <w:shd w:val="clear" w:color="auto" w:fill="auto"/>
            <w:noWrap/>
            <w:vAlign w:val="bottom"/>
          </w:tcPr>
          <w:p w14:paraId="318A01C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5</w:t>
            </w:r>
          </w:p>
        </w:tc>
        <w:tc>
          <w:tcPr>
            <w:tcW w:w="634" w:type="dxa"/>
            <w:tcBorders>
              <w:top w:val="nil"/>
              <w:left w:val="nil"/>
              <w:bottom w:val="double" w:sz="6" w:space="0" w:color="auto"/>
              <w:right w:val="nil"/>
            </w:tcBorders>
            <w:shd w:val="clear" w:color="auto" w:fill="auto"/>
            <w:noWrap/>
            <w:vAlign w:val="bottom"/>
          </w:tcPr>
          <w:p w14:paraId="318A01C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6</w:t>
            </w:r>
          </w:p>
        </w:tc>
        <w:tc>
          <w:tcPr>
            <w:tcW w:w="634" w:type="dxa"/>
            <w:tcBorders>
              <w:top w:val="nil"/>
              <w:left w:val="nil"/>
              <w:bottom w:val="double" w:sz="6" w:space="0" w:color="auto"/>
              <w:right w:val="nil"/>
            </w:tcBorders>
            <w:shd w:val="clear" w:color="auto" w:fill="auto"/>
            <w:noWrap/>
            <w:vAlign w:val="bottom"/>
          </w:tcPr>
          <w:p w14:paraId="318A01C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8</w:t>
            </w:r>
          </w:p>
        </w:tc>
        <w:tc>
          <w:tcPr>
            <w:tcW w:w="634" w:type="dxa"/>
            <w:tcBorders>
              <w:top w:val="nil"/>
              <w:left w:val="nil"/>
              <w:bottom w:val="double" w:sz="6" w:space="0" w:color="auto"/>
              <w:right w:val="nil"/>
            </w:tcBorders>
            <w:shd w:val="clear" w:color="auto" w:fill="auto"/>
            <w:noWrap/>
            <w:vAlign w:val="bottom"/>
          </w:tcPr>
          <w:p w14:paraId="318A01C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12</w:t>
            </w:r>
          </w:p>
        </w:tc>
        <w:tc>
          <w:tcPr>
            <w:tcW w:w="634" w:type="dxa"/>
            <w:tcBorders>
              <w:top w:val="nil"/>
              <w:left w:val="nil"/>
              <w:bottom w:val="double" w:sz="6" w:space="0" w:color="auto"/>
              <w:right w:val="nil"/>
            </w:tcBorders>
            <w:shd w:val="clear" w:color="auto" w:fill="auto"/>
            <w:noWrap/>
            <w:vAlign w:val="bottom"/>
          </w:tcPr>
          <w:p w14:paraId="318A01C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20</w:t>
            </w:r>
          </w:p>
        </w:tc>
        <w:tc>
          <w:tcPr>
            <w:tcW w:w="634" w:type="dxa"/>
            <w:tcBorders>
              <w:top w:val="nil"/>
              <w:left w:val="nil"/>
              <w:bottom w:val="double" w:sz="6" w:space="0" w:color="auto"/>
              <w:right w:val="nil"/>
            </w:tcBorders>
            <w:shd w:val="clear" w:color="auto" w:fill="auto"/>
            <w:noWrap/>
            <w:vAlign w:val="bottom"/>
          </w:tcPr>
          <w:p w14:paraId="318A01C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40</w:t>
            </w:r>
          </w:p>
        </w:tc>
        <w:tc>
          <w:tcPr>
            <w:tcW w:w="634" w:type="dxa"/>
            <w:gridSpan w:val="2"/>
            <w:tcBorders>
              <w:top w:val="nil"/>
              <w:left w:val="nil"/>
              <w:bottom w:val="double" w:sz="6" w:space="0" w:color="auto"/>
              <w:right w:val="nil"/>
            </w:tcBorders>
            <w:shd w:val="clear" w:color="auto" w:fill="auto"/>
            <w:noWrap/>
            <w:vAlign w:val="bottom"/>
          </w:tcPr>
          <w:p w14:paraId="318A01D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r>
      <w:tr w:rsidR="00D5396B" w:rsidRPr="00680C44" w14:paraId="318A01E2" w14:textId="77777777" w:rsidTr="003D5D7B">
        <w:trPr>
          <w:trHeight w:val="300"/>
        </w:trPr>
        <w:tc>
          <w:tcPr>
            <w:tcW w:w="1397" w:type="dxa"/>
            <w:tcBorders>
              <w:top w:val="nil"/>
              <w:left w:val="nil"/>
              <w:bottom w:val="nil"/>
              <w:right w:val="nil"/>
            </w:tcBorders>
            <w:shd w:val="clear" w:color="auto" w:fill="auto"/>
            <w:noWrap/>
            <w:vAlign w:val="bottom"/>
          </w:tcPr>
          <w:p w14:paraId="318A01D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1D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1D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tcPr>
          <w:p w14:paraId="318A01D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0.88</w:t>
            </w:r>
          </w:p>
        </w:tc>
        <w:tc>
          <w:tcPr>
            <w:tcW w:w="634" w:type="dxa"/>
            <w:tcBorders>
              <w:top w:val="nil"/>
              <w:left w:val="nil"/>
              <w:bottom w:val="nil"/>
              <w:right w:val="nil"/>
            </w:tcBorders>
            <w:shd w:val="clear" w:color="auto" w:fill="auto"/>
            <w:noWrap/>
            <w:vAlign w:val="bottom"/>
          </w:tcPr>
          <w:p w14:paraId="318A01D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tcPr>
          <w:p w14:paraId="318A01D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0.60</w:t>
            </w:r>
          </w:p>
        </w:tc>
        <w:tc>
          <w:tcPr>
            <w:tcW w:w="634" w:type="dxa"/>
            <w:tcBorders>
              <w:top w:val="nil"/>
              <w:left w:val="nil"/>
              <w:bottom w:val="nil"/>
              <w:right w:val="nil"/>
            </w:tcBorders>
            <w:shd w:val="clear" w:color="auto" w:fill="auto"/>
            <w:noWrap/>
            <w:vAlign w:val="bottom"/>
          </w:tcPr>
          <w:p w14:paraId="318A01D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1D9"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DA"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DB"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DC"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DD"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DE"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DF"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E0"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1E1" w14:textId="77777777" w:rsidR="00D5396B" w:rsidRPr="00680C44" w:rsidRDefault="00D5396B" w:rsidP="00BE7FE3">
            <w:pPr>
              <w:keepNext/>
              <w:rPr>
                <w:rFonts w:asciiTheme="minorHAnsi" w:hAnsiTheme="minorHAnsi"/>
                <w:color w:val="000000"/>
                <w:sz w:val="18"/>
                <w:szCs w:val="18"/>
              </w:rPr>
            </w:pPr>
          </w:p>
        </w:tc>
      </w:tr>
      <w:tr w:rsidR="00D5396B" w:rsidRPr="00680C44" w14:paraId="318A01F3" w14:textId="77777777" w:rsidTr="003D5D7B">
        <w:trPr>
          <w:trHeight w:val="300"/>
        </w:trPr>
        <w:tc>
          <w:tcPr>
            <w:tcW w:w="1397" w:type="dxa"/>
            <w:tcBorders>
              <w:top w:val="nil"/>
              <w:left w:val="nil"/>
              <w:bottom w:val="nil"/>
              <w:right w:val="nil"/>
            </w:tcBorders>
            <w:shd w:val="clear" w:color="auto" w:fill="auto"/>
            <w:noWrap/>
            <w:vAlign w:val="bottom"/>
          </w:tcPr>
          <w:p w14:paraId="318A01E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0.05</w:t>
            </w:r>
          </w:p>
        </w:tc>
        <w:tc>
          <w:tcPr>
            <w:tcW w:w="634" w:type="dxa"/>
            <w:tcBorders>
              <w:top w:val="nil"/>
              <w:left w:val="nil"/>
              <w:bottom w:val="nil"/>
              <w:right w:val="nil"/>
            </w:tcBorders>
            <w:shd w:val="clear" w:color="auto" w:fill="auto"/>
            <w:noWrap/>
            <w:vAlign w:val="bottom"/>
          </w:tcPr>
          <w:p w14:paraId="318A01E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1E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318A01E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318A01E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0.81</w:t>
            </w:r>
          </w:p>
        </w:tc>
        <w:tc>
          <w:tcPr>
            <w:tcW w:w="634" w:type="dxa"/>
            <w:tcBorders>
              <w:top w:val="nil"/>
              <w:left w:val="nil"/>
              <w:bottom w:val="nil"/>
              <w:right w:val="nil"/>
            </w:tcBorders>
            <w:shd w:val="clear" w:color="auto" w:fill="auto"/>
            <w:noWrap/>
            <w:vAlign w:val="bottom"/>
          </w:tcPr>
          <w:p w14:paraId="318A01E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0.67</w:t>
            </w:r>
          </w:p>
        </w:tc>
        <w:tc>
          <w:tcPr>
            <w:tcW w:w="634" w:type="dxa"/>
            <w:tcBorders>
              <w:top w:val="nil"/>
              <w:left w:val="nil"/>
              <w:bottom w:val="nil"/>
              <w:right w:val="nil"/>
            </w:tcBorders>
            <w:shd w:val="clear" w:color="auto" w:fill="auto"/>
            <w:noWrap/>
            <w:vAlign w:val="bottom"/>
          </w:tcPr>
          <w:p w14:paraId="318A01E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0.41</w:t>
            </w:r>
          </w:p>
        </w:tc>
        <w:tc>
          <w:tcPr>
            <w:tcW w:w="634" w:type="dxa"/>
            <w:tcBorders>
              <w:top w:val="nil"/>
              <w:left w:val="nil"/>
              <w:bottom w:val="nil"/>
              <w:right w:val="nil"/>
            </w:tcBorders>
            <w:shd w:val="clear" w:color="auto" w:fill="auto"/>
            <w:noWrap/>
            <w:vAlign w:val="bottom"/>
          </w:tcPr>
          <w:p w14:paraId="318A01E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1EB"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EC"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ED"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EE"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EF"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F0"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F1"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1F2" w14:textId="77777777" w:rsidR="00D5396B" w:rsidRPr="00680C44" w:rsidRDefault="00D5396B" w:rsidP="00BE7FE3">
            <w:pPr>
              <w:keepNext/>
              <w:rPr>
                <w:rFonts w:asciiTheme="minorHAnsi" w:hAnsiTheme="minorHAnsi"/>
                <w:color w:val="000000"/>
                <w:sz w:val="18"/>
                <w:szCs w:val="18"/>
              </w:rPr>
            </w:pPr>
          </w:p>
        </w:tc>
      </w:tr>
      <w:tr w:rsidR="00D5396B" w:rsidRPr="00680C44" w14:paraId="318A0204" w14:textId="77777777" w:rsidTr="003D5D7B">
        <w:trPr>
          <w:trHeight w:val="300"/>
        </w:trPr>
        <w:tc>
          <w:tcPr>
            <w:tcW w:w="1397" w:type="dxa"/>
            <w:tcBorders>
              <w:top w:val="nil"/>
              <w:left w:val="nil"/>
              <w:bottom w:val="nil"/>
              <w:right w:val="nil"/>
            </w:tcBorders>
            <w:shd w:val="clear" w:color="auto" w:fill="auto"/>
            <w:noWrap/>
            <w:vAlign w:val="bottom"/>
          </w:tcPr>
          <w:p w14:paraId="318A01F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0.10</w:t>
            </w:r>
          </w:p>
        </w:tc>
        <w:tc>
          <w:tcPr>
            <w:tcW w:w="634" w:type="dxa"/>
            <w:tcBorders>
              <w:top w:val="nil"/>
              <w:left w:val="nil"/>
              <w:bottom w:val="nil"/>
              <w:right w:val="nil"/>
            </w:tcBorders>
            <w:shd w:val="clear" w:color="auto" w:fill="auto"/>
            <w:noWrap/>
            <w:vAlign w:val="bottom"/>
          </w:tcPr>
          <w:p w14:paraId="318A01F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1F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318A01F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0.91</w:t>
            </w:r>
          </w:p>
        </w:tc>
        <w:tc>
          <w:tcPr>
            <w:tcW w:w="634" w:type="dxa"/>
            <w:tcBorders>
              <w:top w:val="nil"/>
              <w:left w:val="nil"/>
              <w:bottom w:val="nil"/>
              <w:right w:val="nil"/>
            </w:tcBorders>
            <w:shd w:val="clear" w:color="auto" w:fill="auto"/>
            <w:noWrap/>
            <w:vAlign w:val="bottom"/>
          </w:tcPr>
          <w:p w14:paraId="318A01F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0.83</w:t>
            </w:r>
          </w:p>
        </w:tc>
        <w:tc>
          <w:tcPr>
            <w:tcW w:w="634" w:type="dxa"/>
            <w:tcBorders>
              <w:top w:val="nil"/>
              <w:left w:val="nil"/>
              <w:bottom w:val="nil"/>
              <w:right w:val="nil"/>
            </w:tcBorders>
            <w:shd w:val="clear" w:color="auto" w:fill="auto"/>
            <w:noWrap/>
            <w:vAlign w:val="bottom"/>
          </w:tcPr>
          <w:p w14:paraId="318A01F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0.72</w:t>
            </w:r>
          </w:p>
        </w:tc>
        <w:tc>
          <w:tcPr>
            <w:tcW w:w="634" w:type="dxa"/>
            <w:tcBorders>
              <w:top w:val="nil"/>
              <w:left w:val="nil"/>
              <w:bottom w:val="nil"/>
              <w:right w:val="nil"/>
            </w:tcBorders>
            <w:shd w:val="clear" w:color="auto" w:fill="auto"/>
            <w:noWrap/>
            <w:vAlign w:val="bottom"/>
          </w:tcPr>
          <w:p w14:paraId="318A01F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0.55</w:t>
            </w:r>
          </w:p>
        </w:tc>
        <w:tc>
          <w:tcPr>
            <w:tcW w:w="634" w:type="dxa"/>
            <w:tcBorders>
              <w:top w:val="nil"/>
              <w:left w:val="nil"/>
              <w:bottom w:val="nil"/>
              <w:right w:val="nil"/>
            </w:tcBorders>
            <w:shd w:val="clear" w:color="auto" w:fill="auto"/>
            <w:noWrap/>
            <w:vAlign w:val="bottom"/>
          </w:tcPr>
          <w:p w14:paraId="318A01F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0.21</w:t>
            </w:r>
          </w:p>
        </w:tc>
        <w:tc>
          <w:tcPr>
            <w:tcW w:w="634" w:type="dxa"/>
            <w:tcBorders>
              <w:top w:val="nil"/>
              <w:left w:val="nil"/>
              <w:bottom w:val="nil"/>
              <w:right w:val="nil"/>
            </w:tcBorders>
            <w:shd w:val="clear" w:color="auto" w:fill="auto"/>
            <w:noWrap/>
            <w:vAlign w:val="bottom"/>
          </w:tcPr>
          <w:p w14:paraId="318A01F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1FD"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FE"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1FF"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00"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01"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02"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203" w14:textId="77777777" w:rsidR="00D5396B" w:rsidRPr="00680C44" w:rsidRDefault="00D5396B" w:rsidP="00BE7FE3">
            <w:pPr>
              <w:keepNext/>
              <w:rPr>
                <w:rFonts w:asciiTheme="minorHAnsi" w:hAnsiTheme="minorHAnsi"/>
                <w:color w:val="000000"/>
                <w:sz w:val="18"/>
                <w:szCs w:val="18"/>
              </w:rPr>
            </w:pPr>
          </w:p>
        </w:tc>
      </w:tr>
      <w:tr w:rsidR="00D5396B" w:rsidRPr="00680C44" w14:paraId="318A0215" w14:textId="77777777" w:rsidTr="003D5D7B">
        <w:trPr>
          <w:trHeight w:val="300"/>
        </w:trPr>
        <w:tc>
          <w:tcPr>
            <w:tcW w:w="1397" w:type="dxa"/>
            <w:tcBorders>
              <w:top w:val="nil"/>
              <w:left w:val="nil"/>
              <w:bottom w:val="nil"/>
              <w:right w:val="nil"/>
            </w:tcBorders>
            <w:shd w:val="clear" w:color="auto" w:fill="auto"/>
            <w:noWrap/>
            <w:vAlign w:val="bottom"/>
          </w:tcPr>
          <w:p w14:paraId="318A020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0.15</w:t>
            </w:r>
          </w:p>
        </w:tc>
        <w:tc>
          <w:tcPr>
            <w:tcW w:w="634" w:type="dxa"/>
            <w:tcBorders>
              <w:top w:val="nil"/>
              <w:left w:val="nil"/>
              <w:bottom w:val="nil"/>
              <w:right w:val="nil"/>
            </w:tcBorders>
            <w:shd w:val="clear" w:color="auto" w:fill="auto"/>
            <w:noWrap/>
            <w:vAlign w:val="bottom"/>
          </w:tcPr>
          <w:p w14:paraId="318A020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0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318A020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tcPr>
          <w:p w14:paraId="318A020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318A020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tcPr>
          <w:p w14:paraId="318A020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0.63</w:t>
            </w:r>
          </w:p>
        </w:tc>
        <w:tc>
          <w:tcPr>
            <w:tcW w:w="634" w:type="dxa"/>
            <w:tcBorders>
              <w:top w:val="nil"/>
              <w:left w:val="nil"/>
              <w:bottom w:val="nil"/>
              <w:right w:val="nil"/>
            </w:tcBorders>
            <w:shd w:val="clear" w:color="auto" w:fill="auto"/>
            <w:noWrap/>
            <w:vAlign w:val="bottom"/>
          </w:tcPr>
          <w:p w14:paraId="318A020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0.44</w:t>
            </w:r>
          </w:p>
        </w:tc>
        <w:tc>
          <w:tcPr>
            <w:tcW w:w="634" w:type="dxa"/>
            <w:tcBorders>
              <w:top w:val="nil"/>
              <w:left w:val="nil"/>
              <w:bottom w:val="nil"/>
              <w:right w:val="nil"/>
            </w:tcBorders>
            <w:shd w:val="clear" w:color="auto" w:fill="auto"/>
            <w:noWrap/>
            <w:vAlign w:val="bottom"/>
          </w:tcPr>
          <w:p w14:paraId="318A020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0.18</w:t>
            </w:r>
          </w:p>
        </w:tc>
        <w:tc>
          <w:tcPr>
            <w:tcW w:w="634" w:type="dxa"/>
            <w:tcBorders>
              <w:top w:val="nil"/>
              <w:left w:val="nil"/>
              <w:bottom w:val="nil"/>
              <w:right w:val="nil"/>
            </w:tcBorders>
            <w:shd w:val="clear" w:color="auto" w:fill="auto"/>
            <w:noWrap/>
            <w:vAlign w:val="bottom"/>
          </w:tcPr>
          <w:p w14:paraId="318A020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20F"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10"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11"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12"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13"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214" w14:textId="77777777" w:rsidR="00D5396B" w:rsidRPr="00680C44" w:rsidRDefault="00D5396B" w:rsidP="00BE7FE3">
            <w:pPr>
              <w:keepNext/>
              <w:rPr>
                <w:rFonts w:asciiTheme="minorHAnsi" w:hAnsiTheme="minorHAnsi"/>
                <w:color w:val="000000"/>
                <w:sz w:val="18"/>
                <w:szCs w:val="18"/>
              </w:rPr>
            </w:pPr>
          </w:p>
        </w:tc>
      </w:tr>
      <w:tr w:rsidR="00D5396B" w:rsidRPr="00680C44" w14:paraId="318A0226" w14:textId="77777777" w:rsidTr="003D5D7B">
        <w:trPr>
          <w:trHeight w:val="300"/>
        </w:trPr>
        <w:tc>
          <w:tcPr>
            <w:tcW w:w="1397" w:type="dxa"/>
            <w:tcBorders>
              <w:top w:val="nil"/>
              <w:left w:val="nil"/>
              <w:bottom w:val="nil"/>
              <w:right w:val="nil"/>
            </w:tcBorders>
            <w:shd w:val="clear" w:color="auto" w:fill="auto"/>
            <w:noWrap/>
            <w:vAlign w:val="bottom"/>
          </w:tcPr>
          <w:p w14:paraId="318A021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0.20</w:t>
            </w:r>
          </w:p>
        </w:tc>
        <w:tc>
          <w:tcPr>
            <w:tcW w:w="634" w:type="dxa"/>
            <w:tcBorders>
              <w:top w:val="nil"/>
              <w:left w:val="nil"/>
              <w:bottom w:val="nil"/>
              <w:right w:val="nil"/>
            </w:tcBorders>
            <w:shd w:val="clear" w:color="auto" w:fill="auto"/>
            <w:noWrap/>
            <w:vAlign w:val="bottom"/>
          </w:tcPr>
          <w:p w14:paraId="318A021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1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318A021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tcPr>
          <w:p w14:paraId="318A021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tcPr>
          <w:p w14:paraId="318A021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0.79</w:t>
            </w:r>
          </w:p>
        </w:tc>
        <w:tc>
          <w:tcPr>
            <w:tcW w:w="634" w:type="dxa"/>
            <w:tcBorders>
              <w:top w:val="nil"/>
              <w:left w:val="nil"/>
              <w:bottom w:val="nil"/>
              <w:right w:val="nil"/>
            </w:tcBorders>
            <w:shd w:val="clear" w:color="auto" w:fill="auto"/>
            <w:noWrap/>
            <w:vAlign w:val="bottom"/>
          </w:tcPr>
          <w:p w14:paraId="318A021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tcPr>
          <w:p w14:paraId="318A021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0.56</w:t>
            </w:r>
          </w:p>
        </w:tc>
        <w:tc>
          <w:tcPr>
            <w:tcW w:w="634" w:type="dxa"/>
            <w:tcBorders>
              <w:top w:val="nil"/>
              <w:left w:val="nil"/>
              <w:bottom w:val="nil"/>
              <w:right w:val="nil"/>
            </w:tcBorders>
            <w:shd w:val="clear" w:color="auto" w:fill="auto"/>
            <w:noWrap/>
            <w:vAlign w:val="bottom"/>
          </w:tcPr>
          <w:p w14:paraId="318A021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0.40</w:t>
            </w:r>
          </w:p>
        </w:tc>
        <w:tc>
          <w:tcPr>
            <w:tcW w:w="634" w:type="dxa"/>
            <w:tcBorders>
              <w:top w:val="nil"/>
              <w:left w:val="nil"/>
              <w:bottom w:val="nil"/>
              <w:right w:val="nil"/>
            </w:tcBorders>
            <w:shd w:val="clear" w:color="auto" w:fill="auto"/>
            <w:noWrap/>
            <w:vAlign w:val="bottom"/>
          </w:tcPr>
          <w:p w14:paraId="318A021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0.03</w:t>
            </w:r>
          </w:p>
        </w:tc>
        <w:tc>
          <w:tcPr>
            <w:tcW w:w="634" w:type="dxa"/>
            <w:tcBorders>
              <w:top w:val="nil"/>
              <w:left w:val="nil"/>
              <w:bottom w:val="nil"/>
              <w:right w:val="nil"/>
            </w:tcBorders>
            <w:shd w:val="clear" w:color="auto" w:fill="auto"/>
            <w:noWrap/>
            <w:vAlign w:val="bottom"/>
          </w:tcPr>
          <w:p w14:paraId="318A022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221"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22"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23"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24"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225" w14:textId="77777777" w:rsidR="00D5396B" w:rsidRPr="00680C44" w:rsidRDefault="00D5396B" w:rsidP="00BE7FE3">
            <w:pPr>
              <w:keepNext/>
              <w:rPr>
                <w:rFonts w:asciiTheme="minorHAnsi" w:hAnsiTheme="minorHAnsi"/>
                <w:color w:val="000000"/>
                <w:sz w:val="18"/>
                <w:szCs w:val="18"/>
              </w:rPr>
            </w:pPr>
          </w:p>
        </w:tc>
      </w:tr>
      <w:tr w:rsidR="00D5396B" w:rsidRPr="00680C44" w14:paraId="318A0237" w14:textId="77777777" w:rsidTr="003D5D7B">
        <w:trPr>
          <w:trHeight w:val="300"/>
        </w:trPr>
        <w:tc>
          <w:tcPr>
            <w:tcW w:w="1397" w:type="dxa"/>
            <w:tcBorders>
              <w:top w:val="nil"/>
              <w:left w:val="nil"/>
              <w:bottom w:val="nil"/>
              <w:right w:val="nil"/>
            </w:tcBorders>
            <w:shd w:val="clear" w:color="auto" w:fill="auto"/>
            <w:noWrap/>
            <w:vAlign w:val="bottom"/>
          </w:tcPr>
          <w:p w14:paraId="318A022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0.25</w:t>
            </w:r>
          </w:p>
        </w:tc>
        <w:tc>
          <w:tcPr>
            <w:tcW w:w="634" w:type="dxa"/>
            <w:tcBorders>
              <w:top w:val="nil"/>
              <w:left w:val="nil"/>
              <w:bottom w:val="nil"/>
              <w:right w:val="nil"/>
            </w:tcBorders>
            <w:shd w:val="clear" w:color="auto" w:fill="auto"/>
            <w:noWrap/>
            <w:vAlign w:val="bottom"/>
          </w:tcPr>
          <w:p w14:paraId="318A022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2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318A022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318A022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0.89</w:t>
            </w:r>
          </w:p>
        </w:tc>
        <w:tc>
          <w:tcPr>
            <w:tcW w:w="634" w:type="dxa"/>
            <w:tcBorders>
              <w:top w:val="nil"/>
              <w:left w:val="nil"/>
              <w:bottom w:val="nil"/>
              <w:right w:val="nil"/>
            </w:tcBorders>
            <w:shd w:val="clear" w:color="auto" w:fill="auto"/>
            <w:noWrap/>
            <w:vAlign w:val="bottom"/>
          </w:tcPr>
          <w:p w14:paraId="318A022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0.82</w:t>
            </w:r>
          </w:p>
        </w:tc>
        <w:tc>
          <w:tcPr>
            <w:tcW w:w="634" w:type="dxa"/>
            <w:tcBorders>
              <w:top w:val="nil"/>
              <w:left w:val="nil"/>
              <w:bottom w:val="nil"/>
              <w:right w:val="nil"/>
            </w:tcBorders>
            <w:shd w:val="clear" w:color="auto" w:fill="auto"/>
            <w:noWrap/>
            <w:vAlign w:val="bottom"/>
          </w:tcPr>
          <w:p w14:paraId="318A022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0.74</w:t>
            </w:r>
          </w:p>
        </w:tc>
        <w:tc>
          <w:tcPr>
            <w:tcW w:w="634" w:type="dxa"/>
            <w:tcBorders>
              <w:top w:val="nil"/>
              <w:left w:val="nil"/>
              <w:bottom w:val="nil"/>
              <w:right w:val="nil"/>
            </w:tcBorders>
            <w:shd w:val="clear" w:color="auto" w:fill="auto"/>
            <w:noWrap/>
            <w:vAlign w:val="bottom"/>
          </w:tcPr>
          <w:p w14:paraId="318A022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0.64</w:t>
            </w:r>
          </w:p>
        </w:tc>
        <w:tc>
          <w:tcPr>
            <w:tcW w:w="634" w:type="dxa"/>
            <w:tcBorders>
              <w:top w:val="nil"/>
              <w:left w:val="nil"/>
              <w:bottom w:val="nil"/>
              <w:right w:val="nil"/>
            </w:tcBorders>
            <w:shd w:val="clear" w:color="auto" w:fill="auto"/>
            <w:noWrap/>
            <w:vAlign w:val="bottom"/>
          </w:tcPr>
          <w:p w14:paraId="318A022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0.53</w:t>
            </w:r>
          </w:p>
        </w:tc>
        <w:tc>
          <w:tcPr>
            <w:tcW w:w="634" w:type="dxa"/>
            <w:tcBorders>
              <w:top w:val="nil"/>
              <w:left w:val="nil"/>
              <w:bottom w:val="nil"/>
              <w:right w:val="nil"/>
            </w:tcBorders>
            <w:shd w:val="clear" w:color="auto" w:fill="auto"/>
            <w:noWrap/>
            <w:vAlign w:val="bottom"/>
          </w:tcPr>
          <w:p w14:paraId="318A023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0.26</w:t>
            </w:r>
          </w:p>
        </w:tc>
        <w:tc>
          <w:tcPr>
            <w:tcW w:w="634" w:type="dxa"/>
            <w:tcBorders>
              <w:top w:val="nil"/>
              <w:left w:val="nil"/>
              <w:bottom w:val="nil"/>
              <w:right w:val="nil"/>
            </w:tcBorders>
            <w:shd w:val="clear" w:color="auto" w:fill="auto"/>
            <w:noWrap/>
            <w:vAlign w:val="bottom"/>
          </w:tcPr>
          <w:p w14:paraId="318A023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0.02</w:t>
            </w:r>
          </w:p>
        </w:tc>
        <w:tc>
          <w:tcPr>
            <w:tcW w:w="634" w:type="dxa"/>
            <w:tcBorders>
              <w:top w:val="nil"/>
              <w:left w:val="nil"/>
              <w:bottom w:val="nil"/>
              <w:right w:val="nil"/>
            </w:tcBorders>
            <w:shd w:val="clear" w:color="auto" w:fill="auto"/>
            <w:noWrap/>
            <w:vAlign w:val="bottom"/>
          </w:tcPr>
          <w:p w14:paraId="318A023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233"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34"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35"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236" w14:textId="77777777" w:rsidR="00D5396B" w:rsidRPr="00680C44" w:rsidRDefault="00D5396B" w:rsidP="00BE7FE3">
            <w:pPr>
              <w:keepNext/>
              <w:rPr>
                <w:rFonts w:asciiTheme="minorHAnsi" w:hAnsiTheme="minorHAnsi"/>
                <w:color w:val="000000"/>
                <w:sz w:val="18"/>
                <w:szCs w:val="18"/>
              </w:rPr>
            </w:pPr>
          </w:p>
        </w:tc>
      </w:tr>
      <w:tr w:rsidR="00D5396B" w:rsidRPr="00680C44" w14:paraId="318A0248" w14:textId="77777777" w:rsidTr="003D5D7B">
        <w:trPr>
          <w:trHeight w:val="300"/>
        </w:trPr>
        <w:tc>
          <w:tcPr>
            <w:tcW w:w="1397" w:type="dxa"/>
            <w:tcBorders>
              <w:top w:val="nil"/>
              <w:left w:val="nil"/>
              <w:bottom w:val="nil"/>
              <w:right w:val="nil"/>
            </w:tcBorders>
            <w:shd w:val="clear" w:color="auto" w:fill="auto"/>
            <w:noWrap/>
            <w:vAlign w:val="bottom"/>
          </w:tcPr>
          <w:p w14:paraId="318A023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0.30</w:t>
            </w:r>
          </w:p>
        </w:tc>
        <w:tc>
          <w:tcPr>
            <w:tcW w:w="634" w:type="dxa"/>
            <w:tcBorders>
              <w:top w:val="nil"/>
              <w:left w:val="nil"/>
              <w:bottom w:val="nil"/>
              <w:right w:val="nil"/>
            </w:tcBorders>
            <w:shd w:val="clear" w:color="auto" w:fill="auto"/>
            <w:noWrap/>
            <w:vAlign w:val="bottom"/>
          </w:tcPr>
          <w:p w14:paraId="318A023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3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3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tcPr>
          <w:p w14:paraId="318A023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318A023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318A023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tcPr>
          <w:p w14:paraId="318A023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0.71</w:t>
            </w:r>
          </w:p>
        </w:tc>
        <w:tc>
          <w:tcPr>
            <w:tcW w:w="634" w:type="dxa"/>
            <w:tcBorders>
              <w:top w:val="nil"/>
              <w:left w:val="nil"/>
              <w:bottom w:val="nil"/>
              <w:right w:val="nil"/>
            </w:tcBorders>
            <w:shd w:val="clear" w:color="auto" w:fill="auto"/>
            <w:noWrap/>
            <w:vAlign w:val="bottom"/>
          </w:tcPr>
          <w:p w14:paraId="318A024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0.62</w:t>
            </w:r>
          </w:p>
        </w:tc>
        <w:tc>
          <w:tcPr>
            <w:tcW w:w="634" w:type="dxa"/>
            <w:tcBorders>
              <w:top w:val="nil"/>
              <w:left w:val="nil"/>
              <w:bottom w:val="nil"/>
              <w:right w:val="nil"/>
            </w:tcBorders>
            <w:shd w:val="clear" w:color="auto" w:fill="auto"/>
            <w:noWrap/>
            <w:vAlign w:val="bottom"/>
          </w:tcPr>
          <w:p w14:paraId="318A024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0.42</w:t>
            </w:r>
          </w:p>
        </w:tc>
        <w:tc>
          <w:tcPr>
            <w:tcW w:w="634" w:type="dxa"/>
            <w:tcBorders>
              <w:top w:val="nil"/>
              <w:left w:val="nil"/>
              <w:bottom w:val="nil"/>
              <w:right w:val="nil"/>
            </w:tcBorders>
            <w:shd w:val="clear" w:color="auto" w:fill="auto"/>
            <w:noWrap/>
            <w:vAlign w:val="bottom"/>
          </w:tcPr>
          <w:p w14:paraId="318A024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0.24</w:t>
            </w:r>
          </w:p>
        </w:tc>
        <w:tc>
          <w:tcPr>
            <w:tcW w:w="634" w:type="dxa"/>
            <w:tcBorders>
              <w:top w:val="nil"/>
              <w:left w:val="nil"/>
              <w:bottom w:val="nil"/>
              <w:right w:val="nil"/>
            </w:tcBorders>
            <w:shd w:val="clear" w:color="auto" w:fill="auto"/>
            <w:noWrap/>
            <w:vAlign w:val="bottom"/>
          </w:tcPr>
          <w:p w14:paraId="318A024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244"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45"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46"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247" w14:textId="77777777" w:rsidR="00D5396B" w:rsidRPr="00680C44" w:rsidRDefault="00D5396B" w:rsidP="00BE7FE3">
            <w:pPr>
              <w:keepNext/>
              <w:rPr>
                <w:rFonts w:asciiTheme="minorHAnsi" w:hAnsiTheme="minorHAnsi"/>
                <w:color w:val="000000"/>
                <w:sz w:val="18"/>
                <w:szCs w:val="18"/>
              </w:rPr>
            </w:pPr>
          </w:p>
        </w:tc>
      </w:tr>
      <w:tr w:rsidR="00D5396B" w:rsidRPr="00680C44" w14:paraId="318A0259" w14:textId="77777777" w:rsidTr="003D5D7B">
        <w:trPr>
          <w:trHeight w:val="300"/>
        </w:trPr>
        <w:tc>
          <w:tcPr>
            <w:tcW w:w="1397" w:type="dxa"/>
            <w:tcBorders>
              <w:top w:val="nil"/>
              <w:left w:val="nil"/>
              <w:bottom w:val="nil"/>
              <w:right w:val="nil"/>
            </w:tcBorders>
            <w:shd w:val="clear" w:color="auto" w:fill="auto"/>
            <w:noWrap/>
            <w:vAlign w:val="bottom"/>
          </w:tcPr>
          <w:p w14:paraId="318A024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0.35</w:t>
            </w:r>
          </w:p>
        </w:tc>
        <w:tc>
          <w:tcPr>
            <w:tcW w:w="634" w:type="dxa"/>
            <w:tcBorders>
              <w:top w:val="nil"/>
              <w:left w:val="nil"/>
              <w:bottom w:val="nil"/>
              <w:right w:val="nil"/>
            </w:tcBorders>
            <w:shd w:val="clear" w:color="auto" w:fill="auto"/>
            <w:noWrap/>
            <w:vAlign w:val="bottom"/>
          </w:tcPr>
          <w:p w14:paraId="318A024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4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4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tcPr>
          <w:p w14:paraId="318A024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tcPr>
          <w:p w14:paraId="318A024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tcPr>
          <w:p w14:paraId="318A024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0.82</w:t>
            </w:r>
          </w:p>
        </w:tc>
        <w:tc>
          <w:tcPr>
            <w:tcW w:w="634" w:type="dxa"/>
            <w:tcBorders>
              <w:top w:val="nil"/>
              <w:left w:val="nil"/>
              <w:bottom w:val="nil"/>
              <w:right w:val="nil"/>
            </w:tcBorders>
            <w:shd w:val="clear" w:color="auto" w:fill="auto"/>
            <w:noWrap/>
            <w:vAlign w:val="bottom"/>
          </w:tcPr>
          <w:p w14:paraId="318A025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tcPr>
          <w:p w14:paraId="318A025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tcPr>
          <w:p w14:paraId="318A025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0.54</w:t>
            </w:r>
          </w:p>
        </w:tc>
        <w:tc>
          <w:tcPr>
            <w:tcW w:w="634" w:type="dxa"/>
            <w:tcBorders>
              <w:top w:val="nil"/>
              <w:left w:val="nil"/>
              <w:bottom w:val="nil"/>
              <w:right w:val="nil"/>
            </w:tcBorders>
            <w:shd w:val="clear" w:color="auto" w:fill="auto"/>
            <w:noWrap/>
            <w:vAlign w:val="bottom"/>
          </w:tcPr>
          <w:p w14:paraId="318A025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0.39</w:t>
            </w:r>
          </w:p>
        </w:tc>
        <w:tc>
          <w:tcPr>
            <w:tcW w:w="634" w:type="dxa"/>
            <w:tcBorders>
              <w:top w:val="nil"/>
              <w:left w:val="nil"/>
              <w:bottom w:val="nil"/>
              <w:right w:val="nil"/>
            </w:tcBorders>
            <w:shd w:val="clear" w:color="auto" w:fill="auto"/>
            <w:noWrap/>
            <w:vAlign w:val="bottom"/>
          </w:tcPr>
          <w:p w14:paraId="318A025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0.14</w:t>
            </w:r>
          </w:p>
        </w:tc>
        <w:tc>
          <w:tcPr>
            <w:tcW w:w="634" w:type="dxa"/>
            <w:tcBorders>
              <w:top w:val="nil"/>
              <w:left w:val="nil"/>
              <w:bottom w:val="nil"/>
              <w:right w:val="nil"/>
            </w:tcBorders>
            <w:shd w:val="clear" w:color="auto" w:fill="auto"/>
            <w:noWrap/>
            <w:vAlign w:val="bottom"/>
          </w:tcPr>
          <w:p w14:paraId="318A025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256" w14:textId="77777777" w:rsidR="00D5396B" w:rsidRPr="00680C44" w:rsidRDefault="00D5396B" w:rsidP="00BE7FE3">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318A0257"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258" w14:textId="77777777" w:rsidR="00D5396B" w:rsidRPr="00680C44" w:rsidRDefault="00D5396B" w:rsidP="00BE7FE3">
            <w:pPr>
              <w:keepNext/>
              <w:rPr>
                <w:rFonts w:asciiTheme="minorHAnsi" w:hAnsiTheme="minorHAnsi"/>
                <w:color w:val="000000"/>
                <w:sz w:val="18"/>
                <w:szCs w:val="18"/>
              </w:rPr>
            </w:pPr>
          </w:p>
        </w:tc>
      </w:tr>
      <w:tr w:rsidR="00D5396B" w:rsidRPr="00680C44" w14:paraId="318A026A" w14:textId="77777777" w:rsidTr="003D5D7B">
        <w:trPr>
          <w:trHeight w:val="300"/>
        </w:trPr>
        <w:tc>
          <w:tcPr>
            <w:tcW w:w="1397" w:type="dxa"/>
            <w:tcBorders>
              <w:top w:val="nil"/>
              <w:left w:val="nil"/>
              <w:bottom w:val="nil"/>
              <w:right w:val="nil"/>
            </w:tcBorders>
            <w:shd w:val="clear" w:color="auto" w:fill="auto"/>
            <w:noWrap/>
            <w:vAlign w:val="bottom"/>
          </w:tcPr>
          <w:p w14:paraId="318A025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0.40</w:t>
            </w:r>
          </w:p>
        </w:tc>
        <w:tc>
          <w:tcPr>
            <w:tcW w:w="634" w:type="dxa"/>
            <w:tcBorders>
              <w:top w:val="nil"/>
              <w:left w:val="nil"/>
              <w:bottom w:val="nil"/>
              <w:right w:val="nil"/>
            </w:tcBorders>
            <w:shd w:val="clear" w:color="auto" w:fill="auto"/>
            <w:noWrap/>
            <w:vAlign w:val="bottom"/>
          </w:tcPr>
          <w:p w14:paraId="318A025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5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5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318A025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tcPr>
          <w:p w14:paraId="318A025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0.89</w:t>
            </w:r>
          </w:p>
        </w:tc>
        <w:tc>
          <w:tcPr>
            <w:tcW w:w="634" w:type="dxa"/>
            <w:tcBorders>
              <w:top w:val="nil"/>
              <w:left w:val="nil"/>
              <w:bottom w:val="nil"/>
              <w:right w:val="nil"/>
            </w:tcBorders>
            <w:shd w:val="clear" w:color="auto" w:fill="auto"/>
            <w:noWrap/>
            <w:vAlign w:val="bottom"/>
          </w:tcPr>
          <w:p w14:paraId="318A026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318A026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0.80</w:t>
            </w:r>
          </w:p>
        </w:tc>
        <w:tc>
          <w:tcPr>
            <w:tcW w:w="634" w:type="dxa"/>
            <w:tcBorders>
              <w:top w:val="nil"/>
              <w:left w:val="nil"/>
              <w:bottom w:val="nil"/>
              <w:right w:val="nil"/>
            </w:tcBorders>
            <w:shd w:val="clear" w:color="auto" w:fill="auto"/>
            <w:noWrap/>
            <w:vAlign w:val="bottom"/>
          </w:tcPr>
          <w:p w14:paraId="318A026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0.75</w:t>
            </w:r>
          </w:p>
        </w:tc>
        <w:tc>
          <w:tcPr>
            <w:tcW w:w="634" w:type="dxa"/>
            <w:tcBorders>
              <w:top w:val="nil"/>
              <w:left w:val="nil"/>
              <w:bottom w:val="nil"/>
              <w:right w:val="nil"/>
            </w:tcBorders>
            <w:shd w:val="clear" w:color="auto" w:fill="auto"/>
            <w:noWrap/>
            <w:vAlign w:val="bottom"/>
          </w:tcPr>
          <w:p w14:paraId="318A026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0.63</w:t>
            </w:r>
          </w:p>
        </w:tc>
        <w:tc>
          <w:tcPr>
            <w:tcW w:w="634" w:type="dxa"/>
            <w:tcBorders>
              <w:top w:val="nil"/>
              <w:left w:val="nil"/>
              <w:bottom w:val="nil"/>
              <w:right w:val="nil"/>
            </w:tcBorders>
            <w:shd w:val="clear" w:color="auto" w:fill="auto"/>
            <w:noWrap/>
            <w:vAlign w:val="bottom"/>
          </w:tcPr>
          <w:p w14:paraId="318A026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0.52</w:t>
            </w:r>
          </w:p>
        </w:tc>
        <w:tc>
          <w:tcPr>
            <w:tcW w:w="634" w:type="dxa"/>
            <w:tcBorders>
              <w:top w:val="nil"/>
              <w:left w:val="nil"/>
              <w:bottom w:val="nil"/>
              <w:right w:val="nil"/>
            </w:tcBorders>
            <w:shd w:val="clear" w:color="auto" w:fill="auto"/>
            <w:noWrap/>
            <w:vAlign w:val="bottom"/>
          </w:tcPr>
          <w:p w14:paraId="318A026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0.32</w:t>
            </w:r>
          </w:p>
        </w:tc>
        <w:tc>
          <w:tcPr>
            <w:tcW w:w="634" w:type="dxa"/>
            <w:tcBorders>
              <w:top w:val="nil"/>
              <w:left w:val="nil"/>
              <w:bottom w:val="nil"/>
              <w:right w:val="nil"/>
            </w:tcBorders>
            <w:shd w:val="clear" w:color="auto" w:fill="auto"/>
            <w:noWrap/>
            <w:vAlign w:val="bottom"/>
          </w:tcPr>
          <w:p w14:paraId="318A026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0.02</w:t>
            </w:r>
          </w:p>
        </w:tc>
        <w:tc>
          <w:tcPr>
            <w:tcW w:w="634" w:type="dxa"/>
            <w:tcBorders>
              <w:top w:val="nil"/>
              <w:left w:val="nil"/>
              <w:bottom w:val="nil"/>
              <w:right w:val="nil"/>
            </w:tcBorders>
            <w:shd w:val="clear" w:color="auto" w:fill="auto"/>
            <w:noWrap/>
            <w:vAlign w:val="bottom"/>
          </w:tcPr>
          <w:p w14:paraId="318A026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268"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269" w14:textId="77777777" w:rsidR="00D5396B" w:rsidRPr="00680C44" w:rsidRDefault="00D5396B" w:rsidP="00BE7FE3">
            <w:pPr>
              <w:keepNext/>
              <w:rPr>
                <w:rFonts w:asciiTheme="minorHAnsi" w:hAnsiTheme="minorHAnsi"/>
                <w:color w:val="000000"/>
                <w:sz w:val="18"/>
                <w:szCs w:val="18"/>
              </w:rPr>
            </w:pPr>
          </w:p>
        </w:tc>
      </w:tr>
      <w:tr w:rsidR="00D5396B" w:rsidRPr="00680C44" w14:paraId="318A027B" w14:textId="77777777" w:rsidTr="003D5D7B">
        <w:trPr>
          <w:trHeight w:val="300"/>
        </w:trPr>
        <w:tc>
          <w:tcPr>
            <w:tcW w:w="1397" w:type="dxa"/>
            <w:tcBorders>
              <w:top w:val="nil"/>
              <w:left w:val="nil"/>
              <w:bottom w:val="nil"/>
              <w:right w:val="nil"/>
            </w:tcBorders>
            <w:shd w:val="clear" w:color="auto" w:fill="auto"/>
            <w:noWrap/>
            <w:vAlign w:val="bottom"/>
          </w:tcPr>
          <w:p w14:paraId="318A026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tcPr>
          <w:p w14:paraId="318A026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6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6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318A026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318A027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0.91</w:t>
            </w:r>
          </w:p>
        </w:tc>
        <w:tc>
          <w:tcPr>
            <w:tcW w:w="634" w:type="dxa"/>
            <w:tcBorders>
              <w:top w:val="nil"/>
              <w:left w:val="nil"/>
              <w:bottom w:val="nil"/>
              <w:right w:val="nil"/>
            </w:tcBorders>
            <w:shd w:val="clear" w:color="auto" w:fill="auto"/>
            <w:noWrap/>
            <w:vAlign w:val="bottom"/>
          </w:tcPr>
          <w:p w14:paraId="318A027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0.88</w:t>
            </w:r>
          </w:p>
        </w:tc>
        <w:tc>
          <w:tcPr>
            <w:tcW w:w="634" w:type="dxa"/>
            <w:tcBorders>
              <w:top w:val="nil"/>
              <w:left w:val="nil"/>
              <w:bottom w:val="nil"/>
              <w:right w:val="nil"/>
            </w:tcBorders>
            <w:shd w:val="clear" w:color="auto" w:fill="auto"/>
            <w:noWrap/>
            <w:vAlign w:val="bottom"/>
          </w:tcPr>
          <w:p w14:paraId="318A027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0.84</w:t>
            </w:r>
          </w:p>
        </w:tc>
        <w:tc>
          <w:tcPr>
            <w:tcW w:w="634" w:type="dxa"/>
            <w:tcBorders>
              <w:top w:val="nil"/>
              <w:left w:val="nil"/>
              <w:bottom w:val="nil"/>
              <w:right w:val="nil"/>
            </w:tcBorders>
            <w:shd w:val="clear" w:color="auto" w:fill="auto"/>
            <w:noWrap/>
            <w:vAlign w:val="bottom"/>
          </w:tcPr>
          <w:p w14:paraId="318A027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0.79</w:t>
            </w:r>
          </w:p>
        </w:tc>
        <w:tc>
          <w:tcPr>
            <w:tcW w:w="634" w:type="dxa"/>
            <w:tcBorders>
              <w:top w:val="nil"/>
              <w:left w:val="nil"/>
              <w:bottom w:val="nil"/>
              <w:right w:val="nil"/>
            </w:tcBorders>
            <w:shd w:val="clear" w:color="auto" w:fill="auto"/>
            <w:noWrap/>
            <w:vAlign w:val="bottom"/>
          </w:tcPr>
          <w:p w14:paraId="318A027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0.70</w:t>
            </w:r>
          </w:p>
        </w:tc>
        <w:tc>
          <w:tcPr>
            <w:tcW w:w="634" w:type="dxa"/>
            <w:tcBorders>
              <w:top w:val="nil"/>
              <w:left w:val="nil"/>
              <w:bottom w:val="nil"/>
              <w:right w:val="nil"/>
            </w:tcBorders>
            <w:shd w:val="clear" w:color="auto" w:fill="auto"/>
            <w:noWrap/>
            <w:vAlign w:val="bottom"/>
          </w:tcPr>
          <w:p w14:paraId="318A027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0.61</w:t>
            </w:r>
          </w:p>
        </w:tc>
        <w:tc>
          <w:tcPr>
            <w:tcW w:w="634" w:type="dxa"/>
            <w:tcBorders>
              <w:top w:val="nil"/>
              <w:left w:val="nil"/>
              <w:bottom w:val="nil"/>
              <w:right w:val="nil"/>
            </w:tcBorders>
            <w:shd w:val="clear" w:color="auto" w:fill="auto"/>
            <w:noWrap/>
            <w:vAlign w:val="bottom"/>
          </w:tcPr>
          <w:p w14:paraId="318A027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tcPr>
          <w:p w14:paraId="318A027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0.21</w:t>
            </w:r>
          </w:p>
        </w:tc>
        <w:tc>
          <w:tcPr>
            <w:tcW w:w="634" w:type="dxa"/>
            <w:tcBorders>
              <w:top w:val="nil"/>
              <w:left w:val="nil"/>
              <w:bottom w:val="nil"/>
              <w:right w:val="nil"/>
            </w:tcBorders>
            <w:shd w:val="clear" w:color="auto" w:fill="auto"/>
            <w:noWrap/>
            <w:vAlign w:val="bottom"/>
          </w:tcPr>
          <w:p w14:paraId="318A027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318A0279" w14:textId="77777777" w:rsidR="00D5396B" w:rsidRPr="00680C44" w:rsidRDefault="00D5396B" w:rsidP="00BE7FE3">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318A027A" w14:textId="77777777" w:rsidR="00D5396B" w:rsidRPr="00680C44" w:rsidRDefault="00D5396B" w:rsidP="00BE7FE3">
            <w:pPr>
              <w:keepNext/>
              <w:rPr>
                <w:rFonts w:asciiTheme="minorHAnsi" w:hAnsiTheme="minorHAnsi"/>
                <w:color w:val="000000"/>
                <w:sz w:val="18"/>
                <w:szCs w:val="18"/>
              </w:rPr>
            </w:pPr>
          </w:p>
        </w:tc>
      </w:tr>
      <w:tr w:rsidR="00D5396B" w:rsidRPr="00680C44" w14:paraId="318A028C" w14:textId="77777777" w:rsidTr="003D5D7B">
        <w:trPr>
          <w:trHeight w:val="300"/>
        </w:trPr>
        <w:tc>
          <w:tcPr>
            <w:tcW w:w="1397" w:type="dxa"/>
            <w:tcBorders>
              <w:top w:val="nil"/>
              <w:left w:val="nil"/>
              <w:bottom w:val="nil"/>
              <w:right w:val="nil"/>
            </w:tcBorders>
            <w:shd w:val="clear" w:color="auto" w:fill="auto"/>
            <w:noWrap/>
            <w:vAlign w:val="bottom"/>
          </w:tcPr>
          <w:p w14:paraId="318A027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0.50</w:t>
            </w:r>
          </w:p>
        </w:tc>
        <w:tc>
          <w:tcPr>
            <w:tcW w:w="634" w:type="dxa"/>
            <w:tcBorders>
              <w:top w:val="nil"/>
              <w:left w:val="nil"/>
              <w:bottom w:val="nil"/>
              <w:right w:val="nil"/>
            </w:tcBorders>
            <w:shd w:val="clear" w:color="auto" w:fill="auto"/>
            <w:noWrap/>
            <w:vAlign w:val="bottom"/>
          </w:tcPr>
          <w:p w14:paraId="318A027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7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7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318A028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tcPr>
          <w:p w14:paraId="318A028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tcPr>
          <w:p w14:paraId="318A028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318A028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tcPr>
          <w:p w14:paraId="318A028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0.83</w:t>
            </w:r>
          </w:p>
        </w:tc>
        <w:tc>
          <w:tcPr>
            <w:tcW w:w="634" w:type="dxa"/>
            <w:tcBorders>
              <w:top w:val="nil"/>
              <w:left w:val="nil"/>
              <w:bottom w:val="nil"/>
              <w:right w:val="nil"/>
            </w:tcBorders>
            <w:shd w:val="clear" w:color="auto" w:fill="auto"/>
            <w:noWrap/>
            <w:vAlign w:val="bottom"/>
          </w:tcPr>
          <w:p w14:paraId="318A028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tcPr>
          <w:p w14:paraId="318A028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tcPr>
          <w:p w14:paraId="318A028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0.57</w:t>
            </w:r>
          </w:p>
        </w:tc>
        <w:tc>
          <w:tcPr>
            <w:tcW w:w="634" w:type="dxa"/>
            <w:tcBorders>
              <w:top w:val="nil"/>
              <w:left w:val="nil"/>
              <w:bottom w:val="nil"/>
              <w:right w:val="nil"/>
            </w:tcBorders>
            <w:shd w:val="clear" w:color="auto" w:fill="auto"/>
            <w:noWrap/>
            <w:vAlign w:val="bottom"/>
          </w:tcPr>
          <w:p w14:paraId="318A028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0.37</w:t>
            </w:r>
          </w:p>
        </w:tc>
        <w:tc>
          <w:tcPr>
            <w:tcW w:w="634" w:type="dxa"/>
            <w:tcBorders>
              <w:top w:val="nil"/>
              <w:left w:val="nil"/>
              <w:bottom w:val="nil"/>
              <w:right w:val="nil"/>
            </w:tcBorders>
            <w:shd w:val="clear" w:color="auto" w:fill="auto"/>
            <w:noWrap/>
            <w:vAlign w:val="bottom"/>
          </w:tcPr>
          <w:p w14:paraId="318A028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0.13</w:t>
            </w:r>
          </w:p>
        </w:tc>
        <w:tc>
          <w:tcPr>
            <w:tcW w:w="634" w:type="dxa"/>
            <w:tcBorders>
              <w:top w:val="nil"/>
              <w:left w:val="nil"/>
              <w:bottom w:val="nil"/>
              <w:right w:val="nil"/>
            </w:tcBorders>
            <w:shd w:val="clear" w:color="auto" w:fill="auto"/>
            <w:noWrap/>
            <w:vAlign w:val="bottom"/>
          </w:tcPr>
          <w:p w14:paraId="318A028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gridSpan w:val="2"/>
            <w:tcBorders>
              <w:top w:val="nil"/>
              <w:left w:val="nil"/>
              <w:bottom w:val="nil"/>
              <w:right w:val="nil"/>
            </w:tcBorders>
            <w:shd w:val="clear" w:color="auto" w:fill="auto"/>
            <w:noWrap/>
            <w:vAlign w:val="bottom"/>
          </w:tcPr>
          <w:p w14:paraId="318A028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r>
      <w:tr w:rsidR="00D5396B" w:rsidRPr="00680C44" w14:paraId="318A029D" w14:textId="77777777" w:rsidTr="003D5D7B">
        <w:trPr>
          <w:trHeight w:val="300"/>
        </w:trPr>
        <w:tc>
          <w:tcPr>
            <w:tcW w:w="1397" w:type="dxa"/>
            <w:tcBorders>
              <w:top w:val="nil"/>
              <w:left w:val="nil"/>
              <w:bottom w:val="nil"/>
              <w:right w:val="nil"/>
            </w:tcBorders>
            <w:shd w:val="clear" w:color="auto" w:fill="auto"/>
            <w:noWrap/>
            <w:vAlign w:val="bottom"/>
          </w:tcPr>
          <w:p w14:paraId="318A028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0.60</w:t>
            </w:r>
          </w:p>
        </w:tc>
        <w:tc>
          <w:tcPr>
            <w:tcW w:w="634" w:type="dxa"/>
            <w:tcBorders>
              <w:top w:val="nil"/>
              <w:left w:val="nil"/>
              <w:bottom w:val="nil"/>
              <w:right w:val="nil"/>
            </w:tcBorders>
            <w:shd w:val="clear" w:color="auto" w:fill="auto"/>
            <w:noWrap/>
            <w:vAlign w:val="bottom"/>
          </w:tcPr>
          <w:p w14:paraId="318A028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8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9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9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318A029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318A029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318A029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tcPr>
          <w:p w14:paraId="318A029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318A029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0.86</w:t>
            </w:r>
          </w:p>
        </w:tc>
        <w:tc>
          <w:tcPr>
            <w:tcW w:w="634" w:type="dxa"/>
            <w:tcBorders>
              <w:top w:val="nil"/>
              <w:left w:val="nil"/>
              <w:bottom w:val="nil"/>
              <w:right w:val="nil"/>
            </w:tcBorders>
            <w:shd w:val="clear" w:color="auto" w:fill="auto"/>
            <w:noWrap/>
            <w:vAlign w:val="bottom"/>
          </w:tcPr>
          <w:p w14:paraId="318A029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0.81</w:t>
            </w:r>
          </w:p>
        </w:tc>
        <w:tc>
          <w:tcPr>
            <w:tcW w:w="634" w:type="dxa"/>
            <w:tcBorders>
              <w:top w:val="nil"/>
              <w:left w:val="nil"/>
              <w:bottom w:val="nil"/>
              <w:right w:val="nil"/>
            </w:tcBorders>
            <w:shd w:val="clear" w:color="auto" w:fill="auto"/>
            <w:noWrap/>
            <w:vAlign w:val="bottom"/>
          </w:tcPr>
          <w:p w14:paraId="318A029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0.74</w:t>
            </w:r>
          </w:p>
        </w:tc>
        <w:tc>
          <w:tcPr>
            <w:tcW w:w="634" w:type="dxa"/>
            <w:tcBorders>
              <w:top w:val="nil"/>
              <w:left w:val="nil"/>
              <w:bottom w:val="nil"/>
              <w:right w:val="nil"/>
            </w:tcBorders>
            <w:shd w:val="clear" w:color="auto" w:fill="auto"/>
            <w:noWrap/>
            <w:vAlign w:val="bottom"/>
          </w:tcPr>
          <w:p w14:paraId="318A029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0.61</w:t>
            </w:r>
          </w:p>
        </w:tc>
        <w:tc>
          <w:tcPr>
            <w:tcW w:w="634" w:type="dxa"/>
            <w:tcBorders>
              <w:top w:val="nil"/>
              <w:left w:val="nil"/>
              <w:bottom w:val="nil"/>
              <w:right w:val="nil"/>
            </w:tcBorders>
            <w:shd w:val="clear" w:color="auto" w:fill="auto"/>
            <w:noWrap/>
            <w:vAlign w:val="bottom"/>
          </w:tcPr>
          <w:p w14:paraId="318A029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tcPr>
          <w:p w14:paraId="318A029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0.27</w:t>
            </w:r>
          </w:p>
        </w:tc>
        <w:tc>
          <w:tcPr>
            <w:tcW w:w="634" w:type="dxa"/>
            <w:gridSpan w:val="2"/>
            <w:tcBorders>
              <w:top w:val="nil"/>
              <w:left w:val="nil"/>
              <w:bottom w:val="nil"/>
              <w:right w:val="nil"/>
            </w:tcBorders>
            <w:shd w:val="clear" w:color="auto" w:fill="auto"/>
            <w:noWrap/>
            <w:vAlign w:val="bottom"/>
          </w:tcPr>
          <w:p w14:paraId="318A029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0.14</w:t>
            </w:r>
          </w:p>
        </w:tc>
      </w:tr>
      <w:tr w:rsidR="00D5396B" w:rsidRPr="00680C44" w14:paraId="318A02AE" w14:textId="77777777" w:rsidTr="003D5D7B">
        <w:trPr>
          <w:trHeight w:val="300"/>
        </w:trPr>
        <w:tc>
          <w:tcPr>
            <w:tcW w:w="1397" w:type="dxa"/>
            <w:tcBorders>
              <w:top w:val="nil"/>
              <w:left w:val="nil"/>
              <w:bottom w:val="nil"/>
              <w:right w:val="nil"/>
            </w:tcBorders>
            <w:shd w:val="clear" w:color="auto" w:fill="auto"/>
            <w:noWrap/>
            <w:vAlign w:val="bottom"/>
          </w:tcPr>
          <w:p w14:paraId="318A029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0.70</w:t>
            </w:r>
          </w:p>
        </w:tc>
        <w:tc>
          <w:tcPr>
            <w:tcW w:w="634" w:type="dxa"/>
            <w:tcBorders>
              <w:top w:val="nil"/>
              <w:left w:val="nil"/>
              <w:bottom w:val="nil"/>
              <w:right w:val="nil"/>
            </w:tcBorders>
            <w:shd w:val="clear" w:color="auto" w:fill="auto"/>
            <w:noWrap/>
            <w:vAlign w:val="bottom"/>
          </w:tcPr>
          <w:p w14:paraId="318A029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A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A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A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A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A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318A02A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318A02A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318A02A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tcPr>
          <w:p w14:paraId="318A02A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318A02A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318A02A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tcPr>
          <w:p w14:paraId="318A02A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0.68</w:t>
            </w:r>
          </w:p>
        </w:tc>
        <w:tc>
          <w:tcPr>
            <w:tcW w:w="634" w:type="dxa"/>
            <w:tcBorders>
              <w:top w:val="nil"/>
              <w:left w:val="nil"/>
              <w:bottom w:val="nil"/>
              <w:right w:val="nil"/>
            </w:tcBorders>
            <w:shd w:val="clear" w:color="auto" w:fill="auto"/>
            <w:noWrap/>
            <w:vAlign w:val="bottom"/>
          </w:tcPr>
          <w:p w14:paraId="318A02A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0.55</w:t>
            </w:r>
          </w:p>
        </w:tc>
        <w:tc>
          <w:tcPr>
            <w:tcW w:w="634" w:type="dxa"/>
            <w:gridSpan w:val="2"/>
            <w:tcBorders>
              <w:top w:val="nil"/>
              <w:left w:val="nil"/>
              <w:bottom w:val="nil"/>
              <w:right w:val="nil"/>
            </w:tcBorders>
            <w:shd w:val="clear" w:color="auto" w:fill="auto"/>
            <w:noWrap/>
            <w:vAlign w:val="bottom"/>
          </w:tcPr>
          <w:p w14:paraId="318A02A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0.46</w:t>
            </w:r>
          </w:p>
        </w:tc>
      </w:tr>
      <w:tr w:rsidR="00D5396B" w:rsidRPr="00680C44" w14:paraId="318A02BF" w14:textId="77777777" w:rsidTr="003D5D7B">
        <w:trPr>
          <w:trHeight w:val="300"/>
        </w:trPr>
        <w:tc>
          <w:tcPr>
            <w:tcW w:w="1397" w:type="dxa"/>
            <w:tcBorders>
              <w:top w:val="nil"/>
              <w:left w:val="nil"/>
              <w:bottom w:val="nil"/>
              <w:right w:val="nil"/>
            </w:tcBorders>
            <w:shd w:val="clear" w:color="auto" w:fill="auto"/>
            <w:noWrap/>
            <w:vAlign w:val="bottom"/>
          </w:tcPr>
          <w:p w14:paraId="318A02A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0.80</w:t>
            </w:r>
          </w:p>
        </w:tc>
        <w:tc>
          <w:tcPr>
            <w:tcW w:w="634" w:type="dxa"/>
            <w:tcBorders>
              <w:top w:val="nil"/>
              <w:left w:val="nil"/>
              <w:bottom w:val="nil"/>
              <w:right w:val="nil"/>
            </w:tcBorders>
            <w:shd w:val="clear" w:color="auto" w:fill="auto"/>
            <w:noWrap/>
            <w:vAlign w:val="bottom"/>
          </w:tcPr>
          <w:p w14:paraId="318A02B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B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B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B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B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B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B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B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B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318A02B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318A02B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318A02B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318A02B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318A02B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0.77</w:t>
            </w:r>
          </w:p>
        </w:tc>
        <w:tc>
          <w:tcPr>
            <w:tcW w:w="634" w:type="dxa"/>
            <w:gridSpan w:val="2"/>
            <w:tcBorders>
              <w:top w:val="nil"/>
              <w:left w:val="nil"/>
              <w:bottom w:val="nil"/>
              <w:right w:val="nil"/>
            </w:tcBorders>
            <w:shd w:val="clear" w:color="auto" w:fill="auto"/>
            <w:noWrap/>
            <w:vAlign w:val="bottom"/>
          </w:tcPr>
          <w:p w14:paraId="318A02B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0.70</w:t>
            </w:r>
          </w:p>
        </w:tc>
      </w:tr>
      <w:tr w:rsidR="00D5396B" w:rsidRPr="00680C44" w14:paraId="318A02D0" w14:textId="77777777" w:rsidTr="003D5D7B">
        <w:trPr>
          <w:trHeight w:val="300"/>
        </w:trPr>
        <w:tc>
          <w:tcPr>
            <w:tcW w:w="1397" w:type="dxa"/>
            <w:tcBorders>
              <w:top w:val="nil"/>
              <w:left w:val="nil"/>
              <w:bottom w:val="nil"/>
              <w:right w:val="nil"/>
            </w:tcBorders>
            <w:shd w:val="clear" w:color="auto" w:fill="auto"/>
            <w:noWrap/>
            <w:vAlign w:val="bottom"/>
          </w:tcPr>
          <w:p w14:paraId="318A02C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318A02C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C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C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C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C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C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C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318A02C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C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C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318A02C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318A02C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318A02C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318A02C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gridSpan w:val="2"/>
            <w:tcBorders>
              <w:top w:val="nil"/>
              <w:left w:val="nil"/>
              <w:bottom w:val="nil"/>
              <w:right w:val="nil"/>
            </w:tcBorders>
            <w:shd w:val="clear" w:color="auto" w:fill="auto"/>
            <w:noWrap/>
            <w:vAlign w:val="bottom"/>
          </w:tcPr>
          <w:p w14:paraId="318A02C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0.88</w:t>
            </w:r>
          </w:p>
        </w:tc>
      </w:tr>
      <w:tr w:rsidR="00D5396B" w:rsidRPr="00680C44" w14:paraId="318A02E1" w14:textId="77777777" w:rsidTr="003D5D7B">
        <w:trPr>
          <w:trHeight w:val="300"/>
        </w:trPr>
        <w:tc>
          <w:tcPr>
            <w:tcW w:w="1397" w:type="dxa"/>
            <w:tcBorders>
              <w:top w:val="nil"/>
              <w:left w:val="nil"/>
              <w:bottom w:val="single" w:sz="12" w:space="0" w:color="auto"/>
              <w:right w:val="nil"/>
            </w:tcBorders>
            <w:shd w:val="clear" w:color="auto" w:fill="auto"/>
            <w:noWrap/>
            <w:vAlign w:val="bottom"/>
          </w:tcPr>
          <w:p w14:paraId="318A02D1"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2"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3"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4"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5"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6"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7"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8"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9"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A"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B"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C"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D"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E"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318A02DF"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gridSpan w:val="2"/>
            <w:tcBorders>
              <w:top w:val="nil"/>
              <w:left w:val="nil"/>
              <w:bottom w:val="single" w:sz="12" w:space="0" w:color="auto"/>
              <w:right w:val="nil"/>
            </w:tcBorders>
            <w:shd w:val="clear" w:color="auto" w:fill="auto"/>
            <w:noWrap/>
            <w:vAlign w:val="bottom"/>
          </w:tcPr>
          <w:p w14:paraId="318A02E0" w14:textId="77777777" w:rsidR="00D5396B" w:rsidRPr="00680C44" w:rsidRDefault="00D5396B" w:rsidP="00BE7FE3">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r>
    </w:tbl>
    <w:p w14:paraId="318A02E2" w14:textId="77777777" w:rsidR="00D5396B" w:rsidRPr="00316503" w:rsidRDefault="00D5396B" w:rsidP="00D5396B">
      <w:pPr>
        <w:ind w:left="360"/>
        <w:contextualSpacing/>
        <w:rPr>
          <w:rFonts w:asciiTheme="minorHAnsi" w:eastAsia="Cambria" w:hAnsiTheme="minorHAnsi"/>
          <w:sz w:val="18"/>
          <w:szCs w:val="18"/>
        </w:rPr>
      </w:pPr>
    </w:p>
    <w:p w14:paraId="318A02E3" w14:textId="2F251862" w:rsidR="00D5396B" w:rsidRPr="00316503" w:rsidRDefault="00D5396B" w:rsidP="00D5396B">
      <w:pPr>
        <w:numPr>
          <w:ilvl w:val="0"/>
          <w:numId w:val="14"/>
        </w:numPr>
        <w:contextualSpacing/>
        <w:rPr>
          <w:rFonts w:asciiTheme="minorHAnsi" w:eastAsia="Cambria" w:hAnsiTheme="minorHAnsi"/>
          <w:sz w:val="18"/>
          <w:szCs w:val="18"/>
        </w:rPr>
      </w:pPr>
      <w:r w:rsidRPr="00316503">
        <w:rPr>
          <w:rFonts w:asciiTheme="minorHAnsi" w:eastAsia="Cambria" w:hAnsiTheme="minorHAnsi"/>
          <w:sz w:val="18"/>
          <w:szCs w:val="18"/>
        </w:rPr>
        <w:t xml:space="preserve">This value is automatically calculated using 62.2 </w:t>
      </w:r>
      <w:proofErr w:type="gramStart"/>
      <w:r w:rsidRPr="00316503">
        <w:rPr>
          <w:rFonts w:asciiTheme="minorHAnsi" w:eastAsia="Cambria" w:hAnsiTheme="minorHAnsi"/>
          <w:sz w:val="18"/>
          <w:szCs w:val="18"/>
        </w:rPr>
        <w:t>equation</w:t>
      </w:r>
      <w:proofErr w:type="gramEnd"/>
      <w:r w:rsidRPr="00316503">
        <w:rPr>
          <w:rFonts w:asciiTheme="minorHAnsi" w:eastAsia="Cambria" w:hAnsiTheme="minorHAnsi"/>
          <w:sz w:val="18"/>
          <w:szCs w:val="18"/>
        </w:rPr>
        <w:t xml:space="preserve"> 4.8. It represents the required airflow in cfm that must be delivered during the ventilation system </w:t>
      </w:r>
      <w:r>
        <w:rPr>
          <w:rFonts w:asciiTheme="minorHAnsi" w:eastAsia="Cambria" w:hAnsiTheme="minorHAnsi"/>
          <w:sz w:val="18"/>
          <w:szCs w:val="18"/>
        </w:rPr>
        <w:t>ON</w:t>
      </w:r>
      <w:r w:rsidRPr="00316503">
        <w:rPr>
          <w:rFonts w:asciiTheme="minorHAnsi" w:eastAsia="Cambria" w:hAnsiTheme="minorHAnsi"/>
          <w:sz w:val="18"/>
          <w:szCs w:val="18"/>
        </w:rPr>
        <w:t xml:space="preserve"> times. This value will be verified by a HERS rater.</w:t>
      </w:r>
      <w:r w:rsidRPr="00316503">
        <w:rPr>
          <w:rFonts w:asciiTheme="minorHAnsi" w:hAnsiTheme="minorHAnsi"/>
          <w:sz w:val="18"/>
          <w:szCs w:val="18"/>
        </w:rPr>
        <w:t xml:space="preserve"> The equation used to calculate this value in the field equals: Continuous Whole-Building Ventilation Rate B</w:t>
      </w:r>
      <w:r>
        <w:rPr>
          <w:rFonts w:asciiTheme="minorHAnsi" w:hAnsiTheme="minorHAnsi"/>
          <w:sz w:val="18"/>
          <w:szCs w:val="18"/>
        </w:rPr>
        <w:t>0</w:t>
      </w:r>
      <w:r w:rsidRPr="00316503">
        <w:rPr>
          <w:rFonts w:asciiTheme="minorHAnsi" w:hAnsiTheme="minorHAnsi"/>
          <w:sz w:val="18"/>
          <w:szCs w:val="18"/>
        </w:rPr>
        <w:t>1</w:t>
      </w:r>
      <w:proofErr w:type="gramStart"/>
      <w:r w:rsidRPr="00316503">
        <w:rPr>
          <w:rFonts w:asciiTheme="minorHAnsi" w:hAnsiTheme="minorHAnsi"/>
          <w:sz w:val="18"/>
          <w:szCs w:val="18"/>
        </w:rPr>
        <w:t>/(</w:t>
      </w:r>
      <w:proofErr w:type="gramEnd"/>
      <w:r w:rsidRPr="00316503">
        <w:rPr>
          <w:rFonts w:asciiTheme="minorHAnsi" w:hAnsiTheme="minorHAnsi"/>
          <w:sz w:val="18"/>
          <w:szCs w:val="18"/>
        </w:rPr>
        <w:t>Daily fractional on time C</w:t>
      </w:r>
      <w:r>
        <w:rPr>
          <w:rFonts w:asciiTheme="minorHAnsi" w:hAnsiTheme="minorHAnsi"/>
          <w:sz w:val="18"/>
          <w:szCs w:val="18"/>
        </w:rPr>
        <w:t>0</w:t>
      </w:r>
      <w:r w:rsidRPr="00316503">
        <w:rPr>
          <w:rFonts w:asciiTheme="minorHAnsi" w:hAnsiTheme="minorHAnsi"/>
          <w:sz w:val="18"/>
          <w:szCs w:val="18"/>
        </w:rPr>
        <w:t xml:space="preserve">4 x </w:t>
      </w:r>
      <w:r w:rsidRPr="00316503">
        <w:rPr>
          <w:rFonts w:asciiTheme="minorHAnsi" w:eastAsia="Cambria" w:hAnsiTheme="minorHAnsi"/>
          <w:sz w:val="18"/>
          <w:szCs w:val="18"/>
        </w:rPr>
        <w:t>ventilation effectiveness value C</w:t>
      </w:r>
      <w:r>
        <w:rPr>
          <w:rFonts w:asciiTheme="minorHAnsi" w:eastAsia="Cambria" w:hAnsiTheme="minorHAnsi"/>
          <w:sz w:val="18"/>
          <w:szCs w:val="18"/>
        </w:rPr>
        <w:t>0</w:t>
      </w:r>
      <w:r w:rsidRPr="00316503">
        <w:rPr>
          <w:rFonts w:asciiTheme="minorHAnsi" w:eastAsia="Cambria" w:hAnsiTheme="minorHAnsi"/>
          <w:sz w:val="18"/>
          <w:szCs w:val="18"/>
        </w:rPr>
        <w:t xml:space="preserve">7= required </w:t>
      </w:r>
      <w:r w:rsidRPr="00316503">
        <w:rPr>
          <w:rFonts w:asciiTheme="minorHAnsi" w:hAnsiTheme="minorHAnsi"/>
          <w:sz w:val="18"/>
          <w:szCs w:val="18"/>
        </w:rPr>
        <w:t>Intermittent ventilation rate</w:t>
      </w:r>
      <w:r>
        <w:rPr>
          <w:rFonts w:asciiTheme="minorHAnsi" w:hAnsiTheme="minorHAnsi"/>
          <w:sz w:val="18"/>
          <w:szCs w:val="18"/>
        </w:rPr>
        <w:t xml:space="preserve"> (CFM).</w:t>
      </w:r>
    </w:p>
    <w:p w14:paraId="318A02E4" w14:textId="77777777" w:rsidR="00D5396B" w:rsidRDefault="00D5396B" w:rsidP="00D5396B">
      <w:pPr>
        <w:numPr>
          <w:ilvl w:val="0"/>
          <w:numId w:val="14"/>
        </w:numPr>
        <w:contextualSpacing/>
        <w:rPr>
          <w:rFonts w:asciiTheme="minorHAnsi" w:hAnsiTheme="minorHAnsi"/>
          <w:sz w:val="18"/>
          <w:szCs w:val="18"/>
        </w:rPr>
      </w:pPr>
      <w:r w:rsidRPr="00316503">
        <w:rPr>
          <w:rFonts w:asciiTheme="minorHAnsi" w:eastAsia="Cambria" w:hAnsiTheme="minorHAnsi"/>
          <w:sz w:val="18"/>
          <w:szCs w:val="18"/>
        </w:rPr>
        <w:t xml:space="preserve">User entered value equals the installed intermittent ventilation rate in </w:t>
      </w:r>
      <w:r w:rsidRPr="00316503">
        <w:rPr>
          <w:rFonts w:asciiTheme="minorHAnsi" w:hAnsiTheme="minorHAnsi"/>
          <w:sz w:val="18"/>
          <w:szCs w:val="18"/>
        </w:rPr>
        <w:t>(CFM)</w:t>
      </w:r>
    </w:p>
    <w:p w14:paraId="318A02E5" w14:textId="3D2526B1" w:rsidR="00D5396B" w:rsidRPr="00D5396B" w:rsidRDefault="00D5396B" w:rsidP="00D5396B">
      <w:pPr>
        <w:numPr>
          <w:ilvl w:val="0"/>
          <w:numId w:val="14"/>
        </w:numPr>
        <w:contextualSpacing/>
        <w:rPr>
          <w:rFonts w:asciiTheme="minorHAnsi" w:hAnsiTheme="minorHAnsi"/>
          <w:sz w:val="18"/>
          <w:szCs w:val="18"/>
        </w:rPr>
      </w:pPr>
      <w:r w:rsidRPr="00D33A87">
        <w:rPr>
          <w:rFonts w:asciiTheme="minorHAnsi" w:hAnsiTheme="minorHAnsi"/>
          <w:sz w:val="18"/>
          <w:szCs w:val="18"/>
        </w:rPr>
        <w:t>This information is automatically pulled from the registered MCH-22 B07</w:t>
      </w:r>
      <w:r w:rsidR="00CC559D">
        <w:rPr>
          <w:rFonts w:asciiTheme="minorHAnsi" w:hAnsiTheme="minorHAnsi"/>
          <w:sz w:val="18"/>
          <w:szCs w:val="18"/>
        </w:rPr>
        <w:t>.</w:t>
      </w:r>
      <w:r w:rsidRPr="00D33A87">
        <w:rPr>
          <w:rFonts w:asciiTheme="minorHAnsi" w:hAnsiTheme="minorHAnsi"/>
          <w:sz w:val="18"/>
          <w:szCs w:val="18"/>
        </w:rPr>
        <w:t xml:space="preserve"> Note: </w:t>
      </w:r>
      <w:r w:rsidRPr="00D33A87">
        <w:rPr>
          <w:rFonts w:ascii="Calibri" w:hAnsi="Calibri"/>
          <w:sz w:val="18"/>
          <w:szCs w:val="18"/>
        </w:rPr>
        <w:t>this line only visible if CFI System selected in A0</w:t>
      </w:r>
      <w:r>
        <w:rPr>
          <w:rFonts w:ascii="Calibri" w:hAnsi="Calibri"/>
          <w:sz w:val="18"/>
          <w:szCs w:val="18"/>
        </w:rPr>
        <w:t>8.</w:t>
      </w:r>
    </w:p>
    <w:p w14:paraId="318A02E6" w14:textId="5F52AF21" w:rsidR="00D5396B" w:rsidRPr="00D33A87" w:rsidRDefault="00D5396B" w:rsidP="00D5396B">
      <w:pPr>
        <w:numPr>
          <w:ilvl w:val="0"/>
          <w:numId w:val="14"/>
        </w:numPr>
        <w:contextualSpacing/>
        <w:rPr>
          <w:rFonts w:asciiTheme="minorHAnsi" w:hAnsiTheme="minorHAnsi"/>
          <w:sz w:val="18"/>
          <w:szCs w:val="18"/>
        </w:rPr>
      </w:pPr>
      <w:r w:rsidRPr="003104BC">
        <w:rPr>
          <w:rFonts w:asciiTheme="minorHAnsi" w:hAnsiTheme="minorHAnsi"/>
          <w:sz w:val="18"/>
          <w:szCs w:val="18"/>
        </w:rPr>
        <w:t>This information is automatically calculated based on C10</w:t>
      </w:r>
      <w:r w:rsidR="00CC559D">
        <w:rPr>
          <w:rFonts w:asciiTheme="minorHAnsi" w:hAnsiTheme="minorHAnsi"/>
          <w:sz w:val="18"/>
          <w:szCs w:val="18"/>
        </w:rPr>
        <w:t>.</w:t>
      </w:r>
      <w:r w:rsidRPr="003104BC">
        <w:rPr>
          <w:rFonts w:asciiTheme="minorHAnsi" w:hAnsiTheme="minorHAnsi"/>
          <w:sz w:val="18"/>
          <w:szCs w:val="18"/>
        </w:rPr>
        <w:t xml:space="preserve"> Note: </w:t>
      </w:r>
      <w:r w:rsidRPr="003104BC">
        <w:rPr>
          <w:rFonts w:ascii="Calibri" w:hAnsi="Calibri"/>
          <w:sz w:val="18"/>
          <w:szCs w:val="18"/>
        </w:rPr>
        <w:t>this line only visible if CFI System selected in A0</w:t>
      </w:r>
      <w:r>
        <w:rPr>
          <w:rFonts w:ascii="Calibri" w:hAnsi="Calibri"/>
          <w:sz w:val="18"/>
          <w:szCs w:val="18"/>
        </w:rPr>
        <w:t>8.</w:t>
      </w:r>
    </w:p>
    <w:p w14:paraId="318A0450" w14:textId="11D62964" w:rsidR="00B91651" w:rsidRPr="003104BC" w:rsidRDefault="00B91651" w:rsidP="00C75CAC">
      <w:pPr>
        <w:ind w:left="360"/>
        <w:contextualSpacing/>
        <w:rPr>
          <w:rFonts w:asciiTheme="minorHAnsi" w:hAnsiTheme="minorHAnsi"/>
          <w:sz w:val="18"/>
          <w:szCs w:val="18"/>
        </w:rPr>
      </w:pPr>
    </w:p>
    <w:p w14:paraId="318A0451" w14:textId="77777777" w:rsidR="00B91651" w:rsidRPr="00316503" w:rsidRDefault="00B91651" w:rsidP="006D0E63">
      <w:pPr>
        <w:rPr>
          <w:rFonts w:asciiTheme="minorHAnsi" w:hAnsiTheme="minorHAnsi"/>
          <w:sz w:val="18"/>
          <w:szCs w:val="18"/>
        </w:rPr>
        <w:sectPr w:rsidR="00B91651" w:rsidRPr="00316503" w:rsidSect="00670C0A">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636369" w:rsidRPr="00316503" w14:paraId="318A0453" w14:textId="77777777" w:rsidTr="00636369">
        <w:tc>
          <w:tcPr>
            <w:tcW w:w="11016" w:type="dxa"/>
          </w:tcPr>
          <w:p w14:paraId="318A0452" w14:textId="77777777" w:rsidR="00636369" w:rsidRPr="00316503" w:rsidRDefault="00636369" w:rsidP="006D0E63">
            <w:pPr>
              <w:rPr>
                <w:rFonts w:asciiTheme="minorHAnsi" w:hAnsiTheme="minorHAnsi"/>
                <w:sz w:val="18"/>
                <w:szCs w:val="18"/>
              </w:rPr>
            </w:pPr>
            <w:r w:rsidRPr="00316503">
              <w:rPr>
                <w:rFonts w:asciiTheme="minorHAnsi" w:hAnsiTheme="minorHAnsi" w:cs="font78"/>
                <w:sz w:val="18"/>
                <w:szCs w:val="18"/>
              </w:rPr>
              <w:lastRenderedPageBreak/>
              <w:t xml:space="preserve">Title 24, Part 6, Section 150.0(o) </w:t>
            </w:r>
            <w:r w:rsidRPr="00316503">
              <w:rPr>
                <w:rFonts w:asciiTheme="minorHAnsi" w:hAnsiTheme="minorHAnsi" w:cs="font78"/>
                <w:b/>
                <w:bCs/>
                <w:sz w:val="18"/>
                <w:szCs w:val="18"/>
              </w:rPr>
              <w:t xml:space="preserve">Ventilation for Indoor Air Quality. </w:t>
            </w:r>
            <w:r w:rsidRPr="00316503">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316503">
              <w:rPr>
                <w:rStyle w:val="Emphasis"/>
                <w:rFonts w:asciiTheme="minorHAnsi" w:hAnsiTheme="minorHAnsi"/>
                <w:b/>
                <w:sz w:val="18"/>
                <w:szCs w:val="18"/>
              </w:rPr>
              <w:t>Equation and table numbering on this form corresponds to the numbering for that information in the published ANSI/ASHRAE Standard 62.2-2010.</w:t>
            </w:r>
          </w:p>
        </w:tc>
      </w:tr>
    </w:tbl>
    <w:p w14:paraId="318A0454" w14:textId="77777777" w:rsidR="00636369" w:rsidRPr="00BE7FE3" w:rsidRDefault="00636369" w:rsidP="006D0E63">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1E286D" w:rsidRPr="00D2491C" w14:paraId="318A045A" w14:textId="77777777" w:rsidTr="001E286D">
        <w:tc>
          <w:tcPr>
            <w:tcW w:w="11016" w:type="dxa"/>
            <w:gridSpan w:val="3"/>
          </w:tcPr>
          <w:p w14:paraId="318A0459" w14:textId="77777777" w:rsidR="001E286D" w:rsidRPr="00F5715E" w:rsidRDefault="001E286D" w:rsidP="001E286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BE7FE3">
              <w:rPr>
                <w:rFonts w:asciiTheme="minorHAnsi" w:hAnsiTheme="minorHAnsi"/>
                <w:b/>
                <w:szCs w:val="18"/>
              </w:rPr>
              <w:t>A. Dwelling Mechanical Ventilation - General Information</w:t>
            </w:r>
          </w:p>
        </w:tc>
      </w:tr>
      <w:tr w:rsidR="001E286D" w:rsidRPr="00D2491C" w14:paraId="318A045E" w14:textId="77777777" w:rsidTr="001E286D">
        <w:trPr>
          <w:trHeight w:val="158"/>
        </w:trPr>
        <w:tc>
          <w:tcPr>
            <w:tcW w:w="634" w:type="dxa"/>
            <w:vAlign w:val="center"/>
          </w:tcPr>
          <w:p w14:paraId="318A045B" w14:textId="77777777" w:rsidR="001E286D" w:rsidRPr="00F5715E" w:rsidRDefault="001E286D" w:rsidP="001E286D">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318A045C" w14:textId="018A4672" w:rsidR="001E286D" w:rsidRPr="00F5715E" w:rsidRDefault="001E286D" w:rsidP="00745320">
            <w:pPr>
              <w:rPr>
                <w:rFonts w:asciiTheme="minorHAnsi" w:hAnsiTheme="minorHAnsi"/>
                <w:sz w:val="18"/>
                <w:szCs w:val="18"/>
              </w:rPr>
            </w:pPr>
            <w:r>
              <w:rPr>
                <w:rFonts w:asciiTheme="minorHAnsi" w:hAnsiTheme="minorHAnsi"/>
                <w:sz w:val="18"/>
                <w:szCs w:val="18"/>
              </w:rPr>
              <w:t xml:space="preserve">Dwelling </w:t>
            </w:r>
            <w:r w:rsidR="00745320">
              <w:rPr>
                <w:rFonts w:asciiTheme="minorHAnsi" w:hAnsiTheme="minorHAnsi"/>
                <w:sz w:val="18"/>
                <w:szCs w:val="18"/>
              </w:rPr>
              <w:t>U</w:t>
            </w:r>
            <w:r>
              <w:rPr>
                <w:rFonts w:asciiTheme="minorHAnsi" w:hAnsiTheme="minorHAnsi"/>
                <w:sz w:val="18"/>
                <w:szCs w:val="18"/>
              </w:rPr>
              <w:t xml:space="preserve">nit </w:t>
            </w:r>
            <w:r w:rsidR="00745320">
              <w:rPr>
                <w:rFonts w:asciiTheme="minorHAnsi" w:hAnsiTheme="minorHAnsi"/>
                <w:sz w:val="18"/>
                <w:szCs w:val="18"/>
              </w:rPr>
              <w:t>N</w:t>
            </w:r>
            <w:r>
              <w:rPr>
                <w:rFonts w:asciiTheme="minorHAnsi" w:hAnsiTheme="minorHAnsi"/>
                <w:sz w:val="18"/>
                <w:szCs w:val="18"/>
              </w:rPr>
              <w:t>ame</w:t>
            </w:r>
          </w:p>
        </w:tc>
        <w:tc>
          <w:tcPr>
            <w:tcW w:w="5774" w:type="dxa"/>
          </w:tcPr>
          <w:p w14:paraId="318A045D" w14:textId="77777777" w:rsidR="001E286D" w:rsidRPr="00F5715E" w:rsidRDefault="001E286D" w:rsidP="001E286D">
            <w:pPr>
              <w:rPr>
                <w:rFonts w:asciiTheme="minorHAnsi" w:hAnsiTheme="minorHAnsi"/>
                <w:sz w:val="18"/>
                <w:szCs w:val="18"/>
              </w:rPr>
            </w:pPr>
            <w:r w:rsidRPr="00F5715E">
              <w:rPr>
                <w:rFonts w:asciiTheme="minorHAnsi" w:hAnsiTheme="minorHAnsi"/>
                <w:sz w:val="18"/>
                <w:szCs w:val="18"/>
              </w:rPr>
              <w:t>&lt;&lt;</w:t>
            </w:r>
            <w:proofErr w:type="gramStart"/>
            <w:r w:rsidRPr="00F5715E">
              <w:rPr>
                <w:rFonts w:asciiTheme="minorHAnsi" w:hAnsiTheme="minorHAnsi"/>
                <w:sz w:val="18"/>
                <w:szCs w:val="18"/>
              </w:rPr>
              <w:t>calculated</w:t>
            </w:r>
            <w:proofErr w:type="gramEnd"/>
            <w:r w:rsidRPr="00F5715E">
              <w:rPr>
                <w:rFonts w:asciiTheme="minorHAnsi" w:hAnsiTheme="minorHAnsi"/>
                <w:sz w:val="18"/>
                <w:szCs w:val="18"/>
              </w:rPr>
              <w:t xml:space="preserve"> field, referenced data from CF1R.</w:t>
            </w:r>
            <w:r>
              <w:rPr>
                <w:rFonts w:asciiTheme="minorHAnsi" w:hAnsiTheme="minorHAnsi"/>
                <w:sz w:val="18"/>
                <w:szCs w:val="18"/>
              </w:rPr>
              <w:t>&gt;&gt;</w:t>
            </w:r>
          </w:p>
        </w:tc>
      </w:tr>
      <w:tr w:rsidR="001E286D" w:rsidRPr="00D2491C" w14:paraId="318A0462" w14:textId="77777777" w:rsidTr="001E286D">
        <w:trPr>
          <w:trHeight w:val="158"/>
        </w:trPr>
        <w:tc>
          <w:tcPr>
            <w:tcW w:w="634" w:type="dxa"/>
            <w:vAlign w:val="center"/>
          </w:tcPr>
          <w:p w14:paraId="318A045F"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318A0460" w14:textId="30BD25A8" w:rsidR="001E286D" w:rsidRPr="00F5715E" w:rsidRDefault="001E286D" w:rsidP="001E286D">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318A0461" w14:textId="77777777" w:rsidR="001E286D" w:rsidRPr="00F5715E" w:rsidRDefault="001E286D" w:rsidP="001E286D">
            <w:pPr>
              <w:rPr>
                <w:rFonts w:asciiTheme="minorHAnsi" w:hAnsiTheme="minorHAnsi"/>
                <w:sz w:val="18"/>
                <w:szCs w:val="18"/>
              </w:rPr>
            </w:pPr>
            <w:r w:rsidRPr="00F5715E">
              <w:rPr>
                <w:rFonts w:asciiTheme="minorHAnsi" w:hAnsiTheme="minorHAnsi"/>
                <w:sz w:val="18"/>
                <w:szCs w:val="18"/>
              </w:rPr>
              <w:t>&lt;&lt;calculated field, referenced data from CF1R. (note: possible results are Single Family; Multifamily)&gt;&gt;</w:t>
            </w:r>
          </w:p>
        </w:tc>
      </w:tr>
      <w:tr w:rsidR="001E286D" w:rsidRPr="00D2491C" w14:paraId="318A0466" w14:textId="77777777" w:rsidTr="001E286D">
        <w:trPr>
          <w:trHeight w:val="158"/>
        </w:trPr>
        <w:tc>
          <w:tcPr>
            <w:tcW w:w="634" w:type="dxa"/>
            <w:vAlign w:val="center"/>
          </w:tcPr>
          <w:p w14:paraId="318A0463"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318A0464" w14:textId="635A783F" w:rsidR="001E286D" w:rsidRPr="00F5715E" w:rsidRDefault="001E286D" w:rsidP="00745320">
            <w:pPr>
              <w:rPr>
                <w:rFonts w:asciiTheme="minorHAnsi" w:hAnsiTheme="minorHAnsi"/>
                <w:sz w:val="18"/>
                <w:szCs w:val="18"/>
              </w:rPr>
            </w:pPr>
            <w:r w:rsidRPr="00F5715E">
              <w:rPr>
                <w:rFonts w:asciiTheme="minorHAnsi" w:hAnsiTheme="minorHAnsi"/>
                <w:sz w:val="18"/>
                <w:szCs w:val="18"/>
              </w:rPr>
              <w:t xml:space="preserve">Project </w:t>
            </w:r>
            <w:r w:rsidR="00745320">
              <w:rPr>
                <w:rFonts w:asciiTheme="minorHAnsi" w:hAnsiTheme="minorHAnsi"/>
                <w:sz w:val="18"/>
                <w:szCs w:val="18"/>
              </w:rPr>
              <w:t>S</w:t>
            </w:r>
            <w:r w:rsidRPr="00F5715E">
              <w:rPr>
                <w:rFonts w:asciiTheme="minorHAnsi" w:hAnsiTheme="minorHAnsi"/>
                <w:sz w:val="18"/>
                <w:szCs w:val="18"/>
              </w:rPr>
              <w:t>cope</w:t>
            </w:r>
          </w:p>
        </w:tc>
        <w:tc>
          <w:tcPr>
            <w:tcW w:w="5774" w:type="dxa"/>
          </w:tcPr>
          <w:p w14:paraId="318A0465" w14:textId="77777777" w:rsidR="001E286D" w:rsidRPr="00F5715E" w:rsidRDefault="001E286D" w:rsidP="001E286D">
            <w:pPr>
              <w:rPr>
                <w:rFonts w:asciiTheme="minorHAnsi" w:hAnsiTheme="minorHAnsi"/>
                <w:sz w:val="18"/>
                <w:szCs w:val="18"/>
              </w:rPr>
            </w:pPr>
            <w:r w:rsidRPr="00F5715E">
              <w:rPr>
                <w:rFonts w:asciiTheme="minorHAnsi" w:hAnsiTheme="minorHAnsi"/>
                <w:sz w:val="18"/>
                <w:szCs w:val="18"/>
              </w:rPr>
              <w:t>&lt;&lt; calculated field, referenced data from CF1R</w:t>
            </w:r>
            <w:r w:rsidRPr="00F5715E">
              <w:rPr>
                <w:rFonts w:asciiTheme="minorHAnsi" w:hAnsiTheme="minorHAnsi"/>
                <w:sz w:val="18"/>
                <w:szCs w:val="18"/>
                <w:u w:val="single"/>
              </w:rPr>
              <w:t>&gt;&gt;</w:t>
            </w:r>
          </w:p>
        </w:tc>
      </w:tr>
      <w:tr w:rsidR="001E286D" w:rsidRPr="00D2491C" w14:paraId="318A046B" w14:textId="77777777" w:rsidTr="001E286D">
        <w:trPr>
          <w:trHeight w:val="158"/>
        </w:trPr>
        <w:tc>
          <w:tcPr>
            <w:tcW w:w="634" w:type="dxa"/>
            <w:vAlign w:val="center"/>
          </w:tcPr>
          <w:p w14:paraId="318A0467"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318A0468" w14:textId="1982B0A2" w:rsidR="001E286D" w:rsidRDefault="009D74C0" w:rsidP="001E286D">
            <w:pPr>
              <w:rPr>
                <w:rFonts w:asciiTheme="minorHAnsi" w:hAnsiTheme="minorHAnsi"/>
                <w:sz w:val="18"/>
                <w:szCs w:val="18"/>
              </w:rPr>
            </w:pPr>
            <w:r>
              <w:rPr>
                <w:rFonts w:asciiTheme="minorHAnsi" w:hAnsiTheme="minorHAnsi"/>
                <w:sz w:val="18"/>
                <w:szCs w:val="18"/>
              </w:rPr>
              <w:t xml:space="preserve">Total </w:t>
            </w:r>
            <w:r w:rsidR="001E286D" w:rsidRPr="00F5715E">
              <w:rPr>
                <w:rFonts w:asciiTheme="minorHAnsi" w:hAnsiTheme="minorHAnsi"/>
                <w:sz w:val="18"/>
                <w:szCs w:val="18"/>
              </w:rPr>
              <w:t xml:space="preserve">Conditioned </w:t>
            </w:r>
            <w:r>
              <w:rPr>
                <w:rFonts w:asciiTheme="minorHAnsi" w:hAnsiTheme="minorHAnsi"/>
                <w:sz w:val="18"/>
                <w:szCs w:val="18"/>
              </w:rPr>
              <w:t>F</w:t>
            </w:r>
            <w:r w:rsidR="001E286D" w:rsidRPr="00F5715E">
              <w:rPr>
                <w:rFonts w:asciiTheme="minorHAnsi" w:hAnsiTheme="minorHAnsi"/>
                <w:sz w:val="18"/>
                <w:szCs w:val="18"/>
              </w:rPr>
              <w:t xml:space="preserve">loor </w:t>
            </w:r>
            <w:r>
              <w:rPr>
                <w:rFonts w:asciiTheme="minorHAnsi" w:hAnsiTheme="minorHAnsi"/>
                <w:sz w:val="18"/>
                <w:szCs w:val="18"/>
              </w:rPr>
              <w:t>A</w:t>
            </w:r>
            <w:r w:rsidR="001E286D" w:rsidRPr="00F5715E">
              <w:rPr>
                <w:rFonts w:asciiTheme="minorHAnsi" w:hAnsiTheme="minorHAnsi"/>
                <w:sz w:val="18"/>
                <w:szCs w:val="18"/>
              </w:rPr>
              <w:t xml:space="preserve">rea of </w:t>
            </w:r>
            <w:r w:rsidR="00CC559D">
              <w:rPr>
                <w:rFonts w:asciiTheme="minorHAnsi" w:hAnsiTheme="minorHAnsi"/>
                <w:sz w:val="18"/>
                <w:szCs w:val="18"/>
              </w:rPr>
              <w:t>D</w:t>
            </w:r>
            <w:r w:rsidR="001E286D" w:rsidRPr="00F5715E">
              <w:rPr>
                <w:rFonts w:asciiTheme="minorHAnsi" w:hAnsiTheme="minorHAnsi"/>
                <w:sz w:val="18"/>
                <w:szCs w:val="18"/>
              </w:rPr>
              <w:t xml:space="preserve">welling </w:t>
            </w:r>
            <w:r w:rsidR="00CC559D">
              <w:rPr>
                <w:rFonts w:asciiTheme="minorHAnsi" w:hAnsiTheme="minorHAnsi"/>
                <w:sz w:val="18"/>
                <w:szCs w:val="18"/>
              </w:rPr>
              <w:t>U</w:t>
            </w:r>
            <w:r w:rsidR="001E286D" w:rsidRPr="00F5715E">
              <w:rPr>
                <w:rFonts w:asciiTheme="minorHAnsi" w:hAnsiTheme="minorHAnsi"/>
                <w:sz w:val="18"/>
                <w:szCs w:val="18"/>
              </w:rPr>
              <w:t>nit</w:t>
            </w:r>
          </w:p>
          <w:p w14:paraId="318A0469" w14:textId="77777777" w:rsidR="001E286D" w:rsidRPr="00F5715E" w:rsidRDefault="001E286D" w:rsidP="001E286D">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318A046A" w14:textId="19416B3A" w:rsidR="001E286D" w:rsidRPr="00F5715E" w:rsidRDefault="00931439" w:rsidP="001E286D">
            <w:pPr>
              <w:rPr>
                <w:rFonts w:asciiTheme="minorHAnsi" w:hAnsiTheme="minorHAnsi"/>
                <w:sz w:val="18"/>
                <w:szCs w:val="18"/>
              </w:rPr>
            </w:pPr>
            <w:r w:rsidRPr="00931439">
              <w:rPr>
                <w:rFonts w:asciiTheme="minorHAnsi" w:hAnsiTheme="minorHAnsi"/>
                <w:sz w:val="18"/>
                <w:szCs w:val="18"/>
              </w:rPr>
              <w:t xml:space="preserve">&lt;&lt;calculated field: default value reference from MCH-01;  or allow user to override default and input value </w:t>
            </w:r>
            <w:proofErr w:type="spellStart"/>
            <w:r w:rsidRPr="00931439">
              <w:rPr>
                <w:rFonts w:asciiTheme="minorHAnsi" w:hAnsiTheme="minorHAnsi"/>
                <w:sz w:val="18"/>
                <w:szCs w:val="18"/>
              </w:rPr>
              <w:t>xxxxx</w:t>
            </w:r>
            <w:proofErr w:type="spellEnd"/>
            <w:r w:rsidRPr="00931439">
              <w:rPr>
                <w:rFonts w:asciiTheme="minorHAnsi" w:hAnsiTheme="minorHAnsi"/>
                <w:sz w:val="18"/>
                <w:szCs w:val="18"/>
              </w:rPr>
              <w:t>;  flag overridden values and report in project status notes field &gt;&gt;</w:t>
            </w:r>
          </w:p>
        </w:tc>
      </w:tr>
      <w:tr w:rsidR="001E286D" w:rsidRPr="00D2491C" w14:paraId="318A0470" w14:textId="77777777" w:rsidTr="001E286D">
        <w:trPr>
          <w:trHeight w:val="158"/>
        </w:trPr>
        <w:tc>
          <w:tcPr>
            <w:tcW w:w="634" w:type="dxa"/>
            <w:vAlign w:val="center"/>
          </w:tcPr>
          <w:p w14:paraId="318A046C"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318A046D" w14:textId="15D69B9B" w:rsidR="001E286D" w:rsidRDefault="001E286D" w:rsidP="001E286D">
            <w:pPr>
              <w:rPr>
                <w:rFonts w:asciiTheme="minorHAnsi" w:hAnsiTheme="minorHAnsi"/>
                <w:sz w:val="18"/>
                <w:szCs w:val="18"/>
              </w:rPr>
            </w:pPr>
            <w:r w:rsidRPr="00F5715E">
              <w:rPr>
                <w:rFonts w:asciiTheme="minorHAnsi" w:hAnsiTheme="minorHAnsi"/>
                <w:sz w:val="18"/>
                <w:szCs w:val="18"/>
              </w:rPr>
              <w:t xml:space="preserve">Number of </w:t>
            </w:r>
            <w:r w:rsidR="00745320">
              <w:rPr>
                <w:rFonts w:asciiTheme="minorHAnsi" w:hAnsiTheme="minorHAnsi"/>
                <w:sz w:val="18"/>
                <w:szCs w:val="18"/>
              </w:rPr>
              <w:t>B</w:t>
            </w:r>
            <w:r w:rsidRPr="00F5715E">
              <w:rPr>
                <w:rFonts w:asciiTheme="minorHAnsi" w:hAnsiTheme="minorHAnsi"/>
                <w:sz w:val="18"/>
                <w:szCs w:val="18"/>
              </w:rPr>
              <w:t xml:space="preserve">edrooms in </w:t>
            </w:r>
            <w:r w:rsidR="00745320">
              <w:rPr>
                <w:rFonts w:asciiTheme="minorHAnsi" w:hAnsiTheme="minorHAnsi"/>
                <w:sz w:val="18"/>
                <w:szCs w:val="18"/>
              </w:rPr>
              <w:t>D</w:t>
            </w:r>
            <w:r w:rsidRPr="00F5715E">
              <w:rPr>
                <w:rFonts w:asciiTheme="minorHAnsi" w:hAnsiTheme="minorHAnsi"/>
                <w:sz w:val="18"/>
                <w:szCs w:val="18"/>
              </w:rPr>
              <w:t xml:space="preserve">welling </w:t>
            </w:r>
            <w:r w:rsidR="00745320">
              <w:rPr>
                <w:rFonts w:asciiTheme="minorHAnsi" w:hAnsiTheme="minorHAnsi"/>
                <w:sz w:val="18"/>
                <w:szCs w:val="18"/>
              </w:rPr>
              <w:t>U</w:t>
            </w:r>
            <w:r w:rsidRPr="00F5715E">
              <w:rPr>
                <w:rFonts w:asciiTheme="minorHAnsi" w:hAnsiTheme="minorHAnsi"/>
                <w:sz w:val="18"/>
                <w:szCs w:val="18"/>
              </w:rPr>
              <w:t>nit</w:t>
            </w:r>
          </w:p>
          <w:p w14:paraId="318A046E" w14:textId="77777777" w:rsidR="001E286D" w:rsidRPr="00F5715E" w:rsidRDefault="00EB7B37" w:rsidP="001E286D">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318A046F" w14:textId="665F9C9D" w:rsidR="001E286D" w:rsidRPr="00F5715E" w:rsidRDefault="00931439" w:rsidP="001E286D">
            <w:pPr>
              <w:rPr>
                <w:rFonts w:asciiTheme="minorHAnsi" w:hAnsiTheme="minorHAnsi"/>
                <w:sz w:val="18"/>
                <w:szCs w:val="18"/>
              </w:rPr>
            </w:pPr>
            <w:r w:rsidRPr="00931439">
              <w:rPr>
                <w:rFonts w:asciiTheme="minorHAnsi" w:hAnsiTheme="minorHAnsi"/>
                <w:sz w:val="18"/>
                <w:szCs w:val="18"/>
              </w:rPr>
              <w:t>&lt;&lt;calculated field: default value reference from MCH-01;  or allow user to override default and input value xx;  flag overridden values and report in project status notes field &gt;&gt;</w:t>
            </w:r>
          </w:p>
        </w:tc>
      </w:tr>
      <w:tr w:rsidR="001E286D" w:rsidRPr="00D2491C" w14:paraId="318A0476" w14:textId="77777777" w:rsidTr="001E286D">
        <w:trPr>
          <w:trHeight w:val="158"/>
        </w:trPr>
        <w:tc>
          <w:tcPr>
            <w:tcW w:w="634" w:type="dxa"/>
            <w:vAlign w:val="center"/>
          </w:tcPr>
          <w:p w14:paraId="318A0471"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318A0472" w14:textId="651C4A1F" w:rsidR="001E286D" w:rsidRPr="00F5715E" w:rsidRDefault="001E286D" w:rsidP="001E286D">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318A0473" w14:textId="77777777" w:rsidR="001E286D" w:rsidRPr="00F5715E" w:rsidRDefault="001E286D" w:rsidP="001E286D">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318A0474" w14:textId="77777777" w:rsidR="001E286D" w:rsidRPr="00F5715E" w:rsidRDefault="001E286D" w:rsidP="001E286D">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318A0475" w14:textId="77777777" w:rsidR="001E286D" w:rsidRPr="00F5715E" w:rsidRDefault="001E286D" w:rsidP="001E286D">
            <w:pPr>
              <w:rPr>
                <w:rFonts w:asciiTheme="minorHAnsi" w:hAnsiTheme="minorHAnsi"/>
                <w:sz w:val="18"/>
                <w:szCs w:val="18"/>
              </w:rPr>
            </w:pPr>
            <w:r>
              <w:rPr>
                <w:rFonts w:asciiTheme="minorHAnsi" w:hAnsiTheme="minorHAnsi"/>
                <w:sz w:val="18"/>
                <w:szCs w:val="18"/>
              </w:rPr>
              <w:t xml:space="preserve">**or </w:t>
            </w:r>
            <w:r>
              <w:rPr>
                <w:rFonts w:asciiTheme="minorHAnsi" w:hAnsiTheme="minorHAnsi"/>
                <w:sz w:val="18"/>
                <w:szCs w:val="18"/>
                <w:u w:val="single"/>
              </w:rPr>
              <w:t>Intermittent&gt;&gt;</w:t>
            </w:r>
          </w:p>
        </w:tc>
      </w:tr>
      <w:tr w:rsidR="001E286D" w:rsidRPr="00D2491C" w14:paraId="318A047C" w14:textId="77777777" w:rsidTr="001E286D">
        <w:trPr>
          <w:trHeight w:val="158"/>
        </w:trPr>
        <w:tc>
          <w:tcPr>
            <w:tcW w:w="634" w:type="dxa"/>
            <w:vAlign w:val="center"/>
          </w:tcPr>
          <w:p w14:paraId="318A0477"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318A0478" w14:textId="095465AD" w:rsidR="001E286D" w:rsidRPr="00F5715E" w:rsidRDefault="001E286D" w:rsidP="001E286D">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318A0479" w14:textId="77777777" w:rsidR="001E286D" w:rsidRPr="00F5715E" w:rsidRDefault="001E286D" w:rsidP="001E286D">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318A047A" w14:textId="77777777" w:rsidR="001E286D" w:rsidRPr="00F5715E" w:rsidRDefault="001E286D" w:rsidP="001E286D">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 or </w:t>
            </w:r>
          </w:p>
          <w:p w14:paraId="318A047B" w14:textId="77777777" w:rsidR="001E286D" w:rsidRPr="00F5715E" w:rsidRDefault="001E286D" w:rsidP="001E286D">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w:t>
            </w:r>
            <w:proofErr w:type="gramStart"/>
            <w:r>
              <w:rPr>
                <w:rFonts w:asciiTheme="minorHAnsi" w:hAnsiTheme="minorHAnsi"/>
                <w:sz w:val="18"/>
                <w:szCs w:val="18"/>
              </w:rPr>
              <w:t>.&gt;</w:t>
            </w:r>
            <w:proofErr w:type="gramEnd"/>
            <w:r>
              <w:rPr>
                <w:rFonts w:asciiTheme="minorHAnsi" w:hAnsiTheme="minorHAnsi"/>
                <w:sz w:val="18"/>
                <w:szCs w:val="18"/>
              </w:rPr>
              <w:t>&gt;</w:t>
            </w:r>
          </w:p>
        </w:tc>
      </w:tr>
      <w:tr w:rsidR="001E286D" w:rsidRPr="00D2491C" w14:paraId="318A0487" w14:textId="77777777" w:rsidTr="001E286D">
        <w:trPr>
          <w:trHeight w:val="158"/>
        </w:trPr>
        <w:tc>
          <w:tcPr>
            <w:tcW w:w="634" w:type="dxa"/>
            <w:vAlign w:val="center"/>
          </w:tcPr>
          <w:p w14:paraId="318A047D"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318A047E" w14:textId="05CD4C3B" w:rsidR="001E286D" w:rsidRPr="00F5715E" w:rsidRDefault="001E286D" w:rsidP="001E286D">
            <w:pPr>
              <w:rPr>
                <w:rFonts w:asciiTheme="minorHAnsi" w:hAnsiTheme="minorHAnsi"/>
                <w:sz w:val="18"/>
                <w:szCs w:val="18"/>
              </w:rPr>
            </w:pPr>
            <w:r>
              <w:rPr>
                <w:rFonts w:asciiTheme="minorHAnsi" w:hAnsiTheme="minorHAnsi"/>
                <w:sz w:val="18"/>
                <w:szCs w:val="18"/>
              </w:rPr>
              <w:t>Whole Building Ventilation System Type</w:t>
            </w:r>
          </w:p>
        </w:tc>
        <w:tc>
          <w:tcPr>
            <w:tcW w:w="5774" w:type="dxa"/>
          </w:tcPr>
          <w:p w14:paraId="318A047F" w14:textId="77777777" w:rsidR="001E286D" w:rsidRPr="00F5715E" w:rsidRDefault="001E286D" w:rsidP="001E286D">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calculated value if </w:t>
            </w:r>
            <w:r>
              <w:rPr>
                <w:rFonts w:asciiTheme="minorHAnsi" w:hAnsiTheme="minorHAnsi"/>
                <w:sz w:val="18"/>
                <w:szCs w:val="18"/>
              </w:rPr>
              <w:t xml:space="preserve">registered CF1R form </w:t>
            </w:r>
            <w:r w:rsidRPr="00F5715E">
              <w:rPr>
                <w:rFonts w:asciiTheme="minorHAnsi" w:hAnsiTheme="minorHAnsi"/>
                <w:sz w:val="18"/>
                <w:szCs w:val="18"/>
              </w:rPr>
              <w:t xml:space="preserve">equals CF1R-PRF-01, reference data from CF1R (note default report from CF1R equivalent to exhaust); else if </w:t>
            </w:r>
            <w:r>
              <w:rPr>
                <w:rFonts w:asciiTheme="minorHAnsi" w:hAnsiTheme="minorHAnsi"/>
                <w:sz w:val="18"/>
                <w:szCs w:val="18"/>
              </w:rPr>
              <w:t xml:space="preserve">registered CF1R form </w:t>
            </w:r>
            <w:r w:rsidRPr="00F5715E">
              <w:rPr>
                <w:rFonts w:asciiTheme="minorHAnsi" w:hAnsiTheme="minorHAnsi"/>
                <w:sz w:val="18"/>
                <w:szCs w:val="18"/>
              </w:rPr>
              <w:t>equals CF1R-</w:t>
            </w:r>
            <w:r>
              <w:rPr>
                <w:rFonts w:asciiTheme="minorHAnsi" w:hAnsiTheme="minorHAnsi"/>
                <w:sz w:val="18"/>
                <w:szCs w:val="18"/>
              </w:rPr>
              <w:t>NCB</w:t>
            </w:r>
            <w:r w:rsidRPr="00F5715E">
              <w:rPr>
                <w:rFonts w:asciiTheme="minorHAnsi" w:hAnsiTheme="minorHAnsi"/>
                <w:sz w:val="18"/>
                <w:szCs w:val="18"/>
              </w:rPr>
              <w:t>-01</w:t>
            </w:r>
            <w:r>
              <w:rPr>
                <w:rFonts w:asciiTheme="minorHAnsi" w:hAnsiTheme="minorHAnsi"/>
                <w:sz w:val="18"/>
                <w:szCs w:val="18"/>
              </w:rPr>
              <w:t xml:space="preserve">, </w:t>
            </w:r>
            <w:r w:rsidRPr="00F5715E">
              <w:rPr>
                <w:rFonts w:asciiTheme="minorHAnsi" w:hAnsiTheme="minorHAnsi"/>
                <w:sz w:val="18"/>
                <w:szCs w:val="18"/>
              </w:rPr>
              <w:t xml:space="preserve">user pick one from list:  </w:t>
            </w:r>
          </w:p>
          <w:p w14:paraId="318A0480" w14:textId="77777777" w:rsidR="001E286D" w:rsidRPr="00F5715E" w:rsidRDefault="001E286D" w:rsidP="001E286D">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318A0481" w14:textId="77777777" w:rsidR="001E286D" w:rsidRPr="00F5715E" w:rsidRDefault="001E286D" w:rsidP="001E286D">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318A0482" w14:textId="77777777" w:rsidR="001E286D" w:rsidRPr="00F5715E" w:rsidRDefault="001E286D" w:rsidP="001E286D">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Balanced; or</w:t>
            </w:r>
          </w:p>
          <w:p w14:paraId="318A0483" w14:textId="77777777" w:rsidR="001E286D" w:rsidRDefault="001E286D" w:rsidP="001E286D">
            <w:pPr>
              <w:rPr>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(CFI)&gt;&gt;</w:t>
            </w:r>
          </w:p>
          <w:p w14:paraId="318A0484" w14:textId="77777777" w:rsidR="001E286D" w:rsidRDefault="001E286D" w:rsidP="001E286D">
            <w:pPr>
              <w:rPr>
                <w:rFonts w:asciiTheme="minorHAnsi" w:hAnsiTheme="minorHAnsi"/>
                <w:sz w:val="18"/>
                <w:szCs w:val="18"/>
                <w:u w:val="single"/>
              </w:rPr>
            </w:pPr>
          </w:p>
          <w:p w14:paraId="318A0485" w14:textId="77777777" w:rsidR="001E286D" w:rsidRPr="00F5715E" w:rsidRDefault="001E286D" w:rsidP="001E286D">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 method:</w:t>
            </w:r>
          </w:p>
          <w:p w14:paraId="318A0486" w14:textId="77777777" w:rsidR="001E286D" w:rsidRPr="00F5715E" w:rsidRDefault="001E286D" w:rsidP="001E286D">
            <w:pPr>
              <w:rPr>
                <w:rFonts w:asciiTheme="minorHAnsi" w:hAnsiTheme="minorHAnsi"/>
                <w:sz w:val="18"/>
                <w:szCs w:val="18"/>
              </w:rPr>
            </w:pPr>
            <w:r>
              <w:rPr>
                <w:rFonts w:asciiTheme="minorHAnsi" w:hAnsiTheme="minorHAnsi"/>
                <w:b/>
                <w:sz w:val="18"/>
                <w:szCs w:val="18"/>
              </w:rPr>
              <w:t xml:space="preserve">Central Fan Integrated Ventilation System Not Allowed to Operate Continuously - DO NOT </w:t>
            </w:r>
            <w:proofErr w:type="gramStart"/>
            <w:r>
              <w:rPr>
                <w:rFonts w:asciiTheme="minorHAnsi" w:hAnsiTheme="minorHAnsi"/>
                <w:b/>
                <w:sz w:val="18"/>
                <w:szCs w:val="18"/>
              </w:rPr>
              <w:t>PROCEED;</w:t>
            </w:r>
            <w:proofErr w:type="gramEnd"/>
            <w:r>
              <w:rPr>
                <w:rFonts w:asciiTheme="minorHAnsi" w:hAnsiTheme="minorHAnsi"/>
                <w:b/>
                <w:sz w:val="18"/>
                <w:szCs w:val="18"/>
              </w:rPr>
              <w:t>&gt;&gt;</w:t>
            </w:r>
          </w:p>
        </w:tc>
      </w:tr>
      <w:tr w:rsidR="001E286D" w:rsidRPr="00D2491C" w14:paraId="318A0499" w14:textId="77777777" w:rsidTr="001E286D">
        <w:trPr>
          <w:trHeight w:val="158"/>
        </w:trPr>
        <w:tc>
          <w:tcPr>
            <w:tcW w:w="634" w:type="dxa"/>
            <w:vAlign w:val="center"/>
          </w:tcPr>
          <w:p w14:paraId="318A0488" w14:textId="77777777" w:rsidR="001E286D" w:rsidRPr="00F5715E" w:rsidRDefault="001E286D" w:rsidP="001E286D">
            <w:pPr>
              <w:jc w:val="center"/>
              <w:rPr>
                <w:rFonts w:asciiTheme="minorHAnsi" w:hAnsiTheme="minorHAnsi"/>
                <w:sz w:val="18"/>
                <w:szCs w:val="18"/>
              </w:rPr>
            </w:pPr>
            <w:r w:rsidRPr="00F5715E">
              <w:rPr>
                <w:rFonts w:asciiTheme="minorHAnsi" w:hAnsiTheme="minorHAnsi"/>
                <w:sz w:val="18"/>
                <w:szCs w:val="18"/>
              </w:rPr>
              <w:t>09</w:t>
            </w:r>
          </w:p>
        </w:tc>
        <w:tc>
          <w:tcPr>
            <w:tcW w:w="4608" w:type="dxa"/>
            <w:vAlign w:val="center"/>
          </w:tcPr>
          <w:p w14:paraId="318A0489" w14:textId="77777777" w:rsidR="001E286D" w:rsidRPr="00F5715E" w:rsidRDefault="001E286D" w:rsidP="001E286D">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318A048A" w14:textId="77777777" w:rsidR="001E286D" w:rsidRPr="00F5715E" w:rsidRDefault="001E286D" w:rsidP="001E286D">
            <w:pPr>
              <w:rPr>
                <w:rFonts w:asciiTheme="minorHAnsi" w:hAnsiTheme="minorHAnsi"/>
                <w:sz w:val="18"/>
                <w:szCs w:val="18"/>
              </w:rPr>
            </w:pPr>
            <w:r>
              <w:rPr>
                <w:rFonts w:asciiTheme="minorHAnsi" w:hAnsiTheme="minorHAnsi"/>
                <w:sz w:val="18"/>
                <w:szCs w:val="18"/>
              </w:rPr>
              <w:t>(this row not visible to user)</w:t>
            </w:r>
          </w:p>
        </w:tc>
        <w:tc>
          <w:tcPr>
            <w:tcW w:w="5774" w:type="dxa"/>
          </w:tcPr>
          <w:p w14:paraId="318A048B" w14:textId="77777777" w:rsidR="001E286D" w:rsidRDefault="001E286D" w:rsidP="001E286D">
            <w:pPr>
              <w:rPr>
                <w:rFonts w:asciiTheme="minorHAnsi" w:hAnsiTheme="minorHAnsi"/>
                <w:sz w:val="18"/>
                <w:szCs w:val="18"/>
              </w:rPr>
            </w:pPr>
            <w:r>
              <w:rPr>
                <w:rFonts w:asciiTheme="minorHAnsi" w:hAnsiTheme="minorHAnsi"/>
                <w:sz w:val="18"/>
                <w:szCs w:val="18"/>
              </w:rPr>
              <w:t>&lt;&lt;calculated field:</w:t>
            </w:r>
          </w:p>
          <w:p w14:paraId="318A048C" w14:textId="77777777" w:rsidR="001E286D" w:rsidRDefault="001E286D" w:rsidP="001E286D">
            <w:pPr>
              <w:rPr>
                <w:rFonts w:asciiTheme="minorHAnsi" w:hAnsiTheme="minorHAnsi"/>
                <w:sz w:val="18"/>
                <w:szCs w:val="18"/>
              </w:rPr>
            </w:pPr>
          </w:p>
          <w:p w14:paraId="318A048D" w14:textId="77777777" w:rsidR="001E286D" w:rsidRPr="00F5715E" w:rsidRDefault="001E286D" w:rsidP="001E286D">
            <w:pPr>
              <w:rPr>
                <w:rFonts w:asciiTheme="minorHAnsi" w:hAnsiTheme="minorHAnsi"/>
                <w:sz w:val="18"/>
                <w:szCs w:val="18"/>
                <w:u w:val="single"/>
              </w:rPr>
            </w:pPr>
            <w:r>
              <w:rPr>
                <w:rFonts w:asciiTheme="minorHAnsi" w:hAnsiTheme="minorHAnsi"/>
                <w:sz w:val="18"/>
                <w:szCs w:val="18"/>
              </w:rPr>
              <w:t>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318A048E" w14:textId="77777777" w:rsidR="001E286D" w:rsidRPr="00F5715E" w:rsidRDefault="001E286D" w:rsidP="001E286D">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318A048F" w14:textId="77777777" w:rsidR="001E286D" w:rsidRPr="00F5715E" w:rsidRDefault="001E286D" w:rsidP="001E286D">
            <w:pPr>
              <w:rPr>
                <w:rFonts w:asciiTheme="minorHAnsi" w:hAnsiTheme="minorHAnsi"/>
                <w:sz w:val="18"/>
                <w:szCs w:val="18"/>
                <w:u w:val="single"/>
              </w:rPr>
            </w:pPr>
          </w:p>
          <w:p w14:paraId="318A0490" w14:textId="77777777" w:rsidR="001E286D" w:rsidRPr="00F5715E" w:rsidRDefault="001E286D" w:rsidP="001E286D">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318A0491" w14:textId="77777777" w:rsidR="001E286D" w:rsidRPr="00F5715E" w:rsidRDefault="001E286D" w:rsidP="001E286D">
            <w:pPr>
              <w:rPr>
                <w:rFonts w:asciiTheme="minorHAnsi" w:hAnsiTheme="minorHAnsi"/>
                <w:b/>
                <w:sz w:val="18"/>
                <w:szCs w:val="18"/>
              </w:rPr>
            </w:pPr>
            <w:r>
              <w:rPr>
                <w:rFonts w:asciiTheme="minorHAnsi" w:hAnsiTheme="minorHAnsi"/>
                <w:b/>
                <w:sz w:val="18"/>
                <w:szCs w:val="18"/>
              </w:rPr>
              <w:t>**27b - Continuous Ventilation Airflow - Total Vent Rate Method;</w:t>
            </w:r>
          </w:p>
          <w:p w14:paraId="318A0492" w14:textId="77777777" w:rsidR="001E286D" w:rsidRPr="00F5715E" w:rsidRDefault="001E286D" w:rsidP="001E286D">
            <w:pPr>
              <w:rPr>
                <w:rFonts w:asciiTheme="minorHAnsi" w:hAnsiTheme="minorHAnsi"/>
                <w:sz w:val="18"/>
                <w:szCs w:val="18"/>
              </w:rPr>
            </w:pPr>
          </w:p>
          <w:p w14:paraId="318A0493" w14:textId="77777777" w:rsidR="001E286D" w:rsidRPr="00F5715E" w:rsidRDefault="001E286D" w:rsidP="001E286D">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Fan Ventilation Rate Method;</w:t>
            </w:r>
            <w:r>
              <w:rPr>
                <w:rFonts w:asciiTheme="minorHAnsi" w:hAnsiTheme="minorHAnsi"/>
                <w:sz w:val="18"/>
                <w:szCs w:val="18"/>
              </w:rPr>
              <w:t xml:space="preserve"> </w:t>
            </w:r>
          </w:p>
          <w:p w14:paraId="318A0494" w14:textId="77777777" w:rsidR="001E286D" w:rsidRPr="00F5715E" w:rsidRDefault="001E286D" w:rsidP="001E286D">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318A0495" w14:textId="77777777" w:rsidR="001E286D" w:rsidRPr="00F5715E" w:rsidRDefault="001E286D" w:rsidP="001E286D">
            <w:pPr>
              <w:rPr>
                <w:rFonts w:asciiTheme="minorHAnsi" w:hAnsiTheme="minorHAnsi"/>
                <w:sz w:val="18"/>
                <w:szCs w:val="18"/>
              </w:rPr>
            </w:pPr>
          </w:p>
          <w:p w14:paraId="318A0496" w14:textId="77777777" w:rsidR="001E286D" w:rsidRPr="00F5715E" w:rsidRDefault="001E286D" w:rsidP="001E286D">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318A0497" w14:textId="77777777" w:rsidR="001E286D" w:rsidRDefault="001E286D" w:rsidP="001E286D">
            <w:pPr>
              <w:rPr>
                <w:rFonts w:asciiTheme="minorHAnsi" w:hAnsiTheme="minorHAnsi"/>
                <w:b/>
                <w:sz w:val="18"/>
                <w:szCs w:val="18"/>
              </w:rPr>
            </w:pPr>
            <w:r>
              <w:rPr>
                <w:rFonts w:asciiTheme="minorHAnsi" w:hAnsiTheme="minorHAnsi"/>
                <w:b/>
                <w:sz w:val="18"/>
                <w:szCs w:val="18"/>
              </w:rPr>
              <w:t xml:space="preserve">**27d - Intermittent Ventilation Airflow - Total Vent Rate </w:t>
            </w:r>
            <w:proofErr w:type="gramStart"/>
            <w:r>
              <w:rPr>
                <w:rFonts w:asciiTheme="minorHAnsi" w:hAnsiTheme="minorHAnsi"/>
                <w:b/>
                <w:sz w:val="18"/>
                <w:szCs w:val="18"/>
              </w:rPr>
              <w:t>Method;</w:t>
            </w:r>
            <w:proofErr w:type="gramEnd"/>
            <w:r>
              <w:rPr>
                <w:rFonts w:asciiTheme="minorHAnsi" w:hAnsiTheme="minorHAnsi"/>
                <w:b/>
                <w:sz w:val="18"/>
                <w:szCs w:val="18"/>
              </w:rPr>
              <w:t>&gt;&gt;</w:t>
            </w:r>
          </w:p>
          <w:p w14:paraId="318A0498" w14:textId="77777777" w:rsidR="001E286D" w:rsidRPr="00F5715E" w:rsidRDefault="001E286D" w:rsidP="001E286D">
            <w:pPr>
              <w:rPr>
                <w:rFonts w:asciiTheme="minorHAnsi" w:hAnsiTheme="minorHAnsi"/>
                <w:b/>
                <w:sz w:val="18"/>
                <w:szCs w:val="18"/>
              </w:rPr>
            </w:pPr>
          </w:p>
        </w:tc>
      </w:tr>
    </w:tbl>
    <w:p w14:paraId="318A049B" w14:textId="77777777" w:rsidR="00636369" w:rsidRPr="00745320" w:rsidRDefault="00636369" w:rsidP="006D0E63">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AE6F84" w:rsidRPr="00316503" w14:paraId="318A049D" w14:textId="77777777" w:rsidTr="00AE6F84">
        <w:tc>
          <w:tcPr>
            <w:tcW w:w="11016" w:type="dxa"/>
          </w:tcPr>
          <w:p w14:paraId="318A049C" w14:textId="0BC9865B" w:rsidR="00AE6F84" w:rsidRPr="00316503" w:rsidRDefault="00AE6F84" w:rsidP="006D0E63">
            <w:pPr>
              <w:rPr>
                <w:rFonts w:asciiTheme="minorHAnsi" w:hAnsiTheme="minorHAnsi"/>
                <w:sz w:val="18"/>
                <w:szCs w:val="18"/>
              </w:rPr>
            </w:pPr>
            <w:r w:rsidRPr="00745320">
              <w:rPr>
                <w:rFonts w:asciiTheme="minorHAnsi" w:hAnsiTheme="minorHAnsi"/>
                <w:b/>
                <w:szCs w:val="18"/>
              </w:rPr>
              <w:t>27c - Intermittent Ventilation Airflow - Fan Vent</w:t>
            </w:r>
            <w:ins w:id="10" w:author="Shewmaker, Michael@Energy" w:date="2016-03-29T15:48:00Z">
              <w:r w:rsidR="00BA42BA">
                <w:rPr>
                  <w:rFonts w:asciiTheme="minorHAnsi" w:hAnsiTheme="minorHAnsi"/>
                  <w:b/>
                  <w:szCs w:val="18"/>
                </w:rPr>
                <w:t>ilation</w:t>
              </w:r>
            </w:ins>
            <w:r w:rsidRPr="00745320">
              <w:rPr>
                <w:rFonts w:asciiTheme="minorHAnsi" w:hAnsiTheme="minorHAnsi"/>
                <w:b/>
                <w:szCs w:val="18"/>
              </w:rPr>
              <w:t xml:space="preserve"> Rate</w:t>
            </w:r>
            <w:r w:rsidRPr="00BE7FE3">
              <w:rPr>
                <w:rFonts w:asciiTheme="minorHAnsi" w:hAnsiTheme="minorHAnsi"/>
                <w:b/>
                <w:szCs w:val="18"/>
              </w:rPr>
              <w:t xml:space="preserve"> </w:t>
            </w:r>
            <w:r w:rsidRPr="00745320">
              <w:rPr>
                <w:rFonts w:asciiTheme="minorHAnsi" w:hAnsiTheme="minorHAnsi"/>
                <w:b/>
                <w:szCs w:val="18"/>
              </w:rPr>
              <w:t>Method</w:t>
            </w:r>
          </w:p>
        </w:tc>
      </w:tr>
    </w:tbl>
    <w:p w14:paraId="318A049E" w14:textId="77777777" w:rsidR="00636369" w:rsidRPr="00BE7FE3" w:rsidRDefault="00636369" w:rsidP="006D0E63">
      <w:pPr>
        <w:rPr>
          <w:rFonts w:asciiTheme="minorHAnsi" w:hAnsiTheme="minorHAnsi"/>
          <w:szCs w:val="18"/>
        </w:rPr>
      </w:pPr>
    </w:p>
    <w:p w14:paraId="318A049F" w14:textId="77777777" w:rsidR="001E286D" w:rsidRDefault="001E286D">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608"/>
        <w:gridCol w:w="5778"/>
      </w:tblGrid>
      <w:tr w:rsidR="00AD56CE" w:rsidRPr="0055507E" w14:paraId="318A04A1" w14:textId="77777777" w:rsidTr="00AD56CE">
        <w:tc>
          <w:tcPr>
            <w:tcW w:w="11016" w:type="dxa"/>
            <w:gridSpan w:val="3"/>
          </w:tcPr>
          <w:p w14:paraId="457F8465" w14:textId="77777777" w:rsidR="00745320" w:rsidRPr="00BE7FE3" w:rsidRDefault="00AD56CE" w:rsidP="00AD56CE">
            <w:pPr>
              <w:rPr>
                <w:rFonts w:asciiTheme="minorHAnsi" w:hAnsiTheme="minorHAnsi"/>
                <w:b/>
                <w:szCs w:val="18"/>
              </w:rPr>
            </w:pPr>
            <w:r w:rsidRPr="00BE7FE3">
              <w:rPr>
                <w:rFonts w:asciiTheme="minorHAnsi" w:hAnsiTheme="minorHAnsi"/>
                <w:b/>
                <w:szCs w:val="18"/>
              </w:rPr>
              <w:lastRenderedPageBreak/>
              <w:t>B. Whole-Building Continuous Ventilation - Fan Ventilation Rate Method</w:t>
            </w:r>
          </w:p>
          <w:p w14:paraId="318A04A0" w14:textId="2A8FD2FB" w:rsidR="00AD56CE" w:rsidRPr="0055507E" w:rsidRDefault="00AD56CE" w:rsidP="00AD56CE">
            <w:pPr>
              <w:rPr>
                <w:rFonts w:asciiTheme="minorHAnsi" w:hAnsiTheme="minorHAnsi"/>
                <w:sz w:val="18"/>
                <w:szCs w:val="18"/>
              </w:rPr>
            </w:pPr>
            <w:r w:rsidRPr="0055507E">
              <w:rPr>
                <w:rFonts w:asciiTheme="minorHAnsi" w:hAnsiTheme="minorHAnsi"/>
                <w:sz w:val="18"/>
                <w:szCs w:val="18"/>
              </w:rPr>
              <w:t xml:space="preserve">A mechanical supply system, exhaust system, or combination thereof shall provide whole-building ventilation with outdoor air each hour at no less than the rate in 62.2 </w:t>
            </w:r>
            <w:proofErr w:type="gramStart"/>
            <w:r w:rsidRPr="0055507E">
              <w:rPr>
                <w:rFonts w:asciiTheme="minorHAnsi" w:hAnsiTheme="minorHAnsi"/>
                <w:sz w:val="18"/>
                <w:szCs w:val="18"/>
              </w:rPr>
              <w:t>equation</w:t>
            </w:r>
            <w:proofErr w:type="gramEnd"/>
            <w:r w:rsidRPr="0055507E">
              <w:rPr>
                <w:rFonts w:asciiTheme="minorHAnsi" w:hAnsiTheme="minorHAnsi"/>
                <w:sz w:val="18"/>
                <w:szCs w:val="18"/>
              </w:rPr>
              <w:t xml:space="preserve"> 4.1a. </w:t>
            </w:r>
          </w:p>
        </w:tc>
      </w:tr>
      <w:tr w:rsidR="00AD56CE" w:rsidRPr="0055507E" w14:paraId="318A04A5" w14:textId="77777777" w:rsidTr="00AD56CE">
        <w:trPr>
          <w:trHeight w:val="158"/>
        </w:trPr>
        <w:tc>
          <w:tcPr>
            <w:tcW w:w="630" w:type="dxa"/>
            <w:vAlign w:val="center"/>
          </w:tcPr>
          <w:p w14:paraId="318A04A2" w14:textId="77777777" w:rsidR="00AD56CE" w:rsidRPr="0055507E" w:rsidRDefault="00AD56CE" w:rsidP="00AD56CE">
            <w:pPr>
              <w:jc w:val="center"/>
              <w:rPr>
                <w:rFonts w:asciiTheme="minorHAnsi" w:hAnsiTheme="minorHAnsi"/>
                <w:sz w:val="18"/>
                <w:szCs w:val="18"/>
              </w:rPr>
            </w:pPr>
            <w:r w:rsidRPr="0055507E">
              <w:rPr>
                <w:rFonts w:asciiTheme="minorHAnsi" w:hAnsiTheme="minorHAnsi"/>
                <w:sz w:val="18"/>
                <w:szCs w:val="18"/>
              </w:rPr>
              <w:t>01</w:t>
            </w:r>
          </w:p>
        </w:tc>
        <w:tc>
          <w:tcPr>
            <w:tcW w:w="4608" w:type="dxa"/>
            <w:vAlign w:val="center"/>
          </w:tcPr>
          <w:p w14:paraId="318A04A3" w14:textId="2FF2379F" w:rsidR="00AD56CE" w:rsidRPr="0055507E" w:rsidRDefault="00AD56CE" w:rsidP="00AD56CE">
            <w:pPr>
              <w:rPr>
                <w:rFonts w:asciiTheme="minorHAnsi" w:hAnsiTheme="minorHAnsi"/>
                <w:sz w:val="18"/>
                <w:szCs w:val="18"/>
              </w:rPr>
            </w:pPr>
            <w:r w:rsidRPr="0055507E">
              <w:rPr>
                <w:rFonts w:asciiTheme="minorHAnsi" w:hAnsiTheme="minorHAnsi"/>
                <w:sz w:val="18"/>
                <w:szCs w:val="18"/>
              </w:rPr>
              <w:t>Required Continuous Whole-Building Ventilation Rate (</w:t>
            </w:r>
            <w:proofErr w:type="spellStart"/>
            <w:r w:rsidRPr="0055507E">
              <w:rPr>
                <w:rFonts w:asciiTheme="minorHAnsi" w:hAnsiTheme="minorHAnsi"/>
                <w:sz w:val="18"/>
                <w:szCs w:val="18"/>
              </w:rPr>
              <w:t>Q</w:t>
            </w:r>
            <w:r w:rsidRPr="0055507E">
              <w:rPr>
                <w:rFonts w:asciiTheme="minorHAnsi" w:hAnsiTheme="minorHAnsi"/>
                <w:sz w:val="18"/>
                <w:szCs w:val="18"/>
                <w:vertAlign w:val="subscript"/>
              </w:rPr>
              <w:t>fan</w:t>
            </w:r>
            <w:proofErr w:type="spellEnd"/>
            <w:r w:rsidRPr="0055507E">
              <w:rPr>
                <w:rFonts w:asciiTheme="minorHAnsi" w:hAnsiTheme="minorHAnsi"/>
                <w:sz w:val="18"/>
                <w:szCs w:val="18"/>
              </w:rPr>
              <w:t>)</w:t>
            </w:r>
          </w:p>
        </w:tc>
        <w:tc>
          <w:tcPr>
            <w:tcW w:w="5778" w:type="dxa"/>
          </w:tcPr>
          <w:p w14:paraId="318A04A4" w14:textId="77777777" w:rsidR="00AD56CE" w:rsidRPr="0055507E" w:rsidRDefault="00AD56CE" w:rsidP="001E286D">
            <w:pPr>
              <w:rPr>
                <w:rFonts w:asciiTheme="minorHAnsi" w:hAnsiTheme="minorHAnsi"/>
                <w:sz w:val="18"/>
                <w:szCs w:val="18"/>
              </w:rPr>
            </w:pPr>
            <w:r w:rsidRPr="0055507E">
              <w:rPr>
                <w:rFonts w:asciiTheme="minorHAnsi" w:hAnsiTheme="minorHAnsi"/>
                <w:sz w:val="18"/>
                <w:szCs w:val="18"/>
              </w:rPr>
              <w:t>&lt;calculated field, numeric: (use equation 4.1a):</w:t>
            </w:r>
            <w:r w:rsidR="001E286D" w:rsidRPr="00D2491C">
              <w:rPr>
                <w:rFonts w:asciiTheme="minorHAnsi" w:hAnsiTheme="minorHAnsi"/>
                <w:sz w:val="18"/>
                <w:szCs w:val="18"/>
              </w:rPr>
              <w:t xml:space="preserve"> </w:t>
            </w:r>
            <w:r w:rsidR="001E286D">
              <w:rPr>
                <w:rFonts w:asciiTheme="minorHAnsi" w:hAnsiTheme="minorHAnsi"/>
                <w:sz w:val="18"/>
                <w:szCs w:val="18"/>
              </w:rPr>
              <w:t>{(</w:t>
            </w:r>
            <w:r w:rsidR="001E286D" w:rsidRPr="00C3222B">
              <w:rPr>
                <w:rFonts w:asciiTheme="minorHAnsi" w:hAnsiTheme="minorHAnsi"/>
                <w:sz w:val="18"/>
                <w:szCs w:val="18"/>
              </w:rPr>
              <w:t>Z x row A0</w:t>
            </w:r>
            <w:r w:rsidR="001E286D">
              <w:rPr>
                <w:rFonts w:asciiTheme="minorHAnsi" w:hAnsiTheme="minorHAnsi"/>
                <w:sz w:val="18"/>
                <w:szCs w:val="18"/>
              </w:rPr>
              <w:t>4)</w:t>
            </w:r>
            <w:r w:rsidR="001E286D" w:rsidRPr="00C3222B">
              <w:rPr>
                <w:rFonts w:asciiTheme="minorHAnsi" w:hAnsiTheme="minorHAnsi"/>
                <w:sz w:val="18"/>
                <w:szCs w:val="18"/>
              </w:rPr>
              <w:t xml:space="preserve"> + </w:t>
            </w:r>
            <w:r w:rsidR="001E286D">
              <w:rPr>
                <w:rFonts w:asciiTheme="minorHAnsi" w:hAnsiTheme="minorHAnsi"/>
                <w:sz w:val="18"/>
                <w:szCs w:val="18"/>
              </w:rPr>
              <w:t>[</w:t>
            </w:r>
            <w:r w:rsidR="001E286D" w:rsidRPr="00C3222B">
              <w:rPr>
                <w:rFonts w:asciiTheme="minorHAnsi" w:hAnsiTheme="minorHAnsi"/>
                <w:sz w:val="18"/>
                <w:szCs w:val="18"/>
              </w:rPr>
              <w:t>7.5(row A0</w:t>
            </w:r>
            <w:r w:rsidR="001E286D">
              <w:rPr>
                <w:rFonts w:asciiTheme="minorHAnsi" w:hAnsiTheme="minorHAnsi"/>
                <w:sz w:val="18"/>
                <w:szCs w:val="18"/>
              </w:rPr>
              <w:t>5</w:t>
            </w:r>
            <w:r w:rsidR="001E286D" w:rsidRPr="00C3222B">
              <w:rPr>
                <w:rFonts w:asciiTheme="minorHAnsi" w:hAnsiTheme="minorHAnsi"/>
                <w:sz w:val="18"/>
                <w:szCs w:val="18"/>
              </w:rPr>
              <w:t xml:space="preserve"> + 1)</w:t>
            </w:r>
            <w:r w:rsidR="001E286D">
              <w:rPr>
                <w:rFonts w:asciiTheme="minorHAnsi" w:hAnsiTheme="minorHAnsi"/>
                <w:sz w:val="18"/>
                <w:szCs w:val="18"/>
              </w:rPr>
              <w:t>]}</w:t>
            </w:r>
            <w:r w:rsidR="001E286D" w:rsidRPr="00D2491C">
              <w:rPr>
                <w:rFonts w:asciiTheme="minorHAnsi" w:hAnsiTheme="minorHAnsi"/>
                <w:sz w:val="18"/>
                <w:szCs w:val="18"/>
              </w:rPr>
              <w:t>, (cfm).</w:t>
            </w:r>
            <w:r w:rsidRPr="0055507E">
              <w:rPr>
                <w:rFonts w:asciiTheme="minorHAnsi" w:hAnsiTheme="minorHAnsi"/>
                <w:sz w:val="18"/>
                <w:szCs w:val="18"/>
              </w:rPr>
              <w:t xml:space="preserve">  For single family Z = 0.01, for multifamily Z = 0.03</w:t>
            </w:r>
          </w:p>
        </w:tc>
      </w:tr>
    </w:tbl>
    <w:p w14:paraId="318A04A6" w14:textId="77777777" w:rsidR="00AD56CE" w:rsidRPr="0055507E" w:rsidRDefault="00AD56CE" w:rsidP="00AD56CE">
      <w:pPr>
        <w:rPr>
          <w:rFonts w:asciiTheme="minorHAnsi" w:hAnsiTheme="minorHAnsi"/>
          <w:sz w:val="18"/>
          <w:szCs w:val="18"/>
        </w:rPr>
      </w:pPr>
    </w:p>
    <w:tbl>
      <w:tblPr>
        <w:tblW w:w="1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4"/>
      </w:tblGrid>
      <w:tr w:rsidR="00AD56CE" w:rsidRPr="0055507E" w14:paraId="318A04A8" w14:textId="77777777" w:rsidTr="00AD56CE">
        <w:tc>
          <w:tcPr>
            <w:tcW w:w="11015" w:type="dxa"/>
            <w:gridSpan w:val="3"/>
            <w:vAlign w:val="center"/>
          </w:tcPr>
          <w:p w14:paraId="2FE2A870" w14:textId="77777777" w:rsidR="00670C0A" w:rsidRPr="00670C0A" w:rsidRDefault="00AD56CE" w:rsidP="00D05A6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670C0A">
              <w:rPr>
                <w:rFonts w:asciiTheme="minorHAnsi" w:hAnsiTheme="minorHAnsi"/>
                <w:b/>
                <w:szCs w:val="18"/>
              </w:rPr>
              <w:t>C. Intermittent Ventilation</w:t>
            </w:r>
          </w:p>
          <w:p w14:paraId="318A04A7" w14:textId="45BEF26B" w:rsidR="00AD56CE" w:rsidRPr="0055507E" w:rsidRDefault="00AD56CE" w:rsidP="00D05A6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The effective ventilation rate of an </w:t>
            </w:r>
            <w:r w:rsidRPr="0055507E">
              <w:rPr>
                <w:rFonts w:asciiTheme="minorHAnsi" w:hAnsiTheme="minorHAnsi"/>
                <w:b/>
                <w:sz w:val="18"/>
                <w:szCs w:val="18"/>
              </w:rPr>
              <w:t>intermittent</w:t>
            </w:r>
            <w:r w:rsidRPr="0055507E">
              <w:rPr>
                <w:rFonts w:asciiTheme="minorHAnsi" w:hAnsiTheme="minorHAnsi"/>
                <w:sz w:val="18"/>
                <w:szCs w:val="18"/>
              </w:rPr>
              <w:t xml:space="preserve"> system is the combination of its delivered capacity, its fractional on-time, cycle time, and the ventilation effectiveness from Table 4.2.</w:t>
            </w:r>
          </w:p>
        </w:tc>
      </w:tr>
      <w:tr w:rsidR="00AD56CE" w:rsidRPr="0055507E" w14:paraId="318A04AC" w14:textId="77777777" w:rsidTr="00AD56CE">
        <w:tc>
          <w:tcPr>
            <w:tcW w:w="590" w:type="dxa"/>
            <w:vAlign w:val="center"/>
          </w:tcPr>
          <w:p w14:paraId="318A04A9"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01</w:t>
            </w:r>
          </w:p>
        </w:tc>
        <w:tc>
          <w:tcPr>
            <w:tcW w:w="4651" w:type="dxa"/>
          </w:tcPr>
          <w:p w14:paraId="318A04AA"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In a single on off cycle, what is the ON time in hours?</w:t>
            </w:r>
          </w:p>
        </w:tc>
        <w:tc>
          <w:tcPr>
            <w:tcW w:w="5774" w:type="dxa"/>
          </w:tcPr>
          <w:p w14:paraId="318A04AB"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&lt;&lt;user entry (hours)&gt;&gt;</w:t>
            </w:r>
          </w:p>
        </w:tc>
      </w:tr>
      <w:tr w:rsidR="00AD56CE" w:rsidRPr="0055507E" w14:paraId="318A04B0" w14:textId="77777777" w:rsidTr="00AD56CE">
        <w:tc>
          <w:tcPr>
            <w:tcW w:w="590" w:type="dxa"/>
            <w:vAlign w:val="center"/>
          </w:tcPr>
          <w:p w14:paraId="318A04AD"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02</w:t>
            </w:r>
          </w:p>
        </w:tc>
        <w:tc>
          <w:tcPr>
            <w:tcW w:w="4651" w:type="dxa"/>
          </w:tcPr>
          <w:p w14:paraId="318A04AE"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 a single on off cycle, what is the OFF time in hours?  </w:t>
            </w:r>
          </w:p>
        </w:tc>
        <w:tc>
          <w:tcPr>
            <w:tcW w:w="5774" w:type="dxa"/>
          </w:tcPr>
          <w:p w14:paraId="318A04AF"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&lt;&lt;user entry (hours)&gt;&gt;</w:t>
            </w:r>
          </w:p>
        </w:tc>
      </w:tr>
      <w:tr w:rsidR="00AD56CE" w:rsidRPr="0055507E" w14:paraId="318A04B4" w14:textId="77777777" w:rsidTr="00AD56CE">
        <w:tc>
          <w:tcPr>
            <w:tcW w:w="590" w:type="dxa"/>
            <w:vAlign w:val="center"/>
          </w:tcPr>
          <w:p w14:paraId="318A04B1"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03</w:t>
            </w:r>
          </w:p>
        </w:tc>
        <w:tc>
          <w:tcPr>
            <w:tcW w:w="4651" w:type="dxa"/>
          </w:tcPr>
          <w:p w14:paraId="318A04B2" w14:textId="7A4C8D79"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Fan Cycle Time Check</w:t>
            </w:r>
          </w:p>
        </w:tc>
        <w:tc>
          <w:tcPr>
            <w:tcW w:w="5774" w:type="dxa"/>
          </w:tcPr>
          <w:p w14:paraId="318A04B3"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F45F6">
              <w:rPr>
                <w:rFonts w:ascii="Calibri" w:hAnsi="Calibri"/>
                <w:sz w:val="18"/>
                <w:szCs w:val="18"/>
              </w:rPr>
              <w:t>&lt;&lt;calculated value, (row C</w:t>
            </w:r>
            <w:r>
              <w:rPr>
                <w:rFonts w:ascii="Calibri" w:hAnsi="Calibri"/>
                <w:sz w:val="18"/>
                <w:szCs w:val="18"/>
              </w:rPr>
              <w:t>01 + C02</w:t>
            </w:r>
            <w:r w:rsidRPr="00FF45F6">
              <w:rPr>
                <w:rFonts w:ascii="Calibri" w:hAnsi="Calibri"/>
                <w:sz w:val="18"/>
                <w:szCs w:val="18"/>
              </w:rPr>
              <w:t>),</w:t>
            </w:r>
            <w:r>
              <w:rPr>
                <w:rFonts w:ascii="Calibri" w:hAnsi="Calibri"/>
                <w:sz w:val="18"/>
                <w:szCs w:val="18"/>
              </w:rPr>
              <w:t xml:space="preserve"> </w:t>
            </w:r>
            <w:r w:rsidRPr="00FF45F6">
              <w:rPr>
                <w:rFonts w:ascii="Calibri" w:hAnsi="Calibri"/>
                <w:sz w:val="18"/>
                <w:szCs w:val="18"/>
              </w:rPr>
              <w:t xml:space="preserve">if </w:t>
            </w:r>
            <w:r>
              <w:rPr>
                <w:rFonts w:ascii="Calibri" w:hAnsi="Calibri"/>
                <w:sz w:val="18"/>
                <w:szCs w:val="18"/>
              </w:rPr>
              <w:t xml:space="preserve">less than or </w:t>
            </w:r>
            <w:r w:rsidRPr="00FF45F6">
              <w:rPr>
                <w:rFonts w:ascii="Calibri" w:hAnsi="Calibri"/>
                <w:sz w:val="18"/>
                <w:szCs w:val="18"/>
              </w:rPr>
              <w:t>equal to</w:t>
            </w:r>
            <w:r>
              <w:rPr>
                <w:rFonts w:ascii="Calibri" w:hAnsi="Calibri"/>
                <w:sz w:val="18"/>
                <w:szCs w:val="18"/>
              </w:rPr>
              <w:t xml:space="preserve"> 24 Hours</w:t>
            </w:r>
            <w:r w:rsidRPr="00FF45F6">
              <w:rPr>
                <w:rFonts w:ascii="Calibri" w:hAnsi="Calibri"/>
                <w:sz w:val="18"/>
                <w:szCs w:val="18"/>
              </w:rPr>
              <w:t>, report “</w:t>
            </w:r>
            <w:r>
              <w:rPr>
                <w:rFonts w:ascii="Calibri" w:hAnsi="Calibri"/>
                <w:sz w:val="18"/>
                <w:szCs w:val="18"/>
              </w:rPr>
              <w:t xml:space="preserve">Fan Cycle Time Meets Requirement; </w:t>
            </w:r>
            <w:r w:rsidRPr="00FF45F6">
              <w:rPr>
                <w:rFonts w:ascii="Calibri" w:hAnsi="Calibri"/>
                <w:sz w:val="18"/>
                <w:szCs w:val="18"/>
              </w:rPr>
              <w:t>if</w:t>
            </w:r>
            <w:r>
              <w:rPr>
                <w:rFonts w:ascii="Calibri" w:hAnsi="Calibri"/>
                <w:sz w:val="18"/>
                <w:szCs w:val="18"/>
              </w:rPr>
              <w:t xml:space="preserve"> greater </w:t>
            </w:r>
            <w:r w:rsidRPr="00FF45F6">
              <w:rPr>
                <w:rFonts w:ascii="Calibri" w:hAnsi="Calibri"/>
                <w:sz w:val="18"/>
                <w:szCs w:val="18"/>
              </w:rPr>
              <w:t xml:space="preserve">than </w:t>
            </w:r>
            <w:r>
              <w:rPr>
                <w:rFonts w:ascii="Calibri" w:hAnsi="Calibri"/>
                <w:sz w:val="18"/>
                <w:szCs w:val="18"/>
              </w:rPr>
              <w:t xml:space="preserve">24 hours, </w:t>
            </w:r>
            <w:r w:rsidRPr="00FF45F6">
              <w:rPr>
                <w:rFonts w:ascii="Calibri" w:hAnsi="Calibri"/>
                <w:sz w:val="18"/>
                <w:szCs w:val="18"/>
              </w:rPr>
              <w:t>report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sidRPr="00FF45F6">
              <w:rPr>
                <w:rFonts w:ascii="Calibri" w:hAnsi="Calibri"/>
                <w:sz w:val="18"/>
                <w:szCs w:val="18"/>
              </w:rPr>
              <w:t xml:space="preserve">”&gt;&gt; </w:t>
            </w:r>
          </w:p>
        </w:tc>
      </w:tr>
      <w:tr w:rsidR="00AD56CE" w:rsidRPr="0055507E" w14:paraId="318A04B8" w14:textId="77777777" w:rsidTr="00AD56CE">
        <w:tc>
          <w:tcPr>
            <w:tcW w:w="590" w:type="dxa"/>
            <w:vAlign w:val="center"/>
          </w:tcPr>
          <w:p w14:paraId="318A04B5"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04</w:t>
            </w:r>
          </w:p>
        </w:tc>
        <w:tc>
          <w:tcPr>
            <w:tcW w:w="4651" w:type="dxa"/>
          </w:tcPr>
          <w:p w14:paraId="318A04B6" w14:textId="4966DC38" w:rsidR="00AD56CE" w:rsidRPr="0055507E" w:rsidRDefault="00AD56CE"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sidR="00745320">
              <w:rPr>
                <w:rFonts w:asciiTheme="minorHAnsi" w:hAnsiTheme="minorHAnsi"/>
                <w:sz w:val="18"/>
                <w:szCs w:val="18"/>
              </w:rPr>
              <w:t>F</w:t>
            </w:r>
            <w:r w:rsidRPr="0055507E">
              <w:rPr>
                <w:rFonts w:asciiTheme="minorHAnsi" w:hAnsiTheme="minorHAnsi"/>
                <w:sz w:val="18"/>
                <w:szCs w:val="18"/>
              </w:rPr>
              <w:t xml:space="preserve">ractional </w:t>
            </w:r>
            <w:r w:rsidR="00745320">
              <w:rPr>
                <w:rFonts w:asciiTheme="minorHAnsi" w:hAnsiTheme="minorHAnsi"/>
                <w:sz w:val="18"/>
                <w:szCs w:val="18"/>
              </w:rPr>
              <w:t>O</w:t>
            </w:r>
            <w:r w:rsidRPr="0055507E">
              <w:rPr>
                <w:rFonts w:asciiTheme="minorHAnsi" w:hAnsiTheme="minorHAnsi"/>
                <w:sz w:val="18"/>
                <w:szCs w:val="18"/>
              </w:rPr>
              <w:t xml:space="preserve">n </w:t>
            </w:r>
            <w:r w:rsidR="00745320">
              <w:rPr>
                <w:rFonts w:asciiTheme="minorHAnsi" w:hAnsiTheme="minorHAnsi"/>
                <w:sz w:val="18"/>
                <w:szCs w:val="18"/>
              </w:rPr>
              <w:t>T</w:t>
            </w:r>
            <w:r w:rsidRPr="0055507E">
              <w:rPr>
                <w:rFonts w:asciiTheme="minorHAnsi" w:hAnsiTheme="minorHAnsi"/>
                <w:sz w:val="18"/>
                <w:szCs w:val="18"/>
              </w:rPr>
              <w:t>ime (</w:t>
            </w:r>
            <w:r w:rsidRPr="0055507E">
              <w:rPr>
                <w:rFonts w:asciiTheme="minorHAnsi" w:hAnsiTheme="minorHAnsi"/>
                <w:i/>
                <w:sz w:val="18"/>
                <w:szCs w:val="18"/>
              </w:rPr>
              <w:t xml:space="preserve">f </w:t>
            </w:r>
            <w:r w:rsidRPr="0055507E">
              <w:rPr>
                <w:rFonts w:asciiTheme="minorHAnsi" w:hAnsiTheme="minorHAnsi"/>
                <w:sz w:val="18"/>
                <w:szCs w:val="18"/>
              </w:rPr>
              <w:t>used in Table 4.2)</w:t>
            </w:r>
          </w:p>
        </w:tc>
        <w:tc>
          <w:tcPr>
            <w:tcW w:w="5774" w:type="dxa"/>
          </w:tcPr>
          <w:p w14:paraId="318A04B7"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row C01 / (row C01 + row C02)&gt;&gt;</w:t>
            </w:r>
          </w:p>
        </w:tc>
      </w:tr>
      <w:tr w:rsidR="00AD56CE" w:rsidRPr="0055507E" w14:paraId="318A04BC" w14:textId="77777777" w:rsidTr="00AD56CE">
        <w:tc>
          <w:tcPr>
            <w:tcW w:w="590" w:type="dxa"/>
            <w:vAlign w:val="center"/>
          </w:tcPr>
          <w:p w14:paraId="318A04B9"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05</w:t>
            </w:r>
          </w:p>
        </w:tc>
        <w:tc>
          <w:tcPr>
            <w:tcW w:w="4651" w:type="dxa"/>
          </w:tcPr>
          <w:p w14:paraId="318A04BA" w14:textId="0A1B3906" w:rsidR="00AD56CE" w:rsidRPr="0055507E" w:rsidRDefault="00AD56CE"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w:t>
            </w:r>
            <w:r w:rsidR="00745320">
              <w:rPr>
                <w:rFonts w:asciiTheme="minorHAnsi" w:hAnsiTheme="minorHAnsi"/>
                <w:sz w:val="18"/>
                <w:szCs w:val="18"/>
              </w:rPr>
              <w:t>O</w:t>
            </w:r>
            <w:r w:rsidRPr="0055507E">
              <w:rPr>
                <w:rFonts w:asciiTheme="minorHAnsi" w:hAnsiTheme="minorHAnsi"/>
                <w:sz w:val="18"/>
                <w:szCs w:val="18"/>
              </w:rPr>
              <w:t xml:space="preserve">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p>
        </w:tc>
        <w:tc>
          <w:tcPr>
            <w:tcW w:w="5774" w:type="dxa"/>
          </w:tcPr>
          <w:p w14:paraId="318A04BB"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F45F6">
              <w:rPr>
                <w:rFonts w:ascii="Calibri" w:hAnsi="Calibri"/>
                <w:sz w:val="18"/>
                <w:szCs w:val="18"/>
              </w:rPr>
              <w:t>&lt;&lt;calculated value, (row C</w:t>
            </w:r>
            <w:r>
              <w:rPr>
                <w:rFonts w:ascii="Calibri" w:hAnsi="Calibri"/>
                <w:sz w:val="18"/>
                <w:szCs w:val="18"/>
              </w:rPr>
              <w:t>04</w:t>
            </w:r>
            <w:r w:rsidRPr="00FF45F6">
              <w:rPr>
                <w:rFonts w:ascii="Calibri" w:hAnsi="Calibri"/>
                <w:sz w:val="18"/>
                <w:szCs w:val="18"/>
              </w:rPr>
              <w:t>),</w:t>
            </w:r>
            <w:r>
              <w:rPr>
                <w:rFonts w:ascii="Calibri" w:hAnsi="Calibri"/>
                <w:sz w:val="18"/>
                <w:szCs w:val="18"/>
              </w:rPr>
              <w:t xml:space="preserve"> </w:t>
            </w:r>
            <w:r w:rsidRPr="00FF45F6">
              <w:rPr>
                <w:rFonts w:ascii="Calibri" w:hAnsi="Calibri"/>
                <w:sz w:val="18"/>
                <w:szCs w:val="18"/>
              </w:rPr>
              <w:t xml:space="preserve">if </w:t>
            </w:r>
            <w:r>
              <w:rPr>
                <w:rFonts w:ascii="Calibri" w:hAnsi="Calibri"/>
                <w:sz w:val="18"/>
                <w:szCs w:val="18"/>
              </w:rPr>
              <w:t xml:space="preserve">greater than or </w:t>
            </w:r>
            <w:r w:rsidRPr="00FF45F6">
              <w:rPr>
                <w:rFonts w:ascii="Calibri" w:hAnsi="Calibri"/>
                <w:sz w:val="18"/>
                <w:szCs w:val="18"/>
              </w:rPr>
              <w:t>equal to</w:t>
            </w:r>
            <w:r>
              <w:rPr>
                <w:rFonts w:ascii="Calibri" w:hAnsi="Calibri"/>
                <w:sz w:val="18"/>
                <w:szCs w:val="18"/>
              </w:rPr>
              <w:t xml:space="preserve"> 0.1</w:t>
            </w:r>
            <w:r w:rsidRPr="00FF45F6">
              <w:rPr>
                <w:rFonts w:ascii="Calibri" w:hAnsi="Calibri"/>
                <w:sz w:val="18"/>
                <w:szCs w:val="18"/>
              </w:rPr>
              <w:t>, report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w:t>
            </w:r>
            <w:r w:rsidRPr="00FF45F6">
              <w:rPr>
                <w:rFonts w:ascii="Calibri" w:hAnsi="Calibri"/>
                <w:sz w:val="18"/>
                <w:szCs w:val="18"/>
              </w:rPr>
              <w:t>if</w:t>
            </w:r>
            <w:r>
              <w:rPr>
                <w:rFonts w:ascii="Calibri" w:hAnsi="Calibri"/>
                <w:sz w:val="18"/>
                <w:szCs w:val="18"/>
              </w:rPr>
              <w:t xml:space="preserve"> less than 0.1, </w:t>
            </w:r>
            <w:r w:rsidRPr="00FF45F6">
              <w:rPr>
                <w:rFonts w:ascii="Calibri" w:hAnsi="Calibri"/>
                <w:sz w:val="18"/>
                <w:szCs w:val="18"/>
              </w:rPr>
              <w:t>report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sidRPr="00FF45F6">
              <w:rPr>
                <w:rFonts w:ascii="Calibri" w:hAnsi="Calibri"/>
                <w:sz w:val="18"/>
                <w:szCs w:val="18"/>
              </w:rPr>
              <w:t>”&gt;&gt;</w:t>
            </w:r>
          </w:p>
        </w:tc>
      </w:tr>
      <w:tr w:rsidR="00AD56CE" w:rsidRPr="0055507E" w14:paraId="318A04C0" w14:textId="77777777" w:rsidTr="00AD56CE">
        <w:tc>
          <w:tcPr>
            <w:tcW w:w="590" w:type="dxa"/>
            <w:vAlign w:val="center"/>
          </w:tcPr>
          <w:p w14:paraId="318A04BD"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06</w:t>
            </w:r>
          </w:p>
        </w:tc>
        <w:tc>
          <w:tcPr>
            <w:tcW w:w="4651" w:type="dxa"/>
          </w:tcPr>
          <w:p w14:paraId="318A04BE" w14:textId="22696D35"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Turnover (N used in Table 4.2)</w:t>
            </w:r>
          </w:p>
        </w:tc>
        <w:tc>
          <w:tcPr>
            <w:tcW w:w="5774" w:type="dxa"/>
          </w:tcPr>
          <w:p w14:paraId="318A04BF" w14:textId="77777777" w:rsidR="00AD56CE" w:rsidRPr="0055507E" w:rsidRDefault="00AD56CE" w:rsidP="00D05A6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62.2 Equation 4.9(a): 12.8 x row B01 x (row C01 + row C02) / row A0</w:t>
            </w:r>
            <w:r w:rsidR="00D05A64">
              <w:rPr>
                <w:rFonts w:asciiTheme="minorHAnsi" w:hAnsiTheme="minorHAnsi"/>
                <w:sz w:val="18"/>
                <w:szCs w:val="18"/>
              </w:rPr>
              <w:t>4</w:t>
            </w:r>
            <w:r w:rsidRPr="0055507E">
              <w:rPr>
                <w:rFonts w:asciiTheme="minorHAnsi" w:hAnsiTheme="minorHAnsi"/>
                <w:sz w:val="18"/>
                <w:szCs w:val="18"/>
              </w:rPr>
              <w:t xml:space="preserve"> &gt;&gt;</w:t>
            </w:r>
          </w:p>
        </w:tc>
      </w:tr>
      <w:tr w:rsidR="00AD56CE" w:rsidRPr="0055507E" w14:paraId="318A04C5" w14:textId="77777777" w:rsidTr="00AD56CE">
        <w:tc>
          <w:tcPr>
            <w:tcW w:w="590" w:type="dxa"/>
            <w:vAlign w:val="center"/>
          </w:tcPr>
          <w:p w14:paraId="318A04C1"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07</w:t>
            </w:r>
          </w:p>
        </w:tc>
        <w:tc>
          <w:tcPr>
            <w:tcW w:w="4651" w:type="dxa"/>
          </w:tcPr>
          <w:p w14:paraId="318A04C2" w14:textId="418F5ED9" w:rsidR="00AD56CE" w:rsidRPr="0055507E" w:rsidRDefault="00AD56CE"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Ventilation </w:t>
            </w:r>
            <w:r w:rsidR="00745320">
              <w:rPr>
                <w:rFonts w:asciiTheme="minorHAnsi" w:hAnsiTheme="minorHAnsi"/>
                <w:sz w:val="18"/>
                <w:szCs w:val="18"/>
              </w:rPr>
              <w:t>E</w:t>
            </w:r>
            <w:r w:rsidRPr="0055507E">
              <w:rPr>
                <w:rFonts w:asciiTheme="minorHAnsi" w:hAnsiTheme="minorHAnsi"/>
                <w:sz w:val="18"/>
                <w:szCs w:val="18"/>
              </w:rPr>
              <w:t>ffectiveness (e, from Table 4.2)</w:t>
            </w:r>
          </w:p>
        </w:tc>
        <w:tc>
          <w:tcPr>
            <w:tcW w:w="5774" w:type="dxa"/>
          </w:tcPr>
          <w:p w14:paraId="318A04C3" w14:textId="41A073F7" w:rsidR="00AD56C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&lt;&lt;use values in row C04 and row C06 to </w:t>
            </w:r>
            <w:r>
              <w:rPr>
                <w:rFonts w:asciiTheme="minorHAnsi" w:hAnsiTheme="minorHAnsi"/>
                <w:sz w:val="18"/>
                <w:szCs w:val="18"/>
              </w:rPr>
              <w:t>lookup</w:t>
            </w:r>
            <w:r w:rsidRPr="0055507E">
              <w:rPr>
                <w:rFonts w:asciiTheme="minorHAnsi" w:hAnsiTheme="minorHAnsi"/>
                <w:sz w:val="18"/>
                <w:szCs w:val="18"/>
              </w:rPr>
              <w:t xml:space="preserve"> value from</w:t>
            </w:r>
            <w:r>
              <w:rPr>
                <w:rFonts w:asciiTheme="minorHAnsi" w:hAnsiTheme="minorHAnsi"/>
                <w:sz w:val="18"/>
                <w:szCs w:val="18"/>
              </w:rPr>
              <w:t xml:space="preserve"> California Energy Commission Adaptation of ANSI/ASHRAE Standard </w:t>
            </w:r>
            <w:r w:rsidRPr="0055507E">
              <w:rPr>
                <w:rFonts w:asciiTheme="minorHAnsi" w:hAnsiTheme="minorHAnsi"/>
                <w:sz w:val="18"/>
                <w:szCs w:val="18"/>
              </w:rPr>
              <w:t>62.2 Table 4.2, interpolate as needed</w:t>
            </w:r>
            <w:ins w:id="11" w:author="Shewmaker, Michael@Energy" w:date="2016-02-17T10:02:00Z">
              <w:r w:rsidR="008C5F88">
                <w:rPr>
                  <w:rFonts w:asciiTheme="minorHAnsi" w:hAnsiTheme="minorHAnsi"/>
                  <w:sz w:val="18"/>
                  <w:szCs w:val="18"/>
                </w:rPr>
                <w:t xml:space="preserve">; interpolated value must be greater than zero if not, report “Fan Cycle on/off time must be adjusted – </w:t>
              </w:r>
              <w:r w:rsidR="008C5F88">
                <w:rPr>
                  <w:rFonts w:asciiTheme="minorHAnsi" w:hAnsiTheme="minorHAnsi"/>
                  <w:b/>
                  <w:sz w:val="18"/>
                  <w:szCs w:val="18"/>
                </w:rPr>
                <w:t>Do Not Proceed</w:t>
              </w:r>
              <w:r w:rsidR="008C5F88">
                <w:rPr>
                  <w:rFonts w:asciiTheme="minorHAnsi" w:hAnsiTheme="minorHAnsi"/>
                  <w:sz w:val="18"/>
                  <w:szCs w:val="18"/>
                </w:rPr>
                <w:t>”</w:t>
              </w:r>
            </w:ins>
            <w:r w:rsidRPr="0055507E">
              <w:rPr>
                <w:rFonts w:asciiTheme="minorHAnsi" w:hAnsiTheme="minorHAnsi"/>
                <w:sz w:val="18"/>
                <w:szCs w:val="18"/>
              </w:rPr>
              <w:t>&gt;&gt;</w:t>
            </w:r>
          </w:p>
          <w:p w14:paraId="318A04C4"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Note: See reprint at end of document</w:t>
            </w:r>
          </w:p>
        </w:tc>
      </w:tr>
      <w:tr w:rsidR="00AD56CE" w:rsidRPr="0055507E" w14:paraId="318A04C9" w14:textId="77777777" w:rsidTr="00AD56CE">
        <w:tc>
          <w:tcPr>
            <w:tcW w:w="590" w:type="dxa"/>
            <w:vAlign w:val="center"/>
          </w:tcPr>
          <w:p w14:paraId="318A04C6"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08</w:t>
            </w:r>
          </w:p>
        </w:tc>
        <w:tc>
          <w:tcPr>
            <w:tcW w:w="4651" w:type="dxa"/>
          </w:tcPr>
          <w:p w14:paraId="318A04C7" w14:textId="34368772" w:rsidR="00AD56CE" w:rsidRPr="0055507E" w:rsidRDefault="00AD56CE"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Intermittent </w:t>
            </w:r>
            <w:r w:rsidR="00745320">
              <w:rPr>
                <w:rFonts w:asciiTheme="minorHAnsi" w:hAnsiTheme="minorHAnsi"/>
                <w:sz w:val="18"/>
                <w:szCs w:val="18"/>
              </w:rPr>
              <w:t>V</w:t>
            </w:r>
            <w:r w:rsidRPr="0055507E">
              <w:rPr>
                <w:rFonts w:asciiTheme="minorHAnsi" w:hAnsiTheme="minorHAnsi"/>
                <w:sz w:val="18"/>
                <w:szCs w:val="18"/>
              </w:rPr>
              <w:t xml:space="preserve">entilation </w:t>
            </w:r>
            <w:r w:rsidR="00745320">
              <w:rPr>
                <w:rFonts w:asciiTheme="minorHAnsi" w:hAnsiTheme="minorHAnsi"/>
                <w:sz w:val="18"/>
                <w:szCs w:val="18"/>
              </w:rPr>
              <w:t>R</w:t>
            </w:r>
            <w:r w:rsidRPr="0055507E">
              <w:rPr>
                <w:rFonts w:asciiTheme="minorHAnsi" w:hAnsiTheme="minorHAnsi"/>
                <w:sz w:val="18"/>
                <w:szCs w:val="18"/>
              </w:rPr>
              <w:t>ate</w:t>
            </w:r>
          </w:p>
        </w:tc>
        <w:tc>
          <w:tcPr>
            <w:tcW w:w="5774" w:type="dxa"/>
          </w:tcPr>
          <w:p w14:paraId="318A04C8"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&lt;&lt;calculated value: equation 4.8: row B01 / (row C04 x row C07), (cfm)&gt;&gt; </w:t>
            </w:r>
          </w:p>
        </w:tc>
      </w:tr>
      <w:tr w:rsidR="00AD56CE" w:rsidRPr="0055507E" w14:paraId="318A04CD" w14:textId="77777777" w:rsidTr="00AD56CE">
        <w:tc>
          <w:tcPr>
            <w:tcW w:w="590" w:type="dxa"/>
            <w:vAlign w:val="center"/>
          </w:tcPr>
          <w:p w14:paraId="318A04CA"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09</w:t>
            </w:r>
          </w:p>
        </w:tc>
        <w:tc>
          <w:tcPr>
            <w:tcW w:w="4651" w:type="dxa"/>
          </w:tcPr>
          <w:p w14:paraId="318A04CB" w14:textId="2AF6E75F" w:rsidR="00AD56CE" w:rsidRPr="0055507E" w:rsidRDefault="00AD56CE" w:rsidP="0074532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Installed Intermittent </w:t>
            </w:r>
            <w:r w:rsidR="00745320">
              <w:rPr>
                <w:rFonts w:asciiTheme="minorHAnsi" w:hAnsiTheme="minorHAnsi"/>
                <w:sz w:val="18"/>
                <w:szCs w:val="18"/>
              </w:rPr>
              <w:t>V</w:t>
            </w:r>
            <w:r w:rsidRPr="0055507E">
              <w:rPr>
                <w:rFonts w:asciiTheme="minorHAnsi" w:hAnsiTheme="minorHAnsi"/>
                <w:sz w:val="18"/>
                <w:szCs w:val="18"/>
              </w:rPr>
              <w:t>entilation Rate</w:t>
            </w:r>
          </w:p>
        </w:tc>
        <w:tc>
          <w:tcPr>
            <w:tcW w:w="5774" w:type="dxa"/>
          </w:tcPr>
          <w:p w14:paraId="318A04CC"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&lt;&lt;user entry (CFM)&gt;&gt;</w:t>
            </w:r>
          </w:p>
        </w:tc>
      </w:tr>
      <w:tr w:rsidR="00AD56CE" w:rsidRPr="0055507E" w14:paraId="318A04D5" w14:textId="77777777" w:rsidTr="00AD56CE">
        <w:tc>
          <w:tcPr>
            <w:tcW w:w="590" w:type="dxa"/>
            <w:vAlign w:val="center"/>
          </w:tcPr>
          <w:p w14:paraId="318A04CE"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10</w:t>
            </w:r>
          </w:p>
        </w:tc>
        <w:tc>
          <w:tcPr>
            <w:tcW w:w="4651" w:type="dxa"/>
          </w:tcPr>
          <w:p w14:paraId="318A04CF"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5507E">
              <w:rPr>
                <w:rFonts w:ascii="Calibri" w:hAnsi="Calibri"/>
                <w:sz w:val="18"/>
                <w:szCs w:val="18"/>
              </w:rPr>
              <w:t>&lt;&lt;this line only visible if CFI System selected in A06&gt;&gt;</w:t>
            </w:r>
          </w:p>
          <w:p w14:paraId="318A04D0" w14:textId="5D1701E0"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 Status</w:t>
            </w:r>
          </w:p>
        </w:tc>
        <w:tc>
          <w:tcPr>
            <w:tcW w:w="5774" w:type="dxa"/>
          </w:tcPr>
          <w:p w14:paraId="318A04D1" w14:textId="77777777" w:rsidR="00AD56CE" w:rsidRPr="0055507E" w:rsidRDefault="00AD56CE" w:rsidP="00AD56CE">
            <w:pPr>
              <w:keepNext/>
              <w:rPr>
                <w:rFonts w:asciiTheme="minorHAnsi" w:hAnsiTheme="minorHAnsi"/>
                <w:sz w:val="18"/>
                <w:szCs w:val="18"/>
              </w:rPr>
            </w:pPr>
            <w:r w:rsidRPr="0055507E">
              <w:rPr>
                <w:rFonts w:ascii="Calibri" w:hAnsi="Calibri"/>
                <w:sz w:val="18"/>
                <w:szCs w:val="18"/>
              </w:rPr>
              <w:t>&lt;&lt;</w:t>
            </w:r>
            <w:r w:rsidRPr="0055507E">
              <w:rPr>
                <w:rFonts w:asciiTheme="minorHAnsi" w:hAnsiTheme="minorHAnsi"/>
                <w:sz w:val="18"/>
                <w:szCs w:val="18"/>
              </w:rPr>
              <w:t xml:space="preserve"> calculated field, if a registered MCH-22 form is found, then display:</w:t>
            </w:r>
          </w:p>
          <w:p w14:paraId="318A04D2" w14:textId="77777777" w:rsidR="00AD56CE" w:rsidRPr="0055507E" w:rsidRDefault="00D05A64" w:rsidP="00AD56CE">
            <w:pPr>
              <w:keepNext/>
              <w:rPr>
                <w:rFonts w:ascii="Calibri" w:hAnsi="Calibri"/>
                <w:sz w:val="18"/>
                <w:szCs w:val="18"/>
              </w:rPr>
            </w:pPr>
            <w:r w:rsidRPr="00E03C9E">
              <w:rPr>
                <w:rFonts w:asciiTheme="minorHAnsi" w:hAnsiTheme="minorHAnsi" w:cs="Arial"/>
                <w:color w:val="002060"/>
                <w:sz w:val="18"/>
                <w:szCs w:val="18"/>
              </w:rPr>
              <w:t xml:space="preserve">Actual Fan Efficacy </w:t>
            </w:r>
            <w:r w:rsidR="00AD56CE" w:rsidRPr="0055507E">
              <w:rPr>
                <w:rFonts w:asciiTheme="minorHAnsi" w:hAnsiTheme="minorHAnsi"/>
                <w:sz w:val="18"/>
                <w:szCs w:val="18"/>
              </w:rPr>
              <w:t>Watts/CFM value</w:t>
            </w:r>
            <w:r>
              <w:rPr>
                <w:rFonts w:asciiTheme="minorHAnsi" w:hAnsiTheme="minorHAnsi"/>
                <w:sz w:val="18"/>
                <w:szCs w:val="18"/>
              </w:rPr>
              <w:t xml:space="preserve"> from the </w:t>
            </w:r>
            <w:r w:rsidR="00AD56CE" w:rsidRPr="0055507E">
              <w:rPr>
                <w:rFonts w:asciiTheme="minorHAnsi" w:hAnsiTheme="minorHAnsi"/>
                <w:sz w:val="18"/>
                <w:szCs w:val="18"/>
              </w:rPr>
              <w:t>MCH-22</w:t>
            </w:r>
          </w:p>
          <w:p w14:paraId="318A04D3" w14:textId="77777777" w:rsidR="00AD56CE" w:rsidRPr="0055507E" w:rsidRDefault="00AD56CE" w:rsidP="00AD56CE">
            <w:pPr>
              <w:keepNext/>
              <w:rPr>
                <w:rFonts w:ascii="Calibri" w:hAnsi="Calibri"/>
                <w:sz w:val="18"/>
                <w:szCs w:val="18"/>
              </w:rPr>
            </w:pPr>
            <w:proofErr w:type="spellStart"/>
            <w:r w:rsidRPr="0055507E">
              <w:rPr>
                <w:rFonts w:ascii="Calibri" w:hAnsi="Calibri"/>
                <w:sz w:val="18"/>
                <w:szCs w:val="18"/>
              </w:rPr>
              <w:t>elseif</w:t>
            </w:r>
            <w:proofErr w:type="spellEnd"/>
            <w:r w:rsidRPr="0055507E">
              <w:rPr>
                <w:rFonts w:ascii="Calibri" w:hAnsi="Calibri"/>
                <w:sz w:val="18"/>
                <w:szCs w:val="18"/>
              </w:rPr>
              <w:t xml:space="preserve"> no registered no MCH-22 is found, then display text:</w:t>
            </w:r>
          </w:p>
          <w:p w14:paraId="318A04D4" w14:textId="77777777" w:rsidR="00AD56CE" w:rsidRPr="0055507E" w:rsidRDefault="00AD56CE" w:rsidP="00E3279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Registered MCH-22 required</w:t>
            </w:r>
            <w:r w:rsidR="00E3279C">
              <w:rPr>
                <w:rFonts w:ascii="Calibri" w:hAnsi="Calibri"/>
                <w:sz w:val="18"/>
                <w:szCs w:val="18"/>
              </w:rPr>
              <w:t xml:space="preserve"> – </w:t>
            </w:r>
            <w:r w:rsidR="00E3279C" w:rsidRPr="00E03C9E">
              <w:rPr>
                <w:rFonts w:ascii="Calibri" w:hAnsi="Calibri"/>
                <w:b/>
                <w:sz w:val="18"/>
                <w:szCs w:val="18"/>
              </w:rPr>
              <w:t>Do Not Proceed</w:t>
            </w:r>
            <w:r w:rsidR="00E3279C">
              <w:rPr>
                <w:rFonts w:ascii="Calibri" w:hAnsi="Calibri"/>
                <w:sz w:val="18"/>
                <w:szCs w:val="18"/>
              </w:rPr>
              <w:t>”</w:t>
            </w:r>
            <w:r w:rsidR="00E3279C" w:rsidRPr="0055507E" w:rsidDel="00E3279C">
              <w:rPr>
                <w:rFonts w:ascii="Calibri" w:hAnsi="Calibri"/>
                <w:sz w:val="18"/>
                <w:szCs w:val="18"/>
              </w:rPr>
              <w:t xml:space="preserve"> </w:t>
            </w:r>
            <w:r w:rsidRPr="0055507E">
              <w:rPr>
                <w:rFonts w:asciiTheme="minorHAnsi" w:hAnsiTheme="minorHAnsi"/>
                <w:sz w:val="18"/>
                <w:szCs w:val="18"/>
              </w:rPr>
              <w:t>&gt;&gt;</w:t>
            </w:r>
          </w:p>
        </w:tc>
      </w:tr>
      <w:tr w:rsidR="00AD56CE" w:rsidRPr="0055507E" w14:paraId="318A04DE" w14:textId="77777777" w:rsidTr="00AD56CE">
        <w:tc>
          <w:tcPr>
            <w:tcW w:w="590" w:type="dxa"/>
            <w:vAlign w:val="center"/>
          </w:tcPr>
          <w:p w14:paraId="318A04D6"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11</w:t>
            </w:r>
          </w:p>
        </w:tc>
        <w:tc>
          <w:tcPr>
            <w:tcW w:w="4651" w:type="dxa"/>
          </w:tcPr>
          <w:p w14:paraId="318A04D7"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5507E">
              <w:rPr>
                <w:rFonts w:ascii="Calibri" w:hAnsi="Calibri"/>
                <w:sz w:val="18"/>
                <w:szCs w:val="18"/>
              </w:rPr>
              <w:t>&lt;&lt;this line only visible if CFI System selected in A06&gt;&gt;</w:t>
            </w:r>
          </w:p>
          <w:p w14:paraId="318A04D8" w14:textId="56AFCA76"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w:t>
            </w:r>
          </w:p>
        </w:tc>
        <w:tc>
          <w:tcPr>
            <w:tcW w:w="5774" w:type="dxa"/>
          </w:tcPr>
          <w:p w14:paraId="318A04D9" w14:textId="77777777" w:rsidR="00286EC4" w:rsidRDefault="00AD56CE" w:rsidP="00286EC4">
            <w:pPr>
              <w:keepNext/>
              <w:rPr>
                <w:rFonts w:asciiTheme="minorHAnsi" w:hAnsiTheme="minorHAnsi"/>
                <w:sz w:val="18"/>
                <w:szCs w:val="18"/>
              </w:rPr>
            </w:pPr>
            <w:r w:rsidRPr="0055507E">
              <w:rPr>
                <w:rFonts w:ascii="Calibri" w:hAnsi="Calibri"/>
                <w:sz w:val="18"/>
                <w:szCs w:val="18"/>
              </w:rPr>
              <w:t>&lt;&lt;</w:t>
            </w:r>
            <w:r w:rsidRPr="0055507E">
              <w:rPr>
                <w:rFonts w:asciiTheme="minorHAnsi" w:hAnsiTheme="minorHAnsi"/>
                <w:sz w:val="18"/>
                <w:szCs w:val="18"/>
              </w:rPr>
              <w:t xml:space="preserve"> calculated field, </w:t>
            </w:r>
          </w:p>
          <w:p w14:paraId="318A04DA" w14:textId="77777777" w:rsidR="00AD56CE" w:rsidRPr="0055507E" w:rsidRDefault="00AD56CE" w:rsidP="00AD56CE">
            <w:pPr>
              <w:keepNext/>
              <w:rPr>
                <w:rFonts w:asciiTheme="minorHAnsi" w:hAnsiTheme="minorHAnsi"/>
                <w:sz w:val="18"/>
                <w:szCs w:val="18"/>
              </w:rPr>
            </w:pPr>
            <w:r w:rsidRPr="0055507E">
              <w:rPr>
                <w:rFonts w:asciiTheme="minorHAnsi" w:hAnsiTheme="minorHAnsi"/>
                <w:sz w:val="18"/>
                <w:szCs w:val="18"/>
              </w:rPr>
              <w:t xml:space="preserve">if row </w:t>
            </w:r>
            <w:r w:rsidR="00E3279C">
              <w:rPr>
                <w:rFonts w:asciiTheme="minorHAnsi" w:hAnsiTheme="minorHAnsi"/>
                <w:sz w:val="18"/>
                <w:szCs w:val="18"/>
              </w:rPr>
              <w:t>C10</w:t>
            </w:r>
            <w:r w:rsidRPr="0055507E">
              <w:rPr>
                <w:rFonts w:asciiTheme="minorHAnsi" w:hAnsiTheme="minorHAnsi"/>
                <w:sz w:val="18"/>
                <w:szCs w:val="18"/>
              </w:rPr>
              <w:t xml:space="preserve"> less than or equal to 0.58</w:t>
            </w:r>
            <w:r w:rsidR="00E3279C">
              <w:rPr>
                <w:rFonts w:asciiTheme="minorHAnsi" w:hAnsiTheme="minorHAnsi"/>
                <w:sz w:val="18"/>
                <w:szCs w:val="18"/>
              </w:rPr>
              <w:t xml:space="preserve"> </w:t>
            </w:r>
            <w:r w:rsidRPr="0055507E">
              <w:rPr>
                <w:rFonts w:asciiTheme="minorHAnsi" w:hAnsiTheme="minorHAnsi"/>
                <w:sz w:val="18"/>
                <w:szCs w:val="18"/>
              </w:rPr>
              <w:t>watts</w:t>
            </w:r>
            <w:r w:rsidR="00E3279C">
              <w:rPr>
                <w:rFonts w:asciiTheme="minorHAnsi" w:hAnsiTheme="minorHAnsi"/>
                <w:sz w:val="18"/>
                <w:szCs w:val="18"/>
              </w:rPr>
              <w:t>/</w:t>
            </w:r>
            <w:r w:rsidRPr="0055507E">
              <w:rPr>
                <w:rFonts w:asciiTheme="minorHAnsi" w:hAnsiTheme="minorHAnsi"/>
                <w:sz w:val="18"/>
                <w:szCs w:val="18"/>
              </w:rPr>
              <w:t>CFM, then display text:</w:t>
            </w:r>
          </w:p>
          <w:p w14:paraId="318A04DB" w14:textId="77777777" w:rsidR="00AD56CE" w:rsidRPr="0055507E" w:rsidRDefault="00AD56CE" w:rsidP="00AD56CE">
            <w:pPr>
              <w:keepNext/>
              <w:rPr>
                <w:rFonts w:ascii="Calibri" w:hAnsi="Calibri"/>
                <w:sz w:val="18"/>
                <w:szCs w:val="18"/>
              </w:rPr>
            </w:pPr>
            <w:r w:rsidRPr="0055507E">
              <w:rPr>
                <w:rFonts w:asciiTheme="minorHAnsi" w:hAnsiTheme="minorHAnsi"/>
                <w:sz w:val="18"/>
                <w:szCs w:val="18"/>
              </w:rPr>
              <w:t>Pass</w:t>
            </w:r>
          </w:p>
          <w:p w14:paraId="318A04DC" w14:textId="77777777" w:rsidR="00AD56CE" w:rsidRPr="0055507E" w:rsidRDefault="00AD56CE" w:rsidP="00AD56CE">
            <w:pPr>
              <w:keepNext/>
              <w:rPr>
                <w:rFonts w:asciiTheme="minorHAnsi" w:hAnsiTheme="minorHAnsi"/>
                <w:sz w:val="18"/>
                <w:szCs w:val="18"/>
              </w:rPr>
            </w:pPr>
            <w:proofErr w:type="spellStart"/>
            <w:r w:rsidRPr="0055507E">
              <w:rPr>
                <w:rFonts w:ascii="Calibri" w:hAnsi="Calibri"/>
                <w:sz w:val="18"/>
                <w:szCs w:val="18"/>
              </w:rPr>
              <w:t>elseif</w:t>
            </w:r>
            <w:proofErr w:type="spellEnd"/>
            <w:r w:rsidRPr="0055507E">
              <w:rPr>
                <w:rFonts w:asciiTheme="minorHAnsi" w:hAnsiTheme="minorHAnsi"/>
                <w:sz w:val="18"/>
                <w:szCs w:val="18"/>
              </w:rPr>
              <w:t xml:space="preserve"> row </w:t>
            </w:r>
            <w:r w:rsidR="00E3279C">
              <w:rPr>
                <w:rFonts w:asciiTheme="minorHAnsi" w:hAnsiTheme="minorHAnsi"/>
                <w:sz w:val="18"/>
                <w:szCs w:val="18"/>
              </w:rPr>
              <w:t>C10</w:t>
            </w:r>
            <w:r w:rsidRPr="0055507E">
              <w:rPr>
                <w:rFonts w:asciiTheme="minorHAnsi" w:hAnsiTheme="minorHAnsi"/>
                <w:sz w:val="18"/>
                <w:szCs w:val="18"/>
              </w:rPr>
              <w:t xml:space="preserve"> is greater than 0.58</w:t>
            </w:r>
            <w:r w:rsidR="00E3279C">
              <w:rPr>
                <w:rFonts w:asciiTheme="minorHAnsi" w:hAnsiTheme="minorHAnsi"/>
                <w:sz w:val="18"/>
                <w:szCs w:val="18"/>
              </w:rPr>
              <w:t xml:space="preserve"> </w:t>
            </w:r>
            <w:r w:rsidRPr="0055507E">
              <w:rPr>
                <w:rFonts w:asciiTheme="minorHAnsi" w:hAnsiTheme="minorHAnsi"/>
                <w:sz w:val="18"/>
                <w:szCs w:val="18"/>
              </w:rPr>
              <w:t>watts</w:t>
            </w:r>
            <w:r w:rsidR="00E3279C">
              <w:rPr>
                <w:rFonts w:asciiTheme="minorHAnsi" w:hAnsiTheme="minorHAnsi"/>
                <w:sz w:val="18"/>
                <w:szCs w:val="18"/>
              </w:rPr>
              <w:t>/</w:t>
            </w:r>
            <w:r w:rsidRPr="0055507E">
              <w:rPr>
                <w:rFonts w:asciiTheme="minorHAnsi" w:hAnsiTheme="minorHAnsi"/>
                <w:sz w:val="18"/>
                <w:szCs w:val="18"/>
              </w:rPr>
              <w:t>CFM, then display text:</w:t>
            </w:r>
          </w:p>
          <w:p w14:paraId="318A04DD" w14:textId="77777777" w:rsidR="00AD56CE" w:rsidRPr="0055507E" w:rsidRDefault="00AD56CE" w:rsidP="00AD56C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Fail&gt;&gt;</w:t>
            </w:r>
          </w:p>
        </w:tc>
      </w:tr>
    </w:tbl>
    <w:p w14:paraId="318A04DF" w14:textId="77777777" w:rsidR="00AD56CE" w:rsidRPr="00BE7FE3" w:rsidRDefault="00AD56CE" w:rsidP="00AD56CE">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E3279C" w:rsidRPr="00BE7FE3" w14:paraId="318A04E1" w14:textId="77777777" w:rsidTr="003D5D7B">
        <w:tc>
          <w:tcPr>
            <w:tcW w:w="11016" w:type="dxa"/>
            <w:gridSpan w:val="2"/>
          </w:tcPr>
          <w:p w14:paraId="318A04E0" w14:textId="77777777" w:rsidR="00E3279C" w:rsidRPr="00BE7FE3" w:rsidRDefault="00E3279C" w:rsidP="003D5D7B">
            <w:pPr>
              <w:keepNext/>
              <w:rPr>
                <w:rFonts w:asciiTheme="minorHAnsi" w:hAnsiTheme="minorHAnsi"/>
                <w:szCs w:val="18"/>
              </w:rPr>
            </w:pPr>
            <w:r w:rsidRPr="00BE7FE3">
              <w:rPr>
                <w:rFonts w:asciiTheme="minorHAnsi" w:hAnsiTheme="minorHAnsi"/>
                <w:b/>
                <w:szCs w:val="18"/>
              </w:rPr>
              <w:t>D. Compliance Statement</w:t>
            </w:r>
            <w:r w:rsidRPr="00BE7FE3">
              <w:rPr>
                <w:rFonts w:asciiTheme="minorHAnsi" w:hAnsiTheme="minorHAnsi"/>
                <w:szCs w:val="18"/>
              </w:rPr>
              <w:t xml:space="preserve"> </w:t>
            </w:r>
          </w:p>
        </w:tc>
      </w:tr>
      <w:tr w:rsidR="00E3279C" w:rsidRPr="0055507E" w14:paraId="318A04EA" w14:textId="77777777" w:rsidTr="003D5D7B">
        <w:tc>
          <w:tcPr>
            <w:tcW w:w="590" w:type="dxa"/>
            <w:vAlign w:val="center"/>
          </w:tcPr>
          <w:p w14:paraId="318A04E2" w14:textId="77777777" w:rsidR="00E3279C" w:rsidRPr="0055507E" w:rsidRDefault="00E3279C" w:rsidP="003D5D7B">
            <w:pPr>
              <w:keepNext/>
              <w:jc w:val="center"/>
              <w:rPr>
                <w:rFonts w:asciiTheme="minorHAnsi" w:hAnsiTheme="minorHAnsi"/>
                <w:b/>
                <w:sz w:val="18"/>
                <w:szCs w:val="18"/>
              </w:rPr>
            </w:pPr>
            <w:r w:rsidRPr="0055507E">
              <w:rPr>
                <w:rFonts w:asciiTheme="minorHAnsi" w:hAnsiTheme="minorHAnsi"/>
                <w:sz w:val="18"/>
                <w:szCs w:val="18"/>
              </w:rPr>
              <w:t>01</w:t>
            </w:r>
          </w:p>
        </w:tc>
        <w:tc>
          <w:tcPr>
            <w:tcW w:w="10426" w:type="dxa"/>
          </w:tcPr>
          <w:p w14:paraId="318A04E3" w14:textId="77777777" w:rsidR="00E3279C" w:rsidRDefault="00E3279C" w:rsidP="003D5D7B">
            <w:pPr>
              <w:rPr>
                <w:rFonts w:asciiTheme="minorHAnsi" w:hAnsiTheme="minorHAnsi"/>
                <w:sz w:val="18"/>
                <w:szCs w:val="18"/>
              </w:rPr>
            </w:pPr>
            <w:r w:rsidRPr="0055507E">
              <w:rPr>
                <w:rFonts w:asciiTheme="minorHAnsi" w:hAnsiTheme="minorHAnsi"/>
                <w:sz w:val="18"/>
                <w:szCs w:val="18"/>
              </w:rPr>
              <w:t xml:space="preserve">&lt;&lt;If 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Exhaust</w:t>
            </w:r>
            <w:r>
              <w:rPr>
                <w:rFonts w:asciiTheme="minorHAnsi" w:hAnsiTheme="minorHAnsi"/>
                <w:sz w:val="18"/>
                <w:szCs w:val="18"/>
                <w:u w:val="single"/>
              </w:rPr>
              <w:t xml:space="preserve">, </w:t>
            </w:r>
            <w:r w:rsidRPr="0055507E">
              <w:rPr>
                <w:rFonts w:asciiTheme="minorHAnsi" w:hAnsiTheme="minorHAnsi"/>
                <w:sz w:val="18"/>
                <w:szCs w:val="18"/>
                <w:u w:val="single"/>
              </w:rPr>
              <w:t>Supply</w:t>
            </w:r>
            <w:r>
              <w:rPr>
                <w:rFonts w:asciiTheme="minorHAnsi" w:hAnsiTheme="minorHAnsi"/>
                <w:sz w:val="18"/>
                <w:szCs w:val="18"/>
                <w:u w:val="single"/>
              </w:rPr>
              <w:t xml:space="preserve"> </w:t>
            </w:r>
            <w:r w:rsidRPr="0055507E">
              <w:rPr>
                <w:rFonts w:asciiTheme="minorHAnsi" w:hAnsiTheme="minorHAnsi"/>
                <w:sz w:val="18"/>
                <w:szCs w:val="18"/>
              </w:rPr>
              <w:t>or</w:t>
            </w:r>
            <w:r>
              <w:rPr>
                <w:rFonts w:asciiTheme="minorHAnsi" w:hAnsiTheme="minorHAnsi"/>
                <w:sz w:val="18"/>
                <w:szCs w:val="18"/>
              </w:rPr>
              <w:t xml:space="preserve"> </w:t>
            </w:r>
            <w:r w:rsidRPr="0055507E">
              <w:rPr>
                <w:rFonts w:asciiTheme="minorHAnsi" w:hAnsiTheme="minorHAnsi"/>
                <w:sz w:val="18"/>
                <w:szCs w:val="18"/>
                <w:u w:val="single"/>
              </w:rPr>
              <w:t>Balanced</w:t>
            </w:r>
            <w:r>
              <w:rPr>
                <w:rFonts w:asciiTheme="minorHAnsi" w:hAnsiTheme="minorHAnsi"/>
                <w:sz w:val="18"/>
                <w:szCs w:val="18"/>
                <w:u w:val="single"/>
              </w:rPr>
              <w:t xml:space="preserve">, and if line C03 equals </w:t>
            </w:r>
            <w:r>
              <w:rPr>
                <w:rFonts w:ascii="Calibri" w:hAnsi="Calibri"/>
                <w:sz w:val="18"/>
                <w:szCs w:val="18"/>
              </w:rPr>
              <w:t xml:space="preserve">Fan Cycle Time Meets Requirement, and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and if C09 is greater than or equal to C08 </w:t>
            </w:r>
            <w:r w:rsidRPr="0055507E">
              <w:rPr>
                <w:rFonts w:asciiTheme="minorHAnsi" w:hAnsiTheme="minorHAnsi"/>
                <w:sz w:val="18"/>
                <w:szCs w:val="18"/>
              </w:rPr>
              <w:t>then display text: "Building Passes Intermittent Ventilation Rate test";</w:t>
            </w:r>
          </w:p>
          <w:p w14:paraId="318A04E4" w14:textId="77777777" w:rsidR="00E3279C" w:rsidRDefault="00E3279C" w:rsidP="003D5D7B">
            <w:pPr>
              <w:rPr>
                <w:rFonts w:asciiTheme="minorHAnsi" w:hAnsiTheme="minorHAnsi"/>
                <w:sz w:val="18"/>
                <w:szCs w:val="18"/>
              </w:rPr>
            </w:pPr>
          </w:p>
          <w:p w14:paraId="318A04E5" w14:textId="77777777" w:rsidR="00E3279C" w:rsidRDefault="00E3279C" w:rsidP="003D5D7B">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Exhaust</w:t>
            </w:r>
            <w:r>
              <w:rPr>
                <w:rFonts w:asciiTheme="minorHAnsi" w:hAnsiTheme="minorHAnsi"/>
                <w:sz w:val="18"/>
                <w:szCs w:val="18"/>
                <w:u w:val="single"/>
              </w:rPr>
              <w:t xml:space="preserve">, </w:t>
            </w:r>
            <w:r w:rsidRPr="0055507E">
              <w:rPr>
                <w:rFonts w:asciiTheme="minorHAnsi" w:hAnsiTheme="minorHAnsi"/>
                <w:sz w:val="18"/>
                <w:szCs w:val="18"/>
                <w:u w:val="single"/>
              </w:rPr>
              <w:t>Supply</w:t>
            </w:r>
            <w:r>
              <w:rPr>
                <w:rFonts w:asciiTheme="minorHAnsi" w:hAnsiTheme="minorHAnsi"/>
                <w:sz w:val="18"/>
                <w:szCs w:val="18"/>
                <w:u w:val="single"/>
              </w:rPr>
              <w:t xml:space="preserve"> </w:t>
            </w:r>
            <w:r w:rsidRPr="0055507E">
              <w:rPr>
                <w:rFonts w:asciiTheme="minorHAnsi" w:hAnsiTheme="minorHAnsi"/>
                <w:sz w:val="18"/>
                <w:szCs w:val="18"/>
              </w:rPr>
              <w:t>or</w:t>
            </w:r>
            <w:r>
              <w:rPr>
                <w:rFonts w:asciiTheme="minorHAnsi" w:hAnsiTheme="minorHAnsi"/>
                <w:sz w:val="18"/>
                <w:szCs w:val="18"/>
              </w:rPr>
              <w:t xml:space="preserve"> </w:t>
            </w:r>
            <w:r w:rsidRPr="0055507E">
              <w:rPr>
                <w:rFonts w:asciiTheme="minorHAnsi" w:hAnsiTheme="minorHAnsi"/>
                <w:sz w:val="18"/>
                <w:szCs w:val="18"/>
                <w:u w:val="single"/>
              </w:rPr>
              <w:t>Balanced</w:t>
            </w:r>
            <w:r>
              <w:rPr>
                <w:rFonts w:asciiTheme="minorHAnsi" w:hAnsiTheme="minorHAnsi"/>
                <w:sz w:val="18"/>
                <w:szCs w:val="18"/>
                <w:u w:val="single"/>
              </w:rPr>
              <w:t xml:space="preserve">, and if line C03 equals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C09 is less than C08 </w:t>
            </w:r>
            <w:r w:rsidRPr="0055507E">
              <w:rPr>
                <w:rFonts w:asciiTheme="minorHAnsi" w:hAnsiTheme="minorHAnsi"/>
                <w:sz w:val="18"/>
                <w:szCs w:val="18"/>
              </w:rPr>
              <w:t xml:space="preserve">then display text: "Building </w:t>
            </w:r>
            <w:r>
              <w:rPr>
                <w:rFonts w:asciiTheme="minorHAnsi" w:hAnsiTheme="minorHAnsi"/>
                <w:sz w:val="18"/>
                <w:szCs w:val="18"/>
              </w:rPr>
              <w:t xml:space="preserve">Fails </w:t>
            </w:r>
            <w:r w:rsidRPr="0055507E">
              <w:rPr>
                <w:rFonts w:asciiTheme="minorHAnsi" w:hAnsiTheme="minorHAnsi"/>
                <w:sz w:val="18"/>
                <w:szCs w:val="18"/>
              </w:rPr>
              <w:t>Intermittent Ventilation Rate test";</w:t>
            </w:r>
          </w:p>
          <w:p w14:paraId="318A04E6" w14:textId="77777777" w:rsidR="00E3279C" w:rsidRDefault="00E3279C" w:rsidP="003D5D7B">
            <w:pPr>
              <w:rPr>
                <w:rFonts w:asciiTheme="minorHAnsi" w:hAnsiTheme="minorHAnsi"/>
                <w:sz w:val="18"/>
                <w:szCs w:val="18"/>
              </w:rPr>
            </w:pPr>
          </w:p>
          <w:p w14:paraId="318A04E7" w14:textId="77777777" w:rsidR="00E3279C" w:rsidRDefault="00E3279C" w:rsidP="003D5D7B">
            <w:pPr>
              <w:rPr>
                <w:rFonts w:asciiTheme="minorHAnsi" w:hAnsiTheme="minorHAnsi"/>
                <w:sz w:val="18"/>
                <w:szCs w:val="18"/>
              </w:rPr>
            </w:pPr>
            <w:r>
              <w:rPr>
                <w:rFonts w:asciiTheme="minorHAnsi" w:hAnsiTheme="minorHAnsi"/>
                <w:sz w:val="18"/>
                <w:szCs w:val="18"/>
              </w:rPr>
              <w:t xml:space="preserve"> </w:t>
            </w:r>
            <w:proofErr w:type="spellStart"/>
            <w:r>
              <w:rPr>
                <w:rFonts w:asciiTheme="minorHAnsi" w:hAnsiTheme="minorHAnsi"/>
                <w:sz w:val="18"/>
                <w:szCs w:val="18"/>
              </w:rPr>
              <w:t>elsif</w:t>
            </w:r>
            <w:proofErr w:type="spellEnd"/>
            <w:r>
              <w:rPr>
                <w:rFonts w:asciiTheme="minorHAnsi" w:hAnsiTheme="minorHAnsi"/>
                <w:sz w:val="18"/>
                <w:szCs w:val="18"/>
              </w:rPr>
              <w:t xml:space="preserve">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Central Fan Integrated</w:t>
            </w:r>
            <w:r>
              <w:rPr>
                <w:rFonts w:asciiTheme="minorHAnsi" w:hAnsiTheme="minorHAnsi"/>
                <w:sz w:val="18"/>
                <w:szCs w:val="18"/>
                <w:u w:val="single"/>
              </w:rPr>
              <w:t xml:space="preserve">, and  if line C03 equals </w:t>
            </w:r>
            <w:r>
              <w:rPr>
                <w:rFonts w:ascii="Calibri" w:hAnsi="Calibri"/>
                <w:sz w:val="18"/>
                <w:szCs w:val="18"/>
              </w:rPr>
              <w:t xml:space="preserve">Fan Cycle Time Meets Requirement, and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and if C09 is greater than or equal to C08</w:t>
            </w:r>
            <w:r>
              <w:rPr>
                <w:rFonts w:asciiTheme="minorHAnsi" w:hAnsiTheme="minorHAnsi"/>
                <w:sz w:val="18"/>
                <w:szCs w:val="18"/>
              </w:rPr>
              <w:t xml:space="preserve">, and if C11 is equal to Pass </w:t>
            </w:r>
            <w:r w:rsidRPr="0055507E">
              <w:rPr>
                <w:rFonts w:asciiTheme="minorHAnsi" w:hAnsiTheme="minorHAnsi"/>
                <w:sz w:val="18"/>
                <w:szCs w:val="18"/>
              </w:rPr>
              <w:t>then display text</w:t>
            </w:r>
            <w:r>
              <w:rPr>
                <w:rFonts w:asciiTheme="minorHAnsi" w:hAnsiTheme="minorHAnsi"/>
                <w:sz w:val="18"/>
                <w:szCs w:val="18"/>
              </w:rPr>
              <w:t xml:space="preserve"> equals </w:t>
            </w:r>
            <w:r w:rsidRPr="0055507E">
              <w:rPr>
                <w:rFonts w:asciiTheme="minorHAnsi" w:hAnsiTheme="minorHAnsi"/>
                <w:sz w:val="18"/>
                <w:szCs w:val="18"/>
              </w:rPr>
              <w:t>: "Building Passes Intermittent Ventilation Rate test";</w:t>
            </w:r>
          </w:p>
          <w:p w14:paraId="318A04E8" w14:textId="77777777" w:rsidR="00E3279C" w:rsidRDefault="00E3279C" w:rsidP="003D5D7B">
            <w:pPr>
              <w:rPr>
                <w:rFonts w:asciiTheme="minorHAnsi" w:hAnsiTheme="minorHAnsi"/>
                <w:sz w:val="18"/>
                <w:szCs w:val="18"/>
              </w:rPr>
            </w:pPr>
          </w:p>
          <w:p w14:paraId="318A04E9" w14:textId="77777777" w:rsidR="00E3279C" w:rsidRPr="0055507E" w:rsidRDefault="00E3279C" w:rsidP="003D5D7B">
            <w:pPr>
              <w:rPr>
                <w:rFonts w:asciiTheme="minorHAnsi" w:hAnsiTheme="minorHAnsi"/>
                <w:b/>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Central Fan Integrated</w:t>
            </w:r>
            <w:r>
              <w:rPr>
                <w:rFonts w:asciiTheme="minorHAnsi" w:hAnsiTheme="minorHAnsi"/>
                <w:sz w:val="18"/>
                <w:szCs w:val="18"/>
                <w:u w:val="single"/>
              </w:rPr>
              <w:t xml:space="preserve">, and  if line C03 equals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C09 is less than C08 </w:t>
            </w:r>
            <w:r w:rsidRPr="0055507E">
              <w:rPr>
                <w:rFonts w:asciiTheme="minorHAnsi" w:hAnsiTheme="minorHAnsi"/>
                <w:sz w:val="18"/>
                <w:szCs w:val="18"/>
              </w:rPr>
              <w:t>then display text</w:t>
            </w:r>
            <w:r>
              <w:rPr>
                <w:rFonts w:asciiTheme="minorHAnsi" w:hAnsiTheme="minorHAnsi"/>
                <w:sz w:val="18"/>
                <w:szCs w:val="18"/>
              </w:rPr>
              <w:t xml:space="preserve">, or C11 is equal to Fail </w:t>
            </w:r>
            <w:r w:rsidRPr="0055507E">
              <w:rPr>
                <w:rFonts w:asciiTheme="minorHAnsi" w:hAnsiTheme="minorHAnsi"/>
                <w:sz w:val="18"/>
                <w:szCs w:val="18"/>
              </w:rPr>
              <w:t>then display text</w:t>
            </w:r>
            <w:r>
              <w:rPr>
                <w:rFonts w:asciiTheme="minorHAnsi" w:hAnsiTheme="minorHAnsi"/>
                <w:sz w:val="18"/>
                <w:szCs w:val="18"/>
              </w:rPr>
              <w:t xml:space="preserve"> equals </w:t>
            </w:r>
            <w:r w:rsidRPr="0055507E">
              <w:rPr>
                <w:rFonts w:asciiTheme="minorHAnsi" w:hAnsiTheme="minorHAnsi"/>
                <w:sz w:val="18"/>
                <w:szCs w:val="18"/>
              </w:rPr>
              <w:t xml:space="preserve">: "Building </w:t>
            </w:r>
            <w:r>
              <w:rPr>
                <w:rFonts w:asciiTheme="minorHAnsi" w:hAnsiTheme="minorHAnsi"/>
                <w:sz w:val="18"/>
                <w:szCs w:val="18"/>
              </w:rPr>
              <w:t xml:space="preserve">Fails </w:t>
            </w:r>
            <w:r w:rsidRPr="0055507E">
              <w:rPr>
                <w:rFonts w:asciiTheme="minorHAnsi" w:hAnsiTheme="minorHAnsi"/>
                <w:sz w:val="18"/>
                <w:szCs w:val="18"/>
              </w:rPr>
              <w:t>Intermittent Ventilation Rate test"</w:t>
            </w:r>
            <w:r>
              <w:rPr>
                <w:rFonts w:asciiTheme="minorHAnsi" w:hAnsiTheme="minorHAnsi"/>
                <w:sz w:val="18"/>
                <w:szCs w:val="18"/>
              </w:rPr>
              <w:t xml:space="preserve"> </w:t>
            </w:r>
          </w:p>
        </w:tc>
      </w:tr>
    </w:tbl>
    <w:p w14:paraId="318A05CB" w14:textId="77777777" w:rsidR="00AD56CE" w:rsidRPr="00BE7FE3" w:rsidRDefault="00AD56CE" w:rsidP="00AD56C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AD56CE" w:rsidRPr="0084687D" w14:paraId="318A05CE" w14:textId="77777777" w:rsidTr="00AD56CE">
        <w:trPr>
          <w:cantSplit/>
          <w:trHeight w:val="432"/>
        </w:trPr>
        <w:tc>
          <w:tcPr>
            <w:tcW w:w="5000" w:type="pct"/>
            <w:gridSpan w:val="2"/>
            <w:vAlign w:val="center"/>
          </w:tcPr>
          <w:p w14:paraId="318A05CC" w14:textId="01A547E9" w:rsidR="00AD56CE" w:rsidRPr="00BE7FE3" w:rsidRDefault="00DF44D6" w:rsidP="00BE7FE3">
            <w:pPr>
              <w:keepNext/>
              <w:rPr>
                <w:rFonts w:ascii="Calibri" w:hAnsi="Calibri"/>
                <w:b/>
                <w:szCs w:val="18"/>
              </w:rPr>
            </w:pPr>
            <w:r w:rsidRPr="00BE7FE3">
              <w:rPr>
                <w:rFonts w:ascii="Calibri" w:hAnsi="Calibri"/>
                <w:b/>
                <w:szCs w:val="18"/>
              </w:rPr>
              <w:lastRenderedPageBreak/>
              <w:t>E</w:t>
            </w:r>
            <w:r w:rsidR="00AD56CE" w:rsidRPr="00BE7FE3">
              <w:rPr>
                <w:rFonts w:ascii="Calibri" w:hAnsi="Calibri"/>
                <w:b/>
                <w:szCs w:val="18"/>
              </w:rPr>
              <w:t>. Determination of HERS Verification Compliance</w:t>
            </w:r>
          </w:p>
          <w:p w14:paraId="318A05CD" w14:textId="77777777" w:rsidR="00AD56CE" w:rsidRPr="0084687D" w:rsidRDefault="00AD56CE" w:rsidP="00BE7FE3">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AD56CE" w:rsidRPr="0084687D" w14:paraId="318A05D1" w14:textId="77777777" w:rsidTr="00AD56CE">
        <w:trPr>
          <w:cantSplit/>
          <w:trHeight w:val="144"/>
        </w:trPr>
        <w:tc>
          <w:tcPr>
            <w:tcW w:w="253" w:type="pct"/>
            <w:vAlign w:val="center"/>
          </w:tcPr>
          <w:p w14:paraId="318A05CF" w14:textId="77777777" w:rsidR="00AD56CE" w:rsidRPr="0084687D" w:rsidDel="00C76C40" w:rsidRDefault="00AD56CE" w:rsidP="00AD56CE">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318A05D0" w14:textId="626E054B" w:rsidR="00AD56CE" w:rsidRPr="0084687D" w:rsidRDefault="00AD56CE" w:rsidP="00DF44D6">
            <w:pPr>
              <w:keepNext/>
              <w:rPr>
                <w:rFonts w:ascii="Calibri" w:hAnsi="Calibri"/>
                <w:sz w:val="18"/>
                <w:szCs w:val="18"/>
              </w:rPr>
            </w:pPr>
            <w:r w:rsidRPr="0084687D">
              <w:rPr>
                <w:rFonts w:ascii="Calibri" w:hAnsi="Calibri"/>
                <w:sz w:val="18"/>
                <w:szCs w:val="18"/>
              </w:rPr>
              <w:t xml:space="preserve">&lt;&lt;if </w:t>
            </w:r>
            <w:r w:rsidR="00326C7F">
              <w:rPr>
                <w:rFonts w:ascii="Calibri" w:hAnsi="Calibri"/>
                <w:sz w:val="18"/>
                <w:szCs w:val="18"/>
              </w:rPr>
              <w:t>D01</w:t>
            </w:r>
            <w:r w:rsidRPr="0084687D">
              <w:rPr>
                <w:rFonts w:ascii="Calibri" w:hAnsi="Calibri"/>
                <w:sz w:val="18"/>
                <w:szCs w:val="18"/>
              </w:rPr>
              <w:t xml:space="preserve"> = </w:t>
            </w:r>
            <w:r w:rsidRPr="00D2491C">
              <w:rPr>
                <w:rFonts w:asciiTheme="minorHAnsi" w:hAnsiTheme="minorHAnsi"/>
                <w:sz w:val="18"/>
                <w:szCs w:val="18"/>
              </w:rPr>
              <w:t xml:space="preserve">Building Passes </w:t>
            </w:r>
            <w:r w:rsidR="00326C7F" w:rsidRPr="0055507E">
              <w:rPr>
                <w:rFonts w:asciiTheme="minorHAnsi" w:hAnsiTheme="minorHAnsi"/>
                <w:sz w:val="18"/>
                <w:szCs w:val="18"/>
              </w:rPr>
              <w:t>Intermittent Ventilation Rate test</w:t>
            </w:r>
            <w:r w:rsidRPr="0084687D">
              <w:rPr>
                <w:rFonts w:ascii="Calibri" w:hAnsi="Calibri"/>
                <w:sz w:val="18"/>
                <w:szCs w:val="18"/>
              </w:rPr>
              <w:t xml:space="preserve"> then display: Complies: All specified verification protocol requirements on this document are met; else display: Does not comply: One or more specified verification protocol requirements on this document are not met&gt;&gt;</w:t>
            </w:r>
          </w:p>
        </w:tc>
      </w:tr>
    </w:tbl>
    <w:p w14:paraId="2CF8DB8F" w14:textId="77777777" w:rsidR="00B7206B" w:rsidRDefault="00B7206B">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E16DC5" w:rsidRPr="00E16DC5" w14:paraId="318A05D4" w14:textId="77777777" w:rsidTr="00E16DC5">
        <w:trPr>
          <w:trHeight w:val="288"/>
        </w:trPr>
        <w:tc>
          <w:tcPr>
            <w:tcW w:w="10950" w:type="dxa"/>
            <w:gridSpan w:val="4"/>
            <w:vAlign w:val="center"/>
          </w:tcPr>
          <w:p w14:paraId="318A05D3" w14:textId="77777777" w:rsidR="00E16DC5" w:rsidRPr="00E16DC5" w:rsidRDefault="00E16DC5" w:rsidP="00BE7FE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E16DC5">
              <w:rPr>
                <w:rFonts w:asciiTheme="minorHAnsi" w:eastAsia="Calibri" w:hAnsiTheme="minorHAnsi" w:cs="Arial"/>
                <w:b/>
                <w:caps/>
                <w:sz w:val="18"/>
                <w:szCs w:val="18"/>
              </w:rPr>
              <w:lastRenderedPageBreak/>
              <w:t>Documentation Author's Declaration Statement</w:t>
            </w:r>
          </w:p>
        </w:tc>
      </w:tr>
      <w:tr w:rsidR="00E16DC5" w:rsidRPr="00E16DC5" w14:paraId="318A05D6" w14:textId="77777777" w:rsidTr="00E16DC5">
        <w:trPr>
          <w:trHeight w:val="360"/>
        </w:trPr>
        <w:tc>
          <w:tcPr>
            <w:tcW w:w="10950" w:type="dxa"/>
            <w:gridSpan w:val="4"/>
            <w:vAlign w:val="center"/>
          </w:tcPr>
          <w:p w14:paraId="318A05D5" w14:textId="77777777" w:rsidR="00E16DC5" w:rsidRPr="00E16DC5" w:rsidRDefault="00E16DC5" w:rsidP="00BE7FE3">
            <w:pPr>
              <w:numPr>
                <w:ilvl w:val="0"/>
                <w:numId w:val="19"/>
              </w:numPr>
              <w:ind w:left="271" w:hanging="288"/>
              <w:rPr>
                <w:rFonts w:asciiTheme="minorHAnsi" w:eastAsia="Calibri" w:hAnsiTheme="minorHAnsi"/>
                <w:sz w:val="18"/>
                <w:szCs w:val="18"/>
              </w:rPr>
            </w:pPr>
            <w:r w:rsidRPr="00E16DC5">
              <w:rPr>
                <w:rFonts w:asciiTheme="minorHAnsi" w:eastAsia="Calibri" w:hAnsiTheme="minorHAnsi"/>
                <w:sz w:val="18"/>
                <w:szCs w:val="18"/>
              </w:rPr>
              <w:t>I certify that this Certificate of Verification documentation is accurate and complete.</w:t>
            </w:r>
          </w:p>
        </w:tc>
      </w:tr>
      <w:tr w:rsidR="00E16DC5" w:rsidRPr="00E16DC5" w14:paraId="318A05D9" w14:textId="77777777" w:rsidTr="00E16DC5">
        <w:trPr>
          <w:trHeight w:val="360"/>
        </w:trPr>
        <w:tc>
          <w:tcPr>
            <w:tcW w:w="5434" w:type="dxa"/>
          </w:tcPr>
          <w:p w14:paraId="318A05D7"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Documentation Author Name:</w:t>
            </w:r>
          </w:p>
        </w:tc>
        <w:tc>
          <w:tcPr>
            <w:tcW w:w="5516" w:type="dxa"/>
            <w:gridSpan w:val="3"/>
          </w:tcPr>
          <w:p w14:paraId="318A05D8"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Documentation Author Signature:</w:t>
            </w:r>
          </w:p>
        </w:tc>
      </w:tr>
      <w:tr w:rsidR="00E16DC5" w:rsidRPr="00E16DC5" w14:paraId="318A05DC" w14:textId="77777777" w:rsidTr="00E16DC5">
        <w:trPr>
          <w:trHeight w:val="360"/>
        </w:trPr>
        <w:tc>
          <w:tcPr>
            <w:tcW w:w="5434" w:type="dxa"/>
          </w:tcPr>
          <w:p w14:paraId="318A05DA"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Company:</w:t>
            </w:r>
          </w:p>
        </w:tc>
        <w:tc>
          <w:tcPr>
            <w:tcW w:w="5516" w:type="dxa"/>
            <w:gridSpan w:val="3"/>
          </w:tcPr>
          <w:p w14:paraId="318A05DB"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Date Signed:</w:t>
            </w:r>
          </w:p>
        </w:tc>
      </w:tr>
      <w:tr w:rsidR="00E16DC5" w:rsidRPr="00E16DC5" w14:paraId="318A05DF" w14:textId="77777777" w:rsidTr="00E16DC5">
        <w:trPr>
          <w:trHeight w:val="360"/>
        </w:trPr>
        <w:tc>
          <w:tcPr>
            <w:tcW w:w="5434" w:type="dxa"/>
          </w:tcPr>
          <w:p w14:paraId="318A05DD"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Address:</w:t>
            </w:r>
          </w:p>
        </w:tc>
        <w:tc>
          <w:tcPr>
            <w:tcW w:w="5516" w:type="dxa"/>
            <w:gridSpan w:val="3"/>
          </w:tcPr>
          <w:p w14:paraId="318A05DE"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CEA/HERS Certification Information (if applicable):</w:t>
            </w:r>
          </w:p>
        </w:tc>
      </w:tr>
      <w:tr w:rsidR="00E16DC5" w:rsidRPr="00E16DC5" w14:paraId="318A05E2" w14:textId="77777777" w:rsidTr="00E16DC5">
        <w:trPr>
          <w:trHeight w:val="360"/>
        </w:trPr>
        <w:tc>
          <w:tcPr>
            <w:tcW w:w="5434" w:type="dxa"/>
          </w:tcPr>
          <w:p w14:paraId="318A05E0"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City/State/Zip:</w:t>
            </w:r>
          </w:p>
        </w:tc>
        <w:tc>
          <w:tcPr>
            <w:tcW w:w="5516" w:type="dxa"/>
            <w:gridSpan w:val="3"/>
          </w:tcPr>
          <w:p w14:paraId="318A05E1" w14:textId="77777777" w:rsidR="00E16DC5" w:rsidRPr="00E16DC5" w:rsidRDefault="00E16DC5" w:rsidP="00E16DC5">
            <w:pPr>
              <w:spacing w:after="200" w:line="276" w:lineRule="auto"/>
              <w:rPr>
                <w:rFonts w:asciiTheme="minorHAnsi" w:eastAsia="Calibri" w:hAnsiTheme="minorHAnsi"/>
                <w:sz w:val="14"/>
                <w:szCs w:val="14"/>
              </w:rPr>
            </w:pPr>
            <w:r w:rsidRPr="00E16DC5">
              <w:rPr>
                <w:rFonts w:asciiTheme="minorHAnsi" w:eastAsia="Calibri" w:hAnsiTheme="minorHAnsi"/>
                <w:sz w:val="14"/>
                <w:szCs w:val="14"/>
              </w:rPr>
              <w:t>Phone:</w:t>
            </w:r>
          </w:p>
        </w:tc>
      </w:tr>
      <w:tr w:rsidR="00E16DC5" w:rsidRPr="00E16DC5" w14:paraId="318A05E4" w14:textId="77777777" w:rsidTr="00E16DC5">
        <w:tblPrEx>
          <w:tblCellMar>
            <w:left w:w="115" w:type="dxa"/>
            <w:right w:w="115" w:type="dxa"/>
          </w:tblCellMar>
        </w:tblPrEx>
        <w:trPr>
          <w:trHeight w:val="296"/>
        </w:trPr>
        <w:tc>
          <w:tcPr>
            <w:tcW w:w="10950" w:type="dxa"/>
            <w:gridSpan w:val="4"/>
            <w:vAlign w:val="center"/>
          </w:tcPr>
          <w:p w14:paraId="318A05E3" w14:textId="77777777" w:rsidR="00E16DC5" w:rsidRPr="00E16DC5" w:rsidRDefault="00E16DC5" w:rsidP="00BE7FE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E16DC5">
              <w:rPr>
                <w:rFonts w:asciiTheme="minorHAnsi" w:eastAsia="Calibri" w:hAnsiTheme="minorHAnsi" w:cs="Arial"/>
                <w:b/>
                <w:caps/>
                <w:sz w:val="18"/>
                <w:szCs w:val="18"/>
              </w:rPr>
              <w:t xml:space="preserve">Responsible Person's Declaration statement </w:t>
            </w:r>
          </w:p>
        </w:tc>
      </w:tr>
      <w:tr w:rsidR="00E16DC5" w:rsidRPr="00E16DC5" w14:paraId="318A05EB" w14:textId="77777777" w:rsidTr="00E16DC5">
        <w:tblPrEx>
          <w:tblCellMar>
            <w:left w:w="115" w:type="dxa"/>
            <w:right w:w="115" w:type="dxa"/>
          </w:tblCellMar>
        </w:tblPrEx>
        <w:trPr>
          <w:trHeight w:val="504"/>
        </w:trPr>
        <w:tc>
          <w:tcPr>
            <w:tcW w:w="10950" w:type="dxa"/>
            <w:gridSpan w:val="4"/>
            <w:shd w:val="clear" w:color="auto" w:fill="auto"/>
          </w:tcPr>
          <w:p w14:paraId="318A05E5" w14:textId="77777777" w:rsidR="00E16DC5" w:rsidRPr="00E16DC5" w:rsidRDefault="00E16DC5" w:rsidP="00BE7FE3">
            <w:pPr>
              <w:keepNext/>
              <w:widowControl w:val="0"/>
              <w:ind w:right="90"/>
              <w:rPr>
                <w:rFonts w:asciiTheme="minorHAnsi" w:hAnsiTheme="minorHAnsi"/>
                <w:snapToGrid w:val="0"/>
                <w:sz w:val="18"/>
                <w:szCs w:val="18"/>
              </w:rPr>
            </w:pPr>
            <w:r w:rsidRPr="00E16DC5">
              <w:rPr>
                <w:rFonts w:asciiTheme="minorHAnsi" w:hAnsiTheme="minorHAnsi"/>
                <w:snapToGrid w:val="0"/>
                <w:sz w:val="18"/>
                <w:szCs w:val="18"/>
              </w:rPr>
              <w:t xml:space="preserve">I certify the following under penalty of perjury, under the laws of the State of California: </w:t>
            </w:r>
          </w:p>
          <w:p w14:paraId="318A05E6" w14:textId="77777777" w:rsidR="00E16DC5" w:rsidRPr="00E16DC5" w:rsidRDefault="00E16DC5" w:rsidP="00BE7FE3">
            <w:pPr>
              <w:keepNext/>
              <w:widowControl w:val="0"/>
              <w:numPr>
                <w:ilvl w:val="0"/>
                <w:numId w:val="18"/>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The information provided on this Certificate of Verification is true and correct.</w:t>
            </w:r>
          </w:p>
          <w:p w14:paraId="318A05E7" w14:textId="77777777" w:rsidR="00E16DC5" w:rsidRPr="00E16DC5" w:rsidRDefault="00E16DC5" w:rsidP="00BE7FE3">
            <w:pPr>
              <w:keepNext/>
              <w:widowControl w:val="0"/>
              <w:numPr>
                <w:ilvl w:val="0"/>
                <w:numId w:val="18"/>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I am the certified HERS Rater who performed the verification identified and reported on this Certificate of Verification (responsible rater).</w:t>
            </w:r>
          </w:p>
          <w:p w14:paraId="318A05E8" w14:textId="77777777" w:rsidR="00E16DC5" w:rsidRPr="00E16DC5" w:rsidRDefault="00E16DC5" w:rsidP="00BE7FE3">
            <w:pPr>
              <w:keepNext/>
              <w:widowControl w:val="0"/>
              <w:numPr>
                <w:ilvl w:val="0"/>
                <w:numId w:val="18"/>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18A05E9" w14:textId="77777777" w:rsidR="00E16DC5" w:rsidRPr="00E16DC5" w:rsidRDefault="00E16DC5" w:rsidP="00BE7FE3">
            <w:pPr>
              <w:keepNext/>
              <w:widowControl w:val="0"/>
              <w:numPr>
                <w:ilvl w:val="0"/>
                <w:numId w:val="18"/>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18A05EA" w14:textId="77777777" w:rsidR="00E16DC5" w:rsidRPr="00E16DC5" w:rsidRDefault="00E16DC5" w:rsidP="00BE7FE3">
            <w:pPr>
              <w:keepNext/>
              <w:widowControl w:val="0"/>
              <w:numPr>
                <w:ilvl w:val="0"/>
                <w:numId w:val="18"/>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E16DC5" w:rsidRPr="00E16DC5" w14:paraId="318A05ED" w14:textId="77777777" w:rsidTr="00E16DC5">
        <w:tblPrEx>
          <w:tblCellMar>
            <w:left w:w="115" w:type="dxa"/>
            <w:right w:w="115" w:type="dxa"/>
          </w:tblCellMar>
        </w:tblPrEx>
        <w:trPr>
          <w:trHeight w:val="278"/>
        </w:trPr>
        <w:tc>
          <w:tcPr>
            <w:tcW w:w="10950" w:type="dxa"/>
            <w:gridSpan w:val="4"/>
            <w:vAlign w:val="center"/>
          </w:tcPr>
          <w:p w14:paraId="318A05EC" w14:textId="77777777" w:rsidR="00E16DC5" w:rsidRPr="00E16DC5" w:rsidRDefault="00E16DC5" w:rsidP="00BE7FE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E16DC5">
              <w:rPr>
                <w:rFonts w:asciiTheme="minorHAnsi" w:eastAsia="Calibri" w:hAnsiTheme="minorHAnsi" w:cs="Arial"/>
                <w:b/>
                <w:caps/>
                <w:sz w:val="18"/>
                <w:szCs w:val="18"/>
              </w:rPr>
              <w:t>BUILDER OR INSTALLER INFORMATION AS SHOWN ON THE CERTIFICATE OF INSTALLATION</w:t>
            </w:r>
          </w:p>
        </w:tc>
      </w:tr>
      <w:tr w:rsidR="00E16DC5" w:rsidRPr="00E16DC5" w14:paraId="318A05EF" w14:textId="77777777" w:rsidTr="00E16DC5">
        <w:tblPrEx>
          <w:tblCellMar>
            <w:left w:w="115" w:type="dxa"/>
            <w:right w:w="115" w:type="dxa"/>
          </w:tblCellMar>
        </w:tblPrEx>
        <w:trPr>
          <w:trHeight w:hRule="exact" w:val="360"/>
        </w:trPr>
        <w:tc>
          <w:tcPr>
            <w:tcW w:w="10950" w:type="dxa"/>
            <w:gridSpan w:val="4"/>
            <w:vAlign w:val="center"/>
          </w:tcPr>
          <w:p w14:paraId="318A05EE" w14:textId="77777777" w:rsidR="00E16DC5" w:rsidRPr="00E16DC5" w:rsidRDefault="00E16DC5" w:rsidP="00E16DC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E16DC5">
              <w:rPr>
                <w:rFonts w:asciiTheme="minorHAnsi" w:eastAsia="Calibri" w:hAnsiTheme="minorHAnsi"/>
                <w:sz w:val="14"/>
                <w:szCs w:val="14"/>
              </w:rPr>
              <w:t>Company Name (Installing Subcontractor, General Contractor, or Builder/Owner):</w:t>
            </w:r>
          </w:p>
        </w:tc>
      </w:tr>
      <w:tr w:rsidR="00E16DC5" w:rsidRPr="00E16DC5" w14:paraId="318A05F2" w14:textId="77777777" w:rsidTr="00E16DC5">
        <w:tblPrEx>
          <w:tblCellMar>
            <w:left w:w="115" w:type="dxa"/>
            <w:right w:w="115" w:type="dxa"/>
          </w:tblCellMar>
        </w:tblPrEx>
        <w:trPr>
          <w:trHeight w:hRule="exact" w:val="360"/>
        </w:trPr>
        <w:tc>
          <w:tcPr>
            <w:tcW w:w="5475" w:type="dxa"/>
            <w:gridSpan w:val="2"/>
          </w:tcPr>
          <w:p w14:paraId="318A05F0" w14:textId="77777777" w:rsidR="00E16DC5" w:rsidRPr="00E16DC5" w:rsidRDefault="00E16DC5" w:rsidP="00E16DC5">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E16DC5">
              <w:rPr>
                <w:rFonts w:asciiTheme="minorHAnsi" w:eastAsia="Calibri" w:hAnsiTheme="minorHAnsi"/>
                <w:sz w:val="14"/>
                <w:szCs w:val="14"/>
              </w:rPr>
              <w:t>Responsible Builder or Installer Name:</w:t>
            </w:r>
          </w:p>
        </w:tc>
        <w:tc>
          <w:tcPr>
            <w:tcW w:w="5475" w:type="dxa"/>
            <w:gridSpan w:val="2"/>
          </w:tcPr>
          <w:p w14:paraId="318A05F1" w14:textId="77777777" w:rsidR="00E16DC5" w:rsidRPr="00E16DC5" w:rsidRDefault="00E16DC5" w:rsidP="00E16DC5">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CSLB License:</w:t>
            </w:r>
          </w:p>
        </w:tc>
      </w:tr>
      <w:tr w:rsidR="00E16DC5" w:rsidRPr="00E16DC5" w14:paraId="318A05F4" w14:textId="77777777" w:rsidTr="00E16DC5">
        <w:tblPrEx>
          <w:tblCellMar>
            <w:left w:w="108" w:type="dxa"/>
            <w:right w:w="108" w:type="dxa"/>
          </w:tblCellMar>
        </w:tblPrEx>
        <w:trPr>
          <w:trHeight w:hRule="exact" w:val="288"/>
        </w:trPr>
        <w:tc>
          <w:tcPr>
            <w:tcW w:w="10950" w:type="dxa"/>
            <w:gridSpan w:val="4"/>
            <w:vAlign w:val="center"/>
          </w:tcPr>
          <w:p w14:paraId="318A05F3" w14:textId="77777777" w:rsidR="00E16DC5" w:rsidRPr="00E16DC5" w:rsidRDefault="00E16DC5" w:rsidP="00BE7FE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E16DC5">
              <w:rPr>
                <w:rFonts w:asciiTheme="minorHAnsi" w:eastAsia="Calibri" w:hAnsiTheme="minorHAnsi" w:cs="Arial"/>
                <w:b/>
                <w:caps/>
                <w:sz w:val="18"/>
                <w:szCs w:val="18"/>
              </w:rPr>
              <w:t>HERS PROVIDER DATA REGISTRY INFORMATION</w:t>
            </w:r>
          </w:p>
        </w:tc>
      </w:tr>
      <w:tr w:rsidR="00E16DC5" w:rsidRPr="00E16DC5" w14:paraId="318A05F7" w14:textId="77777777" w:rsidTr="00E16DC5">
        <w:tblPrEx>
          <w:tblCellMar>
            <w:left w:w="108" w:type="dxa"/>
            <w:right w:w="108" w:type="dxa"/>
          </w:tblCellMar>
        </w:tblPrEx>
        <w:trPr>
          <w:trHeight w:hRule="exact" w:val="360"/>
        </w:trPr>
        <w:tc>
          <w:tcPr>
            <w:tcW w:w="5482" w:type="dxa"/>
            <w:gridSpan w:val="3"/>
          </w:tcPr>
          <w:p w14:paraId="318A05F5" w14:textId="77777777" w:rsidR="00E16DC5" w:rsidRPr="00E16DC5" w:rsidRDefault="00E16DC5" w:rsidP="00E16DC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Sample Group Number (if applicable):</w:t>
            </w:r>
          </w:p>
        </w:tc>
        <w:tc>
          <w:tcPr>
            <w:tcW w:w="5468" w:type="dxa"/>
          </w:tcPr>
          <w:p w14:paraId="318A05F6" w14:textId="3FA8966B" w:rsidR="00E16DC5" w:rsidRPr="00E16DC5" w:rsidRDefault="00E16DC5" w:rsidP="00E16DC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Dwelling Test Status in Sample Group (if applicable)</w:t>
            </w:r>
            <w:r w:rsidR="00745320">
              <w:rPr>
                <w:rFonts w:asciiTheme="minorHAnsi" w:eastAsia="Calibri" w:hAnsiTheme="minorHAnsi"/>
                <w:sz w:val="14"/>
                <w:szCs w:val="14"/>
              </w:rPr>
              <w:t>:</w:t>
            </w:r>
          </w:p>
        </w:tc>
      </w:tr>
      <w:tr w:rsidR="00E16DC5" w:rsidRPr="00E16DC5" w14:paraId="318A05F9" w14:textId="77777777" w:rsidTr="00E16DC5">
        <w:tblPrEx>
          <w:tblCellMar>
            <w:left w:w="108" w:type="dxa"/>
            <w:right w:w="108" w:type="dxa"/>
          </w:tblCellMar>
        </w:tblPrEx>
        <w:trPr>
          <w:trHeight w:val="288"/>
        </w:trPr>
        <w:tc>
          <w:tcPr>
            <w:tcW w:w="10950" w:type="dxa"/>
            <w:gridSpan w:val="4"/>
            <w:vAlign w:val="center"/>
          </w:tcPr>
          <w:p w14:paraId="318A05F8" w14:textId="77777777" w:rsidR="00E16DC5" w:rsidRPr="00E16DC5" w:rsidRDefault="00E16DC5" w:rsidP="00BE7FE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E16DC5">
              <w:rPr>
                <w:rFonts w:asciiTheme="minorHAnsi" w:eastAsia="Calibri" w:hAnsiTheme="minorHAnsi" w:cs="Arial"/>
                <w:b/>
                <w:caps/>
                <w:sz w:val="18"/>
                <w:szCs w:val="18"/>
              </w:rPr>
              <w:t>HERS RATER INFORMATION</w:t>
            </w:r>
          </w:p>
        </w:tc>
      </w:tr>
      <w:tr w:rsidR="00E16DC5" w:rsidRPr="00E16DC5" w14:paraId="318A05FB" w14:textId="77777777" w:rsidTr="00E16DC5">
        <w:tblPrEx>
          <w:tblCellMar>
            <w:left w:w="108" w:type="dxa"/>
            <w:right w:w="108" w:type="dxa"/>
          </w:tblCellMar>
        </w:tblPrEx>
        <w:trPr>
          <w:trHeight w:hRule="exact" w:val="360"/>
        </w:trPr>
        <w:tc>
          <w:tcPr>
            <w:tcW w:w="10950" w:type="dxa"/>
            <w:gridSpan w:val="4"/>
          </w:tcPr>
          <w:p w14:paraId="318A05FA" w14:textId="77777777" w:rsidR="00E16DC5" w:rsidRPr="00E16DC5" w:rsidRDefault="00E16DC5" w:rsidP="00E16DC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HERS Rater Company Name:</w:t>
            </w:r>
          </w:p>
        </w:tc>
      </w:tr>
      <w:tr w:rsidR="00E16DC5" w:rsidRPr="00E16DC5" w14:paraId="318A05FE" w14:textId="77777777" w:rsidTr="00E16DC5">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18A05FC" w14:textId="77777777" w:rsidR="00E16DC5" w:rsidRPr="00E16DC5" w:rsidRDefault="00E16DC5" w:rsidP="00E16DC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318A05FD" w14:textId="77777777" w:rsidR="00E16DC5" w:rsidRPr="00E16DC5" w:rsidRDefault="00E16DC5" w:rsidP="00E16DC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Signature:</w:t>
            </w:r>
          </w:p>
        </w:tc>
      </w:tr>
      <w:tr w:rsidR="00E16DC5" w:rsidRPr="00E16DC5" w14:paraId="318A0601" w14:textId="77777777" w:rsidTr="00E16DC5">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18A05FF" w14:textId="419F4F54" w:rsidR="00E16DC5" w:rsidRPr="00E16DC5" w:rsidRDefault="00E16DC5" w:rsidP="00E16DC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Certification Number w/ this HERS Provider</w:t>
            </w:r>
            <w:r w:rsidR="00745320">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318A0600" w14:textId="77777777" w:rsidR="00E16DC5" w:rsidRPr="00E16DC5" w:rsidRDefault="00E16DC5" w:rsidP="00E16DC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Date Signed:</w:t>
            </w:r>
          </w:p>
        </w:tc>
      </w:tr>
    </w:tbl>
    <w:p w14:paraId="318A0602" w14:textId="77777777" w:rsidR="00AD56CE" w:rsidRDefault="00AD56CE" w:rsidP="006D0E63">
      <w:pPr>
        <w:rPr>
          <w:rFonts w:asciiTheme="minorHAnsi" w:hAnsiTheme="minorHAnsi"/>
          <w:sz w:val="18"/>
          <w:szCs w:val="18"/>
        </w:rPr>
      </w:pPr>
    </w:p>
    <w:p w14:paraId="318A074D" w14:textId="62B1A01C" w:rsidR="00E16DC5" w:rsidRPr="00316503" w:rsidRDefault="00E16DC5" w:rsidP="006D0E63">
      <w:pPr>
        <w:rPr>
          <w:rFonts w:asciiTheme="minorHAnsi" w:hAnsiTheme="minorHAnsi"/>
          <w:sz w:val="18"/>
          <w:szCs w:val="18"/>
        </w:rPr>
      </w:pPr>
    </w:p>
    <w:sectPr w:rsidR="00E16DC5" w:rsidRPr="00316503" w:rsidSect="00670C0A">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B36BB5" w14:textId="77777777" w:rsidR="00AC5684" w:rsidRDefault="00AC5684">
      <w:r>
        <w:separator/>
      </w:r>
    </w:p>
  </w:endnote>
  <w:endnote w:type="continuationSeparator" w:id="0">
    <w:p w14:paraId="253DD3BD" w14:textId="77777777" w:rsidR="00AC5684" w:rsidRDefault="00AC5684">
      <w:r>
        <w:continuationSeparator/>
      </w:r>
    </w:p>
  </w:endnote>
  <w:endnote w:type="continuationNotice" w:id="1">
    <w:p w14:paraId="6134521B" w14:textId="77777777" w:rsidR="00AC5684" w:rsidRDefault="00AC56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54F433" w14:textId="77777777" w:rsidR="00343A7B" w:rsidRDefault="00343A7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65" w14:textId="77777777" w:rsidR="00AC5684" w:rsidRPr="00337746" w:rsidRDefault="00AC5684" w:rsidP="00337746">
    <w:pPr>
      <w:pStyle w:val="Footer"/>
    </w:pPr>
    <w:r w:rsidRPr="00337746">
      <w:t xml:space="preserve">Registration Number:                                            Registration Date/Time:                                                        HERS Provider:                               </w:t>
    </w:r>
  </w:p>
  <w:p w14:paraId="318A0766" w14:textId="2D22682A" w:rsidR="00AC5684" w:rsidRPr="00337746" w:rsidRDefault="00AC5684" w:rsidP="00337746">
    <w:pPr>
      <w:pStyle w:val="Footer"/>
    </w:pPr>
    <w:r w:rsidRPr="00337746">
      <w:t>CA Building Energy Efficiency Standards - 201</w:t>
    </w:r>
    <w:r>
      <w:t>6</w:t>
    </w:r>
    <w:r w:rsidRPr="00337746">
      <w:t xml:space="preserve"> Residential Compliance</w:t>
    </w:r>
    <w:r w:rsidRPr="00337746">
      <w:tab/>
    </w:r>
    <w:del w:id="4" w:author="Shewmaker, Michael@Energy" w:date="2016-03-29T15:47:00Z">
      <w:r w:rsidDel="00BA42BA">
        <w:delText xml:space="preserve">January </w:delText>
      </w:r>
    </w:del>
    <w:ins w:id="5" w:author="Shewmaker, Michael@Energy" w:date="2016-09-29T14:23:00Z">
      <w:r w:rsidR="00343A7B">
        <w:t>September</w:t>
      </w:r>
    </w:ins>
    <w:ins w:id="6" w:author="Shewmaker, Michael@Energy" w:date="2016-03-29T15:47:00Z">
      <w:r>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04D0C4" w14:textId="77777777" w:rsidR="00343A7B" w:rsidRDefault="00343A7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70" w14:textId="01DBE717" w:rsidR="00AC5684" w:rsidRPr="00337746" w:rsidRDefault="00AC5684" w:rsidP="00337746">
    <w:pPr>
      <w:pStyle w:val="Footer"/>
    </w:pPr>
    <w:r w:rsidRPr="00337746">
      <w:t>CA Building Energy Efficiency Standards - 201</w:t>
    </w:r>
    <w:r>
      <w:t>6</w:t>
    </w:r>
    <w:r w:rsidRPr="00337746">
      <w:t xml:space="preserve"> Residential Compliance</w:t>
    </w:r>
    <w:r w:rsidRPr="00337746">
      <w:tab/>
    </w:r>
    <w:del w:id="7" w:author="Shewmaker, Michael@Energy" w:date="2016-03-29T15:47:00Z">
      <w:r w:rsidDel="00BA42BA">
        <w:delText xml:space="preserve">January </w:delText>
      </w:r>
    </w:del>
    <w:ins w:id="8" w:author="Shewmaker, Michael@Energy" w:date="2016-09-29T14:23:00Z">
      <w:r w:rsidR="00343A7B">
        <w:t>September</w:t>
      </w:r>
    </w:ins>
    <w:ins w:id="9" w:author="Shewmaker, Michael@Energy" w:date="2016-03-29T15:47:00Z">
      <w:r>
        <w:t xml:space="preserve"> </w:t>
      </w:r>
    </w:ins>
    <w:r>
      <w:t>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7A" w14:textId="2B240609" w:rsidR="00AC5684" w:rsidRPr="006D0E63" w:rsidRDefault="00AC5684" w:rsidP="00337746">
    <w:pPr>
      <w:pStyle w:val="Footer"/>
    </w:pPr>
    <w:r w:rsidRPr="006D0E63">
      <w:t>CA Building Energy Efficiency Standards - 201</w:t>
    </w:r>
    <w:r>
      <w:t>6</w:t>
    </w:r>
    <w:r w:rsidRPr="006D0E63">
      <w:t xml:space="preserve"> Residential Compliance</w:t>
    </w:r>
    <w:r w:rsidRPr="006D0E63">
      <w:tab/>
    </w:r>
    <w:del w:id="12" w:author="Shewmaker, Michael@Energy" w:date="2016-03-29T15:47:00Z">
      <w:r w:rsidDel="00BA42BA">
        <w:delText xml:space="preserve">January </w:delText>
      </w:r>
    </w:del>
    <w:ins w:id="13" w:author="Shewmaker, Michael@Energy" w:date="2016-09-29T14:23:00Z">
      <w:r w:rsidR="00343A7B">
        <w:t>September</w:t>
      </w:r>
    </w:ins>
    <w:bookmarkStart w:id="14" w:name="_GoBack"/>
    <w:bookmarkEnd w:id="14"/>
    <w:ins w:id="15" w:author="Shewmaker, Michael@Energy" w:date="2016-03-29T15:47:00Z">
      <w:r>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4D9551" w14:textId="77777777" w:rsidR="00AC5684" w:rsidRDefault="00AC5684">
      <w:r>
        <w:separator/>
      </w:r>
    </w:p>
  </w:footnote>
  <w:footnote w:type="continuationSeparator" w:id="0">
    <w:p w14:paraId="4F3ABDBB" w14:textId="77777777" w:rsidR="00AC5684" w:rsidRDefault="00AC5684">
      <w:r>
        <w:continuationSeparator/>
      </w:r>
    </w:p>
  </w:footnote>
  <w:footnote w:type="continuationNotice" w:id="1">
    <w:p w14:paraId="1F1E2D1B" w14:textId="77777777" w:rsidR="00AC5684" w:rsidRDefault="00AC568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52" w14:textId="77777777" w:rsidR="00AC5684" w:rsidRDefault="00343A7B">
    <w:pPr>
      <w:pStyle w:val="Header"/>
    </w:pPr>
    <w:r>
      <w:rPr>
        <w:noProof/>
      </w:rPr>
      <w:pict w14:anchorId="318A07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47" o:spid="_x0000_s8194"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53" w14:textId="46E25C69" w:rsidR="00AC5684" w:rsidRPr="007770C5" w:rsidRDefault="00AC5684" w:rsidP="005C2466">
    <w:pPr>
      <w:suppressAutoHyphens/>
      <w:ind w:left="-90"/>
      <w:rPr>
        <w:rFonts w:ascii="Arial" w:hAnsi="Arial" w:cs="Arial"/>
        <w:sz w:val="14"/>
        <w:szCs w:val="14"/>
      </w:rPr>
    </w:pPr>
    <w:r w:rsidRPr="00BE7FE3">
      <w:rPr>
        <w:rFonts w:ascii="Arial" w:hAnsi="Arial" w:cs="Arial"/>
        <w:noProof/>
        <w:sz w:val="14"/>
        <w:szCs w:val="14"/>
      </w:rPr>
      <w:drawing>
        <wp:anchor distT="0" distB="0" distL="114300" distR="114300" simplePos="0" relativeHeight="251658240" behindDoc="0" locked="0" layoutInCell="1" allowOverlap="1" wp14:anchorId="318A077E" wp14:editId="77CDFCCA">
          <wp:simplePos x="0" y="0"/>
          <wp:positionH relativeFrom="margin">
            <wp:posOffset>6625590</wp:posOffset>
          </wp:positionH>
          <wp:positionV relativeFrom="margin">
            <wp:posOffset>-1214120</wp:posOffset>
          </wp:positionV>
          <wp:extent cx="308610" cy="270510"/>
          <wp:effectExtent l="0" t="0" r="0" b="0"/>
          <wp:wrapSquare wrapText="bothSides"/>
          <wp:docPr id="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343A7B">
      <w:rPr>
        <w:rFonts w:ascii="Arial" w:hAnsi="Arial" w:cs="Arial"/>
        <w:noProof/>
        <w:sz w:val="14"/>
        <w:szCs w:val="14"/>
      </w:rPr>
      <w:pict w14:anchorId="318A07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48" o:spid="_x0000_s8195"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318A0754" w14:textId="77777777" w:rsidR="00AC5684" w:rsidRPr="007770C5" w:rsidRDefault="00AC5684" w:rsidP="005C2466">
    <w:pPr>
      <w:suppressAutoHyphens/>
      <w:ind w:left="-90"/>
      <w:rPr>
        <w:rFonts w:ascii="Arial" w:hAnsi="Arial" w:cs="Arial"/>
        <w:b/>
        <w:sz w:val="24"/>
        <w:szCs w:val="24"/>
      </w:rPr>
    </w:pPr>
    <w:r>
      <w:rPr>
        <w:rFonts w:ascii="Arial" w:hAnsi="Arial" w:cs="Arial"/>
        <w:b/>
        <w:sz w:val="24"/>
        <w:szCs w:val="24"/>
      </w:rPr>
      <w:t>INDOOR AIR QUALITY AND MECHANICAL VENTILATION</w:t>
    </w:r>
  </w:p>
  <w:p w14:paraId="318A0755" w14:textId="4CB0CE08" w:rsidR="00AC5684" w:rsidRPr="007770C5" w:rsidRDefault="00AC5684" w:rsidP="005C2466">
    <w:pPr>
      <w:suppressAutoHyphens/>
      <w:ind w:left="-90"/>
      <w:rPr>
        <w:rFonts w:ascii="Arial" w:hAnsi="Arial" w:cs="Arial"/>
        <w:sz w:val="14"/>
        <w:szCs w:val="14"/>
      </w:rPr>
    </w:pPr>
    <w:r>
      <w:rPr>
        <w:rFonts w:ascii="Arial" w:hAnsi="Arial" w:cs="Arial"/>
        <w:sz w:val="14"/>
        <w:szCs w:val="14"/>
      </w:rPr>
      <w:t>CEC-CF3R-MCH-27-H</w:t>
    </w:r>
    <w:r w:rsidRPr="007770C5">
      <w:rPr>
        <w:rFonts w:ascii="Arial" w:hAnsi="Arial" w:cs="Arial"/>
        <w:sz w:val="14"/>
        <w:szCs w:val="14"/>
      </w:rPr>
      <w:t xml:space="preserve"> (Revised </w:t>
    </w:r>
    <w:del w:id="1" w:author="Shewmaker, Michael@Energy" w:date="2016-09-29T14:23:00Z">
      <w:r w:rsidDel="00343A7B">
        <w:rPr>
          <w:rFonts w:ascii="Arial" w:hAnsi="Arial" w:cs="Arial"/>
          <w:sz w:val="14"/>
          <w:szCs w:val="14"/>
        </w:rPr>
        <w:delText>0</w:delText>
      </w:r>
    </w:del>
    <w:del w:id="2" w:author="Shewmaker, Michael@Energy" w:date="2016-03-29T15:47:00Z">
      <w:r w:rsidDel="00BA42BA">
        <w:rPr>
          <w:rFonts w:ascii="Arial" w:hAnsi="Arial" w:cs="Arial"/>
          <w:sz w:val="14"/>
          <w:szCs w:val="14"/>
        </w:rPr>
        <w:delText>1</w:delText>
      </w:r>
    </w:del>
    <w:ins w:id="3" w:author="Shewmaker, Michael@Energy" w:date="2016-09-29T14:23:00Z">
      <w:r w:rsidR="00343A7B">
        <w:rPr>
          <w:rFonts w:ascii="Arial" w:hAnsi="Arial" w:cs="Arial"/>
          <w:sz w:val="14"/>
          <w:szCs w:val="14"/>
        </w:rPr>
        <w:t>09</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AC5684" w:rsidRPr="00F85124" w14:paraId="318A0758" w14:textId="77777777" w:rsidTr="005C2466">
      <w:trPr>
        <w:cantSplit/>
        <w:trHeight w:val="288"/>
      </w:trPr>
      <w:tc>
        <w:tcPr>
          <w:tcW w:w="3881" w:type="pct"/>
          <w:gridSpan w:val="2"/>
          <w:tcBorders>
            <w:bottom w:val="single" w:sz="4" w:space="0" w:color="auto"/>
            <w:right w:val="nil"/>
          </w:tcBorders>
          <w:vAlign w:val="center"/>
        </w:tcPr>
        <w:p w14:paraId="318A0756" w14:textId="77777777" w:rsidR="00AC5684" w:rsidRPr="006D0E63" w:rsidRDefault="00AC5684" w:rsidP="00CD30DB">
          <w:pPr>
            <w:pStyle w:val="Style17"/>
            <w:rPr>
              <w:b/>
              <w:sz w:val="20"/>
            </w:rPr>
          </w:pPr>
          <w:r w:rsidRPr="006D0E63">
            <w:rPr>
              <w:sz w:val="20"/>
            </w:rPr>
            <w:t xml:space="preserve">CERTIFICATE OF </w:t>
          </w:r>
          <w:r>
            <w:rPr>
              <w:sz w:val="20"/>
            </w:rPr>
            <w:t>VERIFICATION</w:t>
          </w:r>
        </w:p>
      </w:tc>
      <w:tc>
        <w:tcPr>
          <w:tcW w:w="1119" w:type="pct"/>
          <w:tcBorders>
            <w:left w:val="nil"/>
            <w:bottom w:val="single" w:sz="4" w:space="0" w:color="auto"/>
          </w:tcBorders>
          <w:tcMar>
            <w:left w:w="115" w:type="dxa"/>
            <w:right w:w="115" w:type="dxa"/>
          </w:tcMar>
          <w:vAlign w:val="center"/>
        </w:tcPr>
        <w:p w14:paraId="318A0757" w14:textId="77777777" w:rsidR="00AC5684" w:rsidRPr="006D0E63" w:rsidRDefault="00AC5684" w:rsidP="00303368">
          <w:pPr>
            <w:pStyle w:val="Style18"/>
            <w:rPr>
              <w:b/>
              <w:sz w:val="20"/>
            </w:rPr>
          </w:pPr>
          <w:r w:rsidRPr="006D0E63">
            <w:rPr>
              <w:sz w:val="20"/>
            </w:rPr>
            <w:t>CF</w:t>
          </w:r>
          <w:r>
            <w:rPr>
              <w:sz w:val="20"/>
            </w:rPr>
            <w:t>3</w:t>
          </w:r>
          <w:r w:rsidRPr="006D0E63">
            <w:rPr>
              <w:sz w:val="20"/>
            </w:rPr>
            <w:t>R-MCH-27</w:t>
          </w:r>
          <w:r>
            <w:rPr>
              <w:sz w:val="20"/>
            </w:rPr>
            <w:t>c-H</w:t>
          </w:r>
        </w:p>
      </w:tc>
    </w:tr>
    <w:tr w:rsidR="00AC5684" w:rsidRPr="00F85124" w14:paraId="318A075B" w14:textId="77777777" w:rsidTr="00CD30DB">
      <w:trPr>
        <w:cantSplit/>
        <w:trHeight w:val="288"/>
      </w:trPr>
      <w:tc>
        <w:tcPr>
          <w:tcW w:w="2285" w:type="pct"/>
          <w:tcBorders>
            <w:right w:val="nil"/>
          </w:tcBorders>
        </w:tcPr>
        <w:p w14:paraId="318A0759" w14:textId="77777777" w:rsidR="00AC5684" w:rsidRPr="00F85124" w:rsidRDefault="00AC5684" w:rsidP="00CD30DB">
          <w:pPr>
            <w:pStyle w:val="Style19"/>
            <w:rPr>
              <w:sz w:val="12"/>
              <w:szCs w:val="12"/>
            </w:rPr>
          </w:pPr>
          <w:r w:rsidRPr="00505A99">
            <w:t>Indoor Air Quality and Mechanical Ventilation</w:t>
          </w:r>
        </w:p>
      </w:tc>
      <w:tc>
        <w:tcPr>
          <w:tcW w:w="2715" w:type="pct"/>
          <w:gridSpan w:val="2"/>
          <w:tcBorders>
            <w:left w:val="nil"/>
          </w:tcBorders>
        </w:tcPr>
        <w:p w14:paraId="318A075A" w14:textId="77777777" w:rsidR="00AC5684" w:rsidRPr="001C34F2" w:rsidRDefault="00AC5684" w:rsidP="00C77916">
          <w:pPr>
            <w:tabs>
              <w:tab w:val="right" w:pos="10543"/>
            </w:tabs>
            <w:jc w:val="right"/>
            <w:rPr>
              <w:rFonts w:asciiTheme="minorHAnsi" w:hAnsiTheme="minorHAnsi"/>
              <w:sz w:val="12"/>
              <w:szCs w:val="12"/>
            </w:rPr>
          </w:pPr>
          <w:r w:rsidRPr="001C34F2">
            <w:rPr>
              <w:rFonts w:asciiTheme="minorHAnsi" w:hAnsiTheme="minorHAnsi"/>
              <w:bCs/>
            </w:rPr>
            <w:t>(</w:t>
          </w:r>
          <w:r w:rsidRPr="00F85124">
            <w:rPr>
              <w:rFonts w:asciiTheme="minorHAnsi" w:hAnsiTheme="minorHAnsi"/>
              <w:bCs/>
            </w:rPr>
            <w:t xml:space="preserve">Page </w:t>
          </w:r>
          <w:r>
            <w:fldChar w:fldCharType="begin"/>
          </w:r>
          <w:r>
            <w:instrText xml:space="preserve"> PAGE   \* MERGEFORMAT </w:instrText>
          </w:r>
          <w:r>
            <w:fldChar w:fldCharType="separate"/>
          </w:r>
          <w:r w:rsidR="00343A7B" w:rsidRPr="00343A7B">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 xml:space="preserve"> of </w:t>
          </w:r>
          <w:r w:rsidR="00343A7B">
            <w:fldChar w:fldCharType="begin"/>
          </w:r>
          <w:r w:rsidR="00343A7B">
            <w:instrText xml:space="preserve"> SECTIONPAGES   \* MERGEFORMAT </w:instrText>
          </w:r>
          <w:r w:rsidR="00343A7B">
            <w:fldChar w:fldCharType="separate"/>
          </w:r>
          <w:r w:rsidR="00343A7B" w:rsidRPr="00343A7B">
            <w:rPr>
              <w:rFonts w:asciiTheme="minorHAnsi" w:hAnsiTheme="minorHAnsi"/>
              <w:bCs/>
              <w:noProof/>
            </w:rPr>
            <w:t>2</w:t>
          </w:r>
          <w:r w:rsidR="00343A7B">
            <w:rPr>
              <w:rFonts w:asciiTheme="minorHAnsi" w:hAnsiTheme="minorHAnsi"/>
              <w:bCs/>
              <w:noProof/>
            </w:rPr>
            <w:fldChar w:fldCharType="end"/>
          </w:r>
          <w:r w:rsidRPr="001C34F2">
            <w:rPr>
              <w:rFonts w:asciiTheme="minorHAnsi" w:hAnsiTheme="minorHAnsi"/>
              <w:bCs/>
            </w:rPr>
            <w:t>)</w:t>
          </w:r>
        </w:p>
      </w:tc>
    </w:tr>
    <w:tr w:rsidR="00AC5684" w:rsidRPr="00F85124" w14:paraId="318A075F" w14:textId="77777777" w:rsidTr="005C2466">
      <w:trPr>
        <w:cantSplit/>
        <w:trHeight w:val="288"/>
      </w:trPr>
      <w:tc>
        <w:tcPr>
          <w:tcW w:w="0" w:type="auto"/>
        </w:tcPr>
        <w:p w14:paraId="318A075C" w14:textId="77777777" w:rsidR="00AC5684" w:rsidRPr="00F85124" w:rsidRDefault="00AC5684" w:rsidP="00CD30DB">
          <w:pPr>
            <w:pStyle w:val="Style20"/>
          </w:pPr>
          <w:r w:rsidRPr="00F85124">
            <w:t>Project Name:</w:t>
          </w:r>
        </w:p>
      </w:tc>
      <w:tc>
        <w:tcPr>
          <w:tcW w:w="1596" w:type="pct"/>
        </w:tcPr>
        <w:p w14:paraId="318A075D" w14:textId="77777777" w:rsidR="00AC5684" w:rsidRPr="00F85124" w:rsidRDefault="00AC5684" w:rsidP="00CD30DB">
          <w:pPr>
            <w:pStyle w:val="Style20"/>
          </w:pPr>
          <w:r w:rsidRPr="00F85124">
            <w:t>Enforcement Agency:</w:t>
          </w:r>
        </w:p>
      </w:tc>
      <w:tc>
        <w:tcPr>
          <w:tcW w:w="1119" w:type="pct"/>
        </w:tcPr>
        <w:p w14:paraId="318A075E" w14:textId="77777777" w:rsidR="00AC5684" w:rsidRPr="00F85124" w:rsidRDefault="00AC5684" w:rsidP="00CD30DB">
          <w:pPr>
            <w:pStyle w:val="Style20"/>
          </w:pPr>
          <w:r w:rsidRPr="00F85124">
            <w:t>Permit Number:</w:t>
          </w:r>
        </w:p>
      </w:tc>
    </w:tr>
    <w:tr w:rsidR="00AC5684" w:rsidRPr="00F85124" w14:paraId="318A0763" w14:textId="77777777" w:rsidTr="005C2466">
      <w:trPr>
        <w:cantSplit/>
        <w:trHeight w:val="288"/>
      </w:trPr>
      <w:tc>
        <w:tcPr>
          <w:tcW w:w="0" w:type="auto"/>
        </w:tcPr>
        <w:p w14:paraId="318A0760" w14:textId="77777777" w:rsidR="00AC5684" w:rsidRPr="00F85124" w:rsidRDefault="00AC5684" w:rsidP="00CD30DB">
          <w:pPr>
            <w:pStyle w:val="Style20"/>
            <w:rPr>
              <w:vertAlign w:val="superscript"/>
            </w:rPr>
          </w:pPr>
          <w:r w:rsidRPr="00F85124">
            <w:t>Dwelling Address:</w:t>
          </w:r>
        </w:p>
      </w:tc>
      <w:tc>
        <w:tcPr>
          <w:tcW w:w="1596" w:type="pct"/>
        </w:tcPr>
        <w:p w14:paraId="318A0761" w14:textId="471F3C50" w:rsidR="00AC5684" w:rsidRPr="00F85124" w:rsidRDefault="00AC5684" w:rsidP="00CD30DB">
          <w:pPr>
            <w:pStyle w:val="Style20"/>
            <w:rPr>
              <w:vertAlign w:val="superscript"/>
            </w:rPr>
          </w:pPr>
          <w:r w:rsidRPr="00F85124">
            <w:t>City</w:t>
          </w:r>
          <w:r>
            <w:t>:</w:t>
          </w:r>
        </w:p>
      </w:tc>
      <w:tc>
        <w:tcPr>
          <w:tcW w:w="1119" w:type="pct"/>
        </w:tcPr>
        <w:p w14:paraId="318A0762" w14:textId="14599DBC" w:rsidR="00AC5684" w:rsidRPr="00F85124" w:rsidRDefault="00AC5684" w:rsidP="00CD30DB">
          <w:pPr>
            <w:pStyle w:val="Style20"/>
            <w:rPr>
              <w:vertAlign w:val="superscript"/>
            </w:rPr>
          </w:pPr>
          <w:r w:rsidRPr="00F85124">
            <w:t>Zip Code</w:t>
          </w:r>
          <w:r>
            <w:t>:</w:t>
          </w:r>
        </w:p>
      </w:tc>
    </w:tr>
  </w:tbl>
  <w:p w14:paraId="318A0764" w14:textId="77777777" w:rsidR="00AC5684" w:rsidRDefault="00AC568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67" w14:textId="77777777" w:rsidR="00AC5684" w:rsidRDefault="00343A7B">
    <w:pPr>
      <w:pStyle w:val="Header"/>
    </w:pPr>
    <w:r>
      <w:rPr>
        <w:noProof/>
      </w:rPr>
      <w:pict w14:anchorId="318A07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46" o:spid="_x0000_s8193"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68" w14:textId="77777777" w:rsidR="00AC5684" w:rsidRDefault="00343A7B">
    <w:pPr>
      <w:pStyle w:val="Header"/>
    </w:pPr>
    <w:r>
      <w:rPr>
        <w:noProof/>
      </w:rPr>
      <w:pict w14:anchorId="318A07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0" o:spid="_x0000_s8197"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AC5684" w:rsidRPr="00F85124" w14:paraId="318A076B" w14:textId="77777777" w:rsidTr="00CA4EEF">
      <w:trPr>
        <w:cantSplit/>
        <w:trHeight w:val="288"/>
      </w:trPr>
      <w:tc>
        <w:tcPr>
          <w:tcW w:w="3881" w:type="pct"/>
          <w:gridSpan w:val="2"/>
          <w:tcBorders>
            <w:bottom w:val="single" w:sz="4" w:space="0" w:color="auto"/>
            <w:right w:val="nil"/>
          </w:tcBorders>
          <w:vAlign w:val="center"/>
        </w:tcPr>
        <w:p w14:paraId="318A0769" w14:textId="77777777" w:rsidR="00AC5684" w:rsidRPr="00927918" w:rsidRDefault="00343A7B" w:rsidP="00CA4EEF">
          <w:pPr>
            <w:pStyle w:val="Style17"/>
            <w:rPr>
              <w:b/>
              <w:sz w:val="20"/>
            </w:rPr>
          </w:pPr>
          <w:r>
            <w:rPr>
              <w:noProof/>
              <w:sz w:val="20"/>
            </w:rPr>
            <w:pict w14:anchorId="318A07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1" o:spid="_x0000_s8198"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AC5684" w:rsidRPr="00927918">
            <w:rPr>
              <w:sz w:val="20"/>
            </w:rPr>
            <w:t xml:space="preserve">CERTIFICATE OF </w:t>
          </w:r>
          <w:r w:rsidR="00AC5684">
            <w:rPr>
              <w:sz w:val="20"/>
            </w:rPr>
            <w:t>VERIFICATION</w:t>
          </w:r>
          <w:r w:rsidR="00AC5684" w:rsidRPr="0053106D">
            <w:rPr>
              <w:sz w:val="20"/>
            </w:rPr>
            <w:t xml:space="preserve"> </w:t>
          </w:r>
          <w:r w:rsidR="00AC5684">
            <w:rPr>
              <w:sz w:val="20"/>
            </w:rPr>
            <w:t xml:space="preserve">- </w:t>
          </w:r>
          <w:r w:rsidR="00AC5684" w:rsidRPr="0053106D">
            <w:rPr>
              <w:sz w:val="20"/>
            </w:rPr>
            <w:t>USER INSTRUCTIONS</w:t>
          </w:r>
        </w:p>
      </w:tc>
      <w:tc>
        <w:tcPr>
          <w:tcW w:w="1119" w:type="pct"/>
          <w:tcBorders>
            <w:left w:val="nil"/>
            <w:bottom w:val="single" w:sz="4" w:space="0" w:color="auto"/>
          </w:tcBorders>
          <w:tcMar>
            <w:left w:w="115" w:type="dxa"/>
            <w:right w:w="115" w:type="dxa"/>
          </w:tcMar>
          <w:vAlign w:val="center"/>
        </w:tcPr>
        <w:p w14:paraId="318A076A" w14:textId="77777777" w:rsidR="00AC5684" w:rsidRPr="00927918" w:rsidRDefault="00AC5684" w:rsidP="00303368">
          <w:pPr>
            <w:pStyle w:val="Style18"/>
            <w:rPr>
              <w:b/>
              <w:sz w:val="20"/>
            </w:rPr>
          </w:pPr>
          <w:r w:rsidRPr="00927918">
            <w:rPr>
              <w:sz w:val="20"/>
            </w:rPr>
            <w:t>CF</w:t>
          </w:r>
          <w:r>
            <w:rPr>
              <w:sz w:val="20"/>
            </w:rPr>
            <w:t>3</w:t>
          </w:r>
          <w:r w:rsidRPr="00927918">
            <w:rPr>
              <w:sz w:val="20"/>
            </w:rPr>
            <w:t>R-MCH-27</w:t>
          </w:r>
          <w:r>
            <w:rPr>
              <w:sz w:val="20"/>
            </w:rPr>
            <w:t>c-H</w:t>
          </w:r>
        </w:p>
      </w:tc>
    </w:tr>
    <w:tr w:rsidR="00AC5684" w:rsidRPr="00F85124" w14:paraId="318A076E" w14:textId="77777777" w:rsidTr="00CA4EEF">
      <w:trPr>
        <w:cantSplit/>
        <w:trHeight w:val="288"/>
      </w:trPr>
      <w:tc>
        <w:tcPr>
          <w:tcW w:w="2285" w:type="pct"/>
          <w:tcBorders>
            <w:right w:val="nil"/>
          </w:tcBorders>
        </w:tcPr>
        <w:p w14:paraId="318A076C" w14:textId="77777777" w:rsidR="00AC5684" w:rsidRPr="00F85124" w:rsidRDefault="00AC5684" w:rsidP="00CA4EEF">
          <w:pPr>
            <w:pStyle w:val="Style19"/>
            <w:rPr>
              <w:sz w:val="12"/>
              <w:szCs w:val="12"/>
            </w:rPr>
          </w:pPr>
          <w:r w:rsidRPr="00505A99">
            <w:t>Indoor Air Quality and Mechanical Ventilation</w:t>
          </w:r>
          <w:r>
            <w:t xml:space="preserve"> – MCH-27c</w:t>
          </w:r>
        </w:p>
      </w:tc>
      <w:tc>
        <w:tcPr>
          <w:tcW w:w="2715" w:type="pct"/>
          <w:gridSpan w:val="2"/>
          <w:tcBorders>
            <w:left w:val="nil"/>
          </w:tcBorders>
        </w:tcPr>
        <w:p w14:paraId="318A076D" w14:textId="77777777" w:rsidR="00AC5684" w:rsidRPr="00F85124" w:rsidRDefault="00AC5684" w:rsidP="00CA4EEF">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343A7B" w:rsidRPr="00343A7B">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 xml:space="preserve"> of </w:t>
          </w:r>
          <w:r w:rsidR="00343A7B">
            <w:fldChar w:fldCharType="begin"/>
          </w:r>
          <w:r w:rsidR="00343A7B">
            <w:instrText xml:space="preserve"> SECTIONPAGES   \* MERGEFORMAT </w:instrText>
          </w:r>
          <w:r w:rsidR="00343A7B">
            <w:fldChar w:fldCharType="separate"/>
          </w:r>
          <w:r w:rsidR="00343A7B" w:rsidRPr="00343A7B">
            <w:rPr>
              <w:rFonts w:asciiTheme="minorHAnsi" w:hAnsiTheme="minorHAnsi"/>
              <w:bCs/>
              <w:noProof/>
            </w:rPr>
            <w:t>2</w:t>
          </w:r>
          <w:r w:rsidR="00343A7B">
            <w:rPr>
              <w:rFonts w:asciiTheme="minorHAnsi" w:hAnsiTheme="minorHAnsi"/>
              <w:bCs/>
              <w:noProof/>
            </w:rPr>
            <w:fldChar w:fldCharType="end"/>
          </w:r>
          <w:r w:rsidRPr="00F85124">
            <w:rPr>
              <w:rFonts w:asciiTheme="minorHAnsi" w:hAnsiTheme="minorHAnsi"/>
              <w:bCs/>
            </w:rPr>
            <w:t>)</w:t>
          </w:r>
        </w:p>
      </w:tc>
    </w:tr>
  </w:tbl>
  <w:p w14:paraId="318A076F" w14:textId="77777777" w:rsidR="00AC5684" w:rsidRDefault="00AC5684" w:rsidP="006D0E6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71" w14:textId="77777777" w:rsidR="00AC5684" w:rsidRDefault="00343A7B">
    <w:pPr>
      <w:pStyle w:val="Header"/>
    </w:pPr>
    <w:r>
      <w:rPr>
        <w:noProof/>
      </w:rPr>
      <w:pict w14:anchorId="318A07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49" o:spid="_x0000_s8196"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72" w14:textId="77777777" w:rsidR="00AC5684" w:rsidRDefault="00343A7B">
    <w:pPr>
      <w:pStyle w:val="Header"/>
    </w:pPr>
    <w:r>
      <w:rPr>
        <w:noProof/>
      </w:rPr>
      <w:pict w14:anchorId="318A07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3" o:spid="_x0000_s8200"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AC5684" w:rsidRPr="00F85124" w14:paraId="318A0775" w14:textId="77777777" w:rsidTr="00A13D52">
      <w:trPr>
        <w:cantSplit/>
        <w:trHeight w:val="288"/>
      </w:trPr>
      <w:tc>
        <w:tcPr>
          <w:tcW w:w="3881" w:type="pct"/>
          <w:gridSpan w:val="2"/>
          <w:tcBorders>
            <w:bottom w:val="single" w:sz="4" w:space="0" w:color="auto"/>
            <w:right w:val="nil"/>
          </w:tcBorders>
          <w:vAlign w:val="center"/>
        </w:tcPr>
        <w:p w14:paraId="318A0773" w14:textId="77777777" w:rsidR="00AC5684" w:rsidRPr="006D0E63" w:rsidRDefault="00343A7B" w:rsidP="00CA4EEF">
          <w:pPr>
            <w:pStyle w:val="Style17"/>
            <w:rPr>
              <w:b/>
              <w:sz w:val="20"/>
            </w:rPr>
          </w:pPr>
          <w:r>
            <w:rPr>
              <w:noProof/>
              <w:sz w:val="20"/>
            </w:rPr>
            <w:pict w14:anchorId="318A07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4" o:spid="_x0000_s8201"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AC5684" w:rsidRPr="006D0E63">
            <w:rPr>
              <w:sz w:val="20"/>
            </w:rPr>
            <w:t xml:space="preserve">CERTIFICATE OF </w:t>
          </w:r>
          <w:r w:rsidR="00AC5684">
            <w:rPr>
              <w:sz w:val="20"/>
            </w:rPr>
            <w:t>VERIFICATION – DATA FIELD DEFINITIONS AND CALCULATIONS</w:t>
          </w:r>
        </w:p>
      </w:tc>
      <w:tc>
        <w:tcPr>
          <w:tcW w:w="1119" w:type="pct"/>
          <w:tcBorders>
            <w:left w:val="nil"/>
            <w:bottom w:val="single" w:sz="4" w:space="0" w:color="auto"/>
          </w:tcBorders>
          <w:tcMar>
            <w:left w:w="115" w:type="dxa"/>
            <w:right w:w="115" w:type="dxa"/>
          </w:tcMar>
          <w:vAlign w:val="center"/>
        </w:tcPr>
        <w:p w14:paraId="318A0774" w14:textId="77777777" w:rsidR="00AC5684" w:rsidRPr="006D0E63" w:rsidRDefault="00AC5684" w:rsidP="00303368">
          <w:pPr>
            <w:pStyle w:val="Style18"/>
            <w:rPr>
              <w:b/>
              <w:sz w:val="20"/>
            </w:rPr>
          </w:pPr>
          <w:r w:rsidRPr="006D0E63">
            <w:rPr>
              <w:sz w:val="20"/>
            </w:rPr>
            <w:t>CF</w:t>
          </w:r>
          <w:r>
            <w:rPr>
              <w:sz w:val="20"/>
            </w:rPr>
            <w:t>3</w:t>
          </w:r>
          <w:r w:rsidRPr="006D0E63">
            <w:rPr>
              <w:sz w:val="20"/>
            </w:rPr>
            <w:t>R-MCH-27</w:t>
          </w:r>
          <w:r>
            <w:rPr>
              <w:sz w:val="20"/>
            </w:rPr>
            <w:t>c-H</w:t>
          </w:r>
        </w:p>
      </w:tc>
    </w:tr>
    <w:tr w:rsidR="00AC5684" w:rsidRPr="00F85124" w14:paraId="318A0778" w14:textId="77777777">
      <w:trPr>
        <w:cantSplit/>
        <w:trHeight w:val="288"/>
      </w:trPr>
      <w:tc>
        <w:tcPr>
          <w:tcW w:w="2285" w:type="pct"/>
          <w:tcBorders>
            <w:right w:val="nil"/>
          </w:tcBorders>
        </w:tcPr>
        <w:p w14:paraId="318A0776" w14:textId="77777777" w:rsidR="00AC5684" w:rsidRPr="00F85124" w:rsidRDefault="00AC5684" w:rsidP="00CA4EEF">
          <w:pPr>
            <w:pStyle w:val="Style19"/>
            <w:rPr>
              <w:sz w:val="12"/>
              <w:szCs w:val="12"/>
            </w:rPr>
          </w:pPr>
          <w:r w:rsidRPr="00505A99">
            <w:t>Indoor Air Quality and Mechanical Ventilation</w:t>
          </w:r>
          <w:r>
            <w:t xml:space="preserve"> – MCH-27c</w:t>
          </w:r>
        </w:p>
      </w:tc>
      <w:tc>
        <w:tcPr>
          <w:tcW w:w="2715" w:type="pct"/>
          <w:gridSpan w:val="2"/>
          <w:tcBorders>
            <w:left w:val="nil"/>
          </w:tcBorders>
        </w:tcPr>
        <w:p w14:paraId="318A0777" w14:textId="77777777" w:rsidR="00AC5684" w:rsidRPr="001C34F2" w:rsidRDefault="00AC5684" w:rsidP="00C77916">
          <w:pPr>
            <w:tabs>
              <w:tab w:val="right" w:pos="10543"/>
            </w:tabs>
            <w:jc w:val="right"/>
            <w:rPr>
              <w:rFonts w:asciiTheme="minorHAnsi" w:hAnsiTheme="minorHAnsi"/>
              <w:sz w:val="12"/>
              <w:szCs w:val="12"/>
            </w:rPr>
          </w:pPr>
          <w:r w:rsidRPr="001C34F2">
            <w:rPr>
              <w:rFonts w:asciiTheme="minorHAnsi" w:hAnsiTheme="minorHAnsi"/>
              <w:bCs/>
            </w:rPr>
            <w:t>(</w:t>
          </w:r>
          <w:r w:rsidRPr="00F85124">
            <w:rPr>
              <w:rFonts w:asciiTheme="minorHAnsi" w:hAnsiTheme="minorHAnsi"/>
              <w:bCs/>
            </w:rPr>
            <w:t xml:space="preserve">Page </w:t>
          </w:r>
          <w:r>
            <w:fldChar w:fldCharType="begin"/>
          </w:r>
          <w:r>
            <w:instrText xml:space="preserve"> PAGE   \* MERGEFORMAT </w:instrText>
          </w:r>
          <w:r>
            <w:fldChar w:fldCharType="separate"/>
          </w:r>
          <w:r w:rsidR="00343A7B" w:rsidRPr="00343A7B">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sidR="00343A7B">
            <w:fldChar w:fldCharType="begin"/>
          </w:r>
          <w:r w:rsidR="00343A7B">
            <w:instrText xml:space="preserve"> SECTIONPAGES   \* MERGEFORMAT </w:instrText>
          </w:r>
          <w:r w:rsidR="00343A7B">
            <w:fldChar w:fldCharType="separate"/>
          </w:r>
          <w:r w:rsidR="00343A7B" w:rsidRPr="00343A7B">
            <w:rPr>
              <w:rFonts w:asciiTheme="minorHAnsi" w:hAnsiTheme="minorHAnsi"/>
              <w:bCs/>
              <w:noProof/>
            </w:rPr>
            <w:t>4</w:t>
          </w:r>
          <w:r w:rsidR="00343A7B">
            <w:rPr>
              <w:rFonts w:asciiTheme="minorHAnsi" w:hAnsiTheme="minorHAnsi"/>
              <w:bCs/>
              <w:noProof/>
            </w:rPr>
            <w:fldChar w:fldCharType="end"/>
          </w:r>
          <w:r w:rsidRPr="001C34F2">
            <w:rPr>
              <w:rFonts w:asciiTheme="minorHAnsi" w:hAnsiTheme="minorHAnsi"/>
              <w:bCs/>
            </w:rPr>
            <w:t>)</w:t>
          </w:r>
        </w:p>
      </w:tc>
    </w:tr>
  </w:tbl>
  <w:p w14:paraId="318A0779" w14:textId="77777777" w:rsidR="00AC5684" w:rsidRDefault="00AC568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8A077B" w14:textId="77777777" w:rsidR="00AC5684" w:rsidRDefault="00343A7B">
    <w:pPr>
      <w:pStyle w:val="Header"/>
    </w:pPr>
    <w:r>
      <w:rPr>
        <w:noProof/>
      </w:rPr>
      <w:pict w14:anchorId="318A07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85552" o:spid="_x0000_s8199"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nsid w:val="0E2B4CBA"/>
    <w:multiLevelType w:val="hybridMultilevel"/>
    <w:tmpl w:val="FDAA1D6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5236DB8"/>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nsid w:val="2F5752FE"/>
    <w:multiLevelType w:val="hybridMultilevel"/>
    <w:tmpl w:val="854649E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1">
    <w:nsid w:val="3C357416"/>
    <w:multiLevelType w:val="hybridMultilevel"/>
    <w:tmpl w:val="7AAA433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3">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51B3090A"/>
    <w:multiLevelType w:val="hybridMultilevel"/>
    <w:tmpl w:val="5BCADED4"/>
    <w:lvl w:ilvl="0" w:tplc="0FF8F1C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nsid w:val="5ED32231"/>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6">
    <w:nsid w:val="629371CD"/>
    <w:multiLevelType w:val="hybridMultilevel"/>
    <w:tmpl w:val="9906FAB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05945BA"/>
    <w:multiLevelType w:val="hybridMultilevel"/>
    <w:tmpl w:val="9AC4DEE4"/>
    <w:lvl w:ilvl="0" w:tplc="5A609F8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2"/>
  </w:num>
  <w:num w:numId="3">
    <w:abstractNumId w:val="13"/>
  </w:num>
  <w:num w:numId="4">
    <w:abstractNumId w:val="1"/>
  </w:num>
  <w:num w:numId="5">
    <w:abstractNumId w:val="0"/>
  </w:num>
  <w:num w:numId="6">
    <w:abstractNumId w:val="5"/>
  </w:num>
  <w:num w:numId="7">
    <w:abstractNumId w:val="14"/>
  </w:num>
  <w:num w:numId="8">
    <w:abstractNumId w:val="11"/>
  </w:num>
  <w:num w:numId="9">
    <w:abstractNumId w:val="12"/>
  </w:num>
  <w:num w:numId="10">
    <w:abstractNumId w:val="16"/>
  </w:num>
  <w:num w:numId="11">
    <w:abstractNumId w:val="4"/>
  </w:num>
  <w:num w:numId="12">
    <w:abstractNumId w:val="10"/>
  </w:num>
  <w:num w:numId="13">
    <w:abstractNumId w:val="18"/>
  </w:num>
  <w:num w:numId="14">
    <w:abstractNumId w:val="3"/>
  </w:num>
  <w:num w:numId="15">
    <w:abstractNumId w:val="9"/>
  </w:num>
  <w:num w:numId="16">
    <w:abstractNumId w:val="6"/>
  </w:num>
  <w:num w:numId="17">
    <w:abstractNumId w:val="8"/>
  </w:num>
  <w:num w:numId="18">
    <w:abstractNumId w:val="15"/>
  </w:num>
  <w:num w:numId="19">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removeDateAndTim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8202"/>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26B59"/>
    <w:rsid w:val="000272BC"/>
    <w:rsid w:val="000343BC"/>
    <w:rsid w:val="00045AF9"/>
    <w:rsid w:val="00066017"/>
    <w:rsid w:val="0007666C"/>
    <w:rsid w:val="000930B3"/>
    <w:rsid w:val="000B1B45"/>
    <w:rsid w:val="000C6B12"/>
    <w:rsid w:val="000D01A4"/>
    <w:rsid w:val="000E7A90"/>
    <w:rsid w:val="001206F0"/>
    <w:rsid w:val="001520BF"/>
    <w:rsid w:val="00187CA3"/>
    <w:rsid w:val="001A0A75"/>
    <w:rsid w:val="001A32D6"/>
    <w:rsid w:val="001C34F2"/>
    <w:rsid w:val="001C566E"/>
    <w:rsid w:val="001D5A45"/>
    <w:rsid w:val="001E286D"/>
    <w:rsid w:val="001F5D10"/>
    <w:rsid w:val="00217A13"/>
    <w:rsid w:val="002207B3"/>
    <w:rsid w:val="00254115"/>
    <w:rsid w:val="00284D7C"/>
    <w:rsid w:val="00286EC4"/>
    <w:rsid w:val="002B0063"/>
    <w:rsid w:val="002C5223"/>
    <w:rsid w:val="002D141B"/>
    <w:rsid w:val="0030200E"/>
    <w:rsid w:val="00303368"/>
    <w:rsid w:val="003104BC"/>
    <w:rsid w:val="00316503"/>
    <w:rsid w:val="00326C7F"/>
    <w:rsid w:val="00337746"/>
    <w:rsid w:val="00343A7B"/>
    <w:rsid w:val="003504F8"/>
    <w:rsid w:val="00353B88"/>
    <w:rsid w:val="00355D80"/>
    <w:rsid w:val="00393200"/>
    <w:rsid w:val="00397372"/>
    <w:rsid w:val="003A3D8D"/>
    <w:rsid w:val="003D0EE1"/>
    <w:rsid w:val="003D5D7B"/>
    <w:rsid w:val="003D6390"/>
    <w:rsid w:val="003E16A5"/>
    <w:rsid w:val="003E61A8"/>
    <w:rsid w:val="00444E69"/>
    <w:rsid w:val="00456D45"/>
    <w:rsid w:val="00477C37"/>
    <w:rsid w:val="00477F1B"/>
    <w:rsid w:val="00497E37"/>
    <w:rsid w:val="004D0DA8"/>
    <w:rsid w:val="004E7BE5"/>
    <w:rsid w:val="004F2202"/>
    <w:rsid w:val="004F31F5"/>
    <w:rsid w:val="00505A99"/>
    <w:rsid w:val="0051085D"/>
    <w:rsid w:val="00521E1D"/>
    <w:rsid w:val="00545DFB"/>
    <w:rsid w:val="00563C9A"/>
    <w:rsid w:val="0058079C"/>
    <w:rsid w:val="00591961"/>
    <w:rsid w:val="005C2466"/>
    <w:rsid w:val="005F50AB"/>
    <w:rsid w:val="00636369"/>
    <w:rsid w:val="00670C0A"/>
    <w:rsid w:val="0067553E"/>
    <w:rsid w:val="006964E2"/>
    <w:rsid w:val="006C27A3"/>
    <w:rsid w:val="006D0E63"/>
    <w:rsid w:val="006E3E0B"/>
    <w:rsid w:val="0073202B"/>
    <w:rsid w:val="00732E2F"/>
    <w:rsid w:val="00733479"/>
    <w:rsid w:val="00745320"/>
    <w:rsid w:val="00754D2F"/>
    <w:rsid w:val="0076461D"/>
    <w:rsid w:val="00770A2A"/>
    <w:rsid w:val="00777B2F"/>
    <w:rsid w:val="00804BDE"/>
    <w:rsid w:val="00811F3B"/>
    <w:rsid w:val="00816381"/>
    <w:rsid w:val="00816A3A"/>
    <w:rsid w:val="00822389"/>
    <w:rsid w:val="00825903"/>
    <w:rsid w:val="00840C5E"/>
    <w:rsid w:val="0084265D"/>
    <w:rsid w:val="00854E93"/>
    <w:rsid w:val="0085506D"/>
    <w:rsid w:val="008A2F9B"/>
    <w:rsid w:val="008C5F88"/>
    <w:rsid w:val="008D07AA"/>
    <w:rsid w:val="008D492B"/>
    <w:rsid w:val="008D7DBB"/>
    <w:rsid w:val="008E326D"/>
    <w:rsid w:val="009272E7"/>
    <w:rsid w:val="00931439"/>
    <w:rsid w:val="00984D87"/>
    <w:rsid w:val="0099542E"/>
    <w:rsid w:val="009D74C0"/>
    <w:rsid w:val="00A13D52"/>
    <w:rsid w:val="00A26E22"/>
    <w:rsid w:val="00A27BBB"/>
    <w:rsid w:val="00A337AB"/>
    <w:rsid w:val="00A50CAB"/>
    <w:rsid w:val="00A53CDC"/>
    <w:rsid w:val="00A77BF6"/>
    <w:rsid w:val="00AB1D6A"/>
    <w:rsid w:val="00AC5684"/>
    <w:rsid w:val="00AD56CE"/>
    <w:rsid w:val="00AE6F84"/>
    <w:rsid w:val="00AE7CE0"/>
    <w:rsid w:val="00AF22D8"/>
    <w:rsid w:val="00B07A97"/>
    <w:rsid w:val="00B34C1A"/>
    <w:rsid w:val="00B3781D"/>
    <w:rsid w:val="00B4254F"/>
    <w:rsid w:val="00B71555"/>
    <w:rsid w:val="00B7206B"/>
    <w:rsid w:val="00B91651"/>
    <w:rsid w:val="00BA42BA"/>
    <w:rsid w:val="00BC72BF"/>
    <w:rsid w:val="00BE7FE3"/>
    <w:rsid w:val="00C041FB"/>
    <w:rsid w:val="00C13C13"/>
    <w:rsid w:val="00C30438"/>
    <w:rsid w:val="00C42FD9"/>
    <w:rsid w:val="00C66CC0"/>
    <w:rsid w:val="00C75CAC"/>
    <w:rsid w:val="00C762AF"/>
    <w:rsid w:val="00C77916"/>
    <w:rsid w:val="00C83725"/>
    <w:rsid w:val="00CA4EEF"/>
    <w:rsid w:val="00CB00C9"/>
    <w:rsid w:val="00CB27A1"/>
    <w:rsid w:val="00CC559D"/>
    <w:rsid w:val="00CC7DA0"/>
    <w:rsid w:val="00CD0756"/>
    <w:rsid w:val="00CD19B5"/>
    <w:rsid w:val="00CD22C8"/>
    <w:rsid w:val="00CD30DB"/>
    <w:rsid w:val="00CE5F54"/>
    <w:rsid w:val="00CE79E9"/>
    <w:rsid w:val="00D05A64"/>
    <w:rsid w:val="00D139DD"/>
    <w:rsid w:val="00D27B8C"/>
    <w:rsid w:val="00D33A87"/>
    <w:rsid w:val="00D5396B"/>
    <w:rsid w:val="00D92C1A"/>
    <w:rsid w:val="00DD4831"/>
    <w:rsid w:val="00DF44D6"/>
    <w:rsid w:val="00E16DC5"/>
    <w:rsid w:val="00E232DB"/>
    <w:rsid w:val="00E2619A"/>
    <w:rsid w:val="00E3279C"/>
    <w:rsid w:val="00E447CF"/>
    <w:rsid w:val="00E60F60"/>
    <w:rsid w:val="00E637B4"/>
    <w:rsid w:val="00E66FF8"/>
    <w:rsid w:val="00E7276E"/>
    <w:rsid w:val="00E95F4A"/>
    <w:rsid w:val="00EA7AB0"/>
    <w:rsid w:val="00EB40E3"/>
    <w:rsid w:val="00EB7B37"/>
    <w:rsid w:val="00EE6C76"/>
    <w:rsid w:val="00F4210B"/>
    <w:rsid w:val="00F621C9"/>
    <w:rsid w:val="00F62920"/>
    <w:rsid w:val="00F65A40"/>
    <w:rsid w:val="00F963D7"/>
    <w:rsid w:val="00FD18A6"/>
    <w:rsid w:val="00FD211F"/>
    <w:rsid w:val="00FE2A35"/>
    <w:rsid w:val="00FF4AAF"/>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02"/>
    <o:shapelayout v:ext="edit">
      <o:idmap v:ext="edit" data="1"/>
    </o:shapelayout>
  </w:shapeDefaults>
  <w:decimalSymbol w:val="."/>
  <w:listSeparator w:val=","/>
  <w14:docId w14:val="3189F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tabs>
        <w:tab w:val="clear" w:pos="720"/>
        <w:tab w:val="num" w:pos="360"/>
      </w:tabs>
      <w:spacing w:before="120"/>
      <w:ind w:left="0" w:firstLine="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3774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33774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337746"/>
    <w:pPr>
      <w:ind w:left="720"/>
      <w:contextualSpacing/>
    </w:pPr>
  </w:style>
  <w:style w:type="character" w:customStyle="1" w:styleId="margin0020notechar">
    <w:name w:val="margin_0020note__char"/>
    <w:basedOn w:val="DefaultParagraphFont"/>
    <w:rsid w:val="006C27A3"/>
  </w:style>
  <w:style w:type="paragraph" w:customStyle="1" w:styleId="margin0020note">
    <w:name w:val="margin_0020note"/>
    <w:basedOn w:val="Normal"/>
    <w:rsid w:val="006C27A3"/>
    <w:pPr>
      <w:spacing w:before="100" w:beforeAutospacing="1" w:after="100" w:afterAutospacing="1"/>
    </w:pPr>
    <w:rPr>
      <w:sz w:val="24"/>
      <w:szCs w:val="24"/>
    </w:rPr>
  </w:style>
  <w:style w:type="paragraph" w:styleId="Revision">
    <w:name w:val="Revision"/>
    <w:hidden/>
    <w:rsid w:val="0074532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tabs>
        <w:tab w:val="clear" w:pos="720"/>
        <w:tab w:val="num" w:pos="360"/>
      </w:tabs>
      <w:spacing w:before="120"/>
      <w:ind w:left="0" w:firstLine="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3774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33774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337746"/>
    <w:pPr>
      <w:ind w:left="720"/>
      <w:contextualSpacing/>
    </w:pPr>
  </w:style>
  <w:style w:type="character" w:customStyle="1" w:styleId="margin0020notechar">
    <w:name w:val="margin_0020note__char"/>
    <w:basedOn w:val="DefaultParagraphFont"/>
    <w:rsid w:val="006C27A3"/>
  </w:style>
  <w:style w:type="paragraph" w:customStyle="1" w:styleId="margin0020note">
    <w:name w:val="margin_0020note"/>
    <w:basedOn w:val="Normal"/>
    <w:rsid w:val="006C27A3"/>
    <w:pPr>
      <w:spacing w:before="100" w:beforeAutospacing="1" w:after="100" w:afterAutospacing="1"/>
    </w:pPr>
    <w:rPr>
      <w:sz w:val="24"/>
      <w:szCs w:val="24"/>
    </w:rPr>
  </w:style>
  <w:style w:type="paragraph" w:styleId="Revision">
    <w:name w:val="Revision"/>
    <w:hidden/>
    <w:rsid w:val="00745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82F298-07C7-4F22-A018-A6AE4B42F32B}">
  <ds:schemaRefs>
    <ds:schemaRef ds:uri="http://schemas.openxmlformats.org/officeDocument/2006/bibliography"/>
  </ds:schemaRefs>
</ds:datastoreItem>
</file>

<file path=customXml/itemProps2.xml><?xml version="1.0" encoding="utf-8"?>
<ds:datastoreItem xmlns:ds="http://schemas.openxmlformats.org/officeDocument/2006/customXml" ds:itemID="{F2D45870-5BB4-4431-B922-6EF754035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3162</Words>
  <Characters>18025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14</cp:revision>
  <dcterms:created xsi:type="dcterms:W3CDTF">2015-06-09T20:05:00Z</dcterms:created>
  <dcterms:modified xsi:type="dcterms:W3CDTF">2016-09-29T21:23:00Z</dcterms:modified>
</cp:coreProperties>
</file>