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Look w:val="04A0" w:firstRow="1" w:lastRow="0" w:firstColumn="1" w:lastColumn="0" w:noHBand="0" w:noVBand="1"/>
      </w:tblPr>
      <w:tblGrid>
        <w:gridCol w:w="11016"/>
      </w:tblGrid>
      <w:tr w:rsidR="0096325C" w14:paraId="0AF0ADCE" w14:textId="77777777" w:rsidTr="0096325C">
        <w:tc>
          <w:tcPr>
            <w:tcW w:w="11016" w:type="dxa"/>
          </w:tcPr>
          <w:p w14:paraId="0AF0ADCD" w14:textId="77777777" w:rsidR="0096325C" w:rsidRDefault="0096325C" w:rsidP="000A01E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u w:val="single"/>
              </w:rPr>
            </w:pPr>
            <w:bookmarkStart w:id="0" w:name="_GoBack"/>
            <w:bookmarkEnd w:id="0"/>
            <w:r w:rsidRPr="00CB00C9">
              <w:rPr>
                <w:rFonts w:asciiTheme="minorHAnsi" w:hAnsiTheme="minorHAnsi" w:cs="font78"/>
                <w:sz w:val="18"/>
                <w:szCs w:val="18"/>
              </w:rPr>
              <w:t xml:space="preserve">Title 24, Part 6, Section 150.0(o) </w:t>
            </w:r>
            <w:r w:rsidRPr="00CB00C9">
              <w:rPr>
                <w:rFonts w:asciiTheme="minorHAnsi" w:hAnsiTheme="minorHAnsi" w:cs="font78"/>
                <w:b/>
                <w:bCs/>
                <w:sz w:val="18"/>
                <w:szCs w:val="18"/>
              </w:rPr>
              <w:t xml:space="preserve">Ventilation for Indoor Air Quality. </w:t>
            </w:r>
            <w:r w:rsidRPr="00CB00C9">
              <w:rPr>
                <w:rFonts w:asciiTheme="minorHAnsi" w:hAnsiTheme="minorHAnsi" w:cs="font78"/>
                <w:sz w:val="18"/>
                <w:szCs w:val="18"/>
              </w:rPr>
              <w:t xml:space="preserve">All dwelling units shall meet the requirements of ANSI/ASHRAE Standard62.2. Ventilation and Acceptable Indoor Air Quality in Low-Rise Residential Buildings. </w:t>
            </w:r>
            <w:r w:rsidRPr="00CB00C9">
              <w:rPr>
                <w:rStyle w:val="Emphasis"/>
                <w:rFonts w:asciiTheme="minorHAnsi" w:hAnsiTheme="minorHAnsi"/>
                <w:b/>
                <w:sz w:val="18"/>
                <w:szCs w:val="18"/>
              </w:rPr>
              <w:t xml:space="preserve">Equation </w:t>
            </w:r>
            <w:r>
              <w:rPr>
                <w:rStyle w:val="Emphasis"/>
                <w:rFonts w:asciiTheme="minorHAnsi" w:hAnsiTheme="minorHAnsi"/>
                <w:b/>
                <w:sz w:val="18"/>
                <w:szCs w:val="18"/>
              </w:rPr>
              <w:t>and table numbering on this form</w:t>
            </w:r>
            <w:r w:rsidRPr="00CB00C9">
              <w:rPr>
                <w:rStyle w:val="Emphasis"/>
                <w:rFonts w:asciiTheme="minorHAnsi" w:hAnsiTheme="minorHAnsi"/>
                <w:b/>
                <w:sz w:val="18"/>
                <w:szCs w:val="18"/>
              </w:rPr>
              <w:t xml:space="preserve"> corresponds to the numbering for that information in the published ANSI/ASHRAE Standard 62.2-2010.</w:t>
            </w:r>
          </w:p>
        </w:tc>
      </w:tr>
    </w:tbl>
    <w:p w14:paraId="0AF0ADCF" w14:textId="77777777" w:rsidR="0096325C" w:rsidRPr="005A6EB8" w:rsidRDefault="0096325C" w:rsidP="000A01E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u w:val="single"/>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34"/>
        <w:gridCol w:w="4608"/>
        <w:gridCol w:w="5774"/>
      </w:tblGrid>
      <w:tr w:rsidR="00BF2443" w:rsidRPr="00D2491C" w14:paraId="0AF0ADD1" w14:textId="77777777" w:rsidTr="00EC5474">
        <w:tc>
          <w:tcPr>
            <w:tcW w:w="11016" w:type="dxa"/>
            <w:gridSpan w:val="3"/>
          </w:tcPr>
          <w:p w14:paraId="0AF0ADD0" w14:textId="77777777" w:rsidR="00BF2443" w:rsidRPr="005A6EB8" w:rsidRDefault="00BF2443" w:rsidP="00EC547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5A6EB8">
              <w:rPr>
                <w:rFonts w:asciiTheme="minorHAnsi" w:hAnsiTheme="minorHAnsi"/>
                <w:b/>
                <w:szCs w:val="18"/>
              </w:rPr>
              <w:t>A. Dwelling Mechanical Ventilation - General Information</w:t>
            </w:r>
          </w:p>
        </w:tc>
      </w:tr>
      <w:tr w:rsidR="00BF2443" w:rsidRPr="00D2491C" w14:paraId="0AF0ADD5" w14:textId="77777777" w:rsidTr="00EC5474">
        <w:trPr>
          <w:trHeight w:val="158"/>
        </w:trPr>
        <w:tc>
          <w:tcPr>
            <w:tcW w:w="634" w:type="dxa"/>
            <w:vAlign w:val="center"/>
          </w:tcPr>
          <w:p w14:paraId="0AF0ADD2" w14:textId="77777777" w:rsidR="00BF2443" w:rsidRPr="00F5715E" w:rsidRDefault="00BF2443" w:rsidP="00EC5474">
            <w:pPr>
              <w:jc w:val="center"/>
              <w:rPr>
                <w:rFonts w:asciiTheme="minorHAnsi" w:hAnsiTheme="minorHAnsi"/>
                <w:sz w:val="18"/>
                <w:szCs w:val="18"/>
              </w:rPr>
            </w:pPr>
            <w:r>
              <w:rPr>
                <w:rFonts w:asciiTheme="minorHAnsi" w:hAnsiTheme="minorHAnsi"/>
                <w:sz w:val="18"/>
                <w:szCs w:val="18"/>
              </w:rPr>
              <w:t>01</w:t>
            </w:r>
          </w:p>
        </w:tc>
        <w:tc>
          <w:tcPr>
            <w:tcW w:w="4608" w:type="dxa"/>
            <w:vAlign w:val="center"/>
          </w:tcPr>
          <w:p w14:paraId="0AF0ADD3" w14:textId="55D13C1A" w:rsidR="00BF2443" w:rsidRPr="00F5715E" w:rsidRDefault="00BF2443" w:rsidP="00860353">
            <w:pPr>
              <w:rPr>
                <w:rFonts w:asciiTheme="minorHAnsi" w:hAnsiTheme="minorHAnsi"/>
                <w:sz w:val="18"/>
                <w:szCs w:val="18"/>
              </w:rPr>
            </w:pPr>
            <w:r>
              <w:rPr>
                <w:rFonts w:asciiTheme="minorHAnsi" w:hAnsiTheme="minorHAnsi"/>
                <w:sz w:val="18"/>
                <w:szCs w:val="18"/>
              </w:rPr>
              <w:t xml:space="preserve">Dwelling </w:t>
            </w:r>
            <w:r w:rsidR="00860353">
              <w:rPr>
                <w:rFonts w:asciiTheme="minorHAnsi" w:hAnsiTheme="minorHAnsi"/>
                <w:sz w:val="18"/>
                <w:szCs w:val="18"/>
              </w:rPr>
              <w:t>U</w:t>
            </w:r>
            <w:r>
              <w:rPr>
                <w:rFonts w:asciiTheme="minorHAnsi" w:hAnsiTheme="minorHAnsi"/>
                <w:sz w:val="18"/>
                <w:szCs w:val="18"/>
              </w:rPr>
              <w:t xml:space="preserve">nit </w:t>
            </w:r>
            <w:r w:rsidR="00860353">
              <w:rPr>
                <w:rFonts w:asciiTheme="minorHAnsi" w:hAnsiTheme="minorHAnsi"/>
                <w:sz w:val="18"/>
                <w:szCs w:val="18"/>
              </w:rPr>
              <w:t>N</w:t>
            </w:r>
            <w:r>
              <w:rPr>
                <w:rFonts w:asciiTheme="minorHAnsi" w:hAnsiTheme="minorHAnsi"/>
                <w:sz w:val="18"/>
                <w:szCs w:val="18"/>
              </w:rPr>
              <w:t>ame</w:t>
            </w:r>
          </w:p>
        </w:tc>
        <w:tc>
          <w:tcPr>
            <w:tcW w:w="5774" w:type="dxa"/>
          </w:tcPr>
          <w:p w14:paraId="0AF0ADD4" w14:textId="77777777" w:rsidR="00BF2443" w:rsidRPr="00F5715E" w:rsidRDefault="00BF2443" w:rsidP="00EC5474">
            <w:pPr>
              <w:rPr>
                <w:rFonts w:asciiTheme="minorHAnsi" w:hAnsiTheme="minorHAnsi"/>
                <w:sz w:val="18"/>
                <w:szCs w:val="18"/>
              </w:rPr>
            </w:pPr>
          </w:p>
        </w:tc>
      </w:tr>
      <w:tr w:rsidR="00BF2443" w:rsidRPr="00D2491C" w14:paraId="0AF0ADD9" w14:textId="77777777" w:rsidTr="00EC5474">
        <w:trPr>
          <w:trHeight w:val="158"/>
        </w:trPr>
        <w:tc>
          <w:tcPr>
            <w:tcW w:w="634" w:type="dxa"/>
            <w:vAlign w:val="center"/>
          </w:tcPr>
          <w:p w14:paraId="0AF0ADD6" w14:textId="77777777" w:rsidR="00BF2443" w:rsidRPr="00F5715E" w:rsidRDefault="00BF2443" w:rsidP="00EC5474">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2</w:t>
            </w:r>
          </w:p>
        </w:tc>
        <w:tc>
          <w:tcPr>
            <w:tcW w:w="4608" w:type="dxa"/>
            <w:vAlign w:val="center"/>
          </w:tcPr>
          <w:p w14:paraId="0AF0ADD7" w14:textId="56FB8690" w:rsidR="00BF2443" w:rsidRPr="00F5715E" w:rsidRDefault="00BF2443" w:rsidP="00EC5474">
            <w:pPr>
              <w:rPr>
                <w:rFonts w:asciiTheme="minorHAnsi" w:hAnsiTheme="minorHAnsi"/>
                <w:sz w:val="18"/>
                <w:szCs w:val="18"/>
              </w:rPr>
            </w:pPr>
            <w:r w:rsidRPr="00F5715E">
              <w:rPr>
                <w:rFonts w:asciiTheme="minorHAnsi" w:hAnsiTheme="minorHAnsi"/>
                <w:sz w:val="18"/>
                <w:szCs w:val="18"/>
              </w:rPr>
              <w:t>Building Type</w:t>
            </w:r>
          </w:p>
        </w:tc>
        <w:tc>
          <w:tcPr>
            <w:tcW w:w="5774" w:type="dxa"/>
          </w:tcPr>
          <w:p w14:paraId="0AF0ADD8" w14:textId="77777777" w:rsidR="00BF2443" w:rsidRPr="00F5715E" w:rsidRDefault="00BF2443" w:rsidP="00EC5474">
            <w:pPr>
              <w:rPr>
                <w:rFonts w:asciiTheme="minorHAnsi" w:hAnsiTheme="minorHAnsi"/>
                <w:sz w:val="18"/>
                <w:szCs w:val="18"/>
              </w:rPr>
            </w:pPr>
          </w:p>
        </w:tc>
      </w:tr>
      <w:tr w:rsidR="00BF2443" w:rsidRPr="00D2491C" w14:paraId="0AF0ADDD" w14:textId="77777777" w:rsidTr="00EC5474">
        <w:trPr>
          <w:trHeight w:val="158"/>
        </w:trPr>
        <w:tc>
          <w:tcPr>
            <w:tcW w:w="634" w:type="dxa"/>
            <w:vAlign w:val="center"/>
          </w:tcPr>
          <w:p w14:paraId="0AF0ADDA" w14:textId="77777777" w:rsidR="00BF2443" w:rsidRPr="00F5715E" w:rsidRDefault="00BF2443" w:rsidP="00EC5474">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3</w:t>
            </w:r>
          </w:p>
        </w:tc>
        <w:tc>
          <w:tcPr>
            <w:tcW w:w="4608" w:type="dxa"/>
            <w:vAlign w:val="center"/>
          </w:tcPr>
          <w:p w14:paraId="0AF0ADDB" w14:textId="0A662958" w:rsidR="00BF2443" w:rsidRPr="00F5715E" w:rsidRDefault="00BF2443" w:rsidP="00860353">
            <w:pPr>
              <w:rPr>
                <w:rFonts w:asciiTheme="minorHAnsi" w:hAnsiTheme="minorHAnsi"/>
                <w:sz w:val="18"/>
                <w:szCs w:val="18"/>
              </w:rPr>
            </w:pPr>
            <w:r w:rsidRPr="00F5715E">
              <w:rPr>
                <w:rFonts w:asciiTheme="minorHAnsi" w:hAnsiTheme="minorHAnsi"/>
                <w:sz w:val="18"/>
                <w:szCs w:val="18"/>
              </w:rPr>
              <w:t xml:space="preserve">Project </w:t>
            </w:r>
            <w:r w:rsidR="00860353">
              <w:rPr>
                <w:rFonts w:asciiTheme="minorHAnsi" w:hAnsiTheme="minorHAnsi"/>
                <w:sz w:val="18"/>
                <w:szCs w:val="18"/>
              </w:rPr>
              <w:t>S</w:t>
            </w:r>
            <w:r w:rsidRPr="00F5715E">
              <w:rPr>
                <w:rFonts w:asciiTheme="minorHAnsi" w:hAnsiTheme="minorHAnsi"/>
                <w:sz w:val="18"/>
                <w:szCs w:val="18"/>
              </w:rPr>
              <w:t>cope</w:t>
            </w:r>
          </w:p>
        </w:tc>
        <w:tc>
          <w:tcPr>
            <w:tcW w:w="5774" w:type="dxa"/>
          </w:tcPr>
          <w:p w14:paraId="0AF0ADDC" w14:textId="77777777" w:rsidR="00BF2443" w:rsidRPr="00F5715E" w:rsidRDefault="00BF2443" w:rsidP="00EC5474">
            <w:pPr>
              <w:rPr>
                <w:rFonts w:asciiTheme="minorHAnsi" w:hAnsiTheme="minorHAnsi"/>
                <w:sz w:val="18"/>
                <w:szCs w:val="18"/>
              </w:rPr>
            </w:pPr>
          </w:p>
        </w:tc>
      </w:tr>
      <w:tr w:rsidR="00BF2443" w:rsidRPr="00D2491C" w14:paraId="0AF0ADE2" w14:textId="77777777" w:rsidTr="00EC5474">
        <w:trPr>
          <w:trHeight w:val="158"/>
        </w:trPr>
        <w:tc>
          <w:tcPr>
            <w:tcW w:w="634" w:type="dxa"/>
            <w:vAlign w:val="center"/>
          </w:tcPr>
          <w:p w14:paraId="0AF0ADDE" w14:textId="77777777" w:rsidR="00BF2443" w:rsidRPr="00F5715E" w:rsidRDefault="00BF2443" w:rsidP="00EC5474">
            <w:pPr>
              <w:jc w:val="center"/>
              <w:rPr>
                <w:rFonts w:asciiTheme="minorHAnsi" w:hAnsiTheme="minorHAnsi"/>
                <w:sz w:val="18"/>
                <w:szCs w:val="18"/>
              </w:rPr>
            </w:pPr>
            <w:r w:rsidRPr="00F5715E">
              <w:rPr>
                <w:rFonts w:asciiTheme="minorHAnsi" w:hAnsiTheme="minorHAnsi"/>
                <w:sz w:val="18"/>
                <w:szCs w:val="18"/>
              </w:rPr>
              <w:t>04</w:t>
            </w:r>
          </w:p>
        </w:tc>
        <w:tc>
          <w:tcPr>
            <w:tcW w:w="4608" w:type="dxa"/>
            <w:vAlign w:val="center"/>
          </w:tcPr>
          <w:p w14:paraId="0AF0ADDF" w14:textId="6E6F074F" w:rsidR="00BF2443" w:rsidRDefault="003037F2" w:rsidP="00EC5474">
            <w:pPr>
              <w:rPr>
                <w:rFonts w:asciiTheme="minorHAnsi" w:hAnsiTheme="minorHAnsi"/>
                <w:sz w:val="18"/>
                <w:szCs w:val="18"/>
              </w:rPr>
            </w:pPr>
            <w:r>
              <w:rPr>
                <w:rFonts w:asciiTheme="minorHAnsi" w:hAnsiTheme="minorHAnsi"/>
                <w:sz w:val="18"/>
                <w:szCs w:val="18"/>
              </w:rPr>
              <w:t xml:space="preserve">Total </w:t>
            </w:r>
            <w:r w:rsidR="00BF2443" w:rsidRPr="00F5715E">
              <w:rPr>
                <w:rFonts w:asciiTheme="minorHAnsi" w:hAnsiTheme="minorHAnsi"/>
                <w:sz w:val="18"/>
                <w:szCs w:val="18"/>
              </w:rPr>
              <w:t xml:space="preserve">Conditioned </w:t>
            </w:r>
            <w:r>
              <w:rPr>
                <w:rFonts w:asciiTheme="minorHAnsi" w:hAnsiTheme="minorHAnsi"/>
                <w:sz w:val="18"/>
                <w:szCs w:val="18"/>
              </w:rPr>
              <w:t>F</w:t>
            </w:r>
            <w:r w:rsidR="00BF2443" w:rsidRPr="00F5715E">
              <w:rPr>
                <w:rFonts w:asciiTheme="minorHAnsi" w:hAnsiTheme="minorHAnsi"/>
                <w:sz w:val="18"/>
                <w:szCs w:val="18"/>
              </w:rPr>
              <w:t xml:space="preserve">loor </w:t>
            </w:r>
            <w:r>
              <w:rPr>
                <w:rFonts w:asciiTheme="minorHAnsi" w:hAnsiTheme="minorHAnsi"/>
                <w:sz w:val="18"/>
                <w:szCs w:val="18"/>
              </w:rPr>
              <w:t>A</w:t>
            </w:r>
            <w:r w:rsidR="00BF2443" w:rsidRPr="00F5715E">
              <w:rPr>
                <w:rFonts w:asciiTheme="minorHAnsi" w:hAnsiTheme="minorHAnsi"/>
                <w:sz w:val="18"/>
                <w:szCs w:val="18"/>
              </w:rPr>
              <w:t xml:space="preserve">rea of </w:t>
            </w:r>
            <w:r w:rsidR="005A1EE3">
              <w:rPr>
                <w:rFonts w:asciiTheme="minorHAnsi" w:hAnsiTheme="minorHAnsi"/>
                <w:sz w:val="18"/>
                <w:szCs w:val="18"/>
              </w:rPr>
              <w:t>D</w:t>
            </w:r>
            <w:r w:rsidR="00BF2443" w:rsidRPr="00F5715E">
              <w:rPr>
                <w:rFonts w:asciiTheme="minorHAnsi" w:hAnsiTheme="minorHAnsi"/>
                <w:sz w:val="18"/>
                <w:szCs w:val="18"/>
              </w:rPr>
              <w:t xml:space="preserve">welling </w:t>
            </w:r>
            <w:r w:rsidR="005A1EE3">
              <w:rPr>
                <w:rFonts w:asciiTheme="minorHAnsi" w:hAnsiTheme="minorHAnsi"/>
                <w:sz w:val="18"/>
                <w:szCs w:val="18"/>
              </w:rPr>
              <w:t>U</w:t>
            </w:r>
            <w:r w:rsidR="00BF2443" w:rsidRPr="00F5715E">
              <w:rPr>
                <w:rFonts w:asciiTheme="minorHAnsi" w:hAnsiTheme="minorHAnsi"/>
                <w:sz w:val="18"/>
                <w:szCs w:val="18"/>
              </w:rPr>
              <w:t>nit</w:t>
            </w:r>
          </w:p>
          <w:p w14:paraId="0AF0ADE0" w14:textId="77777777" w:rsidR="00BF2443" w:rsidRPr="00F5715E" w:rsidRDefault="00BF2443" w:rsidP="00EC5474">
            <w:pPr>
              <w:rPr>
                <w:rFonts w:asciiTheme="minorHAnsi" w:hAnsiTheme="minorHAnsi"/>
                <w:sz w:val="18"/>
                <w:szCs w:val="18"/>
              </w:rPr>
            </w:pPr>
            <w:r>
              <w:rPr>
                <w:rFonts w:asciiTheme="minorHAnsi" w:hAnsiTheme="minorHAnsi"/>
                <w:sz w:val="18"/>
                <w:szCs w:val="18"/>
              </w:rPr>
              <w:t>(For addition projects the c</w:t>
            </w:r>
            <w:r w:rsidRPr="00F5715E">
              <w:rPr>
                <w:rFonts w:asciiTheme="minorHAnsi" w:hAnsiTheme="minorHAnsi"/>
                <w:sz w:val="18"/>
                <w:szCs w:val="18"/>
              </w:rPr>
              <w:t>onditioned floor area</w:t>
            </w:r>
            <w:r>
              <w:rPr>
                <w:rFonts w:asciiTheme="minorHAnsi" w:hAnsiTheme="minorHAnsi"/>
                <w:sz w:val="18"/>
                <w:szCs w:val="18"/>
              </w:rPr>
              <w:t xml:space="preserve"> equals existing area plus addition area)  </w:t>
            </w:r>
          </w:p>
        </w:tc>
        <w:tc>
          <w:tcPr>
            <w:tcW w:w="5774" w:type="dxa"/>
          </w:tcPr>
          <w:p w14:paraId="0AF0ADE1" w14:textId="77777777" w:rsidR="00BF2443" w:rsidRPr="00F5715E" w:rsidRDefault="00BF2443" w:rsidP="00EC5474">
            <w:pPr>
              <w:rPr>
                <w:rFonts w:asciiTheme="minorHAnsi" w:hAnsiTheme="minorHAnsi"/>
                <w:sz w:val="18"/>
                <w:szCs w:val="18"/>
              </w:rPr>
            </w:pPr>
          </w:p>
        </w:tc>
      </w:tr>
      <w:tr w:rsidR="00BF2443" w:rsidRPr="00D2491C" w14:paraId="0AF0ADE7" w14:textId="77777777" w:rsidTr="00EC5474">
        <w:trPr>
          <w:trHeight w:val="158"/>
        </w:trPr>
        <w:tc>
          <w:tcPr>
            <w:tcW w:w="634" w:type="dxa"/>
            <w:vAlign w:val="center"/>
          </w:tcPr>
          <w:p w14:paraId="0AF0ADE3" w14:textId="77777777" w:rsidR="00BF2443" w:rsidRPr="00F5715E" w:rsidRDefault="00BF2443" w:rsidP="00EC5474">
            <w:pPr>
              <w:jc w:val="center"/>
              <w:rPr>
                <w:rFonts w:asciiTheme="minorHAnsi" w:hAnsiTheme="minorHAnsi"/>
                <w:sz w:val="18"/>
                <w:szCs w:val="18"/>
              </w:rPr>
            </w:pPr>
            <w:r w:rsidRPr="00F5715E">
              <w:rPr>
                <w:rFonts w:asciiTheme="minorHAnsi" w:hAnsiTheme="minorHAnsi"/>
                <w:sz w:val="18"/>
                <w:szCs w:val="18"/>
              </w:rPr>
              <w:t>05</w:t>
            </w:r>
          </w:p>
        </w:tc>
        <w:tc>
          <w:tcPr>
            <w:tcW w:w="4608" w:type="dxa"/>
            <w:vAlign w:val="center"/>
          </w:tcPr>
          <w:p w14:paraId="0AF0ADE4" w14:textId="774B3F40" w:rsidR="00BF2443" w:rsidRDefault="00BF2443" w:rsidP="00EC5474">
            <w:pPr>
              <w:rPr>
                <w:rFonts w:asciiTheme="minorHAnsi" w:hAnsiTheme="minorHAnsi"/>
                <w:sz w:val="18"/>
                <w:szCs w:val="18"/>
              </w:rPr>
            </w:pPr>
            <w:r w:rsidRPr="00F5715E">
              <w:rPr>
                <w:rFonts w:asciiTheme="minorHAnsi" w:hAnsiTheme="minorHAnsi"/>
                <w:sz w:val="18"/>
                <w:szCs w:val="18"/>
              </w:rPr>
              <w:t xml:space="preserve">Number of </w:t>
            </w:r>
            <w:r w:rsidR="00860353">
              <w:rPr>
                <w:rFonts w:asciiTheme="minorHAnsi" w:hAnsiTheme="minorHAnsi"/>
                <w:sz w:val="18"/>
                <w:szCs w:val="18"/>
              </w:rPr>
              <w:t>B</w:t>
            </w:r>
            <w:r w:rsidRPr="00F5715E">
              <w:rPr>
                <w:rFonts w:asciiTheme="minorHAnsi" w:hAnsiTheme="minorHAnsi"/>
                <w:sz w:val="18"/>
                <w:szCs w:val="18"/>
              </w:rPr>
              <w:t xml:space="preserve">edrooms in </w:t>
            </w:r>
            <w:r w:rsidR="00860353">
              <w:rPr>
                <w:rFonts w:asciiTheme="minorHAnsi" w:hAnsiTheme="minorHAnsi"/>
                <w:sz w:val="18"/>
                <w:szCs w:val="18"/>
              </w:rPr>
              <w:t>D</w:t>
            </w:r>
            <w:r w:rsidRPr="00F5715E">
              <w:rPr>
                <w:rFonts w:asciiTheme="minorHAnsi" w:hAnsiTheme="minorHAnsi"/>
                <w:sz w:val="18"/>
                <w:szCs w:val="18"/>
              </w:rPr>
              <w:t xml:space="preserve">welling </w:t>
            </w:r>
            <w:r w:rsidR="00860353">
              <w:rPr>
                <w:rFonts w:asciiTheme="minorHAnsi" w:hAnsiTheme="minorHAnsi"/>
                <w:sz w:val="18"/>
                <w:szCs w:val="18"/>
              </w:rPr>
              <w:t>U</w:t>
            </w:r>
            <w:r w:rsidRPr="00F5715E">
              <w:rPr>
                <w:rFonts w:asciiTheme="minorHAnsi" w:hAnsiTheme="minorHAnsi"/>
                <w:sz w:val="18"/>
                <w:szCs w:val="18"/>
              </w:rPr>
              <w:t>nit</w:t>
            </w:r>
          </w:p>
          <w:p w14:paraId="0AF0ADE5" w14:textId="77777777" w:rsidR="00BF2443" w:rsidRPr="00F5715E" w:rsidRDefault="00E65009" w:rsidP="00EC5474">
            <w:pPr>
              <w:rPr>
                <w:rFonts w:asciiTheme="minorHAnsi" w:hAnsiTheme="minorHAnsi"/>
                <w:sz w:val="18"/>
                <w:szCs w:val="18"/>
              </w:rPr>
            </w:pPr>
            <w:r>
              <w:rPr>
                <w:rFonts w:asciiTheme="minorHAnsi" w:hAnsiTheme="minorHAnsi"/>
                <w:sz w:val="18"/>
                <w:szCs w:val="18"/>
              </w:rPr>
              <w:t>(For addition projects the number of bedrooms equals the existing bedrooms plus addition bedrooms)</w:t>
            </w:r>
          </w:p>
        </w:tc>
        <w:tc>
          <w:tcPr>
            <w:tcW w:w="5774" w:type="dxa"/>
          </w:tcPr>
          <w:p w14:paraId="0AF0ADE6" w14:textId="77777777" w:rsidR="00BF2443" w:rsidRPr="00F5715E" w:rsidRDefault="00BF2443" w:rsidP="00EC5474">
            <w:pPr>
              <w:rPr>
                <w:rFonts w:asciiTheme="minorHAnsi" w:hAnsiTheme="minorHAnsi"/>
                <w:sz w:val="18"/>
                <w:szCs w:val="18"/>
              </w:rPr>
            </w:pPr>
          </w:p>
        </w:tc>
      </w:tr>
      <w:tr w:rsidR="00BF2443" w:rsidRPr="00D2491C" w14:paraId="0AF0ADEB" w14:textId="77777777" w:rsidTr="00EC5474">
        <w:trPr>
          <w:trHeight w:val="158"/>
        </w:trPr>
        <w:tc>
          <w:tcPr>
            <w:tcW w:w="634" w:type="dxa"/>
            <w:vAlign w:val="center"/>
          </w:tcPr>
          <w:p w14:paraId="0AF0ADE8" w14:textId="77777777" w:rsidR="00BF2443" w:rsidRPr="00F5715E" w:rsidRDefault="00BF2443" w:rsidP="00EC5474">
            <w:pPr>
              <w:jc w:val="center"/>
              <w:rPr>
                <w:rFonts w:asciiTheme="minorHAnsi" w:hAnsiTheme="minorHAnsi"/>
                <w:sz w:val="18"/>
                <w:szCs w:val="18"/>
              </w:rPr>
            </w:pPr>
            <w:r w:rsidRPr="00F5715E">
              <w:rPr>
                <w:rFonts w:asciiTheme="minorHAnsi" w:hAnsiTheme="minorHAnsi"/>
                <w:sz w:val="18"/>
                <w:szCs w:val="18"/>
              </w:rPr>
              <w:t>06</w:t>
            </w:r>
          </w:p>
        </w:tc>
        <w:tc>
          <w:tcPr>
            <w:tcW w:w="4608" w:type="dxa"/>
            <w:vAlign w:val="center"/>
          </w:tcPr>
          <w:p w14:paraId="0AF0ADE9" w14:textId="1CC6640D" w:rsidR="00BF2443" w:rsidRPr="00F5715E" w:rsidRDefault="00BF2443" w:rsidP="00EC5474">
            <w:pPr>
              <w:rPr>
                <w:rFonts w:asciiTheme="minorHAnsi" w:hAnsiTheme="minorHAnsi"/>
                <w:sz w:val="18"/>
                <w:szCs w:val="18"/>
              </w:rPr>
            </w:pPr>
            <w:r>
              <w:rPr>
                <w:rFonts w:asciiTheme="minorHAnsi" w:hAnsiTheme="minorHAnsi"/>
                <w:sz w:val="18"/>
                <w:szCs w:val="18"/>
              </w:rPr>
              <w:t>Ventilation Operation Schedule</w:t>
            </w:r>
          </w:p>
        </w:tc>
        <w:tc>
          <w:tcPr>
            <w:tcW w:w="5774" w:type="dxa"/>
          </w:tcPr>
          <w:p w14:paraId="0AF0ADEA" w14:textId="77777777" w:rsidR="00BF2443" w:rsidRPr="00F5715E" w:rsidRDefault="00BF2443" w:rsidP="00EC5474">
            <w:pPr>
              <w:rPr>
                <w:rFonts w:asciiTheme="minorHAnsi" w:hAnsiTheme="minorHAnsi"/>
                <w:sz w:val="18"/>
                <w:szCs w:val="18"/>
              </w:rPr>
            </w:pPr>
          </w:p>
        </w:tc>
      </w:tr>
      <w:tr w:rsidR="00BF2443" w:rsidRPr="00D2491C" w14:paraId="0AF0ADEF" w14:textId="77777777" w:rsidTr="00EC5474">
        <w:trPr>
          <w:trHeight w:val="158"/>
        </w:trPr>
        <w:tc>
          <w:tcPr>
            <w:tcW w:w="634" w:type="dxa"/>
            <w:vAlign w:val="center"/>
          </w:tcPr>
          <w:p w14:paraId="0AF0ADEC" w14:textId="77777777" w:rsidR="00BF2443" w:rsidRPr="00F5715E" w:rsidRDefault="00BF2443" w:rsidP="00EC5474">
            <w:pPr>
              <w:jc w:val="center"/>
              <w:rPr>
                <w:rFonts w:asciiTheme="minorHAnsi" w:hAnsiTheme="minorHAnsi"/>
                <w:sz w:val="18"/>
                <w:szCs w:val="18"/>
              </w:rPr>
            </w:pPr>
            <w:r w:rsidRPr="00F5715E">
              <w:rPr>
                <w:rFonts w:asciiTheme="minorHAnsi" w:hAnsiTheme="minorHAnsi"/>
                <w:sz w:val="18"/>
                <w:szCs w:val="18"/>
              </w:rPr>
              <w:t>07</w:t>
            </w:r>
          </w:p>
        </w:tc>
        <w:tc>
          <w:tcPr>
            <w:tcW w:w="4608" w:type="dxa"/>
            <w:vAlign w:val="center"/>
          </w:tcPr>
          <w:p w14:paraId="0AF0ADED" w14:textId="347844AE" w:rsidR="00BF2443" w:rsidRPr="00F5715E" w:rsidRDefault="00BF2443" w:rsidP="00EC5474">
            <w:pPr>
              <w:rPr>
                <w:rFonts w:asciiTheme="minorHAnsi" w:hAnsiTheme="minorHAnsi"/>
                <w:sz w:val="18"/>
                <w:szCs w:val="18"/>
              </w:rPr>
            </w:pPr>
            <w:r>
              <w:rPr>
                <w:rFonts w:asciiTheme="minorHAnsi" w:hAnsiTheme="minorHAnsi"/>
                <w:sz w:val="18"/>
                <w:szCs w:val="18"/>
              </w:rPr>
              <w:t>Whole-Building Ventilation Rate Calculation Method</w:t>
            </w:r>
          </w:p>
        </w:tc>
        <w:tc>
          <w:tcPr>
            <w:tcW w:w="5774" w:type="dxa"/>
          </w:tcPr>
          <w:p w14:paraId="0AF0ADEE" w14:textId="77777777" w:rsidR="00BF2443" w:rsidRPr="00F5715E" w:rsidRDefault="00BF2443" w:rsidP="00EC5474">
            <w:pPr>
              <w:rPr>
                <w:rFonts w:asciiTheme="minorHAnsi" w:hAnsiTheme="minorHAnsi"/>
                <w:sz w:val="18"/>
                <w:szCs w:val="18"/>
              </w:rPr>
            </w:pPr>
          </w:p>
        </w:tc>
      </w:tr>
      <w:tr w:rsidR="00BF2443" w:rsidRPr="00D2491C" w14:paraId="0AF0ADF3" w14:textId="77777777" w:rsidTr="00EC5474">
        <w:trPr>
          <w:trHeight w:val="158"/>
        </w:trPr>
        <w:tc>
          <w:tcPr>
            <w:tcW w:w="634" w:type="dxa"/>
            <w:vAlign w:val="center"/>
          </w:tcPr>
          <w:p w14:paraId="0AF0ADF0" w14:textId="77777777" w:rsidR="00BF2443" w:rsidRPr="00F5715E" w:rsidRDefault="00BF2443" w:rsidP="00EC5474">
            <w:pPr>
              <w:jc w:val="center"/>
              <w:rPr>
                <w:rFonts w:asciiTheme="minorHAnsi" w:hAnsiTheme="minorHAnsi"/>
                <w:sz w:val="18"/>
                <w:szCs w:val="18"/>
              </w:rPr>
            </w:pPr>
            <w:r w:rsidRPr="00F5715E">
              <w:rPr>
                <w:rFonts w:asciiTheme="minorHAnsi" w:hAnsiTheme="minorHAnsi"/>
                <w:sz w:val="18"/>
                <w:szCs w:val="18"/>
              </w:rPr>
              <w:t>08</w:t>
            </w:r>
          </w:p>
        </w:tc>
        <w:tc>
          <w:tcPr>
            <w:tcW w:w="4608" w:type="dxa"/>
            <w:vAlign w:val="center"/>
          </w:tcPr>
          <w:p w14:paraId="0AF0ADF1" w14:textId="4A60A8A5" w:rsidR="00BF2443" w:rsidRPr="00F5715E" w:rsidRDefault="00BF2443" w:rsidP="00EC5474">
            <w:pPr>
              <w:rPr>
                <w:rFonts w:asciiTheme="minorHAnsi" w:hAnsiTheme="minorHAnsi"/>
                <w:sz w:val="18"/>
                <w:szCs w:val="18"/>
              </w:rPr>
            </w:pPr>
            <w:r>
              <w:rPr>
                <w:rFonts w:asciiTheme="minorHAnsi" w:hAnsiTheme="minorHAnsi"/>
                <w:sz w:val="18"/>
                <w:szCs w:val="18"/>
              </w:rPr>
              <w:t>Whole Building Ventilation System Type</w:t>
            </w:r>
          </w:p>
        </w:tc>
        <w:tc>
          <w:tcPr>
            <w:tcW w:w="5774" w:type="dxa"/>
          </w:tcPr>
          <w:p w14:paraId="0AF0ADF2" w14:textId="77777777" w:rsidR="00BF2443" w:rsidRPr="00F5715E" w:rsidRDefault="00BF2443" w:rsidP="00EC5474">
            <w:pPr>
              <w:rPr>
                <w:rFonts w:asciiTheme="minorHAnsi" w:hAnsiTheme="minorHAnsi"/>
                <w:sz w:val="18"/>
                <w:szCs w:val="18"/>
              </w:rPr>
            </w:pPr>
          </w:p>
        </w:tc>
      </w:tr>
    </w:tbl>
    <w:p w14:paraId="0AF0ADF5" w14:textId="77777777" w:rsidR="00BF2443" w:rsidRPr="005A6EB8" w:rsidRDefault="00BF2443" w:rsidP="00BF2443">
      <w:pPr>
        <w:rPr>
          <w:rFonts w:asciiTheme="minorHAnsi" w:hAnsiTheme="minorHAnsi"/>
          <w:szCs w:val="18"/>
        </w:rPr>
      </w:pPr>
    </w:p>
    <w:tbl>
      <w:tblPr>
        <w:tblStyle w:val="TableGrid"/>
        <w:tblW w:w="0" w:type="auto"/>
        <w:tblLook w:val="04A0" w:firstRow="1" w:lastRow="0" w:firstColumn="1" w:lastColumn="0" w:noHBand="0" w:noVBand="1"/>
      </w:tblPr>
      <w:tblGrid>
        <w:gridCol w:w="11016"/>
      </w:tblGrid>
      <w:tr w:rsidR="00BF2443" w14:paraId="0AF0ADF7" w14:textId="77777777" w:rsidTr="00EC5474">
        <w:tc>
          <w:tcPr>
            <w:tcW w:w="11016" w:type="dxa"/>
          </w:tcPr>
          <w:p w14:paraId="0AF0ADF6" w14:textId="3749EC81" w:rsidR="00BF2443" w:rsidRPr="005A6EB8" w:rsidRDefault="00860353" w:rsidP="00EC5474">
            <w:pPr>
              <w:rPr>
                <w:rFonts w:asciiTheme="minorHAnsi" w:hAnsiTheme="minorHAnsi"/>
                <w:szCs w:val="18"/>
              </w:rPr>
            </w:pPr>
            <w:r w:rsidRPr="005A6EB8">
              <w:rPr>
                <w:rFonts w:asciiTheme="minorHAnsi" w:hAnsiTheme="minorHAnsi"/>
                <w:b/>
                <w:szCs w:val="18"/>
              </w:rPr>
              <w:t>MCH-</w:t>
            </w:r>
            <w:r w:rsidR="00BF2443" w:rsidRPr="005A6EB8">
              <w:rPr>
                <w:rFonts w:asciiTheme="minorHAnsi" w:hAnsiTheme="minorHAnsi"/>
                <w:b/>
                <w:szCs w:val="18"/>
              </w:rPr>
              <w:t>27b - Continuous Ventilation Airflow – Total Ventilation Rate Method</w:t>
            </w:r>
          </w:p>
        </w:tc>
      </w:tr>
    </w:tbl>
    <w:p w14:paraId="0AF0ADF9" w14:textId="77777777" w:rsidR="00BF2443" w:rsidRPr="005A6EB8" w:rsidRDefault="00BF2443" w:rsidP="00BF2443">
      <w:pPr>
        <w:rPr>
          <w:rFonts w:asciiTheme="minorHAnsi" w:hAnsiTheme="minorHAnsi"/>
          <w:szCs w:val="18"/>
        </w:rPr>
      </w:pPr>
    </w:p>
    <w:tbl>
      <w:tblPr>
        <w:tblW w:w="5000" w:type="pct"/>
        <w:tblInd w:w="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6"/>
        <w:gridCol w:w="4601"/>
        <w:gridCol w:w="5829"/>
      </w:tblGrid>
      <w:tr w:rsidR="00BF2443" w:rsidRPr="00CB00C9" w14:paraId="0AF0ADFB" w14:textId="77777777" w:rsidTr="00EC5474">
        <w:tc>
          <w:tcPr>
            <w:tcW w:w="11016" w:type="dxa"/>
            <w:gridSpan w:val="3"/>
          </w:tcPr>
          <w:p w14:paraId="2A02E23D" w14:textId="77777777" w:rsidR="00860353" w:rsidRPr="005A6EB8" w:rsidRDefault="00BF2443" w:rsidP="00EC5474">
            <w:pPr>
              <w:keepNext/>
              <w:rPr>
                <w:rFonts w:asciiTheme="minorHAnsi" w:hAnsiTheme="minorHAnsi"/>
                <w:b/>
                <w:szCs w:val="18"/>
              </w:rPr>
            </w:pPr>
            <w:r w:rsidRPr="005A6EB8">
              <w:rPr>
                <w:rFonts w:asciiTheme="minorHAnsi" w:hAnsiTheme="minorHAnsi"/>
                <w:b/>
                <w:szCs w:val="18"/>
              </w:rPr>
              <w:t>B. Whole-Building Continuous Ventilation - Total Ventilation Rate Method</w:t>
            </w:r>
          </w:p>
          <w:p w14:paraId="0AF0ADFA" w14:textId="2039860E" w:rsidR="00BF2443" w:rsidRPr="00CB00C9" w:rsidRDefault="00BF2443" w:rsidP="00EC5474">
            <w:pPr>
              <w:keepNext/>
              <w:rPr>
                <w:rFonts w:asciiTheme="minorHAnsi" w:hAnsiTheme="minorHAnsi"/>
                <w:sz w:val="18"/>
                <w:szCs w:val="18"/>
              </w:rPr>
            </w:pPr>
            <w:r w:rsidRPr="00CB00C9">
              <w:rPr>
                <w:rFonts w:asciiTheme="minorHAnsi" w:hAnsiTheme="minorHAnsi"/>
                <w:sz w:val="18"/>
                <w:szCs w:val="18"/>
              </w:rPr>
              <w:t xml:space="preserve">A mechanical supply system, exhaust system, or combination thereof shall provide whole-building ventilation with outdoor air each hour at no less than the rate in </w:t>
            </w:r>
            <w:r>
              <w:rPr>
                <w:rFonts w:asciiTheme="minorHAnsi" w:hAnsiTheme="minorHAnsi"/>
                <w:sz w:val="18"/>
                <w:szCs w:val="18"/>
              </w:rPr>
              <w:t xml:space="preserve">62.2 </w:t>
            </w:r>
            <w:r w:rsidRPr="00CB00C9">
              <w:rPr>
                <w:rFonts w:asciiTheme="minorHAnsi" w:hAnsiTheme="minorHAnsi"/>
                <w:sz w:val="18"/>
                <w:szCs w:val="18"/>
              </w:rPr>
              <w:t>equation 4.7.</w:t>
            </w:r>
          </w:p>
        </w:tc>
      </w:tr>
      <w:tr w:rsidR="00BF2443" w:rsidRPr="00CB00C9" w14:paraId="0AF0ADFF" w14:textId="77777777" w:rsidTr="00EC5474">
        <w:tc>
          <w:tcPr>
            <w:tcW w:w="586" w:type="dxa"/>
            <w:vAlign w:val="center"/>
          </w:tcPr>
          <w:p w14:paraId="0AF0ADFC" w14:textId="77777777" w:rsidR="00BF2443" w:rsidRPr="00CB00C9" w:rsidRDefault="00BF2443" w:rsidP="00EC5474">
            <w:pPr>
              <w:keepNext/>
              <w:jc w:val="center"/>
              <w:rPr>
                <w:rFonts w:asciiTheme="minorHAnsi" w:hAnsiTheme="minorHAnsi"/>
                <w:sz w:val="18"/>
                <w:szCs w:val="18"/>
              </w:rPr>
            </w:pPr>
            <w:r>
              <w:rPr>
                <w:rFonts w:asciiTheme="minorHAnsi" w:hAnsiTheme="minorHAnsi"/>
                <w:sz w:val="18"/>
                <w:szCs w:val="18"/>
              </w:rPr>
              <w:t>01</w:t>
            </w:r>
          </w:p>
        </w:tc>
        <w:tc>
          <w:tcPr>
            <w:tcW w:w="4601" w:type="dxa"/>
            <w:vAlign w:val="center"/>
          </w:tcPr>
          <w:p w14:paraId="0AF0ADFD" w14:textId="04EF9F1B" w:rsidR="00BF2443" w:rsidRPr="00CB00C9" w:rsidRDefault="00BF2443" w:rsidP="005A1EE3">
            <w:pPr>
              <w:keepNext/>
              <w:rPr>
                <w:rFonts w:asciiTheme="minorHAnsi" w:hAnsiTheme="minorHAnsi"/>
                <w:sz w:val="18"/>
                <w:szCs w:val="18"/>
              </w:rPr>
            </w:pPr>
            <w:r w:rsidRPr="00CB00C9">
              <w:rPr>
                <w:rFonts w:asciiTheme="minorHAnsi" w:hAnsiTheme="minorHAnsi"/>
                <w:sz w:val="18"/>
                <w:szCs w:val="18"/>
              </w:rPr>
              <w:t xml:space="preserve">Total </w:t>
            </w:r>
            <w:r>
              <w:rPr>
                <w:rFonts w:asciiTheme="minorHAnsi" w:hAnsiTheme="minorHAnsi"/>
                <w:sz w:val="18"/>
                <w:szCs w:val="18"/>
              </w:rPr>
              <w:t xml:space="preserve">Required </w:t>
            </w:r>
            <w:r w:rsidRPr="00CB00C9">
              <w:rPr>
                <w:rFonts w:asciiTheme="minorHAnsi" w:hAnsiTheme="minorHAnsi"/>
                <w:sz w:val="18"/>
                <w:szCs w:val="18"/>
              </w:rPr>
              <w:t xml:space="preserve">Ventilation </w:t>
            </w:r>
            <w:r w:rsidR="005A1EE3">
              <w:rPr>
                <w:rFonts w:asciiTheme="minorHAnsi" w:hAnsiTheme="minorHAnsi"/>
                <w:sz w:val="18"/>
                <w:szCs w:val="18"/>
              </w:rPr>
              <w:t>R</w:t>
            </w:r>
            <w:r w:rsidRPr="00CB00C9">
              <w:rPr>
                <w:rFonts w:asciiTheme="minorHAnsi" w:hAnsiTheme="minorHAnsi"/>
                <w:sz w:val="18"/>
                <w:szCs w:val="18"/>
              </w:rPr>
              <w:t>ate ( fan + infiltration), (</w:t>
            </w:r>
            <w:proofErr w:type="spellStart"/>
            <w:r w:rsidRPr="00CB00C9">
              <w:rPr>
                <w:rFonts w:asciiTheme="minorHAnsi" w:hAnsiTheme="minorHAnsi"/>
                <w:sz w:val="18"/>
                <w:szCs w:val="18"/>
              </w:rPr>
              <w:t>Q</w:t>
            </w:r>
            <w:r w:rsidRPr="0033657D">
              <w:rPr>
                <w:rFonts w:asciiTheme="minorHAnsi" w:hAnsiTheme="minorHAnsi"/>
                <w:sz w:val="18"/>
                <w:szCs w:val="18"/>
                <w:vertAlign w:val="subscript"/>
              </w:rPr>
              <w:t>tot</w:t>
            </w:r>
            <w:proofErr w:type="spellEnd"/>
            <w:r w:rsidRPr="00CB00C9">
              <w:rPr>
                <w:rFonts w:asciiTheme="minorHAnsi" w:hAnsiTheme="minorHAnsi"/>
                <w:sz w:val="18"/>
                <w:szCs w:val="18"/>
              </w:rPr>
              <w:t>)</w:t>
            </w:r>
          </w:p>
        </w:tc>
        <w:tc>
          <w:tcPr>
            <w:tcW w:w="5829" w:type="dxa"/>
          </w:tcPr>
          <w:p w14:paraId="0AF0ADFE" w14:textId="77777777" w:rsidR="00BF2443" w:rsidRPr="007F6151" w:rsidRDefault="00BF2443" w:rsidP="00EC5474">
            <w:pPr>
              <w:keepNext/>
              <w:rPr>
                <w:rFonts w:asciiTheme="minorHAnsi" w:hAnsiTheme="minorHAnsi"/>
                <w:sz w:val="18"/>
                <w:szCs w:val="18"/>
              </w:rPr>
            </w:pPr>
          </w:p>
        </w:tc>
      </w:tr>
      <w:tr w:rsidR="00BF2443" w:rsidRPr="00CB00C9" w14:paraId="0AF0AE03" w14:textId="77777777" w:rsidTr="00EC5474">
        <w:tc>
          <w:tcPr>
            <w:tcW w:w="586" w:type="dxa"/>
            <w:vAlign w:val="center"/>
          </w:tcPr>
          <w:p w14:paraId="0AF0AE00" w14:textId="77777777" w:rsidR="00BF2443" w:rsidRDefault="00BF2443" w:rsidP="00EC5474">
            <w:pPr>
              <w:keepNext/>
              <w:jc w:val="center"/>
              <w:rPr>
                <w:rFonts w:asciiTheme="minorHAnsi" w:hAnsiTheme="minorHAnsi"/>
                <w:sz w:val="18"/>
                <w:szCs w:val="18"/>
              </w:rPr>
            </w:pPr>
            <w:r>
              <w:rPr>
                <w:rFonts w:asciiTheme="minorHAnsi" w:hAnsiTheme="minorHAnsi"/>
                <w:sz w:val="18"/>
                <w:szCs w:val="18"/>
              </w:rPr>
              <w:t>02</w:t>
            </w:r>
          </w:p>
        </w:tc>
        <w:tc>
          <w:tcPr>
            <w:tcW w:w="4601" w:type="dxa"/>
            <w:vAlign w:val="center"/>
          </w:tcPr>
          <w:p w14:paraId="0AF0AE01" w14:textId="77B784C1" w:rsidR="00BF2443" w:rsidRPr="00CB00C9" w:rsidRDefault="00BF2443" w:rsidP="00EC5474">
            <w:pPr>
              <w:keepNext/>
              <w:rPr>
                <w:rFonts w:asciiTheme="minorHAnsi" w:hAnsiTheme="minorHAnsi"/>
                <w:sz w:val="18"/>
                <w:szCs w:val="18"/>
              </w:rPr>
            </w:pPr>
            <w:r>
              <w:rPr>
                <w:rFonts w:asciiTheme="minorHAnsi" w:hAnsiTheme="minorHAnsi"/>
                <w:sz w:val="18"/>
                <w:szCs w:val="18"/>
              </w:rPr>
              <w:t xml:space="preserve">CFM50 </w:t>
            </w:r>
            <w:r w:rsidR="0033657D">
              <w:rPr>
                <w:rFonts w:asciiTheme="minorHAnsi" w:hAnsiTheme="minorHAnsi"/>
                <w:sz w:val="18"/>
                <w:szCs w:val="18"/>
              </w:rPr>
              <w:t>–</w:t>
            </w:r>
            <w:r>
              <w:rPr>
                <w:rFonts w:asciiTheme="minorHAnsi" w:hAnsiTheme="minorHAnsi"/>
                <w:sz w:val="18"/>
                <w:szCs w:val="18"/>
              </w:rPr>
              <w:t xml:space="preserve"> Depressurization</w:t>
            </w:r>
          </w:p>
        </w:tc>
        <w:tc>
          <w:tcPr>
            <w:tcW w:w="5829" w:type="dxa"/>
          </w:tcPr>
          <w:p w14:paraId="0AF0AE02" w14:textId="77777777" w:rsidR="00BF2443" w:rsidRPr="00601797" w:rsidRDefault="00BF2443" w:rsidP="00EC5474">
            <w:pPr>
              <w:keepNext/>
              <w:rPr>
                <w:rFonts w:asciiTheme="minorHAnsi" w:hAnsiTheme="minorHAnsi"/>
                <w:sz w:val="18"/>
                <w:szCs w:val="18"/>
              </w:rPr>
            </w:pPr>
          </w:p>
        </w:tc>
      </w:tr>
      <w:tr w:rsidR="00BF2443" w:rsidRPr="00CB00C9" w14:paraId="0AF0AE07" w14:textId="77777777" w:rsidTr="00EC5474">
        <w:tc>
          <w:tcPr>
            <w:tcW w:w="586" w:type="dxa"/>
            <w:vAlign w:val="center"/>
          </w:tcPr>
          <w:p w14:paraId="0AF0AE04" w14:textId="77777777" w:rsidR="00BF2443" w:rsidRDefault="00BF2443" w:rsidP="00EC5474">
            <w:pPr>
              <w:keepNext/>
              <w:jc w:val="center"/>
              <w:rPr>
                <w:rFonts w:asciiTheme="minorHAnsi" w:hAnsiTheme="minorHAnsi"/>
                <w:sz w:val="18"/>
                <w:szCs w:val="18"/>
              </w:rPr>
            </w:pPr>
            <w:r>
              <w:rPr>
                <w:rFonts w:asciiTheme="minorHAnsi" w:hAnsiTheme="minorHAnsi"/>
                <w:sz w:val="18"/>
                <w:szCs w:val="18"/>
              </w:rPr>
              <w:t>03</w:t>
            </w:r>
          </w:p>
        </w:tc>
        <w:tc>
          <w:tcPr>
            <w:tcW w:w="4601" w:type="dxa"/>
            <w:vAlign w:val="center"/>
          </w:tcPr>
          <w:p w14:paraId="0AF0AE05" w14:textId="566CD7EC" w:rsidR="00BF2443" w:rsidRPr="00CB00C9" w:rsidRDefault="00BF2443" w:rsidP="00EC5474">
            <w:pPr>
              <w:keepNext/>
              <w:rPr>
                <w:rFonts w:asciiTheme="minorHAnsi" w:hAnsiTheme="minorHAnsi"/>
                <w:sz w:val="18"/>
                <w:szCs w:val="18"/>
              </w:rPr>
            </w:pPr>
            <w:r>
              <w:rPr>
                <w:rFonts w:asciiTheme="minorHAnsi" w:hAnsiTheme="minorHAnsi"/>
                <w:sz w:val="18"/>
                <w:szCs w:val="18"/>
              </w:rPr>
              <w:t>Equivalent Leakage Area Depressurization</w:t>
            </w:r>
          </w:p>
        </w:tc>
        <w:tc>
          <w:tcPr>
            <w:tcW w:w="5829" w:type="dxa"/>
          </w:tcPr>
          <w:p w14:paraId="0AF0AE06" w14:textId="77777777" w:rsidR="00BF2443" w:rsidRPr="00601797" w:rsidRDefault="00BF2443" w:rsidP="00EC5474">
            <w:pPr>
              <w:keepNext/>
              <w:rPr>
                <w:rFonts w:asciiTheme="minorHAnsi" w:hAnsiTheme="minorHAnsi"/>
                <w:sz w:val="18"/>
                <w:szCs w:val="18"/>
              </w:rPr>
            </w:pPr>
          </w:p>
        </w:tc>
      </w:tr>
      <w:tr w:rsidR="00BF2443" w:rsidRPr="00CB00C9" w14:paraId="0AF0AE0B" w14:textId="77777777" w:rsidTr="00EC5474">
        <w:tc>
          <w:tcPr>
            <w:tcW w:w="586" w:type="dxa"/>
            <w:vAlign w:val="center"/>
          </w:tcPr>
          <w:p w14:paraId="0AF0AE08" w14:textId="77777777" w:rsidR="00BF2443" w:rsidRDefault="00BF2443" w:rsidP="00EC5474">
            <w:pPr>
              <w:keepNext/>
              <w:jc w:val="center"/>
              <w:rPr>
                <w:rFonts w:asciiTheme="minorHAnsi" w:hAnsiTheme="minorHAnsi"/>
                <w:sz w:val="18"/>
                <w:szCs w:val="18"/>
              </w:rPr>
            </w:pPr>
            <w:r>
              <w:rPr>
                <w:rFonts w:asciiTheme="minorHAnsi" w:hAnsiTheme="minorHAnsi"/>
                <w:sz w:val="18"/>
                <w:szCs w:val="18"/>
              </w:rPr>
              <w:t>04</w:t>
            </w:r>
          </w:p>
        </w:tc>
        <w:tc>
          <w:tcPr>
            <w:tcW w:w="4601" w:type="dxa"/>
            <w:vAlign w:val="center"/>
          </w:tcPr>
          <w:p w14:paraId="0AF0AE09" w14:textId="4A2EABB2" w:rsidR="00BF2443" w:rsidRDefault="00BF2443" w:rsidP="00EC5474">
            <w:pPr>
              <w:keepNext/>
              <w:rPr>
                <w:rFonts w:asciiTheme="minorHAnsi" w:hAnsiTheme="minorHAnsi"/>
                <w:sz w:val="18"/>
                <w:szCs w:val="18"/>
              </w:rPr>
            </w:pPr>
            <w:r>
              <w:rPr>
                <w:rFonts w:asciiTheme="minorHAnsi" w:hAnsiTheme="minorHAnsi"/>
                <w:sz w:val="18"/>
                <w:szCs w:val="18"/>
              </w:rPr>
              <w:t>CFM50 – Pressurization</w:t>
            </w:r>
          </w:p>
        </w:tc>
        <w:tc>
          <w:tcPr>
            <w:tcW w:w="5829" w:type="dxa"/>
          </w:tcPr>
          <w:p w14:paraId="0AF0AE0A" w14:textId="77777777" w:rsidR="00BF2443" w:rsidRPr="00144CC2" w:rsidRDefault="00BF2443" w:rsidP="00EC5474">
            <w:pPr>
              <w:keepNext/>
              <w:rPr>
                <w:rFonts w:asciiTheme="minorHAnsi" w:hAnsiTheme="minorHAnsi"/>
                <w:sz w:val="18"/>
                <w:szCs w:val="18"/>
              </w:rPr>
            </w:pPr>
          </w:p>
        </w:tc>
      </w:tr>
      <w:tr w:rsidR="00BF2443" w:rsidRPr="00CB00C9" w14:paraId="0AF0AE0F" w14:textId="77777777" w:rsidTr="00EC5474">
        <w:tc>
          <w:tcPr>
            <w:tcW w:w="586" w:type="dxa"/>
            <w:vAlign w:val="center"/>
          </w:tcPr>
          <w:p w14:paraId="0AF0AE0C" w14:textId="77777777" w:rsidR="00BF2443" w:rsidRDefault="00BF2443" w:rsidP="00EC5474">
            <w:pPr>
              <w:keepNext/>
              <w:jc w:val="center"/>
              <w:rPr>
                <w:rFonts w:asciiTheme="minorHAnsi" w:hAnsiTheme="minorHAnsi"/>
                <w:sz w:val="18"/>
                <w:szCs w:val="18"/>
              </w:rPr>
            </w:pPr>
            <w:r>
              <w:rPr>
                <w:rFonts w:asciiTheme="minorHAnsi" w:hAnsiTheme="minorHAnsi"/>
                <w:sz w:val="18"/>
                <w:szCs w:val="18"/>
              </w:rPr>
              <w:t>05</w:t>
            </w:r>
          </w:p>
        </w:tc>
        <w:tc>
          <w:tcPr>
            <w:tcW w:w="4601" w:type="dxa"/>
            <w:vAlign w:val="center"/>
          </w:tcPr>
          <w:p w14:paraId="0AF0AE0D" w14:textId="7B7DA50D" w:rsidR="00BF2443" w:rsidRPr="00CB00C9" w:rsidRDefault="00BF2443" w:rsidP="00EC5474">
            <w:pPr>
              <w:keepNext/>
              <w:rPr>
                <w:rFonts w:asciiTheme="minorHAnsi" w:hAnsiTheme="minorHAnsi"/>
                <w:sz w:val="18"/>
                <w:szCs w:val="18"/>
              </w:rPr>
            </w:pPr>
            <w:r>
              <w:rPr>
                <w:rFonts w:asciiTheme="minorHAnsi" w:hAnsiTheme="minorHAnsi"/>
                <w:sz w:val="18"/>
                <w:szCs w:val="18"/>
              </w:rPr>
              <w:t>Equivalent Leakage Area Pressurization</w:t>
            </w:r>
          </w:p>
        </w:tc>
        <w:tc>
          <w:tcPr>
            <w:tcW w:w="5829" w:type="dxa"/>
          </w:tcPr>
          <w:p w14:paraId="0AF0AE0E" w14:textId="77777777" w:rsidR="00BF2443" w:rsidRPr="00601797" w:rsidRDefault="00BF2443" w:rsidP="00EC5474">
            <w:pPr>
              <w:keepNext/>
              <w:rPr>
                <w:rFonts w:asciiTheme="minorHAnsi" w:hAnsiTheme="minorHAnsi"/>
                <w:sz w:val="18"/>
                <w:szCs w:val="18"/>
              </w:rPr>
            </w:pPr>
          </w:p>
        </w:tc>
      </w:tr>
      <w:tr w:rsidR="00BF2443" w:rsidRPr="00CB00C9" w14:paraId="0AF0AE13" w14:textId="77777777" w:rsidTr="00EC5474">
        <w:tc>
          <w:tcPr>
            <w:tcW w:w="586" w:type="dxa"/>
            <w:vAlign w:val="center"/>
          </w:tcPr>
          <w:p w14:paraId="0AF0AE10" w14:textId="77777777" w:rsidR="00BF2443" w:rsidRPr="00CB00C9" w:rsidRDefault="00BF2443" w:rsidP="00EC5474">
            <w:pPr>
              <w:keepNext/>
              <w:jc w:val="center"/>
              <w:rPr>
                <w:rFonts w:asciiTheme="minorHAnsi" w:hAnsiTheme="minorHAnsi"/>
                <w:sz w:val="18"/>
                <w:szCs w:val="18"/>
              </w:rPr>
            </w:pPr>
            <w:r>
              <w:rPr>
                <w:rFonts w:asciiTheme="minorHAnsi" w:hAnsiTheme="minorHAnsi"/>
                <w:sz w:val="18"/>
                <w:szCs w:val="18"/>
              </w:rPr>
              <w:t>06</w:t>
            </w:r>
          </w:p>
        </w:tc>
        <w:tc>
          <w:tcPr>
            <w:tcW w:w="4601" w:type="dxa"/>
            <w:vAlign w:val="center"/>
          </w:tcPr>
          <w:p w14:paraId="0AF0AE11" w14:textId="45900596" w:rsidR="00BF2443" w:rsidRPr="00CB00C9" w:rsidRDefault="00BF2443" w:rsidP="005A1EE3">
            <w:pPr>
              <w:keepNext/>
              <w:rPr>
                <w:rFonts w:asciiTheme="minorHAnsi" w:hAnsiTheme="minorHAnsi"/>
                <w:sz w:val="18"/>
                <w:szCs w:val="18"/>
              </w:rPr>
            </w:pPr>
            <w:r w:rsidRPr="00CB00C9">
              <w:rPr>
                <w:rFonts w:asciiTheme="minorHAnsi" w:hAnsiTheme="minorHAnsi"/>
                <w:sz w:val="18"/>
                <w:szCs w:val="18"/>
              </w:rPr>
              <w:t xml:space="preserve">Equivalent Leakage Area </w:t>
            </w:r>
            <w:r w:rsidR="005A1EE3">
              <w:rPr>
                <w:rFonts w:asciiTheme="minorHAnsi" w:hAnsiTheme="minorHAnsi"/>
                <w:sz w:val="18"/>
                <w:szCs w:val="18"/>
              </w:rPr>
              <w:t>U</w:t>
            </w:r>
            <w:r w:rsidRPr="00CB00C9">
              <w:rPr>
                <w:rFonts w:asciiTheme="minorHAnsi" w:hAnsiTheme="minorHAnsi"/>
                <w:sz w:val="18"/>
                <w:szCs w:val="18"/>
              </w:rPr>
              <w:t xml:space="preserve">sed for </w:t>
            </w:r>
            <w:r w:rsidR="005A1EE3">
              <w:rPr>
                <w:rFonts w:asciiTheme="minorHAnsi" w:hAnsiTheme="minorHAnsi"/>
                <w:sz w:val="18"/>
                <w:szCs w:val="18"/>
              </w:rPr>
              <w:t>V</w:t>
            </w:r>
            <w:r w:rsidRPr="00CB00C9">
              <w:rPr>
                <w:rFonts w:asciiTheme="minorHAnsi" w:hAnsiTheme="minorHAnsi"/>
                <w:sz w:val="18"/>
                <w:szCs w:val="18"/>
              </w:rPr>
              <w:t>entilation</w:t>
            </w:r>
          </w:p>
        </w:tc>
        <w:tc>
          <w:tcPr>
            <w:tcW w:w="5829" w:type="dxa"/>
          </w:tcPr>
          <w:p w14:paraId="0AF0AE12" w14:textId="77777777" w:rsidR="00BF2443" w:rsidRPr="007F6151" w:rsidRDefault="00BF2443" w:rsidP="00EC5474">
            <w:pPr>
              <w:keepNext/>
              <w:rPr>
                <w:rFonts w:asciiTheme="minorHAnsi" w:hAnsiTheme="minorHAnsi"/>
                <w:sz w:val="18"/>
                <w:szCs w:val="18"/>
              </w:rPr>
            </w:pPr>
          </w:p>
        </w:tc>
      </w:tr>
      <w:tr w:rsidR="00BF2443" w:rsidRPr="00CB00C9" w14:paraId="0AF0AE17" w14:textId="77777777" w:rsidTr="00EC5474">
        <w:tc>
          <w:tcPr>
            <w:tcW w:w="586" w:type="dxa"/>
            <w:vAlign w:val="center"/>
          </w:tcPr>
          <w:p w14:paraId="0AF0AE14" w14:textId="77777777" w:rsidR="00BF2443" w:rsidRPr="00CB00C9" w:rsidRDefault="00BF2443" w:rsidP="00EC5474">
            <w:pPr>
              <w:keepNext/>
              <w:jc w:val="center"/>
              <w:rPr>
                <w:rFonts w:asciiTheme="minorHAnsi" w:hAnsiTheme="minorHAnsi"/>
                <w:sz w:val="18"/>
                <w:szCs w:val="18"/>
              </w:rPr>
            </w:pPr>
            <w:r>
              <w:rPr>
                <w:rFonts w:asciiTheme="minorHAnsi" w:hAnsiTheme="minorHAnsi"/>
                <w:sz w:val="18"/>
                <w:szCs w:val="18"/>
              </w:rPr>
              <w:t>07</w:t>
            </w:r>
          </w:p>
        </w:tc>
        <w:tc>
          <w:tcPr>
            <w:tcW w:w="4601" w:type="dxa"/>
            <w:vAlign w:val="center"/>
          </w:tcPr>
          <w:p w14:paraId="0AF0AE15" w14:textId="77777777" w:rsidR="00BF2443" w:rsidRPr="00CB00C9" w:rsidRDefault="00BF2443" w:rsidP="00EC5474">
            <w:pPr>
              <w:keepNext/>
              <w:rPr>
                <w:rFonts w:asciiTheme="minorHAnsi" w:hAnsiTheme="minorHAnsi"/>
                <w:sz w:val="18"/>
                <w:szCs w:val="18"/>
              </w:rPr>
            </w:pPr>
            <w:r w:rsidRPr="00CB00C9">
              <w:rPr>
                <w:rFonts w:asciiTheme="minorHAnsi" w:hAnsiTheme="minorHAnsi"/>
                <w:sz w:val="18"/>
                <w:szCs w:val="18"/>
              </w:rPr>
              <w:t>What is the vertical distance from the lowest above-grade floor to the highest ceiling in feet?</w:t>
            </w:r>
          </w:p>
        </w:tc>
        <w:tc>
          <w:tcPr>
            <w:tcW w:w="5829" w:type="dxa"/>
          </w:tcPr>
          <w:p w14:paraId="0AF0AE16" w14:textId="77777777" w:rsidR="00BF2443" w:rsidRPr="007F6151" w:rsidRDefault="00BF2443" w:rsidP="00EC5474">
            <w:pPr>
              <w:keepNext/>
              <w:rPr>
                <w:rFonts w:asciiTheme="minorHAnsi" w:hAnsiTheme="minorHAnsi"/>
                <w:sz w:val="18"/>
                <w:szCs w:val="18"/>
              </w:rPr>
            </w:pPr>
          </w:p>
        </w:tc>
      </w:tr>
      <w:tr w:rsidR="00BF2443" w:rsidRPr="00CB00C9" w14:paraId="0AF0AE1B" w14:textId="77777777" w:rsidTr="00EC5474">
        <w:tc>
          <w:tcPr>
            <w:tcW w:w="586" w:type="dxa"/>
            <w:vAlign w:val="center"/>
          </w:tcPr>
          <w:p w14:paraId="0AF0AE18" w14:textId="77777777" w:rsidR="00BF2443" w:rsidRPr="00CB00C9" w:rsidRDefault="00BF2443" w:rsidP="00EC5474">
            <w:pPr>
              <w:keepNext/>
              <w:jc w:val="center"/>
              <w:rPr>
                <w:rFonts w:asciiTheme="minorHAnsi" w:hAnsiTheme="minorHAnsi"/>
                <w:sz w:val="18"/>
                <w:szCs w:val="18"/>
              </w:rPr>
            </w:pPr>
            <w:r>
              <w:rPr>
                <w:rFonts w:asciiTheme="minorHAnsi" w:hAnsiTheme="minorHAnsi"/>
                <w:sz w:val="18"/>
                <w:szCs w:val="18"/>
              </w:rPr>
              <w:t>08</w:t>
            </w:r>
          </w:p>
        </w:tc>
        <w:tc>
          <w:tcPr>
            <w:tcW w:w="4601" w:type="dxa"/>
            <w:vAlign w:val="center"/>
          </w:tcPr>
          <w:p w14:paraId="0AF0AE19" w14:textId="77777777" w:rsidR="00BF2443" w:rsidRPr="00CB00C9" w:rsidRDefault="00BF2443" w:rsidP="00EC5474">
            <w:pPr>
              <w:keepNext/>
              <w:rPr>
                <w:rFonts w:asciiTheme="minorHAnsi" w:hAnsiTheme="minorHAnsi"/>
                <w:sz w:val="18"/>
                <w:szCs w:val="18"/>
              </w:rPr>
            </w:pPr>
            <w:r w:rsidRPr="00CB00C9">
              <w:rPr>
                <w:rFonts w:asciiTheme="minorHAnsi" w:hAnsiTheme="minorHAnsi"/>
                <w:sz w:val="18"/>
                <w:szCs w:val="18"/>
              </w:rPr>
              <w:t>What is the weather and shielding factor (</w:t>
            </w:r>
            <w:proofErr w:type="spellStart"/>
            <w:r w:rsidRPr="00CB00C9">
              <w:rPr>
                <w:rFonts w:asciiTheme="minorHAnsi" w:hAnsiTheme="minorHAnsi"/>
                <w:sz w:val="18"/>
                <w:szCs w:val="18"/>
              </w:rPr>
              <w:t>wsf</w:t>
            </w:r>
            <w:proofErr w:type="spellEnd"/>
            <w:r w:rsidRPr="00CB00C9">
              <w:rPr>
                <w:rFonts w:asciiTheme="minorHAnsi" w:hAnsiTheme="minorHAnsi"/>
                <w:sz w:val="18"/>
                <w:szCs w:val="18"/>
              </w:rPr>
              <w:t xml:space="preserve">) for the city listed in </w:t>
            </w:r>
            <w:r>
              <w:rPr>
                <w:rFonts w:asciiTheme="minorHAnsi" w:hAnsiTheme="minorHAnsi"/>
                <w:sz w:val="18"/>
                <w:szCs w:val="18"/>
              </w:rPr>
              <w:t xml:space="preserve">62.2 </w:t>
            </w:r>
            <w:r w:rsidRPr="00CB00C9">
              <w:rPr>
                <w:rFonts w:asciiTheme="minorHAnsi" w:hAnsiTheme="minorHAnsi"/>
                <w:sz w:val="18"/>
                <w:szCs w:val="18"/>
              </w:rPr>
              <w:t>Appendix X</w:t>
            </w:r>
            <w:r>
              <w:rPr>
                <w:rFonts w:asciiTheme="minorHAnsi" w:hAnsiTheme="minorHAnsi"/>
                <w:sz w:val="18"/>
                <w:szCs w:val="18"/>
              </w:rPr>
              <w:t xml:space="preserve"> Table X1 </w:t>
            </w:r>
            <w:r w:rsidRPr="00CB00C9">
              <w:rPr>
                <w:rFonts w:asciiTheme="minorHAnsi" w:hAnsiTheme="minorHAnsi"/>
                <w:sz w:val="18"/>
                <w:szCs w:val="18"/>
              </w:rPr>
              <w:t>?</w:t>
            </w:r>
          </w:p>
        </w:tc>
        <w:tc>
          <w:tcPr>
            <w:tcW w:w="5829" w:type="dxa"/>
          </w:tcPr>
          <w:p w14:paraId="0AF0AE1A" w14:textId="77777777" w:rsidR="00BF2443" w:rsidRPr="007F6151" w:rsidRDefault="00BF2443" w:rsidP="00EC5474">
            <w:pPr>
              <w:keepNext/>
              <w:rPr>
                <w:rFonts w:asciiTheme="minorHAnsi" w:hAnsiTheme="minorHAnsi"/>
                <w:sz w:val="18"/>
                <w:szCs w:val="18"/>
              </w:rPr>
            </w:pPr>
          </w:p>
        </w:tc>
      </w:tr>
      <w:tr w:rsidR="00BF2443" w:rsidRPr="00CB00C9" w14:paraId="0AF0AE1F" w14:textId="77777777" w:rsidTr="00EC5474">
        <w:tc>
          <w:tcPr>
            <w:tcW w:w="586" w:type="dxa"/>
            <w:vAlign w:val="center"/>
          </w:tcPr>
          <w:p w14:paraId="0AF0AE1C" w14:textId="77777777" w:rsidR="00BF2443" w:rsidRPr="00CB00C9" w:rsidRDefault="00BF2443" w:rsidP="00EC5474">
            <w:pPr>
              <w:keepNext/>
              <w:jc w:val="center"/>
              <w:rPr>
                <w:rFonts w:asciiTheme="minorHAnsi" w:hAnsiTheme="minorHAnsi"/>
                <w:sz w:val="18"/>
                <w:szCs w:val="18"/>
              </w:rPr>
            </w:pPr>
            <w:r>
              <w:rPr>
                <w:rFonts w:asciiTheme="minorHAnsi" w:hAnsiTheme="minorHAnsi"/>
                <w:sz w:val="18"/>
                <w:szCs w:val="18"/>
              </w:rPr>
              <w:t>09</w:t>
            </w:r>
          </w:p>
        </w:tc>
        <w:tc>
          <w:tcPr>
            <w:tcW w:w="4601" w:type="dxa"/>
            <w:vAlign w:val="center"/>
          </w:tcPr>
          <w:p w14:paraId="0AF0AE1D" w14:textId="794440D0" w:rsidR="00BF2443" w:rsidRPr="00CB00C9" w:rsidRDefault="00BF2443" w:rsidP="00EC5474">
            <w:pPr>
              <w:keepNext/>
              <w:rPr>
                <w:rFonts w:asciiTheme="minorHAnsi" w:hAnsiTheme="minorHAnsi"/>
                <w:sz w:val="18"/>
                <w:szCs w:val="18"/>
              </w:rPr>
            </w:pPr>
            <w:r>
              <w:rPr>
                <w:rFonts w:asciiTheme="minorHAnsi" w:hAnsiTheme="minorHAnsi"/>
                <w:sz w:val="18"/>
                <w:szCs w:val="18"/>
              </w:rPr>
              <w:t>Normalized Leakage</w:t>
            </w:r>
            <w:r w:rsidRPr="00CB00C9">
              <w:rPr>
                <w:rFonts w:asciiTheme="minorHAnsi" w:hAnsiTheme="minorHAnsi"/>
                <w:sz w:val="18"/>
                <w:szCs w:val="18"/>
              </w:rPr>
              <w:t xml:space="preserve"> (</w:t>
            </w:r>
            <w:r>
              <w:rPr>
                <w:rFonts w:asciiTheme="minorHAnsi" w:hAnsiTheme="minorHAnsi"/>
                <w:sz w:val="18"/>
                <w:szCs w:val="18"/>
              </w:rPr>
              <w:t>NL</w:t>
            </w:r>
            <w:r w:rsidRPr="00CB00C9">
              <w:rPr>
                <w:rFonts w:asciiTheme="minorHAnsi" w:hAnsiTheme="minorHAnsi"/>
                <w:sz w:val="18"/>
                <w:szCs w:val="18"/>
              </w:rPr>
              <w:t>)</w:t>
            </w:r>
          </w:p>
        </w:tc>
        <w:tc>
          <w:tcPr>
            <w:tcW w:w="5829" w:type="dxa"/>
          </w:tcPr>
          <w:p w14:paraId="0AF0AE1E" w14:textId="77777777" w:rsidR="00BF2443" w:rsidRPr="007F6151" w:rsidRDefault="00BF2443" w:rsidP="00EC5474">
            <w:pPr>
              <w:keepNext/>
              <w:rPr>
                <w:rFonts w:asciiTheme="minorHAnsi" w:hAnsiTheme="minorHAnsi"/>
                <w:sz w:val="18"/>
                <w:szCs w:val="18"/>
              </w:rPr>
            </w:pPr>
          </w:p>
        </w:tc>
      </w:tr>
      <w:tr w:rsidR="00BF2443" w:rsidRPr="00CB00C9" w14:paraId="0AF0AE23" w14:textId="77777777" w:rsidTr="00EC5474">
        <w:tc>
          <w:tcPr>
            <w:tcW w:w="586" w:type="dxa"/>
            <w:vAlign w:val="center"/>
          </w:tcPr>
          <w:p w14:paraId="0AF0AE20" w14:textId="77777777" w:rsidR="00BF2443" w:rsidRPr="00CB00C9" w:rsidRDefault="00BF2443" w:rsidP="00EC5474">
            <w:pPr>
              <w:keepNext/>
              <w:jc w:val="center"/>
              <w:rPr>
                <w:rFonts w:asciiTheme="minorHAnsi" w:hAnsiTheme="minorHAnsi"/>
                <w:sz w:val="18"/>
                <w:szCs w:val="18"/>
              </w:rPr>
            </w:pPr>
            <w:r>
              <w:rPr>
                <w:rFonts w:asciiTheme="minorHAnsi" w:hAnsiTheme="minorHAnsi"/>
                <w:sz w:val="18"/>
                <w:szCs w:val="18"/>
              </w:rPr>
              <w:t>10</w:t>
            </w:r>
          </w:p>
        </w:tc>
        <w:tc>
          <w:tcPr>
            <w:tcW w:w="4601" w:type="dxa"/>
            <w:vAlign w:val="center"/>
          </w:tcPr>
          <w:p w14:paraId="0AF0AE21" w14:textId="4A775DE7" w:rsidR="00BF2443" w:rsidRPr="00CB00C9" w:rsidRDefault="00BF2443" w:rsidP="00860353">
            <w:pPr>
              <w:keepNext/>
              <w:rPr>
                <w:rFonts w:asciiTheme="minorHAnsi" w:hAnsiTheme="minorHAnsi"/>
                <w:sz w:val="18"/>
                <w:szCs w:val="18"/>
              </w:rPr>
            </w:pPr>
            <w:r w:rsidRPr="00CB00C9">
              <w:rPr>
                <w:rFonts w:asciiTheme="minorHAnsi" w:hAnsiTheme="minorHAnsi"/>
                <w:sz w:val="18"/>
                <w:szCs w:val="18"/>
              </w:rPr>
              <w:t xml:space="preserve">Ventilation </w:t>
            </w:r>
            <w:r w:rsidR="00860353">
              <w:rPr>
                <w:rFonts w:asciiTheme="minorHAnsi" w:hAnsiTheme="minorHAnsi"/>
                <w:sz w:val="18"/>
                <w:szCs w:val="18"/>
              </w:rPr>
              <w:t>P</w:t>
            </w:r>
            <w:r w:rsidRPr="00CB00C9">
              <w:rPr>
                <w:rFonts w:asciiTheme="minorHAnsi" w:hAnsiTheme="minorHAnsi"/>
                <w:sz w:val="18"/>
                <w:szCs w:val="18"/>
              </w:rPr>
              <w:t xml:space="preserve">rovided by </w:t>
            </w:r>
            <w:r w:rsidR="00860353">
              <w:rPr>
                <w:rFonts w:asciiTheme="minorHAnsi" w:hAnsiTheme="minorHAnsi"/>
                <w:sz w:val="18"/>
                <w:szCs w:val="18"/>
              </w:rPr>
              <w:t>I</w:t>
            </w:r>
            <w:r w:rsidRPr="00CB00C9">
              <w:rPr>
                <w:rFonts w:asciiTheme="minorHAnsi" w:hAnsiTheme="minorHAnsi"/>
                <w:sz w:val="18"/>
                <w:szCs w:val="18"/>
              </w:rPr>
              <w:t>nfiltration</w:t>
            </w:r>
            <w:r>
              <w:rPr>
                <w:rFonts w:asciiTheme="minorHAnsi" w:hAnsiTheme="minorHAnsi"/>
                <w:sz w:val="18"/>
                <w:szCs w:val="18"/>
              </w:rPr>
              <w:t xml:space="preserve"> </w:t>
            </w:r>
            <w:r w:rsidR="00860353">
              <w:rPr>
                <w:rFonts w:asciiTheme="minorHAnsi" w:hAnsiTheme="minorHAnsi"/>
                <w:sz w:val="18"/>
                <w:szCs w:val="18"/>
              </w:rPr>
              <w:t>I</w:t>
            </w:r>
            <w:r>
              <w:rPr>
                <w:rFonts w:asciiTheme="minorHAnsi" w:hAnsiTheme="minorHAnsi"/>
                <w:sz w:val="18"/>
                <w:szCs w:val="18"/>
              </w:rPr>
              <w:t xml:space="preserve">n </w:t>
            </w:r>
            <w:r w:rsidRPr="00CB00C9">
              <w:rPr>
                <w:rFonts w:asciiTheme="minorHAnsi" w:hAnsiTheme="minorHAnsi"/>
                <w:sz w:val="18"/>
                <w:szCs w:val="18"/>
              </w:rPr>
              <w:t>(</w:t>
            </w:r>
            <w:proofErr w:type="spellStart"/>
            <w:r w:rsidRPr="00CB00C9">
              <w:rPr>
                <w:rFonts w:asciiTheme="minorHAnsi" w:hAnsiTheme="minorHAnsi"/>
                <w:sz w:val="18"/>
                <w:szCs w:val="18"/>
              </w:rPr>
              <w:t>Q</w:t>
            </w:r>
            <w:r w:rsidRPr="0033657D">
              <w:rPr>
                <w:rFonts w:asciiTheme="minorHAnsi" w:hAnsiTheme="minorHAnsi"/>
                <w:sz w:val="18"/>
                <w:szCs w:val="18"/>
                <w:vertAlign w:val="subscript"/>
              </w:rPr>
              <w:t>inf</w:t>
            </w:r>
            <w:proofErr w:type="spellEnd"/>
            <w:r w:rsidRPr="00CB00C9">
              <w:rPr>
                <w:rFonts w:asciiTheme="minorHAnsi" w:hAnsiTheme="minorHAnsi"/>
                <w:sz w:val="18"/>
                <w:szCs w:val="18"/>
              </w:rPr>
              <w:t>)</w:t>
            </w:r>
          </w:p>
        </w:tc>
        <w:tc>
          <w:tcPr>
            <w:tcW w:w="5829" w:type="dxa"/>
          </w:tcPr>
          <w:p w14:paraId="0AF0AE22" w14:textId="77777777" w:rsidR="00BF2443" w:rsidRPr="007F6151" w:rsidRDefault="00BF2443" w:rsidP="00EC5474">
            <w:pPr>
              <w:keepNext/>
              <w:rPr>
                <w:rFonts w:asciiTheme="minorHAnsi" w:hAnsiTheme="minorHAnsi"/>
                <w:sz w:val="18"/>
                <w:szCs w:val="18"/>
              </w:rPr>
            </w:pPr>
          </w:p>
        </w:tc>
      </w:tr>
      <w:tr w:rsidR="00BF2443" w:rsidRPr="00CB00C9" w14:paraId="0AF0AE27" w14:textId="77777777" w:rsidTr="00EC5474">
        <w:tc>
          <w:tcPr>
            <w:tcW w:w="586" w:type="dxa"/>
            <w:vAlign w:val="center"/>
          </w:tcPr>
          <w:p w14:paraId="0AF0AE24" w14:textId="77777777" w:rsidR="00BF2443" w:rsidRPr="00CB00C9" w:rsidRDefault="00BF2443" w:rsidP="00EC5474">
            <w:pPr>
              <w:keepNext/>
              <w:jc w:val="center"/>
              <w:rPr>
                <w:rFonts w:asciiTheme="minorHAnsi" w:hAnsiTheme="minorHAnsi"/>
                <w:sz w:val="18"/>
                <w:szCs w:val="18"/>
              </w:rPr>
            </w:pPr>
            <w:r>
              <w:rPr>
                <w:rFonts w:asciiTheme="minorHAnsi" w:hAnsiTheme="minorHAnsi"/>
                <w:sz w:val="18"/>
                <w:szCs w:val="18"/>
              </w:rPr>
              <w:t>11</w:t>
            </w:r>
          </w:p>
        </w:tc>
        <w:tc>
          <w:tcPr>
            <w:tcW w:w="4601" w:type="dxa"/>
            <w:vAlign w:val="center"/>
          </w:tcPr>
          <w:p w14:paraId="0AF0AE25" w14:textId="605A47CC" w:rsidR="00BF2443" w:rsidRPr="00CB00C9" w:rsidRDefault="00BF2443" w:rsidP="00EC5474">
            <w:pPr>
              <w:keepNext/>
              <w:rPr>
                <w:rFonts w:asciiTheme="minorHAnsi" w:hAnsiTheme="minorHAnsi"/>
                <w:sz w:val="18"/>
                <w:szCs w:val="18"/>
              </w:rPr>
            </w:pPr>
            <w:r>
              <w:rPr>
                <w:rFonts w:asciiTheme="minorHAnsi" w:hAnsiTheme="minorHAnsi"/>
                <w:sz w:val="18"/>
                <w:szCs w:val="18"/>
              </w:rPr>
              <w:t xml:space="preserve">Required </w:t>
            </w:r>
            <w:r w:rsidRPr="00CB00C9">
              <w:rPr>
                <w:rFonts w:asciiTheme="minorHAnsi" w:hAnsiTheme="minorHAnsi"/>
                <w:sz w:val="18"/>
                <w:szCs w:val="18"/>
              </w:rPr>
              <w:t>Continuous Whole-Building Ventilation Rate</w:t>
            </w:r>
            <w:r>
              <w:rPr>
                <w:rFonts w:asciiTheme="minorHAnsi" w:hAnsiTheme="minorHAnsi"/>
                <w:sz w:val="18"/>
                <w:szCs w:val="18"/>
              </w:rPr>
              <w:t xml:space="preserve"> </w:t>
            </w:r>
            <w:r w:rsidRPr="00CB00C9">
              <w:rPr>
                <w:rFonts w:asciiTheme="minorHAnsi" w:hAnsiTheme="minorHAnsi"/>
                <w:sz w:val="18"/>
                <w:szCs w:val="18"/>
              </w:rPr>
              <w:t>(</w:t>
            </w:r>
            <w:proofErr w:type="spellStart"/>
            <w:r w:rsidRPr="00CB00C9">
              <w:rPr>
                <w:rFonts w:asciiTheme="minorHAnsi" w:hAnsiTheme="minorHAnsi"/>
                <w:sz w:val="18"/>
                <w:szCs w:val="18"/>
              </w:rPr>
              <w:t>Q</w:t>
            </w:r>
            <w:r w:rsidRPr="00CB00C9">
              <w:rPr>
                <w:rFonts w:asciiTheme="minorHAnsi" w:hAnsiTheme="minorHAnsi"/>
                <w:sz w:val="18"/>
                <w:szCs w:val="18"/>
                <w:vertAlign w:val="subscript"/>
              </w:rPr>
              <w:t>fan</w:t>
            </w:r>
            <w:proofErr w:type="spellEnd"/>
            <w:r w:rsidRPr="00CB00C9">
              <w:rPr>
                <w:rFonts w:asciiTheme="minorHAnsi" w:hAnsiTheme="minorHAnsi"/>
                <w:sz w:val="18"/>
                <w:szCs w:val="18"/>
              </w:rPr>
              <w:t>)</w:t>
            </w:r>
          </w:p>
        </w:tc>
        <w:tc>
          <w:tcPr>
            <w:tcW w:w="5829" w:type="dxa"/>
          </w:tcPr>
          <w:p w14:paraId="0AF0AE26" w14:textId="77777777" w:rsidR="00BF2443" w:rsidRPr="007F6151" w:rsidRDefault="00BF2443" w:rsidP="00EC5474">
            <w:pPr>
              <w:keepNext/>
              <w:rPr>
                <w:rFonts w:asciiTheme="minorHAnsi" w:hAnsiTheme="minorHAnsi"/>
                <w:sz w:val="18"/>
                <w:szCs w:val="18"/>
              </w:rPr>
            </w:pPr>
          </w:p>
        </w:tc>
      </w:tr>
      <w:tr w:rsidR="00BF2443" w:rsidRPr="00CB00C9" w14:paraId="0AF0AE2B" w14:textId="77777777" w:rsidTr="00EC5474">
        <w:tc>
          <w:tcPr>
            <w:tcW w:w="586" w:type="dxa"/>
            <w:vAlign w:val="center"/>
          </w:tcPr>
          <w:p w14:paraId="0AF0AE28" w14:textId="77777777" w:rsidR="00BF2443" w:rsidRDefault="00BF2443" w:rsidP="00EC5474">
            <w:pPr>
              <w:keepNext/>
              <w:jc w:val="center"/>
              <w:rPr>
                <w:rFonts w:asciiTheme="minorHAnsi" w:hAnsiTheme="minorHAnsi"/>
                <w:sz w:val="18"/>
                <w:szCs w:val="18"/>
              </w:rPr>
            </w:pPr>
            <w:r>
              <w:rPr>
                <w:rFonts w:asciiTheme="minorHAnsi" w:hAnsiTheme="minorHAnsi"/>
                <w:sz w:val="18"/>
                <w:szCs w:val="18"/>
              </w:rPr>
              <w:t>12</w:t>
            </w:r>
          </w:p>
        </w:tc>
        <w:tc>
          <w:tcPr>
            <w:tcW w:w="4601" w:type="dxa"/>
            <w:vAlign w:val="center"/>
          </w:tcPr>
          <w:p w14:paraId="0AF0AE29" w14:textId="028157FF" w:rsidR="00BF2443" w:rsidRPr="00CB00C9" w:rsidRDefault="00BF2443" w:rsidP="00EC5474">
            <w:pPr>
              <w:keepNext/>
              <w:rPr>
                <w:rFonts w:asciiTheme="minorHAnsi" w:hAnsiTheme="minorHAnsi"/>
                <w:sz w:val="18"/>
                <w:szCs w:val="18"/>
              </w:rPr>
            </w:pPr>
            <w:r>
              <w:rPr>
                <w:rFonts w:asciiTheme="minorHAnsi" w:hAnsiTheme="minorHAnsi"/>
                <w:sz w:val="18"/>
                <w:szCs w:val="18"/>
              </w:rPr>
              <w:t xml:space="preserve">Installed </w:t>
            </w:r>
            <w:r w:rsidRPr="00CB00C9">
              <w:rPr>
                <w:rFonts w:asciiTheme="minorHAnsi" w:hAnsiTheme="minorHAnsi"/>
                <w:sz w:val="18"/>
                <w:szCs w:val="18"/>
              </w:rPr>
              <w:t>Continuous Whole-Building Ventilation Rate</w:t>
            </w:r>
          </w:p>
        </w:tc>
        <w:tc>
          <w:tcPr>
            <w:tcW w:w="5829" w:type="dxa"/>
          </w:tcPr>
          <w:p w14:paraId="0AF0AE2A" w14:textId="77777777" w:rsidR="00BF2443" w:rsidRPr="007F6151" w:rsidRDefault="00BF2443" w:rsidP="00EC5474">
            <w:pPr>
              <w:keepNext/>
              <w:rPr>
                <w:rFonts w:asciiTheme="minorHAnsi" w:hAnsiTheme="minorHAnsi"/>
                <w:sz w:val="18"/>
                <w:szCs w:val="18"/>
              </w:rPr>
            </w:pPr>
          </w:p>
        </w:tc>
      </w:tr>
    </w:tbl>
    <w:p w14:paraId="0AF0AE2C" w14:textId="77777777" w:rsidR="00BF2443" w:rsidRPr="005A6EB8" w:rsidRDefault="00BF2443" w:rsidP="00BF2443">
      <w:pPr>
        <w:rPr>
          <w:rFonts w:asciiTheme="minorHAnsi" w:hAnsiTheme="minorHAnsi"/>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0426"/>
      </w:tblGrid>
      <w:tr w:rsidR="00BF2443" w:rsidRPr="005A6EB8" w14:paraId="0AF0AE2E" w14:textId="77777777" w:rsidTr="00EC5474">
        <w:tc>
          <w:tcPr>
            <w:tcW w:w="11017" w:type="dxa"/>
            <w:gridSpan w:val="2"/>
          </w:tcPr>
          <w:p w14:paraId="0AF0AE2D" w14:textId="77777777" w:rsidR="00BF2443" w:rsidRPr="005A6EB8" w:rsidRDefault="00BF2443" w:rsidP="00EC5474">
            <w:pPr>
              <w:keepNext/>
              <w:rPr>
                <w:rFonts w:asciiTheme="minorHAnsi" w:hAnsiTheme="minorHAnsi"/>
                <w:szCs w:val="18"/>
              </w:rPr>
            </w:pPr>
            <w:r w:rsidRPr="005A6EB8">
              <w:rPr>
                <w:rFonts w:asciiTheme="minorHAnsi" w:hAnsiTheme="minorHAnsi"/>
                <w:b/>
                <w:szCs w:val="18"/>
              </w:rPr>
              <w:t>C. Compliance Statement</w:t>
            </w:r>
            <w:r w:rsidRPr="005A6EB8">
              <w:rPr>
                <w:rFonts w:asciiTheme="minorHAnsi" w:hAnsiTheme="minorHAnsi"/>
                <w:szCs w:val="18"/>
              </w:rPr>
              <w:t xml:space="preserve"> </w:t>
            </w:r>
          </w:p>
        </w:tc>
      </w:tr>
      <w:tr w:rsidR="00BF2443" w:rsidRPr="00467A82" w14:paraId="0AF0AE31" w14:textId="77777777" w:rsidTr="00EC5474">
        <w:trPr>
          <w:trHeight w:val="158"/>
        </w:trPr>
        <w:tc>
          <w:tcPr>
            <w:tcW w:w="590" w:type="dxa"/>
            <w:vAlign w:val="center"/>
          </w:tcPr>
          <w:p w14:paraId="0AF0AE2F" w14:textId="77777777" w:rsidR="00BF2443" w:rsidRPr="00467A82" w:rsidRDefault="00BF2443" w:rsidP="00EC5474">
            <w:pPr>
              <w:keepNext/>
              <w:jc w:val="center"/>
              <w:rPr>
                <w:rFonts w:asciiTheme="minorHAnsi" w:hAnsiTheme="minorHAnsi"/>
                <w:sz w:val="18"/>
                <w:szCs w:val="18"/>
              </w:rPr>
            </w:pPr>
            <w:r>
              <w:rPr>
                <w:rFonts w:asciiTheme="minorHAnsi" w:hAnsiTheme="minorHAnsi"/>
                <w:sz w:val="18"/>
                <w:szCs w:val="18"/>
              </w:rPr>
              <w:t>01</w:t>
            </w:r>
          </w:p>
        </w:tc>
        <w:tc>
          <w:tcPr>
            <w:tcW w:w="10427" w:type="dxa"/>
            <w:vAlign w:val="center"/>
          </w:tcPr>
          <w:p w14:paraId="0AF0AE30" w14:textId="77777777" w:rsidR="00BF2443" w:rsidRPr="00467A82" w:rsidRDefault="00BF2443" w:rsidP="00EC5474">
            <w:pPr>
              <w:keepNext/>
              <w:rPr>
                <w:rFonts w:asciiTheme="minorHAnsi" w:hAnsiTheme="minorHAnsi"/>
                <w:sz w:val="18"/>
                <w:szCs w:val="18"/>
              </w:rPr>
            </w:pPr>
          </w:p>
        </w:tc>
      </w:tr>
    </w:tbl>
    <w:p w14:paraId="0AF0AE32" w14:textId="77777777" w:rsidR="00BF2443" w:rsidRPr="005A6EB8" w:rsidRDefault="00BF2443" w:rsidP="00BF2443">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BF2443" w:rsidRPr="0084687D" w14:paraId="0AF0AF09" w14:textId="77777777" w:rsidTr="00EC5474">
        <w:trPr>
          <w:cantSplit/>
          <w:trHeight w:val="432"/>
        </w:trPr>
        <w:tc>
          <w:tcPr>
            <w:tcW w:w="5000" w:type="pct"/>
            <w:gridSpan w:val="2"/>
            <w:vAlign w:val="center"/>
          </w:tcPr>
          <w:p w14:paraId="0AF0AF07" w14:textId="04DDA045" w:rsidR="00BF2443" w:rsidRPr="005A6EB8" w:rsidRDefault="003933CB" w:rsidP="005A6EB8">
            <w:pPr>
              <w:keepNext/>
              <w:rPr>
                <w:rFonts w:ascii="Calibri" w:hAnsi="Calibri"/>
                <w:b/>
                <w:szCs w:val="18"/>
              </w:rPr>
            </w:pPr>
            <w:r w:rsidRPr="005A6EB8">
              <w:rPr>
                <w:rFonts w:ascii="Calibri" w:hAnsi="Calibri"/>
                <w:b/>
                <w:szCs w:val="18"/>
              </w:rPr>
              <w:t>D</w:t>
            </w:r>
            <w:r w:rsidR="00BF2443" w:rsidRPr="005A6EB8">
              <w:rPr>
                <w:rFonts w:ascii="Calibri" w:hAnsi="Calibri"/>
                <w:b/>
                <w:szCs w:val="18"/>
              </w:rPr>
              <w:t>. Determination of HERS Verification Compliance</w:t>
            </w:r>
          </w:p>
          <w:p w14:paraId="0AF0AF08" w14:textId="77777777" w:rsidR="00BF2443" w:rsidRPr="0084687D" w:rsidRDefault="00BF2443" w:rsidP="005A6EB8">
            <w:pPr>
              <w:keepNext/>
              <w:rPr>
                <w:rFonts w:ascii="Calibri" w:hAnsi="Calibri"/>
                <w:sz w:val="18"/>
                <w:szCs w:val="18"/>
              </w:rPr>
            </w:pPr>
            <w:r w:rsidRPr="0084687D">
              <w:rPr>
                <w:rFonts w:ascii="Calibri" w:hAnsi="Calibri"/>
                <w:sz w:val="18"/>
                <w:szCs w:val="18"/>
              </w:rPr>
              <w:t>All applicable sections of this document shall indicate compliance with the specified verification protocol requirements in order for this Certificate of Verification as a whole to be determined to be in compliance.</w:t>
            </w:r>
          </w:p>
        </w:tc>
      </w:tr>
      <w:tr w:rsidR="00BF2443" w:rsidRPr="0084687D" w14:paraId="0AF0AF0C" w14:textId="77777777" w:rsidTr="00EC5474">
        <w:trPr>
          <w:cantSplit/>
          <w:trHeight w:val="144"/>
        </w:trPr>
        <w:tc>
          <w:tcPr>
            <w:tcW w:w="253" w:type="pct"/>
            <w:vAlign w:val="center"/>
          </w:tcPr>
          <w:p w14:paraId="0AF0AF0A" w14:textId="77777777" w:rsidR="00BF2443" w:rsidRPr="0084687D" w:rsidDel="00C76C40" w:rsidRDefault="00BF2443" w:rsidP="00EC5474">
            <w:pPr>
              <w:keepNext/>
              <w:jc w:val="center"/>
              <w:rPr>
                <w:rFonts w:ascii="Calibri" w:hAnsi="Calibri"/>
                <w:sz w:val="18"/>
                <w:szCs w:val="18"/>
              </w:rPr>
            </w:pPr>
            <w:r w:rsidRPr="0084687D">
              <w:rPr>
                <w:rFonts w:ascii="Calibri" w:hAnsi="Calibri"/>
                <w:sz w:val="18"/>
                <w:szCs w:val="18"/>
              </w:rPr>
              <w:t>01</w:t>
            </w:r>
          </w:p>
        </w:tc>
        <w:tc>
          <w:tcPr>
            <w:tcW w:w="4747" w:type="pct"/>
            <w:vAlign w:val="center"/>
          </w:tcPr>
          <w:p w14:paraId="0AF0AF0B" w14:textId="77777777" w:rsidR="00BF2443" w:rsidRPr="0084687D" w:rsidRDefault="00BF2443" w:rsidP="00EC5474">
            <w:pPr>
              <w:keepNext/>
              <w:rPr>
                <w:rFonts w:ascii="Calibri" w:hAnsi="Calibri"/>
                <w:sz w:val="18"/>
                <w:szCs w:val="18"/>
              </w:rPr>
            </w:pPr>
          </w:p>
        </w:tc>
      </w:tr>
    </w:tbl>
    <w:p w14:paraId="0AF0AF0D" w14:textId="77777777" w:rsidR="00BF2443" w:rsidRDefault="00BF2443" w:rsidP="000A01E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u w:val="single"/>
        </w:rPr>
      </w:pPr>
    </w:p>
    <w:p w14:paraId="0AF0AF0E" w14:textId="77777777" w:rsidR="00BF2443" w:rsidRDefault="00BF2443" w:rsidP="000A01E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u w:val="single"/>
        </w:rPr>
      </w:pPr>
    </w:p>
    <w:p w14:paraId="0AF0AF0F" w14:textId="77777777" w:rsidR="00BF2443" w:rsidRDefault="00BF2443">
      <w:pPr>
        <w:rPr>
          <w:rFonts w:asciiTheme="minorHAnsi" w:hAnsiTheme="minorHAnsi"/>
          <w:sz w:val="18"/>
          <w:szCs w:val="18"/>
        </w:rPr>
      </w:pPr>
      <w:r>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4"/>
        <w:gridCol w:w="41"/>
        <w:gridCol w:w="7"/>
        <w:gridCol w:w="5468"/>
      </w:tblGrid>
      <w:tr w:rsidR="00831083" w:rsidRPr="00831083" w14:paraId="0AF0AF11" w14:textId="77777777" w:rsidTr="0074510D">
        <w:trPr>
          <w:trHeight w:val="288"/>
        </w:trPr>
        <w:tc>
          <w:tcPr>
            <w:tcW w:w="10950" w:type="dxa"/>
            <w:gridSpan w:val="4"/>
            <w:vAlign w:val="center"/>
          </w:tcPr>
          <w:p w14:paraId="0AF0AF10" w14:textId="77777777" w:rsidR="00831083" w:rsidRPr="00831083" w:rsidRDefault="00831083" w:rsidP="005A6EB8">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Calibri" w:eastAsia="Calibri" w:hAnsi="Calibri" w:cs="Arial"/>
                <w:b/>
                <w:sz w:val="22"/>
                <w:szCs w:val="22"/>
              </w:rPr>
            </w:pPr>
            <w:r w:rsidRPr="00831083">
              <w:rPr>
                <w:rFonts w:asciiTheme="minorHAnsi" w:eastAsia="Calibri" w:hAnsiTheme="minorHAnsi" w:cs="Arial"/>
                <w:b/>
                <w:caps/>
                <w:sz w:val="18"/>
                <w:szCs w:val="18"/>
              </w:rPr>
              <w:lastRenderedPageBreak/>
              <w:t>Documentation Author's Declaration Statement</w:t>
            </w:r>
          </w:p>
        </w:tc>
      </w:tr>
      <w:tr w:rsidR="00831083" w:rsidRPr="00831083" w14:paraId="0AF0AF13" w14:textId="77777777" w:rsidTr="0033657D">
        <w:trPr>
          <w:trHeight w:val="251"/>
        </w:trPr>
        <w:tc>
          <w:tcPr>
            <w:tcW w:w="10950" w:type="dxa"/>
            <w:gridSpan w:val="4"/>
            <w:vAlign w:val="center"/>
          </w:tcPr>
          <w:p w14:paraId="0AF0AF12" w14:textId="77777777" w:rsidR="00831083" w:rsidRPr="00831083" w:rsidRDefault="00831083" w:rsidP="005A6EB8">
            <w:pPr>
              <w:numPr>
                <w:ilvl w:val="0"/>
                <w:numId w:val="7"/>
              </w:numPr>
              <w:ind w:left="271" w:hanging="288"/>
              <w:rPr>
                <w:rFonts w:asciiTheme="minorHAnsi" w:eastAsia="Calibri" w:hAnsiTheme="minorHAnsi"/>
                <w:sz w:val="18"/>
                <w:szCs w:val="18"/>
              </w:rPr>
            </w:pPr>
            <w:r w:rsidRPr="001E1FD4">
              <w:rPr>
                <w:rFonts w:ascii="Calibri" w:eastAsia="Calibri" w:hAnsi="Calibri"/>
                <w:sz w:val="18"/>
                <w:szCs w:val="18"/>
              </w:rPr>
              <w:t>I certify that this Certificate of Verification documentation is accurate and complete</w:t>
            </w:r>
            <w:r w:rsidRPr="00831083">
              <w:rPr>
                <w:rFonts w:asciiTheme="minorHAnsi" w:eastAsia="Calibri" w:hAnsiTheme="minorHAnsi"/>
                <w:sz w:val="18"/>
                <w:szCs w:val="18"/>
              </w:rPr>
              <w:t>.</w:t>
            </w:r>
          </w:p>
        </w:tc>
      </w:tr>
      <w:tr w:rsidR="00831083" w:rsidRPr="00831083" w14:paraId="0AF0AF16" w14:textId="77777777" w:rsidTr="0074510D">
        <w:trPr>
          <w:trHeight w:val="360"/>
        </w:trPr>
        <w:tc>
          <w:tcPr>
            <w:tcW w:w="5434" w:type="dxa"/>
          </w:tcPr>
          <w:p w14:paraId="0AF0AF14" w14:textId="77777777" w:rsidR="00831083" w:rsidRPr="00831083" w:rsidRDefault="00831083" w:rsidP="00831083">
            <w:pPr>
              <w:spacing w:after="200" w:line="276" w:lineRule="auto"/>
              <w:rPr>
                <w:rFonts w:asciiTheme="minorHAnsi" w:eastAsia="Calibri" w:hAnsiTheme="minorHAnsi"/>
                <w:sz w:val="14"/>
                <w:szCs w:val="14"/>
              </w:rPr>
            </w:pPr>
            <w:r w:rsidRPr="00831083">
              <w:rPr>
                <w:rFonts w:asciiTheme="minorHAnsi" w:eastAsia="Calibri" w:hAnsiTheme="minorHAnsi"/>
                <w:sz w:val="14"/>
                <w:szCs w:val="14"/>
              </w:rPr>
              <w:t>Documentation Author Name:</w:t>
            </w:r>
          </w:p>
        </w:tc>
        <w:tc>
          <w:tcPr>
            <w:tcW w:w="5516" w:type="dxa"/>
            <w:gridSpan w:val="3"/>
          </w:tcPr>
          <w:p w14:paraId="0AF0AF15" w14:textId="77777777" w:rsidR="00831083" w:rsidRPr="00831083" w:rsidRDefault="00831083" w:rsidP="00831083">
            <w:pPr>
              <w:spacing w:after="200" w:line="276" w:lineRule="auto"/>
              <w:rPr>
                <w:rFonts w:asciiTheme="minorHAnsi" w:eastAsia="Calibri" w:hAnsiTheme="minorHAnsi"/>
                <w:sz w:val="14"/>
                <w:szCs w:val="14"/>
              </w:rPr>
            </w:pPr>
            <w:r w:rsidRPr="00831083">
              <w:rPr>
                <w:rFonts w:asciiTheme="minorHAnsi" w:eastAsia="Calibri" w:hAnsiTheme="minorHAnsi"/>
                <w:sz w:val="14"/>
                <w:szCs w:val="14"/>
              </w:rPr>
              <w:t>Documentation Author Signature:</w:t>
            </w:r>
          </w:p>
        </w:tc>
      </w:tr>
      <w:tr w:rsidR="00831083" w:rsidRPr="00831083" w14:paraId="0AF0AF19" w14:textId="77777777" w:rsidTr="0074510D">
        <w:trPr>
          <w:trHeight w:val="360"/>
        </w:trPr>
        <w:tc>
          <w:tcPr>
            <w:tcW w:w="5434" w:type="dxa"/>
          </w:tcPr>
          <w:p w14:paraId="0AF0AF17" w14:textId="77777777" w:rsidR="00831083" w:rsidRPr="00831083" w:rsidRDefault="00831083" w:rsidP="00831083">
            <w:pPr>
              <w:spacing w:after="200" w:line="276" w:lineRule="auto"/>
              <w:rPr>
                <w:rFonts w:asciiTheme="minorHAnsi" w:eastAsia="Calibri" w:hAnsiTheme="minorHAnsi"/>
                <w:sz w:val="14"/>
                <w:szCs w:val="14"/>
              </w:rPr>
            </w:pPr>
            <w:r w:rsidRPr="00831083">
              <w:rPr>
                <w:rFonts w:asciiTheme="minorHAnsi" w:eastAsia="Calibri" w:hAnsiTheme="minorHAnsi"/>
                <w:sz w:val="14"/>
                <w:szCs w:val="14"/>
              </w:rPr>
              <w:t>Company:</w:t>
            </w:r>
          </w:p>
        </w:tc>
        <w:tc>
          <w:tcPr>
            <w:tcW w:w="5516" w:type="dxa"/>
            <w:gridSpan w:val="3"/>
          </w:tcPr>
          <w:p w14:paraId="0AF0AF18" w14:textId="77777777" w:rsidR="00831083" w:rsidRPr="00831083" w:rsidRDefault="00831083" w:rsidP="00831083">
            <w:pPr>
              <w:spacing w:after="200" w:line="276" w:lineRule="auto"/>
              <w:rPr>
                <w:rFonts w:asciiTheme="minorHAnsi" w:eastAsia="Calibri" w:hAnsiTheme="minorHAnsi"/>
                <w:sz w:val="14"/>
                <w:szCs w:val="14"/>
              </w:rPr>
            </w:pPr>
            <w:r w:rsidRPr="00831083">
              <w:rPr>
                <w:rFonts w:asciiTheme="minorHAnsi" w:eastAsia="Calibri" w:hAnsiTheme="minorHAnsi"/>
                <w:sz w:val="14"/>
                <w:szCs w:val="14"/>
              </w:rPr>
              <w:t>Date Signed:</w:t>
            </w:r>
          </w:p>
        </w:tc>
      </w:tr>
      <w:tr w:rsidR="00831083" w:rsidRPr="00831083" w14:paraId="0AF0AF1C" w14:textId="77777777" w:rsidTr="0074510D">
        <w:trPr>
          <w:trHeight w:val="360"/>
        </w:trPr>
        <w:tc>
          <w:tcPr>
            <w:tcW w:w="5434" w:type="dxa"/>
          </w:tcPr>
          <w:p w14:paraId="0AF0AF1A" w14:textId="77777777" w:rsidR="00831083" w:rsidRPr="00831083" w:rsidRDefault="00831083" w:rsidP="00831083">
            <w:pPr>
              <w:spacing w:after="200" w:line="276" w:lineRule="auto"/>
              <w:rPr>
                <w:rFonts w:asciiTheme="minorHAnsi" w:eastAsia="Calibri" w:hAnsiTheme="minorHAnsi"/>
                <w:sz w:val="14"/>
                <w:szCs w:val="14"/>
              </w:rPr>
            </w:pPr>
            <w:r w:rsidRPr="00831083">
              <w:rPr>
                <w:rFonts w:asciiTheme="minorHAnsi" w:eastAsia="Calibri" w:hAnsiTheme="minorHAnsi"/>
                <w:sz w:val="14"/>
                <w:szCs w:val="14"/>
              </w:rPr>
              <w:t>Address:</w:t>
            </w:r>
          </w:p>
        </w:tc>
        <w:tc>
          <w:tcPr>
            <w:tcW w:w="5516" w:type="dxa"/>
            <w:gridSpan w:val="3"/>
          </w:tcPr>
          <w:p w14:paraId="0AF0AF1B" w14:textId="77777777" w:rsidR="00831083" w:rsidRPr="00831083" w:rsidRDefault="00831083" w:rsidP="00831083">
            <w:pPr>
              <w:spacing w:after="200" w:line="276" w:lineRule="auto"/>
              <w:rPr>
                <w:rFonts w:asciiTheme="minorHAnsi" w:eastAsia="Calibri" w:hAnsiTheme="minorHAnsi"/>
                <w:sz w:val="14"/>
                <w:szCs w:val="14"/>
              </w:rPr>
            </w:pPr>
            <w:r w:rsidRPr="00831083">
              <w:rPr>
                <w:rFonts w:asciiTheme="minorHAnsi" w:eastAsia="Calibri" w:hAnsiTheme="minorHAnsi"/>
                <w:sz w:val="14"/>
                <w:szCs w:val="14"/>
              </w:rPr>
              <w:t>CEA/HERS Certification Information (if applicable):</w:t>
            </w:r>
          </w:p>
        </w:tc>
      </w:tr>
      <w:tr w:rsidR="00831083" w:rsidRPr="00831083" w14:paraId="0AF0AF1F" w14:textId="77777777" w:rsidTr="0074510D">
        <w:trPr>
          <w:trHeight w:val="360"/>
        </w:trPr>
        <w:tc>
          <w:tcPr>
            <w:tcW w:w="5434" w:type="dxa"/>
          </w:tcPr>
          <w:p w14:paraId="0AF0AF1D" w14:textId="77777777" w:rsidR="00831083" w:rsidRPr="00831083" w:rsidRDefault="00831083" w:rsidP="00831083">
            <w:pPr>
              <w:spacing w:after="200" w:line="276" w:lineRule="auto"/>
              <w:rPr>
                <w:rFonts w:asciiTheme="minorHAnsi" w:eastAsia="Calibri" w:hAnsiTheme="minorHAnsi"/>
                <w:sz w:val="14"/>
                <w:szCs w:val="14"/>
              </w:rPr>
            </w:pPr>
            <w:r w:rsidRPr="00831083">
              <w:rPr>
                <w:rFonts w:asciiTheme="minorHAnsi" w:eastAsia="Calibri" w:hAnsiTheme="minorHAnsi"/>
                <w:sz w:val="14"/>
                <w:szCs w:val="14"/>
              </w:rPr>
              <w:t>City/State/Zip:</w:t>
            </w:r>
          </w:p>
        </w:tc>
        <w:tc>
          <w:tcPr>
            <w:tcW w:w="5516" w:type="dxa"/>
            <w:gridSpan w:val="3"/>
          </w:tcPr>
          <w:p w14:paraId="0AF0AF1E" w14:textId="77777777" w:rsidR="00831083" w:rsidRPr="00831083" w:rsidRDefault="00831083" w:rsidP="00831083">
            <w:pPr>
              <w:spacing w:after="200" w:line="276" w:lineRule="auto"/>
              <w:rPr>
                <w:rFonts w:asciiTheme="minorHAnsi" w:eastAsia="Calibri" w:hAnsiTheme="minorHAnsi"/>
                <w:sz w:val="14"/>
                <w:szCs w:val="14"/>
              </w:rPr>
            </w:pPr>
            <w:r w:rsidRPr="00831083">
              <w:rPr>
                <w:rFonts w:asciiTheme="minorHAnsi" w:eastAsia="Calibri" w:hAnsiTheme="minorHAnsi"/>
                <w:sz w:val="14"/>
                <w:szCs w:val="14"/>
              </w:rPr>
              <w:t>Phone:</w:t>
            </w:r>
          </w:p>
        </w:tc>
      </w:tr>
      <w:tr w:rsidR="00831083" w:rsidRPr="00831083" w14:paraId="0AF0AF21" w14:textId="77777777" w:rsidTr="0074510D">
        <w:tblPrEx>
          <w:tblCellMar>
            <w:left w:w="115" w:type="dxa"/>
            <w:right w:w="115" w:type="dxa"/>
          </w:tblCellMar>
        </w:tblPrEx>
        <w:trPr>
          <w:trHeight w:val="296"/>
        </w:trPr>
        <w:tc>
          <w:tcPr>
            <w:tcW w:w="10950" w:type="dxa"/>
            <w:gridSpan w:val="4"/>
            <w:vAlign w:val="center"/>
          </w:tcPr>
          <w:p w14:paraId="0AF0AF20" w14:textId="77777777" w:rsidR="00831083" w:rsidRPr="00831083" w:rsidRDefault="00831083" w:rsidP="005A6EB8">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Calibri" w:hAnsiTheme="minorHAnsi"/>
                <w:sz w:val="18"/>
                <w:szCs w:val="18"/>
              </w:rPr>
            </w:pPr>
            <w:r w:rsidRPr="00831083">
              <w:rPr>
                <w:rFonts w:asciiTheme="minorHAnsi" w:eastAsia="Calibri" w:hAnsiTheme="minorHAnsi" w:cs="Arial"/>
                <w:b/>
                <w:caps/>
                <w:sz w:val="18"/>
                <w:szCs w:val="18"/>
              </w:rPr>
              <w:t xml:space="preserve">Responsible Person's Declaration statement </w:t>
            </w:r>
          </w:p>
        </w:tc>
      </w:tr>
      <w:tr w:rsidR="00831083" w:rsidRPr="00831083" w14:paraId="0AF0AF28" w14:textId="77777777" w:rsidTr="0074510D">
        <w:tblPrEx>
          <w:tblCellMar>
            <w:left w:w="115" w:type="dxa"/>
            <w:right w:w="115" w:type="dxa"/>
          </w:tblCellMar>
        </w:tblPrEx>
        <w:trPr>
          <w:trHeight w:val="504"/>
        </w:trPr>
        <w:tc>
          <w:tcPr>
            <w:tcW w:w="10950" w:type="dxa"/>
            <w:gridSpan w:val="4"/>
            <w:shd w:val="clear" w:color="auto" w:fill="auto"/>
          </w:tcPr>
          <w:p w14:paraId="0AF0AF22" w14:textId="77777777" w:rsidR="00831083" w:rsidRPr="00831083" w:rsidRDefault="00831083" w:rsidP="005A6EB8">
            <w:pPr>
              <w:keepNext/>
              <w:widowControl w:val="0"/>
              <w:ind w:right="90"/>
              <w:rPr>
                <w:rFonts w:asciiTheme="minorHAnsi" w:hAnsiTheme="minorHAnsi"/>
                <w:snapToGrid w:val="0"/>
                <w:sz w:val="18"/>
                <w:szCs w:val="18"/>
              </w:rPr>
            </w:pPr>
            <w:r w:rsidRPr="00831083">
              <w:rPr>
                <w:rFonts w:asciiTheme="minorHAnsi" w:hAnsiTheme="minorHAnsi"/>
                <w:snapToGrid w:val="0"/>
                <w:sz w:val="18"/>
                <w:szCs w:val="18"/>
              </w:rPr>
              <w:t xml:space="preserve">I certify the following under penalty of perjury, under the laws of the State of California: </w:t>
            </w:r>
          </w:p>
          <w:p w14:paraId="0AF0AF23" w14:textId="77777777" w:rsidR="00831083" w:rsidRPr="00831083" w:rsidRDefault="00831083" w:rsidP="005A6EB8">
            <w:pPr>
              <w:keepNext/>
              <w:widowControl w:val="0"/>
              <w:numPr>
                <w:ilvl w:val="0"/>
                <w:numId w:val="15"/>
              </w:numPr>
              <w:spacing w:line="276" w:lineRule="auto"/>
              <w:ind w:right="90"/>
              <w:rPr>
                <w:rFonts w:asciiTheme="minorHAnsi" w:hAnsiTheme="minorHAnsi"/>
                <w:snapToGrid w:val="0"/>
                <w:sz w:val="18"/>
                <w:szCs w:val="18"/>
              </w:rPr>
            </w:pPr>
            <w:r w:rsidRPr="00831083">
              <w:rPr>
                <w:rFonts w:asciiTheme="minorHAnsi" w:hAnsiTheme="minorHAnsi"/>
                <w:snapToGrid w:val="0"/>
                <w:sz w:val="18"/>
                <w:szCs w:val="18"/>
              </w:rPr>
              <w:t>The information provided on this Certificate of Verification is true and correct.</w:t>
            </w:r>
          </w:p>
          <w:p w14:paraId="0AF0AF24" w14:textId="77777777" w:rsidR="00831083" w:rsidRPr="00831083" w:rsidRDefault="00831083" w:rsidP="005A6EB8">
            <w:pPr>
              <w:keepNext/>
              <w:widowControl w:val="0"/>
              <w:numPr>
                <w:ilvl w:val="0"/>
                <w:numId w:val="15"/>
              </w:numPr>
              <w:spacing w:line="276" w:lineRule="auto"/>
              <w:ind w:right="90"/>
              <w:rPr>
                <w:rFonts w:asciiTheme="minorHAnsi" w:hAnsiTheme="minorHAnsi"/>
                <w:snapToGrid w:val="0"/>
                <w:sz w:val="18"/>
                <w:szCs w:val="18"/>
              </w:rPr>
            </w:pPr>
            <w:r w:rsidRPr="00831083">
              <w:rPr>
                <w:rFonts w:asciiTheme="minorHAnsi" w:hAnsiTheme="minorHAnsi"/>
                <w:snapToGrid w:val="0"/>
                <w:sz w:val="18"/>
                <w:szCs w:val="18"/>
              </w:rPr>
              <w:t>I am the certified HERS Rater who performed the verification identified and reported on this Certificate of Verification (responsible rater).</w:t>
            </w:r>
          </w:p>
          <w:p w14:paraId="0AF0AF25" w14:textId="77777777" w:rsidR="00831083" w:rsidRPr="00831083" w:rsidRDefault="00831083" w:rsidP="005A6EB8">
            <w:pPr>
              <w:keepNext/>
              <w:widowControl w:val="0"/>
              <w:numPr>
                <w:ilvl w:val="0"/>
                <w:numId w:val="15"/>
              </w:numPr>
              <w:spacing w:line="276" w:lineRule="auto"/>
              <w:ind w:right="90"/>
              <w:rPr>
                <w:rFonts w:asciiTheme="minorHAnsi" w:hAnsiTheme="minorHAnsi"/>
                <w:snapToGrid w:val="0"/>
                <w:sz w:val="18"/>
                <w:szCs w:val="18"/>
              </w:rPr>
            </w:pPr>
            <w:r w:rsidRPr="00831083">
              <w:rPr>
                <w:rFonts w:asciiTheme="minorHAnsi" w:hAnsiTheme="minorHAnsi"/>
                <w:snapToGrid w:val="0"/>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0AF0AF26" w14:textId="77777777" w:rsidR="00831083" w:rsidRPr="00831083" w:rsidRDefault="00831083" w:rsidP="005A6EB8">
            <w:pPr>
              <w:keepNext/>
              <w:widowControl w:val="0"/>
              <w:numPr>
                <w:ilvl w:val="0"/>
                <w:numId w:val="15"/>
              </w:numPr>
              <w:spacing w:line="276" w:lineRule="auto"/>
              <w:ind w:right="90"/>
              <w:rPr>
                <w:rFonts w:asciiTheme="minorHAnsi" w:hAnsiTheme="minorHAnsi"/>
                <w:snapToGrid w:val="0"/>
                <w:sz w:val="18"/>
                <w:szCs w:val="18"/>
              </w:rPr>
            </w:pPr>
            <w:r w:rsidRPr="00831083">
              <w:rPr>
                <w:rFonts w:asciiTheme="minorHAnsi" w:hAnsiTheme="minorHAnsi"/>
                <w:snapToGrid w:val="0"/>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0AF0AF27" w14:textId="77777777" w:rsidR="00831083" w:rsidRPr="00831083" w:rsidRDefault="00831083" w:rsidP="005A6EB8">
            <w:pPr>
              <w:keepNext/>
              <w:widowControl w:val="0"/>
              <w:numPr>
                <w:ilvl w:val="0"/>
                <w:numId w:val="15"/>
              </w:numPr>
              <w:spacing w:line="276" w:lineRule="auto"/>
              <w:ind w:right="90"/>
              <w:rPr>
                <w:rFonts w:asciiTheme="minorHAnsi" w:hAnsiTheme="minorHAnsi"/>
                <w:snapToGrid w:val="0"/>
                <w:sz w:val="18"/>
                <w:szCs w:val="18"/>
              </w:rPr>
            </w:pPr>
            <w:r w:rsidRPr="00831083">
              <w:rPr>
                <w:rFonts w:asciiTheme="minorHAnsi" w:hAnsiTheme="minorHAnsi"/>
                <w:snapToGrid w:val="0"/>
                <w:sz w:val="18"/>
                <w:szCs w:val="18"/>
              </w:rPr>
              <w:t xml:space="preserve">I will ensure that a registered copy of this Certificate of Verification shall be posted, or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831083" w:rsidRPr="00831083" w14:paraId="0AF0AF2A" w14:textId="77777777" w:rsidTr="0074510D">
        <w:tblPrEx>
          <w:tblCellMar>
            <w:left w:w="115" w:type="dxa"/>
            <w:right w:w="115" w:type="dxa"/>
          </w:tblCellMar>
        </w:tblPrEx>
        <w:trPr>
          <w:trHeight w:val="278"/>
        </w:trPr>
        <w:tc>
          <w:tcPr>
            <w:tcW w:w="10950" w:type="dxa"/>
            <w:gridSpan w:val="4"/>
            <w:vAlign w:val="center"/>
          </w:tcPr>
          <w:p w14:paraId="0AF0AF29" w14:textId="77777777" w:rsidR="00831083" w:rsidRPr="00831083" w:rsidRDefault="00831083" w:rsidP="005A6EB8">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Calibri" w:hAnsiTheme="minorHAnsi" w:cs="Arial"/>
                <w:b/>
                <w:caps/>
                <w:sz w:val="18"/>
                <w:szCs w:val="18"/>
              </w:rPr>
            </w:pPr>
            <w:r w:rsidRPr="00831083">
              <w:rPr>
                <w:rFonts w:asciiTheme="minorHAnsi" w:eastAsia="Calibri" w:hAnsiTheme="minorHAnsi" w:cs="Arial"/>
                <w:b/>
                <w:caps/>
                <w:sz w:val="18"/>
                <w:szCs w:val="18"/>
              </w:rPr>
              <w:t>BUILDER OR INSTALLER INFORMATION AS SHOWN ON THE CERTIFICATE OF INSTALLATION</w:t>
            </w:r>
          </w:p>
        </w:tc>
      </w:tr>
      <w:tr w:rsidR="00831083" w:rsidRPr="00831083" w14:paraId="0AF0AF2C" w14:textId="77777777" w:rsidTr="0074510D">
        <w:tblPrEx>
          <w:tblCellMar>
            <w:left w:w="115" w:type="dxa"/>
            <w:right w:w="115" w:type="dxa"/>
          </w:tblCellMar>
        </w:tblPrEx>
        <w:trPr>
          <w:trHeight w:hRule="exact" w:val="360"/>
        </w:trPr>
        <w:tc>
          <w:tcPr>
            <w:tcW w:w="10950" w:type="dxa"/>
            <w:gridSpan w:val="4"/>
            <w:vAlign w:val="center"/>
          </w:tcPr>
          <w:p w14:paraId="0AF0AF2B" w14:textId="77777777" w:rsidR="00831083" w:rsidRPr="00831083" w:rsidRDefault="00831083" w:rsidP="0083108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line="276" w:lineRule="auto"/>
              <w:rPr>
                <w:rFonts w:asciiTheme="minorHAnsi" w:eastAsia="Calibri" w:hAnsiTheme="minorHAnsi"/>
                <w:sz w:val="14"/>
                <w:szCs w:val="14"/>
              </w:rPr>
            </w:pPr>
            <w:r w:rsidRPr="00831083">
              <w:rPr>
                <w:rFonts w:asciiTheme="minorHAnsi" w:eastAsia="Calibri" w:hAnsiTheme="minorHAnsi"/>
                <w:sz w:val="14"/>
                <w:szCs w:val="14"/>
              </w:rPr>
              <w:t>Company Name (Installing Subcontractor, General Contractor, or Builder/Owner):</w:t>
            </w:r>
          </w:p>
        </w:tc>
      </w:tr>
      <w:tr w:rsidR="00831083" w:rsidRPr="00831083" w14:paraId="0AF0AF2F" w14:textId="77777777" w:rsidTr="0074510D">
        <w:tblPrEx>
          <w:tblCellMar>
            <w:left w:w="115" w:type="dxa"/>
            <w:right w:w="115" w:type="dxa"/>
          </w:tblCellMar>
        </w:tblPrEx>
        <w:trPr>
          <w:trHeight w:hRule="exact" w:val="360"/>
        </w:trPr>
        <w:tc>
          <w:tcPr>
            <w:tcW w:w="5475" w:type="dxa"/>
            <w:gridSpan w:val="2"/>
          </w:tcPr>
          <w:p w14:paraId="0AF0AF2D" w14:textId="77777777" w:rsidR="00831083" w:rsidRPr="00831083" w:rsidRDefault="00831083" w:rsidP="00831083">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line="276" w:lineRule="auto"/>
              <w:rPr>
                <w:rFonts w:asciiTheme="minorHAnsi" w:eastAsia="Calibri" w:hAnsiTheme="minorHAnsi"/>
                <w:sz w:val="14"/>
                <w:szCs w:val="14"/>
              </w:rPr>
            </w:pPr>
            <w:r w:rsidRPr="00831083">
              <w:rPr>
                <w:rFonts w:asciiTheme="minorHAnsi" w:eastAsia="Calibri" w:hAnsiTheme="minorHAnsi"/>
                <w:sz w:val="14"/>
                <w:szCs w:val="14"/>
              </w:rPr>
              <w:t>Responsible Builder or Installer Name:</w:t>
            </w:r>
          </w:p>
        </w:tc>
        <w:tc>
          <w:tcPr>
            <w:tcW w:w="5475" w:type="dxa"/>
            <w:gridSpan w:val="2"/>
          </w:tcPr>
          <w:p w14:paraId="0AF0AF2E" w14:textId="77777777" w:rsidR="00831083" w:rsidRPr="00831083" w:rsidRDefault="00831083" w:rsidP="00831083">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00" w:line="276" w:lineRule="auto"/>
              <w:rPr>
                <w:rFonts w:asciiTheme="minorHAnsi" w:eastAsia="Calibri" w:hAnsiTheme="minorHAnsi"/>
                <w:sz w:val="14"/>
                <w:szCs w:val="14"/>
              </w:rPr>
            </w:pPr>
            <w:r w:rsidRPr="00831083">
              <w:rPr>
                <w:rFonts w:asciiTheme="minorHAnsi" w:eastAsia="Calibri" w:hAnsiTheme="minorHAnsi"/>
                <w:sz w:val="14"/>
                <w:szCs w:val="14"/>
              </w:rPr>
              <w:t>CSLB License:</w:t>
            </w:r>
          </w:p>
        </w:tc>
      </w:tr>
      <w:tr w:rsidR="00831083" w:rsidRPr="00831083" w14:paraId="0AF0AF31" w14:textId="77777777" w:rsidTr="0074510D">
        <w:tblPrEx>
          <w:tblCellMar>
            <w:left w:w="108" w:type="dxa"/>
            <w:right w:w="108" w:type="dxa"/>
          </w:tblCellMar>
        </w:tblPrEx>
        <w:trPr>
          <w:trHeight w:hRule="exact" w:val="288"/>
        </w:trPr>
        <w:tc>
          <w:tcPr>
            <w:tcW w:w="10950" w:type="dxa"/>
            <w:gridSpan w:val="4"/>
            <w:vAlign w:val="center"/>
          </w:tcPr>
          <w:p w14:paraId="0AF0AF30" w14:textId="77777777" w:rsidR="00831083" w:rsidRPr="00831083" w:rsidRDefault="00831083" w:rsidP="005A6EB8">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Calibri" w:hAnsiTheme="minorHAnsi"/>
                <w:sz w:val="14"/>
                <w:szCs w:val="14"/>
              </w:rPr>
            </w:pPr>
            <w:r w:rsidRPr="00831083">
              <w:rPr>
                <w:rFonts w:asciiTheme="minorHAnsi" w:eastAsia="Calibri" w:hAnsiTheme="minorHAnsi" w:cs="Arial"/>
                <w:b/>
                <w:caps/>
                <w:sz w:val="18"/>
                <w:szCs w:val="18"/>
              </w:rPr>
              <w:t>HERS PROVIDER DATA REGISTRY INFORMATION</w:t>
            </w:r>
          </w:p>
        </w:tc>
      </w:tr>
      <w:tr w:rsidR="00831083" w:rsidRPr="00831083" w14:paraId="0AF0AF34" w14:textId="77777777" w:rsidTr="0074510D">
        <w:tblPrEx>
          <w:tblCellMar>
            <w:left w:w="108" w:type="dxa"/>
            <w:right w:w="108" w:type="dxa"/>
          </w:tblCellMar>
        </w:tblPrEx>
        <w:trPr>
          <w:trHeight w:hRule="exact" w:val="360"/>
        </w:trPr>
        <w:tc>
          <w:tcPr>
            <w:tcW w:w="5482" w:type="dxa"/>
            <w:gridSpan w:val="3"/>
          </w:tcPr>
          <w:p w14:paraId="0AF0AF32" w14:textId="77777777" w:rsidR="00831083" w:rsidRPr="00831083" w:rsidRDefault="00831083" w:rsidP="0083108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00" w:line="276" w:lineRule="auto"/>
              <w:rPr>
                <w:rFonts w:asciiTheme="minorHAnsi" w:eastAsia="Calibri" w:hAnsiTheme="minorHAnsi"/>
                <w:sz w:val="14"/>
                <w:szCs w:val="14"/>
              </w:rPr>
            </w:pPr>
            <w:r w:rsidRPr="00831083">
              <w:rPr>
                <w:rFonts w:asciiTheme="minorHAnsi" w:eastAsia="Calibri" w:hAnsiTheme="minorHAnsi"/>
                <w:sz w:val="14"/>
                <w:szCs w:val="14"/>
              </w:rPr>
              <w:t>Sample Group Number (if applicable):</w:t>
            </w:r>
          </w:p>
        </w:tc>
        <w:tc>
          <w:tcPr>
            <w:tcW w:w="5468" w:type="dxa"/>
          </w:tcPr>
          <w:p w14:paraId="0AF0AF33" w14:textId="7FD6E6F4" w:rsidR="00831083" w:rsidRPr="00831083" w:rsidRDefault="00831083" w:rsidP="0083108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00" w:line="276" w:lineRule="auto"/>
              <w:rPr>
                <w:rFonts w:asciiTheme="minorHAnsi" w:eastAsia="Calibri" w:hAnsiTheme="minorHAnsi"/>
                <w:sz w:val="14"/>
                <w:szCs w:val="14"/>
              </w:rPr>
            </w:pPr>
            <w:r w:rsidRPr="00831083">
              <w:rPr>
                <w:rFonts w:asciiTheme="minorHAnsi" w:eastAsia="Calibri" w:hAnsiTheme="minorHAnsi"/>
                <w:sz w:val="14"/>
                <w:szCs w:val="14"/>
              </w:rPr>
              <w:t>Dwelling Test Status in Sample Group (if applicable)</w:t>
            </w:r>
            <w:r w:rsidR="00860353">
              <w:rPr>
                <w:rFonts w:asciiTheme="minorHAnsi" w:eastAsia="Calibri" w:hAnsiTheme="minorHAnsi"/>
                <w:sz w:val="14"/>
                <w:szCs w:val="14"/>
              </w:rPr>
              <w:t>:</w:t>
            </w:r>
          </w:p>
        </w:tc>
      </w:tr>
      <w:tr w:rsidR="00831083" w:rsidRPr="00831083" w14:paraId="0AF0AF36" w14:textId="77777777" w:rsidTr="0074510D">
        <w:tblPrEx>
          <w:tblCellMar>
            <w:left w:w="108" w:type="dxa"/>
            <w:right w:w="108" w:type="dxa"/>
          </w:tblCellMar>
        </w:tblPrEx>
        <w:trPr>
          <w:trHeight w:val="288"/>
        </w:trPr>
        <w:tc>
          <w:tcPr>
            <w:tcW w:w="10950" w:type="dxa"/>
            <w:gridSpan w:val="4"/>
            <w:vAlign w:val="center"/>
          </w:tcPr>
          <w:p w14:paraId="0AF0AF35" w14:textId="77777777" w:rsidR="00831083" w:rsidRPr="00831083" w:rsidRDefault="00831083" w:rsidP="005A6EB8">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Calibri" w:hAnsiTheme="minorHAnsi"/>
                <w:sz w:val="14"/>
                <w:szCs w:val="14"/>
              </w:rPr>
            </w:pPr>
            <w:r w:rsidRPr="00831083">
              <w:rPr>
                <w:rFonts w:asciiTheme="minorHAnsi" w:eastAsia="Calibri" w:hAnsiTheme="minorHAnsi" w:cs="Arial"/>
                <w:b/>
                <w:caps/>
                <w:sz w:val="18"/>
                <w:szCs w:val="18"/>
              </w:rPr>
              <w:t>HERS RATER INFORMATION</w:t>
            </w:r>
          </w:p>
        </w:tc>
      </w:tr>
      <w:tr w:rsidR="00831083" w:rsidRPr="00831083" w14:paraId="0AF0AF38" w14:textId="77777777" w:rsidTr="0074510D">
        <w:tblPrEx>
          <w:tblCellMar>
            <w:left w:w="108" w:type="dxa"/>
            <w:right w:w="108" w:type="dxa"/>
          </w:tblCellMar>
        </w:tblPrEx>
        <w:trPr>
          <w:trHeight w:hRule="exact" w:val="360"/>
        </w:trPr>
        <w:tc>
          <w:tcPr>
            <w:tcW w:w="10950" w:type="dxa"/>
            <w:gridSpan w:val="4"/>
          </w:tcPr>
          <w:p w14:paraId="0AF0AF37" w14:textId="77777777" w:rsidR="00831083" w:rsidRPr="00831083" w:rsidRDefault="00831083" w:rsidP="00831083">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76" w:lineRule="auto"/>
              <w:ind w:right="90"/>
              <w:rPr>
                <w:rFonts w:asciiTheme="minorHAnsi" w:eastAsia="Calibri" w:hAnsiTheme="minorHAnsi"/>
                <w:sz w:val="14"/>
                <w:szCs w:val="14"/>
              </w:rPr>
            </w:pPr>
            <w:r w:rsidRPr="00831083">
              <w:rPr>
                <w:rFonts w:asciiTheme="minorHAnsi" w:eastAsia="Calibri" w:hAnsiTheme="minorHAnsi"/>
                <w:sz w:val="14"/>
                <w:szCs w:val="14"/>
              </w:rPr>
              <w:t>HERS Rater Company Name:</w:t>
            </w:r>
          </w:p>
        </w:tc>
      </w:tr>
      <w:tr w:rsidR="00831083" w:rsidRPr="00831083" w14:paraId="0AF0AF3B" w14:textId="77777777" w:rsidTr="0074510D">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0AF0AF39" w14:textId="77777777" w:rsidR="00831083" w:rsidRPr="00831083" w:rsidRDefault="00831083" w:rsidP="0083108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76" w:lineRule="auto"/>
              <w:ind w:right="90"/>
              <w:rPr>
                <w:rFonts w:asciiTheme="minorHAnsi" w:eastAsia="Calibri" w:hAnsiTheme="minorHAnsi"/>
                <w:sz w:val="14"/>
                <w:szCs w:val="14"/>
              </w:rPr>
            </w:pPr>
            <w:r w:rsidRPr="00831083">
              <w:rPr>
                <w:rFonts w:asciiTheme="minorHAnsi" w:eastAsia="Calibri" w:hAnsiTheme="minorHAnsi"/>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0AF0AF3A" w14:textId="77777777" w:rsidR="00831083" w:rsidRPr="00831083" w:rsidRDefault="00831083" w:rsidP="0083108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76" w:lineRule="auto"/>
              <w:ind w:right="90"/>
              <w:rPr>
                <w:rFonts w:asciiTheme="minorHAnsi" w:eastAsia="Calibri" w:hAnsiTheme="minorHAnsi"/>
                <w:sz w:val="14"/>
                <w:szCs w:val="14"/>
              </w:rPr>
            </w:pPr>
            <w:r w:rsidRPr="00831083">
              <w:rPr>
                <w:rFonts w:asciiTheme="minorHAnsi" w:eastAsia="Calibri" w:hAnsiTheme="minorHAnsi"/>
                <w:sz w:val="14"/>
                <w:szCs w:val="14"/>
              </w:rPr>
              <w:t>Responsible Rater Signature:</w:t>
            </w:r>
          </w:p>
        </w:tc>
      </w:tr>
      <w:tr w:rsidR="00831083" w:rsidRPr="00831083" w14:paraId="0AF0AF3E" w14:textId="77777777" w:rsidTr="0074510D">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0AF0AF3C" w14:textId="56AE82A5" w:rsidR="00831083" w:rsidRPr="00831083" w:rsidRDefault="00831083" w:rsidP="0083108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76" w:lineRule="auto"/>
              <w:ind w:right="90"/>
              <w:rPr>
                <w:rFonts w:asciiTheme="minorHAnsi" w:eastAsia="Calibri" w:hAnsiTheme="minorHAnsi"/>
                <w:sz w:val="14"/>
                <w:szCs w:val="14"/>
              </w:rPr>
            </w:pPr>
            <w:r w:rsidRPr="00831083">
              <w:rPr>
                <w:rFonts w:asciiTheme="minorHAnsi" w:eastAsia="Calibri" w:hAnsiTheme="minorHAnsi"/>
                <w:sz w:val="14"/>
                <w:szCs w:val="14"/>
              </w:rPr>
              <w:t>Responsible Rater Certification Number w/ this HERS Provider</w:t>
            </w:r>
            <w:r w:rsidR="00860353">
              <w:rPr>
                <w:rFonts w:asciiTheme="minorHAnsi" w:eastAsia="Calibri" w:hAnsiTheme="minorHAnsi"/>
                <w:sz w:val="14"/>
                <w:szCs w:val="14"/>
              </w:rPr>
              <w:t>:</w:t>
            </w:r>
          </w:p>
        </w:tc>
        <w:tc>
          <w:tcPr>
            <w:tcW w:w="5468" w:type="dxa"/>
            <w:tcBorders>
              <w:top w:val="single" w:sz="4" w:space="0" w:color="auto"/>
              <w:left w:val="single" w:sz="4" w:space="0" w:color="auto"/>
              <w:bottom w:val="single" w:sz="4" w:space="0" w:color="auto"/>
              <w:right w:val="single" w:sz="4" w:space="0" w:color="auto"/>
            </w:tcBorders>
          </w:tcPr>
          <w:p w14:paraId="0AF0AF3D" w14:textId="77777777" w:rsidR="00831083" w:rsidRPr="00831083" w:rsidRDefault="00831083" w:rsidP="0083108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76" w:lineRule="auto"/>
              <w:ind w:right="90"/>
              <w:rPr>
                <w:rFonts w:asciiTheme="minorHAnsi" w:eastAsia="Calibri" w:hAnsiTheme="minorHAnsi"/>
                <w:sz w:val="14"/>
                <w:szCs w:val="14"/>
              </w:rPr>
            </w:pPr>
            <w:r w:rsidRPr="00831083">
              <w:rPr>
                <w:rFonts w:asciiTheme="minorHAnsi" w:eastAsia="Calibri" w:hAnsiTheme="minorHAnsi"/>
                <w:sz w:val="14"/>
                <w:szCs w:val="14"/>
              </w:rPr>
              <w:t>Date Signed:</w:t>
            </w:r>
          </w:p>
        </w:tc>
      </w:tr>
    </w:tbl>
    <w:p w14:paraId="0AF0AF3F" w14:textId="77777777" w:rsidR="00B71555" w:rsidRPr="00CB00C9" w:rsidRDefault="00B71555" w:rsidP="00B71555">
      <w:pPr>
        <w:contextualSpacing/>
        <w:rPr>
          <w:rFonts w:asciiTheme="minorHAnsi" w:hAnsiTheme="minorHAnsi"/>
          <w:sz w:val="18"/>
          <w:szCs w:val="18"/>
        </w:rPr>
      </w:pPr>
    </w:p>
    <w:p w14:paraId="0AF0AF40" w14:textId="77777777" w:rsidR="00D65FA1" w:rsidRDefault="00D65FA1" w:rsidP="00B71555">
      <w:pPr>
        <w:rPr>
          <w:rFonts w:asciiTheme="minorHAnsi" w:hAnsiTheme="minorHAnsi"/>
          <w:sz w:val="18"/>
          <w:szCs w:val="18"/>
        </w:rPr>
        <w:sectPr w:rsidR="00D65FA1" w:rsidSect="000A431A">
          <w:headerReference w:type="even" r:id="rId9"/>
          <w:headerReference w:type="default" r:id="rId10"/>
          <w:footerReference w:type="default" r:id="rId11"/>
          <w:headerReference w:type="first" r:id="rId12"/>
          <w:type w:val="continuous"/>
          <w:pgSz w:w="12240" w:h="15840" w:code="1"/>
          <w:pgMar w:top="720" w:right="720" w:bottom="720" w:left="720" w:header="432" w:footer="432" w:gutter="0"/>
          <w:cols w:space="720"/>
          <w:docGrid w:linePitch="272"/>
        </w:sectPr>
      </w:pPr>
    </w:p>
    <w:p w14:paraId="0AF0AF41" w14:textId="7B9B52E7" w:rsidR="0029659A" w:rsidRPr="005A6EB8" w:rsidRDefault="00860353" w:rsidP="005A6EB8">
      <w:pPr>
        <w:jc w:val="center"/>
        <w:rPr>
          <w:rFonts w:asciiTheme="minorHAnsi" w:hAnsiTheme="minorHAnsi"/>
          <w:b/>
          <w:szCs w:val="18"/>
        </w:rPr>
      </w:pPr>
      <w:r>
        <w:rPr>
          <w:rFonts w:asciiTheme="minorHAnsi" w:hAnsiTheme="minorHAnsi"/>
          <w:b/>
          <w:szCs w:val="18"/>
        </w:rPr>
        <w:lastRenderedPageBreak/>
        <w:t>CF3R-MCH-27b-H User Instructions</w:t>
      </w:r>
    </w:p>
    <w:p w14:paraId="0AF0AF42" w14:textId="77777777" w:rsidR="0029659A" w:rsidRDefault="0029659A" w:rsidP="0029659A">
      <w:pPr>
        <w:rPr>
          <w:rFonts w:asciiTheme="minorHAnsi" w:eastAsia="Cambria" w:hAnsiTheme="minorHAnsi"/>
          <w:b/>
          <w:sz w:val="18"/>
          <w:szCs w:val="18"/>
        </w:rPr>
      </w:pPr>
    </w:p>
    <w:p w14:paraId="0AF0AF43" w14:textId="77777777" w:rsidR="0029659A" w:rsidRPr="00D2491C" w:rsidRDefault="0029659A" w:rsidP="0029659A">
      <w:pPr>
        <w:rPr>
          <w:rFonts w:asciiTheme="minorHAnsi" w:eastAsia="Cambria" w:hAnsiTheme="minorHAnsi"/>
          <w:b/>
          <w:sz w:val="18"/>
          <w:szCs w:val="18"/>
        </w:rPr>
      </w:pPr>
      <w:r w:rsidRPr="00D2491C">
        <w:rPr>
          <w:rFonts w:asciiTheme="minorHAnsi" w:eastAsia="Cambria" w:hAnsiTheme="minorHAnsi"/>
          <w:b/>
          <w:sz w:val="18"/>
          <w:szCs w:val="18"/>
        </w:rPr>
        <w:t>Section A. General Information</w:t>
      </w:r>
    </w:p>
    <w:p w14:paraId="0AF0AF44" w14:textId="7168F845" w:rsidR="0029659A" w:rsidRDefault="0029659A" w:rsidP="0029659A">
      <w:pPr>
        <w:numPr>
          <w:ilvl w:val="0"/>
          <w:numId w:val="8"/>
        </w:numPr>
        <w:contextualSpacing/>
        <w:rPr>
          <w:rFonts w:asciiTheme="minorHAnsi" w:eastAsia="Cambria" w:hAnsiTheme="minorHAnsi"/>
          <w:sz w:val="18"/>
          <w:szCs w:val="18"/>
        </w:rPr>
      </w:pPr>
      <w:r w:rsidRPr="00D2491C">
        <w:rPr>
          <w:rFonts w:asciiTheme="minorHAnsi" w:hAnsiTheme="minorHAnsi"/>
          <w:sz w:val="18"/>
          <w:szCs w:val="18"/>
        </w:rPr>
        <w:t>This information is automatically pulled from the CF1R</w:t>
      </w:r>
      <w:r>
        <w:rPr>
          <w:rFonts w:asciiTheme="minorHAnsi" w:hAnsiTheme="minorHAnsi"/>
          <w:sz w:val="18"/>
          <w:szCs w:val="18"/>
        </w:rPr>
        <w:t>. This is the unique identifier for this dwelling unit. Needed mostly for multifamily dwelling units. Ventilation is calculated and provided for each dwelling unit individually.</w:t>
      </w:r>
    </w:p>
    <w:p w14:paraId="0AF0AF45" w14:textId="77777777" w:rsidR="0029659A" w:rsidRDefault="0029659A" w:rsidP="0029659A">
      <w:pPr>
        <w:numPr>
          <w:ilvl w:val="0"/>
          <w:numId w:val="8"/>
        </w:numPr>
        <w:contextualSpacing/>
        <w:rPr>
          <w:rFonts w:asciiTheme="minorHAnsi" w:eastAsia="Cambria" w:hAnsiTheme="minorHAnsi"/>
          <w:sz w:val="18"/>
          <w:szCs w:val="18"/>
        </w:rPr>
      </w:pPr>
      <w:r w:rsidRPr="00D2491C">
        <w:rPr>
          <w:rFonts w:asciiTheme="minorHAnsi" w:hAnsiTheme="minorHAnsi"/>
          <w:sz w:val="18"/>
          <w:szCs w:val="18"/>
        </w:rPr>
        <w:t>This information is automatically pulled from the CF1R</w:t>
      </w:r>
      <w:r>
        <w:rPr>
          <w:rFonts w:asciiTheme="minorHAnsi" w:hAnsiTheme="minorHAnsi"/>
          <w:sz w:val="18"/>
          <w:szCs w:val="18"/>
        </w:rPr>
        <w:t>.</w:t>
      </w:r>
      <w:r w:rsidRPr="00D2491C">
        <w:rPr>
          <w:rFonts w:asciiTheme="minorHAnsi" w:hAnsiTheme="minorHAnsi"/>
          <w:sz w:val="18"/>
          <w:szCs w:val="18"/>
        </w:rPr>
        <w:t xml:space="preserve"> </w:t>
      </w:r>
      <w:r w:rsidRPr="00D2491C">
        <w:rPr>
          <w:rFonts w:asciiTheme="minorHAnsi" w:eastAsia="Cambria" w:hAnsiTheme="minorHAnsi"/>
          <w:sz w:val="18"/>
          <w:szCs w:val="18"/>
        </w:rPr>
        <w:t>Choices are “single family” and “low-rise multifamily”</w:t>
      </w:r>
      <w:r>
        <w:rPr>
          <w:rFonts w:asciiTheme="minorHAnsi" w:eastAsia="Cambria" w:hAnsiTheme="minorHAnsi"/>
          <w:sz w:val="18"/>
          <w:szCs w:val="18"/>
        </w:rPr>
        <w:t>.</w:t>
      </w:r>
    </w:p>
    <w:p w14:paraId="0AF0AF46" w14:textId="4133385D" w:rsidR="0029659A" w:rsidRPr="00D2491C" w:rsidRDefault="0029659A" w:rsidP="0029659A">
      <w:pPr>
        <w:numPr>
          <w:ilvl w:val="0"/>
          <w:numId w:val="8"/>
        </w:numPr>
        <w:contextualSpacing/>
        <w:rPr>
          <w:rFonts w:asciiTheme="minorHAnsi" w:eastAsia="Cambria" w:hAnsiTheme="minorHAnsi"/>
          <w:sz w:val="18"/>
          <w:szCs w:val="18"/>
        </w:rPr>
      </w:pPr>
      <w:r w:rsidRPr="00D2491C">
        <w:rPr>
          <w:rFonts w:asciiTheme="minorHAnsi" w:hAnsiTheme="minorHAnsi"/>
          <w:sz w:val="18"/>
          <w:szCs w:val="18"/>
        </w:rPr>
        <w:t>This information is automatically pulled from the CF1R</w:t>
      </w:r>
      <w:r>
        <w:rPr>
          <w:rFonts w:asciiTheme="minorHAnsi" w:hAnsiTheme="minorHAnsi"/>
          <w:sz w:val="18"/>
          <w:szCs w:val="18"/>
        </w:rPr>
        <w:t>.</w:t>
      </w:r>
      <w:r w:rsidRPr="002D25FD">
        <w:rPr>
          <w:rFonts w:asciiTheme="minorHAnsi" w:hAnsiTheme="minorHAnsi"/>
          <w:sz w:val="18"/>
          <w:szCs w:val="18"/>
        </w:rPr>
        <w:t xml:space="preserve"> </w:t>
      </w:r>
      <w:r>
        <w:rPr>
          <w:rFonts w:asciiTheme="minorHAnsi" w:hAnsiTheme="minorHAnsi"/>
          <w:sz w:val="18"/>
          <w:szCs w:val="18"/>
        </w:rPr>
        <w:t>Choices are “New Construction” and “Addition greater than 1</w:t>
      </w:r>
      <w:r w:rsidR="005A1EE3">
        <w:rPr>
          <w:rFonts w:asciiTheme="minorHAnsi" w:hAnsiTheme="minorHAnsi"/>
          <w:sz w:val="18"/>
          <w:szCs w:val="18"/>
        </w:rPr>
        <w:t>,</w:t>
      </w:r>
      <w:r>
        <w:rPr>
          <w:rFonts w:asciiTheme="minorHAnsi" w:hAnsiTheme="minorHAnsi"/>
          <w:sz w:val="18"/>
          <w:szCs w:val="18"/>
        </w:rPr>
        <w:t>000</w:t>
      </w:r>
      <w:r w:rsidR="005A1EE3">
        <w:rPr>
          <w:rFonts w:asciiTheme="minorHAnsi" w:hAnsiTheme="minorHAnsi"/>
          <w:sz w:val="18"/>
          <w:szCs w:val="18"/>
        </w:rPr>
        <w:t xml:space="preserve"> </w:t>
      </w:r>
      <w:r w:rsidR="0033657D">
        <w:rPr>
          <w:rFonts w:asciiTheme="minorHAnsi" w:hAnsiTheme="minorHAnsi"/>
          <w:sz w:val="18"/>
          <w:szCs w:val="18"/>
        </w:rPr>
        <w:t>ft</w:t>
      </w:r>
      <w:r w:rsidR="0033657D">
        <w:rPr>
          <w:rFonts w:asciiTheme="minorHAnsi" w:hAnsiTheme="minorHAnsi"/>
          <w:sz w:val="18"/>
          <w:szCs w:val="18"/>
          <w:vertAlign w:val="superscript"/>
        </w:rPr>
        <w:t>2</w:t>
      </w:r>
      <w:r>
        <w:rPr>
          <w:rFonts w:asciiTheme="minorHAnsi" w:hAnsiTheme="minorHAnsi"/>
          <w:sz w:val="18"/>
          <w:szCs w:val="18"/>
        </w:rPr>
        <w:t>”.</w:t>
      </w:r>
    </w:p>
    <w:p w14:paraId="0AF0AF47" w14:textId="181DF1C4" w:rsidR="0029659A" w:rsidRPr="00DE1FB9" w:rsidRDefault="0029659A" w:rsidP="0029659A">
      <w:pPr>
        <w:numPr>
          <w:ilvl w:val="0"/>
          <w:numId w:val="8"/>
        </w:numPr>
        <w:contextualSpacing/>
        <w:rPr>
          <w:rFonts w:asciiTheme="minorHAnsi" w:eastAsia="Cambria" w:hAnsiTheme="minorHAnsi"/>
          <w:sz w:val="18"/>
          <w:szCs w:val="18"/>
        </w:rPr>
      </w:pPr>
      <w:r w:rsidRPr="00D2491C">
        <w:rPr>
          <w:rFonts w:asciiTheme="minorHAnsi" w:hAnsiTheme="minorHAnsi"/>
          <w:sz w:val="18"/>
          <w:szCs w:val="18"/>
        </w:rPr>
        <w:t xml:space="preserve">Value to be entered in the field equals </w:t>
      </w:r>
      <w:r w:rsidRPr="00D2491C">
        <w:rPr>
          <w:rFonts w:asciiTheme="minorHAnsi" w:eastAsia="Cambria" w:hAnsiTheme="minorHAnsi"/>
          <w:sz w:val="18"/>
          <w:szCs w:val="18"/>
        </w:rPr>
        <w:t>the conditioned floor area of the space</w:t>
      </w:r>
      <w:r>
        <w:rPr>
          <w:rFonts w:asciiTheme="minorHAnsi" w:eastAsia="Cambria" w:hAnsiTheme="minorHAnsi"/>
          <w:sz w:val="18"/>
          <w:szCs w:val="18"/>
        </w:rPr>
        <w:t xml:space="preserve"> for which the ventilation is being calculated</w:t>
      </w:r>
      <w:r w:rsidRPr="00D2491C">
        <w:rPr>
          <w:rFonts w:asciiTheme="minorHAnsi" w:eastAsia="Cambria" w:hAnsiTheme="minorHAnsi"/>
          <w:sz w:val="18"/>
          <w:szCs w:val="18"/>
        </w:rPr>
        <w:t xml:space="preserve">, in </w:t>
      </w:r>
      <w:r w:rsidR="0033657D">
        <w:rPr>
          <w:rFonts w:asciiTheme="minorHAnsi" w:hAnsiTheme="minorHAnsi"/>
          <w:sz w:val="18"/>
          <w:szCs w:val="18"/>
        </w:rPr>
        <w:t>ft</w:t>
      </w:r>
      <w:r w:rsidR="0033657D">
        <w:rPr>
          <w:rFonts w:asciiTheme="minorHAnsi" w:hAnsiTheme="minorHAnsi"/>
          <w:sz w:val="18"/>
          <w:szCs w:val="18"/>
          <w:vertAlign w:val="superscript"/>
        </w:rPr>
        <w:t>2</w:t>
      </w:r>
      <w:r w:rsidRPr="00D2491C">
        <w:rPr>
          <w:rFonts w:asciiTheme="minorHAnsi" w:eastAsia="Cambria" w:hAnsiTheme="minorHAnsi"/>
          <w:sz w:val="18"/>
          <w:szCs w:val="18"/>
        </w:rPr>
        <w:t>.</w:t>
      </w:r>
      <w:r>
        <w:rPr>
          <w:rFonts w:asciiTheme="minorHAnsi" w:eastAsia="Cambria" w:hAnsiTheme="minorHAnsi"/>
          <w:sz w:val="18"/>
          <w:szCs w:val="18"/>
        </w:rPr>
        <w:t xml:space="preserve"> For additions over 1</w:t>
      </w:r>
      <w:r w:rsidR="005A1EE3">
        <w:rPr>
          <w:rFonts w:asciiTheme="minorHAnsi" w:eastAsia="Cambria" w:hAnsiTheme="minorHAnsi"/>
          <w:sz w:val="18"/>
          <w:szCs w:val="18"/>
        </w:rPr>
        <w:t>,</w:t>
      </w:r>
      <w:r>
        <w:rPr>
          <w:rFonts w:asciiTheme="minorHAnsi" w:eastAsia="Cambria" w:hAnsiTheme="minorHAnsi"/>
          <w:sz w:val="18"/>
          <w:szCs w:val="18"/>
        </w:rPr>
        <w:t xml:space="preserve">000 </w:t>
      </w:r>
      <w:r w:rsidR="0033657D">
        <w:rPr>
          <w:rFonts w:asciiTheme="minorHAnsi" w:hAnsiTheme="minorHAnsi"/>
          <w:sz w:val="18"/>
          <w:szCs w:val="18"/>
        </w:rPr>
        <w:t>ft</w:t>
      </w:r>
      <w:r w:rsidR="0033657D">
        <w:rPr>
          <w:rFonts w:asciiTheme="minorHAnsi" w:hAnsiTheme="minorHAnsi"/>
          <w:sz w:val="18"/>
          <w:szCs w:val="18"/>
          <w:vertAlign w:val="superscript"/>
        </w:rPr>
        <w:t>2</w:t>
      </w:r>
      <w:r>
        <w:rPr>
          <w:rFonts w:asciiTheme="minorHAnsi" w:eastAsia="Cambria" w:hAnsiTheme="minorHAnsi"/>
          <w:sz w:val="18"/>
          <w:szCs w:val="18"/>
        </w:rPr>
        <w:t>, this will be the floor area of the existing home plus the addition.</w:t>
      </w:r>
    </w:p>
    <w:p w14:paraId="0AF0AF48" w14:textId="4FD0ABD1" w:rsidR="0029659A" w:rsidRPr="00DE1FB9" w:rsidRDefault="0029659A" w:rsidP="0029659A">
      <w:pPr>
        <w:numPr>
          <w:ilvl w:val="0"/>
          <w:numId w:val="8"/>
        </w:numPr>
        <w:contextualSpacing/>
        <w:rPr>
          <w:rFonts w:asciiTheme="minorHAnsi" w:eastAsia="Cambria" w:hAnsiTheme="minorHAnsi"/>
          <w:sz w:val="18"/>
          <w:szCs w:val="18"/>
        </w:rPr>
      </w:pPr>
      <w:r w:rsidRPr="00D2491C">
        <w:rPr>
          <w:rFonts w:asciiTheme="minorHAnsi" w:hAnsiTheme="minorHAnsi"/>
          <w:sz w:val="18"/>
          <w:szCs w:val="18"/>
        </w:rPr>
        <w:t>Value to be entered in the field equals</w:t>
      </w:r>
      <w:r w:rsidRPr="00D2491C">
        <w:rPr>
          <w:rFonts w:asciiTheme="minorHAnsi" w:eastAsia="Cambria" w:hAnsiTheme="minorHAnsi"/>
          <w:sz w:val="18"/>
          <w:szCs w:val="18"/>
        </w:rPr>
        <w:t xml:space="preserve"> the number of bedrooms in the home. </w:t>
      </w:r>
      <w:r>
        <w:rPr>
          <w:rFonts w:asciiTheme="minorHAnsi" w:eastAsia="Cambria" w:hAnsiTheme="minorHAnsi"/>
          <w:sz w:val="18"/>
          <w:szCs w:val="18"/>
        </w:rPr>
        <w:t>For additions over 1</w:t>
      </w:r>
      <w:r w:rsidR="005A1EE3">
        <w:rPr>
          <w:rFonts w:asciiTheme="minorHAnsi" w:eastAsia="Cambria" w:hAnsiTheme="minorHAnsi"/>
          <w:sz w:val="18"/>
          <w:szCs w:val="18"/>
        </w:rPr>
        <w:t>,</w:t>
      </w:r>
      <w:r>
        <w:rPr>
          <w:rFonts w:asciiTheme="minorHAnsi" w:eastAsia="Cambria" w:hAnsiTheme="minorHAnsi"/>
          <w:sz w:val="18"/>
          <w:szCs w:val="18"/>
        </w:rPr>
        <w:t xml:space="preserve">000 </w:t>
      </w:r>
      <w:r w:rsidR="0033657D">
        <w:rPr>
          <w:rFonts w:asciiTheme="minorHAnsi" w:hAnsiTheme="minorHAnsi"/>
          <w:sz w:val="18"/>
          <w:szCs w:val="18"/>
        </w:rPr>
        <w:t>ft</w:t>
      </w:r>
      <w:r w:rsidR="0033657D">
        <w:rPr>
          <w:rFonts w:asciiTheme="minorHAnsi" w:hAnsiTheme="minorHAnsi"/>
          <w:sz w:val="18"/>
          <w:szCs w:val="18"/>
          <w:vertAlign w:val="superscript"/>
        </w:rPr>
        <w:t>2</w:t>
      </w:r>
      <w:r>
        <w:rPr>
          <w:rFonts w:asciiTheme="minorHAnsi" w:eastAsia="Cambria" w:hAnsiTheme="minorHAnsi"/>
          <w:sz w:val="18"/>
          <w:szCs w:val="18"/>
        </w:rPr>
        <w:t>, this will be the number of bedrooms in the existing home plus the number of bedrooms in the addition.</w:t>
      </w:r>
    </w:p>
    <w:p w14:paraId="0AF0AF49" w14:textId="77777777" w:rsidR="0029659A" w:rsidRPr="00D2491C" w:rsidRDefault="0029659A" w:rsidP="0029659A">
      <w:pPr>
        <w:numPr>
          <w:ilvl w:val="0"/>
          <w:numId w:val="8"/>
        </w:numPr>
        <w:contextualSpacing/>
        <w:rPr>
          <w:rFonts w:asciiTheme="minorHAnsi" w:eastAsia="Cambria" w:hAnsiTheme="minorHAnsi"/>
          <w:sz w:val="18"/>
          <w:szCs w:val="18"/>
        </w:rPr>
      </w:pPr>
      <w:r w:rsidRPr="00D2491C">
        <w:rPr>
          <w:rFonts w:asciiTheme="minorHAnsi" w:eastAsia="Cambria" w:hAnsiTheme="minorHAnsi"/>
          <w:sz w:val="18"/>
          <w:szCs w:val="18"/>
        </w:rPr>
        <w:t>S</w:t>
      </w:r>
      <w:r w:rsidRPr="00D2491C">
        <w:rPr>
          <w:rFonts w:ascii="Calibri" w:hAnsi="Calibri"/>
          <w:sz w:val="18"/>
          <w:szCs w:val="18"/>
        </w:rPr>
        <w:t xml:space="preserve">elect the </w:t>
      </w:r>
      <w:r w:rsidRPr="00D2491C">
        <w:rPr>
          <w:rFonts w:asciiTheme="minorHAnsi" w:hAnsiTheme="minorHAnsi"/>
          <w:sz w:val="18"/>
          <w:szCs w:val="18"/>
        </w:rPr>
        <w:t>Ventilation Operation Schedule</w:t>
      </w:r>
      <w:r w:rsidRPr="00D2491C">
        <w:rPr>
          <w:rFonts w:ascii="Calibri" w:hAnsi="Calibri"/>
          <w:sz w:val="18"/>
          <w:szCs w:val="18"/>
        </w:rPr>
        <w:t xml:space="preserve"> method used from the choices provided:</w:t>
      </w:r>
    </w:p>
    <w:p w14:paraId="0AF0AF4A" w14:textId="135C52EF" w:rsidR="0029659A" w:rsidRPr="00D2491C" w:rsidRDefault="0029659A" w:rsidP="0033657D">
      <w:pPr>
        <w:pStyle w:val="ListParagraph"/>
        <w:numPr>
          <w:ilvl w:val="0"/>
          <w:numId w:val="11"/>
        </w:numPr>
        <w:rPr>
          <w:rFonts w:asciiTheme="minorHAnsi" w:eastAsia="Cambria" w:hAnsiTheme="minorHAnsi"/>
          <w:sz w:val="18"/>
          <w:szCs w:val="18"/>
        </w:rPr>
      </w:pPr>
      <w:r w:rsidRPr="00D2491C">
        <w:rPr>
          <w:rFonts w:asciiTheme="minorHAnsi" w:eastAsia="Cambria" w:hAnsiTheme="minorHAnsi"/>
          <w:sz w:val="18"/>
          <w:szCs w:val="18"/>
        </w:rPr>
        <w:t>Continuous</w:t>
      </w:r>
      <w:r>
        <w:rPr>
          <w:rFonts w:asciiTheme="minorHAnsi" w:eastAsia="Cambria" w:hAnsiTheme="minorHAnsi"/>
          <w:sz w:val="18"/>
          <w:szCs w:val="18"/>
        </w:rPr>
        <w:t xml:space="preserve"> (the fan that provides ventilation will run 24/7</w:t>
      </w:r>
      <w:r w:rsidR="0033657D">
        <w:rPr>
          <w:rFonts w:asciiTheme="minorHAnsi" w:eastAsia="Cambria" w:hAnsiTheme="minorHAnsi"/>
          <w:sz w:val="18"/>
          <w:szCs w:val="18"/>
        </w:rPr>
        <w:t>)</w:t>
      </w:r>
    </w:p>
    <w:p w14:paraId="0AF0AF4B" w14:textId="77777777" w:rsidR="0029659A" w:rsidRPr="00D2491C" w:rsidRDefault="0029659A" w:rsidP="0033657D">
      <w:pPr>
        <w:pStyle w:val="ListParagraph"/>
        <w:numPr>
          <w:ilvl w:val="0"/>
          <w:numId w:val="11"/>
        </w:numPr>
        <w:rPr>
          <w:rFonts w:asciiTheme="minorHAnsi" w:eastAsia="Cambria" w:hAnsiTheme="minorHAnsi"/>
          <w:sz w:val="18"/>
          <w:szCs w:val="18"/>
        </w:rPr>
      </w:pPr>
      <w:r w:rsidRPr="00D2491C">
        <w:rPr>
          <w:rFonts w:asciiTheme="minorHAnsi" w:eastAsia="Cambria" w:hAnsiTheme="minorHAnsi"/>
          <w:sz w:val="18"/>
          <w:szCs w:val="18"/>
        </w:rPr>
        <w:t>Intermittent</w:t>
      </w:r>
      <w:r>
        <w:rPr>
          <w:rFonts w:asciiTheme="minorHAnsi" w:eastAsia="Cambria" w:hAnsiTheme="minorHAnsi"/>
          <w:sz w:val="18"/>
          <w:szCs w:val="18"/>
        </w:rPr>
        <w:t xml:space="preserve"> (the fan that provides ventilation will be on some of the time and off some of the time)</w:t>
      </w:r>
    </w:p>
    <w:p w14:paraId="0AF0AF4C" w14:textId="77777777" w:rsidR="0029659A" w:rsidRPr="00D2491C" w:rsidRDefault="0029659A" w:rsidP="0029659A">
      <w:pPr>
        <w:numPr>
          <w:ilvl w:val="0"/>
          <w:numId w:val="8"/>
        </w:numPr>
        <w:contextualSpacing/>
        <w:rPr>
          <w:rFonts w:asciiTheme="minorHAnsi" w:eastAsia="Cambria" w:hAnsiTheme="minorHAnsi"/>
          <w:sz w:val="18"/>
          <w:szCs w:val="18"/>
        </w:rPr>
      </w:pPr>
      <w:r w:rsidRPr="00D2491C">
        <w:rPr>
          <w:rFonts w:asciiTheme="minorHAnsi" w:eastAsia="Cambria" w:hAnsiTheme="minorHAnsi"/>
          <w:sz w:val="18"/>
          <w:szCs w:val="18"/>
        </w:rPr>
        <w:t>S</w:t>
      </w:r>
      <w:r w:rsidRPr="00D2491C">
        <w:rPr>
          <w:rFonts w:ascii="Calibri" w:hAnsi="Calibri"/>
          <w:sz w:val="18"/>
          <w:szCs w:val="18"/>
        </w:rPr>
        <w:t xml:space="preserve">elect the </w:t>
      </w:r>
      <w:r w:rsidRPr="00D2491C">
        <w:rPr>
          <w:rFonts w:asciiTheme="minorHAnsi" w:hAnsiTheme="minorHAnsi"/>
          <w:sz w:val="18"/>
          <w:szCs w:val="18"/>
        </w:rPr>
        <w:t xml:space="preserve">Whole Building Ventilation Rate Calculation Method </w:t>
      </w:r>
      <w:r w:rsidRPr="00D2491C">
        <w:rPr>
          <w:rFonts w:ascii="Calibri" w:hAnsi="Calibri"/>
          <w:sz w:val="18"/>
          <w:szCs w:val="18"/>
        </w:rPr>
        <w:t>from the choices provided:</w:t>
      </w:r>
    </w:p>
    <w:p w14:paraId="0AF0AF4D" w14:textId="77777777" w:rsidR="0029659A" w:rsidRPr="00D2491C" w:rsidRDefault="0029659A" w:rsidP="0033657D">
      <w:pPr>
        <w:pStyle w:val="ListParagraph"/>
        <w:numPr>
          <w:ilvl w:val="0"/>
          <w:numId w:val="11"/>
        </w:numPr>
        <w:rPr>
          <w:rFonts w:asciiTheme="minorHAnsi" w:eastAsia="Cambria" w:hAnsiTheme="minorHAnsi"/>
          <w:sz w:val="18"/>
          <w:szCs w:val="18"/>
        </w:rPr>
      </w:pPr>
      <w:r w:rsidRPr="00D2491C">
        <w:rPr>
          <w:rFonts w:asciiTheme="minorHAnsi" w:eastAsia="Cambria" w:hAnsiTheme="minorHAnsi"/>
          <w:sz w:val="18"/>
          <w:szCs w:val="18"/>
        </w:rPr>
        <w:t>Fan Ventilation Rate Method</w:t>
      </w:r>
      <w:r>
        <w:rPr>
          <w:rFonts w:asciiTheme="minorHAnsi" w:eastAsia="Cambria" w:hAnsiTheme="minorHAnsi"/>
          <w:sz w:val="18"/>
          <w:szCs w:val="18"/>
        </w:rPr>
        <w:t xml:space="preserve"> (only assumes ventilation from the ventilation fan)</w:t>
      </w:r>
    </w:p>
    <w:p w14:paraId="0AF0AF4E" w14:textId="77777777" w:rsidR="0029659A" w:rsidRPr="00D2491C" w:rsidRDefault="0029659A" w:rsidP="0033657D">
      <w:pPr>
        <w:pStyle w:val="ListParagraph"/>
        <w:numPr>
          <w:ilvl w:val="0"/>
          <w:numId w:val="11"/>
        </w:numPr>
        <w:rPr>
          <w:rFonts w:asciiTheme="minorHAnsi" w:eastAsia="Cambria" w:hAnsiTheme="minorHAnsi"/>
          <w:sz w:val="18"/>
          <w:szCs w:val="18"/>
        </w:rPr>
      </w:pPr>
      <w:r w:rsidRPr="00D2491C">
        <w:rPr>
          <w:rFonts w:asciiTheme="minorHAnsi" w:eastAsia="Cambria" w:hAnsiTheme="minorHAnsi"/>
          <w:sz w:val="18"/>
          <w:szCs w:val="18"/>
        </w:rPr>
        <w:t>Total Ventilation Rate Method</w:t>
      </w:r>
      <w:r>
        <w:rPr>
          <w:rFonts w:asciiTheme="minorHAnsi" w:eastAsia="Cambria" w:hAnsiTheme="minorHAnsi"/>
          <w:sz w:val="18"/>
          <w:szCs w:val="18"/>
        </w:rPr>
        <w:t xml:space="preserve"> (assumes that some ventilation is provided by infiltration)</w:t>
      </w:r>
    </w:p>
    <w:p w14:paraId="0AF0AF4F" w14:textId="77777777" w:rsidR="0029659A" w:rsidRPr="00D2491C" w:rsidRDefault="0029659A" w:rsidP="0029659A">
      <w:pPr>
        <w:numPr>
          <w:ilvl w:val="0"/>
          <w:numId w:val="8"/>
        </w:numPr>
        <w:contextualSpacing/>
        <w:rPr>
          <w:rFonts w:asciiTheme="minorHAnsi" w:eastAsia="Cambria" w:hAnsiTheme="minorHAnsi"/>
          <w:sz w:val="18"/>
          <w:szCs w:val="18"/>
        </w:rPr>
      </w:pPr>
      <w:r w:rsidRPr="00D2491C">
        <w:rPr>
          <w:rFonts w:asciiTheme="minorHAnsi" w:eastAsia="Cambria" w:hAnsiTheme="minorHAnsi"/>
          <w:sz w:val="18"/>
          <w:szCs w:val="18"/>
        </w:rPr>
        <w:t>S</w:t>
      </w:r>
      <w:r w:rsidRPr="00D2491C">
        <w:rPr>
          <w:rFonts w:ascii="Calibri" w:hAnsi="Calibri"/>
          <w:sz w:val="18"/>
          <w:szCs w:val="18"/>
        </w:rPr>
        <w:t xml:space="preserve">elect the </w:t>
      </w:r>
      <w:r w:rsidRPr="00D2491C">
        <w:rPr>
          <w:rFonts w:asciiTheme="minorHAnsi" w:hAnsiTheme="minorHAnsi"/>
          <w:sz w:val="18"/>
          <w:szCs w:val="18"/>
        </w:rPr>
        <w:t xml:space="preserve">Whole Building Ventilation System Type </w:t>
      </w:r>
      <w:r w:rsidRPr="00D2491C">
        <w:rPr>
          <w:rFonts w:ascii="Calibri" w:hAnsi="Calibri"/>
          <w:sz w:val="18"/>
          <w:szCs w:val="18"/>
        </w:rPr>
        <w:t>from the choices provided:</w:t>
      </w:r>
    </w:p>
    <w:p w14:paraId="0AF0AF50" w14:textId="77777777" w:rsidR="0029659A" w:rsidRPr="00D2491C" w:rsidRDefault="0029659A" w:rsidP="0033657D">
      <w:pPr>
        <w:pStyle w:val="ListParagraph"/>
        <w:numPr>
          <w:ilvl w:val="0"/>
          <w:numId w:val="11"/>
        </w:numPr>
        <w:rPr>
          <w:rFonts w:asciiTheme="minorHAnsi" w:eastAsia="Cambria" w:hAnsiTheme="minorHAnsi"/>
          <w:sz w:val="18"/>
          <w:szCs w:val="18"/>
        </w:rPr>
      </w:pPr>
      <w:r w:rsidRPr="00D2491C">
        <w:rPr>
          <w:rFonts w:asciiTheme="minorHAnsi" w:eastAsia="Cambria" w:hAnsiTheme="minorHAnsi"/>
          <w:sz w:val="18"/>
          <w:szCs w:val="18"/>
        </w:rPr>
        <w:t xml:space="preserve">Standalone </w:t>
      </w:r>
      <w:r>
        <w:rPr>
          <w:rFonts w:asciiTheme="minorHAnsi" w:eastAsia="Cambria" w:hAnsiTheme="minorHAnsi"/>
          <w:sz w:val="18"/>
          <w:szCs w:val="18"/>
        </w:rPr>
        <w:t>–</w:t>
      </w:r>
      <w:r w:rsidRPr="00D2491C">
        <w:rPr>
          <w:rFonts w:asciiTheme="minorHAnsi" w:eastAsia="Cambria" w:hAnsiTheme="minorHAnsi"/>
          <w:sz w:val="18"/>
          <w:szCs w:val="18"/>
        </w:rPr>
        <w:t xml:space="preserve"> Exhaust</w:t>
      </w:r>
      <w:r>
        <w:rPr>
          <w:rFonts w:asciiTheme="minorHAnsi" w:eastAsia="Cambria" w:hAnsiTheme="minorHAnsi"/>
          <w:sz w:val="18"/>
          <w:szCs w:val="18"/>
        </w:rPr>
        <w:t xml:space="preserve"> (ventilation fan[s] push air out of the house)</w:t>
      </w:r>
    </w:p>
    <w:p w14:paraId="0AF0AF51" w14:textId="77777777" w:rsidR="0029659A" w:rsidRPr="00D2491C" w:rsidRDefault="0029659A" w:rsidP="0033657D">
      <w:pPr>
        <w:pStyle w:val="ListParagraph"/>
        <w:numPr>
          <w:ilvl w:val="0"/>
          <w:numId w:val="11"/>
        </w:numPr>
        <w:rPr>
          <w:rFonts w:asciiTheme="minorHAnsi" w:eastAsia="Cambria" w:hAnsiTheme="minorHAnsi"/>
          <w:sz w:val="18"/>
          <w:szCs w:val="18"/>
        </w:rPr>
      </w:pPr>
      <w:r w:rsidRPr="00D2491C">
        <w:rPr>
          <w:rFonts w:asciiTheme="minorHAnsi" w:eastAsia="Cambria" w:hAnsiTheme="minorHAnsi"/>
          <w:sz w:val="18"/>
          <w:szCs w:val="18"/>
        </w:rPr>
        <w:t xml:space="preserve">Standalone </w:t>
      </w:r>
      <w:r>
        <w:rPr>
          <w:rFonts w:asciiTheme="minorHAnsi" w:eastAsia="Cambria" w:hAnsiTheme="minorHAnsi"/>
          <w:sz w:val="18"/>
          <w:szCs w:val="18"/>
        </w:rPr>
        <w:t>–</w:t>
      </w:r>
      <w:r w:rsidRPr="00D2491C">
        <w:rPr>
          <w:rFonts w:asciiTheme="minorHAnsi" w:eastAsia="Cambria" w:hAnsiTheme="minorHAnsi"/>
          <w:sz w:val="18"/>
          <w:szCs w:val="18"/>
        </w:rPr>
        <w:t xml:space="preserve"> Supply</w:t>
      </w:r>
      <w:r>
        <w:rPr>
          <w:rFonts w:asciiTheme="minorHAnsi" w:eastAsia="Cambria" w:hAnsiTheme="minorHAnsi"/>
          <w:sz w:val="18"/>
          <w:szCs w:val="18"/>
        </w:rPr>
        <w:t xml:space="preserve"> (ventilation fan[s] push air into house)</w:t>
      </w:r>
    </w:p>
    <w:p w14:paraId="0AF0AF52" w14:textId="77777777" w:rsidR="0029659A" w:rsidRDefault="0029659A" w:rsidP="0033657D">
      <w:pPr>
        <w:pStyle w:val="ListParagraph"/>
        <w:numPr>
          <w:ilvl w:val="0"/>
          <w:numId w:val="11"/>
        </w:numPr>
        <w:rPr>
          <w:rFonts w:asciiTheme="minorHAnsi" w:eastAsia="Cambria" w:hAnsiTheme="minorHAnsi"/>
          <w:sz w:val="18"/>
          <w:szCs w:val="18"/>
        </w:rPr>
      </w:pPr>
      <w:r w:rsidRPr="00D2491C">
        <w:rPr>
          <w:rFonts w:asciiTheme="minorHAnsi" w:eastAsia="Cambria" w:hAnsiTheme="minorHAnsi"/>
          <w:sz w:val="18"/>
          <w:szCs w:val="18"/>
        </w:rPr>
        <w:t xml:space="preserve">Standalone - Balanced </w:t>
      </w:r>
      <w:r>
        <w:rPr>
          <w:rFonts w:asciiTheme="minorHAnsi" w:eastAsia="Cambria" w:hAnsiTheme="minorHAnsi"/>
          <w:sz w:val="18"/>
          <w:szCs w:val="18"/>
        </w:rPr>
        <w:t>(ventilation fan[s] push air into AND out of the house in equal amounts)</w:t>
      </w:r>
    </w:p>
    <w:p w14:paraId="0AF0AF53" w14:textId="57E664C7" w:rsidR="0029659A" w:rsidRPr="00C50A89" w:rsidRDefault="0029659A" w:rsidP="0033657D">
      <w:pPr>
        <w:pStyle w:val="ListParagraph"/>
        <w:numPr>
          <w:ilvl w:val="0"/>
          <w:numId w:val="11"/>
        </w:numPr>
        <w:rPr>
          <w:rFonts w:asciiTheme="minorHAnsi" w:eastAsia="Cambria" w:hAnsiTheme="minorHAnsi"/>
          <w:sz w:val="18"/>
          <w:szCs w:val="18"/>
        </w:rPr>
      </w:pPr>
      <w:r>
        <w:rPr>
          <w:rFonts w:asciiTheme="minorHAnsi" w:eastAsia="Cambria" w:hAnsiTheme="minorHAnsi"/>
          <w:sz w:val="18"/>
          <w:szCs w:val="18"/>
        </w:rPr>
        <w:t xml:space="preserve">Central Fan Integrated – CFI (central space condition system fan is used to pull air into the house) Note: these may not run continuously.  If “Continuous” is chosen in A06 an error message will be shown.  </w:t>
      </w:r>
    </w:p>
    <w:p w14:paraId="0AF0AF54" w14:textId="77777777" w:rsidR="0029659A" w:rsidRDefault="0029659A" w:rsidP="0029659A">
      <w:pPr>
        <w:rPr>
          <w:rFonts w:asciiTheme="minorHAnsi" w:eastAsia="Cambria" w:hAnsiTheme="minorHAnsi"/>
          <w:b/>
          <w:sz w:val="18"/>
          <w:szCs w:val="18"/>
        </w:rPr>
      </w:pPr>
    </w:p>
    <w:p w14:paraId="0AF0AF55" w14:textId="77777777" w:rsidR="0029659A" w:rsidRDefault="0029659A" w:rsidP="0029659A">
      <w:pPr>
        <w:rPr>
          <w:rFonts w:asciiTheme="minorHAnsi" w:eastAsia="Cambria" w:hAnsiTheme="minorHAnsi"/>
          <w:b/>
          <w:sz w:val="18"/>
          <w:szCs w:val="18"/>
        </w:rPr>
      </w:pPr>
      <w:r w:rsidRPr="00EE71C1">
        <w:rPr>
          <w:rFonts w:asciiTheme="minorHAnsi" w:eastAsia="Cambria" w:hAnsiTheme="minorHAnsi"/>
          <w:b/>
          <w:sz w:val="18"/>
          <w:szCs w:val="18"/>
        </w:rPr>
        <w:t xml:space="preserve">Section B. Whole Building Continuous Ventilation – </w:t>
      </w:r>
      <w:r>
        <w:rPr>
          <w:rFonts w:asciiTheme="minorHAnsi" w:eastAsia="Cambria" w:hAnsiTheme="minorHAnsi"/>
          <w:b/>
          <w:sz w:val="18"/>
          <w:szCs w:val="18"/>
        </w:rPr>
        <w:t xml:space="preserve">Total </w:t>
      </w:r>
      <w:r w:rsidRPr="00EE71C1">
        <w:rPr>
          <w:rFonts w:asciiTheme="minorHAnsi" w:eastAsia="Cambria" w:hAnsiTheme="minorHAnsi"/>
          <w:b/>
          <w:sz w:val="18"/>
          <w:szCs w:val="18"/>
        </w:rPr>
        <w:t>Ventilation Rate Method</w:t>
      </w:r>
    </w:p>
    <w:p w14:paraId="0AF0AF57" w14:textId="3CB50AD9" w:rsidR="0029659A" w:rsidRPr="0045459E" w:rsidRDefault="0029659A" w:rsidP="0029659A">
      <w:pPr>
        <w:numPr>
          <w:ilvl w:val="0"/>
          <w:numId w:val="9"/>
        </w:numPr>
        <w:contextualSpacing/>
        <w:rPr>
          <w:rFonts w:asciiTheme="minorHAnsi" w:eastAsia="Cambria" w:hAnsiTheme="minorHAnsi"/>
          <w:sz w:val="18"/>
          <w:szCs w:val="18"/>
        </w:rPr>
      </w:pPr>
      <w:r w:rsidRPr="00EE71C1">
        <w:rPr>
          <w:rFonts w:asciiTheme="minorHAnsi" w:eastAsia="Cambria" w:hAnsiTheme="minorHAnsi"/>
          <w:sz w:val="18"/>
          <w:szCs w:val="18"/>
        </w:rPr>
        <w:t xml:space="preserve">This value is automatically calculated using </w:t>
      </w:r>
      <w:r>
        <w:rPr>
          <w:rFonts w:asciiTheme="minorHAnsi" w:eastAsia="Cambria" w:hAnsiTheme="minorHAnsi"/>
          <w:sz w:val="18"/>
          <w:szCs w:val="18"/>
        </w:rPr>
        <w:t xml:space="preserve">62.2 </w:t>
      </w:r>
      <w:r w:rsidRPr="00EE71C1">
        <w:rPr>
          <w:rFonts w:asciiTheme="minorHAnsi" w:eastAsia="Cambria" w:hAnsiTheme="minorHAnsi"/>
          <w:sz w:val="18"/>
          <w:szCs w:val="18"/>
        </w:rPr>
        <w:t>equation 4.</w:t>
      </w:r>
      <w:r>
        <w:rPr>
          <w:rFonts w:asciiTheme="minorHAnsi" w:eastAsia="Cambria" w:hAnsiTheme="minorHAnsi"/>
          <w:sz w:val="18"/>
          <w:szCs w:val="18"/>
        </w:rPr>
        <w:t>2a</w:t>
      </w:r>
      <w:r w:rsidRPr="00EE71C1">
        <w:rPr>
          <w:rFonts w:asciiTheme="minorHAnsi" w:eastAsia="Cambria" w:hAnsiTheme="minorHAnsi"/>
          <w:sz w:val="18"/>
          <w:szCs w:val="18"/>
        </w:rPr>
        <w:t>.</w:t>
      </w:r>
      <w:r>
        <w:rPr>
          <w:rFonts w:asciiTheme="minorHAnsi" w:eastAsia="Cambria" w:hAnsiTheme="minorHAnsi"/>
          <w:sz w:val="18"/>
          <w:szCs w:val="18"/>
        </w:rPr>
        <w:t xml:space="preserve"> </w:t>
      </w:r>
      <w:r w:rsidRPr="00DD4C67">
        <w:rPr>
          <w:rFonts w:asciiTheme="minorHAnsi" w:hAnsiTheme="minorHAnsi"/>
          <w:sz w:val="18"/>
          <w:szCs w:val="18"/>
        </w:rPr>
        <w:t xml:space="preserve">The equation </w:t>
      </w:r>
      <w:r>
        <w:rPr>
          <w:rFonts w:asciiTheme="minorHAnsi" w:hAnsiTheme="minorHAnsi"/>
          <w:sz w:val="18"/>
          <w:szCs w:val="18"/>
        </w:rPr>
        <w:t>used to calculate this value in the field equals:</w:t>
      </w:r>
    </w:p>
    <w:p w14:paraId="0AF0AF58" w14:textId="77777777" w:rsidR="0029659A" w:rsidRPr="0045459E" w:rsidRDefault="0029659A" w:rsidP="0029659A">
      <w:pPr>
        <w:pStyle w:val="ListParagraph"/>
        <w:numPr>
          <w:ilvl w:val="0"/>
          <w:numId w:val="10"/>
        </w:numPr>
        <w:rPr>
          <w:rFonts w:asciiTheme="minorHAnsi" w:eastAsia="Cambria" w:hAnsiTheme="minorHAnsi"/>
          <w:sz w:val="18"/>
          <w:szCs w:val="18"/>
        </w:rPr>
      </w:pPr>
      <w:r>
        <w:rPr>
          <w:rFonts w:asciiTheme="minorHAnsi" w:hAnsiTheme="minorHAnsi"/>
          <w:sz w:val="18"/>
          <w:szCs w:val="18"/>
        </w:rPr>
        <w:t xml:space="preserve">If A02= Single Family then </w:t>
      </w:r>
      <w:r w:rsidRPr="0045459E">
        <w:rPr>
          <w:rFonts w:asciiTheme="minorHAnsi" w:hAnsiTheme="minorHAnsi"/>
          <w:sz w:val="18"/>
          <w:szCs w:val="18"/>
        </w:rPr>
        <w:t>[(0.0</w:t>
      </w:r>
      <w:r>
        <w:rPr>
          <w:rFonts w:asciiTheme="minorHAnsi" w:hAnsiTheme="minorHAnsi"/>
          <w:sz w:val="18"/>
          <w:szCs w:val="18"/>
        </w:rPr>
        <w:t>3</w:t>
      </w:r>
      <w:r w:rsidRPr="0045459E">
        <w:rPr>
          <w:rFonts w:asciiTheme="minorHAnsi" w:hAnsiTheme="minorHAnsi"/>
          <w:sz w:val="18"/>
          <w:szCs w:val="18"/>
        </w:rPr>
        <w:t xml:space="preserve"> x conditioned floor area A</w:t>
      </w:r>
      <w:r>
        <w:rPr>
          <w:rFonts w:asciiTheme="minorHAnsi" w:hAnsiTheme="minorHAnsi"/>
          <w:sz w:val="18"/>
          <w:szCs w:val="18"/>
        </w:rPr>
        <w:t>04</w:t>
      </w:r>
      <w:r w:rsidRPr="0045459E">
        <w:rPr>
          <w:rFonts w:asciiTheme="minorHAnsi" w:hAnsiTheme="minorHAnsi"/>
          <w:sz w:val="18"/>
          <w:szCs w:val="18"/>
        </w:rPr>
        <w:t>) + 7.5(Number of bedrooms A</w:t>
      </w:r>
      <w:r>
        <w:rPr>
          <w:rFonts w:asciiTheme="minorHAnsi" w:hAnsiTheme="minorHAnsi"/>
          <w:sz w:val="18"/>
          <w:szCs w:val="18"/>
        </w:rPr>
        <w:t>05</w:t>
      </w:r>
      <w:r w:rsidRPr="0045459E">
        <w:rPr>
          <w:rFonts w:asciiTheme="minorHAnsi" w:hAnsiTheme="minorHAnsi"/>
          <w:sz w:val="18"/>
          <w:szCs w:val="18"/>
        </w:rPr>
        <w:t xml:space="preserve"> + 1)] = </w:t>
      </w:r>
      <w:r>
        <w:rPr>
          <w:rFonts w:asciiTheme="minorHAnsi" w:hAnsiTheme="minorHAnsi"/>
          <w:sz w:val="18"/>
          <w:szCs w:val="18"/>
        </w:rPr>
        <w:t xml:space="preserve">Required </w:t>
      </w:r>
      <w:r w:rsidRPr="0045459E">
        <w:rPr>
          <w:rFonts w:asciiTheme="minorHAnsi" w:hAnsiTheme="minorHAnsi"/>
          <w:sz w:val="18"/>
          <w:szCs w:val="18"/>
        </w:rPr>
        <w:t>Continuous Whole-Building Ventilation Rate</w:t>
      </w:r>
    </w:p>
    <w:p w14:paraId="0AF0AF59" w14:textId="77777777" w:rsidR="0029659A" w:rsidRPr="0045459E" w:rsidRDefault="0029659A" w:rsidP="0029659A">
      <w:pPr>
        <w:pStyle w:val="ListParagraph"/>
        <w:numPr>
          <w:ilvl w:val="0"/>
          <w:numId w:val="10"/>
        </w:numPr>
        <w:rPr>
          <w:rFonts w:asciiTheme="minorHAnsi" w:eastAsia="Cambria" w:hAnsiTheme="minorHAnsi"/>
          <w:sz w:val="18"/>
          <w:szCs w:val="18"/>
        </w:rPr>
      </w:pPr>
      <w:r>
        <w:rPr>
          <w:rFonts w:asciiTheme="minorHAnsi" w:hAnsiTheme="minorHAnsi"/>
          <w:sz w:val="18"/>
          <w:szCs w:val="18"/>
        </w:rPr>
        <w:t xml:space="preserve">If A02= Multifamily then </w:t>
      </w:r>
      <w:r w:rsidRPr="0045459E">
        <w:rPr>
          <w:rFonts w:asciiTheme="minorHAnsi" w:hAnsiTheme="minorHAnsi"/>
          <w:sz w:val="18"/>
          <w:szCs w:val="18"/>
        </w:rPr>
        <w:t>[(0.0</w:t>
      </w:r>
      <w:r>
        <w:rPr>
          <w:rFonts w:asciiTheme="minorHAnsi" w:hAnsiTheme="minorHAnsi"/>
          <w:sz w:val="18"/>
          <w:szCs w:val="18"/>
        </w:rPr>
        <w:t>5</w:t>
      </w:r>
      <w:r w:rsidRPr="0045459E">
        <w:rPr>
          <w:rFonts w:asciiTheme="minorHAnsi" w:hAnsiTheme="minorHAnsi"/>
          <w:sz w:val="18"/>
          <w:szCs w:val="18"/>
        </w:rPr>
        <w:t xml:space="preserve"> x conditioned floor area A</w:t>
      </w:r>
      <w:r>
        <w:rPr>
          <w:rFonts w:asciiTheme="minorHAnsi" w:hAnsiTheme="minorHAnsi"/>
          <w:sz w:val="18"/>
          <w:szCs w:val="18"/>
        </w:rPr>
        <w:t>04</w:t>
      </w:r>
      <w:r w:rsidRPr="0045459E">
        <w:rPr>
          <w:rFonts w:asciiTheme="minorHAnsi" w:hAnsiTheme="minorHAnsi"/>
          <w:sz w:val="18"/>
          <w:szCs w:val="18"/>
        </w:rPr>
        <w:t>) + 7.5(Number of bedrooms A</w:t>
      </w:r>
      <w:r>
        <w:rPr>
          <w:rFonts w:asciiTheme="minorHAnsi" w:hAnsiTheme="minorHAnsi"/>
          <w:sz w:val="18"/>
          <w:szCs w:val="18"/>
        </w:rPr>
        <w:t>05</w:t>
      </w:r>
      <w:r w:rsidRPr="0045459E">
        <w:rPr>
          <w:rFonts w:asciiTheme="minorHAnsi" w:hAnsiTheme="minorHAnsi"/>
          <w:sz w:val="18"/>
          <w:szCs w:val="18"/>
        </w:rPr>
        <w:t xml:space="preserve"> + 1)] = </w:t>
      </w:r>
      <w:r>
        <w:rPr>
          <w:rFonts w:asciiTheme="minorHAnsi" w:hAnsiTheme="minorHAnsi"/>
          <w:sz w:val="18"/>
          <w:szCs w:val="18"/>
        </w:rPr>
        <w:t xml:space="preserve">Required </w:t>
      </w:r>
      <w:r w:rsidRPr="0045459E">
        <w:rPr>
          <w:rFonts w:asciiTheme="minorHAnsi" w:hAnsiTheme="minorHAnsi"/>
          <w:sz w:val="18"/>
          <w:szCs w:val="18"/>
        </w:rPr>
        <w:t>Continuous Whole-Building Ventilation Rate</w:t>
      </w:r>
    </w:p>
    <w:p w14:paraId="0AF0AF5A" w14:textId="7DBDE7EE" w:rsidR="0029659A" w:rsidRPr="00A35980" w:rsidRDefault="0029659A" w:rsidP="0029659A">
      <w:pPr>
        <w:numPr>
          <w:ilvl w:val="0"/>
          <w:numId w:val="9"/>
        </w:numPr>
        <w:contextualSpacing/>
        <w:rPr>
          <w:rFonts w:asciiTheme="minorHAnsi" w:eastAsia="Cambria" w:hAnsiTheme="minorHAnsi"/>
          <w:sz w:val="18"/>
          <w:szCs w:val="18"/>
        </w:rPr>
      </w:pPr>
      <w:r w:rsidRPr="00C35F15">
        <w:rPr>
          <w:rFonts w:asciiTheme="minorHAnsi" w:hAnsiTheme="minorHAnsi"/>
          <w:sz w:val="18"/>
          <w:szCs w:val="18"/>
        </w:rPr>
        <w:t xml:space="preserve">This information is automatically pulled from the </w:t>
      </w:r>
      <w:r>
        <w:rPr>
          <w:rFonts w:asciiTheme="minorHAnsi" w:hAnsiTheme="minorHAnsi"/>
          <w:sz w:val="18"/>
          <w:szCs w:val="18"/>
        </w:rPr>
        <w:t>registered MCH</w:t>
      </w:r>
      <w:r w:rsidR="0033657D">
        <w:rPr>
          <w:rFonts w:asciiTheme="minorHAnsi" w:hAnsiTheme="minorHAnsi"/>
          <w:sz w:val="18"/>
          <w:szCs w:val="18"/>
        </w:rPr>
        <w:t>-</w:t>
      </w:r>
      <w:r>
        <w:rPr>
          <w:rFonts w:asciiTheme="minorHAnsi" w:hAnsiTheme="minorHAnsi"/>
          <w:sz w:val="18"/>
          <w:szCs w:val="18"/>
        </w:rPr>
        <w:t>24 for this dwelling unit. Note: The Total Ventilation Rate Method requires specific infiltration measurements that must be documented on either a MCH</w:t>
      </w:r>
      <w:r w:rsidR="0033657D">
        <w:rPr>
          <w:rFonts w:asciiTheme="minorHAnsi" w:hAnsiTheme="minorHAnsi"/>
          <w:sz w:val="18"/>
          <w:szCs w:val="18"/>
        </w:rPr>
        <w:t>-</w:t>
      </w:r>
      <w:r>
        <w:rPr>
          <w:rFonts w:asciiTheme="minorHAnsi" w:hAnsiTheme="minorHAnsi"/>
          <w:sz w:val="18"/>
          <w:szCs w:val="18"/>
        </w:rPr>
        <w:t>24.</w:t>
      </w:r>
    </w:p>
    <w:p w14:paraId="0AF0AF5B" w14:textId="79779942" w:rsidR="0029659A" w:rsidRPr="00B573A6" w:rsidRDefault="0029659A" w:rsidP="0029659A">
      <w:pPr>
        <w:numPr>
          <w:ilvl w:val="0"/>
          <w:numId w:val="9"/>
        </w:numPr>
        <w:contextualSpacing/>
        <w:rPr>
          <w:rFonts w:asciiTheme="minorHAnsi" w:eastAsia="Cambria" w:hAnsiTheme="minorHAnsi"/>
          <w:sz w:val="18"/>
          <w:szCs w:val="18"/>
        </w:rPr>
      </w:pPr>
      <w:r w:rsidRPr="00A35980">
        <w:rPr>
          <w:rFonts w:asciiTheme="minorHAnsi" w:eastAsia="Cambria" w:hAnsiTheme="minorHAnsi"/>
          <w:sz w:val="18"/>
          <w:szCs w:val="18"/>
        </w:rPr>
        <w:t xml:space="preserve">This value is automatically calculated. </w:t>
      </w:r>
      <w:r w:rsidRPr="00A35980">
        <w:rPr>
          <w:rFonts w:asciiTheme="minorHAnsi" w:hAnsiTheme="minorHAnsi"/>
          <w:sz w:val="18"/>
          <w:szCs w:val="18"/>
        </w:rPr>
        <w:t xml:space="preserve">The equation used to calculate this value in the field equals: </w:t>
      </w:r>
      <w:r>
        <w:rPr>
          <w:rFonts w:asciiTheme="minorHAnsi" w:hAnsiTheme="minorHAnsi"/>
          <w:sz w:val="18"/>
          <w:szCs w:val="18"/>
        </w:rPr>
        <w:t xml:space="preserve">(CFM50 B02 x 0.055)/144 </w:t>
      </w:r>
      <w:r w:rsidRPr="00A35980">
        <w:rPr>
          <w:rFonts w:asciiTheme="minorHAnsi" w:hAnsiTheme="minorHAnsi"/>
          <w:sz w:val="18"/>
          <w:szCs w:val="18"/>
        </w:rPr>
        <w:t xml:space="preserve">= </w:t>
      </w:r>
      <w:r w:rsidRPr="00CB00C9">
        <w:rPr>
          <w:rFonts w:asciiTheme="minorHAnsi" w:hAnsiTheme="minorHAnsi"/>
          <w:sz w:val="18"/>
          <w:szCs w:val="18"/>
        </w:rPr>
        <w:t>Equivalent Leakage Area</w:t>
      </w:r>
      <w:r>
        <w:rPr>
          <w:rFonts w:asciiTheme="minorHAnsi" w:hAnsiTheme="minorHAnsi"/>
          <w:sz w:val="18"/>
          <w:szCs w:val="18"/>
        </w:rPr>
        <w:t xml:space="preserve"> (ELA)</w:t>
      </w:r>
      <w:r w:rsidR="0033657D">
        <w:rPr>
          <w:rFonts w:asciiTheme="minorHAnsi" w:hAnsiTheme="minorHAnsi"/>
          <w:sz w:val="18"/>
          <w:szCs w:val="18"/>
        </w:rPr>
        <w:t>.</w:t>
      </w:r>
    </w:p>
    <w:p w14:paraId="0AF0AF5C" w14:textId="27444C0D" w:rsidR="0029659A" w:rsidRPr="00A35980" w:rsidRDefault="0029659A" w:rsidP="0029659A">
      <w:pPr>
        <w:numPr>
          <w:ilvl w:val="0"/>
          <w:numId w:val="9"/>
        </w:numPr>
        <w:contextualSpacing/>
        <w:rPr>
          <w:rFonts w:asciiTheme="minorHAnsi" w:eastAsia="Cambria" w:hAnsiTheme="minorHAnsi"/>
          <w:sz w:val="18"/>
          <w:szCs w:val="18"/>
        </w:rPr>
      </w:pPr>
      <w:r w:rsidRPr="00C35F15">
        <w:rPr>
          <w:rFonts w:asciiTheme="minorHAnsi" w:hAnsiTheme="minorHAnsi"/>
          <w:sz w:val="18"/>
          <w:szCs w:val="18"/>
        </w:rPr>
        <w:t xml:space="preserve">This information is automatically pulled from the </w:t>
      </w:r>
      <w:r>
        <w:rPr>
          <w:rFonts w:asciiTheme="minorHAnsi" w:hAnsiTheme="minorHAnsi"/>
          <w:sz w:val="18"/>
          <w:szCs w:val="18"/>
        </w:rPr>
        <w:t>registered MCH</w:t>
      </w:r>
      <w:r w:rsidR="0033657D">
        <w:rPr>
          <w:rFonts w:asciiTheme="minorHAnsi" w:hAnsiTheme="minorHAnsi"/>
          <w:sz w:val="18"/>
          <w:szCs w:val="18"/>
        </w:rPr>
        <w:t>-</w:t>
      </w:r>
      <w:r>
        <w:rPr>
          <w:rFonts w:asciiTheme="minorHAnsi" w:hAnsiTheme="minorHAnsi"/>
          <w:sz w:val="18"/>
          <w:szCs w:val="18"/>
        </w:rPr>
        <w:t>24 for this dwelling unit. Note: The Total Ventilation Rate Method requires specific infiltration measurements that must be documented on either a MCH</w:t>
      </w:r>
      <w:r w:rsidR="0033657D">
        <w:rPr>
          <w:rFonts w:asciiTheme="minorHAnsi" w:hAnsiTheme="minorHAnsi"/>
          <w:sz w:val="18"/>
          <w:szCs w:val="18"/>
        </w:rPr>
        <w:t>-</w:t>
      </w:r>
      <w:r>
        <w:rPr>
          <w:rFonts w:asciiTheme="minorHAnsi" w:hAnsiTheme="minorHAnsi"/>
          <w:sz w:val="18"/>
          <w:szCs w:val="18"/>
        </w:rPr>
        <w:t>24.</w:t>
      </w:r>
    </w:p>
    <w:p w14:paraId="0AF0AF5D" w14:textId="02264B7E" w:rsidR="0029659A" w:rsidRPr="00B573A6" w:rsidRDefault="0029659A" w:rsidP="0029659A">
      <w:pPr>
        <w:numPr>
          <w:ilvl w:val="0"/>
          <w:numId w:val="9"/>
        </w:numPr>
        <w:contextualSpacing/>
        <w:rPr>
          <w:rFonts w:asciiTheme="minorHAnsi" w:eastAsia="Cambria" w:hAnsiTheme="minorHAnsi"/>
          <w:sz w:val="18"/>
          <w:szCs w:val="18"/>
        </w:rPr>
      </w:pPr>
      <w:r w:rsidRPr="00A35980">
        <w:rPr>
          <w:rFonts w:asciiTheme="minorHAnsi" w:eastAsia="Cambria" w:hAnsiTheme="minorHAnsi"/>
          <w:sz w:val="18"/>
          <w:szCs w:val="18"/>
        </w:rPr>
        <w:t xml:space="preserve">This value is automatically calculated. </w:t>
      </w:r>
      <w:r w:rsidRPr="00A35980">
        <w:rPr>
          <w:rFonts w:asciiTheme="minorHAnsi" w:hAnsiTheme="minorHAnsi"/>
          <w:sz w:val="18"/>
          <w:szCs w:val="18"/>
        </w:rPr>
        <w:t xml:space="preserve">The equation used to calculate this value in the field equals: </w:t>
      </w:r>
      <w:r>
        <w:rPr>
          <w:rFonts w:asciiTheme="minorHAnsi" w:hAnsiTheme="minorHAnsi"/>
          <w:sz w:val="18"/>
          <w:szCs w:val="18"/>
        </w:rPr>
        <w:t xml:space="preserve">(CFM50 B04 x 0.055)/144 </w:t>
      </w:r>
      <w:r w:rsidRPr="00A35980">
        <w:rPr>
          <w:rFonts w:asciiTheme="minorHAnsi" w:hAnsiTheme="minorHAnsi"/>
          <w:sz w:val="18"/>
          <w:szCs w:val="18"/>
        </w:rPr>
        <w:t xml:space="preserve">= </w:t>
      </w:r>
      <w:r w:rsidRPr="00CB00C9">
        <w:rPr>
          <w:rFonts w:asciiTheme="minorHAnsi" w:hAnsiTheme="minorHAnsi"/>
          <w:sz w:val="18"/>
          <w:szCs w:val="18"/>
        </w:rPr>
        <w:t>Equivalent Leakage Area</w:t>
      </w:r>
      <w:r>
        <w:rPr>
          <w:rFonts w:asciiTheme="minorHAnsi" w:hAnsiTheme="minorHAnsi"/>
          <w:sz w:val="18"/>
          <w:szCs w:val="18"/>
        </w:rPr>
        <w:t xml:space="preserve"> (ELA)</w:t>
      </w:r>
      <w:r w:rsidR="0033657D">
        <w:rPr>
          <w:rFonts w:asciiTheme="minorHAnsi" w:hAnsiTheme="minorHAnsi"/>
          <w:sz w:val="18"/>
          <w:szCs w:val="18"/>
        </w:rPr>
        <w:t>.</w:t>
      </w:r>
    </w:p>
    <w:p w14:paraId="0AF0AF5E" w14:textId="122AE02A" w:rsidR="0029659A" w:rsidRDefault="0029659A" w:rsidP="0029659A">
      <w:pPr>
        <w:numPr>
          <w:ilvl w:val="0"/>
          <w:numId w:val="9"/>
        </w:numPr>
        <w:contextualSpacing/>
        <w:rPr>
          <w:rFonts w:asciiTheme="minorHAnsi" w:eastAsia="Cambria" w:hAnsiTheme="minorHAnsi"/>
          <w:sz w:val="18"/>
          <w:szCs w:val="18"/>
        </w:rPr>
      </w:pPr>
      <w:r>
        <w:rPr>
          <w:rFonts w:asciiTheme="minorHAnsi" w:eastAsia="Cambria" w:hAnsiTheme="minorHAnsi"/>
          <w:sz w:val="18"/>
          <w:szCs w:val="18"/>
        </w:rPr>
        <w:t>Calculated value. This is the average of the pressurization and depressurization equivalent leakage areas.</w:t>
      </w:r>
    </w:p>
    <w:p w14:paraId="0AF0AF5F" w14:textId="11E6785D" w:rsidR="0029659A" w:rsidRPr="00B573A6" w:rsidRDefault="0029659A" w:rsidP="0029659A">
      <w:pPr>
        <w:numPr>
          <w:ilvl w:val="0"/>
          <w:numId w:val="9"/>
        </w:numPr>
        <w:contextualSpacing/>
        <w:rPr>
          <w:rFonts w:asciiTheme="minorHAnsi" w:eastAsia="Cambria" w:hAnsiTheme="minorHAnsi"/>
          <w:sz w:val="18"/>
          <w:szCs w:val="18"/>
        </w:rPr>
      </w:pPr>
      <w:r w:rsidRPr="007B7968">
        <w:rPr>
          <w:rFonts w:asciiTheme="minorHAnsi" w:eastAsia="Cambria" w:hAnsiTheme="minorHAnsi"/>
          <w:sz w:val="18"/>
          <w:szCs w:val="18"/>
        </w:rPr>
        <w:t>User entered value</w:t>
      </w:r>
      <w:r>
        <w:rPr>
          <w:rFonts w:asciiTheme="minorHAnsi" w:eastAsia="Cambria" w:hAnsiTheme="minorHAnsi"/>
          <w:sz w:val="18"/>
          <w:szCs w:val="18"/>
        </w:rPr>
        <w:t xml:space="preserve">. Enter the </w:t>
      </w:r>
      <w:r w:rsidRPr="00CB00C9">
        <w:rPr>
          <w:rFonts w:asciiTheme="minorHAnsi" w:hAnsiTheme="minorHAnsi"/>
          <w:sz w:val="18"/>
          <w:szCs w:val="18"/>
        </w:rPr>
        <w:t>vertical distance from the lowest above-grade floor to the highest ceiling</w:t>
      </w:r>
      <w:r>
        <w:rPr>
          <w:rFonts w:asciiTheme="minorHAnsi" w:hAnsiTheme="minorHAnsi"/>
          <w:sz w:val="18"/>
          <w:szCs w:val="18"/>
        </w:rPr>
        <w:t>,</w:t>
      </w:r>
      <w:r w:rsidRPr="00CB00C9">
        <w:rPr>
          <w:rFonts w:asciiTheme="minorHAnsi" w:hAnsiTheme="minorHAnsi"/>
          <w:sz w:val="18"/>
          <w:szCs w:val="18"/>
        </w:rPr>
        <w:t xml:space="preserve"> in feet</w:t>
      </w:r>
      <w:r>
        <w:rPr>
          <w:rFonts w:asciiTheme="minorHAnsi" w:hAnsiTheme="minorHAnsi"/>
          <w:sz w:val="18"/>
          <w:szCs w:val="18"/>
        </w:rPr>
        <w:t>.</w:t>
      </w:r>
    </w:p>
    <w:p w14:paraId="0AF0AF60" w14:textId="51A44EBE" w:rsidR="0029659A" w:rsidRDefault="0029659A" w:rsidP="0029659A">
      <w:pPr>
        <w:numPr>
          <w:ilvl w:val="0"/>
          <w:numId w:val="9"/>
        </w:numPr>
        <w:contextualSpacing/>
        <w:rPr>
          <w:rFonts w:asciiTheme="minorHAnsi" w:eastAsia="Cambria" w:hAnsiTheme="minorHAnsi"/>
          <w:sz w:val="18"/>
          <w:szCs w:val="18"/>
        </w:rPr>
      </w:pPr>
      <w:r w:rsidRPr="007B7968">
        <w:rPr>
          <w:rFonts w:asciiTheme="minorHAnsi" w:eastAsia="Cambria" w:hAnsiTheme="minorHAnsi"/>
          <w:sz w:val="18"/>
          <w:szCs w:val="18"/>
        </w:rPr>
        <w:t>User entered valu</w:t>
      </w:r>
      <w:r>
        <w:rPr>
          <w:rFonts w:asciiTheme="minorHAnsi" w:eastAsia="Cambria" w:hAnsiTheme="minorHAnsi"/>
          <w:sz w:val="18"/>
          <w:szCs w:val="18"/>
        </w:rPr>
        <w:t>e. Enter the Weather Shielding Factor (</w:t>
      </w:r>
      <w:proofErr w:type="spellStart"/>
      <w:r>
        <w:rPr>
          <w:rFonts w:asciiTheme="minorHAnsi" w:eastAsia="Cambria" w:hAnsiTheme="minorHAnsi"/>
          <w:sz w:val="18"/>
          <w:szCs w:val="18"/>
        </w:rPr>
        <w:t>wsf</w:t>
      </w:r>
      <w:proofErr w:type="spellEnd"/>
      <w:r>
        <w:rPr>
          <w:rFonts w:asciiTheme="minorHAnsi" w:eastAsia="Cambria" w:hAnsiTheme="minorHAnsi"/>
          <w:sz w:val="18"/>
          <w:szCs w:val="18"/>
        </w:rPr>
        <w:t xml:space="preserve">) from </w:t>
      </w:r>
      <w:r>
        <w:rPr>
          <w:rFonts w:asciiTheme="minorHAnsi" w:hAnsiTheme="minorHAnsi"/>
          <w:sz w:val="18"/>
          <w:szCs w:val="18"/>
        </w:rPr>
        <w:t xml:space="preserve">62.2 </w:t>
      </w:r>
      <w:r w:rsidRPr="00CB00C9">
        <w:rPr>
          <w:rFonts w:asciiTheme="minorHAnsi" w:hAnsiTheme="minorHAnsi"/>
          <w:sz w:val="18"/>
          <w:szCs w:val="18"/>
        </w:rPr>
        <w:t>Appendix X</w:t>
      </w:r>
      <w:r>
        <w:rPr>
          <w:rFonts w:asciiTheme="minorHAnsi" w:hAnsiTheme="minorHAnsi"/>
          <w:sz w:val="18"/>
          <w:szCs w:val="18"/>
        </w:rPr>
        <w:t xml:space="preserve"> Table X1.</w:t>
      </w:r>
    </w:p>
    <w:p w14:paraId="0AF0AF61" w14:textId="77777777" w:rsidR="0029659A" w:rsidRDefault="0029659A" w:rsidP="0029659A">
      <w:pPr>
        <w:ind w:left="360"/>
        <w:contextualSpacing/>
        <w:rPr>
          <w:rFonts w:asciiTheme="minorHAnsi" w:eastAsia="Cambria" w:hAnsiTheme="minorHAnsi"/>
          <w:sz w:val="18"/>
          <w:szCs w:val="18"/>
        </w:rPr>
      </w:pPr>
    </w:p>
    <w:tbl>
      <w:tblPr>
        <w:tblW w:w="10921" w:type="dxa"/>
        <w:tblInd w:w="95" w:type="dxa"/>
        <w:tblLook w:val="04A0" w:firstRow="1" w:lastRow="0" w:firstColumn="1" w:lastColumn="0" w:noHBand="0" w:noVBand="1"/>
      </w:tblPr>
      <w:tblGrid>
        <w:gridCol w:w="984"/>
        <w:gridCol w:w="818"/>
        <w:gridCol w:w="4955"/>
        <w:gridCol w:w="1451"/>
        <w:gridCol w:w="1420"/>
        <w:gridCol w:w="1293"/>
      </w:tblGrid>
      <w:tr w:rsidR="0029659A" w:rsidRPr="002A4574" w14:paraId="0AF0AF63" w14:textId="77777777" w:rsidTr="00EC5474">
        <w:trPr>
          <w:trHeight w:val="240"/>
        </w:trPr>
        <w:tc>
          <w:tcPr>
            <w:tcW w:w="10921" w:type="dxa"/>
            <w:gridSpan w:val="6"/>
            <w:tcBorders>
              <w:top w:val="nil"/>
              <w:left w:val="nil"/>
              <w:bottom w:val="nil"/>
              <w:right w:val="nil"/>
            </w:tcBorders>
            <w:shd w:val="clear" w:color="auto" w:fill="auto"/>
            <w:noWrap/>
            <w:vAlign w:val="bottom"/>
            <w:hideMark/>
          </w:tcPr>
          <w:p w14:paraId="0AF0AF62" w14:textId="77777777" w:rsidR="0029659A" w:rsidRPr="002A4574" w:rsidRDefault="0029659A" w:rsidP="00EC5474">
            <w:pPr>
              <w:jc w:val="center"/>
              <w:rPr>
                <w:rFonts w:ascii="Calibri" w:hAnsi="Calibri"/>
                <w:color w:val="000000"/>
                <w:sz w:val="18"/>
                <w:szCs w:val="18"/>
              </w:rPr>
            </w:pPr>
            <w:r w:rsidRPr="002A4574">
              <w:rPr>
                <w:rFonts w:ascii="Calibri" w:hAnsi="Calibri"/>
                <w:color w:val="000000"/>
                <w:sz w:val="18"/>
                <w:szCs w:val="18"/>
              </w:rPr>
              <w:t>NORMATIVE APPENDIX X:</w:t>
            </w:r>
          </w:p>
        </w:tc>
      </w:tr>
      <w:tr w:rsidR="0029659A" w:rsidRPr="002A4574" w14:paraId="0AF0AF65" w14:textId="77777777" w:rsidTr="00EC5474">
        <w:trPr>
          <w:trHeight w:val="240"/>
        </w:trPr>
        <w:tc>
          <w:tcPr>
            <w:tcW w:w="10921" w:type="dxa"/>
            <w:gridSpan w:val="6"/>
            <w:tcBorders>
              <w:top w:val="nil"/>
              <w:left w:val="nil"/>
              <w:bottom w:val="nil"/>
              <w:right w:val="nil"/>
            </w:tcBorders>
            <w:shd w:val="clear" w:color="auto" w:fill="auto"/>
            <w:noWrap/>
            <w:vAlign w:val="bottom"/>
            <w:hideMark/>
          </w:tcPr>
          <w:p w14:paraId="0AF0AF64" w14:textId="77777777" w:rsidR="0029659A" w:rsidRPr="002A4574" w:rsidRDefault="0029659A" w:rsidP="00EC5474">
            <w:pPr>
              <w:jc w:val="center"/>
              <w:rPr>
                <w:rFonts w:ascii="Calibri" w:hAnsi="Calibri"/>
                <w:color w:val="000000"/>
                <w:sz w:val="18"/>
                <w:szCs w:val="18"/>
              </w:rPr>
            </w:pPr>
            <w:r w:rsidRPr="002A4574">
              <w:rPr>
                <w:rFonts w:ascii="Calibri" w:hAnsi="Calibri"/>
                <w:color w:val="000000"/>
                <w:sz w:val="18"/>
                <w:szCs w:val="18"/>
              </w:rPr>
              <w:t>INFILTRATION EFFECTIVENESS WEATHER AND SHIELDING FACTORS (WSF)</w:t>
            </w:r>
          </w:p>
        </w:tc>
      </w:tr>
      <w:tr w:rsidR="0029659A" w:rsidRPr="002A4574" w14:paraId="0AF0AF67" w14:textId="77777777" w:rsidTr="00EC5474">
        <w:trPr>
          <w:trHeight w:val="240"/>
        </w:trPr>
        <w:tc>
          <w:tcPr>
            <w:tcW w:w="10921" w:type="dxa"/>
            <w:gridSpan w:val="6"/>
            <w:tcBorders>
              <w:top w:val="nil"/>
              <w:left w:val="nil"/>
              <w:bottom w:val="nil"/>
              <w:right w:val="nil"/>
            </w:tcBorders>
            <w:shd w:val="clear" w:color="auto" w:fill="auto"/>
            <w:noWrap/>
            <w:vAlign w:val="bottom"/>
            <w:hideMark/>
          </w:tcPr>
          <w:p w14:paraId="0AF0AF66" w14:textId="77777777" w:rsidR="0029659A" w:rsidRPr="002A4574" w:rsidRDefault="0029659A" w:rsidP="00EC5474">
            <w:pPr>
              <w:jc w:val="center"/>
              <w:rPr>
                <w:rFonts w:ascii="Calibri" w:hAnsi="Calibri"/>
                <w:color w:val="000000"/>
                <w:sz w:val="18"/>
                <w:szCs w:val="18"/>
              </w:rPr>
            </w:pPr>
            <w:r w:rsidRPr="002A4574">
              <w:rPr>
                <w:rFonts w:ascii="Calibri" w:hAnsi="Calibri"/>
                <w:color w:val="000000"/>
                <w:sz w:val="18"/>
                <w:szCs w:val="18"/>
              </w:rPr>
              <w:t>TABLE X1 U.S. Climates</w:t>
            </w:r>
          </w:p>
        </w:tc>
      </w:tr>
      <w:tr w:rsidR="0029659A" w:rsidRPr="002A4574" w14:paraId="0AF0AF6E" w14:textId="77777777" w:rsidTr="00EC5474">
        <w:trPr>
          <w:trHeight w:val="240"/>
        </w:trPr>
        <w:tc>
          <w:tcPr>
            <w:tcW w:w="984" w:type="dxa"/>
            <w:tcBorders>
              <w:top w:val="nil"/>
              <w:left w:val="nil"/>
              <w:bottom w:val="single" w:sz="4" w:space="0" w:color="auto"/>
              <w:right w:val="nil"/>
            </w:tcBorders>
            <w:shd w:val="clear" w:color="auto" w:fill="auto"/>
            <w:noWrap/>
            <w:vAlign w:val="bottom"/>
            <w:hideMark/>
          </w:tcPr>
          <w:p w14:paraId="0AF0AF68"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TMY3</w:t>
            </w:r>
          </w:p>
        </w:tc>
        <w:tc>
          <w:tcPr>
            <w:tcW w:w="818" w:type="dxa"/>
            <w:tcBorders>
              <w:top w:val="nil"/>
              <w:left w:val="nil"/>
              <w:bottom w:val="single" w:sz="4" w:space="0" w:color="auto"/>
              <w:right w:val="nil"/>
            </w:tcBorders>
            <w:shd w:val="clear" w:color="auto" w:fill="auto"/>
            <w:noWrap/>
            <w:vAlign w:val="bottom"/>
            <w:hideMark/>
          </w:tcPr>
          <w:p w14:paraId="0AF0AF69" w14:textId="77777777" w:rsidR="0029659A" w:rsidRPr="002A4574" w:rsidRDefault="0029659A" w:rsidP="00EC5474">
            <w:pPr>
              <w:rPr>
                <w:rFonts w:ascii="Calibri" w:hAnsi="Calibri"/>
                <w:color w:val="000000"/>
                <w:sz w:val="18"/>
                <w:szCs w:val="18"/>
              </w:rPr>
            </w:pPr>
            <w:proofErr w:type="spellStart"/>
            <w:r w:rsidRPr="002A4574">
              <w:rPr>
                <w:rFonts w:ascii="Calibri" w:hAnsi="Calibri"/>
                <w:color w:val="000000"/>
                <w:sz w:val="18"/>
                <w:szCs w:val="18"/>
              </w:rPr>
              <w:t>wsf</w:t>
            </w:r>
            <w:proofErr w:type="spellEnd"/>
          </w:p>
        </w:tc>
        <w:tc>
          <w:tcPr>
            <w:tcW w:w="4955" w:type="dxa"/>
            <w:tcBorders>
              <w:top w:val="nil"/>
              <w:left w:val="nil"/>
              <w:bottom w:val="single" w:sz="4" w:space="0" w:color="auto"/>
              <w:right w:val="nil"/>
            </w:tcBorders>
            <w:shd w:val="clear" w:color="auto" w:fill="auto"/>
            <w:noWrap/>
            <w:vAlign w:val="bottom"/>
            <w:hideMark/>
          </w:tcPr>
          <w:p w14:paraId="0AF0AF6A"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Weather Station</w:t>
            </w:r>
          </w:p>
        </w:tc>
        <w:tc>
          <w:tcPr>
            <w:tcW w:w="1451" w:type="dxa"/>
            <w:tcBorders>
              <w:top w:val="nil"/>
              <w:left w:val="nil"/>
              <w:bottom w:val="single" w:sz="4" w:space="0" w:color="auto"/>
              <w:right w:val="nil"/>
            </w:tcBorders>
            <w:shd w:val="clear" w:color="auto" w:fill="auto"/>
            <w:noWrap/>
            <w:vAlign w:val="bottom"/>
            <w:hideMark/>
          </w:tcPr>
          <w:p w14:paraId="0AF0AF6B"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Latitude</w:t>
            </w:r>
          </w:p>
        </w:tc>
        <w:tc>
          <w:tcPr>
            <w:tcW w:w="1420" w:type="dxa"/>
            <w:tcBorders>
              <w:top w:val="nil"/>
              <w:left w:val="nil"/>
              <w:bottom w:val="single" w:sz="4" w:space="0" w:color="auto"/>
              <w:right w:val="nil"/>
            </w:tcBorders>
            <w:shd w:val="clear" w:color="auto" w:fill="auto"/>
            <w:noWrap/>
            <w:vAlign w:val="bottom"/>
            <w:hideMark/>
          </w:tcPr>
          <w:p w14:paraId="0AF0AF6C"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Longitude</w:t>
            </w:r>
          </w:p>
        </w:tc>
        <w:tc>
          <w:tcPr>
            <w:tcW w:w="1293" w:type="dxa"/>
            <w:tcBorders>
              <w:top w:val="nil"/>
              <w:left w:val="nil"/>
              <w:bottom w:val="single" w:sz="4" w:space="0" w:color="auto"/>
              <w:right w:val="nil"/>
            </w:tcBorders>
            <w:shd w:val="clear" w:color="auto" w:fill="auto"/>
            <w:noWrap/>
            <w:vAlign w:val="bottom"/>
            <w:hideMark/>
          </w:tcPr>
          <w:p w14:paraId="0AF0AF6D"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State</w:t>
            </w:r>
          </w:p>
        </w:tc>
      </w:tr>
      <w:tr w:rsidR="0029659A" w:rsidRPr="002A4574" w14:paraId="0AF0AF75" w14:textId="77777777" w:rsidTr="00EC5474">
        <w:trPr>
          <w:trHeight w:val="240"/>
        </w:trPr>
        <w:tc>
          <w:tcPr>
            <w:tcW w:w="984" w:type="dxa"/>
            <w:tcBorders>
              <w:top w:val="nil"/>
              <w:left w:val="nil"/>
              <w:bottom w:val="nil"/>
              <w:right w:val="nil"/>
            </w:tcBorders>
            <w:shd w:val="clear" w:color="auto" w:fill="auto"/>
            <w:noWrap/>
            <w:vAlign w:val="bottom"/>
            <w:hideMark/>
          </w:tcPr>
          <w:p w14:paraId="0AF0AF6F"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690150</w:t>
            </w:r>
          </w:p>
        </w:tc>
        <w:tc>
          <w:tcPr>
            <w:tcW w:w="818" w:type="dxa"/>
            <w:tcBorders>
              <w:top w:val="nil"/>
              <w:left w:val="nil"/>
              <w:bottom w:val="nil"/>
              <w:right w:val="nil"/>
            </w:tcBorders>
            <w:shd w:val="clear" w:color="auto" w:fill="auto"/>
            <w:noWrap/>
            <w:vAlign w:val="bottom"/>
            <w:hideMark/>
          </w:tcPr>
          <w:p w14:paraId="0AF0AF70"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0.5</w:t>
            </w:r>
          </w:p>
        </w:tc>
        <w:tc>
          <w:tcPr>
            <w:tcW w:w="4955" w:type="dxa"/>
            <w:tcBorders>
              <w:top w:val="nil"/>
              <w:left w:val="nil"/>
              <w:bottom w:val="nil"/>
              <w:right w:val="nil"/>
            </w:tcBorders>
            <w:shd w:val="clear" w:color="auto" w:fill="auto"/>
            <w:noWrap/>
            <w:vAlign w:val="bottom"/>
            <w:hideMark/>
          </w:tcPr>
          <w:p w14:paraId="0AF0AF71" w14:textId="77777777" w:rsidR="0029659A" w:rsidRPr="002A4574" w:rsidRDefault="0029659A" w:rsidP="00EC5474">
            <w:pPr>
              <w:rPr>
                <w:rFonts w:ascii="Calibri" w:hAnsi="Calibri"/>
                <w:color w:val="000000"/>
                <w:sz w:val="18"/>
                <w:szCs w:val="18"/>
              </w:rPr>
            </w:pPr>
            <w:proofErr w:type="spellStart"/>
            <w:r w:rsidRPr="002A4574">
              <w:rPr>
                <w:rFonts w:ascii="Calibri" w:hAnsi="Calibri"/>
                <w:color w:val="000000"/>
                <w:sz w:val="18"/>
                <w:szCs w:val="18"/>
              </w:rPr>
              <w:t>Twentynine</w:t>
            </w:r>
            <w:proofErr w:type="spellEnd"/>
            <w:r w:rsidRPr="002A4574">
              <w:rPr>
                <w:rFonts w:ascii="Calibri" w:hAnsi="Calibri"/>
                <w:color w:val="000000"/>
                <w:sz w:val="18"/>
                <w:szCs w:val="18"/>
              </w:rPr>
              <w:t xml:space="preserve"> Palms </w:t>
            </w:r>
          </w:p>
        </w:tc>
        <w:tc>
          <w:tcPr>
            <w:tcW w:w="1451" w:type="dxa"/>
            <w:tcBorders>
              <w:top w:val="nil"/>
              <w:left w:val="nil"/>
              <w:bottom w:val="nil"/>
              <w:right w:val="nil"/>
            </w:tcBorders>
            <w:shd w:val="clear" w:color="auto" w:fill="auto"/>
            <w:noWrap/>
            <w:vAlign w:val="bottom"/>
            <w:hideMark/>
          </w:tcPr>
          <w:p w14:paraId="0AF0AF72"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34.3</w:t>
            </w:r>
          </w:p>
        </w:tc>
        <w:tc>
          <w:tcPr>
            <w:tcW w:w="1420" w:type="dxa"/>
            <w:tcBorders>
              <w:top w:val="nil"/>
              <w:left w:val="nil"/>
              <w:bottom w:val="nil"/>
              <w:right w:val="nil"/>
            </w:tcBorders>
            <w:shd w:val="clear" w:color="auto" w:fill="auto"/>
            <w:noWrap/>
            <w:vAlign w:val="bottom"/>
            <w:hideMark/>
          </w:tcPr>
          <w:p w14:paraId="0AF0AF73"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–116.17</w:t>
            </w:r>
          </w:p>
        </w:tc>
        <w:tc>
          <w:tcPr>
            <w:tcW w:w="1293" w:type="dxa"/>
            <w:tcBorders>
              <w:top w:val="nil"/>
              <w:left w:val="nil"/>
              <w:bottom w:val="nil"/>
              <w:right w:val="nil"/>
            </w:tcBorders>
            <w:shd w:val="clear" w:color="auto" w:fill="auto"/>
            <w:noWrap/>
            <w:vAlign w:val="bottom"/>
            <w:hideMark/>
          </w:tcPr>
          <w:p w14:paraId="0AF0AF74"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AF7C" w14:textId="77777777" w:rsidTr="00EC5474">
        <w:trPr>
          <w:trHeight w:val="240"/>
        </w:trPr>
        <w:tc>
          <w:tcPr>
            <w:tcW w:w="984" w:type="dxa"/>
            <w:tcBorders>
              <w:top w:val="nil"/>
              <w:left w:val="nil"/>
              <w:bottom w:val="nil"/>
              <w:right w:val="nil"/>
            </w:tcBorders>
            <w:shd w:val="clear" w:color="auto" w:fill="auto"/>
            <w:noWrap/>
            <w:vAlign w:val="bottom"/>
            <w:hideMark/>
          </w:tcPr>
          <w:p w14:paraId="0AF0AF76"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722860</w:t>
            </w:r>
          </w:p>
        </w:tc>
        <w:tc>
          <w:tcPr>
            <w:tcW w:w="818" w:type="dxa"/>
            <w:tcBorders>
              <w:top w:val="nil"/>
              <w:left w:val="nil"/>
              <w:bottom w:val="nil"/>
              <w:right w:val="nil"/>
            </w:tcBorders>
            <w:shd w:val="clear" w:color="auto" w:fill="auto"/>
            <w:noWrap/>
            <w:vAlign w:val="bottom"/>
            <w:hideMark/>
          </w:tcPr>
          <w:p w14:paraId="0AF0AF77"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0.43</w:t>
            </w:r>
          </w:p>
        </w:tc>
        <w:tc>
          <w:tcPr>
            <w:tcW w:w="4955" w:type="dxa"/>
            <w:tcBorders>
              <w:top w:val="nil"/>
              <w:left w:val="nil"/>
              <w:bottom w:val="nil"/>
              <w:right w:val="nil"/>
            </w:tcBorders>
            <w:shd w:val="clear" w:color="auto" w:fill="auto"/>
            <w:noWrap/>
            <w:vAlign w:val="bottom"/>
            <w:hideMark/>
          </w:tcPr>
          <w:p w14:paraId="0AF0AF78"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March AFB </w:t>
            </w:r>
          </w:p>
        </w:tc>
        <w:tc>
          <w:tcPr>
            <w:tcW w:w="1451" w:type="dxa"/>
            <w:tcBorders>
              <w:top w:val="nil"/>
              <w:left w:val="nil"/>
              <w:bottom w:val="nil"/>
              <w:right w:val="nil"/>
            </w:tcBorders>
            <w:shd w:val="clear" w:color="auto" w:fill="auto"/>
            <w:noWrap/>
            <w:vAlign w:val="bottom"/>
            <w:hideMark/>
          </w:tcPr>
          <w:p w14:paraId="0AF0AF79"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33.9</w:t>
            </w:r>
          </w:p>
        </w:tc>
        <w:tc>
          <w:tcPr>
            <w:tcW w:w="1420" w:type="dxa"/>
            <w:tcBorders>
              <w:top w:val="nil"/>
              <w:left w:val="nil"/>
              <w:bottom w:val="nil"/>
              <w:right w:val="nil"/>
            </w:tcBorders>
            <w:shd w:val="clear" w:color="auto" w:fill="auto"/>
            <w:noWrap/>
            <w:vAlign w:val="bottom"/>
            <w:hideMark/>
          </w:tcPr>
          <w:p w14:paraId="0AF0AF7A"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–117.25</w:t>
            </w:r>
          </w:p>
        </w:tc>
        <w:tc>
          <w:tcPr>
            <w:tcW w:w="1293" w:type="dxa"/>
            <w:tcBorders>
              <w:top w:val="nil"/>
              <w:left w:val="nil"/>
              <w:bottom w:val="nil"/>
              <w:right w:val="nil"/>
            </w:tcBorders>
            <w:shd w:val="clear" w:color="auto" w:fill="auto"/>
            <w:noWrap/>
            <w:vAlign w:val="bottom"/>
            <w:hideMark/>
          </w:tcPr>
          <w:p w14:paraId="0AF0AF7B"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AF83" w14:textId="77777777" w:rsidTr="00EC5474">
        <w:trPr>
          <w:trHeight w:val="240"/>
        </w:trPr>
        <w:tc>
          <w:tcPr>
            <w:tcW w:w="984" w:type="dxa"/>
            <w:tcBorders>
              <w:top w:val="nil"/>
              <w:left w:val="nil"/>
              <w:bottom w:val="nil"/>
              <w:right w:val="nil"/>
            </w:tcBorders>
            <w:shd w:val="clear" w:color="auto" w:fill="auto"/>
            <w:noWrap/>
            <w:vAlign w:val="bottom"/>
            <w:hideMark/>
          </w:tcPr>
          <w:p w14:paraId="0AF0AF7D"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722868</w:t>
            </w:r>
          </w:p>
        </w:tc>
        <w:tc>
          <w:tcPr>
            <w:tcW w:w="818" w:type="dxa"/>
            <w:tcBorders>
              <w:top w:val="nil"/>
              <w:left w:val="nil"/>
              <w:bottom w:val="nil"/>
              <w:right w:val="nil"/>
            </w:tcBorders>
            <w:shd w:val="clear" w:color="auto" w:fill="auto"/>
            <w:noWrap/>
            <w:vAlign w:val="bottom"/>
            <w:hideMark/>
          </w:tcPr>
          <w:p w14:paraId="0AF0AF7E"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0.45</w:t>
            </w:r>
          </w:p>
        </w:tc>
        <w:tc>
          <w:tcPr>
            <w:tcW w:w="4955" w:type="dxa"/>
            <w:tcBorders>
              <w:top w:val="nil"/>
              <w:left w:val="nil"/>
              <w:bottom w:val="nil"/>
              <w:right w:val="nil"/>
            </w:tcBorders>
            <w:shd w:val="clear" w:color="auto" w:fill="auto"/>
            <w:noWrap/>
            <w:vAlign w:val="bottom"/>
            <w:hideMark/>
          </w:tcPr>
          <w:p w14:paraId="0AF0AF7F"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Palm Springs Intl </w:t>
            </w:r>
          </w:p>
        </w:tc>
        <w:tc>
          <w:tcPr>
            <w:tcW w:w="1451" w:type="dxa"/>
            <w:tcBorders>
              <w:top w:val="nil"/>
              <w:left w:val="nil"/>
              <w:bottom w:val="nil"/>
              <w:right w:val="nil"/>
            </w:tcBorders>
            <w:shd w:val="clear" w:color="auto" w:fill="auto"/>
            <w:noWrap/>
            <w:vAlign w:val="bottom"/>
            <w:hideMark/>
          </w:tcPr>
          <w:p w14:paraId="0AF0AF80"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33.83</w:t>
            </w:r>
          </w:p>
        </w:tc>
        <w:tc>
          <w:tcPr>
            <w:tcW w:w="1420" w:type="dxa"/>
            <w:tcBorders>
              <w:top w:val="nil"/>
              <w:left w:val="nil"/>
              <w:bottom w:val="nil"/>
              <w:right w:val="nil"/>
            </w:tcBorders>
            <w:shd w:val="clear" w:color="auto" w:fill="auto"/>
            <w:noWrap/>
            <w:vAlign w:val="bottom"/>
            <w:hideMark/>
          </w:tcPr>
          <w:p w14:paraId="0AF0AF81"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–116.50</w:t>
            </w:r>
          </w:p>
        </w:tc>
        <w:tc>
          <w:tcPr>
            <w:tcW w:w="1293" w:type="dxa"/>
            <w:tcBorders>
              <w:top w:val="nil"/>
              <w:left w:val="nil"/>
              <w:bottom w:val="nil"/>
              <w:right w:val="nil"/>
            </w:tcBorders>
            <w:shd w:val="clear" w:color="auto" w:fill="auto"/>
            <w:noWrap/>
            <w:vAlign w:val="bottom"/>
            <w:hideMark/>
          </w:tcPr>
          <w:p w14:paraId="0AF0AF82"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AF8A" w14:textId="77777777" w:rsidTr="00EC5474">
        <w:trPr>
          <w:trHeight w:val="240"/>
        </w:trPr>
        <w:tc>
          <w:tcPr>
            <w:tcW w:w="984" w:type="dxa"/>
            <w:tcBorders>
              <w:top w:val="nil"/>
              <w:left w:val="nil"/>
              <w:bottom w:val="nil"/>
              <w:right w:val="nil"/>
            </w:tcBorders>
            <w:shd w:val="clear" w:color="auto" w:fill="auto"/>
            <w:noWrap/>
            <w:vAlign w:val="bottom"/>
            <w:hideMark/>
          </w:tcPr>
          <w:p w14:paraId="0AF0AF84"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722869</w:t>
            </w:r>
          </w:p>
        </w:tc>
        <w:tc>
          <w:tcPr>
            <w:tcW w:w="818" w:type="dxa"/>
            <w:tcBorders>
              <w:top w:val="nil"/>
              <w:left w:val="nil"/>
              <w:bottom w:val="nil"/>
              <w:right w:val="nil"/>
            </w:tcBorders>
            <w:shd w:val="clear" w:color="auto" w:fill="auto"/>
            <w:noWrap/>
            <w:vAlign w:val="bottom"/>
            <w:hideMark/>
          </w:tcPr>
          <w:p w14:paraId="0AF0AF85"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0.42</w:t>
            </w:r>
          </w:p>
        </w:tc>
        <w:tc>
          <w:tcPr>
            <w:tcW w:w="4955" w:type="dxa"/>
            <w:tcBorders>
              <w:top w:val="nil"/>
              <w:left w:val="nil"/>
              <w:bottom w:val="nil"/>
              <w:right w:val="nil"/>
            </w:tcBorders>
            <w:shd w:val="clear" w:color="auto" w:fill="auto"/>
            <w:noWrap/>
            <w:vAlign w:val="bottom"/>
            <w:hideMark/>
          </w:tcPr>
          <w:p w14:paraId="0AF0AF86"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Riverside Muni </w:t>
            </w:r>
          </w:p>
        </w:tc>
        <w:tc>
          <w:tcPr>
            <w:tcW w:w="1451" w:type="dxa"/>
            <w:tcBorders>
              <w:top w:val="nil"/>
              <w:left w:val="nil"/>
              <w:bottom w:val="nil"/>
              <w:right w:val="nil"/>
            </w:tcBorders>
            <w:shd w:val="clear" w:color="auto" w:fill="auto"/>
            <w:noWrap/>
            <w:vAlign w:val="bottom"/>
            <w:hideMark/>
          </w:tcPr>
          <w:p w14:paraId="0AF0AF87"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33.95</w:t>
            </w:r>
          </w:p>
        </w:tc>
        <w:tc>
          <w:tcPr>
            <w:tcW w:w="1420" w:type="dxa"/>
            <w:tcBorders>
              <w:top w:val="nil"/>
              <w:left w:val="nil"/>
              <w:bottom w:val="nil"/>
              <w:right w:val="nil"/>
            </w:tcBorders>
            <w:shd w:val="clear" w:color="auto" w:fill="auto"/>
            <w:noWrap/>
            <w:vAlign w:val="bottom"/>
            <w:hideMark/>
          </w:tcPr>
          <w:p w14:paraId="0AF0AF88"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–117.45</w:t>
            </w:r>
          </w:p>
        </w:tc>
        <w:tc>
          <w:tcPr>
            <w:tcW w:w="1293" w:type="dxa"/>
            <w:tcBorders>
              <w:top w:val="nil"/>
              <w:left w:val="nil"/>
              <w:bottom w:val="nil"/>
              <w:right w:val="nil"/>
            </w:tcBorders>
            <w:shd w:val="clear" w:color="auto" w:fill="auto"/>
            <w:noWrap/>
            <w:vAlign w:val="bottom"/>
            <w:hideMark/>
          </w:tcPr>
          <w:p w14:paraId="0AF0AF89"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AF91" w14:textId="77777777" w:rsidTr="00EC5474">
        <w:trPr>
          <w:trHeight w:val="240"/>
        </w:trPr>
        <w:tc>
          <w:tcPr>
            <w:tcW w:w="984" w:type="dxa"/>
            <w:tcBorders>
              <w:top w:val="nil"/>
              <w:left w:val="nil"/>
              <w:bottom w:val="nil"/>
              <w:right w:val="nil"/>
            </w:tcBorders>
            <w:shd w:val="clear" w:color="auto" w:fill="auto"/>
            <w:noWrap/>
            <w:vAlign w:val="bottom"/>
            <w:hideMark/>
          </w:tcPr>
          <w:p w14:paraId="0AF0AF8B"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722880</w:t>
            </w:r>
          </w:p>
        </w:tc>
        <w:tc>
          <w:tcPr>
            <w:tcW w:w="818" w:type="dxa"/>
            <w:tcBorders>
              <w:top w:val="nil"/>
              <w:left w:val="nil"/>
              <w:bottom w:val="nil"/>
              <w:right w:val="nil"/>
            </w:tcBorders>
            <w:shd w:val="clear" w:color="auto" w:fill="auto"/>
            <w:noWrap/>
            <w:vAlign w:val="bottom"/>
            <w:hideMark/>
          </w:tcPr>
          <w:p w14:paraId="0AF0AF8C"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0.39</w:t>
            </w:r>
          </w:p>
        </w:tc>
        <w:tc>
          <w:tcPr>
            <w:tcW w:w="4955" w:type="dxa"/>
            <w:tcBorders>
              <w:top w:val="nil"/>
              <w:left w:val="nil"/>
              <w:bottom w:val="nil"/>
              <w:right w:val="nil"/>
            </w:tcBorders>
            <w:shd w:val="clear" w:color="auto" w:fill="auto"/>
            <w:noWrap/>
            <w:vAlign w:val="bottom"/>
            <w:hideMark/>
          </w:tcPr>
          <w:p w14:paraId="0AF0AF8D"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Burbank–Glendale–Pasadena AP </w:t>
            </w:r>
          </w:p>
        </w:tc>
        <w:tc>
          <w:tcPr>
            <w:tcW w:w="1451" w:type="dxa"/>
            <w:tcBorders>
              <w:top w:val="nil"/>
              <w:left w:val="nil"/>
              <w:bottom w:val="nil"/>
              <w:right w:val="nil"/>
            </w:tcBorders>
            <w:shd w:val="clear" w:color="auto" w:fill="auto"/>
            <w:noWrap/>
            <w:vAlign w:val="bottom"/>
            <w:hideMark/>
          </w:tcPr>
          <w:p w14:paraId="0AF0AF8E"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34.2</w:t>
            </w:r>
          </w:p>
        </w:tc>
        <w:tc>
          <w:tcPr>
            <w:tcW w:w="1420" w:type="dxa"/>
            <w:tcBorders>
              <w:top w:val="nil"/>
              <w:left w:val="nil"/>
              <w:bottom w:val="nil"/>
              <w:right w:val="nil"/>
            </w:tcBorders>
            <w:shd w:val="clear" w:color="auto" w:fill="auto"/>
            <w:noWrap/>
            <w:vAlign w:val="bottom"/>
            <w:hideMark/>
          </w:tcPr>
          <w:p w14:paraId="0AF0AF8F"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–118.35</w:t>
            </w:r>
          </w:p>
        </w:tc>
        <w:tc>
          <w:tcPr>
            <w:tcW w:w="1293" w:type="dxa"/>
            <w:tcBorders>
              <w:top w:val="nil"/>
              <w:left w:val="nil"/>
              <w:bottom w:val="nil"/>
              <w:right w:val="nil"/>
            </w:tcBorders>
            <w:shd w:val="clear" w:color="auto" w:fill="auto"/>
            <w:noWrap/>
            <w:vAlign w:val="bottom"/>
            <w:hideMark/>
          </w:tcPr>
          <w:p w14:paraId="0AF0AF90"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AF98" w14:textId="77777777" w:rsidTr="00EC5474">
        <w:trPr>
          <w:trHeight w:val="240"/>
        </w:trPr>
        <w:tc>
          <w:tcPr>
            <w:tcW w:w="984" w:type="dxa"/>
            <w:tcBorders>
              <w:top w:val="nil"/>
              <w:left w:val="nil"/>
              <w:bottom w:val="nil"/>
              <w:right w:val="nil"/>
            </w:tcBorders>
            <w:shd w:val="clear" w:color="auto" w:fill="auto"/>
            <w:noWrap/>
            <w:vAlign w:val="bottom"/>
            <w:hideMark/>
          </w:tcPr>
          <w:p w14:paraId="0AF0AF92"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722885</w:t>
            </w:r>
          </w:p>
        </w:tc>
        <w:tc>
          <w:tcPr>
            <w:tcW w:w="818" w:type="dxa"/>
            <w:tcBorders>
              <w:top w:val="nil"/>
              <w:left w:val="nil"/>
              <w:bottom w:val="nil"/>
              <w:right w:val="nil"/>
            </w:tcBorders>
            <w:shd w:val="clear" w:color="auto" w:fill="auto"/>
            <w:noWrap/>
            <w:vAlign w:val="bottom"/>
            <w:hideMark/>
          </w:tcPr>
          <w:p w14:paraId="0AF0AF93"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0.39</w:t>
            </w:r>
          </w:p>
        </w:tc>
        <w:tc>
          <w:tcPr>
            <w:tcW w:w="4955" w:type="dxa"/>
            <w:tcBorders>
              <w:top w:val="nil"/>
              <w:left w:val="nil"/>
              <w:bottom w:val="nil"/>
              <w:right w:val="nil"/>
            </w:tcBorders>
            <w:shd w:val="clear" w:color="auto" w:fill="auto"/>
            <w:noWrap/>
            <w:vAlign w:val="bottom"/>
            <w:hideMark/>
          </w:tcPr>
          <w:p w14:paraId="0AF0AF94"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Santa Monica Muni </w:t>
            </w:r>
          </w:p>
        </w:tc>
        <w:tc>
          <w:tcPr>
            <w:tcW w:w="1451" w:type="dxa"/>
            <w:tcBorders>
              <w:top w:val="nil"/>
              <w:left w:val="nil"/>
              <w:bottom w:val="nil"/>
              <w:right w:val="nil"/>
            </w:tcBorders>
            <w:shd w:val="clear" w:color="auto" w:fill="auto"/>
            <w:noWrap/>
            <w:vAlign w:val="bottom"/>
            <w:hideMark/>
          </w:tcPr>
          <w:p w14:paraId="0AF0AF95"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34.02</w:t>
            </w:r>
          </w:p>
        </w:tc>
        <w:tc>
          <w:tcPr>
            <w:tcW w:w="1420" w:type="dxa"/>
            <w:tcBorders>
              <w:top w:val="nil"/>
              <w:left w:val="nil"/>
              <w:bottom w:val="nil"/>
              <w:right w:val="nil"/>
            </w:tcBorders>
            <w:shd w:val="clear" w:color="auto" w:fill="auto"/>
            <w:noWrap/>
            <w:vAlign w:val="bottom"/>
            <w:hideMark/>
          </w:tcPr>
          <w:p w14:paraId="0AF0AF96"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–118.45</w:t>
            </w:r>
          </w:p>
        </w:tc>
        <w:tc>
          <w:tcPr>
            <w:tcW w:w="1293" w:type="dxa"/>
            <w:tcBorders>
              <w:top w:val="nil"/>
              <w:left w:val="nil"/>
              <w:bottom w:val="nil"/>
              <w:right w:val="nil"/>
            </w:tcBorders>
            <w:shd w:val="clear" w:color="auto" w:fill="auto"/>
            <w:noWrap/>
            <w:vAlign w:val="bottom"/>
            <w:hideMark/>
          </w:tcPr>
          <w:p w14:paraId="0AF0AF97"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AF9F" w14:textId="77777777" w:rsidTr="00EC5474">
        <w:trPr>
          <w:trHeight w:val="240"/>
        </w:trPr>
        <w:tc>
          <w:tcPr>
            <w:tcW w:w="984" w:type="dxa"/>
            <w:tcBorders>
              <w:top w:val="nil"/>
              <w:left w:val="nil"/>
              <w:bottom w:val="nil"/>
              <w:right w:val="nil"/>
            </w:tcBorders>
            <w:shd w:val="clear" w:color="auto" w:fill="auto"/>
            <w:noWrap/>
            <w:vAlign w:val="bottom"/>
            <w:hideMark/>
          </w:tcPr>
          <w:p w14:paraId="0AF0AF99"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722886</w:t>
            </w:r>
          </w:p>
        </w:tc>
        <w:tc>
          <w:tcPr>
            <w:tcW w:w="818" w:type="dxa"/>
            <w:tcBorders>
              <w:top w:val="nil"/>
              <w:left w:val="nil"/>
              <w:bottom w:val="nil"/>
              <w:right w:val="nil"/>
            </w:tcBorders>
            <w:shd w:val="clear" w:color="auto" w:fill="auto"/>
            <w:noWrap/>
            <w:vAlign w:val="bottom"/>
            <w:hideMark/>
          </w:tcPr>
          <w:p w14:paraId="0AF0AF9A"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0.39</w:t>
            </w:r>
          </w:p>
        </w:tc>
        <w:tc>
          <w:tcPr>
            <w:tcW w:w="4955" w:type="dxa"/>
            <w:tcBorders>
              <w:top w:val="nil"/>
              <w:left w:val="nil"/>
              <w:bottom w:val="nil"/>
              <w:right w:val="nil"/>
            </w:tcBorders>
            <w:shd w:val="clear" w:color="auto" w:fill="auto"/>
            <w:noWrap/>
            <w:vAlign w:val="bottom"/>
            <w:hideMark/>
          </w:tcPr>
          <w:p w14:paraId="0AF0AF9B"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Van Nuys Airport </w:t>
            </w:r>
          </w:p>
        </w:tc>
        <w:tc>
          <w:tcPr>
            <w:tcW w:w="1451" w:type="dxa"/>
            <w:tcBorders>
              <w:top w:val="nil"/>
              <w:left w:val="nil"/>
              <w:bottom w:val="nil"/>
              <w:right w:val="nil"/>
            </w:tcBorders>
            <w:shd w:val="clear" w:color="auto" w:fill="auto"/>
            <w:noWrap/>
            <w:vAlign w:val="bottom"/>
            <w:hideMark/>
          </w:tcPr>
          <w:p w14:paraId="0AF0AF9C"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34.22</w:t>
            </w:r>
          </w:p>
        </w:tc>
        <w:tc>
          <w:tcPr>
            <w:tcW w:w="1420" w:type="dxa"/>
            <w:tcBorders>
              <w:top w:val="nil"/>
              <w:left w:val="nil"/>
              <w:bottom w:val="nil"/>
              <w:right w:val="nil"/>
            </w:tcBorders>
            <w:shd w:val="clear" w:color="auto" w:fill="auto"/>
            <w:noWrap/>
            <w:vAlign w:val="bottom"/>
            <w:hideMark/>
          </w:tcPr>
          <w:p w14:paraId="0AF0AF9D"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–118.48</w:t>
            </w:r>
          </w:p>
        </w:tc>
        <w:tc>
          <w:tcPr>
            <w:tcW w:w="1293" w:type="dxa"/>
            <w:tcBorders>
              <w:top w:val="nil"/>
              <w:left w:val="nil"/>
              <w:bottom w:val="nil"/>
              <w:right w:val="nil"/>
            </w:tcBorders>
            <w:shd w:val="clear" w:color="auto" w:fill="auto"/>
            <w:noWrap/>
            <w:vAlign w:val="bottom"/>
            <w:hideMark/>
          </w:tcPr>
          <w:p w14:paraId="0AF0AF9E"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AFA6" w14:textId="77777777" w:rsidTr="00EC5474">
        <w:trPr>
          <w:trHeight w:val="240"/>
        </w:trPr>
        <w:tc>
          <w:tcPr>
            <w:tcW w:w="984" w:type="dxa"/>
            <w:tcBorders>
              <w:top w:val="nil"/>
              <w:left w:val="nil"/>
              <w:bottom w:val="nil"/>
              <w:right w:val="nil"/>
            </w:tcBorders>
            <w:shd w:val="clear" w:color="auto" w:fill="auto"/>
            <w:noWrap/>
            <w:vAlign w:val="bottom"/>
            <w:hideMark/>
          </w:tcPr>
          <w:p w14:paraId="0AF0AFA0"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722895</w:t>
            </w:r>
          </w:p>
        </w:tc>
        <w:tc>
          <w:tcPr>
            <w:tcW w:w="818" w:type="dxa"/>
            <w:tcBorders>
              <w:top w:val="nil"/>
              <w:left w:val="nil"/>
              <w:bottom w:val="nil"/>
              <w:right w:val="nil"/>
            </w:tcBorders>
            <w:shd w:val="clear" w:color="auto" w:fill="auto"/>
            <w:noWrap/>
            <w:vAlign w:val="bottom"/>
            <w:hideMark/>
          </w:tcPr>
          <w:p w14:paraId="0AF0AFA1"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0.55</w:t>
            </w:r>
          </w:p>
        </w:tc>
        <w:tc>
          <w:tcPr>
            <w:tcW w:w="4955" w:type="dxa"/>
            <w:tcBorders>
              <w:top w:val="nil"/>
              <w:left w:val="nil"/>
              <w:bottom w:val="nil"/>
              <w:right w:val="nil"/>
            </w:tcBorders>
            <w:shd w:val="clear" w:color="auto" w:fill="auto"/>
            <w:noWrap/>
            <w:vAlign w:val="bottom"/>
            <w:hideMark/>
          </w:tcPr>
          <w:p w14:paraId="0AF0AFA2"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Lompoc (AWOS) </w:t>
            </w:r>
          </w:p>
        </w:tc>
        <w:tc>
          <w:tcPr>
            <w:tcW w:w="1451" w:type="dxa"/>
            <w:tcBorders>
              <w:top w:val="nil"/>
              <w:left w:val="nil"/>
              <w:bottom w:val="nil"/>
              <w:right w:val="nil"/>
            </w:tcBorders>
            <w:shd w:val="clear" w:color="auto" w:fill="auto"/>
            <w:noWrap/>
            <w:vAlign w:val="bottom"/>
            <w:hideMark/>
          </w:tcPr>
          <w:p w14:paraId="0AF0AFA3"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34.67</w:t>
            </w:r>
          </w:p>
        </w:tc>
        <w:tc>
          <w:tcPr>
            <w:tcW w:w="1420" w:type="dxa"/>
            <w:tcBorders>
              <w:top w:val="nil"/>
              <w:left w:val="nil"/>
              <w:bottom w:val="nil"/>
              <w:right w:val="nil"/>
            </w:tcBorders>
            <w:shd w:val="clear" w:color="auto" w:fill="auto"/>
            <w:noWrap/>
            <w:vAlign w:val="bottom"/>
            <w:hideMark/>
          </w:tcPr>
          <w:p w14:paraId="0AF0AFA4"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–120.47</w:t>
            </w:r>
          </w:p>
        </w:tc>
        <w:tc>
          <w:tcPr>
            <w:tcW w:w="1293" w:type="dxa"/>
            <w:tcBorders>
              <w:top w:val="nil"/>
              <w:left w:val="nil"/>
              <w:bottom w:val="nil"/>
              <w:right w:val="nil"/>
            </w:tcBorders>
            <w:shd w:val="clear" w:color="auto" w:fill="auto"/>
            <w:noWrap/>
            <w:vAlign w:val="bottom"/>
            <w:hideMark/>
          </w:tcPr>
          <w:p w14:paraId="0AF0AFA5"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AFAD" w14:textId="77777777" w:rsidTr="00EC5474">
        <w:trPr>
          <w:trHeight w:val="240"/>
        </w:trPr>
        <w:tc>
          <w:tcPr>
            <w:tcW w:w="984" w:type="dxa"/>
            <w:tcBorders>
              <w:top w:val="nil"/>
              <w:left w:val="nil"/>
              <w:bottom w:val="nil"/>
              <w:right w:val="nil"/>
            </w:tcBorders>
            <w:shd w:val="clear" w:color="auto" w:fill="auto"/>
            <w:noWrap/>
            <w:vAlign w:val="bottom"/>
            <w:hideMark/>
          </w:tcPr>
          <w:p w14:paraId="0AF0AFA7"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722897</w:t>
            </w:r>
          </w:p>
        </w:tc>
        <w:tc>
          <w:tcPr>
            <w:tcW w:w="818" w:type="dxa"/>
            <w:tcBorders>
              <w:top w:val="nil"/>
              <w:left w:val="nil"/>
              <w:bottom w:val="nil"/>
              <w:right w:val="nil"/>
            </w:tcBorders>
            <w:shd w:val="clear" w:color="auto" w:fill="auto"/>
            <w:noWrap/>
            <w:vAlign w:val="bottom"/>
            <w:hideMark/>
          </w:tcPr>
          <w:p w14:paraId="0AF0AFA8"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0.51</w:t>
            </w:r>
          </w:p>
        </w:tc>
        <w:tc>
          <w:tcPr>
            <w:tcW w:w="4955" w:type="dxa"/>
            <w:tcBorders>
              <w:top w:val="nil"/>
              <w:left w:val="nil"/>
              <w:bottom w:val="nil"/>
              <w:right w:val="nil"/>
            </w:tcBorders>
            <w:shd w:val="clear" w:color="auto" w:fill="auto"/>
            <w:noWrap/>
            <w:vAlign w:val="bottom"/>
            <w:hideMark/>
          </w:tcPr>
          <w:p w14:paraId="0AF0AFA9"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San Luis Co </w:t>
            </w:r>
            <w:proofErr w:type="spellStart"/>
            <w:r w:rsidRPr="002A4574">
              <w:rPr>
                <w:rFonts w:ascii="Calibri" w:hAnsi="Calibri"/>
                <w:color w:val="000000"/>
                <w:sz w:val="18"/>
                <w:szCs w:val="18"/>
              </w:rPr>
              <w:t>Rgnl</w:t>
            </w:r>
            <w:proofErr w:type="spellEnd"/>
            <w:r w:rsidRPr="002A4574">
              <w:rPr>
                <w:rFonts w:ascii="Calibri" w:hAnsi="Calibri"/>
                <w:color w:val="000000"/>
                <w:sz w:val="18"/>
                <w:szCs w:val="18"/>
              </w:rPr>
              <w:t xml:space="preserve"> </w:t>
            </w:r>
          </w:p>
        </w:tc>
        <w:tc>
          <w:tcPr>
            <w:tcW w:w="1451" w:type="dxa"/>
            <w:tcBorders>
              <w:top w:val="nil"/>
              <w:left w:val="nil"/>
              <w:bottom w:val="nil"/>
              <w:right w:val="nil"/>
            </w:tcBorders>
            <w:shd w:val="clear" w:color="auto" w:fill="auto"/>
            <w:noWrap/>
            <w:vAlign w:val="bottom"/>
            <w:hideMark/>
          </w:tcPr>
          <w:p w14:paraId="0AF0AFAA"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35.23</w:t>
            </w:r>
          </w:p>
        </w:tc>
        <w:tc>
          <w:tcPr>
            <w:tcW w:w="1420" w:type="dxa"/>
            <w:tcBorders>
              <w:top w:val="nil"/>
              <w:left w:val="nil"/>
              <w:bottom w:val="nil"/>
              <w:right w:val="nil"/>
            </w:tcBorders>
            <w:shd w:val="clear" w:color="auto" w:fill="auto"/>
            <w:noWrap/>
            <w:vAlign w:val="bottom"/>
            <w:hideMark/>
          </w:tcPr>
          <w:p w14:paraId="0AF0AFAB"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–120.63</w:t>
            </w:r>
          </w:p>
        </w:tc>
        <w:tc>
          <w:tcPr>
            <w:tcW w:w="1293" w:type="dxa"/>
            <w:tcBorders>
              <w:top w:val="nil"/>
              <w:left w:val="nil"/>
              <w:bottom w:val="nil"/>
              <w:right w:val="nil"/>
            </w:tcBorders>
            <w:shd w:val="clear" w:color="auto" w:fill="auto"/>
            <w:noWrap/>
            <w:vAlign w:val="bottom"/>
            <w:hideMark/>
          </w:tcPr>
          <w:p w14:paraId="0AF0AFAC"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AFB4" w14:textId="77777777" w:rsidTr="00EC5474">
        <w:trPr>
          <w:trHeight w:val="240"/>
        </w:trPr>
        <w:tc>
          <w:tcPr>
            <w:tcW w:w="984" w:type="dxa"/>
            <w:tcBorders>
              <w:top w:val="nil"/>
              <w:left w:val="nil"/>
              <w:bottom w:val="nil"/>
              <w:right w:val="nil"/>
            </w:tcBorders>
            <w:shd w:val="clear" w:color="auto" w:fill="auto"/>
            <w:noWrap/>
            <w:vAlign w:val="bottom"/>
            <w:hideMark/>
          </w:tcPr>
          <w:p w14:paraId="0AF0AFAE"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722899</w:t>
            </w:r>
          </w:p>
        </w:tc>
        <w:tc>
          <w:tcPr>
            <w:tcW w:w="818" w:type="dxa"/>
            <w:tcBorders>
              <w:top w:val="nil"/>
              <w:left w:val="nil"/>
              <w:bottom w:val="nil"/>
              <w:right w:val="nil"/>
            </w:tcBorders>
            <w:shd w:val="clear" w:color="auto" w:fill="auto"/>
            <w:noWrap/>
            <w:vAlign w:val="bottom"/>
            <w:hideMark/>
          </w:tcPr>
          <w:p w14:paraId="0AF0AFAF"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0.45</w:t>
            </w:r>
          </w:p>
        </w:tc>
        <w:tc>
          <w:tcPr>
            <w:tcW w:w="4955" w:type="dxa"/>
            <w:tcBorders>
              <w:top w:val="nil"/>
              <w:left w:val="nil"/>
              <w:bottom w:val="nil"/>
              <w:right w:val="nil"/>
            </w:tcBorders>
            <w:shd w:val="clear" w:color="auto" w:fill="auto"/>
            <w:noWrap/>
            <w:vAlign w:val="bottom"/>
            <w:hideMark/>
          </w:tcPr>
          <w:p w14:paraId="0AF0AFB0"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Chino Airport </w:t>
            </w:r>
          </w:p>
        </w:tc>
        <w:tc>
          <w:tcPr>
            <w:tcW w:w="1451" w:type="dxa"/>
            <w:tcBorders>
              <w:top w:val="nil"/>
              <w:left w:val="nil"/>
              <w:bottom w:val="nil"/>
              <w:right w:val="nil"/>
            </w:tcBorders>
            <w:shd w:val="clear" w:color="auto" w:fill="auto"/>
            <w:noWrap/>
            <w:vAlign w:val="bottom"/>
            <w:hideMark/>
          </w:tcPr>
          <w:p w14:paraId="0AF0AFB1"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33.97</w:t>
            </w:r>
          </w:p>
        </w:tc>
        <w:tc>
          <w:tcPr>
            <w:tcW w:w="1420" w:type="dxa"/>
            <w:tcBorders>
              <w:top w:val="nil"/>
              <w:left w:val="nil"/>
              <w:bottom w:val="nil"/>
              <w:right w:val="nil"/>
            </w:tcBorders>
            <w:shd w:val="clear" w:color="auto" w:fill="auto"/>
            <w:noWrap/>
            <w:vAlign w:val="bottom"/>
            <w:hideMark/>
          </w:tcPr>
          <w:p w14:paraId="0AF0AFB2"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–117.63</w:t>
            </w:r>
          </w:p>
        </w:tc>
        <w:tc>
          <w:tcPr>
            <w:tcW w:w="1293" w:type="dxa"/>
            <w:tcBorders>
              <w:top w:val="nil"/>
              <w:left w:val="nil"/>
              <w:bottom w:val="nil"/>
              <w:right w:val="nil"/>
            </w:tcBorders>
            <w:shd w:val="clear" w:color="auto" w:fill="auto"/>
            <w:noWrap/>
            <w:vAlign w:val="bottom"/>
            <w:hideMark/>
          </w:tcPr>
          <w:p w14:paraId="0AF0AFB3"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AFBB" w14:textId="77777777" w:rsidTr="00EC5474">
        <w:trPr>
          <w:trHeight w:val="240"/>
        </w:trPr>
        <w:tc>
          <w:tcPr>
            <w:tcW w:w="984" w:type="dxa"/>
            <w:tcBorders>
              <w:top w:val="nil"/>
              <w:left w:val="nil"/>
              <w:bottom w:val="nil"/>
              <w:right w:val="nil"/>
            </w:tcBorders>
            <w:shd w:val="clear" w:color="auto" w:fill="auto"/>
            <w:noWrap/>
            <w:vAlign w:val="bottom"/>
            <w:hideMark/>
          </w:tcPr>
          <w:p w14:paraId="0AF0AFB5"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722900</w:t>
            </w:r>
          </w:p>
        </w:tc>
        <w:tc>
          <w:tcPr>
            <w:tcW w:w="818" w:type="dxa"/>
            <w:tcBorders>
              <w:top w:val="nil"/>
              <w:left w:val="nil"/>
              <w:bottom w:val="nil"/>
              <w:right w:val="nil"/>
            </w:tcBorders>
            <w:shd w:val="clear" w:color="auto" w:fill="auto"/>
            <w:noWrap/>
            <w:vAlign w:val="bottom"/>
            <w:hideMark/>
          </w:tcPr>
          <w:p w14:paraId="0AF0AFB6"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0.38</w:t>
            </w:r>
          </w:p>
        </w:tc>
        <w:tc>
          <w:tcPr>
            <w:tcW w:w="4955" w:type="dxa"/>
            <w:tcBorders>
              <w:top w:val="nil"/>
              <w:left w:val="nil"/>
              <w:bottom w:val="nil"/>
              <w:right w:val="nil"/>
            </w:tcBorders>
            <w:shd w:val="clear" w:color="auto" w:fill="auto"/>
            <w:noWrap/>
            <w:vAlign w:val="bottom"/>
            <w:hideMark/>
          </w:tcPr>
          <w:p w14:paraId="0AF0AFB7"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San Diego Lindbergh Field </w:t>
            </w:r>
          </w:p>
        </w:tc>
        <w:tc>
          <w:tcPr>
            <w:tcW w:w="1451" w:type="dxa"/>
            <w:tcBorders>
              <w:top w:val="nil"/>
              <w:left w:val="nil"/>
              <w:bottom w:val="nil"/>
              <w:right w:val="nil"/>
            </w:tcBorders>
            <w:shd w:val="clear" w:color="auto" w:fill="auto"/>
            <w:noWrap/>
            <w:vAlign w:val="bottom"/>
            <w:hideMark/>
          </w:tcPr>
          <w:p w14:paraId="0AF0AFB8"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32.73</w:t>
            </w:r>
          </w:p>
        </w:tc>
        <w:tc>
          <w:tcPr>
            <w:tcW w:w="1420" w:type="dxa"/>
            <w:tcBorders>
              <w:top w:val="nil"/>
              <w:left w:val="nil"/>
              <w:bottom w:val="nil"/>
              <w:right w:val="nil"/>
            </w:tcBorders>
            <w:shd w:val="clear" w:color="auto" w:fill="auto"/>
            <w:noWrap/>
            <w:vAlign w:val="bottom"/>
            <w:hideMark/>
          </w:tcPr>
          <w:p w14:paraId="0AF0AFB9"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–117.17</w:t>
            </w:r>
          </w:p>
        </w:tc>
        <w:tc>
          <w:tcPr>
            <w:tcW w:w="1293" w:type="dxa"/>
            <w:tcBorders>
              <w:top w:val="nil"/>
              <w:left w:val="nil"/>
              <w:bottom w:val="nil"/>
              <w:right w:val="nil"/>
            </w:tcBorders>
            <w:shd w:val="clear" w:color="auto" w:fill="auto"/>
            <w:noWrap/>
            <w:vAlign w:val="bottom"/>
            <w:hideMark/>
          </w:tcPr>
          <w:p w14:paraId="0AF0AFBA"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AFC2" w14:textId="77777777" w:rsidTr="00EC5474">
        <w:trPr>
          <w:trHeight w:val="240"/>
        </w:trPr>
        <w:tc>
          <w:tcPr>
            <w:tcW w:w="984" w:type="dxa"/>
            <w:tcBorders>
              <w:top w:val="nil"/>
              <w:left w:val="nil"/>
              <w:bottom w:val="nil"/>
              <w:right w:val="nil"/>
            </w:tcBorders>
            <w:shd w:val="clear" w:color="auto" w:fill="auto"/>
            <w:noWrap/>
            <w:vAlign w:val="bottom"/>
            <w:hideMark/>
          </w:tcPr>
          <w:p w14:paraId="0AF0AFBC"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722903</w:t>
            </w:r>
          </w:p>
        </w:tc>
        <w:tc>
          <w:tcPr>
            <w:tcW w:w="818" w:type="dxa"/>
            <w:tcBorders>
              <w:top w:val="nil"/>
              <w:left w:val="nil"/>
              <w:bottom w:val="nil"/>
              <w:right w:val="nil"/>
            </w:tcBorders>
            <w:shd w:val="clear" w:color="auto" w:fill="auto"/>
            <w:noWrap/>
            <w:vAlign w:val="bottom"/>
            <w:hideMark/>
          </w:tcPr>
          <w:p w14:paraId="0AF0AFBD"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0.39</w:t>
            </w:r>
          </w:p>
        </w:tc>
        <w:tc>
          <w:tcPr>
            <w:tcW w:w="4955" w:type="dxa"/>
            <w:tcBorders>
              <w:top w:val="nil"/>
              <w:left w:val="nil"/>
              <w:bottom w:val="nil"/>
              <w:right w:val="nil"/>
            </w:tcBorders>
            <w:shd w:val="clear" w:color="auto" w:fill="auto"/>
            <w:noWrap/>
            <w:vAlign w:val="bottom"/>
            <w:hideMark/>
          </w:tcPr>
          <w:p w14:paraId="0AF0AFBE"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San Diego/Montgomery </w:t>
            </w:r>
          </w:p>
        </w:tc>
        <w:tc>
          <w:tcPr>
            <w:tcW w:w="1451" w:type="dxa"/>
            <w:tcBorders>
              <w:top w:val="nil"/>
              <w:left w:val="nil"/>
              <w:bottom w:val="nil"/>
              <w:right w:val="nil"/>
            </w:tcBorders>
            <w:shd w:val="clear" w:color="auto" w:fill="auto"/>
            <w:noWrap/>
            <w:vAlign w:val="bottom"/>
            <w:hideMark/>
          </w:tcPr>
          <w:p w14:paraId="0AF0AFBF"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32.82</w:t>
            </w:r>
          </w:p>
        </w:tc>
        <w:tc>
          <w:tcPr>
            <w:tcW w:w="1420" w:type="dxa"/>
            <w:tcBorders>
              <w:top w:val="nil"/>
              <w:left w:val="nil"/>
              <w:bottom w:val="nil"/>
              <w:right w:val="nil"/>
            </w:tcBorders>
            <w:shd w:val="clear" w:color="auto" w:fill="auto"/>
            <w:noWrap/>
            <w:vAlign w:val="bottom"/>
            <w:hideMark/>
          </w:tcPr>
          <w:p w14:paraId="0AF0AFC0"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–117.13</w:t>
            </w:r>
          </w:p>
        </w:tc>
        <w:tc>
          <w:tcPr>
            <w:tcW w:w="1293" w:type="dxa"/>
            <w:tcBorders>
              <w:top w:val="nil"/>
              <w:left w:val="nil"/>
              <w:bottom w:val="nil"/>
              <w:right w:val="nil"/>
            </w:tcBorders>
            <w:shd w:val="clear" w:color="auto" w:fill="auto"/>
            <w:noWrap/>
            <w:vAlign w:val="bottom"/>
            <w:hideMark/>
          </w:tcPr>
          <w:p w14:paraId="0AF0AFC1"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bl>
    <w:p w14:paraId="67A4C4B8" w14:textId="77777777" w:rsidR="005A1EE3" w:rsidRDefault="005A1EE3">
      <w:r>
        <w:br w:type="page"/>
      </w:r>
    </w:p>
    <w:tbl>
      <w:tblPr>
        <w:tblW w:w="10921" w:type="dxa"/>
        <w:tblInd w:w="95" w:type="dxa"/>
        <w:tblLook w:val="04A0" w:firstRow="1" w:lastRow="0" w:firstColumn="1" w:lastColumn="0" w:noHBand="0" w:noVBand="1"/>
      </w:tblPr>
      <w:tblGrid>
        <w:gridCol w:w="764"/>
        <w:gridCol w:w="220"/>
        <w:gridCol w:w="527"/>
        <w:gridCol w:w="291"/>
        <w:gridCol w:w="4955"/>
        <w:gridCol w:w="825"/>
        <w:gridCol w:w="626"/>
        <w:gridCol w:w="613"/>
        <w:gridCol w:w="807"/>
        <w:gridCol w:w="1293"/>
      </w:tblGrid>
      <w:tr w:rsidR="0029659A" w:rsidRPr="002A4574" w14:paraId="0AF0AFC4" w14:textId="77777777" w:rsidTr="00EC5474">
        <w:trPr>
          <w:trHeight w:val="240"/>
        </w:trPr>
        <w:tc>
          <w:tcPr>
            <w:tcW w:w="10921" w:type="dxa"/>
            <w:gridSpan w:val="10"/>
            <w:tcBorders>
              <w:top w:val="nil"/>
              <w:left w:val="nil"/>
              <w:bottom w:val="nil"/>
              <w:right w:val="nil"/>
            </w:tcBorders>
            <w:shd w:val="clear" w:color="auto" w:fill="auto"/>
            <w:noWrap/>
            <w:vAlign w:val="bottom"/>
            <w:hideMark/>
          </w:tcPr>
          <w:p w14:paraId="0AF0AFC3" w14:textId="77777777" w:rsidR="0029659A" w:rsidRPr="002A4574" w:rsidRDefault="0029659A" w:rsidP="00EC5474">
            <w:pPr>
              <w:jc w:val="center"/>
              <w:rPr>
                <w:rFonts w:ascii="Calibri" w:hAnsi="Calibri"/>
                <w:color w:val="000000"/>
                <w:sz w:val="18"/>
                <w:szCs w:val="18"/>
              </w:rPr>
            </w:pPr>
            <w:r w:rsidRPr="002A4574">
              <w:rPr>
                <w:rFonts w:ascii="Calibri" w:hAnsi="Calibri"/>
                <w:color w:val="000000"/>
                <w:sz w:val="18"/>
                <w:szCs w:val="18"/>
              </w:rPr>
              <w:lastRenderedPageBreak/>
              <w:t>NORMATIVE APPENDIX X:</w:t>
            </w:r>
          </w:p>
        </w:tc>
      </w:tr>
      <w:tr w:rsidR="0029659A" w:rsidRPr="002A4574" w14:paraId="0AF0AFC6" w14:textId="77777777" w:rsidTr="00EC5474">
        <w:trPr>
          <w:trHeight w:val="240"/>
        </w:trPr>
        <w:tc>
          <w:tcPr>
            <w:tcW w:w="10921" w:type="dxa"/>
            <w:gridSpan w:val="10"/>
            <w:tcBorders>
              <w:top w:val="nil"/>
              <w:left w:val="nil"/>
              <w:bottom w:val="nil"/>
              <w:right w:val="nil"/>
            </w:tcBorders>
            <w:shd w:val="clear" w:color="auto" w:fill="auto"/>
            <w:noWrap/>
            <w:vAlign w:val="bottom"/>
            <w:hideMark/>
          </w:tcPr>
          <w:p w14:paraId="0AF0AFC5" w14:textId="77777777" w:rsidR="0029659A" w:rsidRPr="002A4574" w:rsidRDefault="0029659A" w:rsidP="00EC5474">
            <w:pPr>
              <w:jc w:val="center"/>
              <w:rPr>
                <w:rFonts w:ascii="Calibri" w:hAnsi="Calibri"/>
                <w:color w:val="000000"/>
                <w:sz w:val="18"/>
                <w:szCs w:val="18"/>
              </w:rPr>
            </w:pPr>
            <w:r w:rsidRPr="002A4574">
              <w:rPr>
                <w:rFonts w:ascii="Calibri" w:hAnsi="Calibri"/>
                <w:color w:val="000000"/>
                <w:sz w:val="18"/>
                <w:szCs w:val="18"/>
              </w:rPr>
              <w:t>INFILTRATION EFFECTIVENESS WEATHER AND SHIELDING FACTORS (WSF)</w:t>
            </w:r>
          </w:p>
        </w:tc>
      </w:tr>
      <w:tr w:rsidR="0029659A" w:rsidRPr="002A4574" w14:paraId="0AF0AFC8" w14:textId="77777777" w:rsidTr="00EC5474">
        <w:trPr>
          <w:trHeight w:val="240"/>
        </w:trPr>
        <w:tc>
          <w:tcPr>
            <w:tcW w:w="10921" w:type="dxa"/>
            <w:gridSpan w:val="10"/>
            <w:tcBorders>
              <w:top w:val="nil"/>
              <w:left w:val="nil"/>
              <w:right w:val="nil"/>
            </w:tcBorders>
            <w:shd w:val="clear" w:color="auto" w:fill="auto"/>
            <w:noWrap/>
            <w:vAlign w:val="bottom"/>
            <w:hideMark/>
          </w:tcPr>
          <w:p w14:paraId="0AF0AFC7" w14:textId="77777777" w:rsidR="0029659A" w:rsidRPr="002A4574" w:rsidRDefault="0029659A" w:rsidP="00EC5474">
            <w:pPr>
              <w:jc w:val="center"/>
              <w:rPr>
                <w:rFonts w:ascii="Calibri" w:hAnsi="Calibri"/>
                <w:color w:val="000000"/>
                <w:sz w:val="18"/>
                <w:szCs w:val="18"/>
              </w:rPr>
            </w:pPr>
            <w:r w:rsidRPr="002A4574">
              <w:rPr>
                <w:rFonts w:ascii="Calibri" w:hAnsi="Calibri"/>
                <w:color w:val="000000"/>
                <w:sz w:val="18"/>
                <w:szCs w:val="18"/>
              </w:rPr>
              <w:t>TABLE X1 U.S. Climates</w:t>
            </w:r>
          </w:p>
        </w:tc>
      </w:tr>
      <w:tr w:rsidR="0029659A" w:rsidRPr="002A4574" w14:paraId="0AF0AFCF" w14:textId="77777777" w:rsidTr="00EC5474">
        <w:trPr>
          <w:trHeight w:val="240"/>
        </w:trPr>
        <w:tc>
          <w:tcPr>
            <w:tcW w:w="984" w:type="dxa"/>
            <w:gridSpan w:val="2"/>
            <w:tcBorders>
              <w:top w:val="nil"/>
              <w:left w:val="nil"/>
              <w:bottom w:val="single" w:sz="4" w:space="0" w:color="auto"/>
              <w:right w:val="nil"/>
            </w:tcBorders>
            <w:shd w:val="clear" w:color="auto" w:fill="auto"/>
            <w:noWrap/>
            <w:vAlign w:val="bottom"/>
            <w:hideMark/>
          </w:tcPr>
          <w:p w14:paraId="0AF0AFC9"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TMY3</w:t>
            </w:r>
          </w:p>
        </w:tc>
        <w:tc>
          <w:tcPr>
            <w:tcW w:w="818" w:type="dxa"/>
            <w:gridSpan w:val="2"/>
            <w:tcBorders>
              <w:top w:val="nil"/>
              <w:left w:val="nil"/>
              <w:bottom w:val="single" w:sz="4" w:space="0" w:color="auto"/>
              <w:right w:val="nil"/>
            </w:tcBorders>
            <w:shd w:val="clear" w:color="auto" w:fill="auto"/>
            <w:noWrap/>
            <w:vAlign w:val="bottom"/>
            <w:hideMark/>
          </w:tcPr>
          <w:p w14:paraId="0AF0AFCA" w14:textId="77777777" w:rsidR="0029659A" w:rsidRPr="002A4574" w:rsidRDefault="0029659A" w:rsidP="00EC5474">
            <w:pPr>
              <w:rPr>
                <w:rFonts w:ascii="Calibri" w:hAnsi="Calibri"/>
                <w:color w:val="000000"/>
                <w:sz w:val="18"/>
                <w:szCs w:val="18"/>
              </w:rPr>
            </w:pPr>
            <w:proofErr w:type="spellStart"/>
            <w:r w:rsidRPr="002A4574">
              <w:rPr>
                <w:rFonts w:ascii="Calibri" w:hAnsi="Calibri"/>
                <w:color w:val="000000"/>
                <w:sz w:val="18"/>
                <w:szCs w:val="18"/>
              </w:rPr>
              <w:t>wsf</w:t>
            </w:r>
            <w:proofErr w:type="spellEnd"/>
          </w:p>
        </w:tc>
        <w:tc>
          <w:tcPr>
            <w:tcW w:w="4955" w:type="dxa"/>
            <w:tcBorders>
              <w:top w:val="nil"/>
              <w:left w:val="nil"/>
              <w:bottom w:val="single" w:sz="4" w:space="0" w:color="auto"/>
              <w:right w:val="nil"/>
            </w:tcBorders>
            <w:shd w:val="clear" w:color="auto" w:fill="auto"/>
            <w:noWrap/>
            <w:vAlign w:val="bottom"/>
            <w:hideMark/>
          </w:tcPr>
          <w:p w14:paraId="0AF0AFCB"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Weather Station</w:t>
            </w:r>
          </w:p>
        </w:tc>
        <w:tc>
          <w:tcPr>
            <w:tcW w:w="1451" w:type="dxa"/>
            <w:gridSpan w:val="2"/>
            <w:tcBorders>
              <w:top w:val="nil"/>
              <w:left w:val="nil"/>
              <w:bottom w:val="single" w:sz="4" w:space="0" w:color="auto"/>
              <w:right w:val="nil"/>
            </w:tcBorders>
            <w:shd w:val="clear" w:color="auto" w:fill="auto"/>
            <w:noWrap/>
            <w:vAlign w:val="bottom"/>
            <w:hideMark/>
          </w:tcPr>
          <w:p w14:paraId="0AF0AFCC"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Latitude</w:t>
            </w:r>
          </w:p>
        </w:tc>
        <w:tc>
          <w:tcPr>
            <w:tcW w:w="1420" w:type="dxa"/>
            <w:gridSpan w:val="2"/>
            <w:tcBorders>
              <w:top w:val="nil"/>
              <w:left w:val="nil"/>
              <w:bottom w:val="single" w:sz="4" w:space="0" w:color="auto"/>
              <w:right w:val="nil"/>
            </w:tcBorders>
            <w:shd w:val="clear" w:color="auto" w:fill="auto"/>
            <w:noWrap/>
            <w:vAlign w:val="bottom"/>
            <w:hideMark/>
          </w:tcPr>
          <w:p w14:paraId="0AF0AFCD"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Longitude</w:t>
            </w:r>
          </w:p>
        </w:tc>
        <w:tc>
          <w:tcPr>
            <w:tcW w:w="1293" w:type="dxa"/>
            <w:tcBorders>
              <w:top w:val="nil"/>
              <w:left w:val="nil"/>
              <w:bottom w:val="single" w:sz="4" w:space="0" w:color="auto"/>
              <w:right w:val="nil"/>
            </w:tcBorders>
            <w:shd w:val="clear" w:color="auto" w:fill="auto"/>
            <w:noWrap/>
            <w:vAlign w:val="bottom"/>
            <w:hideMark/>
          </w:tcPr>
          <w:p w14:paraId="0AF0AFCE"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State</w:t>
            </w:r>
          </w:p>
        </w:tc>
      </w:tr>
      <w:tr w:rsidR="0029659A" w:rsidRPr="002A4574" w14:paraId="0AF0AFD6" w14:textId="77777777" w:rsidTr="00EC5474">
        <w:trPr>
          <w:trHeight w:val="240"/>
        </w:trPr>
        <w:tc>
          <w:tcPr>
            <w:tcW w:w="984" w:type="dxa"/>
            <w:gridSpan w:val="2"/>
            <w:tcBorders>
              <w:top w:val="single" w:sz="4" w:space="0" w:color="auto"/>
              <w:left w:val="nil"/>
              <w:bottom w:val="nil"/>
              <w:right w:val="nil"/>
            </w:tcBorders>
            <w:shd w:val="clear" w:color="auto" w:fill="auto"/>
            <w:noWrap/>
            <w:vAlign w:val="bottom"/>
            <w:hideMark/>
          </w:tcPr>
          <w:p w14:paraId="0AF0AFD0"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722904</w:t>
            </w:r>
          </w:p>
        </w:tc>
        <w:tc>
          <w:tcPr>
            <w:tcW w:w="818" w:type="dxa"/>
            <w:gridSpan w:val="2"/>
            <w:tcBorders>
              <w:top w:val="single" w:sz="4" w:space="0" w:color="auto"/>
              <w:left w:val="nil"/>
              <w:bottom w:val="nil"/>
              <w:right w:val="nil"/>
            </w:tcBorders>
            <w:shd w:val="clear" w:color="auto" w:fill="auto"/>
            <w:noWrap/>
            <w:vAlign w:val="bottom"/>
            <w:hideMark/>
          </w:tcPr>
          <w:p w14:paraId="0AF0AFD1"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0.4</w:t>
            </w:r>
          </w:p>
        </w:tc>
        <w:tc>
          <w:tcPr>
            <w:tcW w:w="4955" w:type="dxa"/>
            <w:tcBorders>
              <w:top w:val="single" w:sz="4" w:space="0" w:color="auto"/>
              <w:left w:val="nil"/>
              <w:bottom w:val="nil"/>
              <w:right w:val="nil"/>
            </w:tcBorders>
            <w:shd w:val="clear" w:color="auto" w:fill="auto"/>
            <w:noWrap/>
            <w:vAlign w:val="bottom"/>
            <w:hideMark/>
          </w:tcPr>
          <w:p w14:paraId="0AF0AFD2"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Chula Vista Brown Field NAAS </w:t>
            </w:r>
          </w:p>
        </w:tc>
        <w:tc>
          <w:tcPr>
            <w:tcW w:w="1451" w:type="dxa"/>
            <w:gridSpan w:val="2"/>
            <w:tcBorders>
              <w:top w:val="single" w:sz="4" w:space="0" w:color="auto"/>
              <w:left w:val="nil"/>
              <w:bottom w:val="nil"/>
              <w:right w:val="nil"/>
            </w:tcBorders>
            <w:shd w:val="clear" w:color="auto" w:fill="auto"/>
            <w:noWrap/>
            <w:vAlign w:val="bottom"/>
            <w:hideMark/>
          </w:tcPr>
          <w:p w14:paraId="0AF0AFD3"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32.58</w:t>
            </w:r>
          </w:p>
        </w:tc>
        <w:tc>
          <w:tcPr>
            <w:tcW w:w="1420" w:type="dxa"/>
            <w:gridSpan w:val="2"/>
            <w:tcBorders>
              <w:top w:val="single" w:sz="4" w:space="0" w:color="auto"/>
              <w:left w:val="nil"/>
              <w:bottom w:val="nil"/>
              <w:right w:val="nil"/>
            </w:tcBorders>
            <w:shd w:val="clear" w:color="auto" w:fill="auto"/>
            <w:noWrap/>
            <w:vAlign w:val="bottom"/>
            <w:hideMark/>
          </w:tcPr>
          <w:p w14:paraId="0AF0AFD4"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–116.98</w:t>
            </w:r>
          </w:p>
        </w:tc>
        <w:tc>
          <w:tcPr>
            <w:tcW w:w="1293" w:type="dxa"/>
            <w:tcBorders>
              <w:top w:val="single" w:sz="4" w:space="0" w:color="auto"/>
              <w:left w:val="nil"/>
              <w:bottom w:val="nil"/>
              <w:right w:val="nil"/>
            </w:tcBorders>
            <w:shd w:val="clear" w:color="auto" w:fill="auto"/>
            <w:noWrap/>
            <w:vAlign w:val="bottom"/>
            <w:hideMark/>
          </w:tcPr>
          <w:p w14:paraId="0AF0AFD5"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AFDD" w14:textId="77777777" w:rsidTr="00EC5474">
        <w:trPr>
          <w:trHeight w:val="240"/>
        </w:trPr>
        <w:tc>
          <w:tcPr>
            <w:tcW w:w="984" w:type="dxa"/>
            <w:gridSpan w:val="2"/>
            <w:tcBorders>
              <w:top w:val="nil"/>
              <w:left w:val="nil"/>
              <w:bottom w:val="nil"/>
              <w:right w:val="nil"/>
            </w:tcBorders>
            <w:shd w:val="clear" w:color="auto" w:fill="auto"/>
            <w:noWrap/>
            <w:vAlign w:val="bottom"/>
            <w:hideMark/>
          </w:tcPr>
          <w:p w14:paraId="0AF0AFD7"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722906</w:t>
            </w:r>
          </w:p>
        </w:tc>
        <w:tc>
          <w:tcPr>
            <w:tcW w:w="818" w:type="dxa"/>
            <w:gridSpan w:val="2"/>
            <w:tcBorders>
              <w:top w:val="nil"/>
              <w:left w:val="nil"/>
              <w:bottom w:val="nil"/>
              <w:right w:val="nil"/>
            </w:tcBorders>
            <w:shd w:val="clear" w:color="auto" w:fill="auto"/>
            <w:noWrap/>
            <w:vAlign w:val="bottom"/>
            <w:hideMark/>
          </w:tcPr>
          <w:p w14:paraId="0AF0AFD8"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0.39</w:t>
            </w:r>
          </w:p>
        </w:tc>
        <w:tc>
          <w:tcPr>
            <w:tcW w:w="4955" w:type="dxa"/>
            <w:tcBorders>
              <w:top w:val="nil"/>
              <w:left w:val="nil"/>
              <w:bottom w:val="nil"/>
              <w:right w:val="nil"/>
            </w:tcBorders>
            <w:shd w:val="clear" w:color="auto" w:fill="auto"/>
            <w:noWrap/>
            <w:vAlign w:val="bottom"/>
            <w:hideMark/>
          </w:tcPr>
          <w:p w14:paraId="0AF0AFD9"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San Diego North Island NAS </w:t>
            </w:r>
          </w:p>
        </w:tc>
        <w:tc>
          <w:tcPr>
            <w:tcW w:w="1451" w:type="dxa"/>
            <w:gridSpan w:val="2"/>
            <w:tcBorders>
              <w:top w:val="nil"/>
              <w:left w:val="nil"/>
              <w:bottom w:val="nil"/>
              <w:right w:val="nil"/>
            </w:tcBorders>
            <w:shd w:val="clear" w:color="auto" w:fill="auto"/>
            <w:noWrap/>
            <w:vAlign w:val="bottom"/>
            <w:hideMark/>
          </w:tcPr>
          <w:p w14:paraId="0AF0AFDA"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32.7</w:t>
            </w:r>
          </w:p>
        </w:tc>
        <w:tc>
          <w:tcPr>
            <w:tcW w:w="1420" w:type="dxa"/>
            <w:gridSpan w:val="2"/>
            <w:tcBorders>
              <w:top w:val="nil"/>
              <w:left w:val="nil"/>
              <w:bottom w:val="nil"/>
              <w:right w:val="nil"/>
            </w:tcBorders>
            <w:shd w:val="clear" w:color="auto" w:fill="auto"/>
            <w:noWrap/>
            <w:vAlign w:val="bottom"/>
            <w:hideMark/>
          </w:tcPr>
          <w:p w14:paraId="0AF0AFDB"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–117.20</w:t>
            </w:r>
          </w:p>
        </w:tc>
        <w:tc>
          <w:tcPr>
            <w:tcW w:w="1293" w:type="dxa"/>
            <w:tcBorders>
              <w:top w:val="nil"/>
              <w:left w:val="nil"/>
              <w:bottom w:val="nil"/>
              <w:right w:val="nil"/>
            </w:tcBorders>
            <w:shd w:val="clear" w:color="auto" w:fill="auto"/>
            <w:noWrap/>
            <w:vAlign w:val="bottom"/>
            <w:hideMark/>
          </w:tcPr>
          <w:p w14:paraId="0AF0AFDC"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AFE4" w14:textId="77777777" w:rsidTr="00EC5474">
        <w:trPr>
          <w:trHeight w:val="240"/>
        </w:trPr>
        <w:tc>
          <w:tcPr>
            <w:tcW w:w="984" w:type="dxa"/>
            <w:gridSpan w:val="2"/>
            <w:tcBorders>
              <w:top w:val="nil"/>
              <w:left w:val="nil"/>
              <w:bottom w:val="nil"/>
              <w:right w:val="nil"/>
            </w:tcBorders>
            <w:shd w:val="clear" w:color="auto" w:fill="auto"/>
            <w:noWrap/>
            <w:vAlign w:val="bottom"/>
            <w:hideMark/>
          </w:tcPr>
          <w:p w14:paraId="0AF0AFDE"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722926</w:t>
            </w:r>
          </w:p>
        </w:tc>
        <w:tc>
          <w:tcPr>
            <w:tcW w:w="818" w:type="dxa"/>
            <w:gridSpan w:val="2"/>
            <w:tcBorders>
              <w:top w:val="nil"/>
              <w:left w:val="nil"/>
              <w:bottom w:val="nil"/>
              <w:right w:val="nil"/>
            </w:tcBorders>
            <w:shd w:val="clear" w:color="auto" w:fill="auto"/>
            <w:noWrap/>
            <w:vAlign w:val="bottom"/>
            <w:hideMark/>
          </w:tcPr>
          <w:p w14:paraId="0AF0AFDF"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0.4</w:t>
            </w:r>
          </w:p>
        </w:tc>
        <w:tc>
          <w:tcPr>
            <w:tcW w:w="4955" w:type="dxa"/>
            <w:tcBorders>
              <w:top w:val="nil"/>
              <w:left w:val="nil"/>
              <w:bottom w:val="nil"/>
              <w:right w:val="nil"/>
            </w:tcBorders>
            <w:shd w:val="clear" w:color="auto" w:fill="auto"/>
            <w:noWrap/>
            <w:vAlign w:val="bottom"/>
            <w:hideMark/>
          </w:tcPr>
          <w:p w14:paraId="0AF0AFE0"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Camp Pendleton MCAS </w:t>
            </w:r>
          </w:p>
        </w:tc>
        <w:tc>
          <w:tcPr>
            <w:tcW w:w="1451" w:type="dxa"/>
            <w:gridSpan w:val="2"/>
            <w:tcBorders>
              <w:top w:val="nil"/>
              <w:left w:val="nil"/>
              <w:bottom w:val="nil"/>
              <w:right w:val="nil"/>
            </w:tcBorders>
            <w:shd w:val="clear" w:color="auto" w:fill="auto"/>
            <w:noWrap/>
            <w:vAlign w:val="bottom"/>
            <w:hideMark/>
          </w:tcPr>
          <w:p w14:paraId="0AF0AFE1"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33.3</w:t>
            </w:r>
          </w:p>
        </w:tc>
        <w:tc>
          <w:tcPr>
            <w:tcW w:w="1420" w:type="dxa"/>
            <w:gridSpan w:val="2"/>
            <w:tcBorders>
              <w:top w:val="nil"/>
              <w:left w:val="nil"/>
              <w:bottom w:val="nil"/>
              <w:right w:val="nil"/>
            </w:tcBorders>
            <w:shd w:val="clear" w:color="auto" w:fill="auto"/>
            <w:noWrap/>
            <w:vAlign w:val="bottom"/>
            <w:hideMark/>
          </w:tcPr>
          <w:p w14:paraId="0AF0AFE2"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–117.35</w:t>
            </w:r>
          </w:p>
        </w:tc>
        <w:tc>
          <w:tcPr>
            <w:tcW w:w="1293" w:type="dxa"/>
            <w:tcBorders>
              <w:top w:val="nil"/>
              <w:left w:val="nil"/>
              <w:bottom w:val="nil"/>
              <w:right w:val="nil"/>
            </w:tcBorders>
            <w:shd w:val="clear" w:color="auto" w:fill="auto"/>
            <w:noWrap/>
            <w:vAlign w:val="bottom"/>
            <w:hideMark/>
          </w:tcPr>
          <w:p w14:paraId="0AF0AFE3"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AFEB" w14:textId="77777777" w:rsidTr="00EC5474">
        <w:trPr>
          <w:trHeight w:val="240"/>
        </w:trPr>
        <w:tc>
          <w:tcPr>
            <w:tcW w:w="984" w:type="dxa"/>
            <w:gridSpan w:val="2"/>
            <w:tcBorders>
              <w:top w:val="nil"/>
              <w:left w:val="nil"/>
              <w:bottom w:val="nil"/>
              <w:right w:val="nil"/>
            </w:tcBorders>
            <w:shd w:val="clear" w:color="auto" w:fill="auto"/>
            <w:noWrap/>
            <w:vAlign w:val="bottom"/>
            <w:hideMark/>
          </w:tcPr>
          <w:p w14:paraId="0AF0AFE5"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722927</w:t>
            </w:r>
          </w:p>
        </w:tc>
        <w:tc>
          <w:tcPr>
            <w:tcW w:w="818" w:type="dxa"/>
            <w:gridSpan w:val="2"/>
            <w:tcBorders>
              <w:top w:val="nil"/>
              <w:left w:val="nil"/>
              <w:bottom w:val="nil"/>
              <w:right w:val="nil"/>
            </w:tcBorders>
            <w:shd w:val="clear" w:color="auto" w:fill="auto"/>
            <w:noWrap/>
            <w:vAlign w:val="bottom"/>
            <w:hideMark/>
          </w:tcPr>
          <w:p w14:paraId="0AF0AFE6"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0.38</w:t>
            </w:r>
          </w:p>
        </w:tc>
        <w:tc>
          <w:tcPr>
            <w:tcW w:w="4955" w:type="dxa"/>
            <w:tcBorders>
              <w:top w:val="nil"/>
              <w:left w:val="nil"/>
              <w:bottom w:val="nil"/>
              <w:right w:val="nil"/>
            </w:tcBorders>
            <w:shd w:val="clear" w:color="auto" w:fill="auto"/>
            <w:noWrap/>
            <w:vAlign w:val="bottom"/>
            <w:hideMark/>
          </w:tcPr>
          <w:p w14:paraId="0AF0AFE7"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Carlsbad/Palomar </w:t>
            </w:r>
          </w:p>
        </w:tc>
        <w:tc>
          <w:tcPr>
            <w:tcW w:w="1451" w:type="dxa"/>
            <w:gridSpan w:val="2"/>
            <w:tcBorders>
              <w:top w:val="nil"/>
              <w:left w:val="nil"/>
              <w:bottom w:val="nil"/>
              <w:right w:val="nil"/>
            </w:tcBorders>
            <w:shd w:val="clear" w:color="auto" w:fill="auto"/>
            <w:noWrap/>
            <w:vAlign w:val="bottom"/>
            <w:hideMark/>
          </w:tcPr>
          <w:p w14:paraId="0AF0AFE8"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33.13</w:t>
            </w:r>
          </w:p>
        </w:tc>
        <w:tc>
          <w:tcPr>
            <w:tcW w:w="1420" w:type="dxa"/>
            <w:gridSpan w:val="2"/>
            <w:tcBorders>
              <w:top w:val="nil"/>
              <w:left w:val="nil"/>
              <w:bottom w:val="nil"/>
              <w:right w:val="nil"/>
            </w:tcBorders>
            <w:shd w:val="clear" w:color="auto" w:fill="auto"/>
            <w:noWrap/>
            <w:vAlign w:val="bottom"/>
            <w:hideMark/>
          </w:tcPr>
          <w:p w14:paraId="0AF0AFE9"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–117.28</w:t>
            </w:r>
          </w:p>
        </w:tc>
        <w:tc>
          <w:tcPr>
            <w:tcW w:w="1293" w:type="dxa"/>
            <w:tcBorders>
              <w:top w:val="nil"/>
              <w:left w:val="nil"/>
              <w:bottom w:val="nil"/>
              <w:right w:val="nil"/>
            </w:tcBorders>
            <w:shd w:val="clear" w:color="auto" w:fill="auto"/>
            <w:noWrap/>
            <w:vAlign w:val="bottom"/>
            <w:hideMark/>
          </w:tcPr>
          <w:p w14:paraId="0AF0AFEA"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AFF2" w14:textId="77777777" w:rsidTr="00EC5474">
        <w:trPr>
          <w:trHeight w:val="240"/>
        </w:trPr>
        <w:tc>
          <w:tcPr>
            <w:tcW w:w="984" w:type="dxa"/>
            <w:gridSpan w:val="2"/>
            <w:tcBorders>
              <w:top w:val="nil"/>
              <w:left w:val="nil"/>
              <w:bottom w:val="nil"/>
              <w:right w:val="nil"/>
            </w:tcBorders>
            <w:shd w:val="clear" w:color="auto" w:fill="auto"/>
            <w:noWrap/>
            <w:vAlign w:val="bottom"/>
            <w:hideMark/>
          </w:tcPr>
          <w:p w14:paraId="0AF0AFEC"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722930</w:t>
            </w:r>
          </w:p>
        </w:tc>
        <w:tc>
          <w:tcPr>
            <w:tcW w:w="818" w:type="dxa"/>
            <w:gridSpan w:val="2"/>
            <w:tcBorders>
              <w:top w:val="nil"/>
              <w:left w:val="nil"/>
              <w:bottom w:val="nil"/>
              <w:right w:val="nil"/>
            </w:tcBorders>
            <w:shd w:val="clear" w:color="auto" w:fill="auto"/>
            <w:noWrap/>
            <w:vAlign w:val="bottom"/>
            <w:hideMark/>
          </w:tcPr>
          <w:p w14:paraId="0AF0AFED"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0.39</w:t>
            </w:r>
          </w:p>
        </w:tc>
        <w:tc>
          <w:tcPr>
            <w:tcW w:w="4955" w:type="dxa"/>
            <w:tcBorders>
              <w:top w:val="nil"/>
              <w:left w:val="nil"/>
              <w:bottom w:val="nil"/>
              <w:right w:val="nil"/>
            </w:tcBorders>
            <w:shd w:val="clear" w:color="auto" w:fill="auto"/>
            <w:noWrap/>
            <w:vAlign w:val="bottom"/>
            <w:hideMark/>
          </w:tcPr>
          <w:p w14:paraId="0AF0AFEE"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San Diego Miramar NAS </w:t>
            </w:r>
          </w:p>
        </w:tc>
        <w:tc>
          <w:tcPr>
            <w:tcW w:w="1451" w:type="dxa"/>
            <w:gridSpan w:val="2"/>
            <w:tcBorders>
              <w:top w:val="nil"/>
              <w:left w:val="nil"/>
              <w:bottom w:val="nil"/>
              <w:right w:val="nil"/>
            </w:tcBorders>
            <w:shd w:val="clear" w:color="auto" w:fill="auto"/>
            <w:noWrap/>
            <w:vAlign w:val="bottom"/>
            <w:hideMark/>
          </w:tcPr>
          <w:p w14:paraId="0AF0AFEF"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32.87</w:t>
            </w:r>
          </w:p>
        </w:tc>
        <w:tc>
          <w:tcPr>
            <w:tcW w:w="1420" w:type="dxa"/>
            <w:gridSpan w:val="2"/>
            <w:tcBorders>
              <w:top w:val="nil"/>
              <w:left w:val="nil"/>
              <w:bottom w:val="nil"/>
              <w:right w:val="nil"/>
            </w:tcBorders>
            <w:shd w:val="clear" w:color="auto" w:fill="auto"/>
            <w:noWrap/>
            <w:vAlign w:val="bottom"/>
            <w:hideMark/>
          </w:tcPr>
          <w:p w14:paraId="0AF0AFF0"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–117.13</w:t>
            </w:r>
          </w:p>
        </w:tc>
        <w:tc>
          <w:tcPr>
            <w:tcW w:w="1293" w:type="dxa"/>
            <w:tcBorders>
              <w:top w:val="nil"/>
              <w:left w:val="nil"/>
              <w:bottom w:val="nil"/>
              <w:right w:val="nil"/>
            </w:tcBorders>
            <w:shd w:val="clear" w:color="auto" w:fill="auto"/>
            <w:noWrap/>
            <w:vAlign w:val="bottom"/>
            <w:hideMark/>
          </w:tcPr>
          <w:p w14:paraId="0AF0AFF1"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AFF9" w14:textId="77777777" w:rsidTr="00EC5474">
        <w:trPr>
          <w:trHeight w:val="240"/>
        </w:trPr>
        <w:tc>
          <w:tcPr>
            <w:tcW w:w="984" w:type="dxa"/>
            <w:gridSpan w:val="2"/>
            <w:tcBorders>
              <w:top w:val="nil"/>
              <w:left w:val="nil"/>
              <w:bottom w:val="nil"/>
              <w:right w:val="nil"/>
            </w:tcBorders>
            <w:shd w:val="clear" w:color="auto" w:fill="auto"/>
            <w:noWrap/>
            <w:vAlign w:val="bottom"/>
            <w:hideMark/>
          </w:tcPr>
          <w:p w14:paraId="0AF0AFF3"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722950</w:t>
            </w:r>
          </w:p>
        </w:tc>
        <w:tc>
          <w:tcPr>
            <w:tcW w:w="818" w:type="dxa"/>
            <w:gridSpan w:val="2"/>
            <w:tcBorders>
              <w:top w:val="nil"/>
              <w:left w:val="nil"/>
              <w:bottom w:val="nil"/>
              <w:right w:val="nil"/>
            </w:tcBorders>
            <w:shd w:val="clear" w:color="auto" w:fill="auto"/>
            <w:noWrap/>
            <w:vAlign w:val="bottom"/>
            <w:hideMark/>
          </w:tcPr>
          <w:p w14:paraId="0AF0AFF4"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0.42</w:t>
            </w:r>
          </w:p>
        </w:tc>
        <w:tc>
          <w:tcPr>
            <w:tcW w:w="4955" w:type="dxa"/>
            <w:tcBorders>
              <w:top w:val="nil"/>
              <w:left w:val="nil"/>
              <w:bottom w:val="nil"/>
              <w:right w:val="nil"/>
            </w:tcBorders>
            <w:shd w:val="clear" w:color="auto" w:fill="auto"/>
            <w:noWrap/>
            <w:vAlign w:val="bottom"/>
            <w:hideMark/>
          </w:tcPr>
          <w:p w14:paraId="0AF0AFF5"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Los Angeles Intl </w:t>
            </w:r>
            <w:proofErr w:type="spellStart"/>
            <w:r w:rsidRPr="002A4574">
              <w:rPr>
                <w:rFonts w:ascii="Calibri" w:hAnsi="Calibri"/>
                <w:color w:val="000000"/>
                <w:sz w:val="18"/>
                <w:szCs w:val="18"/>
              </w:rPr>
              <w:t>Arpt</w:t>
            </w:r>
            <w:proofErr w:type="spellEnd"/>
            <w:r w:rsidRPr="002A4574">
              <w:rPr>
                <w:rFonts w:ascii="Calibri" w:hAnsi="Calibri"/>
                <w:color w:val="000000"/>
                <w:sz w:val="18"/>
                <w:szCs w:val="18"/>
              </w:rPr>
              <w:t xml:space="preserve"> </w:t>
            </w:r>
          </w:p>
        </w:tc>
        <w:tc>
          <w:tcPr>
            <w:tcW w:w="1451" w:type="dxa"/>
            <w:gridSpan w:val="2"/>
            <w:tcBorders>
              <w:top w:val="nil"/>
              <w:left w:val="nil"/>
              <w:bottom w:val="nil"/>
              <w:right w:val="nil"/>
            </w:tcBorders>
            <w:shd w:val="clear" w:color="auto" w:fill="auto"/>
            <w:noWrap/>
            <w:vAlign w:val="bottom"/>
            <w:hideMark/>
          </w:tcPr>
          <w:p w14:paraId="0AF0AFF6"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33.93</w:t>
            </w:r>
          </w:p>
        </w:tc>
        <w:tc>
          <w:tcPr>
            <w:tcW w:w="1420" w:type="dxa"/>
            <w:gridSpan w:val="2"/>
            <w:tcBorders>
              <w:top w:val="nil"/>
              <w:left w:val="nil"/>
              <w:bottom w:val="nil"/>
              <w:right w:val="nil"/>
            </w:tcBorders>
            <w:shd w:val="clear" w:color="auto" w:fill="auto"/>
            <w:noWrap/>
            <w:vAlign w:val="bottom"/>
            <w:hideMark/>
          </w:tcPr>
          <w:p w14:paraId="0AF0AFF7"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–118.40</w:t>
            </w:r>
          </w:p>
        </w:tc>
        <w:tc>
          <w:tcPr>
            <w:tcW w:w="1293" w:type="dxa"/>
            <w:tcBorders>
              <w:top w:val="nil"/>
              <w:left w:val="nil"/>
              <w:bottom w:val="nil"/>
              <w:right w:val="nil"/>
            </w:tcBorders>
            <w:shd w:val="clear" w:color="auto" w:fill="auto"/>
            <w:noWrap/>
            <w:vAlign w:val="bottom"/>
            <w:hideMark/>
          </w:tcPr>
          <w:p w14:paraId="0AF0AFF8"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B000" w14:textId="77777777" w:rsidTr="00EC5474">
        <w:trPr>
          <w:trHeight w:val="240"/>
        </w:trPr>
        <w:tc>
          <w:tcPr>
            <w:tcW w:w="984" w:type="dxa"/>
            <w:gridSpan w:val="2"/>
            <w:tcBorders>
              <w:top w:val="nil"/>
              <w:left w:val="nil"/>
              <w:bottom w:val="nil"/>
              <w:right w:val="nil"/>
            </w:tcBorders>
            <w:shd w:val="clear" w:color="auto" w:fill="auto"/>
            <w:noWrap/>
            <w:vAlign w:val="bottom"/>
            <w:hideMark/>
          </w:tcPr>
          <w:p w14:paraId="0AF0AFFA"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722956</w:t>
            </w:r>
          </w:p>
        </w:tc>
        <w:tc>
          <w:tcPr>
            <w:tcW w:w="818" w:type="dxa"/>
            <w:gridSpan w:val="2"/>
            <w:tcBorders>
              <w:top w:val="nil"/>
              <w:left w:val="nil"/>
              <w:bottom w:val="nil"/>
              <w:right w:val="nil"/>
            </w:tcBorders>
            <w:shd w:val="clear" w:color="auto" w:fill="auto"/>
            <w:noWrap/>
            <w:vAlign w:val="bottom"/>
            <w:hideMark/>
          </w:tcPr>
          <w:p w14:paraId="0AF0AFFB"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0.38</w:t>
            </w:r>
          </w:p>
        </w:tc>
        <w:tc>
          <w:tcPr>
            <w:tcW w:w="4955" w:type="dxa"/>
            <w:tcBorders>
              <w:top w:val="nil"/>
              <w:left w:val="nil"/>
              <w:bottom w:val="nil"/>
              <w:right w:val="nil"/>
            </w:tcBorders>
            <w:shd w:val="clear" w:color="auto" w:fill="auto"/>
            <w:noWrap/>
            <w:vAlign w:val="bottom"/>
            <w:hideMark/>
          </w:tcPr>
          <w:p w14:paraId="0AF0AFFC"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Jack Northrop </w:t>
            </w:r>
            <w:proofErr w:type="spellStart"/>
            <w:r w:rsidRPr="002A4574">
              <w:rPr>
                <w:rFonts w:ascii="Calibri" w:hAnsi="Calibri"/>
                <w:color w:val="000000"/>
                <w:sz w:val="18"/>
                <w:szCs w:val="18"/>
              </w:rPr>
              <w:t>Fld</w:t>
            </w:r>
            <w:proofErr w:type="spellEnd"/>
            <w:r w:rsidRPr="002A4574">
              <w:rPr>
                <w:rFonts w:ascii="Calibri" w:hAnsi="Calibri"/>
                <w:color w:val="000000"/>
                <w:sz w:val="18"/>
                <w:szCs w:val="18"/>
              </w:rPr>
              <w:t xml:space="preserve"> H </w:t>
            </w:r>
          </w:p>
        </w:tc>
        <w:tc>
          <w:tcPr>
            <w:tcW w:w="1451" w:type="dxa"/>
            <w:gridSpan w:val="2"/>
            <w:tcBorders>
              <w:top w:val="nil"/>
              <w:left w:val="nil"/>
              <w:bottom w:val="nil"/>
              <w:right w:val="nil"/>
            </w:tcBorders>
            <w:shd w:val="clear" w:color="auto" w:fill="auto"/>
            <w:noWrap/>
            <w:vAlign w:val="bottom"/>
            <w:hideMark/>
          </w:tcPr>
          <w:p w14:paraId="0AF0AFFD"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33.92</w:t>
            </w:r>
          </w:p>
        </w:tc>
        <w:tc>
          <w:tcPr>
            <w:tcW w:w="1420" w:type="dxa"/>
            <w:gridSpan w:val="2"/>
            <w:tcBorders>
              <w:top w:val="nil"/>
              <w:left w:val="nil"/>
              <w:bottom w:val="nil"/>
              <w:right w:val="nil"/>
            </w:tcBorders>
            <w:shd w:val="clear" w:color="auto" w:fill="auto"/>
            <w:noWrap/>
            <w:vAlign w:val="bottom"/>
            <w:hideMark/>
          </w:tcPr>
          <w:p w14:paraId="0AF0AFFE"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–118.33</w:t>
            </w:r>
          </w:p>
        </w:tc>
        <w:tc>
          <w:tcPr>
            <w:tcW w:w="1293" w:type="dxa"/>
            <w:tcBorders>
              <w:top w:val="nil"/>
              <w:left w:val="nil"/>
              <w:bottom w:val="nil"/>
              <w:right w:val="nil"/>
            </w:tcBorders>
            <w:shd w:val="clear" w:color="auto" w:fill="auto"/>
            <w:noWrap/>
            <w:vAlign w:val="bottom"/>
            <w:hideMark/>
          </w:tcPr>
          <w:p w14:paraId="0AF0AFFF"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B007" w14:textId="77777777" w:rsidTr="00EC5474">
        <w:trPr>
          <w:trHeight w:val="240"/>
        </w:trPr>
        <w:tc>
          <w:tcPr>
            <w:tcW w:w="984" w:type="dxa"/>
            <w:gridSpan w:val="2"/>
            <w:tcBorders>
              <w:top w:val="nil"/>
              <w:left w:val="nil"/>
              <w:bottom w:val="nil"/>
              <w:right w:val="nil"/>
            </w:tcBorders>
            <w:shd w:val="clear" w:color="auto" w:fill="auto"/>
            <w:noWrap/>
            <w:vAlign w:val="bottom"/>
            <w:hideMark/>
          </w:tcPr>
          <w:p w14:paraId="0AF0B001"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722970</w:t>
            </w:r>
          </w:p>
        </w:tc>
        <w:tc>
          <w:tcPr>
            <w:tcW w:w="818" w:type="dxa"/>
            <w:gridSpan w:val="2"/>
            <w:tcBorders>
              <w:top w:val="nil"/>
              <w:left w:val="nil"/>
              <w:bottom w:val="nil"/>
              <w:right w:val="nil"/>
            </w:tcBorders>
            <w:shd w:val="clear" w:color="auto" w:fill="auto"/>
            <w:noWrap/>
            <w:vAlign w:val="bottom"/>
            <w:hideMark/>
          </w:tcPr>
          <w:p w14:paraId="0AF0B002"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0.38</w:t>
            </w:r>
          </w:p>
        </w:tc>
        <w:tc>
          <w:tcPr>
            <w:tcW w:w="4955" w:type="dxa"/>
            <w:tcBorders>
              <w:top w:val="nil"/>
              <w:left w:val="nil"/>
              <w:bottom w:val="nil"/>
              <w:right w:val="nil"/>
            </w:tcBorders>
            <w:shd w:val="clear" w:color="auto" w:fill="auto"/>
            <w:noWrap/>
            <w:vAlign w:val="bottom"/>
            <w:hideMark/>
          </w:tcPr>
          <w:p w14:paraId="0AF0B003"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Long Beach Daugherty </w:t>
            </w:r>
            <w:proofErr w:type="spellStart"/>
            <w:r w:rsidRPr="002A4574">
              <w:rPr>
                <w:rFonts w:ascii="Calibri" w:hAnsi="Calibri"/>
                <w:color w:val="000000"/>
                <w:sz w:val="18"/>
                <w:szCs w:val="18"/>
              </w:rPr>
              <w:t>Fld</w:t>
            </w:r>
            <w:proofErr w:type="spellEnd"/>
            <w:r w:rsidRPr="002A4574">
              <w:rPr>
                <w:rFonts w:ascii="Calibri" w:hAnsi="Calibri"/>
                <w:color w:val="000000"/>
                <w:sz w:val="18"/>
                <w:szCs w:val="18"/>
              </w:rPr>
              <w:t xml:space="preserve"> </w:t>
            </w:r>
          </w:p>
        </w:tc>
        <w:tc>
          <w:tcPr>
            <w:tcW w:w="1451" w:type="dxa"/>
            <w:gridSpan w:val="2"/>
            <w:tcBorders>
              <w:top w:val="nil"/>
              <w:left w:val="nil"/>
              <w:bottom w:val="nil"/>
              <w:right w:val="nil"/>
            </w:tcBorders>
            <w:shd w:val="clear" w:color="auto" w:fill="auto"/>
            <w:noWrap/>
            <w:vAlign w:val="bottom"/>
            <w:hideMark/>
          </w:tcPr>
          <w:p w14:paraId="0AF0B004"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33.83</w:t>
            </w:r>
          </w:p>
        </w:tc>
        <w:tc>
          <w:tcPr>
            <w:tcW w:w="1420" w:type="dxa"/>
            <w:gridSpan w:val="2"/>
            <w:tcBorders>
              <w:top w:val="nil"/>
              <w:left w:val="nil"/>
              <w:bottom w:val="nil"/>
              <w:right w:val="nil"/>
            </w:tcBorders>
            <w:shd w:val="clear" w:color="auto" w:fill="auto"/>
            <w:noWrap/>
            <w:vAlign w:val="bottom"/>
            <w:hideMark/>
          </w:tcPr>
          <w:p w14:paraId="0AF0B005"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–118.17</w:t>
            </w:r>
          </w:p>
        </w:tc>
        <w:tc>
          <w:tcPr>
            <w:tcW w:w="1293" w:type="dxa"/>
            <w:tcBorders>
              <w:top w:val="nil"/>
              <w:left w:val="nil"/>
              <w:bottom w:val="nil"/>
              <w:right w:val="nil"/>
            </w:tcBorders>
            <w:shd w:val="clear" w:color="auto" w:fill="auto"/>
            <w:noWrap/>
            <w:vAlign w:val="bottom"/>
            <w:hideMark/>
          </w:tcPr>
          <w:p w14:paraId="0AF0B006"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B00E" w14:textId="77777777" w:rsidTr="00EC5474">
        <w:trPr>
          <w:trHeight w:val="240"/>
        </w:trPr>
        <w:tc>
          <w:tcPr>
            <w:tcW w:w="984" w:type="dxa"/>
            <w:gridSpan w:val="2"/>
            <w:tcBorders>
              <w:top w:val="nil"/>
              <w:left w:val="nil"/>
              <w:bottom w:val="nil"/>
              <w:right w:val="nil"/>
            </w:tcBorders>
            <w:shd w:val="clear" w:color="auto" w:fill="auto"/>
            <w:noWrap/>
            <w:vAlign w:val="bottom"/>
            <w:hideMark/>
          </w:tcPr>
          <w:p w14:paraId="0AF0B008"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722976</w:t>
            </w:r>
          </w:p>
        </w:tc>
        <w:tc>
          <w:tcPr>
            <w:tcW w:w="818" w:type="dxa"/>
            <w:gridSpan w:val="2"/>
            <w:tcBorders>
              <w:top w:val="nil"/>
              <w:left w:val="nil"/>
              <w:bottom w:val="nil"/>
              <w:right w:val="nil"/>
            </w:tcBorders>
            <w:shd w:val="clear" w:color="auto" w:fill="auto"/>
            <w:noWrap/>
            <w:vAlign w:val="bottom"/>
            <w:hideMark/>
          </w:tcPr>
          <w:p w14:paraId="0AF0B009"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0.34</w:t>
            </w:r>
          </w:p>
        </w:tc>
        <w:tc>
          <w:tcPr>
            <w:tcW w:w="4955" w:type="dxa"/>
            <w:tcBorders>
              <w:top w:val="nil"/>
              <w:left w:val="nil"/>
              <w:bottom w:val="nil"/>
              <w:right w:val="nil"/>
            </w:tcBorders>
            <w:shd w:val="clear" w:color="auto" w:fill="auto"/>
            <w:noWrap/>
            <w:vAlign w:val="bottom"/>
            <w:hideMark/>
          </w:tcPr>
          <w:p w14:paraId="0AF0B00A"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Fullerton Municipal </w:t>
            </w:r>
          </w:p>
        </w:tc>
        <w:tc>
          <w:tcPr>
            <w:tcW w:w="1451" w:type="dxa"/>
            <w:gridSpan w:val="2"/>
            <w:tcBorders>
              <w:top w:val="nil"/>
              <w:left w:val="nil"/>
              <w:bottom w:val="nil"/>
              <w:right w:val="nil"/>
            </w:tcBorders>
            <w:shd w:val="clear" w:color="auto" w:fill="auto"/>
            <w:noWrap/>
            <w:vAlign w:val="bottom"/>
            <w:hideMark/>
          </w:tcPr>
          <w:p w14:paraId="0AF0B00B"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33.87</w:t>
            </w:r>
          </w:p>
        </w:tc>
        <w:tc>
          <w:tcPr>
            <w:tcW w:w="1420" w:type="dxa"/>
            <w:gridSpan w:val="2"/>
            <w:tcBorders>
              <w:top w:val="nil"/>
              <w:left w:val="nil"/>
              <w:bottom w:val="nil"/>
              <w:right w:val="nil"/>
            </w:tcBorders>
            <w:shd w:val="clear" w:color="auto" w:fill="auto"/>
            <w:noWrap/>
            <w:vAlign w:val="bottom"/>
            <w:hideMark/>
          </w:tcPr>
          <w:p w14:paraId="0AF0B00C"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–117.98</w:t>
            </w:r>
          </w:p>
        </w:tc>
        <w:tc>
          <w:tcPr>
            <w:tcW w:w="1293" w:type="dxa"/>
            <w:tcBorders>
              <w:top w:val="nil"/>
              <w:left w:val="nil"/>
              <w:bottom w:val="nil"/>
              <w:right w:val="nil"/>
            </w:tcBorders>
            <w:shd w:val="clear" w:color="auto" w:fill="auto"/>
            <w:noWrap/>
            <w:vAlign w:val="bottom"/>
            <w:hideMark/>
          </w:tcPr>
          <w:p w14:paraId="0AF0B00D"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B015" w14:textId="77777777" w:rsidTr="00EC5474">
        <w:trPr>
          <w:trHeight w:val="240"/>
        </w:trPr>
        <w:tc>
          <w:tcPr>
            <w:tcW w:w="984" w:type="dxa"/>
            <w:gridSpan w:val="2"/>
            <w:tcBorders>
              <w:top w:val="nil"/>
              <w:left w:val="nil"/>
              <w:bottom w:val="nil"/>
              <w:right w:val="nil"/>
            </w:tcBorders>
            <w:shd w:val="clear" w:color="auto" w:fill="auto"/>
            <w:noWrap/>
            <w:vAlign w:val="bottom"/>
            <w:hideMark/>
          </w:tcPr>
          <w:p w14:paraId="0AF0B00F"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722977</w:t>
            </w:r>
          </w:p>
        </w:tc>
        <w:tc>
          <w:tcPr>
            <w:tcW w:w="818" w:type="dxa"/>
            <w:gridSpan w:val="2"/>
            <w:tcBorders>
              <w:top w:val="nil"/>
              <w:left w:val="nil"/>
              <w:bottom w:val="nil"/>
              <w:right w:val="nil"/>
            </w:tcBorders>
            <w:shd w:val="clear" w:color="auto" w:fill="auto"/>
            <w:noWrap/>
            <w:vAlign w:val="bottom"/>
            <w:hideMark/>
          </w:tcPr>
          <w:p w14:paraId="0AF0B010"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0.36</w:t>
            </w:r>
          </w:p>
        </w:tc>
        <w:tc>
          <w:tcPr>
            <w:tcW w:w="4955" w:type="dxa"/>
            <w:tcBorders>
              <w:top w:val="nil"/>
              <w:left w:val="nil"/>
              <w:bottom w:val="nil"/>
              <w:right w:val="nil"/>
            </w:tcBorders>
            <w:shd w:val="clear" w:color="auto" w:fill="auto"/>
            <w:noWrap/>
            <w:vAlign w:val="bottom"/>
            <w:hideMark/>
          </w:tcPr>
          <w:p w14:paraId="0AF0B011"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Santa Ana John Wayne AP </w:t>
            </w:r>
          </w:p>
        </w:tc>
        <w:tc>
          <w:tcPr>
            <w:tcW w:w="1451" w:type="dxa"/>
            <w:gridSpan w:val="2"/>
            <w:tcBorders>
              <w:top w:val="nil"/>
              <w:left w:val="nil"/>
              <w:bottom w:val="nil"/>
              <w:right w:val="nil"/>
            </w:tcBorders>
            <w:shd w:val="clear" w:color="auto" w:fill="auto"/>
            <w:noWrap/>
            <w:vAlign w:val="bottom"/>
            <w:hideMark/>
          </w:tcPr>
          <w:p w14:paraId="0AF0B012"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33.68</w:t>
            </w:r>
          </w:p>
        </w:tc>
        <w:tc>
          <w:tcPr>
            <w:tcW w:w="1420" w:type="dxa"/>
            <w:gridSpan w:val="2"/>
            <w:tcBorders>
              <w:top w:val="nil"/>
              <w:left w:val="nil"/>
              <w:bottom w:val="nil"/>
              <w:right w:val="nil"/>
            </w:tcBorders>
            <w:shd w:val="clear" w:color="auto" w:fill="auto"/>
            <w:noWrap/>
            <w:vAlign w:val="bottom"/>
            <w:hideMark/>
          </w:tcPr>
          <w:p w14:paraId="0AF0B013"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–117.87</w:t>
            </w:r>
          </w:p>
        </w:tc>
        <w:tc>
          <w:tcPr>
            <w:tcW w:w="1293" w:type="dxa"/>
            <w:tcBorders>
              <w:top w:val="nil"/>
              <w:left w:val="nil"/>
              <w:bottom w:val="nil"/>
              <w:right w:val="nil"/>
            </w:tcBorders>
            <w:shd w:val="clear" w:color="auto" w:fill="auto"/>
            <w:noWrap/>
            <w:vAlign w:val="bottom"/>
            <w:hideMark/>
          </w:tcPr>
          <w:p w14:paraId="0AF0B014"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B01C" w14:textId="77777777" w:rsidTr="00EC5474">
        <w:trPr>
          <w:trHeight w:val="240"/>
        </w:trPr>
        <w:tc>
          <w:tcPr>
            <w:tcW w:w="984" w:type="dxa"/>
            <w:gridSpan w:val="2"/>
            <w:tcBorders>
              <w:top w:val="nil"/>
              <w:left w:val="nil"/>
              <w:bottom w:val="nil"/>
              <w:right w:val="nil"/>
            </w:tcBorders>
            <w:shd w:val="clear" w:color="auto" w:fill="auto"/>
            <w:noWrap/>
            <w:vAlign w:val="bottom"/>
            <w:hideMark/>
          </w:tcPr>
          <w:p w14:paraId="0AF0B016"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723805</w:t>
            </w:r>
          </w:p>
        </w:tc>
        <w:tc>
          <w:tcPr>
            <w:tcW w:w="818" w:type="dxa"/>
            <w:gridSpan w:val="2"/>
            <w:tcBorders>
              <w:top w:val="nil"/>
              <w:left w:val="nil"/>
              <w:bottom w:val="nil"/>
              <w:right w:val="nil"/>
            </w:tcBorders>
            <w:shd w:val="clear" w:color="auto" w:fill="auto"/>
            <w:noWrap/>
            <w:vAlign w:val="bottom"/>
            <w:hideMark/>
          </w:tcPr>
          <w:p w14:paraId="0AF0B017"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0.51</w:t>
            </w:r>
          </w:p>
        </w:tc>
        <w:tc>
          <w:tcPr>
            <w:tcW w:w="4955" w:type="dxa"/>
            <w:tcBorders>
              <w:top w:val="nil"/>
              <w:left w:val="nil"/>
              <w:bottom w:val="nil"/>
              <w:right w:val="nil"/>
            </w:tcBorders>
            <w:shd w:val="clear" w:color="auto" w:fill="auto"/>
            <w:noWrap/>
            <w:vAlign w:val="bottom"/>
            <w:hideMark/>
          </w:tcPr>
          <w:p w14:paraId="0AF0B018"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Needles Airport </w:t>
            </w:r>
          </w:p>
        </w:tc>
        <w:tc>
          <w:tcPr>
            <w:tcW w:w="1451" w:type="dxa"/>
            <w:gridSpan w:val="2"/>
            <w:tcBorders>
              <w:top w:val="nil"/>
              <w:left w:val="nil"/>
              <w:bottom w:val="nil"/>
              <w:right w:val="nil"/>
            </w:tcBorders>
            <w:shd w:val="clear" w:color="auto" w:fill="auto"/>
            <w:noWrap/>
            <w:vAlign w:val="bottom"/>
            <w:hideMark/>
          </w:tcPr>
          <w:p w14:paraId="0AF0B019"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34.77</w:t>
            </w:r>
          </w:p>
        </w:tc>
        <w:tc>
          <w:tcPr>
            <w:tcW w:w="1420" w:type="dxa"/>
            <w:gridSpan w:val="2"/>
            <w:tcBorders>
              <w:top w:val="nil"/>
              <w:left w:val="nil"/>
              <w:bottom w:val="nil"/>
              <w:right w:val="nil"/>
            </w:tcBorders>
            <w:shd w:val="clear" w:color="auto" w:fill="auto"/>
            <w:noWrap/>
            <w:vAlign w:val="bottom"/>
            <w:hideMark/>
          </w:tcPr>
          <w:p w14:paraId="0AF0B01A"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–114.62</w:t>
            </w:r>
          </w:p>
        </w:tc>
        <w:tc>
          <w:tcPr>
            <w:tcW w:w="1293" w:type="dxa"/>
            <w:tcBorders>
              <w:top w:val="nil"/>
              <w:left w:val="nil"/>
              <w:bottom w:val="nil"/>
              <w:right w:val="nil"/>
            </w:tcBorders>
            <w:shd w:val="clear" w:color="auto" w:fill="auto"/>
            <w:noWrap/>
            <w:vAlign w:val="bottom"/>
            <w:hideMark/>
          </w:tcPr>
          <w:p w14:paraId="0AF0B01B"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B023" w14:textId="77777777" w:rsidTr="00EC5474">
        <w:trPr>
          <w:trHeight w:val="240"/>
        </w:trPr>
        <w:tc>
          <w:tcPr>
            <w:tcW w:w="984" w:type="dxa"/>
            <w:gridSpan w:val="2"/>
            <w:tcBorders>
              <w:top w:val="nil"/>
              <w:left w:val="nil"/>
              <w:bottom w:val="nil"/>
              <w:right w:val="nil"/>
            </w:tcBorders>
            <w:shd w:val="clear" w:color="auto" w:fill="auto"/>
            <w:noWrap/>
            <w:vAlign w:val="bottom"/>
            <w:hideMark/>
          </w:tcPr>
          <w:p w14:paraId="0AF0B01D"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723810</w:t>
            </w:r>
          </w:p>
        </w:tc>
        <w:tc>
          <w:tcPr>
            <w:tcW w:w="818" w:type="dxa"/>
            <w:gridSpan w:val="2"/>
            <w:tcBorders>
              <w:top w:val="nil"/>
              <w:left w:val="nil"/>
              <w:bottom w:val="nil"/>
              <w:right w:val="nil"/>
            </w:tcBorders>
            <w:shd w:val="clear" w:color="auto" w:fill="auto"/>
            <w:noWrap/>
            <w:vAlign w:val="bottom"/>
            <w:hideMark/>
          </w:tcPr>
          <w:p w14:paraId="0AF0B01E"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0.59</w:t>
            </w:r>
          </w:p>
        </w:tc>
        <w:tc>
          <w:tcPr>
            <w:tcW w:w="4955" w:type="dxa"/>
            <w:tcBorders>
              <w:top w:val="nil"/>
              <w:left w:val="nil"/>
              <w:bottom w:val="nil"/>
              <w:right w:val="nil"/>
            </w:tcBorders>
            <w:shd w:val="clear" w:color="auto" w:fill="auto"/>
            <w:noWrap/>
            <w:vAlign w:val="bottom"/>
            <w:hideMark/>
          </w:tcPr>
          <w:p w14:paraId="0AF0B01F"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Edwards AFB </w:t>
            </w:r>
          </w:p>
        </w:tc>
        <w:tc>
          <w:tcPr>
            <w:tcW w:w="1451" w:type="dxa"/>
            <w:gridSpan w:val="2"/>
            <w:tcBorders>
              <w:top w:val="nil"/>
              <w:left w:val="nil"/>
              <w:bottom w:val="nil"/>
              <w:right w:val="nil"/>
            </w:tcBorders>
            <w:shd w:val="clear" w:color="auto" w:fill="auto"/>
            <w:noWrap/>
            <w:vAlign w:val="bottom"/>
            <w:hideMark/>
          </w:tcPr>
          <w:p w14:paraId="0AF0B020"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34.9</w:t>
            </w:r>
          </w:p>
        </w:tc>
        <w:tc>
          <w:tcPr>
            <w:tcW w:w="1420" w:type="dxa"/>
            <w:gridSpan w:val="2"/>
            <w:tcBorders>
              <w:top w:val="nil"/>
              <w:left w:val="nil"/>
              <w:bottom w:val="nil"/>
              <w:right w:val="nil"/>
            </w:tcBorders>
            <w:shd w:val="clear" w:color="auto" w:fill="auto"/>
            <w:noWrap/>
            <w:vAlign w:val="bottom"/>
            <w:hideMark/>
          </w:tcPr>
          <w:p w14:paraId="0AF0B021"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–117.87</w:t>
            </w:r>
          </w:p>
        </w:tc>
        <w:tc>
          <w:tcPr>
            <w:tcW w:w="1293" w:type="dxa"/>
            <w:tcBorders>
              <w:top w:val="nil"/>
              <w:left w:val="nil"/>
              <w:bottom w:val="nil"/>
              <w:right w:val="nil"/>
            </w:tcBorders>
            <w:shd w:val="clear" w:color="auto" w:fill="auto"/>
            <w:noWrap/>
            <w:vAlign w:val="bottom"/>
            <w:hideMark/>
          </w:tcPr>
          <w:p w14:paraId="0AF0B022"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B02A" w14:textId="77777777" w:rsidTr="00EC5474">
        <w:trPr>
          <w:trHeight w:val="240"/>
        </w:trPr>
        <w:tc>
          <w:tcPr>
            <w:tcW w:w="984" w:type="dxa"/>
            <w:gridSpan w:val="2"/>
            <w:tcBorders>
              <w:top w:val="nil"/>
              <w:left w:val="nil"/>
              <w:bottom w:val="nil"/>
              <w:right w:val="nil"/>
            </w:tcBorders>
            <w:shd w:val="clear" w:color="auto" w:fill="auto"/>
            <w:noWrap/>
            <w:vAlign w:val="bottom"/>
            <w:hideMark/>
          </w:tcPr>
          <w:p w14:paraId="0AF0B024"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723815</w:t>
            </w:r>
          </w:p>
        </w:tc>
        <w:tc>
          <w:tcPr>
            <w:tcW w:w="818" w:type="dxa"/>
            <w:gridSpan w:val="2"/>
            <w:tcBorders>
              <w:top w:val="nil"/>
              <w:left w:val="nil"/>
              <w:bottom w:val="nil"/>
              <w:right w:val="nil"/>
            </w:tcBorders>
            <w:shd w:val="clear" w:color="auto" w:fill="auto"/>
            <w:noWrap/>
            <w:vAlign w:val="bottom"/>
            <w:hideMark/>
          </w:tcPr>
          <w:p w14:paraId="0AF0B025"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0.58</w:t>
            </w:r>
          </w:p>
        </w:tc>
        <w:tc>
          <w:tcPr>
            <w:tcW w:w="4955" w:type="dxa"/>
            <w:tcBorders>
              <w:top w:val="nil"/>
              <w:left w:val="nil"/>
              <w:bottom w:val="nil"/>
              <w:right w:val="nil"/>
            </w:tcBorders>
            <w:shd w:val="clear" w:color="auto" w:fill="auto"/>
            <w:noWrap/>
            <w:vAlign w:val="bottom"/>
            <w:hideMark/>
          </w:tcPr>
          <w:p w14:paraId="0AF0B026"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Daggett Barstow–Daggett AP </w:t>
            </w:r>
          </w:p>
        </w:tc>
        <w:tc>
          <w:tcPr>
            <w:tcW w:w="1451" w:type="dxa"/>
            <w:gridSpan w:val="2"/>
            <w:tcBorders>
              <w:top w:val="nil"/>
              <w:left w:val="nil"/>
              <w:bottom w:val="nil"/>
              <w:right w:val="nil"/>
            </w:tcBorders>
            <w:shd w:val="clear" w:color="auto" w:fill="auto"/>
            <w:noWrap/>
            <w:vAlign w:val="bottom"/>
            <w:hideMark/>
          </w:tcPr>
          <w:p w14:paraId="0AF0B027"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34.85</w:t>
            </w:r>
          </w:p>
        </w:tc>
        <w:tc>
          <w:tcPr>
            <w:tcW w:w="1420" w:type="dxa"/>
            <w:gridSpan w:val="2"/>
            <w:tcBorders>
              <w:top w:val="nil"/>
              <w:left w:val="nil"/>
              <w:bottom w:val="nil"/>
              <w:right w:val="nil"/>
            </w:tcBorders>
            <w:shd w:val="clear" w:color="auto" w:fill="auto"/>
            <w:noWrap/>
            <w:vAlign w:val="bottom"/>
            <w:hideMark/>
          </w:tcPr>
          <w:p w14:paraId="0AF0B028"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–116.80</w:t>
            </w:r>
          </w:p>
        </w:tc>
        <w:tc>
          <w:tcPr>
            <w:tcW w:w="1293" w:type="dxa"/>
            <w:tcBorders>
              <w:top w:val="nil"/>
              <w:left w:val="nil"/>
              <w:bottom w:val="nil"/>
              <w:right w:val="nil"/>
            </w:tcBorders>
            <w:shd w:val="clear" w:color="auto" w:fill="auto"/>
            <w:noWrap/>
            <w:vAlign w:val="bottom"/>
            <w:hideMark/>
          </w:tcPr>
          <w:p w14:paraId="0AF0B029"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B031" w14:textId="77777777" w:rsidTr="00EC5474">
        <w:trPr>
          <w:trHeight w:val="240"/>
        </w:trPr>
        <w:tc>
          <w:tcPr>
            <w:tcW w:w="984" w:type="dxa"/>
            <w:gridSpan w:val="2"/>
            <w:tcBorders>
              <w:top w:val="nil"/>
              <w:left w:val="nil"/>
              <w:bottom w:val="nil"/>
              <w:right w:val="nil"/>
            </w:tcBorders>
            <w:shd w:val="clear" w:color="auto" w:fill="auto"/>
            <w:noWrap/>
            <w:vAlign w:val="bottom"/>
            <w:hideMark/>
          </w:tcPr>
          <w:p w14:paraId="0AF0B02B"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723816</w:t>
            </w:r>
          </w:p>
        </w:tc>
        <w:tc>
          <w:tcPr>
            <w:tcW w:w="818" w:type="dxa"/>
            <w:gridSpan w:val="2"/>
            <w:tcBorders>
              <w:top w:val="nil"/>
              <w:left w:val="nil"/>
              <w:bottom w:val="nil"/>
              <w:right w:val="nil"/>
            </w:tcBorders>
            <w:shd w:val="clear" w:color="auto" w:fill="auto"/>
            <w:noWrap/>
            <w:vAlign w:val="bottom"/>
            <w:hideMark/>
          </w:tcPr>
          <w:p w14:paraId="0AF0B02C"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0.62</w:t>
            </w:r>
          </w:p>
        </w:tc>
        <w:tc>
          <w:tcPr>
            <w:tcW w:w="4955" w:type="dxa"/>
            <w:tcBorders>
              <w:top w:val="nil"/>
              <w:left w:val="nil"/>
              <w:bottom w:val="nil"/>
              <w:right w:val="nil"/>
            </w:tcBorders>
            <w:shd w:val="clear" w:color="auto" w:fill="auto"/>
            <w:noWrap/>
            <w:vAlign w:val="bottom"/>
            <w:hideMark/>
          </w:tcPr>
          <w:p w14:paraId="0AF0B02D"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Lancaster Gen </w:t>
            </w:r>
            <w:proofErr w:type="spellStart"/>
            <w:r w:rsidRPr="002A4574">
              <w:rPr>
                <w:rFonts w:ascii="Calibri" w:hAnsi="Calibri"/>
                <w:color w:val="000000"/>
                <w:sz w:val="18"/>
                <w:szCs w:val="18"/>
              </w:rPr>
              <w:t>Wm</w:t>
            </w:r>
            <w:proofErr w:type="spellEnd"/>
            <w:r w:rsidRPr="002A4574">
              <w:rPr>
                <w:rFonts w:ascii="Calibri" w:hAnsi="Calibri"/>
                <w:color w:val="000000"/>
                <w:sz w:val="18"/>
                <w:szCs w:val="18"/>
              </w:rPr>
              <w:t xml:space="preserve"> Fox Field </w:t>
            </w:r>
          </w:p>
        </w:tc>
        <w:tc>
          <w:tcPr>
            <w:tcW w:w="1451" w:type="dxa"/>
            <w:gridSpan w:val="2"/>
            <w:tcBorders>
              <w:top w:val="nil"/>
              <w:left w:val="nil"/>
              <w:bottom w:val="nil"/>
              <w:right w:val="nil"/>
            </w:tcBorders>
            <w:shd w:val="clear" w:color="auto" w:fill="auto"/>
            <w:noWrap/>
            <w:vAlign w:val="bottom"/>
            <w:hideMark/>
          </w:tcPr>
          <w:p w14:paraId="0AF0B02E"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34.73</w:t>
            </w:r>
          </w:p>
        </w:tc>
        <w:tc>
          <w:tcPr>
            <w:tcW w:w="1420" w:type="dxa"/>
            <w:gridSpan w:val="2"/>
            <w:tcBorders>
              <w:top w:val="nil"/>
              <w:left w:val="nil"/>
              <w:bottom w:val="nil"/>
              <w:right w:val="nil"/>
            </w:tcBorders>
            <w:shd w:val="clear" w:color="auto" w:fill="auto"/>
            <w:noWrap/>
            <w:vAlign w:val="bottom"/>
            <w:hideMark/>
          </w:tcPr>
          <w:p w14:paraId="0AF0B02F"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–118.22</w:t>
            </w:r>
          </w:p>
        </w:tc>
        <w:tc>
          <w:tcPr>
            <w:tcW w:w="1293" w:type="dxa"/>
            <w:tcBorders>
              <w:top w:val="nil"/>
              <w:left w:val="nil"/>
              <w:bottom w:val="nil"/>
              <w:right w:val="nil"/>
            </w:tcBorders>
            <w:shd w:val="clear" w:color="auto" w:fill="auto"/>
            <w:noWrap/>
            <w:vAlign w:val="bottom"/>
            <w:hideMark/>
          </w:tcPr>
          <w:p w14:paraId="0AF0B030"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B038" w14:textId="77777777" w:rsidTr="00EC5474">
        <w:trPr>
          <w:trHeight w:val="240"/>
        </w:trPr>
        <w:tc>
          <w:tcPr>
            <w:tcW w:w="984" w:type="dxa"/>
            <w:gridSpan w:val="2"/>
            <w:tcBorders>
              <w:top w:val="nil"/>
              <w:left w:val="nil"/>
              <w:bottom w:val="nil"/>
              <w:right w:val="nil"/>
            </w:tcBorders>
            <w:shd w:val="clear" w:color="auto" w:fill="auto"/>
            <w:noWrap/>
            <w:vAlign w:val="bottom"/>
            <w:hideMark/>
          </w:tcPr>
          <w:p w14:paraId="0AF0B032"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723820</w:t>
            </w:r>
          </w:p>
        </w:tc>
        <w:tc>
          <w:tcPr>
            <w:tcW w:w="818" w:type="dxa"/>
            <w:gridSpan w:val="2"/>
            <w:tcBorders>
              <w:top w:val="nil"/>
              <w:left w:val="nil"/>
              <w:bottom w:val="nil"/>
              <w:right w:val="nil"/>
            </w:tcBorders>
            <w:shd w:val="clear" w:color="auto" w:fill="auto"/>
            <w:noWrap/>
            <w:vAlign w:val="bottom"/>
            <w:hideMark/>
          </w:tcPr>
          <w:p w14:paraId="0AF0B033"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0.57</w:t>
            </w:r>
          </w:p>
        </w:tc>
        <w:tc>
          <w:tcPr>
            <w:tcW w:w="4955" w:type="dxa"/>
            <w:tcBorders>
              <w:top w:val="nil"/>
              <w:left w:val="nil"/>
              <w:bottom w:val="nil"/>
              <w:right w:val="nil"/>
            </w:tcBorders>
            <w:shd w:val="clear" w:color="auto" w:fill="auto"/>
            <w:noWrap/>
            <w:vAlign w:val="bottom"/>
            <w:hideMark/>
          </w:tcPr>
          <w:p w14:paraId="0AF0B034"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Palmdale Airport </w:t>
            </w:r>
          </w:p>
        </w:tc>
        <w:tc>
          <w:tcPr>
            <w:tcW w:w="1451" w:type="dxa"/>
            <w:gridSpan w:val="2"/>
            <w:tcBorders>
              <w:top w:val="nil"/>
              <w:left w:val="nil"/>
              <w:bottom w:val="nil"/>
              <w:right w:val="nil"/>
            </w:tcBorders>
            <w:shd w:val="clear" w:color="auto" w:fill="auto"/>
            <w:noWrap/>
            <w:vAlign w:val="bottom"/>
            <w:hideMark/>
          </w:tcPr>
          <w:p w14:paraId="0AF0B035"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34.63</w:t>
            </w:r>
          </w:p>
        </w:tc>
        <w:tc>
          <w:tcPr>
            <w:tcW w:w="1420" w:type="dxa"/>
            <w:gridSpan w:val="2"/>
            <w:tcBorders>
              <w:top w:val="nil"/>
              <w:left w:val="nil"/>
              <w:bottom w:val="nil"/>
              <w:right w:val="nil"/>
            </w:tcBorders>
            <w:shd w:val="clear" w:color="auto" w:fill="auto"/>
            <w:noWrap/>
            <w:vAlign w:val="bottom"/>
            <w:hideMark/>
          </w:tcPr>
          <w:p w14:paraId="0AF0B036"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–118.08</w:t>
            </w:r>
          </w:p>
        </w:tc>
        <w:tc>
          <w:tcPr>
            <w:tcW w:w="1293" w:type="dxa"/>
            <w:tcBorders>
              <w:top w:val="nil"/>
              <w:left w:val="nil"/>
              <w:bottom w:val="nil"/>
              <w:right w:val="nil"/>
            </w:tcBorders>
            <w:shd w:val="clear" w:color="auto" w:fill="auto"/>
            <w:noWrap/>
            <w:vAlign w:val="bottom"/>
            <w:hideMark/>
          </w:tcPr>
          <w:p w14:paraId="0AF0B037"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B03F" w14:textId="77777777" w:rsidTr="00EC5474">
        <w:trPr>
          <w:trHeight w:val="240"/>
        </w:trPr>
        <w:tc>
          <w:tcPr>
            <w:tcW w:w="984" w:type="dxa"/>
            <w:gridSpan w:val="2"/>
            <w:tcBorders>
              <w:top w:val="nil"/>
              <w:left w:val="nil"/>
              <w:bottom w:val="nil"/>
              <w:right w:val="nil"/>
            </w:tcBorders>
            <w:shd w:val="clear" w:color="auto" w:fill="auto"/>
            <w:noWrap/>
            <w:vAlign w:val="bottom"/>
            <w:hideMark/>
          </w:tcPr>
          <w:p w14:paraId="0AF0B039"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723830</w:t>
            </w:r>
          </w:p>
        </w:tc>
        <w:tc>
          <w:tcPr>
            <w:tcW w:w="818" w:type="dxa"/>
            <w:gridSpan w:val="2"/>
            <w:tcBorders>
              <w:top w:val="nil"/>
              <w:left w:val="nil"/>
              <w:bottom w:val="nil"/>
              <w:right w:val="nil"/>
            </w:tcBorders>
            <w:shd w:val="clear" w:color="auto" w:fill="auto"/>
            <w:noWrap/>
            <w:vAlign w:val="bottom"/>
            <w:hideMark/>
          </w:tcPr>
          <w:p w14:paraId="0AF0B03A"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0.68</w:t>
            </w:r>
          </w:p>
        </w:tc>
        <w:tc>
          <w:tcPr>
            <w:tcW w:w="4955" w:type="dxa"/>
            <w:tcBorders>
              <w:top w:val="nil"/>
              <w:left w:val="nil"/>
              <w:bottom w:val="nil"/>
              <w:right w:val="nil"/>
            </w:tcBorders>
            <w:shd w:val="clear" w:color="auto" w:fill="auto"/>
            <w:noWrap/>
            <w:vAlign w:val="bottom"/>
            <w:hideMark/>
          </w:tcPr>
          <w:p w14:paraId="0AF0B03B"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Sandberg </w:t>
            </w:r>
          </w:p>
        </w:tc>
        <w:tc>
          <w:tcPr>
            <w:tcW w:w="1451" w:type="dxa"/>
            <w:gridSpan w:val="2"/>
            <w:tcBorders>
              <w:top w:val="nil"/>
              <w:left w:val="nil"/>
              <w:bottom w:val="nil"/>
              <w:right w:val="nil"/>
            </w:tcBorders>
            <w:shd w:val="clear" w:color="auto" w:fill="auto"/>
            <w:noWrap/>
            <w:vAlign w:val="bottom"/>
            <w:hideMark/>
          </w:tcPr>
          <w:p w14:paraId="0AF0B03C"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34.75</w:t>
            </w:r>
          </w:p>
        </w:tc>
        <w:tc>
          <w:tcPr>
            <w:tcW w:w="1420" w:type="dxa"/>
            <w:gridSpan w:val="2"/>
            <w:tcBorders>
              <w:top w:val="nil"/>
              <w:left w:val="nil"/>
              <w:bottom w:val="nil"/>
              <w:right w:val="nil"/>
            </w:tcBorders>
            <w:shd w:val="clear" w:color="auto" w:fill="auto"/>
            <w:noWrap/>
            <w:vAlign w:val="bottom"/>
            <w:hideMark/>
          </w:tcPr>
          <w:p w14:paraId="0AF0B03D"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–118.72</w:t>
            </w:r>
          </w:p>
        </w:tc>
        <w:tc>
          <w:tcPr>
            <w:tcW w:w="1293" w:type="dxa"/>
            <w:tcBorders>
              <w:top w:val="nil"/>
              <w:left w:val="nil"/>
              <w:bottom w:val="nil"/>
              <w:right w:val="nil"/>
            </w:tcBorders>
            <w:shd w:val="clear" w:color="auto" w:fill="auto"/>
            <w:noWrap/>
            <w:vAlign w:val="bottom"/>
            <w:hideMark/>
          </w:tcPr>
          <w:p w14:paraId="0AF0B03E"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B046" w14:textId="77777777" w:rsidTr="00EC5474">
        <w:trPr>
          <w:trHeight w:val="240"/>
        </w:trPr>
        <w:tc>
          <w:tcPr>
            <w:tcW w:w="984" w:type="dxa"/>
            <w:gridSpan w:val="2"/>
            <w:tcBorders>
              <w:top w:val="nil"/>
              <w:left w:val="nil"/>
              <w:bottom w:val="nil"/>
              <w:right w:val="nil"/>
            </w:tcBorders>
            <w:shd w:val="clear" w:color="auto" w:fill="auto"/>
            <w:noWrap/>
            <w:vAlign w:val="bottom"/>
            <w:hideMark/>
          </w:tcPr>
          <w:p w14:paraId="0AF0B040"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723840</w:t>
            </w:r>
          </w:p>
        </w:tc>
        <w:tc>
          <w:tcPr>
            <w:tcW w:w="818" w:type="dxa"/>
            <w:gridSpan w:val="2"/>
            <w:tcBorders>
              <w:top w:val="nil"/>
              <w:left w:val="nil"/>
              <w:bottom w:val="nil"/>
              <w:right w:val="nil"/>
            </w:tcBorders>
            <w:shd w:val="clear" w:color="auto" w:fill="auto"/>
            <w:noWrap/>
            <w:vAlign w:val="bottom"/>
            <w:hideMark/>
          </w:tcPr>
          <w:p w14:paraId="0AF0B041"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0.43</w:t>
            </w:r>
          </w:p>
        </w:tc>
        <w:tc>
          <w:tcPr>
            <w:tcW w:w="4955" w:type="dxa"/>
            <w:tcBorders>
              <w:top w:val="nil"/>
              <w:left w:val="nil"/>
              <w:bottom w:val="nil"/>
              <w:right w:val="nil"/>
            </w:tcBorders>
            <w:shd w:val="clear" w:color="auto" w:fill="auto"/>
            <w:noWrap/>
            <w:vAlign w:val="bottom"/>
            <w:hideMark/>
          </w:tcPr>
          <w:p w14:paraId="0AF0B042"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Bakersfield Meadows Field </w:t>
            </w:r>
          </w:p>
        </w:tc>
        <w:tc>
          <w:tcPr>
            <w:tcW w:w="1451" w:type="dxa"/>
            <w:gridSpan w:val="2"/>
            <w:tcBorders>
              <w:top w:val="nil"/>
              <w:left w:val="nil"/>
              <w:bottom w:val="nil"/>
              <w:right w:val="nil"/>
            </w:tcBorders>
            <w:shd w:val="clear" w:color="auto" w:fill="auto"/>
            <w:noWrap/>
            <w:vAlign w:val="bottom"/>
            <w:hideMark/>
          </w:tcPr>
          <w:p w14:paraId="0AF0B043"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35.43</w:t>
            </w:r>
          </w:p>
        </w:tc>
        <w:tc>
          <w:tcPr>
            <w:tcW w:w="1420" w:type="dxa"/>
            <w:gridSpan w:val="2"/>
            <w:tcBorders>
              <w:top w:val="nil"/>
              <w:left w:val="nil"/>
              <w:bottom w:val="nil"/>
              <w:right w:val="nil"/>
            </w:tcBorders>
            <w:shd w:val="clear" w:color="auto" w:fill="auto"/>
            <w:noWrap/>
            <w:vAlign w:val="bottom"/>
            <w:hideMark/>
          </w:tcPr>
          <w:p w14:paraId="0AF0B044"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–119.05</w:t>
            </w:r>
          </w:p>
        </w:tc>
        <w:tc>
          <w:tcPr>
            <w:tcW w:w="1293" w:type="dxa"/>
            <w:tcBorders>
              <w:top w:val="nil"/>
              <w:left w:val="nil"/>
              <w:bottom w:val="nil"/>
              <w:right w:val="nil"/>
            </w:tcBorders>
            <w:shd w:val="clear" w:color="auto" w:fill="auto"/>
            <w:noWrap/>
            <w:vAlign w:val="bottom"/>
            <w:hideMark/>
          </w:tcPr>
          <w:p w14:paraId="0AF0B045"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B04D" w14:textId="77777777" w:rsidTr="00EC5474">
        <w:trPr>
          <w:trHeight w:val="240"/>
        </w:trPr>
        <w:tc>
          <w:tcPr>
            <w:tcW w:w="984" w:type="dxa"/>
            <w:gridSpan w:val="2"/>
            <w:tcBorders>
              <w:top w:val="nil"/>
              <w:left w:val="nil"/>
              <w:bottom w:val="nil"/>
              <w:right w:val="nil"/>
            </w:tcBorders>
            <w:shd w:val="clear" w:color="auto" w:fill="auto"/>
            <w:noWrap/>
            <w:vAlign w:val="bottom"/>
            <w:hideMark/>
          </w:tcPr>
          <w:p w14:paraId="0AF0B047"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723890</w:t>
            </w:r>
          </w:p>
        </w:tc>
        <w:tc>
          <w:tcPr>
            <w:tcW w:w="818" w:type="dxa"/>
            <w:gridSpan w:val="2"/>
            <w:tcBorders>
              <w:top w:val="nil"/>
              <w:left w:val="nil"/>
              <w:bottom w:val="nil"/>
              <w:right w:val="nil"/>
            </w:tcBorders>
            <w:shd w:val="clear" w:color="auto" w:fill="auto"/>
            <w:noWrap/>
            <w:vAlign w:val="bottom"/>
            <w:hideMark/>
          </w:tcPr>
          <w:p w14:paraId="0AF0B048"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0.45</w:t>
            </w:r>
          </w:p>
        </w:tc>
        <w:tc>
          <w:tcPr>
            <w:tcW w:w="4955" w:type="dxa"/>
            <w:tcBorders>
              <w:top w:val="nil"/>
              <w:left w:val="nil"/>
              <w:bottom w:val="nil"/>
              <w:right w:val="nil"/>
            </w:tcBorders>
            <w:shd w:val="clear" w:color="auto" w:fill="auto"/>
            <w:noWrap/>
            <w:vAlign w:val="bottom"/>
            <w:hideMark/>
          </w:tcPr>
          <w:p w14:paraId="0AF0B049"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Fresno Yosemite Intl AP </w:t>
            </w:r>
          </w:p>
        </w:tc>
        <w:tc>
          <w:tcPr>
            <w:tcW w:w="1451" w:type="dxa"/>
            <w:gridSpan w:val="2"/>
            <w:tcBorders>
              <w:top w:val="nil"/>
              <w:left w:val="nil"/>
              <w:bottom w:val="nil"/>
              <w:right w:val="nil"/>
            </w:tcBorders>
            <w:shd w:val="clear" w:color="auto" w:fill="auto"/>
            <w:noWrap/>
            <w:vAlign w:val="bottom"/>
            <w:hideMark/>
          </w:tcPr>
          <w:p w14:paraId="0AF0B04A"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36.78</w:t>
            </w:r>
          </w:p>
        </w:tc>
        <w:tc>
          <w:tcPr>
            <w:tcW w:w="1420" w:type="dxa"/>
            <w:gridSpan w:val="2"/>
            <w:tcBorders>
              <w:top w:val="nil"/>
              <w:left w:val="nil"/>
              <w:bottom w:val="nil"/>
              <w:right w:val="nil"/>
            </w:tcBorders>
            <w:shd w:val="clear" w:color="auto" w:fill="auto"/>
            <w:noWrap/>
            <w:vAlign w:val="bottom"/>
            <w:hideMark/>
          </w:tcPr>
          <w:p w14:paraId="0AF0B04B"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–119.72</w:t>
            </w:r>
          </w:p>
        </w:tc>
        <w:tc>
          <w:tcPr>
            <w:tcW w:w="1293" w:type="dxa"/>
            <w:tcBorders>
              <w:top w:val="nil"/>
              <w:left w:val="nil"/>
              <w:bottom w:val="nil"/>
              <w:right w:val="nil"/>
            </w:tcBorders>
            <w:shd w:val="clear" w:color="auto" w:fill="auto"/>
            <w:noWrap/>
            <w:vAlign w:val="bottom"/>
            <w:hideMark/>
          </w:tcPr>
          <w:p w14:paraId="0AF0B04C"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B054" w14:textId="77777777" w:rsidTr="00EC5474">
        <w:trPr>
          <w:trHeight w:val="240"/>
        </w:trPr>
        <w:tc>
          <w:tcPr>
            <w:tcW w:w="984" w:type="dxa"/>
            <w:gridSpan w:val="2"/>
            <w:tcBorders>
              <w:top w:val="nil"/>
              <w:left w:val="nil"/>
              <w:bottom w:val="nil"/>
              <w:right w:val="nil"/>
            </w:tcBorders>
            <w:shd w:val="clear" w:color="auto" w:fill="auto"/>
            <w:noWrap/>
            <w:vAlign w:val="bottom"/>
            <w:hideMark/>
          </w:tcPr>
          <w:p w14:paraId="0AF0B04E"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723895</w:t>
            </w:r>
          </w:p>
        </w:tc>
        <w:tc>
          <w:tcPr>
            <w:tcW w:w="818" w:type="dxa"/>
            <w:gridSpan w:val="2"/>
            <w:tcBorders>
              <w:top w:val="nil"/>
              <w:left w:val="nil"/>
              <w:bottom w:val="nil"/>
              <w:right w:val="nil"/>
            </w:tcBorders>
            <w:shd w:val="clear" w:color="auto" w:fill="auto"/>
            <w:noWrap/>
            <w:vAlign w:val="bottom"/>
            <w:hideMark/>
          </w:tcPr>
          <w:p w14:paraId="0AF0B04F"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0.42</w:t>
            </w:r>
          </w:p>
        </w:tc>
        <w:tc>
          <w:tcPr>
            <w:tcW w:w="4955" w:type="dxa"/>
            <w:tcBorders>
              <w:top w:val="nil"/>
              <w:left w:val="nil"/>
              <w:bottom w:val="nil"/>
              <w:right w:val="nil"/>
            </w:tcBorders>
            <w:shd w:val="clear" w:color="auto" w:fill="auto"/>
            <w:noWrap/>
            <w:vAlign w:val="bottom"/>
            <w:hideMark/>
          </w:tcPr>
          <w:p w14:paraId="0AF0B050"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Porterville (AWOS) </w:t>
            </w:r>
          </w:p>
        </w:tc>
        <w:tc>
          <w:tcPr>
            <w:tcW w:w="1451" w:type="dxa"/>
            <w:gridSpan w:val="2"/>
            <w:tcBorders>
              <w:top w:val="nil"/>
              <w:left w:val="nil"/>
              <w:bottom w:val="nil"/>
              <w:right w:val="nil"/>
            </w:tcBorders>
            <w:shd w:val="clear" w:color="auto" w:fill="auto"/>
            <w:noWrap/>
            <w:vAlign w:val="bottom"/>
            <w:hideMark/>
          </w:tcPr>
          <w:p w14:paraId="0AF0B051"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36.03</w:t>
            </w:r>
          </w:p>
        </w:tc>
        <w:tc>
          <w:tcPr>
            <w:tcW w:w="1420" w:type="dxa"/>
            <w:gridSpan w:val="2"/>
            <w:tcBorders>
              <w:top w:val="nil"/>
              <w:left w:val="nil"/>
              <w:bottom w:val="nil"/>
              <w:right w:val="nil"/>
            </w:tcBorders>
            <w:shd w:val="clear" w:color="auto" w:fill="auto"/>
            <w:noWrap/>
            <w:vAlign w:val="bottom"/>
            <w:hideMark/>
          </w:tcPr>
          <w:p w14:paraId="0AF0B052"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–119.07</w:t>
            </w:r>
          </w:p>
        </w:tc>
        <w:tc>
          <w:tcPr>
            <w:tcW w:w="1293" w:type="dxa"/>
            <w:tcBorders>
              <w:top w:val="nil"/>
              <w:left w:val="nil"/>
              <w:bottom w:val="nil"/>
              <w:right w:val="nil"/>
            </w:tcBorders>
            <w:shd w:val="clear" w:color="auto" w:fill="auto"/>
            <w:noWrap/>
            <w:vAlign w:val="bottom"/>
            <w:hideMark/>
          </w:tcPr>
          <w:p w14:paraId="0AF0B053"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B05B" w14:textId="77777777" w:rsidTr="00EC5474">
        <w:trPr>
          <w:trHeight w:val="240"/>
        </w:trPr>
        <w:tc>
          <w:tcPr>
            <w:tcW w:w="984" w:type="dxa"/>
            <w:gridSpan w:val="2"/>
            <w:tcBorders>
              <w:top w:val="nil"/>
              <w:left w:val="nil"/>
              <w:bottom w:val="nil"/>
              <w:right w:val="nil"/>
            </w:tcBorders>
            <w:shd w:val="clear" w:color="auto" w:fill="auto"/>
            <w:noWrap/>
            <w:vAlign w:val="bottom"/>
            <w:hideMark/>
          </w:tcPr>
          <w:p w14:paraId="0AF0B055"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723896</w:t>
            </w:r>
          </w:p>
        </w:tc>
        <w:tc>
          <w:tcPr>
            <w:tcW w:w="818" w:type="dxa"/>
            <w:gridSpan w:val="2"/>
            <w:tcBorders>
              <w:top w:val="nil"/>
              <w:left w:val="nil"/>
              <w:bottom w:val="nil"/>
              <w:right w:val="nil"/>
            </w:tcBorders>
            <w:shd w:val="clear" w:color="auto" w:fill="auto"/>
            <w:noWrap/>
            <w:vAlign w:val="bottom"/>
            <w:hideMark/>
          </w:tcPr>
          <w:p w14:paraId="0AF0B056"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0.43</w:t>
            </w:r>
          </w:p>
        </w:tc>
        <w:tc>
          <w:tcPr>
            <w:tcW w:w="4955" w:type="dxa"/>
            <w:tcBorders>
              <w:top w:val="nil"/>
              <w:left w:val="nil"/>
              <w:bottom w:val="nil"/>
              <w:right w:val="nil"/>
            </w:tcBorders>
            <w:shd w:val="clear" w:color="auto" w:fill="auto"/>
            <w:noWrap/>
            <w:vAlign w:val="bottom"/>
            <w:hideMark/>
          </w:tcPr>
          <w:p w14:paraId="0AF0B057"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Visalia Muni (AWOS) </w:t>
            </w:r>
          </w:p>
        </w:tc>
        <w:tc>
          <w:tcPr>
            <w:tcW w:w="1451" w:type="dxa"/>
            <w:gridSpan w:val="2"/>
            <w:tcBorders>
              <w:top w:val="nil"/>
              <w:left w:val="nil"/>
              <w:bottom w:val="nil"/>
              <w:right w:val="nil"/>
            </w:tcBorders>
            <w:shd w:val="clear" w:color="auto" w:fill="auto"/>
            <w:noWrap/>
            <w:vAlign w:val="bottom"/>
            <w:hideMark/>
          </w:tcPr>
          <w:p w14:paraId="0AF0B058"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36.32</w:t>
            </w:r>
          </w:p>
        </w:tc>
        <w:tc>
          <w:tcPr>
            <w:tcW w:w="1420" w:type="dxa"/>
            <w:gridSpan w:val="2"/>
            <w:tcBorders>
              <w:top w:val="nil"/>
              <w:left w:val="nil"/>
              <w:bottom w:val="nil"/>
              <w:right w:val="nil"/>
            </w:tcBorders>
            <w:shd w:val="clear" w:color="auto" w:fill="auto"/>
            <w:noWrap/>
            <w:vAlign w:val="bottom"/>
            <w:hideMark/>
          </w:tcPr>
          <w:p w14:paraId="0AF0B059"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–119.40</w:t>
            </w:r>
          </w:p>
        </w:tc>
        <w:tc>
          <w:tcPr>
            <w:tcW w:w="1293" w:type="dxa"/>
            <w:tcBorders>
              <w:top w:val="nil"/>
              <w:left w:val="nil"/>
              <w:bottom w:val="nil"/>
              <w:right w:val="nil"/>
            </w:tcBorders>
            <w:shd w:val="clear" w:color="auto" w:fill="auto"/>
            <w:noWrap/>
            <w:vAlign w:val="bottom"/>
            <w:hideMark/>
          </w:tcPr>
          <w:p w14:paraId="0AF0B05A"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B062" w14:textId="77777777" w:rsidTr="00EC5474">
        <w:trPr>
          <w:trHeight w:val="240"/>
        </w:trPr>
        <w:tc>
          <w:tcPr>
            <w:tcW w:w="984" w:type="dxa"/>
            <w:gridSpan w:val="2"/>
            <w:tcBorders>
              <w:top w:val="nil"/>
              <w:left w:val="nil"/>
              <w:bottom w:val="nil"/>
              <w:right w:val="nil"/>
            </w:tcBorders>
            <w:shd w:val="clear" w:color="auto" w:fill="auto"/>
            <w:noWrap/>
            <w:vAlign w:val="bottom"/>
            <w:hideMark/>
          </w:tcPr>
          <w:p w14:paraId="0AF0B05C"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723910</w:t>
            </w:r>
          </w:p>
        </w:tc>
        <w:tc>
          <w:tcPr>
            <w:tcW w:w="818" w:type="dxa"/>
            <w:gridSpan w:val="2"/>
            <w:tcBorders>
              <w:top w:val="nil"/>
              <w:left w:val="nil"/>
              <w:bottom w:val="nil"/>
              <w:right w:val="nil"/>
            </w:tcBorders>
            <w:shd w:val="clear" w:color="auto" w:fill="auto"/>
            <w:noWrap/>
            <w:vAlign w:val="bottom"/>
            <w:hideMark/>
          </w:tcPr>
          <w:p w14:paraId="0AF0B05D"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0.45</w:t>
            </w:r>
          </w:p>
        </w:tc>
        <w:tc>
          <w:tcPr>
            <w:tcW w:w="4955" w:type="dxa"/>
            <w:tcBorders>
              <w:top w:val="nil"/>
              <w:left w:val="nil"/>
              <w:bottom w:val="nil"/>
              <w:right w:val="nil"/>
            </w:tcBorders>
            <w:shd w:val="clear" w:color="auto" w:fill="auto"/>
            <w:noWrap/>
            <w:vAlign w:val="bottom"/>
            <w:hideMark/>
          </w:tcPr>
          <w:p w14:paraId="0AF0B05E"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Point </w:t>
            </w:r>
            <w:proofErr w:type="spellStart"/>
            <w:r w:rsidRPr="002A4574">
              <w:rPr>
                <w:rFonts w:ascii="Calibri" w:hAnsi="Calibri"/>
                <w:color w:val="000000"/>
                <w:sz w:val="18"/>
                <w:szCs w:val="18"/>
              </w:rPr>
              <w:t>Mugu</w:t>
            </w:r>
            <w:proofErr w:type="spellEnd"/>
            <w:r w:rsidRPr="002A4574">
              <w:rPr>
                <w:rFonts w:ascii="Calibri" w:hAnsi="Calibri"/>
                <w:color w:val="000000"/>
                <w:sz w:val="18"/>
                <w:szCs w:val="18"/>
              </w:rPr>
              <w:t xml:space="preserve"> </w:t>
            </w:r>
            <w:proofErr w:type="spellStart"/>
            <w:r w:rsidRPr="002A4574">
              <w:rPr>
                <w:rFonts w:ascii="Calibri" w:hAnsi="Calibri"/>
                <w:color w:val="000000"/>
                <w:sz w:val="18"/>
                <w:szCs w:val="18"/>
              </w:rPr>
              <w:t>Nf</w:t>
            </w:r>
            <w:proofErr w:type="spellEnd"/>
            <w:r w:rsidRPr="002A4574">
              <w:rPr>
                <w:rFonts w:ascii="Calibri" w:hAnsi="Calibri"/>
                <w:color w:val="000000"/>
                <w:sz w:val="18"/>
                <w:szCs w:val="18"/>
              </w:rPr>
              <w:t xml:space="preserve"> </w:t>
            </w:r>
          </w:p>
        </w:tc>
        <w:tc>
          <w:tcPr>
            <w:tcW w:w="1451" w:type="dxa"/>
            <w:gridSpan w:val="2"/>
            <w:tcBorders>
              <w:top w:val="nil"/>
              <w:left w:val="nil"/>
              <w:bottom w:val="nil"/>
              <w:right w:val="nil"/>
            </w:tcBorders>
            <w:shd w:val="clear" w:color="auto" w:fill="auto"/>
            <w:noWrap/>
            <w:vAlign w:val="bottom"/>
            <w:hideMark/>
          </w:tcPr>
          <w:p w14:paraId="0AF0B05F"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34.12</w:t>
            </w:r>
          </w:p>
        </w:tc>
        <w:tc>
          <w:tcPr>
            <w:tcW w:w="1420" w:type="dxa"/>
            <w:gridSpan w:val="2"/>
            <w:tcBorders>
              <w:top w:val="nil"/>
              <w:left w:val="nil"/>
              <w:bottom w:val="nil"/>
              <w:right w:val="nil"/>
            </w:tcBorders>
            <w:shd w:val="clear" w:color="auto" w:fill="auto"/>
            <w:noWrap/>
            <w:vAlign w:val="bottom"/>
            <w:hideMark/>
          </w:tcPr>
          <w:p w14:paraId="0AF0B060"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–119.12</w:t>
            </w:r>
          </w:p>
        </w:tc>
        <w:tc>
          <w:tcPr>
            <w:tcW w:w="1293" w:type="dxa"/>
            <w:tcBorders>
              <w:top w:val="nil"/>
              <w:left w:val="nil"/>
              <w:bottom w:val="nil"/>
              <w:right w:val="nil"/>
            </w:tcBorders>
            <w:shd w:val="clear" w:color="auto" w:fill="auto"/>
            <w:noWrap/>
            <w:vAlign w:val="bottom"/>
            <w:hideMark/>
          </w:tcPr>
          <w:p w14:paraId="0AF0B061"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B069" w14:textId="77777777" w:rsidTr="00EC5474">
        <w:trPr>
          <w:trHeight w:val="240"/>
        </w:trPr>
        <w:tc>
          <w:tcPr>
            <w:tcW w:w="984" w:type="dxa"/>
            <w:gridSpan w:val="2"/>
            <w:tcBorders>
              <w:top w:val="nil"/>
              <w:left w:val="nil"/>
              <w:bottom w:val="nil"/>
              <w:right w:val="nil"/>
            </w:tcBorders>
            <w:shd w:val="clear" w:color="auto" w:fill="auto"/>
            <w:noWrap/>
            <w:vAlign w:val="bottom"/>
            <w:hideMark/>
          </w:tcPr>
          <w:p w14:paraId="0AF0B063"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723925</w:t>
            </w:r>
          </w:p>
        </w:tc>
        <w:tc>
          <w:tcPr>
            <w:tcW w:w="818" w:type="dxa"/>
            <w:gridSpan w:val="2"/>
            <w:tcBorders>
              <w:top w:val="nil"/>
              <w:left w:val="nil"/>
              <w:bottom w:val="nil"/>
              <w:right w:val="nil"/>
            </w:tcBorders>
            <w:shd w:val="clear" w:color="auto" w:fill="auto"/>
            <w:noWrap/>
            <w:vAlign w:val="bottom"/>
            <w:hideMark/>
          </w:tcPr>
          <w:p w14:paraId="0AF0B064"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0.44</w:t>
            </w:r>
          </w:p>
        </w:tc>
        <w:tc>
          <w:tcPr>
            <w:tcW w:w="4955" w:type="dxa"/>
            <w:tcBorders>
              <w:top w:val="nil"/>
              <w:left w:val="nil"/>
              <w:bottom w:val="nil"/>
              <w:right w:val="nil"/>
            </w:tcBorders>
            <w:shd w:val="clear" w:color="auto" w:fill="auto"/>
            <w:noWrap/>
            <w:vAlign w:val="bottom"/>
            <w:hideMark/>
          </w:tcPr>
          <w:p w14:paraId="0AF0B065"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Santa Barbara Municipal AP </w:t>
            </w:r>
          </w:p>
        </w:tc>
        <w:tc>
          <w:tcPr>
            <w:tcW w:w="1451" w:type="dxa"/>
            <w:gridSpan w:val="2"/>
            <w:tcBorders>
              <w:top w:val="nil"/>
              <w:left w:val="nil"/>
              <w:bottom w:val="nil"/>
              <w:right w:val="nil"/>
            </w:tcBorders>
            <w:shd w:val="clear" w:color="auto" w:fill="auto"/>
            <w:noWrap/>
            <w:vAlign w:val="bottom"/>
            <w:hideMark/>
          </w:tcPr>
          <w:p w14:paraId="0AF0B066"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34.43</w:t>
            </w:r>
          </w:p>
        </w:tc>
        <w:tc>
          <w:tcPr>
            <w:tcW w:w="1420" w:type="dxa"/>
            <w:gridSpan w:val="2"/>
            <w:tcBorders>
              <w:top w:val="nil"/>
              <w:left w:val="nil"/>
              <w:bottom w:val="nil"/>
              <w:right w:val="nil"/>
            </w:tcBorders>
            <w:shd w:val="clear" w:color="auto" w:fill="auto"/>
            <w:noWrap/>
            <w:vAlign w:val="bottom"/>
            <w:hideMark/>
          </w:tcPr>
          <w:p w14:paraId="0AF0B067"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–119.85</w:t>
            </w:r>
          </w:p>
        </w:tc>
        <w:tc>
          <w:tcPr>
            <w:tcW w:w="1293" w:type="dxa"/>
            <w:tcBorders>
              <w:top w:val="nil"/>
              <w:left w:val="nil"/>
              <w:bottom w:val="nil"/>
              <w:right w:val="nil"/>
            </w:tcBorders>
            <w:shd w:val="clear" w:color="auto" w:fill="auto"/>
            <w:noWrap/>
            <w:vAlign w:val="bottom"/>
            <w:hideMark/>
          </w:tcPr>
          <w:p w14:paraId="0AF0B068"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B070" w14:textId="77777777" w:rsidTr="00EC5474">
        <w:trPr>
          <w:trHeight w:val="240"/>
        </w:trPr>
        <w:tc>
          <w:tcPr>
            <w:tcW w:w="984" w:type="dxa"/>
            <w:gridSpan w:val="2"/>
            <w:tcBorders>
              <w:top w:val="nil"/>
              <w:left w:val="nil"/>
              <w:bottom w:val="nil"/>
              <w:right w:val="nil"/>
            </w:tcBorders>
            <w:shd w:val="clear" w:color="auto" w:fill="auto"/>
            <w:noWrap/>
            <w:vAlign w:val="bottom"/>
            <w:hideMark/>
          </w:tcPr>
          <w:p w14:paraId="0AF0B06A"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723926</w:t>
            </w:r>
          </w:p>
        </w:tc>
        <w:tc>
          <w:tcPr>
            <w:tcW w:w="818" w:type="dxa"/>
            <w:gridSpan w:val="2"/>
            <w:tcBorders>
              <w:top w:val="nil"/>
              <w:left w:val="nil"/>
              <w:bottom w:val="nil"/>
              <w:right w:val="nil"/>
            </w:tcBorders>
            <w:shd w:val="clear" w:color="auto" w:fill="auto"/>
            <w:noWrap/>
            <w:vAlign w:val="bottom"/>
            <w:hideMark/>
          </w:tcPr>
          <w:p w14:paraId="0AF0B06B"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0.43</w:t>
            </w:r>
          </w:p>
        </w:tc>
        <w:tc>
          <w:tcPr>
            <w:tcW w:w="4955" w:type="dxa"/>
            <w:tcBorders>
              <w:top w:val="nil"/>
              <w:left w:val="nil"/>
              <w:bottom w:val="nil"/>
              <w:right w:val="nil"/>
            </w:tcBorders>
            <w:shd w:val="clear" w:color="auto" w:fill="auto"/>
            <w:noWrap/>
            <w:vAlign w:val="bottom"/>
            <w:hideMark/>
          </w:tcPr>
          <w:p w14:paraId="0AF0B06C"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Camarillo (AWOS) </w:t>
            </w:r>
          </w:p>
        </w:tc>
        <w:tc>
          <w:tcPr>
            <w:tcW w:w="1451" w:type="dxa"/>
            <w:gridSpan w:val="2"/>
            <w:tcBorders>
              <w:top w:val="nil"/>
              <w:left w:val="nil"/>
              <w:bottom w:val="nil"/>
              <w:right w:val="nil"/>
            </w:tcBorders>
            <w:shd w:val="clear" w:color="auto" w:fill="auto"/>
            <w:noWrap/>
            <w:vAlign w:val="bottom"/>
            <w:hideMark/>
          </w:tcPr>
          <w:p w14:paraId="0AF0B06D"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34.22</w:t>
            </w:r>
          </w:p>
        </w:tc>
        <w:tc>
          <w:tcPr>
            <w:tcW w:w="1420" w:type="dxa"/>
            <w:gridSpan w:val="2"/>
            <w:tcBorders>
              <w:top w:val="nil"/>
              <w:left w:val="nil"/>
              <w:bottom w:val="nil"/>
              <w:right w:val="nil"/>
            </w:tcBorders>
            <w:shd w:val="clear" w:color="auto" w:fill="auto"/>
            <w:noWrap/>
            <w:vAlign w:val="bottom"/>
            <w:hideMark/>
          </w:tcPr>
          <w:p w14:paraId="0AF0B06E"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–119.08</w:t>
            </w:r>
          </w:p>
        </w:tc>
        <w:tc>
          <w:tcPr>
            <w:tcW w:w="1293" w:type="dxa"/>
            <w:tcBorders>
              <w:top w:val="nil"/>
              <w:left w:val="nil"/>
              <w:bottom w:val="nil"/>
              <w:right w:val="nil"/>
            </w:tcBorders>
            <w:shd w:val="clear" w:color="auto" w:fill="auto"/>
            <w:noWrap/>
            <w:vAlign w:val="bottom"/>
            <w:hideMark/>
          </w:tcPr>
          <w:p w14:paraId="0AF0B06F"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B077" w14:textId="77777777" w:rsidTr="00EC5474">
        <w:trPr>
          <w:trHeight w:val="240"/>
        </w:trPr>
        <w:tc>
          <w:tcPr>
            <w:tcW w:w="984" w:type="dxa"/>
            <w:gridSpan w:val="2"/>
            <w:tcBorders>
              <w:top w:val="nil"/>
              <w:left w:val="nil"/>
              <w:bottom w:val="nil"/>
              <w:right w:val="nil"/>
            </w:tcBorders>
            <w:shd w:val="clear" w:color="auto" w:fill="auto"/>
            <w:noWrap/>
            <w:vAlign w:val="bottom"/>
            <w:hideMark/>
          </w:tcPr>
          <w:p w14:paraId="0AF0B071"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723927</w:t>
            </w:r>
          </w:p>
        </w:tc>
        <w:tc>
          <w:tcPr>
            <w:tcW w:w="818" w:type="dxa"/>
            <w:gridSpan w:val="2"/>
            <w:tcBorders>
              <w:top w:val="nil"/>
              <w:left w:val="nil"/>
              <w:bottom w:val="nil"/>
              <w:right w:val="nil"/>
            </w:tcBorders>
            <w:shd w:val="clear" w:color="auto" w:fill="auto"/>
            <w:noWrap/>
            <w:vAlign w:val="bottom"/>
            <w:hideMark/>
          </w:tcPr>
          <w:p w14:paraId="0AF0B072"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0.45</w:t>
            </w:r>
          </w:p>
        </w:tc>
        <w:tc>
          <w:tcPr>
            <w:tcW w:w="4955" w:type="dxa"/>
            <w:tcBorders>
              <w:top w:val="nil"/>
              <w:left w:val="nil"/>
              <w:bottom w:val="nil"/>
              <w:right w:val="nil"/>
            </w:tcBorders>
            <w:shd w:val="clear" w:color="auto" w:fill="auto"/>
            <w:noWrap/>
            <w:vAlign w:val="bottom"/>
            <w:hideMark/>
          </w:tcPr>
          <w:p w14:paraId="0AF0B073"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Oxnard Airport </w:t>
            </w:r>
          </w:p>
        </w:tc>
        <w:tc>
          <w:tcPr>
            <w:tcW w:w="1451" w:type="dxa"/>
            <w:gridSpan w:val="2"/>
            <w:tcBorders>
              <w:top w:val="nil"/>
              <w:left w:val="nil"/>
              <w:bottom w:val="nil"/>
              <w:right w:val="nil"/>
            </w:tcBorders>
            <w:shd w:val="clear" w:color="auto" w:fill="auto"/>
            <w:noWrap/>
            <w:vAlign w:val="bottom"/>
            <w:hideMark/>
          </w:tcPr>
          <w:p w14:paraId="0AF0B074"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34.2</w:t>
            </w:r>
          </w:p>
        </w:tc>
        <w:tc>
          <w:tcPr>
            <w:tcW w:w="1420" w:type="dxa"/>
            <w:gridSpan w:val="2"/>
            <w:tcBorders>
              <w:top w:val="nil"/>
              <w:left w:val="nil"/>
              <w:bottom w:val="nil"/>
              <w:right w:val="nil"/>
            </w:tcBorders>
            <w:shd w:val="clear" w:color="auto" w:fill="auto"/>
            <w:noWrap/>
            <w:vAlign w:val="bottom"/>
            <w:hideMark/>
          </w:tcPr>
          <w:p w14:paraId="0AF0B075"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–119.20</w:t>
            </w:r>
          </w:p>
        </w:tc>
        <w:tc>
          <w:tcPr>
            <w:tcW w:w="1293" w:type="dxa"/>
            <w:tcBorders>
              <w:top w:val="nil"/>
              <w:left w:val="nil"/>
              <w:bottom w:val="nil"/>
              <w:right w:val="nil"/>
            </w:tcBorders>
            <w:shd w:val="clear" w:color="auto" w:fill="auto"/>
            <w:noWrap/>
            <w:vAlign w:val="bottom"/>
            <w:hideMark/>
          </w:tcPr>
          <w:p w14:paraId="0AF0B076"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B07E" w14:textId="77777777" w:rsidTr="00EC5474">
        <w:trPr>
          <w:trHeight w:val="240"/>
        </w:trPr>
        <w:tc>
          <w:tcPr>
            <w:tcW w:w="984" w:type="dxa"/>
            <w:gridSpan w:val="2"/>
            <w:tcBorders>
              <w:top w:val="nil"/>
              <w:left w:val="nil"/>
              <w:bottom w:val="nil"/>
              <w:right w:val="nil"/>
            </w:tcBorders>
            <w:shd w:val="clear" w:color="auto" w:fill="auto"/>
            <w:noWrap/>
            <w:vAlign w:val="bottom"/>
            <w:hideMark/>
          </w:tcPr>
          <w:p w14:paraId="0AF0B078"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723940</w:t>
            </w:r>
          </w:p>
        </w:tc>
        <w:tc>
          <w:tcPr>
            <w:tcW w:w="818" w:type="dxa"/>
            <w:gridSpan w:val="2"/>
            <w:tcBorders>
              <w:top w:val="nil"/>
              <w:left w:val="nil"/>
              <w:bottom w:val="nil"/>
              <w:right w:val="nil"/>
            </w:tcBorders>
            <w:shd w:val="clear" w:color="auto" w:fill="auto"/>
            <w:noWrap/>
            <w:vAlign w:val="bottom"/>
            <w:hideMark/>
          </w:tcPr>
          <w:p w14:paraId="0AF0B079"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0.52</w:t>
            </w:r>
          </w:p>
        </w:tc>
        <w:tc>
          <w:tcPr>
            <w:tcW w:w="4955" w:type="dxa"/>
            <w:tcBorders>
              <w:top w:val="nil"/>
              <w:left w:val="nil"/>
              <w:bottom w:val="nil"/>
              <w:right w:val="nil"/>
            </w:tcBorders>
            <w:shd w:val="clear" w:color="auto" w:fill="auto"/>
            <w:noWrap/>
            <w:vAlign w:val="bottom"/>
            <w:hideMark/>
          </w:tcPr>
          <w:p w14:paraId="0AF0B07A"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Santa Maria Public </w:t>
            </w:r>
            <w:proofErr w:type="spellStart"/>
            <w:r w:rsidRPr="002A4574">
              <w:rPr>
                <w:rFonts w:ascii="Calibri" w:hAnsi="Calibri"/>
                <w:color w:val="000000"/>
                <w:sz w:val="18"/>
                <w:szCs w:val="18"/>
              </w:rPr>
              <w:t>Arpt</w:t>
            </w:r>
            <w:proofErr w:type="spellEnd"/>
            <w:r w:rsidRPr="002A4574">
              <w:rPr>
                <w:rFonts w:ascii="Calibri" w:hAnsi="Calibri"/>
                <w:color w:val="000000"/>
                <w:sz w:val="18"/>
                <w:szCs w:val="18"/>
              </w:rPr>
              <w:t xml:space="preserve"> </w:t>
            </w:r>
          </w:p>
        </w:tc>
        <w:tc>
          <w:tcPr>
            <w:tcW w:w="1451" w:type="dxa"/>
            <w:gridSpan w:val="2"/>
            <w:tcBorders>
              <w:top w:val="nil"/>
              <w:left w:val="nil"/>
              <w:bottom w:val="nil"/>
              <w:right w:val="nil"/>
            </w:tcBorders>
            <w:shd w:val="clear" w:color="auto" w:fill="auto"/>
            <w:noWrap/>
            <w:vAlign w:val="bottom"/>
            <w:hideMark/>
          </w:tcPr>
          <w:p w14:paraId="0AF0B07B"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34.92</w:t>
            </w:r>
          </w:p>
        </w:tc>
        <w:tc>
          <w:tcPr>
            <w:tcW w:w="1420" w:type="dxa"/>
            <w:gridSpan w:val="2"/>
            <w:tcBorders>
              <w:top w:val="nil"/>
              <w:left w:val="nil"/>
              <w:bottom w:val="nil"/>
              <w:right w:val="nil"/>
            </w:tcBorders>
            <w:shd w:val="clear" w:color="auto" w:fill="auto"/>
            <w:noWrap/>
            <w:vAlign w:val="bottom"/>
            <w:hideMark/>
          </w:tcPr>
          <w:p w14:paraId="0AF0B07C"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–120.47</w:t>
            </w:r>
          </w:p>
        </w:tc>
        <w:tc>
          <w:tcPr>
            <w:tcW w:w="1293" w:type="dxa"/>
            <w:tcBorders>
              <w:top w:val="nil"/>
              <w:left w:val="nil"/>
              <w:bottom w:val="nil"/>
              <w:right w:val="nil"/>
            </w:tcBorders>
            <w:shd w:val="clear" w:color="auto" w:fill="auto"/>
            <w:noWrap/>
            <w:vAlign w:val="bottom"/>
            <w:hideMark/>
          </w:tcPr>
          <w:p w14:paraId="0AF0B07D"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B085" w14:textId="77777777" w:rsidTr="00EC5474">
        <w:trPr>
          <w:trHeight w:val="240"/>
        </w:trPr>
        <w:tc>
          <w:tcPr>
            <w:tcW w:w="984" w:type="dxa"/>
            <w:gridSpan w:val="2"/>
            <w:tcBorders>
              <w:top w:val="nil"/>
              <w:left w:val="nil"/>
              <w:bottom w:val="nil"/>
              <w:right w:val="nil"/>
            </w:tcBorders>
            <w:shd w:val="clear" w:color="auto" w:fill="auto"/>
            <w:noWrap/>
            <w:vAlign w:val="bottom"/>
            <w:hideMark/>
          </w:tcPr>
          <w:p w14:paraId="0AF0B07F"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723965</w:t>
            </w:r>
          </w:p>
        </w:tc>
        <w:tc>
          <w:tcPr>
            <w:tcW w:w="818" w:type="dxa"/>
            <w:gridSpan w:val="2"/>
            <w:tcBorders>
              <w:top w:val="nil"/>
              <w:left w:val="nil"/>
              <w:bottom w:val="nil"/>
              <w:right w:val="nil"/>
            </w:tcBorders>
            <w:shd w:val="clear" w:color="auto" w:fill="auto"/>
            <w:noWrap/>
            <w:vAlign w:val="bottom"/>
            <w:hideMark/>
          </w:tcPr>
          <w:p w14:paraId="0AF0B080"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0.53</w:t>
            </w:r>
          </w:p>
        </w:tc>
        <w:tc>
          <w:tcPr>
            <w:tcW w:w="4955" w:type="dxa"/>
            <w:tcBorders>
              <w:top w:val="nil"/>
              <w:left w:val="nil"/>
              <w:bottom w:val="nil"/>
              <w:right w:val="nil"/>
            </w:tcBorders>
            <w:shd w:val="clear" w:color="auto" w:fill="auto"/>
            <w:noWrap/>
            <w:vAlign w:val="bottom"/>
            <w:hideMark/>
          </w:tcPr>
          <w:p w14:paraId="0AF0B081"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Paso Robles Municipal </w:t>
            </w:r>
            <w:proofErr w:type="spellStart"/>
            <w:r w:rsidRPr="002A4574">
              <w:rPr>
                <w:rFonts w:ascii="Calibri" w:hAnsi="Calibri"/>
                <w:color w:val="000000"/>
                <w:sz w:val="18"/>
                <w:szCs w:val="18"/>
              </w:rPr>
              <w:t>Arpt</w:t>
            </w:r>
            <w:proofErr w:type="spellEnd"/>
            <w:r w:rsidRPr="002A4574">
              <w:rPr>
                <w:rFonts w:ascii="Calibri" w:hAnsi="Calibri"/>
                <w:color w:val="000000"/>
                <w:sz w:val="18"/>
                <w:szCs w:val="18"/>
              </w:rPr>
              <w:t xml:space="preserve"> </w:t>
            </w:r>
          </w:p>
        </w:tc>
        <w:tc>
          <w:tcPr>
            <w:tcW w:w="1451" w:type="dxa"/>
            <w:gridSpan w:val="2"/>
            <w:tcBorders>
              <w:top w:val="nil"/>
              <w:left w:val="nil"/>
              <w:bottom w:val="nil"/>
              <w:right w:val="nil"/>
            </w:tcBorders>
            <w:shd w:val="clear" w:color="auto" w:fill="auto"/>
            <w:noWrap/>
            <w:vAlign w:val="bottom"/>
            <w:hideMark/>
          </w:tcPr>
          <w:p w14:paraId="0AF0B082"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35.67</w:t>
            </w:r>
          </w:p>
        </w:tc>
        <w:tc>
          <w:tcPr>
            <w:tcW w:w="1420" w:type="dxa"/>
            <w:gridSpan w:val="2"/>
            <w:tcBorders>
              <w:top w:val="nil"/>
              <w:left w:val="nil"/>
              <w:bottom w:val="nil"/>
              <w:right w:val="nil"/>
            </w:tcBorders>
            <w:shd w:val="clear" w:color="auto" w:fill="auto"/>
            <w:noWrap/>
            <w:vAlign w:val="bottom"/>
            <w:hideMark/>
          </w:tcPr>
          <w:p w14:paraId="0AF0B083"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–120.63</w:t>
            </w:r>
          </w:p>
        </w:tc>
        <w:tc>
          <w:tcPr>
            <w:tcW w:w="1293" w:type="dxa"/>
            <w:tcBorders>
              <w:top w:val="nil"/>
              <w:left w:val="nil"/>
              <w:bottom w:val="nil"/>
              <w:right w:val="nil"/>
            </w:tcBorders>
            <w:shd w:val="clear" w:color="auto" w:fill="auto"/>
            <w:noWrap/>
            <w:vAlign w:val="bottom"/>
            <w:hideMark/>
          </w:tcPr>
          <w:p w14:paraId="0AF0B084"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B08C" w14:textId="77777777" w:rsidTr="00EC5474">
        <w:trPr>
          <w:trHeight w:val="240"/>
        </w:trPr>
        <w:tc>
          <w:tcPr>
            <w:tcW w:w="984" w:type="dxa"/>
            <w:gridSpan w:val="2"/>
            <w:tcBorders>
              <w:top w:val="nil"/>
              <w:left w:val="nil"/>
              <w:bottom w:val="nil"/>
              <w:right w:val="nil"/>
            </w:tcBorders>
            <w:shd w:val="clear" w:color="auto" w:fill="auto"/>
            <w:noWrap/>
            <w:vAlign w:val="bottom"/>
            <w:hideMark/>
          </w:tcPr>
          <w:p w14:paraId="0AF0B086"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724800</w:t>
            </w:r>
          </w:p>
        </w:tc>
        <w:tc>
          <w:tcPr>
            <w:tcW w:w="818" w:type="dxa"/>
            <w:gridSpan w:val="2"/>
            <w:tcBorders>
              <w:top w:val="nil"/>
              <w:left w:val="nil"/>
              <w:bottom w:val="nil"/>
              <w:right w:val="nil"/>
            </w:tcBorders>
            <w:shd w:val="clear" w:color="auto" w:fill="auto"/>
            <w:noWrap/>
            <w:vAlign w:val="bottom"/>
            <w:hideMark/>
          </w:tcPr>
          <w:p w14:paraId="0AF0B087"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0.55</w:t>
            </w:r>
          </w:p>
        </w:tc>
        <w:tc>
          <w:tcPr>
            <w:tcW w:w="4955" w:type="dxa"/>
            <w:tcBorders>
              <w:top w:val="nil"/>
              <w:left w:val="nil"/>
              <w:bottom w:val="nil"/>
              <w:right w:val="nil"/>
            </w:tcBorders>
            <w:shd w:val="clear" w:color="auto" w:fill="auto"/>
            <w:noWrap/>
            <w:vAlign w:val="bottom"/>
            <w:hideMark/>
          </w:tcPr>
          <w:p w14:paraId="0AF0B088"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Bishop Airport </w:t>
            </w:r>
          </w:p>
        </w:tc>
        <w:tc>
          <w:tcPr>
            <w:tcW w:w="1451" w:type="dxa"/>
            <w:gridSpan w:val="2"/>
            <w:tcBorders>
              <w:top w:val="nil"/>
              <w:left w:val="nil"/>
              <w:bottom w:val="nil"/>
              <w:right w:val="nil"/>
            </w:tcBorders>
            <w:shd w:val="clear" w:color="auto" w:fill="auto"/>
            <w:noWrap/>
            <w:vAlign w:val="bottom"/>
            <w:hideMark/>
          </w:tcPr>
          <w:p w14:paraId="0AF0B089"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37.37</w:t>
            </w:r>
          </w:p>
        </w:tc>
        <w:tc>
          <w:tcPr>
            <w:tcW w:w="1420" w:type="dxa"/>
            <w:gridSpan w:val="2"/>
            <w:tcBorders>
              <w:top w:val="nil"/>
              <w:left w:val="nil"/>
              <w:bottom w:val="nil"/>
              <w:right w:val="nil"/>
            </w:tcBorders>
            <w:shd w:val="clear" w:color="auto" w:fill="auto"/>
            <w:noWrap/>
            <w:vAlign w:val="bottom"/>
            <w:hideMark/>
          </w:tcPr>
          <w:p w14:paraId="0AF0B08A"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–118.35</w:t>
            </w:r>
          </w:p>
        </w:tc>
        <w:tc>
          <w:tcPr>
            <w:tcW w:w="1293" w:type="dxa"/>
            <w:tcBorders>
              <w:top w:val="nil"/>
              <w:left w:val="nil"/>
              <w:bottom w:val="nil"/>
              <w:right w:val="nil"/>
            </w:tcBorders>
            <w:shd w:val="clear" w:color="auto" w:fill="auto"/>
            <w:noWrap/>
            <w:vAlign w:val="bottom"/>
            <w:hideMark/>
          </w:tcPr>
          <w:p w14:paraId="0AF0B08B"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B093" w14:textId="77777777" w:rsidTr="00EC5474">
        <w:trPr>
          <w:trHeight w:val="240"/>
        </w:trPr>
        <w:tc>
          <w:tcPr>
            <w:tcW w:w="984" w:type="dxa"/>
            <w:gridSpan w:val="2"/>
            <w:tcBorders>
              <w:top w:val="nil"/>
              <w:left w:val="nil"/>
              <w:bottom w:val="nil"/>
              <w:right w:val="nil"/>
            </w:tcBorders>
            <w:shd w:val="clear" w:color="auto" w:fill="auto"/>
            <w:noWrap/>
            <w:vAlign w:val="bottom"/>
            <w:hideMark/>
          </w:tcPr>
          <w:p w14:paraId="0AF0B08D"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724815</w:t>
            </w:r>
          </w:p>
        </w:tc>
        <w:tc>
          <w:tcPr>
            <w:tcW w:w="818" w:type="dxa"/>
            <w:gridSpan w:val="2"/>
            <w:tcBorders>
              <w:top w:val="nil"/>
              <w:left w:val="nil"/>
              <w:bottom w:val="nil"/>
              <w:right w:val="nil"/>
            </w:tcBorders>
            <w:shd w:val="clear" w:color="auto" w:fill="auto"/>
            <w:noWrap/>
            <w:vAlign w:val="bottom"/>
            <w:hideMark/>
          </w:tcPr>
          <w:p w14:paraId="0AF0B08E"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0.46</w:t>
            </w:r>
          </w:p>
        </w:tc>
        <w:tc>
          <w:tcPr>
            <w:tcW w:w="4955" w:type="dxa"/>
            <w:tcBorders>
              <w:top w:val="nil"/>
              <w:left w:val="nil"/>
              <w:bottom w:val="nil"/>
              <w:right w:val="nil"/>
            </w:tcBorders>
            <w:shd w:val="clear" w:color="auto" w:fill="auto"/>
            <w:noWrap/>
            <w:vAlign w:val="bottom"/>
            <w:hideMark/>
          </w:tcPr>
          <w:p w14:paraId="0AF0B08F"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Merced/Macready </w:t>
            </w:r>
            <w:proofErr w:type="spellStart"/>
            <w:r w:rsidRPr="002A4574">
              <w:rPr>
                <w:rFonts w:ascii="Calibri" w:hAnsi="Calibri"/>
                <w:color w:val="000000"/>
                <w:sz w:val="18"/>
                <w:szCs w:val="18"/>
              </w:rPr>
              <w:t>Fld</w:t>
            </w:r>
            <w:proofErr w:type="spellEnd"/>
            <w:r w:rsidRPr="002A4574">
              <w:rPr>
                <w:rFonts w:ascii="Calibri" w:hAnsi="Calibri"/>
                <w:color w:val="000000"/>
                <w:sz w:val="18"/>
                <w:szCs w:val="18"/>
              </w:rPr>
              <w:t xml:space="preserve"> </w:t>
            </w:r>
          </w:p>
        </w:tc>
        <w:tc>
          <w:tcPr>
            <w:tcW w:w="1451" w:type="dxa"/>
            <w:gridSpan w:val="2"/>
            <w:tcBorders>
              <w:top w:val="nil"/>
              <w:left w:val="nil"/>
              <w:bottom w:val="nil"/>
              <w:right w:val="nil"/>
            </w:tcBorders>
            <w:shd w:val="clear" w:color="auto" w:fill="auto"/>
            <w:noWrap/>
            <w:vAlign w:val="bottom"/>
            <w:hideMark/>
          </w:tcPr>
          <w:p w14:paraId="0AF0B090"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37.28</w:t>
            </w:r>
          </w:p>
        </w:tc>
        <w:tc>
          <w:tcPr>
            <w:tcW w:w="1420" w:type="dxa"/>
            <w:gridSpan w:val="2"/>
            <w:tcBorders>
              <w:top w:val="nil"/>
              <w:left w:val="nil"/>
              <w:bottom w:val="nil"/>
              <w:right w:val="nil"/>
            </w:tcBorders>
            <w:shd w:val="clear" w:color="auto" w:fill="auto"/>
            <w:noWrap/>
            <w:vAlign w:val="bottom"/>
            <w:hideMark/>
          </w:tcPr>
          <w:p w14:paraId="0AF0B091"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–120.52</w:t>
            </w:r>
          </w:p>
        </w:tc>
        <w:tc>
          <w:tcPr>
            <w:tcW w:w="1293" w:type="dxa"/>
            <w:tcBorders>
              <w:top w:val="nil"/>
              <w:left w:val="nil"/>
              <w:bottom w:val="nil"/>
              <w:right w:val="nil"/>
            </w:tcBorders>
            <w:shd w:val="clear" w:color="auto" w:fill="auto"/>
            <w:noWrap/>
            <w:vAlign w:val="bottom"/>
            <w:hideMark/>
          </w:tcPr>
          <w:p w14:paraId="0AF0B092"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B09A" w14:textId="77777777" w:rsidTr="00EC5474">
        <w:trPr>
          <w:trHeight w:val="240"/>
        </w:trPr>
        <w:tc>
          <w:tcPr>
            <w:tcW w:w="984" w:type="dxa"/>
            <w:gridSpan w:val="2"/>
            <w:tcBorders>
              <w:top w:val="nil"/>
              <w:left w:val="nil"/>
              <w:bottom w:val="nil"/>
              <w:right w:val="nil"/>
            </w:tcBorders>
            <w:shd w:val="clear" w:color="auto" w:fill="auto"/>
            <w:noWrap/>
            <w:vAlign w:val="bottom"/>
            <w:hideMark/>
          </w:tcPr>
          <w:p w14:paraId="0AF0B094"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724830</w:t>
            </w:r>
          </w:p>
        </w:tc>
        <w:tc>
          <w:tcPr>
            <w:tcW w:w="818" w:type="dxa"/>
            <w:gridSpan w:val="2"/>
            <w:tcBorders>
              <w:top w:val="nil"/>
              <w:left w:val="nil"/>
              <w:bottom w:val="nil"/>
              <w:right w:val="nil"/>
            </w:tcBorders>
            <w:shd w:val="clear" w:color="auto" w:fill="auto"/>
            <w:noWrap/>
            <w:vAlign w:val="bottom"/>
            <w:hideMark/>
          </w:tcPr>
          <w:p w14:paraId="0AF0B095"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0.51</w:t>
            </w:r>
          </w:p>
        </w:tc>
        <w:tc>
          <w:tcPr>
            <w:tcW w:w="4955" w:type="dxa"/>
            <w:tcBorders>
              <w:top w:val="nil"/>
              <w:left w:val="nil"/>
              <w:bottom w:val="nil"/>
              <w:right w:val="nil"/>
            </w:tcBorders>
            <w:shd w:val="clear" w:color="auto" w:fill="auto"/>
            <w:noWrap/>
            <w:vAlign w:val="bottom"/>
            <w:hideMark/>
          </w:tcPr>
          <w:p w14:paraId="0AF0B096"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Sacramento Executive </w:t>
            </w:r>
            <w:proofErr w:type="spellStart"/>
            <w:r w:rsidRPr="002A4574">
              <w:rPr>
                <w:rFonts w:ascii="Calibri" w:hAnsi="Calibri"/>
                <w:color w:val="000000"/>
                <w:sz w:val="18"/>
                <w:szCs w:val="18"/>
              </w:rPr>
              <w:t>Arpt</w:t>
            </w:r>
            <w:proofErr w:type="spellEnd"/>
            <w:r w:rsidRPr="002A4574">
              <w:rPr>
                <w:rFonts w:ascii="Calibri" w:hAnsi="Calibri"/>
                <w:color w:val="000000"/>
                <w:sz w:val="18"/>
                <w:szCs w:val="18"/>
              </w:rPr>
              <w:t xml:space="preserve"> </w:t>
            </w:r>
          </w:p>
        </w:tc>
        <w:tc>
          <w:tcPr>
            <w:tcW w:w="1451" w:type="dxa"/>
            <w:gridSpan w:val="2"/>
            <w:tcBorders>
              <w:top w:val="nil"/>
              <w:left w:val="nil"/>
              <w:bottom w:val="nil"/>
              <w:right w:val="nil"/>
            </w:tcBorders>
            <w:shd w:val="clear" w:color="auto" w:fill="auto"/>
            <w:noWrap/>
            <w:vAlign w:val="bottom"/>
            <w:hideMark/>
          </w:tcPr>
          <w:p w14:paraId="0AF0B097"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38.5</w:t>
            </w:r>
          </w:p>
        </w:tc>
        <w:tc>
          <w:tcPr>
            <w:tcW w:w="1420" w:type="dxa"/>
            <w:gridSpan w:val="2"/>
            <w:tcBorders>
              <w:top w:val="nil"/>
              <w:left w:val="nil"/>
              <w:bottom w:val="nil"/>
              <w:right w:val="nil"/>
            </w:tcBorders>
            <w:shd w:val="clear" w:color="auto" w:fill="auto"/>
            <w:noWrap/>
            <w:vAlign w:val="bottom"/>
            <w:hideMark/>
          </w:tcPr>
          <w:p w14:paraId="0AF0B098"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–121.50</w:t>
            </w:r>
          </w:p>
        </w:tc>
        <w:tc>
          <w:tcPr>
            <w:tcW w:w="1293" w:type="dxa"/>
            <w:tcBorders>
              <w:top w:val="nil"/>
              <w:left w:val="nil"/>
              <w:bottom w:val="nil"/>
              <w:right w:val="nil"/>
            </w:tcBorders>
            <w:shd w:val="clear" w:color="auto" w:fill="auto"/>
            <w:noWrap/>
            <w:vAlign w:val="bottom"/>
            <w:hideMark/>
          </w:tcPr>
          <w:p w14:paraId="0AF0B099"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B0A1" w14:textId="77777777" w:rsidTr="00EC5474">
        <w:trPr>
          <w:trHeight w:val="240"/>
        </w:trPr>
        <w:tc>
          <w:tcPr>
            <w:tcW w:w="984" w:type="dxa"/>
            <w:gridSpan w:val="2"/>
            <w:tcBorders>
              <w:top w:val="nil"/>
              <w:left w:val="nil"/>
              <w:bottom w:val="nil"/>
              <w:right w:val="nil"/>
            </w:tcBorders>
            <w:shd w:val="clear" w:color="auto" w:fill="auto"/>
            <w:noWrap/>
            <w:vAlign w:val="bottom"/>
            <w:hideMark/>
          </w:tcPr>
          <w:p w14:paraId="0AF0B09B"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724837</w:t>
            </w:r>
          </w:p>
        </w:tc>
        <w:tc>
          <w:tcPr>
            <w:tcW w:w="818" w:type="dxa"/>
            <w:gridSpan w:val="2"/>
            <w:tcBorders>
              <w:top w:val="nil"/>
              <w:left w:val="nil"/>
              <w:bottom w:val="nil"/>
              <w:right w:val="nil"/>
            </w:tcBorders>
            <w:shd w:val="clear" w:color="auto" w:fill="auto"/>
            <w:noWrap/>
            <w:vAlign w:val="bottom"/>
            <w:hideMark/>
          </w:tcPr>
          <w:p w14:paraId="0AF0B09C"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0.45</w:t>
            </w:r>
          </w:p>
        </w:tc>
        <w:tc>
          <w:tcPr>
            <w:tcW w:w="4955" w:type="dxa"/>
            <w:tcBorders>
              <w:top w:val="nil"/>
              <w:left w:val="nil"/>
              <w:bottom w:val="nil"/>
              <w:right w:val="nil"/>
            </w:tcBorders>
            <w:shd w:val="clear" w:color="auto" w:fill="auto"/>
            <w:noWrap/>
            <w:vAlign w:val="bottom"/>
            <w:hideMark/>
          </w:tcPr>
          <w:p w14:paraId="0AF0B09D"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Beale AFB </w:t>
            </w:r>
          </w:p>
        </w:tc>
        <w:tc>
          <w:tcPr>
            <w:tcW w:w="1451" w:type="dxa"/>
            <w:gridSpan w:val="2"/>
            <w:tcBorders>
              <w:top w:val="nil"/>
              <w:left w:val="nil"/>
              <w:bottom w:val="nil"/>
              <w:right w:val="nil"/>
            </w:tcBorders>
            <w:shd w:val="clear" w:color="auto" w:fill="auto"/>
            <w:noWrap/>
            <w:vAlign w:val="bottom"/>
            <w:hideMark/>
          </w:tcPr>
          <w:p w14:paraId="0AF0B09E"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39.13</w:t>
            </w:r>
          </w:p>
        </w:tc>
        <w:tc>
          <w:tcPr>
            <w:tcW w:w="1420" w:type="dxa"/>
            <w:gridSpan w:val="2"/>
            <w:tcBorders>
              <w:top w:val="nil"/>
              <w:left w:val="nil"/>
              <w:bottom w:val="nil"/>
              <w:right w:val="nil"/>
            </w:tcBorders>
            <w:shd w:val="clear" w:color="auto" w:fill="auto"/>
            <w:noWrap/>
            <w:vAlign w:val="bottom"/>
            <w:hideMark/>
          </w:tcPr>
          <w:p w14:paraId="0AF0B09F"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–121.43</w:t>
            </w:r>
          </w:p>
        </w:tc>
        <w:tc>
          <w:tcPr>
            <w:tcW w:w="1293" w:type="dxa"/>
            <w:tcBorders>
              <w:top w:val="nil"/>
              <w:left w:val="nil"/>
              <w:bottom w:val="nil"/>
              <w:right w:val="nil"/>
            </w:tcBorders>
            <w:shd w:val="clear" w:color="auto" w:fill="auto"/>
            <w:noWrap/>
            <w:vAlign w:val="bottom"/>
            <w:hideMark/>
          </w:tcPr>
          <w:p w14:paraId="0AF0B0A0"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B0A8" w14:textId="77777777" w:rsidTr="00EC5474">
        <w:trPr>
          <w:trHeight w:val="240"/>
        </w:trPr>
        <w:tc>
          <w:tcPr>
            <w:tcW w:w="984" w:type="dxa"/>
            <w:gridSpan w:val="2"/>
            <w:tcBorders>
              <w:top w:val="nil"/>
              <w:left w:val="nil"/>
              <w:bottom w:val="nil"/>
              <w:right w:val="nil"/>
            </w:tcBorders>
            <w:shd w:val="clear" w:color="auto" w:fill="auto"/>
            <w:noWrap/>
            <w:vAlign w:val="bottom"/>
            <w:hideMark/>
          </w:tcPr>
          <w:p w14:paraId="0AF0B0A2"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724838</w:t>
            </w:r>
          </w:p>
        </w:tc>
        <w:tc>
          <w:tcPr>
            <w:tcW w:w="818" w:type="dxa"/>
            <w:gridSpan w:val="2"/>
            <w:tcBorders>
              <w:top w:val="nil"/>
              <w:left w:val="nil"/>
              <w:bottom w:val="nil"/>
              <w:right w:val="nil"/>
            </w:tcBorders>
            <w:shd w:val="clear" w:color="auto" w:fill="auto"/>
            <w:noWrap/>
            <w:vAlign w:val="bottom"/>
            <w:hideMark/>
          </w:tcPr>
          <w:p w14:paraId="0AF0B0A3"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0.5</w:t>
            </w:r>
          </w:p>
        </w:tc>
        <w:tc>
          <w:tcPr>
            <w:tcW w:w="4955" w:type="dxa"/>
            <w:tcBorders>
              <w:top w:val="nil"/>
              <w:left w:val="nil"/>
              <w:bottom w:val="nil"/>
              <w:right w:val="nil"/>
            </w:tcBorders>
            <w:shd w:val="clear" w:color="auto" w:fill="auto"/>
            <w:noWrap/>
            <w:vAlign w:val="bottom"/>
            <w:hideMark/>
          </w:tcPr>
          <w:p w14:paraId="0AF0B0A4"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Yuba Co </w:t>
            </w:r>
          </w:p>
        </w:tc>
        <w:tc>
          <w:tcPr>
            <w:tcW w:w="1451" w:type="dxa"/>
            <w:gridSpan w:val="2"/>
            <w:tcBorders>
              <w:top w:val="nil"/>
              <w:left w:val="nil"/>
              <w:bottom w:val="nil"/>
              <w:right w:val="nil"/>
            </w:tcBorders>
            <w:shd w:val="clear" w:color="auto" w:fill="auto"/>
            <w:noWrap/>
            <w:vAlign w:val="bottom"/>
            <w:hideMark/>
          </w:tcPr>
          <w:p w14:paraId="0AF0B0A5"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39.1</w:t>
            </w:r>
          </w:p>
        </w:tc>
        <w:tc>
          <w:tcPr>
            <w:tcW w:w="1420" w:type="dxa"/>
            <w:gridSpan w:val="2"/>
            <w:tcBorders>
              <w:top w:val="nil"/>
              <w:left w:val="nil"/>
              <w:bottom w:val="nil"/>
              <w:right w:val="nil"/>
            </w:tcBorders>
            <w:shd w:val="clear" w:color="auto" w:fill="auto"/>
            <w:noWrap/>
            <w:vAlign w:val="bottom"/>
            <w:hideMark/>
          </w:tcPr>
          <w:p w14:paraId="0AF0B0A6"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–121.57</w:t>
            </w:r>
          </w:p>
        </w:tc>
        <w:tc>
          <w:tcPr>
            <w:tcW w:w="1293" w:type="dxa"/>
            <w:tcBorders>
              <w:top w:val="nil"/>
              <w:left w:val="nil"/>
              <w:bottom w:val="nil"/>
              <w:right w:val="nil"/>
            </w:tcBorders>
            <w:shd w:val="clear" w:color="auto" w:fill="auto"/>
            <w:noWrap/>
            <w:vAlign w:val="bottom"/>
            <w:hideMark/>
          </w:tcPr>
          <w:p w14:paraId="0AF0B0A7"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B0AF" w14:textId="77777777" w:rsidTr="00EC5474">
        <w:trPr>
          <w:trHeight w:val="240"/>
        </w:trPr>
        <w:tc>
          <w:tcPr>
            <w:tcW w:w="984" w:type="dxa"/>
            <w:gridSpan w:val="2"/>
            <w:tcBorders>
              <w:top w:val="nil"/>
              <w:left w:val="nil"/>
              <w:bottom w:val="nil"/>
              <w:right w:val="nil"/>
            </w:tcBorders>
            <w:shd w:val="clear" w:color="auto" w:fill="auto"/>
            <w:noWrap/>
            <w:vAlign w:val="bottom"/>
            <w:hideMark/>
          </w:tcPr>
          <w:p w14:paraId="0AF0B0A9"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724839</w:t>
            </w:r>
          </w:p>
        </w:tc>
        <w:tc>
          <w:tcPr>
            <w:tcW w:w="818" w:type="dxa"/>
            <w:gridSpan w:val="2"/>
            <w:tcBorders>
              <w:top w:val="nil"/>
              <w:left w:val="nil"/>
              <w:bottom w:val="nil"/>
              <w:right w:val="nil"/>
            </w:tcBorders>
            <w:shd w:val="clear" w:color="auto" w:fill="auto"/>
            <w:noWrap/>
            <w:vAlign w:val="bottom"/>
            <w:hideMark/>
          </w:tcPr>
          <w:p w14:paraId="0AF0B0AA"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0.51</w:t>
            </w:r>
          </w:p>
        </w:tc>
        <w:tc>
          <w:tcPr>
            <w:tcW w:w="4955" w:type="dxa"/>
            <w:tcBorders>
              <w:top w:val="nil"/>
              <w:left w:val="nil"/>
              <w:bottom w:val="nil"/>
              <w:right w:val="nil"/>
            </w:tcBorders>
            <w:shd w:val="clear" w:color="auto" w:fill="auto"/>
            <w:noWrap/>
            <w:vAlign w:val="bottom"/>
            <w:hideMark/>
          </w:tcPr>
          <w:p w14:paraId="0AF0B0AB"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Sacramento Metropolitan AP </w:t>
            </w:r>
          </w:p>
        </w:tc>
        <w:tc>
          <w:tcPr>
            <w:tcW w:w="1451" w:type="dxa"/>
            <w:gridSpan w:val="2"/>
            <w:tcBorders>
              <w:top w:val="nil"/>
              <w:left w:val="nil"/>
              <w:bottom w:val="nil"/>
              <w:right w:val="nil"/>
            </w:tcBorders>
            <w:shd w:val="clear" w:color="auto" w:fill="auto"/>
            <w:noWrap/>
            <w:vAlign w:val="bottom"/>
            <w:hideMark/>
          </w:tcPr>
          <w:p w14:paraId="0AF0B0AC"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38.7</w:t>
            </w:r>
          </w:p>
        </w:tc>
        <w:tc>
          <w:tcPr>
            <w:tcW w:w="1420" w:type="dxa"/>
            <w:gridSpan w:val="2"/>
            <w:tcBorders>
              <w:top w:val="nil"/>
              <w:left w:val="nil"/>
              <w:bottom w:val="nil"/>
              <w:right w:val="nil"/>
            </w:tcBorders>
            <w:shd w:val="clear" w:color="auto" w:fill="auto"/>
            <w:noWrap/>
            <w:vAlign w:val="bottom"/>
            <w:hideMark/>
          </w:tcPr>
          <w:p w14:paraId="0AF0B0AD"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–121.58</w:t>
            </w:r>
          </w:p>
        </w:tc>
        <w:tc>
          <w:tcPr>
            <w:tcW w:w="1293" w:type="dxa"/>
            <w:tcBorders>
              <w:top w:val="nil"/>
              <w:left w:val="nil"/>
              <w:bottom w:val="nil"/>
              <w:right w:val="nil"/>
            </w:tcBorders>
            <w:shd w:val="clear" w:color="auto" w:fill="auto"/>
            <w:noWrap/>
            <w:vAlign w:val="bottom"/>
            <w:hideMark/>
          </w:tcPr>
          <w:p w14:paraId="0AF0B0AE"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B0B6" w14:textId="77777777" w:rsidTr="00EC5474">
        <w:trPr>
          <w:trHeight w:val="240"/>
        </w:trPr>
        <w:tc>
          <w:tcPr>
            <w:tcW w:w="984" w:type="dxa"/>
            <w:gridSpan w:val="2"/>
            <w:tcBorders>
              <w:top w:val="nil"/>
              <w:left w:val="nil"/>
              <w:bottom w:val="nil"/>
              <w:right w:val="nil"/>
            </w:tcBorders>
            <w:shd w:val="clear" w:color="auto" w:fill="auto"/>
            <w:noWrap/>
            <w:vAlign w:val="bottom"/>
            <w:hideMark/>
          </w:tcPr>
          <w:p w14:paraId="0AF0B0B0"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724915</w:t>
            </w:r>
          </w:p>
        </w:tc>
        <w:tc>
          <w:tcPr>
            <w:tcW w:w="818" w:type="dxa"/>
            <w:gridSpan w:val="2"/>
            <w:tcBorders>
              <w:top w:val="nil"/>
              <w:left w:val="nil"/>
              <w:bottom w:val="nil"/>
              <w:right w:val="nil"/>
            </w:tcBorders>
            <w:shd w:val="clear" w:color="auto" w:fill="auto"/>
            <w:noWrap/>
            <w:vAlign w:val="bottom"/>
            <w:hideMark/>
          </w:tcPr>
          <w:p w14:paraId="0AF0B0B1"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0.49</w:t>
            </w:r>
          </w:p>
        </w:tc>
        <w:tc>
          <w:tcPr>
            <w:tcW w:w="4955" w:type="dxa"/>
            <w:tcBorders>
              <w:top w:val="nil"/>
              <w:left w:val="nil"/>
              <w:bottom w:val="nil"/>
              <w:right w:val="nil"/>
            </w:tcBorders>
            <w:shd w:val="clear" w:color="auto" w:fill="auto"/>
            <w:noWrap/>
            <w:vAlign w:val="bottom"/>
            <w:hideMark/>
          </w:tcPr>
          <w:p w14:paraId="0AF0B0B2"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Monterey </w:t>
            </w:r>
            <w:proofErr w:type="spellStart"/>
            <w:r w:rsidRPr="002A4574">
              <w:rPr>
                <w:rFonts w:ascii="Calibri" w:hAnsi="Calibri"/>
                <w:color w:val="000000"/>
                <w:sz w:val="18"/>
                <w:szCs w:val="18"/>
              </w:rPr>
              <w:t>Naf</w:t>
            </w:r>
            <w:proofErr w:type="spellEnd"/>
            <w:r w:rsidRPr="002A4574">
              <w:rPr>
                <w:rFonts w:ascii="Calibri" w:hAnsi="Calibri"/>
                <w:color w:val="000000"/>
                <w:sz w:val="18"/>
                <w:szCs w:val="18"/>
              </w:rPr>
              <w:t xml:space="preserve"> </w:t>
            </w:r>
          </w:p>
        </w:tc>
        <w:tc>
          <w:tcPr>
            <w:tcW w:w="1451" w:type="dxa"/>
            <w:gridSpan w:val="2"/>
            <w:tcBorders>
              <w:top w:val="nil"/>
              <w:left w:val="nil"/>
              <w:bottom w:val="nil"/>
              <w:right w:val="nil"/>
            </w:tcBorders>
            <w:shd w:val="clear" w:color="auto" w:fill="auto"/>
            <w:noWrap/>
            <w:vAlign w:val="bottom"/>
            <w:hideMark/>
          </w:tcPr>
          <w:p w14:paraId="0AF0B0B3"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36.6</w:t>
            </w:r>
          </w:p>
        </w:tc>
        <w:tc>
          <w:tcPr>
            <w:tcW w:w="1420" w:type="dxa"/>
            <w:gridSpan w:val="2"/>
            <w:tcBorders>
              <w:top w:val="nil"/>
              <w:left w:val="nil"/>
              <w:bottom w:val="nil"/>
              <w:right w:val="nil"/>
            </w:tcBorders>
            <w:shd w:val="clear" w:color="auto" w:fill="auto"/>
            <w:noWrap/>
            <w:vAlign w:val="bottom"/>
            <w:hideMark/>
          </w:tcPr>
          <w:p w14:paraId="0AF0B0B4"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–121.87</w:t>
            </w:r>
          </w:p>
        </w:tc>
        <w:tc>
          <w:tcPr>
            <w:tcW w:w="1293" w:type="dxa"/>
            <w:tcBorders>
              <w:top w:val="nil"/>
              <w:left w:val="nil"/>
              <w:bottom w:val="nil"/>
              <w:right w:val="nil"/>
            </w:tcBorders>
            <w:shd w:val="clear" w:color="auto" w:fill="auto"/>
            <w:noWrap/>
            <w:vAlign w:val="bottom"/>
            <w:hideMark/>
          </w:tcPr>
          <w:p w14:paraId="0AF0B0B5"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B0BD" w14:textId="77777777" w:rsidTr="00EC5474">
        <w:trPr>
          <w:trHeight w:val="240"/>
        </w:trPr>
        <w:tc>
          <w:tcPr>
            <w:tcW w:w="984" w:type="dxa"/>
            <w:gridSpan w:val="2"/>
            <w:tcBorders>
              <w:top w:val="nil"/>
              <w:left w:val="nil"/>
              <w:bottom w:val="nil"/>
              <w:right w:val="nil"/>
            </w:tcBorders>
            <w:shd w:val="clear" w:color="auto" w:fill="auto"/>
            <w:noWrap/>
            <w:vAlign w:val="bottom"/>
            <w:hideMark/>
          </w:tcPr>
          <w:p w14:paraId="0AF0B0B7"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724917</w:t>
            </w:r>
          </w:p>
        </w:tc>
        <w:tc>
          <w:tcPr>
            <w:tcW w:w="818" w:type="dxa"/>
            <w:gridSpan w:val="2"/>
            <w:tcBorders>
              <w:top w:val="nil"/>
              <w:left w:val="nil"/>
              <w:bottom w:val="nil"/>
              <w:right w:val="nil"/>
            </w:tcBorders>
            <w:shd w:val="clear" w:color="auto" w:fill="auto"/>
            <w:noWrap/>
            <w:vAlign w:val="bottom"/>
            <w:hideMark/>
          </w:tcPr>
          <w:p w14:paraId="0AF0B0B8"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0.54</w:t>
            </w:r>
          </w:p>
        </w:tc>
        <w:tc>
          <w:tcPr>
            <w:tcW w:w="4955" w:type="dxa"/>
            <w:tcBorders>
              <w:top w:val="nil"/>
              <w:left w:val="nil"/>
              <w:bottom w:val="nil"/>
              <w:right w:val="nil"/>
            </w:tcBorders>
            <w:shd w:val="clear" w:color="auto" w:fill="auto"/>
            <w:noWrap/>
            <w:vAlign w:val="bottom"/>
            <w:hideMark/>
          </w:tcPr>
          <w:p w14:paraId="0AF0B0B9"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Salinas Municipal AP </w:t>
            </w:r>
          </w:p>
        </w:tc>
        <w:tc>
          <w:tcPr>
            <w:tcW w:w="1451" w:type="dxa"/>
            <w:gridSpan w:val="2"/>
            <w:tcBorders>
              <w:top w:val="nil"/>
              <w:left w:val="nil"/>
              <w:bottom w:val="nil"/>
              <w:right w:val="nil"/>
            </w:tcBorders>
            <w:shd w:val="clear" w:color="auto" w:fill="auto"/>
            <w:noWrap/>
            <w:vAlign w:val="bottom"/>
            <w:hideMark/>
          </w:tcPr>
          <w:p w14:paraId="0AF0B0BA"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36.67</w:t>
            </w:r>
          </w:p>
        </w:tc>
        <w:tc>
          <w:tcPr>
            <w:tcW w:w="1420" w:type="dxa"/>
            <w:gridSpan w:val="2"/>
            <w:tcBorders>
              <w:top w:val="nil"/>
              <w:left w:val="nil"/>
              <w:bottom w:val="nil"/>
              <w:right w:val="nil"/>
            </w:tcBorders>
            <w:shd w:val="clear" w:color="auto" w:fill="auto"/>
            <w:noWrap/>
            <w:vAlign w:val="bottom"/>
            <w:hideMark/>
          </w:tcPr>
          <w:p w14:paraId="0AF0B0BB"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–121.60</w:t>
            </w:r>
          </w:p>
        </w:tc>
        <w:tc>
          <w:tcPr>
            <w:tcW w:w="1293" w:type="dxa"/>
            <w:tcBorders>
              <w:top w:val="nil"/>
              <w:left w:val="nil"/>
              <w:bottom w:val="nil"/>
              <w:right w:val="nil"/>
            </w:tcBorders>
            <w:shd w:val="clear" w:color="auto" w:fill="auto"/>
            <w:noWrap/>
            <w:vAlign w:val="bottom"/>
            <w:hideMark/>
          </w:tcPr>
          <w:p w14:paraId="0AF0B0BC"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B0C4" w14:textId="77777777" w:rsidTr="00EC5474">
        <w:trPr>
          <w:trHeight w:val="240"/>
        </w:trPr>
        <w:tc>
          <w:tcPr>
            <w:tcW w:w="984" w:type="dxa"/>
            <w:gridSpan w:val="2"/>
            <w:tcBorders>
              <w:top w:val="nil"/>
              <w:left w:val="nil"/>
              <w:bottom w:val="nil"/>
              <w:right w:val="nil"/>
            </w:tcBorders>
            <w:shd w:val="clear" w:color="auto" w:fill="auto"/>
            <w:noWrap/>
            <w:vAlign w:val="bottom"/>
            <w:hideMark/>
          </w:tcPr>
          <w:p w14:paraId="0AF0B0BE"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724920</w:t>
            </w:r>
          </w:p>
        </w:tc>
        <w:tc>
          <w:tcPr>
            <w:tcW w:w="818" w:type="dxa"/>
            <w:gridSpan w:val="2"/>
            <w:tcBorders>
              <w:top w:val="nil"/>
              <w:left w:val="nil"/>
              <w:bottom w:val="nil"/>
              <w:right w:val="nil"/>
            </w:tcBorders>
            <w:shd w:val="clear" w:color="auto" w:fill="auto"/>
            <w:noWrap/>
            <w:vAlign w:val="bottom"/>
            <w:hideMark/>
          </w:tcPr>
          <w:p w14:paraId="0AF0B0BF"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0.5</w:t>
            </w:r>
          </w:p>
        </w:tc>
        <w:tc>
          <w:tcPr>
            <w:tcW w:w="4955" w:type="dxa"/>
            <w:tcBorders>
              <w:top w:val="nil"/>
              <w:left w:val="nil"/>
              <w:bottom w:val="nil"/>
              <w:right w:val="nil"/>
            </w:tcBorders>
            <w:shd w:val="clear" w:color="auto" w:fill="auto"/>
            <w:noWrap/>
            <w:vAlign w:val="bottom"/>
            <w:hideMark/>
          </w:tcPr>
          <w:p w14:paraId="0AF0B0C0"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Stockton Metropolitan </w:t>
            </w:r>
            <w:proofErr w:type="spellStart"/>
            <w:r w:rsidRPr="002A4574">
              <w:rPr>
                <w:rFonts w:ascii="Calibri" w:hAnsi="Calibri"/>
                <w:color w:val="000000"/>
                <w:sz w:val="18"/>
                <w:szCs w:val="18"/>
              </w:rPr>
              <w:t>Arpt</w:t>
            </w:r>
            <w:proofErr w:type="spellEnd"/>
            <w:r w:rsidRPr="002A4574">
              <w:rPr>
                <w:rFonts w:ascii="Calibri" w:hAnsi="Calibri"/>
                <w:color w:val="000000"/>
                <w:sz w:val="18"/>
                <w:szCs w:val="18"/>
              </w:rPr>
              <w:t xml:space="preserve"> </w:t>
            </w:r>
          </w:p>
        </w:tc>
        <w:tc>
          <w:tcPr>
            <w:tcW w:w="1451" w:type="dxa"/>
            <w:gridSpan w:val="2"/>
            <w:tcBorders>
              <w:top w:val="nil"/>
              <w:left w:val="nil"/>
              <w:bottom w:val="nil"/>
              <w:right w:val="nil"/>
            </w:tcBorders>
            <w:shd w:val="clear" w:color="auto" w:fill="auto"/>
            <w:noWrap/>
            <w:vAlign w:val="bottom"/>
            <w:hideMark/>
          </w:tcPr>
          <w:p w14:paraId="0AF0B0C1"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37.9</w:t>
            </w:r>
          </w:p>
        </w:tc>
        <w:tc>
          <w:tcPr>
            <w:tcW w:w="1420" w:type="dxa"/>
            <w:gridSpan w:val="2"/>
            <w:tcBorders>
              <w:top w:val="nil"/>
              <w:left w:val="nil"/>
              <w:bottom w:val="nil"/>
              <w:right w:val="nil"/>
            </w:tcBorders>
            <w:shd w:val="clear" w:color="auto" w:fill="auto"/>
            <w:noWrap/>
            <w:vAlign w:val="bottom"/>
            <w:hideMark/>
          </w:tcPr>
          <w:p w14:paraId="0AF0B0C2"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–121.23</w:t>
            </w:r>
          </w:p>
        </w:tc>
        <w:tc>
          <w:tcPr>
            <w:tcW w:w="1293" w:type="dxa"/>
            <w:tcBorders>
              <w:top w:val="nil"/>
              <w:left w:val="nil"/>
              <w:bottom w:val="nil"/>
              <w:right w:val="nil"/>
            </w:tcBorders>
            <w:shd w:val="clear" w:color="auto" w:fill="auto"/>
            <w:noWrap/>
            <w:vAlign w:val="bottom"/>
            <w:hideMark/>
          </w:tcPr>
          <w:p w14:paraId="0AF0B0C3"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B0CB" w14:textId="77777777" w:rsidTr="00EC5474">
        <w:trPr>
          <w:trHeight w:val="240"/>
        </w:trPr>
        <w:tc>
          <w:tcPr>
            <w:tcW w:w="984" w:type="dxa"/>
            <w:gridSpan w:val="2"/>
            <w:tcBorders>
              <w:top w:val="nil"/>
              <w:left w:val="nil"/>
              <w:bottom w:val="nil"/>
              <w:right w:val="nil"/>
            </w:tcBorders>
            <w:shd w:val="clear" w:color="auto" w:fill="auto"/>
            <w:noWrap/>
            <w:vAlign w:val="bottom"/>
            <w:hideMark/>
          </w:tcPr>
          <w:p w14:paraId="0AF0B0C5"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724926</w:t>
            </w:r>
          </w:p>
        </w:tc>
        <w:tc>
          <w:tcPr>
            <w:tcW w:w="818" w:type="dxa"/>
            <w:gridSpan w:val="2"/>
            <w:tcBorders>
              <w:top w:val="nil"/>
              <w:left w:val="nil"/>
              <w:bottom w:val="nil"/>
              <w:right w:val="nil"/>
            </w:tcBorders>
            <w:shd w:val="clear" w:color="auto" w:fill="auto"/>
            <w:noWrap/>
            <w:vAlign w:val="bottom"/>
            <w:hideMark/>
          </w:tcPr>
          <w:p w14:paraId="0AF0B0C6"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0.47</w:t>
            </w:r>
          </w:p>
        </w:tc>
        <w:tc>
          <w:tcPr>
            <w:tcW w:w="4955" w:type="dxa"/>
            <w:tcBorders>
              <w:top w:val="nil"/>
              <w:left w:val="nil"/>
              <w:bottom w:val="nil"/>
              <w:right w:val="nil"/>
            </w:tcBorders>
            <w:shd w:val="clear" w:color="auto" w:fill="auto"/>
            <w:noWrap/>
            <w:vAlign w:val="bottom"/>
            <w:hideMark/>
          </w:tcPr>
          <w:p w14:paraId="0AF0B0C7"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Modesto City–County AP </w:t>
            </w:r>
          </w:p>
        </w:tc>
        <w:tc>
          <w:tcPr>
            <w:tcW w:w="1451" w:type="dxa"/>
            <w:gridSpan w:val="2"/>
            <w:tcBorders>
              <w:top w:val="nil"/>
              <w:left w:val="nil"/>
              <w:bottom w:val="nil"/>
              <w:right w:val="nil"/>
            </w:tcBorders>
            <w:shd w:val="clear" w:color="auto" w:fill="auto"/>
            <w:noWrap/>
            <w:vAlign w:val="bottom"/>
            <w:hideMark/>
          </w:tcPr>
          <w:p w14:paraId="0AF0B0C8"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37.63</w:t>
            </w:r>
          </w:p>
        </w:tc>
        <w:tc>
          <w:tcPr>
            <w:tcW w:w="1420" w:type="dxa"/>
            <w:gridSpan w:val="2"/>
            <w:tcBorders>
              <w:top w:val="nil"/>
              <w:left w:val="nil"/>
              <w:bottom w:val="nil"/>
              <w:right w:val="nil"/>
            </w:tcBorders>
            <w:shd w:val="clear" w:color="auto" w:fill="auto"/>
            <w:noWrap/>
            <w:vAlign w:val="bottom"/>
            <w:hideMark/>
          </w:tcPr>
          <w:p w14:paraId="0AF0B0C9"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–120.95</w:t>
            </w:r>
          </w:p>
        </w:tc>
        <w:tc>
          <w:tcPr>
            <w:tcW w:w="1293" w:type="dxa"/>
            <w:tcBorders>
              <w:top w:val="nil"/>
              <w:left w:val="nil"/>
              <w:bottom w:val="nil"/>
              <w:right w:val="nil"/>
            </w:tcBorders>
            <w:shd w:val="clear" w:color="auto" w:fill="auto"/>
            <w:noWrap/>
            <w:vAlign w:val="bottom"/>
            <w:hideMark/>
          </w:tcPr>
          <w:p w14:paraId="0AF0B0CA"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B0D2" w14:textId="77777777" w:rsidTr="00EC5474">
        <w:trPr>
          <w:trHeight w:val="240"/>
        </w:trPr>
        <w:tc>
          <w:tcPr>
            <w:tcW w:w="984" w:type="dxa"/>
            <w:gridSpan w:val="2"/>
            <w:tcBorders>
              <w:top w:val="nil"/>
              <w:left w:val="nil"/>
              <w:bottom w:val="nil"/>
              <w:right w:val="nil"/>
            </w:tcBorders>
            <w:shd w:val="clear" w:color="auto" w:fill="auto"/>
            <w:noWrap/>
            <w:vAlign w:val="bottom"/>
            <w:hideMark/>
          </w:tcPr>
          <w:p w14:paraId="0AF0B0CC"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724927</w:t>
            </w:r>
          </w:p>
        </w:tc>
        <w:tc>
          <w:tcPr>
            <w:tcW w:w="818" w:type="dxa"/>
            <w:gridSpan w:val="2"/>
            <w:tcBorders>
              <w:top w:val="nil"/>
              <w:left w:val="nil"/>
              <w:bottom w:val="nil"/>
              <w:right w:val="nil"/>
            </w:tcBorders>
            <w:shd w:val="clear" w:color="auto" w:fill="auto"/>
            <w:noWrap/>
            <w:vAlign w:val="bottom"/>
            <w:hideMark/>
          </w:tcPr>
          <w:p w14:paraId="0AF0B0CD"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0.53</w:t>
            </w:r>
          </w:p>
        </w:tc>
        <w:tc>
          <w:tcPr>
            <w:tcW w:w="4955" w:type="dxa"/>
            <w:tcBorders>
              <w:top w:val="nil"/>
              <w:left w:val="nil"/>
              <w:bottom w:val="nil"/>
              <w:right w:val="nil"/>
            </w:tcBorders>
            <w:shd w:val="clear" w:color="auto" w:fill="auto"/>
            <w:noWrap/>
            <w:vAlign w:val="bottom"/>
            <w:hideMark/>
          </w:tcPr>
          <w:p w14:paraId="0AF0B0CE"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Livermore Municipal </w:t>
            </w:r>
          </w:p>
        </w:tc>
        <w:tc>
          <w:tcPr>
            <w:tcW w:w="1451" w:type="dxa"/>
            <w:gridSpan w:val="2"/>
            <w:tcBorders>
              <w:top w:val="nil"/>
              <w:left w:val="nil"/>
              <w:bottom w:val="nil"/>
              <w:right w:val="nil"/>
            </w:tcBorders>
            <w:shd w:val="clear" w:color="auto" w:fill="auto"/>
            <w:noWrap/>
            <w:vAlign w:val="bottom"/>
            <w:hideMark/>
          </w:tcPr>
          <w:p w14:paraId="0AF0B0CF"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37.7</w:t>
            </w:r>
          </w:p>
        </w:tc>
        <w:tc>
          <w:tcPr>
            <w:tcW w:w="1420" w:type="dxa"/>
            <w:gridSpan w:val="2"/>
            <w:tcBorders>
              <w:top w:val="nil"/>
              <w:left w:val="nil"/>
              <w:bottom w:val="nil"/>
              <w:right w:val="nil"/>
            </w:tcBorders>
            <w:shd w:val="clear" w:color="auto" w:fill="auto"/>
            <w:noWrap/>
            <w:vAlign w:val="bottom"/>
            <w:hideMark/>
          </w:tcPr>
          <w:p w14:paraId="0AF0B0D0"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–121.82</w:t>
            </w:r>
          </w:p>
        </w:tc>
        <w:tc>
          <w:tcPr>
            <w:tcW w:w="1293" w:type="dxa"/>
            <w:tcBorders>
              <w:top w:val="nil"/>
              <w:left w:val="nil"/>
              <w:bottom w:val="nil"/>
              <w:right w:val="nil"/>
            </w:tcBorders>
            <w:shd w:val="clear" w:color="auto" w:fill="auto"/>
            <w:noWrap/>
            <w:vAlign w:val="bottom"/>
            <w:hideMark/>
          </w:tcPr>
          <w:p w14:paraId="0AF0B0D1"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B0D9" w14:textId="77777777" w:rsidTr="00EC5474">
        <w:trPr>
          <w:trHeight w:val="240"/>
        </w:trPr>
        <w:tc>
          <w:tcPr>
            <w:tcW w:w="984" w:type="dxa"/>
            <w:gridSpan w:val="2"/>
            <w:tcBorders>
              <w:top w:val="nil"/>
              <w:left w:val="nil"/>
              <w:bottom w:val="nil"/>
              <w:right w:val="nil"/>
            </w:tcBorders>
            <w:shd w:val="clear" w:color="auto" w:fill="auto"/>
            <w:noWrap/>
            <w:vAlign w:val="bottom"/>
            <w:hideMark/>
          </w:tcPr>
          <w:p w14:paraId="0AF0B0D3"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724930</w:t>
            </w:r>
          </w:p>
        </w:tc>
        <w:tc>
          <w:tcPr>
            <w:tcW w:w="818" w:type="dxa"/>
            <w:gridSpan w:val="2"/>
            <w:tcBorders>
              <w:top w:val="nil"/>
              <w:left w:val="nil"/>
              <w:bottom w:val="nil"/>
              <w:right w:val="nil"/>
            </w:tcBorders>
            <w:shd w:val="clear" w:color="auto" w:fill="auto"/>
            <w:noWrap/>
            <w:vAlign w:val="bottom"/>
            <w:hideMark/>
          </w:tcPr>
          <w:p w14:paraId="0AF0B0D4"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0.54</w:t>
            </w:r>
          </w:p>
        </w:tc>
        <w:tc>
          <w:tcPr>
            <w:tcW w:w="4955" w:type="dxa"/>
            <w:tcBorders>
              <w:top w:val="nil"/>
              <w:left w:val="nil"/>
              <w:bottom w:val="nil"/>
              <w:right w:val="nil"/>
            </w:tcBorders>
            <w:shd w:val="clear" w:color="auto" w:fill="auto"/>
            <w:noWrap/>
            <w:vAlign w:val="bottom"/>
            <w:hideMark/>
          </w:tcPr>
          <w:p w14:paraId="0AF0B0D5"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Oakland Metropolitan </w:t>
            </w:r>
            <w:proofErr w:type="spellStart"/>
            <w:r w:rsidRPr="002A4574">
              <w:rPr>
                <w:rFonts w:ascii="Calibri" w:hAnsi="Calibri"/>
                <w:color w:val="000000"/>
                <w:sz w:val="18"/>
                <w:szCs w:val="18"/>
              </w:rPr>
              <w:t>Arpt</w:t>
            </w:r>
            <w:proofErr w:type="spellEnd"/>
            <w:r w:rsidRPr="002A4574">
              <w:rPr>
                <w:rFonts w:ascii="Calibri" w:hAnsi="Calibri"/>
                <w:color w:val="000000"/>
                <w:sz w:val="18"/>
                <w:szCs w:val="18"/>
              </w:rPr>
              <w:t xml:space="preserve"> </w:t>
            </w:r>
          </w:p>
        </w:tc>
        <w:tc>
          <w:tcPr>
            <w:tcW w:w="1451" w:type="dxa"/>
            <w:gridSpan w:val="2"/>
            <w:tcBorders>
              <w:top w:val="nil"/>
              <w:left w:val="nil"/>
              <w:bottom w:val="nil"/>
              <w:right w:val="nil"/>
            </w:tcBorders>
            <w:shd w:val="clear" w:color="auto" w:fill="auto"/>
            <w:noWrap/>
            <w:vAlign w:val="bottom"/>
            <w:hideMark/>
          </w:tcPr>
          <w:p w14:paraId="0AF0B0D6"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37.72</w:t>
            </w:r>
          </w:p>
        </w:tc>
        <w:tc>
          <w:tcPr>
            <w:tcW w:w="1420" w:type="dxa"/>
            <w:gridSpan w:val="2"/>
            <w:tcBorders>
              <w:top w:val="nil"/>
              <w:left w:val="nil"/>
              <w:bottom w:val="nil"/>
              <w:right w:val="nil"/>
            </w:tcBorders>
            <w:shd w:val="clear" w:color="auto" w:fill="auto"/>
            <w:noWrap/>
            <w:vAlign w:val="bottom"/>
            <w:hideMark/>
          </w:tcPr>
          <w:p w14:paraId="0AF0B0D7"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–122.22</w:t>
            </w:r>
          </w:p>
        </w:tc>
        <w:tc>
          <w:tcPr>
            <w:tcW w:w="1293" w:type="dxa"/>
            <w:tcBorders>
              <w:top w:val="nil"/>
              <w:left w:val="nil"/>
              <w:bottom w:val="nil"/>
              <w:right w:val="nil"/>
            </w:tcBorders>
            <w:shd w:val="clear" w:color="auto" w:fill="auto"/>
            <w:noWrap/>
            <w:vAlign w:val="bottom"/>
            <w:hideMark/>
          </w:tcPr>
          <w:p w14:paraId="0AF0B0D8"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B0E0" w14:textId="77777777" w:rsidTr="00EC5474">
        <w:trPr>
          <w:trHeight w:val="240"/>
        </w:trPr>
        <w:tc>
          <w:tcPr>
            <w:tcW w:w="984" w:type="dxa"/>
            <w:gridSpan w:val="2"/>
            <w:tcBorders>
              <w:top w:val="nil"/>
              <w:left w:val="nil"/>
              <w:right w:val="nil"/>
            </w:tcBorders>
            <w:shd w:val="clear" w:color="auto" w:fill="auto"/>
            <w:noWrap/>
            <w:vAlign w:val="bottom"/>
            <w:hideMark/>
          </w:tcPr>
          <w:p w14:paraId="0AF0B0DA"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724935</w:t>
            </w:r>
          </w:p>
        </w:tc>
        <w:tc>
          <w:tcPr>
            <w:tcW w:w="818" w:type="dxa"/>
            <w:gridSpan w:val="2"/>
            <w:tcBorders>
              <w:top w:val="nil"/>
              <w:left w:val="nil"/>
              <w:right w:val="nil"/>
            </w:tcBorders>
            <w:shd w:val="clear" w:color="auto" w:fill="auto"/>
            <w:noWrap/>
            <w:vAlign w:val="bottom"/>
            <w:hideMark/>
          </w:tcPr>
          <w:p w14:paraId="0AF0B0DB"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0.47</w:t>
            </w:r>
          </w:p>
        </w:tc>
        <w:tc>
          <w:tcPr>
            <w:tcW w:w="4955" w:type="dxa"/>
            <w:tcBorders>
              <w:top w:val="nil"/>
              <w:left w:val="nil"/>
              <w:right w:val="nil"/>
            </w:tcBorders>
            <w:shd w:val="clear" w:color="auto" w:fill="auto"/>
            <w:noWrap/>
            <w:vAlign w:val="bottom"/>
            <w:hideMark/>
          </w:tcPr>
          <w:p w14:paraId="0AF0B0DC"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Hayward Air Term </w:t>
            </w:r>
          </w:p>
        </w:tc>
        <w:tc>
          <w:tcPr>
            <w:tcW w:w="1451" w:type="dxa"/>
            <w:gridSpan w:val="2"/>
            <w:tcBorders>
              <w:top w:val="nil"/>
              <w:left w:val="nil"/>
              <w:right w:val="nil"/>
            </w:tcBorders>
            <w:shd w:val="clear" w:color="auto" w:fill="auto"/>
            <w:noWrap/>
            <w:vAlign w:val="bottom"/>
            <w:hideMark/>
          </w:tcPr>
          <w:p w14:paraId="0AF0B0DD"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37.67</w:t>
            </w:r>
          </w:p>
        </w:tc>
        <w:tc>
          <w:tcPr>
            <w:tcW w:w="1420" w:type="dxa"/>
            <w:gridSpan w:val="2"/>
            <w:tcBorders>
              <w:top w:val="nil"/>
              <w:left w:val="nil"/>
              <w:right w:val="nil"/>
            </w:tcBorders>
            <w:shd w:val="clear" w:color="auto" w:fill="auto"/>
            <w:noWrap/>
            <w:vAlign w:val="bottom"/>
            <w:hideMark/>
          </w:tcPr>
          <w:p w14:paraId="0AF0B0DE"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–122.12</w:t>
            </w:r>
          </w:p>
        </w:tc>
        <w:tc>
          <w:tcPr>
            <w:tcW w:w="1293" w:type="dxa"/>
            <w:tcBorders>
              <w:top w:val="nil"/>
              <w:left w:val="nil"/>
              <w:right w:val="nil"/>
            </w:tcBorders>
            <w:shd w:val="clear" w:color="auto" w:fill="auto"/>
            <w:noWrap/>
            <w:vAlign w:val="bottom"/>
            <w:hideMark/>
          </w:tcPr>
          <w:p w14:paraId="0AF0B0DF"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B0E7" w14:textId="77777777" w:rsidTr="00EC5474">
        <w:trPr>
          <w:trHeight w:val="240"/>
        </w:trPr>
        <w:tc>
          <w:tcPr>
            <w:tcW w:w="984" w:type="dxa"/>
            <w:gridSpan w:val="2"/>
            <w:tcBorders>
              <w:top w:val="nil"/>
              <w:left w:val="nil"/>
              <w:bottom w:val="nil"/>
              <w:right w:val="nil"/>
            </w:tcBorders>
            <w:shd w:val="clear" w:color="auto" w:fill="auto"/>
            <w:noWrap/>
            <w:vAlign w:val="bottom"/>
            <w:hideMark/>
          </w:tcPr>
          <w:p w14:paraId="0AF0B0E1"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724936</w:t>
            </w:r>
          </w:p>
        </w:tc>
        <w:tc>
          <w:tcPr>
            <w:tcW w:w="818" w:type="dxa"/>
            <w:gridSpan w:val="2"/>
            <w:tcBorders>
              <w:top w:val="nil"/>
              <w:left w:val="nil"/>
              <w:bottom w:val="nil"/>
              <w:right w:val="nil"/>
            </w:tcBorders>
            <w:shd w:val="clear" w:color="auto" w:fill="auto"/>
            <w:noWrap/>
            <w:vAlign w:val="bottom"/>
            <w:hideMark/>
          </w:tcPr>
          <w:p w14:paraId="0AF0B0E2"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0.53</w:t>
            </w:r>
          </w:p>
        </w:tc>
        <w:tc>
          <w:tcPr>
            <w:tcW w:w="4955" w:type="dxa"/>
            <w:tcBorders>
              <w:top w:val="nil"/>
              <w:left w:val="nil"/>
              <w:bottom w:val="nil"/>
              <w:right w:val="nil"/>
            </w:tcBorders>
            <w:shd w:val="clear" w:color="auto" w:fill="auto"/>
            <w:noWrap/>
            <w:vAlign w:val="bottom"/>
            <w:hideMark/>
          </w:tcPr>
          <w:p w14:paraId="0AF0B0E3"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Concord–Buchanan Field </w:t>
            </w:r>
          </w:p>
        </w:tc>
        <w:tc>
          <w:tcPr>
            <w:tcW w:w="1451" w:type="dxa"/>
            <w:gridSpan w:val="2"/>
            <w:tcBorders>
              <w:top w:val="nil"/>
              <w:left w:val="nil"/>
              <w:bottom w:val="nil"/>
              <w:right w:val="nil"/>
            </w:tcBorders>
            <w:shd w:val="clear" w:color="auto" w:fill="auto"/>
            <w:noWrap/>
            <w:vAlign w:val="bottom"/>
            <w:hideMark/>
          </w:tcPr>
          <w:p w14:paraId="0AF0B0E4"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38</w:t>
            </w:r>
          </w:p>
        </w:tc>
        <w:tc>
          <w:tcPr>
            <w:tcW w:w="1420" w:type="dxa"/>
            <w:gridSpan w:val="2"/>
            <w:tcBorders>
              <w:top w:val="nil"/>
              <w:left w:val="nil"/>
              <w:bottom w:val="nil"/>
              <w:right w:val="nil"/>
            </w:tcBorders>
            <w:shd w:val="clear" w:color="auto" w:fill="auto"/>
            <w:noWrap/>
            <w:vAlign w:val="bottom"/>
            <w:hideMark/>
          </w:tcPr>
          <w:p w14:paraId="0AF0B0E5"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–122.05</w:t>
            </w:r>
          </w:p>
        </w:tc>
        <w:tc>
          <w:tcPr>
            <w:tcW w:w="1293" w:type="dxa"/>
            <w:tcBorders>
              <w:top w:val="nil"/>
              <w:left w:val="nil"/>
              <w:bottom w:val="nil"/>
              <w:right w:val="nil"/>
            </w:tcBorders>
            <w:shd w:val="clear" w:color="auto" w:fill="auto"/>
            <w:noWrap/>
            <w:vAlign w:val="bottom"/>
            <w:hideMark/>
          </w:tcPr>
          <w:p w14:paraId="0AF0B0E6"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B0EE" w14:textId="77777777" w:rsidTr="00EC5474">
        <w:trPr>
          <w:trHeight w:val="240"/>
        </w:trPr>
        <w:tc>
          <w:tcPr>
            <w:tcW w:w="984" w:type="dxa"/>
            <w:gridSpan w:val="2"/>
            <w:tcBorders>
              <w:left w:val="nil"/>
              <w:bottom w:val="nil"/>
              <w:right w:val="nil"/>
            </w:tcBorders>
            <w:shd w:val="clear" w:color="auto" w:fill="auto"/>
            <w:noWrap/>
            <w:vAlign w:val="bottom"/>
            <w:hideMark/>
          </w:tcPr>
          <w:p w14:paraId="0AF0B0E8"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724940</w:t>
            </w:r>
          </w:p>
        </w:tc>
        <w:tc>
          <w:tcPr>
            <w:tcW w:w="818" w:type="dxa"/>
            <w:gridSpan w:val="2"/>
            <w:tcBorders>
              <w:left w:val="nil"/>
              <w:bottom w:val="nil"/>
              <w:right w:val="nil"/>
            </w:tcBorders>
            <w:shd w:val="clear" w:color="auto" w:fill="auto"/>
            <w:noWrap/>
            <w:vAlign w:val="bottom"/>
            <w:hideMark/>
          </w:tcPr>
          <w:p w14:paraId="0AF0B0E9"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0.6</w:t>
            </w:r>
          </w:p>
        </w:tc>
        <w:tc>
          <w:tcPr>
            <w:tcW w:w="4955" w:type="dxa"/>
            <w:tcBorders>
              <w:left w:val="nil"/>
              <w:bottom w:val="nil"/>
              <w:right w:val="nil"/>
            </w:tcBorders>
            <w:shd w:val="clear" w:color="auto" w:fill="auto"/>
            <w:noWrap/>
            <w:vAlign w:val="bottom"/>
            <w:hideMark/>
          </w:tcPr>
          <w:p w14:paraId="0AF0B0EA"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San Francisco Intl AP </w:t>
            </w:r>
          </w:p>
        </w:tc>
        <w:tc>
          <w:tcPr>
            <w:tcW w:w="1451" w:type="dxa"/>
            <w:gridSpan w:val="2"/>
            <w:tcBorders>
              <w:left w:val="nil"/>
              <w:bottom w:val="nil"/>
              <w:right w:val="nil"/>
            </w:tcBorders>
            <w:shd w:val="clear" w:color="auto" w:fill="auto"/>
            <w:noWrap/>
            <w:vAlign w:val="bottom"/>
            <w:hideMark/>
          </w:tcPr>
          <w:p w14:paraId="0AF0B0EB"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37.62</w:t>
            </w:r>
          </w:p>
        </w:tc>
        <w:tc>
          <w:tcPr>
            <w:tcW w:w="1420" w:type="dxa"/>
            <w:gridSpan w:val="2"/>
            <w:tcBorders>
              <w:left w:val="nil"/>
              <w:bottom w:val="nil"/>
              <w:right w:val="nil"/>
            </w:tcBorders>
            <w:shd w:val="clear" w:color="auto" w:fill="auto"/>
            <w:noWrap/>
            <w:vAlign w:val="bottom"/>
            <w:hideMark/>
          </w:tcPr>
          <w:p w14:paraId="0AF0B0EC"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–122.40</w:t>
            </w:r>
          </w:p>
        </w:tc>
        <w:tc>
          <w:tcPr>
            <w:tcW w:w="1293" w:type="dxa"/>
            <w:tcBorders>
              <w:left w:val="nil"/>
              <w:bottom w:val="nil"/>
              <w:right w:val="nil"/>
            </w:tcBorders>
            <w:shd w:val="clear" w:color="auto" w:fill="auto"/>
            <w:noWrap/>
            <w:vAlign w:val="bottom"/>
            <w:hideMark/>
          </w:tcPr>
          <w:p w14:paraId="0AF0B0ED"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B0F5" w14:textId="77777777" w:rsidTr="00EC5474">
        <w:trPr>
          <w:trHeight w:val="240"/>
        </w:trPr>
        <w:tc>
          <w:tcPr>
            <w:tcW w:w="984" w:type="dxa"/>
            <w:gridSpan w:val="2"/>
            <w:tcBorders>
              <w:top w:val="nil"/>
              <w:left w:val="nil"/>
              <w:bottom w:val="nil"/>
              <w:right w:val="nil"/>
            </w:tcBorders>
            <w:shd w:val="clear" w:color="auto" w:fill="auto"/>
            <w:noWrap/>
            <w:vAlign w:val="bottom"/>
            <w:hideMark/>
          </w:tcPr>
          <w:p w14:paraId="0AF0B0EF"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724945</w:t>
            </w:r>
          </w:p>
        </w:tc>
        <w:tc>
          <w:tcPr>
            <w:tcW w:w="818" w:type="dxa"/>
            <w:gridSpan w:val="2"/>
            <w:tcBorders>
              <w:top w:val="nil"/>
              <w:left w:val="nil"/>
              <w:bottom w:val="nil"/>
              <w:right w:val="nil"/>
            </w:tcBorders>
            <w:shd w:val="clear" w:color="auto" w:fill="auto"/>
            <w:noWrap/>
            <w:vAlign w:val="bottom"/>
            <w:hideMark/>
          </w:tcPr>
          <w:p w14:paraId="0AF0B0F0"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0.48</w:t>
            </w:r>
          </w:p>
        </w:tc>
        <w:tc>
          <w:tcPr>
            <w:tcW w:w="4955" w:type="dxa"/>
            <w:tcBorders>
              <w:top w:val="nil"/>
              <w:left w:val="nil"/>
              <w:bottom w:val="nil"/>
              <w:right w:val="nil"/>
            </w:tcBorders>
            <w:shd w:val="clear" w:color="auto" w:fill="auto"/>
            <w:noWrap/>
            <w:vAlign w:val="bottom"/>
            <w:hideMark/>
          </w:tcPr>
          <w:p w14:paraId="0AF0B0F1"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San Jose Intl AP </w:t>
            </w:r>
          </w:p>
        </w:tc>
        <w:tc>
          <w:tcPr>
            <w:tcW w:w="1451" w:type="dxa"/>
            <w:gridSpan w:val="2"/>
            <w:tcBorders>
              <w:top w:val="nil"/>
              <w:left w:val="nil"/>
              <w:bottom w:val="nil"/>
              <w:right w:val="nil"/>
            </w:tcBorders>
            <w:shd w:val="clear" w:color="auto" w:fill="auto"/>
            <w:noWrap/>
            <w:vAlign w:val="bottom"/>
            <w:hideMark/>
          </w:tcPr>
          <w:p w14:paraId="0AF0B0F2"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37.37</w:t>
            </w:r>
          </w:p>
        </w:tc>
        <w:tc>
          <w:tcPr>
            <w:tcW w:w="1420" w:type="dxa"/>
            <w:gridSpan w:val="2"/>
            <w:tcBorders>
              <w:top w:val="nil"/>
              <w:left w:val="nil"/>
              <w:bottom w:val="nil"/>
              <w:right w:val="nil"/>
            </w:tcBorders>
            <w:shd w:val="clear" w:color="auto" w:fill="auto"/>
            <w:noWrap/>
            <w:vAlign w:val="bottom"/>
            <w:hideMark/>
          </w:tcPr>
          <w:p w14:paraId="0AF0B0F3"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–121.93</w:t>
            </w:r>
          </w:p>
        </w:tc>
        <w:tc>
          <w:tcPr>
            <w:tcW w:w="1293" w:type="dxa"/>
            <w:tcBorders>
              <w:top w:val="nil"/>
              <w:left w:val="nil"/>
              <w:bottom w:val="nil"/>
              <w:right w:val="nil"/>
            </w:tcBorders>
            <w:shd w:val="clear" w:color="auto" w:fill="auto"/>
            <w:noWrap/>
            <w:vAlign w:val="bottom"/>
            <w:hideMark/>
          </w:tcPr>
          <w:p w14:paraId="0AF0B0F4"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B0FC" w14:textId="77777777" w:rsidTr="00EC5474">
        <w:trPr>
          <w:trHeight w:val="240"/>
        </w:trPr>
        <w:tc>
          <w:tcPr>
            <w:tcW w:w="984" w:type="dxa"/>
            <w:gridSpan w:val="2"/>
            <w:tcBorders>
              <w:top w:val="nil"/>
              <w:left w:val="nil"/>
              <w:bottom w:val="nil"/>
              <w:right w:val="nil"/>
            </w:tcBorders>
            <w:shd w:val="clear" w:color="auto" w:fill="auto"/>
            <w:noWrap/>
            <w:vAlign w:val="bottom"/>
            <w:hideMark/>
          </w:tcPr>
          <w:p w14:paraId="0AF0B0F6"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724955</w:t>
            </w:r>
          </w:p>
        </w:tc>
        <w:tc>
          <w:tcPr>
            <w:tcW w:w="818" w:type="dxa"/>
            <w:gridSpan w:val="2"/>
            <w:tcBorders>
              <w:top w:val="nil"/>
              <w:left w:val="nil"/>
              <w:bottom w:val="nil"/>
              <w:right w:val="nil"/>
            </w:tcBorders>
            <w:shd w:val="clear" w:color="auto" w:fill="auto"/>
            <w:noWrap/>
            <w:vAlign w:val="bottom"/>
            <w:hideMark/>
          </w:tcPr>
          <w:p w14:paraId="0AF0B0F7"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0.55</w:t>
            </w:r>
          </w:p>
        </w:tc>
        <w:tc>
          <w:tcPr>
            <w:tcW w:w="4955" w:type="dxa"/>
            <w:tcBorders>
              <w:top w:val="nil"/>
              <w:left w:val="nil"/>
              <w:bottom w:val="nil"/>
              <w:right w:val="nil"/>
            </w:tcBorders>
            <w:shd w:val="clear" w:color="auto" w:fill="auto"/>
            <w:noWrap/>
            <w:vAlign w:val="bottom"/>
            <w:hideMark/>
          </w:tcPr>
          <w:p w14:paraId="0AF0B0F8"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Napa Co. Airport </w:t>
            </w:r>
          </w:p>
        </w:tc>
        <w:tc>
          <w:tcPr>
            <w:tcW w:w="1451" w:type="dxa"/>
            <w:gridSpan w:val="2"/>
            <w:tcBorders>
              <w:top w:val="nil"/>
              <w:left w:val="nil"/>
              <w:bottom w:val="nil"/>
              <w:right w:val="nil"/>
            </w:tcBorders>
            <w:shd w:val="clear" w:color="auto" w:fill="auto"/>
            <w:noWrap/>
            <w:vAlign w:val="bottom"/>
            <w:hideMark/>
          </w:tcPr>
          <w:p w14:paraId="0AF0B0F9"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38.22</w:t>
            </w:r>
          </w:p>
        </w:tc>
        <w:tc>
          <w:tcPr>
            <w:tcW w:w="1420" w:type="dxa"/>
            <w:gridSpan w:val="2"/>
            <w:tcBorders>
              <w:top w:val="nil"/>
              <w:left w:val="nil"/>
              <w:bottom w:val="nil"/>
              <w:right w:val="nil"/>
            </w:tcBorders>
            <w:shd w:val="clear" w:color="auto" w:fill="auto"/>
            <w:noWrap/>
            <w:vAlign w:val="bottom"/>
            <w:hideMark/>
          </w:tcPr>
          <w:p w14:paraId="0AF0B0FA"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–122.28</w:t>
            </w:r>
          </w:p>
        </w:tc>
        <w:tc>
          <w:tcPr>
            <w:tcW w:w="1293" w:type="dxa"/>
            <w:tcBorders>
              <w:top w:val="nil"/>
              <w:left w:val="nil"/>
              <w:bottom w:val="nil"/>
              <w:right w:val="nil"/>
            </w:tcBorders>
            <w:shd w:val="clear" w:color="auto" w:fill="auto"/>
            <w:noWrap/>
            <w:vAlign w:val="bottom"/>
            <w:hideMark/>
          </w:tcPr>
          <w:p w14:paraId="0AF0B0FB"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B103" w14:textId="77777777" w:rsidTr="00EC5474">
        <w:trPr>
          <w:trHeight w:val="240"/>
        </w:trPr>
        <w:tc>
          <w:tcPr>
            <w:tcW w:w="984" w:type="dxa"/>
            <w:gridSpan w:val="2"/>
            <w:tcBorders>
              <w:top w:val="nil"/>
              <w:left w:val="nil"/>
              <w:bottom w:val="nil"/>
              <w:right w:val="nil"/>
            </w:tcBorders>
            <w:shd w:val="clear" w:color="auto" w:fill="auto"/>
            <w:noWrap/>
            <w:vAlign w:val="bottom"/>
            <w:hideMark/>
          </w:tcPr>
          <w:p w14:paraId="0AF0B0FD"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724957</w:t>
            </w:r>
          </w:p>
        </w:tc>
        <w:tc>
          <w:tcPr>
            <w:tcW w:w="818" w:type="dxa"/>
            <w:gridSpan w:val="2"/>
            <w:tcBorders>
              <w:top w:val="nil"/>
              <w:left w:val="nil"/>
              <w:bottom w:val="nil"/>
              <w:right w:val="nil"/>
            </w:tcBorders>
            <w:shd w:val="clear" w:color="auto" w:fill="auto"/>
            <w:noWrap/>
            <w:vAlign w:val="bottom"/>
            <w:hideMark/>
          </w:tcPr>
          <w:p w14:paraId="0AF0B0FE"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0.49</w:t>
            </w:r>
          </w:p>
        </w:tc>
        <w:tc>
          <w:tcPr>
            <w:tcW w:w="4955" w:type="dxa"/>
            <w:tcBorders>
              <w:top w:val="nil"/>
              <w:left w:val="nil"/>
              <w:bottom w:val="nil"/>
              <w:right w:val="nil"/>
            </w:tcBorders>
            <w:shd w:val="clear" w:color="auto" w:fill="auto"/>
            <w:noWrap/>
            <w:vAlign w:val="bottom"/>
            <w:hideMark/>
          </w:tcPr>
          <w:p w14:paraId="0AF0B0FF"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Santa Rosa (AWOS) </w:t>
            </w:r>
          </w:p>
        </w:tc>
        <w:tc>
          <w:tcPr>
            <w:tcW w:w="1451" w:type="dxa"/>
            <w:gridSpan w:val="2"/>
            <w:tcBorders>
              <w:top w:val="nil"/>
              <w:left w:val="nil"/>
              <w:bottom w:val="nil"/>
              <w:right w:val="nil"/>
            </w:tcBorders>
            <w:shd w:val="clear" w:color="auto" w:fill="auto"/>
            <w:noWrap/>
            <w:vAlign w:val="bottom"/>
            <w:hideMark/>
          </w:tcPr>
          <w:p w14:paraId="0AF0B100"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38.52</w:t>
            </w:r>
          </w:p>
        </w:tc>
        <w:tc>
          <w:tcPr>
            <w:tcW w:w="1420" w:type="dxa"/>
            <w:gridSpan w:val="2"/>
            <w:tcBorders>
              <w:top w:val="nil"/>
              <w:left w:val="nil"/>
              <w:bottom w:val="nil"/>
              <w:right w:val="nil"/>
            </w:tcBorders>
            <w:shd w:val="clear" w:color="auto" w:fill="auto"/>
            <w:noWrap/>
            <w:vAlign w:val="bottom"/>
            <w:hideMark/>
          </w:tcPr>
          <w:p w14:paraId="0AF0B101"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–122.82</w:t>
            </w:r>
          </w:p>
        </w:tc>
        <w:tc>
          <w:tcPr>
            <w:tcW w:w="1293" w:type="dxa"/>
            <w:tcBorders>
              <w:top w:val="nil"/>
              <w:left w:val="nil"/>
              <w:bottom w:val="nil"/>
              <w:right w:val="nil"/>
            </w:tcBorders>
            <w:shd w:val="clear" w:color="auto" w:fill="auto"/>
            <w:noWrap/>
            <w:vAlign w:val="bottom"/>
            <w:hideMark/>
          </w:tcPr>
          <w:p w14:paraId="0AF0B102"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B10A" w14:textId="77777777" w:rsidTr="00EC5474">
        <w:trPr>
          <w:trHeight w:val="240"/>
        </w:trPr>
        <w:tc>
          <w:tcPr>
            <w:tcW w:w="984" w:type="dxa"/>
            <w:gridSpan w:val="2"/>
            <w:tcBorders>
              <w:top w:val="nil"/>
              <w:left w:val="nil"/>
              <w:bottom w:val="nil"/>
              <w:right w:val="nil"/>
            </w:tcBorders>
            <w:shd w:val="clear" w:color="auto" w:fill="auto"/>
            <w:noWrap/>
            <w:vAlign w:val="bottom"/>
            <w:hideMark/>
          </w:tcPr>
          <w:p w14:paraId="0AF0B104"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725845</w:t>
            </w:r>
          </w:p>
        </w:tc>
        <w:tc>
          <w:tcPr>
            <w:tcW w:w="818" w:type="dxa"/>
            <w:gridSpan w:val="2"/>
            <w:tcBorders>
              <w:top w:val="nil"/>
              <w:left w:val="nil"/>
              <w:bottom w:val="nil"/>
              <w:right w:val="nil"/>
            </w:tcBorders>
            <w:shd w:val="clear" w:color="auto" w:fill="auto"/>
            <w:noWrap/>
            <w:vAlign w:val="bottom"/>
            <w:hideMark/>
          </w:tcPr>
          <w:p w14:paraId="0AF0B105"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0.44</w:t>
            </w:r>
          </w:p>
        </w:tc>
        <w:tc>
          <w:tcPr>
            <w:tcW w:w="4955" w:type="dxa"/>
            <w:tcBorders>
              <w:top w:val="nil"/>
              <w:left w:val="nil"/>
              <w:bottom w:val="nil"/>
              <w:right w:val="nil"/>
            </w:tcBorders>
            <w:shd w:val="clear" w:color="auto" w:fill="auto"/>
            <w:noWrap/>
            <w:vAlign w:val="bottom"/>
            <w:hideMark/>
          </w:tcPr>
          <w:p w14:paraId="0AF0B106"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Blue Canyon AP </w:t>
            </w:r>
          </w:p>
        </w:tc>
        <w:tc>
          <w:tcPr>
            <w:tcW w:w="1451" w:type="dxa"/>
            <w:gridSpan w:val="2"/>
            <w:tcBorders>
              <w:top w:val="nil"/>
              <w:left w:val="nil"/>
              <w:bottom w:val="nil"/>
              <w:right w:val="nil"/>
            </w:tcBorders>
            <w:shd w:val="clear" w:color="auto" w:fill="auto"/>
            <w:noWrap/>
            <w:vAlign w:val="bottom"/>
            <w:hideMark/>
          </w:tcPr>
          <w:p w14:paraId="0AF0B107"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39.3</w:t>
            </w:r>
          </w:p>
        </w:tc>
        <w:tc>
          <w:tcPr>
            <w:tcW w:w="1420" w:type="dxa"/>
            <w:gridSpan w:val="2"/>
            <w:tcBorders>
              <w:top w:val="nil"/>
              <w:left w:val="nil"/>
              <w:bottom w:val="nil"/>
              <w:right w:val="nil"/>
            </w:tcBorders>
            <w:shd w:val="clear" w:color="auto" w:fill="auto"/>
            <w:noWrap/>
            <w:vAlign w:val="bottom"/>
            <w:hideMark/>
          </w:tcPr>
          <w:p w14:paraId="0AF0B108"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–120.72</w:t>
            </w:r>
          </w:p>
        </w:tc>
        <w:tc>
          <w:tcPr>
            <w:tcW w:w="1293" w:type="dxa"/>
            <w:tcBorders>
              <w:top w:val="nil"/>
              <w:left w:val="nil"/>
              <w:bottom w:val="nil"/>
              <w:right w:val="nil"/>
            </w:tcBorders>
            <w:shd w:val="clear" w:color="auto" w:fill="auto"/>
            <w:noWrap/>
            <w:vAlign w:val="bottom"/>
            <w:hideMark/>
          </w:tcPr>
          <w:p w14:paraId="0AF0B109"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B111" w14:textId="77777777" w:rsidTr="00EC5474">
        <w:trPr>
          <w:trHeight w:val="240"/>
        </w:trPr>
        <w:tc>
          <w:tcPr>
            <w:tcW w:w="984" w:type="dxa"/>
            <w:gridSpan w:val="2"/>
            <w:tcBorders>
              <w:top w:val="nil"/>
              <w:left w:val="nil"/>
              <w:bottom w:val="nil"/>
              <w:right w:val="nil"/>
            </w:tcBorders>
            <w:shd w:val="clear" w:color="auto" w:fill="auto"/>
            <w:noWrap/>
            <w:vAlign w:val="bottom"/>
            <w:hideMark/>
          </w:tcPr>
          <w:p w14:paraId="0AF0B10B"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725846</w:t>
            </w:r>
          </w:p>
        </w:tc>
        <w:tc>
          <w:tcPr>
            <w:tcW w:w="818" w:type="dxa"/>
            <w:gridSpan w:val="2"/>
            <w:tcBorders>
              <w:top w:val="nil"/>
              <w:left w:val="nil"/>
              <w:bottom w:val="nil"/>
              <w:right w:val="nil"/>
            </w:tcBorders>
            <w:shd w:val="clear" w:color="auto" w:fill="auto"/>
            <w:noWrap/>
            <w:vAlign w:val="bottom"/>
            <w:hideMark/>
          </w:tcPr>
          <w:p w14:paraId="0AF0B10C"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0.66</w:t>
            </w:r>
          </w:p>
        </w:tc>
        <w:tc>
          <w:tcPr>
            <w:tcW w:w="4955" w:type="dxa"/>
            <w:tcBorders>
              <w:top w:val="nil"/>
              <w:left w:val="nil"/>
              <w:bottom w:val="nil"/>
              <w:right w:val="nil"/>
            </w:tcBorders>
            <w:shd w:val="clear" w:color="auto" w:fill="auto"/>
            <w:noWrap/>
            <w:vAlign w:val="bottom"/>
            <w:hideMark/>
          </w:tcPr>
          <w:p w14:paraId="0AF0B10D"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Truckee–Tahoe </w:t>
            </w:r>
          </w:p>
        </w:tc>
        <w:tc>
          <w:tcPr>
            <w:tcW w:w="1451" w:type="dxa"/>
            <w:gridSpan w:val="2"/>
            <w:tcBorders>
              <w:top w:val="nil"/>
              <w:left w:val="nil"/>
              <w:bottom w:val="nil"/>
              <w:right w:val="nil"/>
            </w:tcBorders>
            <w:shd w:val="clear" w:color="auto" w:fill="auto"/>
            <w:noWrap/>
            <w:vAlign w:val="bottom"/>
            <w:hideMark/>
          </w:tcPr>
          <w:p w14:paraId="0AF0B10E"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39.32</w:t>
            </w:r>
          </w:p>
        </w:tc>
        <w:tc>
          <w:tcPr>
            <w:tcW w:w="1420" w:type="dxa"/>
            <w:gridSpan w:val="2"/>
            <w:tcBorders>
              <w:top w:val="nil"/>
              <w:left w:val="nil"/>
              <w:bottom w:val="nil"/>
              <w:right w:val="nil"/>
            </w:tcBorders>
            <w:shd w:val="clear" w:color="auto" w:fill="auto"/>
            <w:noWrap/>
            <w:vAlign w:val="bottom"/>
            <w:hideMark/>
          </w:tcPr>
          <w:p w14:paraId="0AF0B10F"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–120.13</w:t>
            </w:r>
          </w:p>
        </w:tc>
        <w:tc>
          <w:tcPr>
            <w:tcW w:w="1293" w:type="dxa"/>
            <w:tcBorders>
              <w:top w:val="nil"/>
              <w:left w:val="nil"/>
              <w:bottom w:val="nil"/>
              <w:right w:val="nil"/>
            </w:tcBorders>
            <w:shd w:val="clear" w:color="auto" w:fill="auto"/>
            <w:noWrap/>
            <w:vAlign w:val="bottom"/>
            <w:hideMark/>
          </w:tcPr>
          <w:p w14:paraId="0AF0B110"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B118" w14:textId="77777777" w:rsidTr="00EC5474">
        <w:trPr>
          <w:trHeight w:val="240"/>
        </w:trPr>
        <w:tc>
          <w:tcPr>
            <w:tcW w:w="984" w:type="dxa"/>
            <w:gridSpan w:val="2"/>
            <w:tcBorders>
              <w:top w:val="nil"/>
              <w:left w:val="nil"/>
              <w:bottom w:val="nil"/>
              <w:right w:val="nil"/>
            </w:tcBorders>
            <w:shd w:val="clear" w:color="auto" w:fill="auto"/>
            <w:noWrap/>
            <w:vAlign w:val="bottom"/>
            <w:hideMark/>
          </w:tcPr>
          <w:p w14:paraId="0AF0B112"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725847</w:t>
            </w:r>
          </w:p>
        </w:tc>
        <w:tc>
          <w:tcPr>
            <w:tcW w:w="818" w:type="dxa"/>
            <w:gridSpan w:val="2"/>
            <w:tcBorders>
              <w:top w:val="nil"/>
              <w:left w:val="nil"/>
              <w:bottom w:val="nil"/>
              <w:right w:val="nil"/>
            </w:tcBorders>
            <w:shd w:val="clear" w:color="auto" w:fill="auto"/>
            <w:noWrap/>
            <w:vAlign w:val="bottom"/>
            <w:hideMark/>
          </w:tcPr>
          <w:p w14:paraId="0AF0B113"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0.64</w:t>
            </w:r>
          </w:p>
        </w:tc>
        <w:tc>
          <w:tcPr>
            <w:tcW w:w="4955" w:type="dxa"/>
            <w:tcBorders>
              <w:top w:val="nil"/>
              <w:left w:val="nil"/>
              <w:bottom w:val="nil"/>
              <w:right w:val="nil"/>
            </w:tcBorders>
            <w:shd w:val="clear" w:color="auto" w:fill="auto"/>
            <w:noWrap/>
            <w:vAlign w:val="bottom"/>
            <w:hideMark/>
          </w:tcPr>
          <w:p w14:paraId="0AF0B114"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South Lake Tahoe </w:t>
            </w:r>
          </w:p>
        </w:tc>
        <w:tc>
          <w:tcPr>
            <w:tcW w:w="1451" w:type="dxa"/>
            <w:gridSpan w:val="2"/>
            <w:tcBorders>
              <w:top w:val="nil"/>
              <w:left w:val="nil"/>
              <w:bottom w:val="nil"/>
              <w:right w:val="nil"/>
            </w:tcBorders>
            <w:shd w:val="clear" w:color="auto" w:fill="auto"/>
            <w:noWrap/>
            <w:vAlign w:val="bottom"/>
            <w:hideMark/>
          </w:tcPr>
          <w:p w14:paraId="0AF0B115"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38.9</w:t>
            </w:r>
          </w:p>
        </w:tc>
        <w:tc>
          <w:tcPr>
            <w:tcW w:w="1420" w:type="dxa"/>
            <w:gridSpan w:val="2"/>
            <w:tcBorders>
              <w:top w:val="nil"/>
              <w:left w:val="nil"/>
              <w:bottom w:val="nil"/>
              <w:right w:val="nil"/>
            </w:tcBorders>
            <w:shd w:val="clear" w:color="auto" w:fill="auto"/>
            <w:noWrap/>
            <w:vAlign w:val="bottom"/>
            <w:hideMark/>
          </w:tcPr>
          <w:p w14:paraId="0AF0B116"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–120.00</w:t>
            </w:r>
          </w:p>
        </w:tc>
        <w:tc>
          <w:tcPr>
            <w:tcW w:w="1293" w:type="dxa"/>
            <w:tcBorders>
              <w:top w:val="nil"/>
              <w:left w:val="nil"/>
              <w:bottom w:val="nil"/>
              <w:right w:val="nil"/>
            </w:tcBorders>
            <w:shd w:val="clear" w:color="auto" w:fill="auto"/>
            <w:noWrap/>
            <w:vAlign w:val="bottom"/>
            <w:hideMark/>
          </w:tcPr>
          <w:p w14:paraId="0AF0B117"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B11F" w14:textId="77777777" w:rsidTr="00EC5474">
        <w:trPr>
          <w:trHeight w:val="240"/>
        </w:trPr>
        <w:tc>
          <w:tcPr>
            <w:tcW w:w="984" w:type="dxa"/>
            <w:gridSpan w:val="2"/>
            <w:tcBorders>
              <w:top w:val="nil"/>
              <w:left w:val="nil"/>
              <w:bottom w:val="nil"/>
              <w:right w:val="nil"/>
            </w:tcBorders>
            <w:shd w:val="clear" w:color="auto" w:fill="auto"/>
            <w:noWrap/>
            <w:vAlign w:val="bottom"/>
            <w:hideMark/>
          </w:tcPr>
          <w:p w14:paraId="0AF0B119"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725905</w:t>
            </w:r>
          </w:p>
        </w:tc>
        <w:tc>
          <w:tcPr>
            <w:tcW w:w="818" w:type="dxa"/>
            <w:gridSpan w:val="2"/>
            <w:tcBorders>
              <w:top w:val="nil"/>
              <w:left w:val="nil"/>
              <w:bottom w:val="nil"/>
              <w:right w:val="nil"/>
            </w:tcBorders>
            <w:shd w:val="clear" w:color="auto" w:fill="auto"/>
            <w:noWrap/>
            <w:vAlign w:val="bottom"/>
            <w:hideMark/>
          </w:tcPr>
          <w:p w14:paraId="0AF0B11A"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0.47</w:t>
            </w:r>
          </w:p>
        </w:tc>
        <w:tc>
          <w:tcPr>
            <w:tcW w:w="4955" w:type="dxa"/>
            <w:tcBorders>
              <w:top w:val="nil"/>
              <w:left w:val="nil"/>
              <w:bottom w:val="nil"/>
              <w:right w:val="nil"/>
            </w:tcBorders>
            <w:shd w:val="clear" w:color="auto" w:fill="auto"/>
            <w:noWrap/>
            <w:vAlign w:val="bottom"/>
            <w:hideMark/>
          </w:tcPr>
          <w:p w14:paraId="0AF0B11B"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Ukiah Municipal AP </w:t>
            </w:r>
          </w:p>
        </w:tc>
        <w:tc>
          <w:tcPr>
            <w:tcW w:w="1451" w:type="dxa"/>
            <w:gridSpan w:val="2"/>
            <w:tcBorders>
              <w:top w:val="nil"/>
              <w:left w:val="nil"/>
              <w:bottom w:val="nil"/>
              <w:right w:val="nil"/>
            </w:tcBorders>
            <w:shd w:val="clear" w:color="auto" w:fill="auto"/>
            <w:noWrap/>
            <w:vAlign w:val="bottom"/>
            <w:hideMark/>
          </w:tcPr>
          <w:p w14:paraId="0AF0B11C"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39.13</w:t>
            </w:r>
          </w:p>
        </w:tc>
        <w:tc>
          <w:tcPr>
            <w:tcW w:w="1420" w:type="dxa"/>
            <w:gridSpan w:val="2"/>
            <w:tcBorders>
              <w:top w:val="nil"/>
              <w:left w:val="nil"/>
              <w:bottom w:val="nil"/>
              <w:right w:val="nil"/>
            </w:tcBorders>
            <w:shd w:val="clear" w:color="auto" w:fill="auto"/>
            <w:noWrap/>
            <w:vAlign w:val="bottom"/>
            <w:hideMark/>
          </w:tcPr>
          <w:p w14:paraId="0AF0B11D"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–123.20</w:t>
            </w:r>
          </w:p>
        </w:tc>
        <w:tc>
          <w:tcPr>
            <w:tcW w:w="1293" w:type="dxa"/>
            <w:tcBorders>
              <w:top w:val="nil"/>
              <w:left w:val="nil"/>
              <w:bottom w:val="nil"/>
              <w:right w:val="nil"/>
            </w:tcBorders>
            <w:shd w:val="clear" w:color="auto" w:fill="auto"/>
            <w:noWrap/>
            <w:vAlign w:val="bottom"/>
            <w:hideMark/>
          </w:tcPr>
          <w:p w14:paraId="0AF0B11E"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B126" w14:textId="77777777" w:rsidTr="00EC5474">
        <w:trPr>
          <w:trHeight w:val="240"/>
        </w:trPr>
        <w:tc>
          <w:tcPr>
            <w:tcW w:w="984" w:type="dxa"/>
            <w:gridSpan w:val="2"/>
            <w:tcBorders>
              <w:top w:val="nil"/>
              <w:left w:val="nil"/>
              <w:bottom w:val="nil"/>
              <w:right w:val="nil"/>
            </w:tcBorders>
            <w:shd w:val="clear" w:color="auto" w:fill="auto"/>
            <w:noWrap/>
            <w:vAlign w:val="bottom"/>
            <w:hideMark/>
          </w:tcPr>
          <w:p w14:paraId="0AF0B120"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725910</w:t>
            </w:r>
          </w:p>
        </w:tc>
        <w:tc>
          <w:tcPr>
            <w:tcW w:w="818" w:type="dxa"/>
            <w:gridSpan w:val="2"/>
            <w:tcBorders>
              <w:top w:val="nil"/>
              <w:left w:val="nil"/>
              <w:bottom w:val="nil"/>
              <w:right w:val="nil"/>
            </w:tcBorders>
            <w:shd w:val="clear" w:color="auto" w:fill="auto"/>
            <w:noWrap/>
            <w:vAlign w:val="bottom"/>
            <w:hideMark/>
          </w:tcPr>
          <w:p w14:paraId="0AF0B121"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0.5</w:t>
            </w:r>
          </w:p>
        </w:tc>
        <w:tc>
          <w:tcPr>
            <w:tcW w:w="4955" w:type="dxa"/>
            <w:tcBorders>
              <w:top w:val="nil"/>
              <w:left w:val="nil"/>
              <w:bottom w:val="nil"/>
              <w:right w:val="nil"/>
            </w:tcBorders>
            <w:shd w:val="clear" w:color="auto" w:fill="auto"/>
            <w:noWrap/>
            <w:vAlign w:val="bottom"/>
            <w:hideMark/>
          </w:tcPr>
          <w:p w14:paraId="0AF0B122"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Red Bluff Municipal </w:t>
            </w:r>
            <w:proofErr w:type="spellStart"/>
            <w:r w:rsidRPr="002A4574">
              <w:rPr>
                <w:rFonts w:ascii="Calibri" w:hAnsi="Calibri"/>
                <w:color w:val="000000"/>
                <w:sz w:val="18"/>
                <w:szCs w:val="18"/>
              </w:rPr>
              <w:t>Arpt</w:t>
            </w:r>
            <w:proofErr w:type="spellEnd"/>
            <w:r w:rsidRPr="002A4574">
              <w:rPr>
                <w:rFonts w:ascii="Calibri" w:hAnsi="Calibri"/>
                <w:color w:val="000000"/>
                <w:sz w:val="18"/>
                <w:szCs w:val="18"/>
              </w:rPr>
              <w:t xml:space="preserve"> 40.15 –122.25 California</w:t>
            </w:r>
          </w:p>
        </w:tc>
        <w:tc>
          <w:tcPr>
            <w:tcW w:w="1451" w:type="dxa"/>
            <w:gridSpan w:val="2"/>
            <w:tcBorders>
              <w:top w:val="nil"/>
              <w:left w:val="nil"/>
              <w:bottom w:val="nil"/>
              <w:right w:val="nil"/>
            </w:tcBorders>
            <w:shd w:val="clear" w:color="auto" w:fill="auto"/>
            <w:noWrap/>
            <w:vAlign w:val="bottom"/>
            <w:hideMark/>
          </w:tcPr>
          <w:p w14:paraId="0AF0B123"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40.15</w:t>
            </w:r>
          </w:p>
        </w:tc>
        <w:tc>
          <w:tcPr>
            <w:tcW w:w="1420" w:type="dxa"/>
            <w:gridSpan w:val="2"/>
            <w:tcBorders>
              <w:top w:val="nil"/>
              <w:left w:val="nil"/>
              <w:bottom w:val="nil"/>
              <w:right w:val="nil"/>
            </w:tcBorders>
            <w:shd w:val="clear" w:color="auto" w:fill="auto"/>
            <w:noWrap/>
            <w:vAlign w:val="bottom"/>
            <w:hideMark/>
          </w:tcPr>
          <w:p w14:paraId="0AF0B124"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–122.25</w:t>
            </w:r>
          </w:p>
        </w:tc>
        <w:tc>
          <w:tcPr>
            <w:tcW w:w="1293" w:type="dxa"/>
            <w:tcBorders>
              <w:top w:val="nil"/>
              <w:left w:val="nil"/>
              <w:bottom w:val="nil"/>
              <w:right w:val="nil"/>
            </w:tcBorders>
            <w:shd w:val="clear" w:color="auto" w:fill="auto"/>
            <w:noWrap/>
            <w:vAlign w:val="bottom"/>
            <w:hideMark/>
          </w:tcPr>
          <w:p w14:paraId="0AF0B125"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B12D" w14:textId="77777777" w:rsidTr="00EC5474">
        <w:trPr>
          <w:trHeight w:val="240"/>
        </w:trPr>
        <w:tc>
          <w:tcPr>
            <w:tcW w:w="984" w:type="dxa"/>
            <w:gridSpan w:val="2"/>
            <w:tcBorders>
              <w:top w:val="nil"/>
              <w:left w:val="nil"/>
              <w:bottom w:val="nil"/>
              <w:right w:val="nil"/>
            </w:tcBorders>
            <w:shd w:val="clear" w:color="auto" w:fill="auto"/>
            <w:noWrap/>
            <w:vAlign w:val="bottom"/>
            <w:hideMark/>
          </w:tcPr>
          <w:p w14:paraId="0AF0B127"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725920</w:t>
            </w:r>
          </w:p>
        </w:tc>
        <w:tc>
          <w:tcPr>
            <w:tcW w:w="818" w:type="dxa"/>
            <w:gridSpan w:val="2"/>
            <w:tcBorders>
              <w:top w:val="nil"/>
              <w:left w:val="nil"/>
              <w:bottom w:val="nil"/>
              <w:right w:val="nil"/>
            </w:tcBorders>
            <w:shd w:val="clear" w:color="auto" w:fill="auto"/>
            <w:noWrap/>
            <w:vAlign w:val="bottom"/>
            <w:hideMark/>
          </w:tcPr>
          <w:p w14:paraId="0AF0B128"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0.47</w:t>
            </w:r>
          </w:p>
        </w:tc>
        <w:tc>
          <w:tcPr>
            <w:tcW w:w="4955" w:type="dxa"/>
            <w:tcBorders>
              <w:top w:val="nil"/>
              <w:left w:val="nil"/>
              <w:bottom w:val="nil"/>
              <w:right w:val="nil"/>
            </w:tcBorders>
            <w:shd w:val="clear" w:color="auto" w:fill="auto"/>
            <w:noWrap/>
            <w:vAlign w:val="bottom"/>
            <w:hideMark/>
          </w:tcPr>
          <w:p w14:paraId="0AF0B129"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Redding Municipal </w:t>
            </w:r>
            <w:proofErr w:type="spellStart"/>
            <w:r w:rsidRPr="002A4574">
              <w:rPr>
                <w:rFonts w:ascii="Calibri" w:hAnsi="Calibri"/>
                <w:color w:val="000000"/>
                <w:sz w:val="18"/>
                <w:szCs w:val="18"/>
              </w:rPr>
              <w:t>Arpt</w:t>
            </w:r>
            <w:proofErr w:type="spellEnd"/>
            <w:r w:rsidRPr="002A4574">
              <w:rPr>
                <w:rFonts w:ascii="Calibri" w:hAnsi="Calibri"/>
                <w:color w:val="000000"/>
                <w:sz w:val="18"/>
                <w:szCs w:val="18"/>
              </w:rPr>
              <w:t xml:space="preserve"> 40.52 –122.</w:t>
            </w:r>
          </w:p>
        </w:tc>
        <w:tc>
          <w:tcPr>
            <w:tcW w:w="1451" w:type="dxa"/>
            <w:gridSpan w:val="2"/>
            <w:tcBorders>
              <w:top w:val="nil"/>
              <w:left w:val="nil"/>
              <w:bottom w:val="nil"/>
              <w:right w:val="nil"/>
            </w:tcBorders>
            <w:shd w:val="clear" w:color="auto" w:fill="auto"/>
            <w:noWrap/>
            <w:vAlign w:val="bottom"/>
            <w:hideMark/>
          </w:tcPr>
          <w:p w14:paraId="0AF0B12A"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40.52</w:t>
            </w:r>
          </w:p>
        </w:tc>
        <w:tc>
          <w:tcPr>
            <w:tcW w:w="1420" w:type="dxa"/>
            <w:gridSpan w:val="2"/>
            <w:tcBorders>
              <w:top w:val="nil"/>
              <w:left w:val="nil"/>
              <w:bottom w:val="nil"/>
              <w:right w:val="nil"/>
            </w:tcBorders>
            <w:shd w:val="clear" w:color="auto" w:fill="auto"/>
            <w:noWrap/>
            <w:vAlign w:val="bottom"/>
            <w:hideMark/>
          </w:tcPr>
          <w:p w14:paraId="0AF0B12B"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–122.32</w:t>
            </w:r>
          </w:p>
        </w:tc>
        <w:tc>
          <w:tcPr>
            <w:tcW w:w="1293" w:type="dxa"/>
            <w:tcBorders>
              <w:top w:val="nil"/>
              <w:left w:val="nil"/>
              <w:bottom w:val="nil"/>
              <w:right w:val="nil"/>
            </w:tcBorders>
            <w:shd w:val="clear" w:color="auto" w:fill="auto"/>
            <w:noWrap/>
            <w:vAlign w:val="bottom"/>
            <w:hideMark/>
          </w:tcPr>
          <w:p w14:paraId="0AF0B12C"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B134" w14:textId="77777777" w:rsidTr="00EC5474">
        <w:trPr>
          <w:trHeight w:val="240"/>
        </w:trPr>
        <w:tc>
          <w:tcPr>
            <w:tcW w:w="984" w:type="dxa"/>
            <w:gridSpan w:val="2"/>
            <w:tcBorders>
              <w:top w:val="nil"/>
              <w:left w:val="nil"/>
              <w:bottom w:val="nil"/>
              <w:right w:val="nil"/>
            </w:tcBorders>
            <w:shd w:val="clear" w:color="auto" w:fill="auto"/>
            <w:noWrap/>
            <w:vAlign w:val="bottom"/>
            <w:hideMark/>
          </w:tcPr>
          <w:p w14:paraId="0AF0B12E"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725945</w:t>
            </w:r>
          </w:p>
        </w:tc>
        <w:tc>
          <w:tcPr>
            <w:tcW w:w="818" w:type="dxa"/>
            <w:gridSpan w:val="2"/>
            <w:tcBorders>
              <w:top w:val="nil"/>
              <w:left w:val="nil"/>
              <w:bottom w:val="nil"/>
              <w:right w:val="nil"/>
            </w:tcBorders>
            <w:shd w:val="clear" w:color="auto" w:fill="auto"/>
            <w:noWrap/>
            <w:vAlign w:val="bottom"/>
            <w:hideMark/>
          </w:tcPr>
          <w:p w14:paraId="0AF0B12F"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0.56</w:t>
            </w:r>
          </w:p>
        </w:tc>
        <w:tc>
          <w:tcPr>
            <w:tcW w:w="4955" w:type="dxa"/>
            <w:tcBorders>
              <w:top w:val="nil"/>
              <w:left w:val="nil"/>
              <w:bottom w:val="nil"/>
              <w:right w:val="nil"/>
            </w:tcBorders>
            <w:shd w:val="clear" w:color="auto" w:fill="auto"/>
            <w:noWrap/>
            <w:vAlign w:val="bottom"/>
            <w:hideMark/>
          </w:tcPr>
          <w:p w14:paraId="0AF0B130"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Arcata Airport 40.98 –124.10 California</w:t>
            </w:r>
          </w:p>
        </w:tc>
        <w:tc>
          <w:tcPr>
            <w:tcW w:w="1451" w:type="dxa"/>
            <w:gridSpan w:val="2"/>
            <w:tcBorders>
              <w:top w:val="nil"/>
              <w:left w:val="nil"/>
              <w:bottom w:val="nil"/>
              <w:right w:val="nil"/>
            </w:tcBorders>
            <w:shd w:val="clear" w:color="auto" w:fill="auto"/>
            <w:noWrap/>
            <w:vAlign w:val="bottom"/>
            <w:hideMark/>
          </w:tcPr>
          <w:p w14:paraId="0AF0B131"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40.98</w:t>
            </w:r>
          </w:p>
        </w:tc>
        <w:tc>
          <w:tcPr>
            <w:tcW w:w="1420" w:type="dxa"/>
            <w:gridSpan w:val="2"/>
            <w:tcBorders>
              <w:top w:val="nil"/>
              <w:left w:val="nil"/>
              <w:bottom w:val="nil"/>
              <w:right w:val="nil"/>
            </w:tcBorders>
            <w:shd w:val="clear" w:color="auto" w:fill="auto"/>
            <w:noWrap/>
            <w:vAlign w:val="bottom"/>
            <w:hideMark/>
          </w:tcPr>
          <w:p w14:paraId="0AF0B132"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–124.10</w:t>
            </w:r>
          </w:p>
        </w:tc>
        <w:tc>
          <w:tcPr>
            <w:tcW w:w="1293" w:type="dxa"/>
            <w:tcBorders>
              <w:top w:val="nil"/>
              <w:left w:val="nil"/>
              <w:bottom w:val="nil"/>
              <w:right w:val="nil"/>
            </w:tcBorders>
            <w:shd w:val="clear" w:color="auto" w:fill="auto"/>
            <w:noWrap/>
            <w:vAlign w:val="bottom"/>
            <w:hideMark/>
          </w:tcPr>
          <w:p w14:paraId="0AF0B133"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B136" w14:textId="77777777" w:rsidTr="00EC5474">
        <w:trPr>
          <w:trHeight w:val="240"/>
        </w:trPr>
        <w:tc>
          <w:tcPr>
            <w:tcW w:w="10921" w:type="dxa"/>
            <w:gridSpan w:val="10"/>
            <w:tcBorders>
              <w:top w:val="nil"/>
              <w:left w:val="nil"/>
              <w:bottom w:val="nil"/>
              <w:right w:val="nil"/>
            </w:tcBorders>
            <w:shd w:val="clear" w:color="auto" w:fill="auto"/>
            <w:noWrap/>
            <w:vAlign w:val="bottom"/>
            <w:hideMark/>
          </w:tcPr>
          <w:p w14:paraId="0AF0B135" w14:textId="77777777" w:rsidR="0029659A" w:rsidRPr="002A4574" w:rsidRDefault="0029659A" w:rsidP="00EC5474">
            <w:pPr>
              <w:jc w:val="center"/>
              <w:rPr>
                <w:rFonts w:ascii="Calibri" w:hAnsi="Calibri"/>
                <w:color w:val="000000"/>
                <w:sz w:val="18"/>
                <w:szCs w:val="18"/>
              </w:rPr>
            </w:pPr>
            <w:r w:rsidRPr="002A4574">
              <w:rPr>
                <w:rFonts w:ascii="Calibri" w:hAnsi="Calibri"/>
                <w:color w:val="000000"/>
                <w:sz w:val="18"/>
                <w:szCs w:val="18"/>
              </w:rPr>
              <w:t>NORMATIVE APPENDIX X</w:t>
            </w:r>
            <w:r>
              <w:rPr>
                <w:rFonts w:ascii="Calibri" w:hAnsi="Calibri"/>
                <w:color w:val="000000"/>
                <w:sz w:val="18"/>
                <w:szCs w:val="18"/>
              </w:rPr>
              <w:t xml:space="preserve"> </w:t>
            </w:r>
            <w:proofErr w:type="spellStart"/>
            <w:r>
              <w:rPr>
                <w:rFonts w:ascii="Calibri" w:hAnsi="Calibri"/>
                <w:color w:val="000000"/>
                <w:sz w:val="18"/>
                <w:szCs w:val="18"/>
              </w:rPr>
              <w:t>Cont</w:t>
            </w:r>
            <w:proofErr w:type="spellEnd"/>
            <w:r w:rsidRPr="002A4574">
              <w:rPr>
                <w:rFonts w:ascii="Calibri" w:hAnsi="Calibri"/>
                <w:color w:val="000000"/>
                <w:sz w:val="18"/>
                <w:szCs w:val="18"/>
              </w:rPr>
              <w:t>:</w:t>
            </w:r>
          </w:p>
        </w:tc>
      </w:tr>
      <w:tr w:rsidR="0029659A" w:rsidRPr="002A4574" w14:paraId="0AF0B138" w14:textId="77777777" w:rsidTr="00EC5474">
        <w:trPr>
          <w:trHeight w:val="240"/>
        </w:trPr>
        <w:tc>
          <w:tcPr>
            <w:tcW w:w="10921" w:type="dxa"/>
            <w:gridSpan w:val="10"/>
            <w:tcBorders>
              <w:top w:val="nil"/>
              <w:left w:val="nil"/>
              <w:bottom w:val="nil"/>
              <w:right w:val="nil"/>
            </w:tcBorders>
            <w:shd w:val="clear" w:color="auto" w:fill="auto"/>
            <w:noWrap/>
            <w:vAlign w:val="bottom"/>
            <w:hideMark/>
          </w:tcPr>
          <w:p w14:paraId="0AF0B137" w14:textId="77777777" w:rsidR="0029659A" w:rsidRPr="002A4574" w:rsidRDefault="0029659A" w:rsidP="00EC5474">
            <w:pPr>
              <w:jc w:val="center"/>
              <w:rPr>
                <w:rFonts w:ascii="Calibri" w:hAnsi="Calibri"/>
                <w:color w:val="000000"/>
                <w:sz w:val="18"/>
                <w:szCs w:val="18"/>
              </w:rPr>
            </w:pPr>
            <w:r w:rsidRPr="002A4574">
              <w:rPr>
                <w:rFonts w:ascii="Calibri" w:hAnsi="Calibri"/>
                <w:color w:val="000000"/>
                <w:sz w:val="18"/>
                <w:szCs w:val="18"/>
              </w:rPr>
              <w:lastRenderedPageBreak/>
              <w:t>INFILTRATION EFFECTIVENESS WEATHER AND SHIELDING FACTORS (WSF)</w:t>
            </w:r>
          </w:p>
        </w:tc>
      </w:tr>
      <w:tr w:rsidR="0029659A" w:rsidRPr="002A4574" w14:paraId="0AF0B13A" w14:textId="77777777" w:rsidTr="00EC5474">
        <w:trPr>
          <w:trHeight w:val="240"/>
        </w:trPr>
        <w:tc>
          <w:tcPr>
            <w:tcW w:w="10921" w:type="dxa"/>
            <w:gridSpan w:val="10"/>
            <w:tcBorders>
              <w:top w:val="nil"/>
              <w:left w:val="nil"/>
              <w:right w:val="nil"/>
            </w:tcBorders>
            <w:shd w:val="clear" w:color="auto" w:fill="auto"/>
            <w:noWrap/>
            <w:vAlign w:val="bottom"/>
            <w:hideMark/>
          </w:tcPr>
          <w:p w14:paraId="0AF0B139" w14:textId="77777777" w:rsidR="0029659A" w:rsidRPr="002A4574" w:rsidRDefault="0029659A" w:rsidP="00EC5474">
            <w:pPr>
              <w:jc w:val="center"/>
              <w:rPr>
                <w:rFonts w:ascii="Calibri" w:hAnsi="Calibri"/>
                <w:color w:val="000000"/>
                <w:sz w:val="18"/>
                <w:szCs w:val="18"/>
              </w:rPr>
            </w:pPr>
            <w:r w:rsidRPr="002A4574">
              <w:rPr>
                <w:rFonts w:ascii="Calibri" w:hAnsi="Calibri"/>
                <w:color w:val="000000"/>
                <w:sz w:val="18"/>
                <w:szCs w:val="18"/>
              </w:rPr>
              <w:t>TABLE X1 U.S. Climates</w:t>
            </w:r>
          </w:p>
        </w:tc>
      </w:tr>
      <w:tr w:rsidR="0029659A" w:rsidRPr="002A4574" w14:paraId="0AF0B141" w14:textId="77777777" w:rsidTr="00EC5474">
        <w:trPr>
          <w:trHeight w:val="240"/>
        </w:trPr>
        <w:tc>
          <w:tcPr>
            <w:tcW w:w="764" w:type="dxa"/>
            <w:tcBorders>
              <w:top w:val="nil"/>
              <w:left w:val="nil"/>
              <w:bottom w:val="single" w:sz="4" w:space="0" w:color="auto"/>
              <w:right w:val="nil"/>
            </w:tcBorders>
            <w:shd w:val="clear" w:color="auto" w:fill="auto"/>
            <w:noWrap/>
            <w:vAlign w:val="bottom"/>
            <w:hideMark/>
          </w:tcPr>
          <w:p w14:paraId="0AF0B13B"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TMY3</w:t>
            </w:r>
          </w:p>
        </w:tc>
        <w:tc>
          <w:tcPr>
            <w:tcW w:w="747" w:type="dxa"/>
            <w:gridSpan w:val="2"/>
            <w:tcBorders>
              <w:top w:val="nil"/>
              <w:left w:val="nil"/>
              <w:bottom w:val="single" w:sz="4" w:space="0" w:color="auto"/>
              <w:right w:val="nil"/>
            </w:tcBorders>
            <w:shd w:val="clear" w:color="auto" w:fill="auto"/>
            <w:noWrap/>
            <w:vAlign w:val="bottom"/>
            <w:hideMark/>
          </w:tcPr>
          <w:p w14:paraId="0AF0B13C" w14:textId="77777777" w:rsidR="0029659A" w:rsidRPr="002A4574" w:rsidRDefault="0029659A" w:rsidP="00EC5474">
            <w:pPr>
              <w:rPr>
                <w:rFonts w:ascii="Calibri" w:hAnsi="Calibri"/>
                <w:color w:val="000000"/>
                <w:sz w:val="18"/>
                <w:szCs w:val="18"/>
              </w:rPr>
            </w:pPr>
            <w:proofErr w:type="spellStart"/>
            <w:r w:rsidRPr="002A4574">
              <w:rPr>
                <w:rFonts w:ascii="Calibri" w:hAnsi="Calibri"/>
                <w:color w:val="000000"/>
                <w:sz w:val="18"/>
                <w:szCs w:val="18"/>
              </w:rPr>
              <w:t>wsf</w:t>
            </w:r>
            <w:proofErr w:type="spellEnd"/>
          </w:p>
        </w:tc>
        <w:tc>
          <w:tcPr>
            <w:tcW w:w="5246" w:type="dxa"/>
            <w:gridSpan w:val="2"/>
            <w:tcBorders>
              <w:top w:val="nil"/>
              <w:left w:val="nil"/>
              <w:bottom w:val="single" w:sz="4" w:space="0" w:color="auto"/>
              <w:right w:val="nil"/>
            </w:tcBorders>
            <w:shd w:val="clear" w:color="auto" w:fill="auto"/>
            <w:noWrap/>
            <w:vAlign w:val="bottom"/>
            <w:hideMark/>
          </w:tcPr>
          <w:p w14:paraId="0AF0B13D"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Weather Station</w:t>
            </w:r>
          </w:p>
        </w:tc>
        <w:tc>
          <w:tcPr>
            <w:tcW w:w="825" w:type="dxa"/>
            <w:tcBorders>
              <w:top w:val="nil"/>
              <w:left w:val="nil"/>
              <w:bottom w:val="single" w:sz="4" w:space="0" w:color="auto"/>
              <w:right w:val="nil"/>
            </w:tcBorders>
            <w:shd w:val="clear" w:color="auto" w:fill="auto"/>
            <w:noWrap/>
            <w:vAlign w:val="bottom"/>
            <w:hideMark/>
          </w:tcPr>
          <w:p w14:paraId="0AF0B13E"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Latitude</w:t>
            </w:r>
          </w:p>
        </w:tc>
        <w:tc>
          <w:tcPr>
            <w:tcW w:w="1239" w:type="dxa"/>
            <w:gridSpan w:val="2"/>
            <w:tcBorders>
              <w:top w:val="nil"/>
              <w:left w:val="nil"/>
              <w:bottom w:val="single" w:sz="4" w:space="0" w:color="auto"/>
              <w:right w:val="nil"/>
            </w:tcBorders>
            <w:shd w:val="clear" w:color="auto" w:fill="auto"/>
            <w:noWrap/>
            <w:vAlign w:val="bottom"/>
            <w:hideMark/>
          </w:tcPr>
          <w:p w14:paraId="0AF0B13F"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Longitude</w:t>
            </w:r>
          </w:p>
        </w:tc>
        <w:tc>
          <w:tcPr>
            <w:tcW w:w="2100" w:type="dxa"/>
            <w:gridSpan w:val="2"/>
            <w:tcBorders>
              <w:top w:val="nil"/>
              <w:left w:val="nil"/>
              <w:bottom w:val="single" w:sz="4" w:space="0" w:color="auto"/>
              <w:right w:val="nil"/>
            </w:tcBorders>
            <w:shd w:val="clear" w:color="auto" w:fill="auto"/>
            <w:noWrap/>
            <w:vAlign w:val="bottom"/>
            <w:hideMark/>
          </w:tcPr>
          <w:p w14:paraId="0AF0B140"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State</w:t>
            </w:r>
          </w:p>
        </w:tc>
      </w:tr>
      <w:tr w:rsidR="0029659A" w:rsidRPr="002A4574" w14:paraId="0AF0B148" w14:textId="77777777" w:rsidTr="00EC5474">
        <w:trPr>
          <w:trHeight w:val="240"/>
        </w:trPr>
        <w:tc>
          <w:tcPr>
            <w:tcW w:w="764" w:type="dxa"/>
            <w:tcBorders>
              <w:top w:val="single" w:sz="4" w:space="0" w:color="auto"/>
              <w:left w:val="nil"/>
              <w:bottom w:val="nil"/>
              <w:right w:val="nil"/>
            </w:tcBorders>
            <w:shd w:val="clear" w:color="auto" w:fill="auto"/>
            <w:noWrap/>
            <w:vAlign w:val="bottom"/>
            <w:hideMark/>
          </w:tcPr>
          <w:p w14:paraId="0AF0B142"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725946</w:t>
            </w:r>
          </w:p>
        </w:tc>
        <w:tc>
          <w:tcPr>
            <w:tcW w:w="747" w:type="dxa"/>
            <w:gridSpan w:val="2"/>
            <w:tcBorders>
              <w:top w:val="single" w:sz="4" w:space="0" w:color="auto"/>
              <w:left w:val="nil"/>
              <w:bottom w:val="nil"/>
              <w:right w:val="nil"/>
            </w:tcBorders>
            <w:shd w:val="clear" w:color="auto" w:fill="auto"/>
            <w:noWrap/>
            <w:vAlign w:val="bottom"/>
            <w:hideMark/>
          </w:tcPr>
          <w:p w14:paraId="0AF0B143"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0.6</w:t>
            </w:r>
          </w:p>
        </w:tc>
        <w:tc>
          <w:tcPr>
            <w:tcW w:w="5246" w:type="dxa"/>
            <w:gridSpan w:val="2"/>
            <w:tcBorders>
              <w:top w:val="single" w:sz="4" w:space="0" w:color="auto"/>
              <w:left w:val="nil"/>
              <w:bottom w:val="nil"/>
              <w:right w:val="nil"/>
            </w:tcBorders>
            <w:shd w:val="clear" w:color="auto" w:fill="auto"/>
            <w:noWrap/>
            <w:vAlign w:val="bottom"/>
            <w:hideMark/>
          </w:tcPr>
          <w:p w14:paraId="0AF0B144"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Crescent City </w:t>
            </w:r>
            <w:proofErr w:type="spellStart"/>
            <w:r w:rsidRPr="002A4574">
              <w:rPr>
                <w:rFonts w:ascii="Calibri" w:hAnsi="Calibri"/>
                <w:color w:val="000000"/>
                <w:sz w:val="18"/>
                <w:szCs w:val="18"/>
              </w:rPr>
              <w:t>Faa</w:t>
            </w:r>
            <w:proofErr w:type="spellEnd"/>
            <w:r w:rsidRPr="002A4574">
              <w:rPr>
                <w:rFonts w:ascii="Calibri" w:hAnsi="Calibri"/>
                <w:color w:val="000000"/>
                <w:sz w:val="18"/>
                <w:szCs w:val="18"/>
              </w:rPr>
              <w:t xml:space="preserve"> Ai 41.78 –124.2</w:t>
            </w:r>
          </w:p>
        </w:tc>
        <w:tc>
          <w:tcPr>
            <w:tcW w:w="825" w:type="dxa"/>
            <w:tcBorders>
              <w:top w:val="single" w:sz="4" w:space="0" w:color="auto"/>
              <w:left w:val="nil"/>
              <w:bottom w:val="nil"/>
              <w:right w:val="nil"/>
            </w:tcBorders>
            <w:shd w:val="clear" w:color="auto" w:fill="auto"/>
            <w:noWrap/>
            <w:vAlign w:val="bottom"/>
            <w:hideMark/>
          </w:tcPr>
          <w:p w14:paraId="0AF0B145"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41.78</w:t>
            </w:r>
          </w:p>
        </w:tc>
        <w:tc>
          <w:tcPr>
            <w:tcW w:w="1239" w:type="dxa"/>
            <w:gridSpan w:val="2"/>
            <w:tcBorders>
              <w:top w:val="single" w:sz="4" w:space="0" w:color="auto"/>
              <w:left w:val="nil"/>
              <w:bottom w:val="nil"/>
              <w:right w:val="nil"/>
            </w:tcBorders>
            <w:shd w:val="clear" w:color="auto" w:fill="auto"/>
            <w:noWrap/>
            <w:vAlign w:val="bottom"/>
            <w:hideMark/>
          </w:tcPr>
          <w:p w14:paraId="0AF0B146"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–124.23</w:t>
            </w:r>
          </w:p>
        </w:tc>
        <w:tc>
          <w:tcPr>
            <w:tcW w:w="2100" w:type="dxa"/>
            <w:gridSpan w:val="2"/>
            <w:tcBorders>
              <w:top w:val="single" w:sz="4" w:space="0" w:color="auto"/>
              <w:left w:val="nil"/>
              <w:bottom w:val="nil"/>
              <w:right w:val="nil"/>
            </w:tcBorders>
            <w:shd w:val="clear" w:color="auto" w:fill="auto"/>
            <w:noWrap/>
            <w:vAlign w:val="bottom"/>
            <w:hideMark/>
          </w:tcPr>
          <w:p w14:paraId="0AF0B147"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B14F" w14:textId="77777777" w:rsidTr="00EC5474">
        <w:trPr>
          <w:trHeight w:val="240"/>
        </w:trPr>
        <w:tc>
          <w:tcPr>
            <w:tcW w:w="764" w:type="dxa"/>
            <w:tcBorders>
              <w:top w:val="nil"/>
              <w:left w:val="nil"/>
              <w:bottom w:val="nil"/>
              <w:right w:val="nil"/>
            </w:tcBorders>
            <w:shd w:val="clear" w:color="auto" w:fill="auto"/>
            <w:noWrap/>
            <w:vAlign w:val="bottom"/>
            <w:hideMark/>
          </w:tcPr>
          <w:p w14:paraId="0AF0B149"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725955</w:t>
            </w:r>
          </w:p>
        </w:tc>
        <w:tc>
          <w:tcPr>
            <w:tcW w:w="747" w:type="dxa"/>
            <w:gridSpan w:val="2"/>
            <w:tcBorders>
              <w:top w:val="nil"/>
              <w:left w:val="nil"/>
              <w:bottom w:val="nil"/>
              <w:right w:val="nil"/>
            </w:tcBorders>
            <w:shd w:val="clear" w:color="auto" w:fill="auto"/>
            <w:noWrap/>
            <w:vAlign w:val="bottom"/>
            <w:hideMark/>
          </w:tcPr>
          <w:p w14:paraId="0AF0B14A"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0.55</w:t>
            </w:r>
          </w:p>
        </w:tc>
        <w:tc>
          <w:tcPr>
            <w:tcW w:w="5246" w:type="dxa"/>
            <w:gridSpan w:val="2"/>
            <w:tcBorders>
              <w:top w:val="nil"/>
              <w:left w:val="nil"/>
              <w:bottom w:val="nil"/>
              <w:right w:val="nil"/>
            </w:tcBorders>
            <w:shd w:val="clear" w:color="auto" w:fill="auto"/>
            <w:noWrap/>
            <w:vAlign w:val="bottom"/>
            <w:hideMark/>
          </w:tcPr>
          <w:p w14:paraId="0AF0B14B"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Montague Siskiyou County AP 41.78 –122.47 California</w:t>
            </w:r>
          </w:p>
        </w:tc>
        <w:tc>
          <w:tcPr>
            <w:tcW w:w="825" w:type="dxa"/>
            <w:tcBorders>
              <w:top w:val="nil"/>
              <w:left w:val="nil"/>
              <w:bottom w:val="nil"/>
              <w:right w:val="nil"/>
            </w:tcBorders>
            <w:shd w:val="clear" w:color="auto" w:fill="auto"/>
            <w:noWrap/>
            <w:vAlign w:val="bottom"/>
            <w:hideMark/>
          </w:tcPr>
          <w:p w14:paraId="0AF0B14C"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41.78</w:t>
            </w:r>
          </w:p>
        </w:tc>
        <w:tc>
          <w:tcPr>
            <w:tcW w:w="1239" w:type="dxa"/>
            <w:gridSpan w:val="2"/>
            <w:tcBorders>
              <w:top w:val="nil"/>
              <w:left w:val="nil"/>
              <w:bottom w:val="nil"/>
              <w:right w:val="nil"/>
            </w:tcBorders>
            <w:shd w:val="clear" w:color="auto" w:fill="auto"/>
            <w:noWrap/>
            <w:vAlign w:val="bottom"/>
            <w:hideMark/>
          </w:tcPr>
          <w:p w14:paraId="0AF0B14D"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–122.47</w:t>
            </w:r>
          </w:p>
        </w:tc>
        <w:tc>
          <w:tcPr>
            <w:tcW w:w="2100" w:type="dxa"/>
            <w:gridSpan w:val="2"/>
            <w:tcBorders>
              <w:top w:val="nil"/>
              <w:left w:val="nil"/>
              <w:bottom w:val="nil"/>
              <w:right w:val="nil"/>
            </w:tcBorders>
            <w:shd w:val="clear" w:color="auto" w:fill="auto"/>
            <w:noWrap/>
            <w:vAlign w:val="bottom"/>
            <w:hideMark/>
          </w:tcPr>
          <w:p w14:paraId="0AF0B14E"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B156" w14:textId="77777777" w:rsidTr="00EC5474">
        <w:trPr>
          <w:trHeight w:val="240"/>
        </w:trPr>
        <w:tc>
          <w:tcPr>
            <w:tcW w:w="764" w:type="dxa"/>
            <w:tcBorders>
              <w:top w:val="nil"/>
              <w:left w:val="nil"/>
              <w:bottom w:val="nil"/>
              <w:right w:val="nil"/>
            </w:tcBorders>
            <w:shd w:val="clear" w:color="auto" w:fill="auto"/>
            <w:noWrap/>
            <w:vAlign w:val="bottom"/>
            <w:hideMark/>
          </w:tcPr>
          <w:p w14:paraId="0AF0B150"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725958</w:t>
            </w:r>
          </w:p>
        </w:tc>
        <w:tc>
          <w:tcPr>
            <w:tcW w:w="747" w:type="dxa"/>
            <w:gridSpan w:val="2"/>
            <w:tcBorders>
              <w:top w:val="nil"/>
              <w:left w:val="nil"/>
              <w:bottom w:val="nil"/>
              <w:right w:val="nil"/>
            </w:tcBorders>
            <w:shd w:val="clear" w:color="auto" w:fill="auto"/>
            <w:noWrap/>
            <w:vAlign w:val="bottom"/>
            <w:hideMark/>
          </w:tcPr>
          <w:p w14:paraId="0AF0B151"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0.59</w:t>
            </w:r>
          </w:p>
        </w:tc>
        <w:tc>
          <w:tcPr>
            <w:tcW w:w="5246" w:type="dxa"/>
            <w:gridSpan w:val="2"/>
            <w:tcBorders>
              <w:top w:val="nil"/>
              <w:left w:val="nil"/>
              <w:bottom w:val="nil"/>
              <w:right w:val="nil"/>
            </w:tcBorders>
            <w:shd w:val="clear" w:color="auto" w:fill="auto"/>
            <w:noWrap/>
            <w:vAlign w:val="bottom"/>
            <w:hideMark/>
          </w:tcPr>
          <w:p w14:paraId="0AF0B152"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Alturas 41.50 –120.5</w:t>
            </w:r>
          </w:p>
        </w:tc>
        <w:tc>
          <w:tcPr>
            <w:tcW w:w="825" w:type="dxa"/>
            <w:tcBorders>
              <w:top w:val="nil"/>
              <w:left w:val="nil"/>
              <w:bottom w:val="nil"/>
              <w:right w:val="nil"/>
            </w:tcBorders>
            <w:shd w:val="clear" w:color="auto" w:fill="auto"/>
            <w:noWrap/>
            <w:vAlign w:val="bottom"/>
            <w:hideMark/>
          </w:tcPr>
          <w:p w14:paraId="0AF0B153"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41.5</w:t>
            </w:r>
          </w:p>
        </w:tc>
        <w:tc>
          <w:tcPr>
            <w:tcW w:w="1239" w:type="dxa"/>
            <w:gridSpan w:val="2"/>
            <w:tcBorders>
              <w:top w:val="nil"/>
              <w:left w:val="nil"/>
              <w:bottom w:val="nil"/>
              <w:right w:val="nil"/>
            </w:tcBorders>
            <w:shd w:val="clear" w:color="auto" w:fill="auto"/>
            <w:noWrap/>
            <w:vAlign w:val="bottom"/>
            <w:hideMark/>
          </w:tcPr>
          <w:p w14:paraId="0AF0B154"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–120.53</w:t>
            </w:r>
          </w:p>
        </w:tc>
        <w:tc>
          <w:tcPr>
            <w:tcW w:w="2100" w:type="dxa"/>
            <w:gridSpan w:val="2"/>
            <w:tcBorders>
              <w:top w:val="nil"/>
              <w:left w:val="nil"/>
              <w:bottom w:val="nil"/>
              <w:right w:val="nil"/>
            </w:tcBorders>
            <w:shd w:val="clear" w:color="auto" w:fill="auto"/>
            <w:noWrap/>
            <w:vAlign w:val="bottom"/>
            <w:hideMark/>
          </w:tcPr>
          <w:p w14:paraId="0AF0B155"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B15D" w14:textId="77777777" w:rsidTr="00EC5474">
        <w:trPr>
          <w:trHeight w:val="240"/>
        </w:trPr>
        <w:tc>
          <w:tcPr>
            <w:tcW w:w="764" w:type="dxa"/>
            <w:tcBorders>
              <w:top w:val="nil"/>
              <w:left w:val="nil"/>
              <w:bottom w:val="nil"/>
              <w:right w:val="nil"/>
            </w:tcBorders>
            <w:shd w:val="clear" w:color="auto" w:fill="auto"/>
            <w:noWrap/>
            <w:vAlign w:val="bottom"/>
            <w:hideMark/>
          </w:tcPr>
          <w:p w14:paraId="0AF0B157"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745090</w:t>
            </w:r>
          </w:p>
        </w:tc>
        <w:tc>
          <w:tcPr>
            <w:tcW w:w="747" w:type="dxa"/>
            <w:gridSpan w:val="2"/>
            <w:tcBorders>
              <w:top w:val="nil"/>
              <w:left w:val="nil"/>
              <w:bottom w:val="nil"/>
              <w:right w:val="nil"/>
            </w:tcBorders>
            <w:shd w:val="clear" w:color="auto" w:fill="auto"/>
            <w:noWrap/>
            <w:vAlign w:val="bottom"/>
            <w:hideMark/>
          </w:tcPr>
          <w:p w14:paraId="0AF0B158"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0.45</w:t>
            </w:r>
          </w:p>
        </w:tc>
        <w:tc>
          <w:tcPr>
            <w:tcW w:w="5246" w:type="dxa"/>
            <w:gridSpan w:val="2"/>
            <w:tcBorders>
              <w:top w:val="nil"/>
              <w:left w:val="nil"/>
              <w:bottom w:val="nil"/>
              <w:right w:val="nil"/>
            </w:tcBorders>
            <w:shd w:val="clear" w:color="auto" w:fill="auto"/>
            <w:noWrap/>
            <w:vAlign w:val="bottom"/>
            <w:hideMark/>
          </w:tcPr>
          <w:p w14:paraId="0AF0B159"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Mountain View Moffett </w:t>
            </w:r>
            <w:proofErr w:type="spellStart"/>
            <w:r w:rsidRPr="002A4574">
              <w:rPr>
                <w:rFonts w:ascii="Calibri" w:hAnsi="Calibri"/>
                <w:color w:val="000000"/>
                <w:sz w:val="18"/>
                <w:szCs w:val="18"/>
              </w:rPr>
              <w:t>Fld</w:t>
            </w:r>
            <w:proofErr w:type="spellEnd"/>
            <w:r w:rsidRPr="002A4574">
              <w:rPr>
                <w:rFonts w:ascii="Calibri" w:hAnsi="Calibri"/>
                <w:color w:val="000000"/>
                <w:sz w:val="18"/>
                <w:szCs w:val="18"/>
              </w:rPr>
              <w:t xml:space="preserve"> NAS </w:t>
            </w:r>
          </w:p>
        </w:tc>
        <w:tc>
          <w:tcPr>
            <w:tcW w:w="825" w:type="dxa"/>
            <w:tcBorders>
              <w:top w:val="nil"/>
              <w:left w:val="nil"/>
              <w:bottom w:val="nil"/>
              <w:right w:val="nil"/>
            </w:tcBorders>
            <w:shd w:val="clear" w:color="auto" w:fill="auto"/>
            <w:noWrap/>
            <w:vAlign w:val="bottom"/>
            <w:hideMark/>
          </w:tcPr>
          <w:p w14:paraId="0AF0B15A"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37.4</w:t>
            </w:r>
          </w:p>
        </w:tc>
        <w:tc>
          <w:tcPr>
            <w:tcW w:w="1239" w:type="dxa"/>
            <w:gridSpan w:val="2"/>
            <w:tcBorders>
              <w:top w:val="nil"/>
              <w:left w:val="nil"/>
              <w:bottom w:val="nil"/>
              <w:right w:val="nil"/>
            </w:tcBorders>
            <w:shd w:val="clear" w:color="auto" w:fill="auto"/>
            <w:noWrap/>
            <w:vAlign w:val="bottom"/>
            <w:hideMark/>
          </w:tcPr>
          <w:p w14:paraId="0AF0B15B"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–122.05</w:t>
            </w:r>
          </w:p>
        </w:tc>
        <w:tc>
          <w:tcPr>
            <w:tcW w:w="2100" w:type="dxa"/>
            <w:gridSpan w:val="2"/>
            <w:tcBorders>
              <w:top w:val="nil"/>
              <w:left w:val="nil"/>
              <w:bottom w:val="nil"/>
              <w:right w:val="nil"/>
            </w:tcBorders>
            <w:shd w:val="clear" w:color="auto" w:fill="auto"/>
            <w:noWrap/>
            <w:vAlign w:val="bottom"/>
            <w:hideMark/>
          </w:tcPr>
          <w:p w14:paraId="0AF0B15C"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B164" w14:textId="77777777" w:rsidTr="00EC5474">
        <w:trPr>
          <w:trHeight w:val="240"/>
        </w:trPr>
        <w:tc>
          <w:tcPr>
            <w:tcW w:w="764" w:type="dxa"/>
            <w:tcBorders>
              <w:top w:val="nil"/>
              <w:left w:val="nil"/>
              <w:bottom w:val="nil"/>
              <w:right w:val="nil"/>
            </w:tcBorders>
            <w:shd w:val="clear" w:color="auto" w:fill="auto"/>
            <w:noWrap/>
            <w:vAlign w:val="bottom"/>
            <w:hideMark/>
          </w:tcPr>
          <w:p w14:paraId="0AF0B15E"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745160</w:t>
            </w:r>
          </w:p>
        </w:tc>
        <w:tc>
          <w:tcPr>
            <w:tcW w:w="747" w:type="dxa"/>
            <w:gridSpan w:val="2"/>
            <w:tcBorders>
              <w:top w:val="nil"/>
              <w:left w:val="nil"/>
              <w:bottom w:val="nil"/>
              <w:right w:val="nil"/>
            </w:tcBorders>
            <w:shd w:val="clear" w:color="auto" w:fill="auto"/>
            <w:noWrap/>
            <w:vAlign w:val="bottom"/>
            <w:hideMark/>
          </w:tcPr>
          <w:p w14:paraId="0AF0B15F"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0.67</w:t>
            </w:r>
          </w:p>
        </w:tc>
        <w:tc>
          <w:tcPr>
            <w:tcW w:w="5246" w:type="dxa"/>
            <w:gridSpan w:val="2"/>
            <w:tcBorders>
              <w:top w:val="nil"/>
              <w:left w:val="nil"/>
              <w:bottom w:val="nil"/>
              <w:right w:val="nil"/>
            </w:tcBorders>
            <w:shd w:val="clear" w:color="auto" w:fill="auto"/>
            <w:noWrap/>
            <w:vAlign w:val="bottom"/>
            <w:hideMark/>
          </w:tcPr>
          <w:p w14:paraId="0AF0B160"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Travis Field AFB </w:t>
            </w:r>
          </w:p>
        </w:tc>
        <w:tc>
          <w:tcPr>
            <w:tcW w:w="825" w:type="dxa"/>
            <w:tcBorders>
              <w:top w:val="nil"/>
              <w:left w:val="nil"/>
              <w:bottom w:val="nil"/>
              <w:right w:val="nil"/>
            </w:tcBorders>
            <w:shd w:val="clear" w:color="auto" w:fill="auto"/>
            <w:noWrap/>
            <w:vAlign w:val="bottom"/>
            <w:hideMark/>
          </w:tcPr>
          <w:p w14:paraId="0AF0B161"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38.27</w:t>
            </w:r>
          </w:p>
        </w:tc>
        <w:tc>
          <w:tcPr>
            <w:tcW w:w="1239" w:type="dxa"/>
            <w:gridSpan w:val="2"/>
            <w:tcBorders>
              <w:top w:val="nil"/>
              <w:left w:val="nil"/>
              <w:bottom w:val="nil"/>
              <w:right w:val="nil"/>
            </w:tcBorders>
            <w:shd w:val="clear" w:color="auto" w:fill="auto"/>
            <w:noWrap/>
            <w:vAlign w:val="bottom"/>
            <w:hideMark/>
          </w:tcPr>
          <w:p w14:paraId="0AF0B162"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–121.93</w:t>
            </w:r>
          </w:p>
        </w:tc>
        <w:tc>
          <w:tcPr>
            <w:tcW w:w="2100" w:type="dxa"/>
            <w:gridSpan w:val="2"/>
            <w:tcBorders>
              <w:top w:val="nil"/>
              <w:left w:val="nil"/>
              <w:bottom w:val="nil"/>
              <w:right w:val="nil"/>
            </w:tcBorders>
            <w:shd w:val="clear" w:color="auto" w:fill="auto"/>
            <w:noWrap/>
            <w:vAlign w:val="bottom"/>
            <w:hideMark/>
          </w:tcPr>
          <w:p w14:paraId="0AF0B163"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B16B" w14:textId="77777777" w:rsidTr="00EC5474">
        <w:trPr>
          <w:trHeight w:val="240"/>
        </w:trPr>
        <w:tc>
          <w:tcPr>
            <w:tcW w:w="764" w:type="dxa"/>
            <w:tcBorders>
              <w:top w:val="nil"/>
              <w:left w:val="nil"/>
              <w:bottom w:val="nil"/>
              <w:right w:val="nil"/>
            </w:tcBorders>
            <w:shd w:val="clear" w:color="auto" w:fill="auto"/>
            <w:noWrap/>
            <w:vAlign w:val="bottom"/>
            <w:hideMark/>
          </w:tcPr>
          <w:p w14:paraId="0AF0B165"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746120</w:t>
            </w:r>
          </w:p>
        </w:tc>
        <w:tc>
          <w:tcPr>
            <w:tcW w:w="747" w:type="dxa"/>
            <w:gridSpan w:val="2"/>
            <w:tcBorders>
              <w:top w:val="nil"/>
              <w:left w:val="nil"/>
              <w:bottom w:val="nil"/>
              <w:right w:val="nil"/>
            </w:tcBorders>
            <w:shd w:val="clear" w:color="auto" w:fill="auto"/>
            <w:noWrap/>
            <w:vAlign w:val="bottom"/>
            <w:hideMark/>
          </w:tcPr>
          <w:p w14:paraId="0AF0B166"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0.52</w:t>
            </w:r>
          </w:p>
        </w:tc>
        <w:tc>
          <w:tcPr>
            <w:tcW w:w="5246" w:type="dxa"/>
            <w:gridSpan w:val="2"/>
            <w:tcBorders>
              <w:top w:val="nil"/>
              <w:left w:val="nil"/>
              <w:bottom w:val="nil"/>
              <w:right w:val="nil"/>
            </w:tcBorders>
            <w:shd w:val="clear" w:color="auto" w:fill="auto"/>
            <w:noWrap/>
            <w:vAlign w:val="bottom"/>
            <w:hideMark/>
          </w:tcPr>
          <w:p w14:paraId="0AF0B167"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China Lake </w:t>
            </w:r>
            <w:proofErr w:type="spellStart"/>
            <w:r w:rsidRPr="002A4574">
              <w:rPr>
                <w:rFonts w:ascii="Calibri" w:hAnsi="Calibri"/>
                <w:color w:val="000000"/>
                <w:sz w:val="18"/>
                <w:szCs w:val="18"/>
              </w:rPr>
              <w:t>Naf</w:t>
            </w:r>
            <w:proofErr w:type="spellEnd"/>
            <w:r w:rsidRPr="002A4574">
              <w:rPr>
                <w:rFonts w:ascii="Calibri" w:hAnsi="Calibri"/>
                <w:color w:val="000000"/>
                <w:sz w:val="18"/>
                <w:szCs w:val="18"/>
              </w:rPr>
              <w:t xml:space="preserve"> </w:t>
            </w:r>
          </w:p>
        </w:tc>
        <w:tc>
          <w:tcPr>
            <w:tcW w:w="825" w:type="dxa"/>
            <w:tcBorders>
              <w:top w:val="nil"/>
              <w:left w:val="nil"/>
              <w:bottom w:val="nil"/>
              <w:right w:val="nil"/>
            </w:tcBorders>
            <w:shd w:val="clear" w:color="auto" w:fill="auto"/>
            <w:noWrap/>
            <w:vAlign w:val="bottom"/>
            <w:hideMark/>
          </w:tcPr>
          <w:p w14:paraId="0AF0B168"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35.68</w:t>
            </w:r>
          </w:p>
        </w:tc>
        <w:tc>
          <w:tcPr>
            <w:tcW w:w="1239" w:type="dxa"/>
            <w:gridSpan w:val="2"/>
            <w:tcBorders>
              <w:top w:val="nil"/>
              <w:left w:val="nil"/>
              <w:bottom w:val="nil"/>
              <w:right w:val="nil"/>
            </w:tcBorders>
            <w:shd w:val="clear" w:color="auto" w:fill="auto"/>
            <w:noWrap/>
            <w:vAlign w:val="bottom"/>
            <w:hideMark/>
          </w:tcPr>
          <w:p w14:paraId="0AF0B169"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–117.68</w:t>
            </w:r>
          </w:p>
        </w:tc>
        <w:tc>
          <w:tcPr>
            <w:tcW w:w="2100" w:type="dxa"/>
            <w:gridSpan w:val="2"/>
            <w:tcBorders>
              <w:top w:val="nil"/>
              <w:left w:val="nil"/>
              <w:bottom w:val="nil"/>
              <w:right w:val="nil"/>
            </w:tcBorders>
            <w:shd w:val="clear" w:color="auto" w:fill="auto"/>
            <w:noWrap/>
            <w:vAlign w:val="bottom"/>
            <w:hideMark/>
          </w:tcPr>
          <w:p w14:paraId="0AF0B16A"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B172" w14:textId="77777777" w:rsidTr="00EC5474">
        <w:trPr>
          <w:trHeight w:val="240"/>
        </w:trPr>
        <w:tc>
          <w:tcPr>
            <w:tcW w:w="764" w:type="dxa"/>
            <w:tcBorders>
              <w:top w:val="nil"/>
              <w:left w:val="nil"/>
              <w:bottom w:val="nil"/>
              <w:right w:val="nil"/>
            </w:tcBorders>
            <w:shd w:val="clear" w:color="auto" w:fill="auto"/>
            <w:noWrap/>
            <w:vAlign w:val="bottom"/>
            <w:hideMark/>
          </w:tcPr>
          <w:p w14:paraId="0AF0B16C"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747020</w:t>
            </w:r>
          </w:p>
        </w:tc>
        <w:tc>
          <w:tcPr>
            <w:tcW w:w="747" w:type="dxa"/>
            <w:gridSpan w:val="2"/>
            <w:tcBorders>
              <w:top w:val="nil"/>
              <w:left w:val="nil"/>
              <w:bottom w:val="nil"/>
              <w:right w:val="nil"/>
            </w:tcBorders>
            <w:shd w:val="clear" w:color="auto" w:fill="auto"/>
            <w:noWrap/>
            <w:vAlign w:val="bottom"/>
            <w:hideMark/>
          </w:tcPr>
          <w:p w14:paraId="0AF0B16D"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0.5</w:t>
            </w:r>
          </w:p>
        </w:tc>
        <w:tc>
          <w:tcPr>
            <w:tcW w:w="5246" w:type="dxa"/>
            <w:gridSpan w:val="2"/>
            <w:tcBorders>
              <w:top w:val="nil"/>
              <w:left w:val="nil"/>
              <w:bottom w:val="nil"/>
              <w:right w:val="nil"/>
            </w:tcBorders>
            <w:shd w:val="clear" w:color="auto" w:fill="auto"/>
            <w:noWrap/>
            <w:vAlign w:val="bottom"/>
            <w:hideMark/>
          </w:tcPr>
          <w:p w14:paraId="0AF0B16E"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Lemoore Reeves NAS </w:t>
            </w:r>
          </w:p>
        </w:tc>
        <w:tc>
          <w:tcPr>
            <w:tcW w:w="825" w:type="dxa"/>
            <w:tcBorders>
              <w:top w:val="nil"/>
              <w:left w:val="nil"/>
              <w:bottom w:val="nil"/>
              <w:right w:val="nil"/>
            </w:tcBorders>
            <w:shd w:val="clear" w:color="auto" w:fill="auto"/>
            <w:noWrap/>
            <w:vAlign w:val="bottom"/>
            <w:hideMark/>
          </w:tcPr>
          <w:p w14:paraId="0AF0B16F"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36.33</w:t>
            </w:r>
          </w:p>
        </w:tc>
        <w:tc>
          <w:tcPr>
            <w:tcW w:w="1239" w:type="dxa"/>
            <w:gridSpan w:val="2"/>
            <w:tcBorders>
              <w:top w:val="nil"/>
              <w:left w:val="nil"/>
              <w:bottom w:val="nil"/>
              <w:right w:val="nil"/>
            </w:tcBorders>
            <w:shd w:val="clear" w:color="auto" w:fill="auto"/>
            <w:noWrap/>
            <w:vAlign w:val="bottom"/>
            <w:hideMark/>
          </w:tcPr>
          <w:p w14:paraId="0AF0B170"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–119.95</w:t>
            </w:r>
          </w:p>
        </w:tc>
        <w:tc>
          <w:tcPr>
            <w:tcW w:w="2100" w:type="dxa"/>
            <w:gridSpan w:val="2"/>
            <w:tcBorders>
              <w:top w:val="nil"/>
              <w:left w:val="nil"/>
              <w:bottom w:val="nil"/>
              <w:right w:val="nil"/>
            </w:tcBorders>
            <w:shd w:val="clear" w:color="auto" w:fill="auto"/>
            <w:noWrap/>
            <w:vAlign w:val="bottom"/>
            <w:hideMark/>
          </w:tcPr>
          <w:p w14:paraId="0AF0B171"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B179" w14:textId="77777777" w:rsidTr="00EC5474">
        <w:trPr>
          <w:trHeight w:val="240"/>
        </w:trPr>
        <w:tc>
          <w:tcPr>
            <w:tcW w:w="764" w:type="dxa"/>
            <w:tcBorders>
              <w:top w:val="nil"/>
              <w:left w:val="nil"/>
              <w:bottom w:val="nil"/>
              <w:right w:val="nil"/>
            </w:tcBorders>
            <w:shd w:val="clear" w:color="auto" w:fill="auto"/>
            <w:noWrap/>
            <w:vAlign w:val="bottom"/>
            <w:hideMark/>
          </w:tcPr>
          <w:p w14:paraId="0AF0B173"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747185</w:t>
            </w:r>
          </w:p>
        </w:tc>
        <w:tc>
          <w:tcPr>
            <w:tcW w:w="747" w:type="dxa"/>
            <w:gridSpan w:val="2"/>
            <w:tcBorders>
              <w:top w:val="nil"/>
              <w:left w:val="nil"/>
              <w:bottom w:val="nil"/>
              <w:right w:val="nil"/>
            </w:tcBorders>
            <w:shd w:val="clear" w:color="auto" w:fill="auto"/>
            <w:noWrap/>
            <w:vAlign w:val="bottom"/>
            <w:hideMark/>
          </w:tcPr>
          <w:p w14:paraId="0AF0B174"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0.46</w:t>
            </w:r>
          </w:p>
        </w:tc>
        <w:tc>
          <w:tcPr>
            <w:tcW w:w="5246" w:type="dxa"/>
            <w:gridSpan w:val="2"/>
            <w:tcBorders>
              <w:top w:val="nil"/>
              <w:left w:val="nil"/>
              <w:bottom w:val="nil"/>
              <w:right w:val="nil"/>
            </w:tcBorders>
            <w:shd w:val="clear" w:color="auto" w:fill="auto"/>
            <w:noWrap/>
            <w:vAlign w:val="bottom"/>
            <w:hideMark/>
          </w:tcPr>
          <w:p w14:paraId="0AF0B175"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Imperial </w:t>
            </w:r>
          </w:p>
        </w:tc>
        <w:tc>
          <w:tcPr>
            <w:tcW w:w="825" w:type="dxa"/>
            <w:tcBorders>
              <w:top w:val="nil"/>
              <w:left w:val="nil"/>
              <w:bottom w:val="nil"/>
              <w:right w:val="nil"/>
            </w:tcBorders>
            <w:shd w:val="clear" w:color="auto" w:fill="auto"/>
            <w:noWrap/>
            <w:vAlign w:val="bottom"/>
            <w:hideMark/>
          </w:tcPr>
          <w:p w14:paraId="0AF0B176"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32.83</w:t>
            </w:r>
          </w:p>
        </w:tc>
        <w:tc>
          <w:tcPr>
            <w:tcW w:w="1239" w:type="dxa"/>
            <w:gridSpan w:val="2"/>
            <w:tcBorders>
              <w:top w:val="nil"/>
              <w:left w:val="nil"/>
              <w:bottom w:val="nil"/>
              <w:right w:val="nil"/>
            </w:tcBorders>
            <w:shd w:val="clear" w:color="auto" w:fill="auto"/>
            <w:noWrap/>
            <w:vAlign w:val="bottom"/>
            <w:hideMark/>
          </w:tcPr>
          <w:p w14:paraId="0AF0B177"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–115.58</w:t>
            </w:r>
          </w:p>
        </w:tc>
        <w:tc>
          <w:tcPr>
            <w:tcW w:w="2100" w:type="dxa"/>
            <w:gridSpan w:val="2"/>
            <w:tcBorders>
              <w:top w:val="nil"/>
              <w:left w:val="nil"/>
              <w:bottom w:val="nil"/>
              <w:right w:val="nil"/>
            </w:tcBorders>
            <w:shd w:val="clear" w:color="auto" w:fill="auto"/>
            <w:noWrap/>
            <w:vAlign w:val="bottom"/>
            <w:hideMark/>
          </w:tcPr>
          <w:p w14:paraId="0AF0B178"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B180" w14:textId="77777777" w:rsidTr="00EC5474">
        <w:trPr>
          <w:trHeight w:val="240"/>
        </w:trPr>
        <w:tc>
          <w:tcPr>
            <w:tcW w:w="764" w:type="dxa"/>
            <w:tcBorders>
              <w:top w:val="nil"/>
              <w:left w:val="nil"/>
              <w:bottom w:val="nil"/>
              <w:right w:val="nil"/>
            </w:tcBorders>
            <w:shd w:val="clear" w:color="auto" w:fill="auto"/>
            <w:noWrap/>
            <w:vAlign w:val="bottom"/>
            <w:hideMark/>
          </w:tcPr>
          <w:p w14:paraId="0AF0B17A"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747187</w:t>
            </w:r>
          </w:p>
        </w:tc>
        <w:tc>
          <w:tcPr>
            <w:tcW w:w="747" w:type="dxa"/>
            <w:gridSpan w:val="2"/>
            <w:tcBorders>
              <w:top w:val="nil"/>
              <w:left w:val="nil"/>
              <w:bottom w:val="nil"/>
              <w:right w:val="nil"/>
            </w:tcBorders>
            <w:shd w:val="clear" w:color="auto" w:fill="auto"/>
            <w:noWrap/>
            <w:vAlign w:val="bottom"/>
            <w:hideMark/>
          </w:tcPr>
          <w:p w14:paraId="0AF0B17B"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0.46</w:t>
            </w:r>
          </w:p>
        </w:tc>
        <w:tc>
          <w:tcPr>
            <w:tcW w:w="5246" w:type="dxa"/>
            <w:gridSpan w:val="2"/>
            <w:tcBorders>
              <w:top w:val="nil"/>
              <w:left w:val="nil"/>
              <w:bottom w:val="nil"/>
              <w:right w:val="nil"/>
            </w:tcBorders>
            <w:shd w:val="clear" w:color="auto" w:fill="auto"/>
            <w:noWrap/>
            <w:vAlign w:val="bottom"/>
            <w:hideMark/>
          </w:tcPr>
          <w:p w14:paraId="0AF0B17C"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Palm Springs Thermal AP </w:t>
            </w:r>
          </w:p>
        </w:tc>
        <w:tc>
          <w:tcPr>
            <w:tcW w:w="825" w:type="dxa"/>
            <w:tcBorders>
              <w:top w:val="nil"/>
              <w:left w:val="nil"/>
              <w:bottom w:val="nil"/>
              <w:right w:val="nil"/>
            </w:tcBorders>
            <w:shd w:val="clear" w:color="auto" w:fill="auto"/>
            <w:noWrap/>
            <w:vAlign w:val="bottom"/>
            <w:hideMark/>
          </w:tcPr>
          <w:p w14:paraId="0AF0B17D"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33.63</w:t>
            </w:r>
          </w:p>
        </w:tc>
        <w:tc>
          <w:tcPr>
            <w:tcW w:w="1239" w:type="dxa"/>
            <w:gridSpan w:val="2"/>
            <w:tcBorders>
              <w:top w:val="nil"/>
              <w:left w:val="nil"/>
              <w:bottom w:val="nil"/>
              <w:right w:val="nil"/>
            </w:tcBorders>
            <w:shd w:val="clear" w:color="auto" w:fill="auto"/>
            <w:noWrap/>
            <w:vAlign w:val="bottom"/>
            <w:hideMark/>
          </w:tcPr>
          <w:p w14:paraId="0AF0B17E"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–116.17</w:t>
            </w:r>
          </w:p>
        </w:tc>
        <w:tc>
          <w:tcPr>
            <w:tcW w:w="2100" w:type="dxa"/>
            <w:gridSpan w:val="2"/>
            <w:tcBorders>
              <w:top w:val="nil"/>
              <w:left w:val="nil"/>
              <w:bottom w:val="nil"/>
              <w:right w:val="nil"/>
            </w:tcBorders>
            <w:shd w:val="clear" w:color="auto" w:fill="auto"/>
            <w:noWrap/>
            <w:vAlign w:val="bottom"/>
            <w:hideMark/>
          </w:tcPr>
          <w:p w14:paraId="0AF0B17F"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r w:rsidR="0029659A" w:rsidRPr="002A4574" w14:paraId="0AF0B187" w14:textId="77777777" w:rsidTr="00EC5474">
        <w:trPr>
          <w:trHeight w:val="240"/>
        </w:trPr>
        <w:tc>
          <w:tcPr>
            <w:tcW w:w="764" w:type="dxa"/>
            <w:tcBorders>
              <w:top w:val="nil"/>
              <w:left w:val="nil"/>
              <w:bottom w:val="nil"/>
              <w:right w:val="nil"/>
            </w:tcBorders>
            <w:shd w:val="clear" w:color="auto" w:fill="auto"/>
            <w:noWrap/>
            <w:vAlign w:val="bottom"/>
            <w:hideMark/>
          </w:tcPr>
          <w:p w14:paraId="0AF0B181"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747188</w:t>
            </w:r>
          </w:p>
        </w:tc>
        <w:tc>
          <w:tcPr>
            <w:tcW w:w="747" w:type="dxa"/>
            <w:gridSpan w:val="2"/>
            <w:tcBorders>
              <w:top w:val="nil"/>
              <w:left w:val="nil"/>
              <w:bottom w:val="nil"/>
              <w:right w:val="nil"/>
            </w:tcBorders>
            <w:shd w:val="clear" w:color="auto" w:fill="auto"/>
            <w:noWrap/>
            <w:vAlign w:val="bottom"/>
            <w:hideMark/>
          </w:tcPr>
          <w:p w14:paraId="0AF0B182"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0.48</w:t>
            </w:r>
          </w:p>
        </w:tc>
        <w:tc>
          <w:tcPr>
            <w:tcW w:w="5246" w:type="dxa"/>
            <w:gridSpan w:val="2"/>
            <w:tcBorders>
              <w:top w:val="nil"/>
              <w:left w:val="nil"/>
              <w:bottom w:val="nil"/>
              <w:right w:val="nil"/>
            </w:tcBorders>
            <w:shd w:val="clear" w:color="auto" w:fill="auto"/>
            <w:noWrap/>
            <w:vAlign w:val="bottom"/>
            <w:hideMark/>
          </w:tcPr>
          <w:p w14:paraId="0AF0B183" w14:textId="77777777" w:rsidR="0029659A" w:rsidRPr="002A4574" w:rsidRDefault="0029659A" w:rsidP="00EC5474">
            <w:pPr>
              <w:rPr>
                <w:rFonts w:ascii="Calibri" w:hAnsi="Calibri"/>
                <w:color w:val="000000"/>
                <w:sz w:val="18"/>
                <w:szCs w:val="18"/>
              </w:rPr>
            </w:pPr>
            <w:r w:rsidRPr="002A4574">
              <w:rPr>
                <w:rFonts w:ascii="Calibri" w:hAnsi="Calibri"/>
                <w:color w:val="000000"/>
                <w:sz w:val="18"/>
                <w:szCs w:val="18"/>
              </w:rPr>
              <w:t xml:space="preserve">Blythe Riverside Co </w:t>
            </w:r>
            <w:proofErr w:type="spellStart"/>
            <w:r w:rsidRPr="002A4574">
              <w:rPr>
                <w:rFonts w:ascii="Calibri" w:hAnsi="Calibri"/>
                <w:color w:val="000000"/>
                <w:sz w:val="18"/>
                <w:szCs w:val="18"/>
              </w:rPr>
              <w:t>Arpt</w:t>
            </w:r>
            <w:proofErr w:type="spellEnd"/>
            <w:r w:rsidRPr="002A4574">
              <w:rPr>
                <w:rFonts w:ascii="Calibri" w:hAnsi="Calibri"/>
                <w:color w:val="000000"/>
                <w:sz w:val="18"/>
                <w:szCs w:val="18"/>
              </w:rPr>
              <w:t xml:space="preserve"> </w:t>
            </w:r>
          </w:p>
        </w:tc>
        <w:tc>
          <w:tcPr>
            <w:tcW w:w="825" w:type="dxa"/>
            <w:tcBorders>
              <w:top w:val="nil"/>
              <w:left w:val="nil"/>
              <w:bottom w:val="nil"/>
              <w:right w:val="nil"/>
            </w:tcBorders>
            <w:shd w:val="clear" w:color="auto" w:fill="auto"/>
            <w:noWrap/>
            <w:vAlign w:val="bottom"/>
            <w:hideMark/>
          </w:tcPr>
          <w:p w14:paraId="0AF0B184"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33.62</w:t>
            </w:r>
          </w:p>
        </w:tc>
        <w:tc>
          <w:tcPr>
            <w:tcW w:w="1239" w:type="dxa"/>
            <w:gridSpan w:val="2"/>
            <w:tcBorders>
              <w:top w:val="nil"/>
              <w:left w:val="nil"/>
              <w:bottom w:val="nil"/>
              <w:right w:val="nil"/>
            </w:tcBorders>
            <w:shd w:val="clear" w:color="auto" w:fill="auto"/>
            <w:noWrap/>
            <w:vAlign w:val="bottom"/>
            <w:hideMark/>
          </w:tcPr>
          <w:p w14:paraId="0AF0B185"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–114.72</w:t>
            </w:r>
          </w:p>
        </w:tc>
        <w:tc>
          <w:tcPr>
            <w:tcW w:w="2100" w:type="dxa"/>
            <w:gridSpan w:val="2"/>
            <w:tcBorders>
              <w:top w:val="nil"/>
              <w:left w:val="nil"/>
              <w:bottom w:val="nil"/>
              <w:right w:val="nil"/>
            </w:tcBorders>
            <w:shd w:val="clear" w:color="auto" w:fill="auto"/>
            <w:noWrap/>
            <w:vAlign w:val="bottom"/>
            <w:hideMark/>
          </w:tcPr>
          <w:p w14:paraId="0AF0B186" w14:textId="77777777" w:rsidR="0029659A" w:rsidRPr="002A4574" w:rsidRDefault="0029659A" w:rsidP="00EC5474">
            <w:pPr>
              <w:jc w:val="right"/>
              <w:rPr>
                <w:rFonts w:ascii="Calibri" w:hAnsi="Calibri"/>
                <w:color w:val="000000"/>
                <w:sz w:val="18"/>
                <w:szCs w:val="18"/>
              </w:rPr>
            </w:pPr>
            <w:r w:rsidRPr="002A4574">
              <w:rPr>
                <w:rFonts w:ascii="Calibri" w:hAnsi="Calibri"/>
                <w:color w:val="000000"/>
                <w:sz w:val="18"/>
                <w:szCs w:val="18"/>
              </w:rPr>
              <w:t>California</w:t>
            </w:r>
          </w:p>
        </w:tc>
      </w:tr>
    </w:tbl>
    <w:p w14:paraId="0AF0B188" w14:textId="77777777" w:rsidR="0029659A" w:rsidRDefault="0029659A" w:rsidP="0029659A">
      <w:pPr>
        <w:contextualSpacing/>
        <w:rPr>
          <w:rFonts w:asciiTheme="minorHAnsi" w:eastAsia="Cambria" w:hAnsiTheme="minorHAnsi"/>
          <w:sz w:val="18"/>
          <w:szCs w:val="18"/>
        </w:rPr>
      </w:pPr>
    </w:p>
    <w:p w14:paraId="0AF0B189" w14:textId="3508170D" w:rsidR="0029659A" w:rsidRPr="00A35980" w:rsidRDefault="0029659A" w:rsidP="0029659A">
      <w:pPr>
        <w:numPr>
          <w:ilvl w:val="0"/>
          <w:numId w:val="9"/>
        </w:numPr>
        <w:contextualSpacing/>
        <w:rPr>
          <w:rFonts w:asciiTheme="minorHAnsi" w:eastAsia="Cambria" w:hAnsiTheme="minorHAnsi"/>
          <w:sz w:val="18"/>
          <w:szCs w:val="18"/>
        </w:rPr>
      </w:pPr>
      <w:r w:rsidRPr="00A35980">
        <w:rPr>
          <w:rFonts w:asciiTheme="minorHAnsi" w:eastAsia="Cambria" w:hAnsiTheme="minorHAnsi"/>
          <w:sz w:val="18"/>
          <w:szCs w:val="18"/>
        </w:rPr>
        <w:t>This value is automatically calculated</w:t>
      </w:r>
      <w:r>
        <w:rPr>
          <w:rFonts w:asciiTheme="minorHAnsi" w:eastAsia="Cambria" w:hAnsiTheme="minorHAnsi"/>
          <w:sz w:val="18"/>
          <w:szCs w:val="18"/>
        </w:rPr>
        <w:t xml:space="preserve"> </w:t>
      </w:r>
      <w:r w:rsidRPr="00EE71C1">
        <w:rPr>
          <w:rFonts w:asciiTheme="minorHAnsi" w:eastAsia="Cambria" w:hAnsiTheme="minorHAnsi"/>
          <w:sz w:val="18"/>
          <w:szCs w:val="18"/>
        </w:rPr>
        <w:t xml:space="preserve">using </w:t>
      </w:r>
      <w:r>
        <w:rPr>
          <w:rFonts w:asciiTheme="minorHAnsi" w:eastAsia="Cambria" w:hAnsiTheme="minorHAnsi"/>
          <w:sz w:val="18"/>
          <w:szCs w:val="18"/>
        </w:rPr>
        <w:t xml:space="preserve">62.2 </w:t>
      </w:r>
      <w:r w:rsidRPr="00EE71C1">
        <w:rPr>
          <w:rFonts w:asciiTheme="minorHAnsi" w:eastAsia="Cambria" w:hAnsiTheme="minorHAnsi"/>
          <w:sz w:val="18"/>
          <w:szCs w:val="18"/>
        </w:rPr>
        <w:t xml:space="preserve">equation </w:t>
      </w:r>
      <w:r>
        <w:rPr>
          <w:rFonts w:asciiTheme="minorHAnsi" w:eastAsia="Cambria" w:hAnsiTheme="minorHAnsi"/>
          <w:sz w:val="18"/>
          <w:szCs w:val="18"/>
        </w:rPr>
        <w:t>4.5</w:t>
      </w:r>
      <w:r w:rsidRPr="00A35980">
        <w:rPr>
          <w:rFonts w:asciiTheme="minorHAnsi" w:eastAsia="Cambria" w:hAnsiTheme="minorHAnsi"/>
          <w:sz w:val="18"/>
          <w:szCs w:val="18"/>
        </w:rPr>
        <w:t xml:space="preserve">. </w:t>
      </w:r>
      <w:r w:rsidRPr="00A35980">
        <w:rPr>
          <w:rFonts w:asciiTheme="minorHAnsi" w:hAnsiTheme="minorHAnsi"/>
          <w:sz w:val="18"/>
          <w:szCs w:val="18"/>
        </w:rPr>
        <w:t xml:space="preserve">The equation used to calculate this value in the field equals: </w:t>
      </w:r>
      <w:r>
        <w:rPr>
          <w:rFonts w:asciiTheme="minorHAnsi" w:hAnsiTheme="minorHAnsi"/>
          <w:sz w:val="18"/>
          <w:szCs w:val="18"/>
        </w:rPr>
        <w:t>[1000 x (</w:t>
      </w:r>
      <w:r w:rsidRPr="00CB00C9">
        <w:rPr>
          <w:rFonts w:asciiTheme="minorHAnsi" w:hAnsiTheme="minorHAnsi"/>
          <w:sz w:val="18"/>
          <w:szCs w:val="18"/>
        </w:rPr>
        <w:t>Equivalent Leakage Area</w:t>
      </w:r>
      <w:r>
        <w:rPr>
          <w:rFonts w:asciiTheme="minorHAnsi" w:hAnsiTheme="minorHAnsi"/>
          <w:sz w:val="18"/>
          <w:szCs w:val="18"/>
        </w:rPr>
        <w:t xml:space="preserve"> (ELA) B06/</w:t>
      </w:r>
      <w:r w:rsidRPr="003A3A65">
        <w:rPr>
          <w:rFonts w:asciiTheme="minorHAnsi" w:hAnsiTheme="minorHAnsi"/>
          <w:sz w:val="18"/>
          <w:szCs w:val="18"/>
        </w:rPr>
        <w:t xml:space="preserve"> </w:t>
      </w:r>
      <w:r w:rsidRPr="0045459E">
        <w:rPr>
          <w:rFonts w:asciiTheme="minorHAnsi" w:hAnsiTheme="minorHAnsi"/>
          <w:sz w:val="18"/>
          <w:szCs w:val="18"/>
        </w:rPr>
        <w:t>conditioned floor area A</w:t>
      </w:r>
      <w:r>
        <w:rPr>
          <w:rFonts w:asciiTheme="minorHAnsi" w:hAnsiTheme="minorHAnsi"/>
          <w:sz w:val="18"/>
          <w:szCs w:val="18"/>
        </w:rPr>
        <w:t>04) x (Vertical Distance B07/8.2)^0.4]</w:t>
      </w:r>
      <w:r w:rsidRPr="00A35980">
        <w:rPr>
          <w:rFonts w:asciiTheme="minorHAnsi" w:hAnsiTheme="minorHAnsi"/>
          <w:sz w:val="18"/>
          <w:szCs w:val="18"/>
        </w:rPr>
        <w:t xml:space="preserve">= </w:t>
      </w:r>
      <w:r>
        <w:rPr>
          <w:rFonts w:asciiTheme="minorHAnsi" w:hAnsiTheme="minorHAnsi"/>
          <w:sz w:val="18"/>
          <w:szCs w:val="18"/>
        </w:rPr>
        <w:t>Normalized Leakage (NL)</w:t>
      </w:r>
      <w:r w:rsidR="0033657D">
        <w:rPr>
          <w:rFonts w:asciiTheme="minorHAnsi" w:hAnsiTheme="minorHAnsi"/>
          <w:sz w:val="18"/>
          <w:szCs w:val="18"/>
        </w:rPr>
        <w:t>.</w:t>
      </w:r>
    </w:p>
    <w:p w14:paraId="0AF0B18A" w14:textId="687B6155" w:rsidR="0029659A" w:rsidRPr="004C3F98" w:rsidRDefault="0029659A" w:rsidP="0029659A">
      <w:pPr>
        <w:numPr>
          <w:ilvl w:val="0"/>
          <w:numId w:val="9"/>
        </w:numPr>
        <w:contextualSpacing/>
        <w:rPr>
          <w:rFonts w:asciiTheme="minorHAnsi" w:eastAsia="Cambria" w:hAnsiTheme="minorHAnsi"/>
          <w:sz w:val="18"/>
          <w:szCs w:val="18"/>
        </w:rPr>
      </w:pPr>
      <w:r w:rsidRPr="00A35980">
        <w:rPr>
          <w:rFonts w:asciiTheme="minorHAnsi" w:eastAsia="Cambria" w:hAnsiTheme="minorHAnsi"/>
          <w:sz w:val="18"/>
          <w:szCs w:val="18"/>
        </w:rPr>
        <w:t>This value is automatically calculated</w:t>
      </w:r>
      <w:r>
        <w:rPr>
          <w:rFonts w:asciiTheme="minorHAnsi" w:eastAsia="Cambria" w:hAnsiTheme="minorHAnsi"/>
          <w:sz w:val="18"/>
          <w:szCs w:val="18"/>
        </w:rPr>
        <w:t xml:space="preserve"> </w:t>
      </w:r>
      <w:r w:rsidRPr="00EE71C1">
        <w:rPr>
          <w:rFonts w:asciiTheme="minorHAnsi" w:eastAsia="Cambria" w:hAnsiTheme="minorHAnsi"/>
          <w:sz w:val="18"/>
          <w:szCs w:val="18"/>
        </w:rPr>
        <w:t xml:space="preserve">using </w:t>
      </w:r>
      <w:r>
        <w:rPr>
          <w:rFonts w:asciiTheme="minorHAnsi" w:eastAsia="Cambria" w:hAnsiTheme="minorHAnsi"/>
          <w:sz w:val="18"/>
          <w:szCs w:val="18"/>
        </w:rPr>
        <w:t xml:space="preserve">62.2 </w:t>
      </w:r>
      <w:r w:rsidRPr="00EE71C1">
        <w:rPr>
          <w:rFonts w:asciiTheme="minorHAnsi" w:eastAsia="Cambria" w:hAnsiTheme="minorHAnsi"/>
          <w:sz w:val="18"/>
          <w:szCs w:val="18"/>
        </w:rPr>
        <w:t xml:space="preserve">equation </w:t>
      </w:r>
      <w:r>
        <w:rPr>
          <w:rFonts w:asciiTheme="minorHAnsi" w:eastAsia="Cambria" w:hAnsiTheme="minorHAnsi"/>
          <w:sz w:val="18"/>
          <w:szCs w:val="18"/>
        </w:rPr>
        <w:t>4.6a</w:t>
      </w:r>
      <w:r w:rsidRPr="00A35980">
        <w:rPr>
          <w:rFonts w:asciiTheme="minorHAnsi" w:eastAsia="Cambria" w:hAnsiTheme="minorHAnsi"/>
          <w:sz w:val="18"/>
          <w:szCs w:val="18"/>
        </w:rPr>
        <w:t xml:space="preserve">. </w:t>
      </w:r>
      <w:r w:rsidRPr="00A35980">
        <w:rPr>
          <w:rFonts w:asciiTheme="minorHAnsi" w:hAnsiTheme="minorHAnsi"/>
          <w:sz w:val="18"/>
          <w:szCs w:val="18"/>
        </w:rPr>
        <w:t xml:space="preserve">The equation used to calculate this value in the field equals: </w:t>
      </w:r>
      <w:r>
        <w:rPr>
          <w:rFonts w:asciiTheme="minorHAnsi" w:hAnsiTheme="minorHAnsi"/>
          <w:sz w:val="18"/>
          <w:szCs w:val="18"/>
        </w:rPr>
        <w:t xml:space="preserve">(Normalized Leakage (NL) B09 x </w:t>
      </w:r>
      <w:r w:rsidRPr="0045459E">
        <w:rPr>
          <w:rFonts w:asciiTheme="minorHAnsi" w:hAnsiTheme="minorHAnsi"/>
          <w:sz w:val="18"/>
          <w:szCs w:val="18"/>
        </w:rPr>
        <w:t>conditioned floor area A</w:t>
      </w:r>
      <w:r>
        <w:rPr>
          <w:rFonts w:asciiTheme="minorHAnsi" w:hAnsiTheme="minorHAnsi"/>
          <w:sz w:val="18"/>
          <w:szCs w:val="18"/>
        </w:rPr>
        <w:t>04)/7.3</w:t>
      </w:r>
      <w:r w:rsidRPr="00A35980">
        <w:rPr>
          <w:rFonts w:asciiTheme="minorHAnsi" w:hAnsiTheme="minorHAnsi"/>
          <w:sz w:val="18"/>
          <w:szCs w:val="18"/>
        </w:rPr>
        <w:t xml:space="preserve">= </w:t>
      </w:r>
      <w:r>
        <w:rPr>
          <w:rFonts w:asciiTheme="minorHAnsi" w:hAnsiTheme="minorHAnsi"/>
          <w:sz w:val="18"/>
          <w:szCs w:val="18"/>
        </w:rPr>
        <w:t>Ventilation Provided by Infiltration in (CFM)</w:t>
      </w:r>
      <w:r w:rsidR="0033657D">
        <w:rPr>
          <w:rFonts w:asciiTheme="minorHAnsi" w:hAnsiTheme="minorHAnsi"/>
          <w:sz w:val="18"/>
          <w:szCs w:val="18"/>
        </w:rPr>
        <w:t>.</w:t>
      </w:r>
    </w:p>
    <w:p w14:paraId="0AF0B18B" w14:textId="531E56E8" w:rsidR="0029659A" w:rsidRPr="004C3F98" w:rsidRDefault="0029659A" w:rsidP="0029659A">
      <w:pPr>
        <w:numPr>
          <w:ilvl w:val="0"/>
          <w:numId w:val="9"/>
        </w:numPr>
        <w:contextualSpacing/>
        <w:rPr>
          <w:rFonts w:asciiTheme="minorHAnsi" w:eastAsia="Cambria" w:hAnsiTheme="minorHAnsi"/>
          <w:sz w:val="18"/>
          <w:szCs w:val="18"/>
        </w:rPr>
      </w:pPr>
      <w:r w:rsidRPr="00A35980">
        <w:rPr>
          <w:rFonts w:asciiTheme="minorHAnsi" w:eastAsia="Cambria" w:hAnsiTheme="minorHAnsi"/>
          <w:sz w:val="18"/>
          <w:szCs w:val="18"/>
        </w:rPr>
        <w:t>This value is automatically calculated</w:t>
      </w:r>
      <w:r>
        <w:rPr>
          <w:rFonts w:asciiTheme="minorHAnsi" w:eastAsia="Cambria" w:hAnsiTheme="minorHAnsi"/>
          <w:sz w:val="18"/>
          <w:szCs w:val="18"/>
        </w:rPr>
        <w:t xml:space="preserve"> </w:t>
      </w:r>
      <w:r w:rsidRPr="00EE71C1">
        <w:rPr>
          <w:rFonts w:asciiTheme="minorHAnsi" w:eastAsia="Cambria" w:hAnsiTheme="minorHAnsi"/>
          <w:sz w:val="18"/>
          <w:szCs w:val="18"/>
        </w:rPr>
        <w:t xml:space="preserve">using </w:t>
      </w:r>
      <w:r>
        <w:rPr>
          <w:rFonts w:asciiTheme="minorHAnsi" w:eastAsia="Cambria" w:hAnsiTheme="minorHAnsi"/>
          <w:sz w:val="18"/>
          <w:szCs w:val="18"/>
        </w:rPr>
        <w:t xml:space="preserve">62.2 </w:t>
      </w:r>
      <w:r w:rsidRPr="00EE71C1">
        <w:rPr>
          <w:rFonts w:asciiTheme="minorHAnsi" w:eastAsia="Cambria" w:hAnsiTheme="minorHAnsi"/>
          <w:sz w:val="18"/>
          <w:szCs w:val="18"/>
        </w:rPr>
        <w:t xml:space="preserve">equation </w:t>
      </w:r>
      <w:r>
        <w:rPr>
          <w:rFonts w:asciiTheme="minorHAnsi" w:eastAsia="Cambria" w:hAnsiTheme="minorHAnsi"/>
          <w:sz w:val="18"/>
          <w:szCs w:val="18"/>
        </w:rPr>
        <w:t>4.7</w:t>
      </w:r>
      <w:r w:rsidRPr="00A35980">
        <w:rPr>
          <w:rFonts w:asciiTheme="minorHAnsi" w:eastAsia="Cambria" w:hAnsiTheme="minorHAnsi"/>
          <w:sz w:val="18"/>
          <w:szCs w:val="18"/>
        </w:rPr>
        <w:t xml:space="preserve">. </w:t>
      </w:r>
      <w:r>
        <w:rPr>
          <w:rFonts w:asciiTheme="minorHAnsi" w:eastAsia="Cambria" w:hAnsiTheme="minorHAnsi"/>
          <w:sz w:val="18"/>
          <w:szCs w:val="18"/>
        </w:rPr>
        <w:t xml:space="preserve">It is the difference between the total required ventilation and the ventilation provided by infiltration.  </w:t>
      </w:r>
      <w:r w:rsidRPr="00A35980">
        <w:rPr>
          <w:rFonts w:asciiTheme="minorHAnsi" w:hAnsiTheme="minorHAnsi"/>
          <w:sz w:val="18"/>
          <w:szCs w:val="18"/>
        </w:rPr>
        <w:t xml:space="preserve">The equation used to calculate this value in the field equals: </w:t>
      </w:r>
      <w:r>
        <w:rPr>
          <w:rFonts w:asciiTheme="minorHAnsi" w:hAnsiTheme="minorHAnsi"/>
          <w:sz w:val="18"/>
          <w:szCs w:val="18"/>
        </w:rPr>
        <w:t xml:space="preserve">(Required </w:t>
      </w:r>
      <w:r w:rsidRPr="0045459E">
        <w:rPr>
          <w:rFonts w:asciiTheme="minorHAnsi" w:hAnsiTheme="minorHAnsi"/>
          <w:sz w:val="18"/>
          <w:szCs w:val="18"/>
        </w:rPr>
        <w:t>Continuous Whole-Building Ventilation Rate</w:t>
      </w:r>
      <w:r>
        <w:rPr>
          <w:rFonts w:asciiTheme="minorHAnsi" w:hAnsiTheme="minorHAnsi"/>
          <w:sz w:val="18"/>
          <w:szCs w:val="18"/>
        </w:rPr>
        <w:t xml:space="preserve"> B01 - Ventilation Provided by Infiltration B10 </w:t>
      </w:r>
      <w:r w:rsidRPr="00A35980">
        <w:rPr>
          <w:rFonts w:asciiTheme="minorHAnsi" w:hAnsiTheme="minorHAnsi"/>
          <w:sz w:val="18"/>
          <w:szCs w:val="18"/>
        </w:rPr>
        <w:t>=</w:t>
      </w:r>
      <w:r>
        <w:rPr>
          <w:rFonts w:asciiTheme="minorHAnsi" w:hAnsiTheme="minorHAnsi"/>
          <w:sz w:val="18"/>
          <w:szCs w:val="18"/>
        </w:rPr>
        <w:t xml:space="preserve"> Required </w:t>
      </w:r>
      <w:r w:rsidRPr="0045459E">
        <w:rPr>
          <w:rFonts w:asciiTheme="minorHAnsi" w:hAnsiTheme="minorHAnsi"/>
          <w:sz w:val="18"/>
          <w:szCs w:val="18"/>
        </w:rPr>
        <w:t>Continuous Whole-Building Ventilation Rate</w:t>
      </w:r>
      <w:r>
        <w:rPr>
          <w:rFonts w:asciiTheme="minorHAnsi" w:hAnsiTheme="minorHAnsi"/>
          <w:sz w:val="18"/>
          <w:szCs w:val="18"/>
        </w:rPr>
        <w:t xml:space="preserve"> of the fan in (CFM)</w:t>
      </w:r>
      <w:r w:rsidR="0033657D">
        <w:rPr>
          <w:rFonts w:asciiTheme="minorHAnsi" w:hAnsiTheme="minorHAnsi"/>
          <w:sz w:val="18"/>
          <w:szCs w:val="18"/>
        </w:rPr>
        <w:t>.</w:t>
      </w:r>
    </w:p>
    <w:p w14:paraId="0AF0B18C" w14:textId="77777777" w:rsidR="0029659A" w:rsidRPr="004C3F98" w:rsidRDefault="0029659A" w:rsidP="0029659A">
      <w:pPr>
        <w:numPr>
          <w:ilvl w:val="0"/>
          <w:numId w:val="9"/>
        </w:numPr>
        <w:contextualSpacing/>
        <w:rPr>
          <w:rFonts w:asciiTheme="minorHAnsi" w:eastAsia="Cambria" w:hAnsiTheme="minorHAnsi"/>
          <w:sz w:val="18"/>
          <w:szCs w:val="18"/>
        </w:rPr>
      </w:pPr>
      <w:r w:rsidRPr="007B7968">
        <w:rPr>
          <w:rFonts w:asciiTheme="minorHAnsi" w:eastAsia="Cambria" w:hAnsiTheme="minorHAnsi"/>
          <w:sz w:val="18"/>
          <w:szCs w:val="18"/>
        </w:rPr>
        <w:t xml:space="preserve">User entered value </w:t>
      </w:r>
      <w:r>
        <w:rPr>
          <w:rFonts w:asciiTheme="minorHAnsi" w:eastAsia="Cambria" w:hAnsiTheme="minorHAnsi"/>
          <w:sz w:val="18"/>
          <w:szCs w:val="18"/>
        </w:rPr>
        <w:t xml:space="preserve">equals the installed ventilation rate of the fan in </w:t>
      </w:r>
      <w:r>
        <w:rPr>
          <w:rFonts w:asciiTheme="minorHAnsi" w:hAnsiTheme="minorHAnsi"/>
          <w:sz w:val="18"/>
          <w:szCs w:val="18"/>
        </w:rPr>
        <w:t xml:space="preserve">(CFM). </w:t>
      </w:r>
    </w:p>
    <w:p w14:paraId="0AF0B1AD" w14:textId="77777777" w:rsidR="00023A98" w:rsidRPr="004C3F98" w:rsidRDefault="00023A98" w:rsidP="00D65FA1">
      <w:pPr>
        <w:numPr>
          <w:ilvl w:val="0"/>
          <w:numId w:val="9"/>
        </w:numPr>
        <w:contextualSpacing/>
        <w:rPr>
          <w:rFonts w:asciiTheme="minorHAnsi" w:eastAsia="Cambria" w:hAnsiTheme="minorHAnsi"/>
          <w:sz w:val="18"/>
          <w:szCs w:val="18"/>
        </w:rPr>
        <w:sectPr w:rsidR="00023A98" w:rsidRPr="004C3F98" w:rsidSect="000A431A">
          <w:headerReference w:type="even" r:id="rId13"/>
          <w:headerReference w:type="default" r:id="rId14"/>
          <w:footerReference w:type="default" r:id="rId15"/>
          <w:headerReference w:type="first" r:id="rId16"/>
          <w:pgSz w:w="12240" w:h="15840" w:code="1"/>
          <w:pgMar w:top="720" w:right="720" w:bottom="720" w:left="720" w:header="576" w:footer="576" w:gutter="0"/>
          <w:pgNumType w:start="1"/>
          <w:cols w:space="720"/>
          <w:docGrid w:linePitch="272"/>
        </w:sectPr>
      </w:pPr>
    </w:p>
    <w:tbl>
      <w:tblPr>
        <w:tblStyle w:val="TableGrid"/>
        <w:tblW w:w="0" w:type="auto"/>
        <w:tblLook w:val="04A0" w:firstRow="1" w:lastRow="0" w:firstColumn="1" w:lastColumn="0" w:noHBand="0" w:noVBand="1"/>
      </w:tblPr>
      <w:tblGrid>
        <w:gridCol w:w="11016"/>
      </w:tblGrid>
      <w:tr w:rsidR="0096325C" w14:paraId="0AF0B1AF" w14:textId="77777777" w:rsidTr="0096325C">
        <w:tc>
          <w:tcPr>
            <w:tcW w:w="11016" w:type="dxa"/>
          </w:tcPr>
          <w:p w14:paraId="0AF0B1AE" w14:textId="77777777" w:rsidR="0096325C" w:rsidRDefault="0096325C" w:rsidP="00D65FA1">
            <w:pPr>
              <w:rPr>
                <w:rFonts w:asciiTheme="minorHAnsi" w:hAnsiTheme="minorHAnsi"/>
                <w:sz w:val="18"/>
                <w:szCs w:val="18"/>
              </w:rPr>
            </w:pPr>
            <w:r w:rsidRPr="00CB00C9">
              <w:rPr>
                <w:rFonts w:asciiTheme="minorHAnsi" w:hAnsiTheme="minorHAnsi" w:cs="font78"/>
                <w:sz w:val="18"/>
                <w:szCs w:val="18"/>
              </w:rPr>
              <w:lastRenderedPageBreak/>
              <w:t xml:space="preserve">Title 24, Part 6, Section 150.0(o) </w:t>
            </w:r>
            <w:r w:rsidRPr="00CB00C9">
              <w:rPr>
                <w:rFonts w:asciiTheme="minorHAnsi" w:hAnsiTheme="minorHAnsi" w:cs="font78"/>
                <w:b/>
                <w:bCs/>
                <w:sz w:val="18"/>
                <w:szCs w:val="18"/>
              </w:rPr>
              <w:t xml:space="preserve">Ventilation for Indoor Air Quality. </w:t>
            </w:r>
            <w:r w:rsidRPr="00CB00C9">
              <w:rPr>
                <w:rFonts w:asciiTheme="minorHAnsi" w:hAnsiTheme="minorHAnsi" w:cs="font78"/>
                <w:sz w:val="18"/>
                <w:szCs w:val="18"/>
              </w:rPr>
              <w:t xml:space="preserve">All dwelling units shall meet the requirements of ANSI/ASHRAE Standard62.2. Ventilation and Acceptable Indoor Air Quality in Low-Rise Residential Buildings. </w:t>
            </w:r>
            <w:r w:rsidRPr="00CB00C9">
              <w:rPr>
                <w:rStyle w:val="Emphasis"/>
                <w:rFonts w:asciiTheme="minorHAnsi" w:hAnsiTheme="minorHAnsi"/>
                <w:b/>
                <w:sz w:val="18"/>
                <w:szCs w:val="18"/>
              </w:rPr>
              <w:t xml:space="preserve">Equation </w:t>
            </w:r>
            <w:r>
              <w:rPr>
                <w:rStyle w:val="Emphasis"/>
                <w:rFonts w:asciiTheme="minorHAnsi" w:hAnsiTheme="minorHAnsi"/>
                <w:b/>
                <w:sz w:val="18"/>
                <w:szCs w:val="18"/>
              </w:rPr>
              <w:t>and table numbering on this form</w:t>
            </w:r>
            <w:r w:rsidRPr="00CB00C9">
              <w:rPr>
                <w:rStyle w:val="Emphasis"/>
                <w:rFonts w:asciiTheme="minorHAnsi" w:hAnsiTheme="minorHAnsi"/>
                <w:b/>
                <w:sz w:val="18"/>
                <w:szCs w:val="18"/>
              </w:rPr>
              <w:t xml:space="preserve"> corresponds to the numbering for that information in the published ANSI/ASHRAE Standard 62.2-2010.</w:t>
            </w:r>
          </w:p>
        </w:tc>
      </w:tr>
    </w:tbl>
    <w:p w14:paraId="0AF0B1B0" w14:textId="77777777" w:rsidR="0096325C" w:rsidRDefault="0096325C" w:rsidP="00D65FA1">
      <w:pPr>
        <w:rPr>
          <w:rFonts w:asciiTheme="minorHAnsi" w:hAnsi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34"/>
        <w:gridCol w:w="4608"/>
        <w:gridCol w:w="5774"/>
      </w:tblGrid>
      <w:tr w:rsidR="00BF2443" w:rsidRPr="00D2491C" w14:paraId="0AF0B1B6" w14:textId="77777777" w:rsidTr="00EC5474">
        <w:tc>
          <w:tcPr>
            <w:tcW w:w="11016" w:type="dxa"/>
            <w:gridSpan w:val="3"/>
          </w:tcPr>
          <w:p w14:paraId="0AF0B1B5" w14:textId="77777777" w:rsidR="00BF2443" w:rsidRPr="00F5715E" w:rsidRDefault="00BF2443" w:rsidP="00EC547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F5715E">
              <w:rPr>
                <w:rFonts w:asciiTheme="minorHAnsi" w:hAnsiTheme="minorHAnsi"/>
                <w:b/>
                <w:sz w:val="18"/>
                <w:szCs w:val="18"/>
              </w:rPr>
              <w:t>A. Dwelling Mechanical Ventilation - General Information</w:t>
            </w:r>
          </w:p>
        </w:tc>
      </w:tr>
      <w:tr w:rsidR="00BF2443" w:rsidRPr="00D2491C" w14:paraId="0AF0B1BA" w14:textId="77777777" w:rsidTr="00EC5474">
        <w:trPr>
          <w:trHeight w:val="158"/>
        </w:trPr>
        <w:tc>
          <w:tcPr>
            <w:tcW w:w="634" w:type="dxa"/>
            <w:vAlign w:val="center"/>
          </w:tcPr>
          <w:p w14:paraId="0AF0B1B7" w14:textId="77777777" w:rsidR="00BF2443" w:rsidRPr="00F5715E" w:rsidRDefault="00BF2443" w:rsidP="00EC5474">
            <w:pPr>
              <w:jc w:val="center"/>
              <w:rPr>
                <w:rFonts w:asciiTheme="minorHAnsi" w:hAnsiTheme="minorHAnsi"/>
                <w:sz w:val="18"/>
                <w:szCs w:val="18"/>
              </w:rPr>
            </w:pPr>
            <w:r>
              <w:rPr>
                <w:rFonts w:asciiTheme="minorHAnsi" w:hAnsiTheme="minorHAnsi"/>
                <w:sz w:val="18"/>
                <w:szCs w:val="18"/>
              </w:rPr>
              <w:t>01</w:t>
            </w:r>
          </w:p>
        </w:tc>
        <w:tc>
          <w:tcPr>
            <w:tcW w:w="4608" w:type="dxa"/>
            <w:vAlign w:val="center"/>
          </w:tcPr>
          <w:p w14:paraId="0AF0B1B8" w14:textId="62DBB7FF" w:rsidR="00BF2443" w:rsidRPr="00F5715E" w:rsidRDefault="00BF2443" w:rsidP="00002732">
            <w:pPr>
              <w:rPr>
                <w:rFonts w:asciiTheme="minorHAnsi" w:hAnsiTheme="minorHAnsi"/>
                <w:sz w:val="18"/>
                <w:szCs w:val="18"/>
              </w:rPr>
            </w:pPr>
            <w:r>
              <w:rPr>
                <w:rFonts w:asciiTheme="minorHAnsi" w:hAnsiTheme="minorHAnsi"/>
                <w:sz w:val="18"/>
                <w:szCs w:val="18"/>
              </w:rPr>
              <w:t xml:space="preserve">Dwelling </w:t>
            </w:r>
            <w:r w:rsidR="00002732">
              <w:rPr>
                <w:rFonts w:asciiTheme="minorHAnsi" w:hAnsiTheme="minorHAnsi"/>
                <w:sz w:val="18"/>
                <w:szCs w:val="18"/>
              </w:rPr>
              <w:t>U</w:t>
            </w:r>
            <w:r>
              <w:rPr>
                <w:rFonts w:asciiTheme="minorHAnsi" w:hAnsiTheme="minorHAnsi"/>
                <w:sz w:val="18"/>
                <w:szCs w:val="18"/>
              </w:rPr>
              <w:t xml:space="preserve">nit </w:t>
            </w:r>
            <w:r w:rsidR="00002732">
              <w:rPr>
                <w:rFonts w:asciiTheme="minorHAnsi" w:hAnsiTheme="minorHAnsi"/>
                <w:sz w:val="18"/>
                <w:szCs w:val="18"/>
              </w:rPr>
              <w:t>N</w:t>
            </w:r>
            <w:r>
              <w:rPr>
                <w:rFonts w:asciiTheme="minorHAnsi" w:hAnsiTheme="minorHAnsi"/>
                <w:sz w:val="18"/>
                <w:szCs w:val="18"/>
              </w:rPr>
              <w:t>ame</w:t>
            </w:r>
          </w:p>
        </w:tc>
        <w:tc>
          <w:tcPr>
            <w:tcW w:w="5774" w:type="dxa"/>
          </w:tcPr>
          <w:p w14:paraId="0AF0B1B9" w14:textId="77777777" w:rsidR="00BF2443" w:rsidRPr="00F5715E" w:rsidRDefault="00BF2443" w:rsidP="00EC5474">
            <w:pPr>
              <w:rPr>
                <w:rFonts w:asciiTheme="minorHAnsi" w:hAnsiTheme="minorHAnsi"/>
                <w:sz w:val="18"/>
                <w:szCs w:val="18"/>
              </w:rPr>
            </w:pPr>
            <w:r w:rsidRPr="00F5715E">
              <w:rPr>
                <w:rFonts w:asciiTheme="minorHAnsi" w:hAnsiTheme="minorHAnsi"/>
                <w:sz w:val="18"/>
                <w:szCs w:val="18"/>
              </w:rPr>
              <w:t>&lt;&lt;calculated field, referenced data from CF1R.</w:t>
            </w:r>
            <w:r>
              <w:rPr>
                <w:rFonts w:asciiTheme="minorHAnsi" w:hAnsiTheme="minorHAnsi"/>
                <w:sz w:val="18"/>
                <w:szCs w:val="18"/>
              </w:rPr>
              <w:t>&gt;&gt;</w:t>
            </w:r>
          </w:p>
        </w:tc>
      </w:tr>
      <w:tr w:rsidR="00BF2443" w:rsidRPr="00D2491C" w14:paraId="0AF0B1BE" w14:textId="77777777" w:rsidTr="00EC5474">
        <w:trPr>
          <w:trHeight w:val="158"/>
        </w:trPr>
        <w:tc>
          <w:tcPr>
            <w:tcW w:w="634" w:type="dxa"/>
            <w:vAlign w:val="center"/>
          </w:tcPr>
          <w:p w14:paraId="0AF0B1BB" w14:textId="77777777" w:rsidR="00BF2443" w:rsidRPr="00F5715E" w:rsidRDefault="00BF2443" w:rsidP="00EC5474">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2</w:t>
            </w:r>
          </w:p>
        </w:tc>
        <w:tc>
          <w:tcPr>
            <w:tcW w:w="4608" w:type="dxa"/>
            <w:vAlign w:val="center"/>
          </w:tcPr>
          <w:p w14:paraId="0AF0B1BC" w14:textId="68738273" w:rsidR="00BF2443" w:rsidRPr="00F5715E" w:rsidRDefault="00BF2443" w:rsidP="00EC5474">
            <w:pPr>
              <w:rPr>
                <w:rFonts w:asciiTheme="minorHAnsi" w:hAnsiTheme="minorHAnsi"/>
                <w:sz w:val="18"/>
                <w:szCs w:val="18"/>
              </w:rPr>
            </w:pPr>
            <w:r w:rsidRPr="00F5715E">
              <w:rPr>
                <w:rFonts w:asciiTheme="minorHAnsi" w:hAnsiTheme="minorHAnsi"/>
                <w:sz w:val="18"/>
                <w:szCs w:val="18"/>
              </w:rPr>
              <w:t>Building Type</w:t>
            </w:r>
          </w:p>
        </w:tc>
        <w:tc>
          <w:tcPr>
            <w:tcW w:w="5774" w:type="dxa"/>
          </w:tcPr>
          <w:p w14:paraId="0AF0B1BD" w14:textId="77777777" w:rsidR="00BF2443" w:rsidRPr="00F5715E" w:rsidRDefault="00BF2443" w:rsidP="00EC5474">
            <w:pPr>
              <w:rPr>
                <w:rFonts w:asciiTheme="minorHAnsi" w:hAnsiTheme="minorHAnsi"/>
                <w:sz w:val="18"/>
                <w:szCs w:val="18"/>
              </w:rPr>
            </w:pPr>
            <w:r w:rsidRPr="00F5715E">
              <w:rPr>
                <w:rFonts w:asciiTheme="minorHAnsi" w:hAnsiTheme="minorHAnsi"/>
                <w:sz w:val="18"/>
                <w:szCs w:val="18"/>
              </w:rPr>
              <w:t>&lt;&lt;calculated field, referenced data from CF1R. (note: possible results are Single Family; Multifamily)&gt;&gt;</w:t>
            </w:r>
          </w:p>
        </w:tc>
      </w:tr>
      <w:tr w:rsidR="00BF2443" w:rsidRPr="00D2491C" w14:paraId="0AF0B1C2" w14:textId="77777777" w:rsidTr="00EC5474">
        <w:trPr>
          <w:trHeight w:val="158"/>
        </w:trPr>
        <w:tc>
          <w:tcPr>
            <w:tcW w:w="634" w:type="dxa"/>
            <w:vAlign w:val="center"/>
          </w:tcPr>
          <w:p w14:paraId="0AF0B1BF" w14:textId="77777777" w:rsidR="00BF2443" w:rsidRPr="00F5715E" w:rsidRDefault="00BF2443" w:rsidP="00EC5474">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3</w:t>
            </w:r>
          </w:p>
        </w:tc>
        <w:tc>
          <w:tcPr>
            <w:tcW w:w="4608" w:type="dxa"/>
            <w:vAlign w:val="center"/>
          </w:tcPr>
          <w:p w14:paraId="0AF0B1C0" w14:textId="222E97EA" w:rsidR="00BF2443" w:rsidRPr="00F5715E" w:rsidRDefault="00BF2443" w:rsidP="00002732">
            <w:pPr>
              <w:rPr>
                <w:rFonts w:asciiTheme="minorHAnsi" w:hAnsiTheme="minorHAnsi"/>
                <w:sz w:val="18"/>
                <w:szCs w:val="18"/>
              </w:rPr>
            </w:pPr>
            <w:r w:rsidRPr="00F5715E">
              <w:rPr>
                <w:rFonts w:asciiTheme="minorHAnsi" w:hAnsiTheme="minorHAnsi"/>
                <w:sz w:val="18"/>
                <w:szCs w:val="18"/>
              </w:rPr>
              <w:t xml:space="preserve">Project </w:t>
            </w:r>
            <w:r w:rsidR="00002732">
              <w:rPr>
                <w:rFonts w:asciiTheme="minorHAnsi" w:hAnsiTheme="minorHAnsi"/>
                <w:sz w:val="18"/>
                <w:szCs w:val="18"/>
              </w:rPr>
              <w:t>S</w:t>
            </w:r>
            <w:r w:rsidRPr="00F5715E">
              <w:rPr>
                <w:rFonts w:asciiTheme="minorHAnsi" w:hAnsiTheme="minorHAnsi"/>
                <w:sz w:val="18"/>
                <w:szCs w:val="18"/>
              </w:rPr>
              <w:t>cope</w:t>
            </w:r>
          </w:p>
        </w:tc>
        <w:tc>
          <w:tcPr>
            <w:tcW w:w="5774" w:type="dxa"/>
          </w:tcPr>
          <w:p w14:paraId="0AF0B1C1" w14:textId="77777777" w:rsidR="00BF2443" w:rsidRPr="00F5715E" w:rsidRDefault="00BF2443" w:rsidP="00EC5474">
            <w:pPr>
              <w:rPr>
                <w:rFonts w:asciiTheme="minorHAnsi" w:hAnsiTheme="minorHAnsi"/>
                <w:sz w:val="18"/>
                <w:szCs w:val="18"/>
              </w:rPr>
            </w:pPr>
            <w:r w:rsidRPr="00F5715E">
              <w:rPr>
                <w:rFonts w:asciiTheme="minorHAnsi" w:hAnsiTheme="minorHAnsi"/>
                <w:sz w:val="18"/>
                <w:szCs w:val="18"/>
              </w:rPr>
              <w:t>&lt;&lt; calculated field, referenced data from CF1R</w:t>
            </w:r>
            <w:r w:rsidRPr="00F5715E">
              <w:rPr>
                <w:rFonts w:asciiTheme="minorHAnsi" w:hAnsiTheme="minorHAnsi"/>
                <w:sz w:val="18"/>
                <w:szCs w:val="18"/>
                <w:u w:val="single"/>
              </w:rPr>
              <w:t>&gt;&gt;</w:t>
            </w:r>
          </w:p>
        </w:tc>
      </w:tr>
      <w:tr w:rsidR="00BF2443" w:rsidRPr="00D2491C" w14:paraId="0AF0B1C7" w14:textId="77777777" w:rsidTr="00EC5474">
        <w:trPr>
          <w:trHeight w:val="158"/>
        </w:trPr>
        <w:tc>
          <w:tcPr>
            <w:tcW w:w="634" w:type="dxa"/>
            <w:vAlign w:val="center"/>
          </w:tcPr>
          <w:p w14:paraId="0AF0B1C3" w14:textId="77777777" w:rsidR="00BF2443" w:rsidRPr="00F5715E" w:rsidRDefault="00BF2443" w:rsidP="00EC5474">
            <w:pPr>
              <w:jc w:val="center"/>
              <w:rPr>
                <w:rFonts w:asciiTheme="minorHAnsi" w:hAnsiTheme="minorHAnsi"/>
                <w:sz w:val="18"/>
                <w:szCs w:val="18"/>
              </w:rPr>
            </w:pPr>
            <w:r w:rsidRPr="00F5715E">
              <w:rPr>
                <w:rFonts w:asciiTheme="minorHAnsi" w:hAnsiTheme="minorHAnsi"/>
                <w:sz w:val="18"/>
                <w:szCs w:val="18"/>
              </w:rPr>
              <w:t>04</w:t>
            </w:r>
          </w:p>
        </w:tc>
        <w:tc>
          <w:tcPr>
            <w:tcW w:w="4608" w:type="dxa"/>
            <w:vAlign w:val="center"/>
          </w:tcPr>
          <w:p w14:paraId="0AF0B1C4" w14:textId="7D07CB82" w:rsidR="00BF2443" w:rsidRDefault="003037F2" w:rsidP="00EC5474">
            <w:pPr>
              <w:rPr>
                <w:rFonts w:asciiTheme="minorHAnsi" w:hAnsiTheme="minorHAnsi"/>
                <w:sz w:val="18"/>
                <w:szCs w:val="18"/>
              </w:rPr>
            </w:pPr>
            <w:r>
              <w:rPr>
                <w:rFonts w:asciiTheme="minorHAnsi" w:hAnsiTheme="minorHAnsi"/>
                <w:sz w:val="18"/>
                <w:szCs w:val="18"/>
              </w:rPr>
              <w:t xml:space="preserve">Total </w:t>
            </w:r>
            <w:r w:rsidR="00BF2443" w:rsidRPr="00F5715E">
              <w:rPr>
                <w:rFonts w:asciiTheme="minorHAnsi" w:hAnsiTheme="minorHAnsi"/>
                <w:sz w:val="18"/>
                <w:szCs w:val="18"/>
              </w:rPr>
              <w:t xml:space="preserve">Conditioned </w:t>
            </w:r>
            <w:r>
              <w:rPr>
                <w:rFonts w:asciiTheme="minorHAnsi" w:hAnsiTheme="minorHAnsi"/>
                <w:sz w:val="18"/>
                <w:szCs w:val="18"/>
              </w:rPr>
              <w:t>F</w:t>
            </w:r>
            <w:r w:rsidR="00BF2443" w:rsidRPr="00F5715E">
              <w:rPr>
                <w:rFonts w:asciiTheme="minorHAnsi" w:hAnsiTheme="minorHAnsi"/>
                <w:sz w:val="18"/>
                <w:szCs w:val="18"/>
              </w:rPr>
              <w:t xml:space="preserve">loor </w:t>
            </w:r>
            <w:r>
              <w:rPr>
                <w:rFonts w:asciiTheme="minorHAnsi" w:hAnsiTheme="minorHAnsi"/>
                <w:sz w:val="18"/>
                <w:szCs w:val="18"/>
              </w:rPr>
              <w:t>A</w:t>
            </w:r>
            <w:r w:rsidR="00BF2443" w:rsidRPr="00F5715E">
              <w:rPr>
                <w:rFonts w:asciiTheme="minorHAnsi" w:hAnsiTheme="minorHAnsi"/>
                <w:sz w:val="18"/>
                <w:szCs w:val="18"/>
              </w:rPr>
              <w:t xml:space="preserve">rea of </w:t>
            </w:r>
            <w:r w:rsidR="00002732">
              <w:rPr>
                <w:rFonts w:asciiTheme="minorHAnsi" w:hAnsiTheme="minorHAnsi"/>
                <w:sz w:val="18"/>
                <w:szCs w:val="18"/>
              </w:rPr>
              <w:t>D</w:t>
            </w:r>
            <w:r w:rsidR="00BF2443" w:rsidRPr="00F5715E">
              <w:rPr>
                <w:rFonts w:asciiTheme="minorHAnsi" w:hAnsiTheme="minorHAnsi"/>
                <w:sz w:val="18"/>
                <w:szCs w:val="18"/>
              </w:rPr>
              <w:t xml:space="preserve">welling </w:t>
            </w:r>
            <w:r w:rsidR="00002732">
              <w:rPr>
                <w:rFonts w:asciiTheme="minorHAnsi" w:hAnsiTheme="minorHAnsi"/>
                <w:sz w:val="18"/>
                <w:szCs w:val="18"/>
              </w:rPr>
              <w:t>U</w:t>
            </w:r>
            <w:r w:rsidR="00BF2443" w:rsidRPr="00F5715E">
              <w:rPr>
                <w:rFonts w:asciiTheme="minorHAnsi" w:hAnsiTheme="minorHAnsi"/>
                <w:sz w:val="18"/>
                <w:szCs w:val="18"/>
              </w:rPr>
              <w:t>nit</w:t>
            </w:r>
          </w:p>
          <w:p w14:paraId="0AF0B1C5" w14:textId="77777777" w:rsidR="00BF2443" w:rsidRPr="00F5715E" w:rsidRDefault="00BF2443" w:rsidP="00EC5474">
            <w:pPr>
              <w:rPr>
                <w:rFonts w:asciiTheme="minorHAnsi" w:hAnsiTheme="minorHAnsi"/>
                <w:sz w:val="18"/>
                <w:szCs w:val="18"/>
              </w:rPr>
            </w:pPr>
            <w:r>
              <w:rPr>
                <w:rFonts w:asciiTheme="minorHAnsi" w:hAnsiTheme="minorHAnsi"/>
                <w:sz w:val="18"/>
                <w:szCs w:val="18"/>
              </w:rPr>
              <w:t>(For addition projects the c</w:t>
            </w:r>
            <w:r w:rsidRPr="00F5715E">
              <w:rPr>
                <w:rFonts w:asciiTheme="minorHAnsi" w:hAnsiTheme="minorHAnsi"/>
                <w:sz w:val="18"/>
                <w:szCs w:val="18"/>
              </w:rPr>
              <w:t>onditioned floor area</w:t>
            </w:r>
            <w:r>
              <w:rPr>
                <w:rFonts w:asciiTheme="minorHAnsi" w:hAnsiTheme="minorHAnsi"/>
                <w:sz w:val="18"/>
                <w:szCs w:val="18"/>
              </w:rPr>
              <w:t xml:space="preserve"> equals existing area plus addition area)  </w:t>
            </w:r>
          </w:p>
        </w:tc>
        <w:tc>
          <w:tcPr>
            <w:tcW w:w="5774" w:type="dxa"/>
          </w:tcPr>
          <w:p w14:paraId="0AF0B1C6" w14:textId="1E97A07D" w:rsidR="00BF2443" w:rsidRPr="00F5715E" w:rsidRDefault="001363DB" w:rsidP="00EC5474">
            <w:pPr>
              <w:rPr>
                <w:rFonts w:asciiTheme="minorHAnsi" w:hAnsiTheme="minorHAnsi"/>
                <w:sz w:val="18"/>
                <w:szCs w:val="18"/>
              </w:rPr>
            </w:pPr>
            <w:r w:rsidRPr="001363DB">
              <w:rPr>
                <w:rFonts w:asciiTheme="minorHAnsi" w:hAnsiTheme="minorHAnsi"/>
                <w:sz w:val="18"/>
                <w:szCs w:val="18"/>
              </w:rPr>
              <w:t xml:space="preserve">&lt;&lt;calculated field: default value reference from MCH-01;  or allow user to override default and input value </w:t>
            </w:r>
            <w:proofErr w:type="spellStart"/>
            <w:r w:rsidRPr="001363DB">
              <w:rPr>
                <w:rFonts w:asciiTheme="minorHAnsi" w:hAnsiTheme="minorHAnsi"/>
                <w:sz w:val="18"/>
                <w:szCs w:val="18"/>
              </w:rPr>
              <w:t>xxxxx</w:t>
            </w:r>
            <w:proofErr w:type="spellEnd"/>
            <w:r w:rsidRPr="001363DB">
              <w:rPr>
                <w:rFonts w:asciiTheme="minorHAnsi" w:hAnsiTheme="minorHAnsi"/>
                <w:sz w:val="18"/>
                <w:szCs w:val="18"/>
              </w:rPr>
              <w:t>;  flag overridden values and report in project status notes field &gt;&gt;</w:t>
            </w:r>
          </w:p>
        </w:tc>
      </w:tr>
      <w:tr w:rsidR="00BF2443" w:rsidRPr="00D2491C" w14:paraId="0AF0B1CC" w14:textId="77777777" w:rsidTr="00EC5474">
        <w:trPr>
          <w:trHeight w:val="158"/>
        </w:trPr>
        <w:tc>
          <w:tcPr>
            <w:tcW w:w="634" w:type="dxa"/>
            <w:vAlign w:val="center"/>
          </w:tcPr>
          <w:p w14:paraId="0AF0B1C8" w14:textId="77777777" w:rsidR="00BF2443" w:rsidRPr="00F5715E" w:rsidRDefault="00BF2443" w:rsidP="00EC5474">
            <w:pPr>
              <w:jc w:val="center"/>
              <w:rPr>
                <w:rFonts w:asciiTheme="minorHAnsi" w:hAnsiTheme="minorHAnsi"/>
                <w:sz w:val="18"/>
                <w:szCs w:val="18"/>
              </w:rPr>
            </w:pPr>
            <w:r w:rsidRPr="00F5715E">
              <w:rPr>
                <w:rFonts w:asciiTheme="minorHAnsi" w:hAnsiTheme="minorHAnsi"/>
                <w:sz w:val="18"/>
                <w:szCs w:val="18"/>
              </w:rPr>
              <w:t>05</w:t>
            </w:r>
          </w:p>
        </w:tc>
        <w:tc>
          <w:tcPr>
            <w:tcW w:w="4608" w:type="dxa"/>
            <w:vAlign w:val="center"/>
          </w:tcPr>
          <w:p w14:paraId="0AF0B1C9" w14:textId="161A8625" w:rsidR="00BF2443" w:rsidRDefault="00BF2443" w:rsidP="00EC5474">
            <w:pPr>
              <w:rPr>
                <w:rFonts w:asciiTheme="minorHAnsi" w:hAnsiTheme="minorHAnsi"/>
                <w:sz w:val="18"/>
                <w:szCs w:val="18"/>
              </w:rPr>
            </w:pPr>
            <w:r w:rsidRPr="00F5715E">
              <w:rPr>
                <w:rFonts w:asciiTheme="minorHAnsi" w:hAnsiTheme="minorHAnsi"/>
                <w:sz w:val="18"/>
                <w:szCs w:val="18"/>
              </w:rPr>
              <w:t xml:space="preserve">Number of </w:t>
            </w:r>
            <w:r w:rsidR="00A664D1">
              <w:rPr>
                <w:rFonts w:asciiTheme="minorHAnsi" w:hAnsiTheme="minorHAnsi"/>
                <w:sz w:val="18"/>
                <w:szCs w:val="18"/>
              </w:rPr>
              <w:t>B</w:t>
            </w:r>
            <w:r w:rsidRPr="00F5715E">
              <w:rPr>
                <w:rFonts w:asciiTheme="minorHAnsi" w:hAnsiTheme="minorHAnsi"/>
                <w:sz w:val="18"/>
                <w:szCs w:val="18"/>
              </w:rPr>
              <w:t xml:space="preserve">edrooms in </w:t>
            </w:r>
            <w:r w:rsidR="00A664D1">
              <w:rPr>
                <w:rFonts w:asciiTheme="minorHAnsi" w:hAnsiTheme="minorHAnsi"/>
                <w:sz w:val="18"/>
                <w:szCs w:val="18"/>
              </w:rPr>
              <w:t>D</w:t>
            </w:r>
            <w:r w:rsidRPr="00F5715E">
              <w:rPr>
                <w:rFonts w:asciiTheme="minorHAnsi" w:hAnsiTheme="minorHAnsi"/>
                <w:sz w:val="18"/>
                <w:szCs w:val="18"/>
              </w:rPr>
              <w:t xml:space="preserve">welling </w:t>
            </w:r>
            <w:r w:rsidR="00A664D1">
              <w:rPr>
                <w:rFonts w:asciiTheme="minorHAnsi" w:hAnsiTheme="minorHAnsi"/>
                <w:sz w:val="18"/>
                <w:szCs w:val="18"/>
              </w:rPr>
              <w:t>U</w:t>
            </w:r>
            <w:r w:rsidRPr="00F5715E">
              <w:rPr>
                <w:rFonts w:asciiTheme="minorHAnsi" w:hAnsiTheme="minorHAnsi"/>
                <w:sz w:val="18"/>
                <w:szCs w:val="18"/>
              </w:rPr>
              <w:t>nit</w:t>
            </w:r>
          </w:p>
          <w:p w14:paraId="0AF0B1CA" w14:textId="77777777" w:rsidR="00BF2443" w:rsidRPr="00F5715E" w:rsidRDefault="00E65009" w:rsidP="00EC5474">
            <w:pPr>
              <w:rPr>
                <w:rFonts w:asciiTheme="minorHAnsi" w:hAnsiTheme="minorHAnsi"/>
                <w:sz w:val="18"/>
                <w:szCs w:val="18"/>
              </w:rPr>
            </w:pPr>
            <w:r>
              <w:rPr>
                <w:rFonts w:asciiTheme="minorHAnsi" w:hAnsiTheme="minorHAnsi"/>
                <w:sz w:val="18"/>
                <w:szCs w:val="18"/>
              </w:rPr>
              <w:t>(For addition projects the number of bedrooms equals the existing bedrooms plus addition bedrooms)</w:t>
            </w:r>
          </w:p>
        </w:tc>
        <w:tc>
          <w:tcPr>
            <w:tcW w:w="5774" w:type="dxa"/>
          </w:tcPr>
          <w:p w14:paraId="0AF0B1CB" w14:textId="1B8EE7B1" w:rsidR="00BF2443" w:rsidRPr="00F5715E" w:rsidRDefault="001363DB" w:rsidP="00EC5474">
            <w:pPr>
              <w:rPr>
                <w:rFonts w:asciiTheme="minorHAnsi" w:hAnsiTheme="minorHAnsi"/>
                <w:sz w:val="18"/>
                <w:szCs w:val="18"/>
              </w:rPr>
            </w:pPr>
            <w:r w:rsidRPr="001363DB">
              <w:rPr>
                <w:rFonts w:asciiTheme="minorHAnsi" w:hAnsiTheme="minorHAnsi"/>
                <w:sz w:val="18"/>
                <w:szCs w:val="18"/>
              </w:rPr>
              <w:t>&lt;&lt;calculated field: default value reference from MCH-01;  or allow user to override default and input value xx;  flag overridden values and report in project status notes field &gt;&gt;</w:t>
            </w:r>
            <w:r w:rsidR="00AB1685">
              <w:rPr>
                <w:rFonts w:asciiTheme="minorHAnsi" w:hAnsiTheme="minorHAnsi"/>
                <w:sz w:val="18"/>
                <w:szCs w:val="18"/>
              </w:rPr>
              <w:t xml:space="preserve"> </w:t>
            </w:r>
          </w:p>
        </w:tc>
      </w:tr>
      <w:tr w:rsidR="00BF2443" w:rsidRPr="00D2491C" w14:paraId="0AF0B1D2" w14:textId="77777777" w:rsidTr="00EC5474">
        <w:trPr>
          <w:trHeight w:val="158"/>
        </w:trPr>
        <w:tc>
          <w:tcPr>
            <w:tcW w:w="634" w:type="dxa"/>
            <w:vAlign w:val="center"/>
          </w:tcPr>
          <w:p w14:paraId="0AF0B1CD" w14:textId="77777777" w:rsidR="00BF2443" w:rsidRPr="00F5715E" w:rsidRDefault="00BF2443" w:rsidP="00EC5474">
            <w:pPr>
              <w:jc w:val="center"/>
              <w:rPr>
                <w:rFonts w:asciiTheme="minorHAnsi" w:hAnsiTheme="minorHAnsi"/>
                <w:sz w:val="18"/>
                <w:szCs w:val="18"/>
              </w:rPr>
            </w:pPr>
            <w:r w:rsidRPr="00F5715E">
              <w:rPr>
                <w:rFonts w:asciiTheme="minorHAnsi" w:hAnsiTheme="minorHAnsi"/>
                <w:sz w:val="18"/>
                <w:szCs w:val="18"/>
              </w:rPr>
              <w:t>06</w:t>
            </w:r>
          </w:p>
        </w:tc>
        <w:tc>
          <w:tcPr>
            <w:tcW w:w="4608" w:type="dxa"/>
            <w:vAlign w:val="center"/>
          </w:tcPr>
          <w:p w14:paraId="0AF0B1CE" w14:textId="12990858" w:rsidR="00BF2443" w:rsidRPr="00F5715E" w:rsidRDefault="00BF2443" w:rsidP="00EC5474">
            <w:pPr>
              <w:rPr>
                <w:rFonts w:asciiTheme="minorHAnsi" w:hAnsiTheme="minorHAnsi"/>
                <w:sz w:val="18"/>
                <w:szCs w:val="18"/>
              </w:rPr>
            </w:pPr>
            <w:r>
              <w:rPr>
                <w:rFonts w:asciiTheme="minorHAnsi" w:hAnsiTheme="minorHAnsi"/>
                <w:sz w:val="18"/>
                <w:szCs w:val="18"/>
              </w:rPr>
              <w:t>Ventilation Operation Schedule</w:t>
            </w:r>
          </w:p>
        </w:tc>
        <w:tc>
          <w:tcPr>
            <w:tcW w:w="5774" w:type="dxa"/>
          </w:tcPr>
          <w:p w14:paraId="0AF0B1CF" w14:textId="77777777" w:rsidR="00BF2443" w:rsidRPr="00F5715E" w:rsidRDefault="00BF2443" w:rsidP="00EC5474">
            <w:pPr>
              <w:rPr>
                <w:rFonts w:asciiTheme="minorHAnsi" w:hAnsiTheme="minorHAnsi"/>
                <w:sz w:val="18"/>
                <w:szCs w:val="18"/>
              </w:rPr>
            </w:pPr>
            <w:r>
              <w:rPr>
                <w:rFonts w:asciiTheme="minorHAnsi" w:hAnsiTheme="minorHAnsi"/>
                <w:sz w:val="18"/>
                <w:szCs w:val="18"/>
              </w:rPr>
              <w:t>&lt;&lt;</w:t>
            </w:r>
            <w:r w:rsidRPr="00F5715E">
              <w:rPr>
                <w:rFonts w:asciiTheme="minorHAnsi" w:hAnsiTheme="minorHAnsi"/>
                <w:sz w:val="18"/>
                <w:szCs w:val="18"/>
              </w:rPr>
              <w:t xml:space="preserve"> user pick one from list:  </w:t>
            </w:r>
          </w:p>
          <w:p w14:paraId="0AF0B1D0" w14:textId="77777777" w:rsidR="00BF2443" w:rsidRPr="00F5715E" w:rsidRDefault="00BF2443" w:rsidP="00EC5474">
            <w:pPr>
              <w:rPr>
                <w:rFonts w:asciiTheme="minorHAnsi" w:hAnsiTheme="minorHAnsi"/>
                <w:sz w:val="18"/>
                <w:szCs w:val="18"/>
              </w:rPr>
            </w:pPr>
            <w:r>
              <w:rPr>
                <w:rFonts w:asciiTheme="minorHAnsi" w:hAnsiTheme="minorHAnsi"/>
                <w:sz w:val="18"/>
                <w:szCs w:val="18"/>
              </w:rPr>
              <w:t>**</w:t>
            </w:r>
            <w:r>
              <w:rPr>
                <w:rFonts w:asciiTheme="minorHAnsi" w:hAnsiTheme="minorHAnsi"/>
                <w:sz w:val="18"/>
                <w:szCs w:val="18"/>
                <w:u w:val="single"/>
              </w:rPr>
              <w:t>Continuous</w:t>
            </w:r>
            <w:r>
              <w:rPr>
                <w:rFonts w:asciiTheme="minorHAnsi" w:hAnsiTheme="minorHAnsi"/>
                <w:sz w:val="18"/>
                <w:szCs w:val="18"/>
              </w:rPr>
              <w:t xml:space="preserve">;  </w:t>
            </w:r>
          </w:p>
          <w:p w14:paraId="0AF0B1D1" w14:textId="77777777" w:rsidR="00BF2443" w:rsidRPr="00F5715E" w:rsidRDefault="00BF2443" w:rsidP="00EC5474">
            <w:pPr>
              <w:rPr>
                <w:rFonts w:asciiTheme="minorHAnsi" w:hAnsiTheme="minorHAnsi"/>
                <w:sz w:val="18"/>
                <w:szCs w:val="18"/>
              </w:rPr>
            </w:pPr>
            <w:r>
              <w:rPr>
                <w:rFonts w:asciiTheme="minorHAnsi" w:hAnsiTheme="minorHAnsi"/>
                <w:sz w:val="18"/>
                <w:szCs w:val="18"/>
              </w:rPr>
              <w:t xml:space="preserve">**or </w:t>
            </w:r>
            <w:r>
              <w:rPr>
                <w:rFonts w:asciiTheme="minorHAnsi" w:hAnsiTheme="minorHAnsi"/>
                <w:sz w:val="18"/>
                <w:szCs w:val="18"/>
                <w:u w:val="single"/>
              </w:rPr>
              <w:t>Intermittent&gt;&gt;</w:t>
            </w:r>
          </w:p>
        </w:tc>
      </w:tr>
      <w:tr w:rsidR="00BF2443" w:rsidRPr="00D2491C" w14:paraId="0AF0B1D8" w14:textId="77777777" w:rsidTr="00EC5474">
        <w:trPr>
          <w:trHeight w:val="158"/>
        </w:trPr>
        <w:tc>
          <w:tcPr>
            <w:tcW w:w="634" w:type="dxa"/>
            <w:vAlign w:val="center"/>
          </w:tcPr>
          <w:p w14:paraId="0AF0B1D3" w14:textId="77777777" w:rsidR="00BF2443" w:rsidRPr="00F5715E" w:rsidRDefault="00BF2443" w:rsidP="00EC5474">
            <w:pPr>
              <w:jc w:val="center"/>
              <w:rPr>
                <w:rFonts w:asciiTheme="minorHAnsi" w:hAnsiTheme="minorHAnsi"/>
                <w:sz w:val="18"/>
                <w:szCs w:val="18"/>
              </w:rPr>
            </w:pPr>
            <w:r w:rsidRPr="00F5715E">
              <w:rPr>
                <w:rFonts w:asciiTheme="minorHAnsi" w:hAnsiTheme="minorHAnsi"/>
                <w:sz w:val="18"/>
                <w:szCs w:val="18"/>
              </w:rPr>
              <w:t>07</w:t>
            </w:r>
          </w:p>
        </w:tc>
        <w:tc>
          <w:tcPr>
            <w:tcW w:w="4608" w:type="dxa"/>
            <w:vAlign w:val="center"/>
          </w:tcPr>
          <w:p w14:paraId="0AF0B1D4" w14:textId="13E1D5B6" w:rsidR="00BF2443" w:rsidRPr="00F5715E" w:rsidRDefault="00BF2443" w:rsidP="00EC5474">
            <w:pPr>
              <w:rPr>
                <w:rFonts w:asciiTheme="minorHAnsi" w:hAnsiTheme="minorHAnsi"/>
                <w:sz w:val="18"/>
                <w:szCs w:val="18"/>
              </w:rPr>
            </w:pPr>
            <w:r>
              <w:rPr>
                <w:rFonts w:asciiTheme="minorHAnsi" w:hAnsiTheme="minorHAnsi"/>
                <w:sz w:val="18"/>
                <w:szCs w:val="18"/>
              </w:rPr>
              <w:t>Whole-Building Ventilation Rate Calculation Method</w:t>
            </w:r>
          </w:p>
        </w:tc>
        <w:tc>
          <w:tcPr>
            <w:tcW w:w="5774" w:type="dxa"/>
          </w:tcPr>
          <w:p w14:paraId="0AF0B1D5" w14:textId="77777777" w:rsidR="00BF2443" w:rsidRPr="00F5715E" w:rsidRDefault="00BF2443" w:rsidP="00EC5474">
            <w:pPr>
              <w:rPr>
                <w:rFonts w:asciiTheme="minorHAnsi" w:hAnsiTheme="minorHAnsi"/>
                <w:sz w:val="18"/>
                <w:szCs w:val="18"/>
              </w:rPr>
            </w:pPr>
            <w:r>
              <w:rPr>
                <w:rFonts w:asciiTheme="minorHAnsi" w:hAnsiTheme="minorHAnsi"/>
                <w:sz w:val="18"/>
                <w:szCs w:val="18"/>
              </w:rPr>
              <w:t>&lt;&lt;</w:t>
            </w:r>
            <w:r w:rsidRPr="00F5715E">
              <w:rPr>
                <w:rFonts w:asciiTheme="minorHAnsi" w:hAnsiTheme="minorHAnsi"/>
                <w:sz w:val="18"/>
                <w:szCs w:val="18"/>
              </w:rPr>
              <w:t xml:space="preserve"> user pick one from list:  </w:t>
            </w:r>
          </w:p>
          <w:p w14:paraId="0AF0B1D6" w14:textId="77777777" w:rsidR="00BF2443" w:rsidRPr="00F5715E" w:rsidRDefault="00BF2443" w:rsidP="00EC5474">
            <w:pPr>
              <w:rPr>
                <w:rFonts w:asciiTheme="minorHAnsi" w:hAnsiTheme="minorHAnsi"/>
                <w:sz w:val="18"/>
                <w:szCs w:val="18"/>
              </w:rPr>
            </w:pPr>
            <w:r>
              <w:rPr>
                <w:rFonts w:asciiTheme="minorHAnsi" w:hAnsiTheme="minorHAnsi"/>
                <w:sz w:val="18"/>
                <w:szCs w:val="18"/>
              </w:rPr>
              <w:t>**</w:t>
            </w:r>
            <w:r>
              <w:rPr>
                <w:rFonts w:asciiTheme="minorHAnsi" w:hAnsiTheme="minorHAnsi"/>
                <w:sz w:val="18"/>
                <w:szCs w:val="18"/>
                <w:u w:val="single"/>
              </w:rPr>
              <w:t>Fan Ventilation Rate Method</w:t>
            </w:r>
            <w:r>
              <w:rPr>
                <w:rFonts w:asciiTheme="minorHAnsi" w:hAnsiTheme="minorHAnsi"/>
                <w:sz w:val="18"/>
                <w:szCs w:val="18"/>
              </w:rPr>
              <w:t xml:space="preserve"> (4.1.1), or </w:t>
            </w:r>
          </w:p>
          <w:p w14:paraId="0AF0B1D7" w14:textId="77777777" w:rsidR="00BF2443" w:rsidRPr="00F5715E" w:rsidRDefault="00BF2443" w:rsidP="00EC5474">
            <w:pPr>
              <w:rPr>
                <w:rFonts w:asciiTheme="minorHAnsi" w:hAnsiTheme="minorHAnsi"/>
                <w:sz w:val="18"/>
                <w:szCs w:val="18"/>
              </w:rPr>
            </w:pPr>
            <w:r>
              <w:rPr>
                <w:rFonts w:asciiTheme="minorHAnsi" w:hAnsiTheme="minorHAnsi"/>
                <w:sz w:val="18"/>
                <w:szCs w:val="18"/>
              </w:rPr>
              <w:t>**</w:t>
            </w:r>
            <w:r>
              <w:rPr>
                <w:rFonts w:asciiTheme="minorHAnsi" w:hAnsiTheme="minorHAnsi"/>
                <w:sz w:val="18"/>
                <w:szCs w:val="18"/>
                <w:u w:val="single"/>
              </w:rPr>
              <w:t>Total Ventilation Rate Method</w:t>
            </w:r>
            <w:r>
              <w:rPr>
                <w:rFonts w:asciiTheme="minorHAnsi" w:hAnsiTheme="minorHAnsi"/>
                <w:sz w:val="18"/>
                <w:szCs w:val="18"/>
              </w:rPr>
              <w:t xml:space="preserve"> (4.1.2.&gt;&gt;</w:t>
            </w:r>
          </w:p>
        </w:tc>
      </w:tr>
      <w:tr w:rsidR="00BF2443" w:rsidRPr="00D2491C" w14:paraId="0AF0B1E3" w14:textId="77777777" w:rsidTr="00EC5474">
        <w:trPr>
          <w:trHeight w:val="158"/>
        </w:trPr>
        <w:tc>
          <w:tcPr>
            <w:tcW w:w="634" w:type="dxa"/>
            <w:vAlign w:val="center"/>
          </w:tcPr>
          <w:p w14:paraId="0AF0B1D9" w14:textId="77777777" w:rsidR="00BF2443" w:rsidRPr="00F5715E" w:rsidRDefault="00BF2443" w:rsidP="00EC5474">
            <w:pPr>
              <w:jc w:val="center"/>
              <w:rPr>
                <w:rFonts w:asciiTheme="minorHAnsi" w:hAnsiTheme="minorHAnsi"/>
                <w:sz w:val="18"/>
                <w:szCs w:val="18"/>
              </w:rPr>
            </w:pPr>
            <w:r w:rsidRPr="00F5715E">
              <w:rPr>
                <w:rFonts w:asciiTheme="minorHAnsi" w:hAnsiTheme="minorHAnsi"/>
                <w:sz w:val="18"/>
                <w:szCs w:val="18"/>
              </w:rPr>
              <w:t>08</w:t>
            </w:r>
          </w:p>
        </w:tc>
        <w:tc>
          <w:tcPr>
            <w:tcW w:w="4608" w:type="dxa"/>
            <w:vAlign w:val="center"/>
          </w:tcPr>
          <w:p w14:paraId="0AF0B1DA" w14:textId="59D0745E" w:rsidR="00BF2443" w:rsidRPr="00F5715E" w:rsidRDefault="00BF2443" w:rsidP="00EC5474">
            <w:pPr>
              <w:rPr>
                <w:rFonts w:asciiTheme="minorHAnsi" w:hAnsiTheme="minorHAnsi"/>
                <w:sz w:val="18"/>
                <w:szCs w:val="18"/>
              </w:rPr>
            </w:pPr>
            <w:r>
              <w:rPr>
                <w:rFonts w:asciiTheme="minorHAnsi" w:hAnsiTheme="minorHAnsi"/>
                <w:sz w:val="18"/>
                <w:szCs w:val="18"/>
              </w:rPr>
              <w:t>Whole Building Ventilation System Type</w:t>
            </w:r>
          </w:p>
        </w:tc>
        <w:tc>
          <w:tcPr>
            <w:tcW w:w="5774" w:type="dxa"/>
          </w:tcPr>
          <w:p w14:paraId="0AF0B1DB" w14:textId="77777777" w:rsidR="00BF2443" w:rsidRPr="00F5715E" w:rsidRDefault="00BF2443" w:rsidP="00EC5474">
            <w:pPr>
              <w:rPr>
                <w:rFonts w:asciiTheme="minorHAnsi" w:hAnsiTheme="minorHAnsi"/>
                <w:sz w:val="18"/>
                <w:szCs w:val="18"/>
              </w:rPr>
            </w:pPr>
            <w:r>
              <w:rPr>
                <w:rFonts w:asciiTheme="minorHAnsi" w:hAnsiTheme="minorHAnsi"/>
                <w:sz w:val="18"/>
                <w:szCs w:val="18"/>
              </w:rPr>
              <w:t>&lt;&lt;</w:t>
            </w:r>
            <w:r w:rsidRPr="00F5715E">
              <w:rPr>
                <w:rFonts w:asciiTheme="minorHAnsi" w:hAnsiTheme="minorHAnsi"/>
                <w:sz w:val="18"/>
                <w:szCs w:val="18"/>
              </w:rPr>
              <w:t xml:space="preserve"> calculated value if </w:t>
            </w:r>
            <w:r>
              <w:rPr>
                <w:rFonts w:asciiTheme="minorHAnsi" w:hAnsiTheme="minorHAnsi"/>
                <w:sz w:val="18"/>
                <w:szCs w:val="18"/>
              </w:rPr>
              <w:t xml:space="preserve">registered CF1R form </w:t>
            </w:r>
            <w:r w:rsidRPr="00F5715E">
              <w:rPr>
                <w:rFonts w:asciiTheme="minorHAnsi" w:hAnsiTheme="minorHAnsi"/>
                <w:sz w:val="18"/>
                <w:szCs w:val="18"/>
              </w:rPr>
              <w:t xml:space="preserve">equals CF1R-PRF-01, reference data from CF1R (note default report from CF1R equivalent to exhaust); else if </w:t>
            </w:r>
            <w:r>
              <w:rPr>
                <w:rFonts w:asciiTheme="minorHAnsi" w:hAnsiTheme="minorHAnsi"/>
                <w:sz w:val="18"/>
                <w:szCs w:val="18"/>
              </w:rPr>
              <w:t xml:space="preserve">registered CF1R form </w:t>
            </w:r>
            <w:r w:rsidRPr="00F5715E">
              <w:rPr>
                <w:rFonts w:asciiTheme="minorHAnsi" w:hAnsiTheme="minorHAnsi"/>
                <w:sz w:val="18"/>
                <w:szCs w:val="18"/>
              </w:rPr>
              <w:t>equals CF1R-</w:t>
            </w:r>
            <w:r>
              <w:rPr>
                <w:rFonts w:asciiTheme="minorHAnsi" w:hAnsiTheme="minorHAnsi"/>
                <w:sz w:val="18"/>
                <w:szCs w:val="18"/>
              </w:rPr>
              <w:t>NCB</w:t>
            </w:r>
            <w:r w:rsidRPr="00F5715E">
              <w:rPr>
                <w:rFonts w:asciiTheme="minorHAnsi" w:hAnsiTheme="minorHAnsi"/>
                <w:sz w:val="18"/>
                <w:szCs w:val="18"/>
              </w:rPr>
              <w:t>-01</w:t>
            </w:r>
            <w:r>
              <w:rPr>
                <w:rFonts w:asciiTheme="minorHAnsi" w:hAnsiTheme="minorHAnsi"/>
                <w:sz w:val="18"/>
                <w:szCs w:val="18"/>
              </w:rPr>
              <w:t xml:space="preserve">, </w:t>
            </w:r>
            <w:r w:rsidRPr="00F5715E">
              <w:rPr>
                <w:rFonts w:asciiTheme="minorHAnsi" w:hAnsiTheme="minorHAnsi"/>
                <w:sz w:val="18"/>
                <w:szCs w:val="18"/>
              </w:rPr>
              <w:t xml:space="preserve">user pick one from list:  </w:t>
            </w:r>
          </w:p>
          <w:p w14:paraId="0AF0B1DC" w14:textId="77777777" w:rsidR="00BF2443" w:rsidRPr="00F5715E" w:rsidRDefault="00BF2443" w:rsidP="00EC5474">
            <w:pPr>
              <w:rPr>
                <w:rFonts w:asciiTheme="minorHAnsi" w:hAnsiTheme="minorHAnsi"/>
                <w:sz w:val="18"/>
                <w:szCs w:val="18"/>
              </w:rPr>
            </w:pPr>
            <w:r>
              <w:rPr>
                <w:rFonts w:asciiTheme="minorHAnsi" w:hAnsiTheme="minorHAnsi"/>
                <w:sz w:val="18"/>
                <w:szCs w:val="18"/>
              </w:rPr>
              <w:t xml:space="preserve">**Standalone - </w:t>
            </w:r>
            <w:r>
              <w:rPr>
                <w:rFonts w:asciiTheme="minorHAnsi" w:hAnsiTheme="minorHAnsi"/>
                <w:sz w:val="18"/>
                <w:szCs w:val="18"/>
                <w:u w:val="single"/>
              </w:rPr>
              <w:t>Exhaust</w:t>
            </w:r>
            <w:r>
              <w:rPr>
                <w:rFonts w:asciiTheme="minorHAnsi" w:hAnsiTheme="minorHAnsi"/>
                <w:sz w:val="18"/>
                <w:szCs w:val="18"/>
              </w:rPr>
              <w:t>; or</w:t>
            </w:r>
          </w:p>
          <w:p w14:paraId="0AF0B1DD" w14:textId="77777777" w:rsidR="00BF2443" w:rsidRPr="00F5715E" w:rsidRDefault="00BF2443" w:rsidP="00EC5474">
            <w:pPr>
              <w:rPr>
                <w:rFonts w:asciiTheme="minorHAnsi" w:hAnsiTheme="minorHAnsi"/>
                <w:sz w:val="18"/>
                <w:szCs w:val="18"/>
              </w:rPr>
            </w:pPr>
            <w:r>
              <w:rPr>
                <w:rFonts w:asciiTheme="minorHAnsi" w:hAnsiTheme="minorHAnsi"/>
                <w:sz w:val="18"/>
                <w:szCs w:val="18"/>
              </w:rPr>
              <w:t xml:space="preserve">**Standalone - </w:t>
            </w:r>
            <w:r>
              <w:rPr>
                <w:rFonts w:asciiTheme="minorHAnsi" w:hAnsiTheme="minorHAnsi"/>
                <w:sz w:val="18"/>
                <w:szCs w:val="18"/>
                <w:u w:val="single"/>
              </w:rPr>
              <w:t>Supply</w:t>
            </w:r>
            <w:r>
              <w:rPr>
                <w:rFonts w:asciiTheme="minorHAnsi" w:hAnsiTheme="minorHAnsi"/>
                <w:sz w:val="18"/>
                <w:szCs w:val="18"/>
              </w:rPr>
              <w:t>; or</w:t>
            </w:r>
          </w:p>
          <w:p w14:paraId="0AF0B1DE" w14:textId="77777777" w:rsidR="00BF2443" w:rsidRPr="00F5715E" w:rsidRDefault="00BF2443" w:rsidP="00EC5474">
            <w:pPr>
              <w:rPr>
                <w:rFonts w:asciiTheme="minorHAnsi" w:hAnsiTheme="minorHAnsi"/>
                <w:sz w:val="18"/>
                <w:szCs w:val="18"/>
                <w:u w:val="single"/>
              </w:rPr>
            </w:pPr>
            <w:r>
              <w:rPr>
                <w:rFonts w:asciiTheme="minorHAnsi" w:hAnsiTheme="minorHAnsi"/>
                <w:sz w:val="18"/>
                <w:szCs w:val="18"/>
              </w:rPr>
              <w:t xml:space="preserve">**Standalone – </w:t>
            </w:r>
            <w:r>
              <w:rPr>
                <w:rFonts w:asciiTheme="minorHAnsi" w:hAnsiTheme="minorHAnsi"/>
                <w:sz w:val="18"/>
                <w:szCs w:val="18"/>
                <w:u w:val="single"/>
              </w:rPr>
              <w:t>Balanced; or</w:t>
            </w:r>
          </w:p>
          <w:p w14:paraId="0AF0B1DF" w14:textId="77777777" w:rsidR="00BF2443" w:rsidRDefault="00BF2443" w:rsidP="00EC5474">
            <w:pPr>
              <w:rPr>
                <w:rFonts w:asciiTheme="minorHAnsi" w:hAnsiTheme="minorHAnsi"/>
                <w:sz w:val="18"/>
                <w:szCs w:val="18"/>
                <w:u w:val="single"/>
              </w:rPr>
            </w:pPr>
            <w:r>
              <w:rPr>
                <w:rFonts w:asciiTheme="minorHAnsi" w:hAnsiTheme="minorHAnsi"/>
                <w:sz w:val="18"/>
                <w:szCs w:val="18"/>
              </w:rPr>
              <w:t>**</w:t>
            </w:r>
            <w:r>
              <w:rPr>
                <w:rFonts w:asciiTheme="minorHAnsi" w:hAnsiTheme="minorHAnsi"/>
                <w:sz w:val="18"/>
                <w:szCs w:val="18"/>
                <w:u w:val="single"/>
              </w:rPr>
              <w:t>Central Fan Integrated (CFI)&gt;&gt;</w:t>
            </w:r>
          </w:p>
          <w:p w14:paraId="0AF0B1E0" w14:textId="77777777" w:rsidR="00BF2443" w:rsidRDefault="00BF2443" w:rsidP="00EC5474">
            <w:pPr>
              <w:rPr>
                <w:rFonts w:asciiTheme="minorHAnsi" w:hAnsiTheme="minorHAnsi"/>
                <w:sz w:val="18"/>
                <w:szCs w:val="18"/>
                <w:u w:val="single"/>
              </w:rPr>
            </w:pPr>
          </w:p>
          <w:p w14:paraId="0AF0B1E1" w14:textId="77777777" w:rsidR="00BF2443" w:rsidRPr="00F5715E" w:rsidRDefault="00BF2443" w:rsidP="00EC5474">
            <w:pPr>
              <w:rPr>
                <w:rFonts w:asciiTheme="minorHAnsi" w:hAnsiTheme="minorHAnsi"/>
                <w:sz w:val="18"/>
                <w:szCs w:val="18"/>
              </w:rPr>
            </w:pPr>
            <w:r>
              <w:rPr>
                <w:rFonts w:asciiTheme="minorHAnsi" w:hAnsiTheme="minorHAnsi"/>
                <w:sz w:val="18"/>
                <w:szCs w:val="18"/>
              </w:rPr>
              <w:t>if A06=</w:t>
            </w:r>
            <w:r>
              <w:rPr>
                <w:rFonts w:asciiTheme="minorHAnsi" w:hAnsiTheme="minorHAnsi"/>
                <w:sz w:val="18"/>
                <w:szCs w:val="18"/>
                <w:u w:val="single"/>
              </w:rPr>
              <w:t xml:space="preserve"> Continuous </w:t>
            </w:r>
            <w:r>
              <w:rPr>
                <w:rFonts w:asciiTheme="minorHAnsi" w:hAnsiTheme="minorHAnsi"/>
                <w:sz w:val="18"/>
                <w:szCs w:val="18"/>
              </w:rPr>
              <w:t>and A08= Central Fan Integrated</w:t>
            </w:r>
            <w:r>
              <w:rPr>
                <w:rFonts w:asciiTheme="minorHAnsi" w:hAnsiTheme="minorHAnsi"/>
                <w:sz w:val="18"/>
                <w:szCs w:val="18"/>
                <w:u w:val="single"/>
              </w:rPr>
              <w:t>;</w:t>
            </w:r>
            <w:r>
              <w:rPr>
                <w:rFonts w:asciiTheme="minorHAnsi" w:hAnsiTheme="minorHAnsi"/>
                <w:sz w:val="18"/>
                <w:szCs w:val="18"/>
              </w:rPr>
              <w:t xml:space="preserve"> then display method:</w:t>
            </w:r>
          </w:p>
          <w:p w14:paraId="0AF0B1E2" w14:textId="77777777" w:rsidR="00BF2443" w:rsidRPr="00F5715E" w:rsidRDefault="00BF2443" w:rsidP="00EC5474">
            <w:pPr>
              <w:rPr>
                <w:rFonts w:asciiTheme="minorHAnsi" w:hAnsiTheme="minorHAnsi"/>
                <w:sz w:val="18"/>
                <w:szCs w:val="18"/>
              </w:rPr>
            </w:pPr>
            <w:r>
              <w:rPr>
                <w:rFonts w:asciiTheme="minorHAnsi" w:hAnsiTheme="minorHAnsi"/>
                <w:b/>
                <w:sz w:val="18"/>
                <w:szCs w:val="18"/>
              </w:rPr>
              <w:t>Central Fan Integrated Ventilation System Not Allowed to Operate Continuously - DO NOT PROCEED;&gt;&gt;</w:t>
            </w:r>
          </w:p>
        </w:tc>
      </w:tr>
      <w:tr w:rsidR="00BF2443" w:rsidRPr="00D2491C" w14:paraId="0AF0B1F5" w14:textId="77777777" w:rsidTr="00EC5474">
        <w:trPr>
          <w:trHeight w:val="158"/>
        </w:trPr>
        <w:tc>
          <w:tcPr>
            <w:tcW w:w="634" w:type="dxa"/>
            <w:vAlign w:val="center"/>
          </w:tcPr>
          <w:p w14:paraId="0AF0B1E4" w14:textId="77777777" w:rsidR="00BF2443" w:rsidRPr="00F5715E" w:rsidRDefault="00BF2443" w:rsidP="00EC5474">
            <w:pPr>
              <w:jc w:val="center"/>
              <w:rPr>
                <w:rFonts w:asciiTheme="minorHAnsi" w:hAnsiTheme="minorHAnsi"/>
                <w:sz w:val="18"/>
                <w:szCs w:val="18"/>
              </w:rPr>
            </w:pPr>
            <w:r w:rsidRPr="00F5715E">
              <w:rPr>
                <w:rFonts w:asciiTheme="minorHAnsi" w:hAnsiTheme="minorHAnsi"/>
                <w:sz w:val="18"/>
                <w:szCs w:val="18"/>
              </w:rPr>
              <w:t>09</w:t>
            </w:r>
          </w:p>
        </w:tc>
        <w:tc>
          <w:tcPr>
            <w:tcW w:w="4608" w:type="dxa"/>
            <w:vAlign w:val="center"/>
          </w:tcPr>
          <w:p w14:paraId="0AF0B1E5" w14:textId="77777777" w:rsidR="00BF2443" w:rsidRPr="00F5715E" w:rsidRDefault="00BF2443" w:rsidP="00EC5474">
            <w:pPr>
              <w:rPr>
                <w:rFonts w:asciiTheme="minorHAnsi" w:hAnsiTheme="minorHAnsi"/>
                <w:sz w:val="18"/>
                <w:szCs w:val="18"/>
              </w:rPr>
            </w:pPr>
            <w:r>
              <w:rPr>
                <w:rFonts w:asciiTheme="minorHAnsi" w:hAnsiTheme="minorHAnsi"/>
                <w:sz w:val="18"/>
                <w:szCs w:val="18"/>
              </w:rPr>
              <w:t>determine compliance method for this document;  display applicable tables below;</w:t>
            </w:r>
          </w:p>
          <w:p w14:paraId="0AF0B1E6" w14:textId="77777777" w:rsidR="00BF2443" w:rsidRPr="00F5715E" w:rsidRDefault="00BF2443" w:rsidP="00EC5474">
            <w:pPr>
              <w:rPr>
                <w:rFonts w:asciiTheme="minorHAnsi" w:hAnsiTheme="minorHAnsi"/>
                <w:sz w:val="18"/>
                <w:szCs w:val="18"/>
              </w:rPr>
            </w:pPr>
            <w:r>
              <w:rPr>
                <w:rFonts w:asciiTheme="minorHAnsi" w:hAnsiTheme="minorHAnsi"/>
                <w:sz w:val="18"/>
                <w:szCs w:val="18"/>
              </w:rPr>
              <w:t>(this row not visible to user)</w:t>
            </w:r>
          </w:p>
        </w:tc>
        <w:tc>
          <w:tcPr>
            <w:tcW w:w="5774" w:type="dxa"/>
          </w:tcPr>
          <w:p w14:paraId="0AF0B1E7" w14:textId="77777777" w:rsidR="00BF2443" w:rsidRDefault="00BF2443" w:rsidP="00EC5474">
            <w:pPr>
              <w:rPr>
                <w:rFonts w:asciiTheme="minorHAnsi" w:hAnsiTheme="minorHAnsi"/>
                <w:sz w:val="18"/>
                <w:szCs w:val="18"/>
              </w:rPr>
            </w:pPr>
            <w:r>
              <w:rPr>
                <w:rFonts w:asciiTheme="minorHAnsi" w:hAnsiTheme="minorHAnsi"/>
                <w:sz w:val="18"/>
                <w:szCs w:val="18"/>
              </w:rPr>
              <w:t>&lt;&lt;calculated field:</w:t>
            </w:r>
          </w:p>
          <w:p w14:paraId="0AF0B1E8" w14:textId="77777777" w:rsidR="00BF2443" w:rsidRDefault="00BF2443" w:rsidP="00EC5474">
            <w:pPr>
              <w:rPr>
                <w:rFonts w:asciiTheme="minorHAnsi" w:hAnsiTheme="minorHAnsi"/>
                <w:sz w:val="18"/>
                <w:szCs w:val="18"/>
              </w:rPr>
            </w:pPr>
          </w:p>
          <w:p w14:paraId="0AF0B1E9" w14:textId="77777777" w:rsidR="00BF2443" w:rsidRPr="00F5715E" w:rsidRDefault="00BF2443" w:rsidP="00EC5474">
            <w:pPr>
              <w:rPr>
                <w:rFonts w:asciiTheme="minorHAnsi" w:hAnsiTheme="minorHAnsi"/>
                <w:sz w:val="18"/>
                <w:szCs w:val="18"/>
                <w:u w:val="single"/>
              </w:rPr>
            </w:pPr>
            <w:r>
              <w:rPr>
                <w:rFonts w:asciiTheme="minorHAnsi" w:hAnsiTheme="minorHAnsi"/>
                <w:sz w:val="18"/>
                <w:szCs w:val="18"/>
              </w:rPr>
              <w:t>if A06=</w:t>
            </w:r>
            <w:r>
              <w:rPr>
                <w:rFonts w:asciiTheme="minorHAnsi" w:hAnsiTheme="minorHAnsi"/>
                <w:sz w:val="18"/>
                <w:szCs w:val="18"/>
                <w:u w:val="single"/>
              </w:rPr>
              <w:t xml:space="preserve"> Continuous</w:t>
            </w:r>
            <w:r w:rsidRPr="009960A3">
              <w:rPr>
                <w:rFonts w:asciiTheme="minorHAnsi" w:hAnsiTheme="minorHAnsi"/>
                <w:sz w:val="18"/>
                <w:szCs w:val="18"/>
              </w:rPr>
              <w:t xml:space="preserve"> and </w:t>
            </w:r>
            <w:r>
              <w:rPr>
                <w:rFonts w:asciiTheme="minorHAnsi" w:hAnsiTheme="minorHAnsi"/>
                <w:sz w:val="18"/>
                <w:szCs w:val="18"/>
              </w:rPr>
              <w:t xml:space="preserve">A07= </w:t>
            </w:r>
            <w:r>
              <w:rPr>
                <w:rFonts w:asciiTheme="minorHAnsi" w:hAnsiTheme="minorHAnsi"/>
                <w:sz w:val="18"/>
                <w:szCs w:val="18"/>
                <w:u w:val="single"/>
              </w:rPr>
              <w:t>Fan Ventilation Rate Method</w:t>
            </w:r>
            <w:r>
              <w:rPr>
                <w:rFonts w:asciiTheme="minorHAnsi" w:hAnsiTheme="minorHAnsi"/>
                <w:sz w:val="18"/>
                <w:szCs w:val="18"/>
              </w:rPr>
              <w:t>;  then display method</w:t>
            </w:r>
            <w:r>
              <w:rPr>
                <w:rFonts w:asciiTheme="minorHAnsi" w:hAnsiTheme="minorHAnsi"/>
                <w:sz w:val="18"/>
                <w:szCs w:val="18"/>
                <w:u w:val="single"/>
              </w:rPr>
              <w:t>:</w:t>
            </w:r>
          </w:p>
          <w:p w14:paraId="0AF0B1EA" w14:textId="77777777" w:rsidR="00BF2443" w:rsidRPr="00F5715E" w:rsidRDefault="00BF2443" w:rsidP="00EC5474">
            <w:pPr>
              <w:rPr>
                <w:rFonts w:asciiTheme="minorHAnsi" w:hAnsiTheme="minorHAnsi"/>
                <w:b/>
                <w:sz w:val="18"/>
                <w:szCs w:val="18"/>
                <w:u w:val="single"/>
              </w:rPr>
            </w:pPr>
            <w:r>
              <w:rPr>
                <w:rFonts w:asciiTheme="minorHAnsi" w:hAnsiTheme="minorHAnsi"/>
                <w:b/>
                <w:sz w:val="18"/>
                <w:szCs w:val="18"/>
              </w:rPr>
              <w:t>**27a - Continuous Ventilation Airflow - Fan Vent Rate Method</w:t>
            </w:r>
            <w:r>
              <w:rPr>
                <w:rFonts w:asciiTheme="minorHAnsi" w:hAnsiTheme="minorHAnsi"/>
                <w:b/>
                <w:sz w:val="18"/>
                <w:szCs w:val="18"/>
                <w:u w:val="single"/>
              </w:rPr>
              <w:t>;</w:t>
            </w:r>
          </w:p>
          <w:p w14:paraId="0AF0B1EB" w14:textId="77777777" w:rsidR="00BF2443" w:rsidRPr="00F5715E" w:rsidRDefault="00BF2443" w:rsidP="00EC5474">
            <w:pPr>
              <w:rPr>
                <w:rFonts w:asciiTheme="minorHAnsi" w:hAnsiTheme="minorHAnsi"/>
                <w:sz w:val="18"/>
                <w:szCs w:val="18"/>
                <w:u w:val="single"/>
              </w:rPr>
            </w:pPr>
          </w:p>
          <w:p w14:paraId="0AF0B1EC" w14:textId="77777777" w:rsidR="00BF2443" w:rsidRPr="00F5715E" w:rsidRDefault="00BF2443" w:rsidP="00EC5474">
            <w:pPr>
              <w:rPr>
                <w:rFonts w:asciiTheme="minorHAnsi" w:hAnsiTheme="minorHAnsi"/>
                <w:sz w:val="18"/>
                <w:szCs w:val="18"/>
              </w:rPr>
            </w:pPr>
            <w:proofErr w:type="spellStart"/>
            <w:r>
              <w:rPr>
                <w:rFonts w:asciiTheme="minorHAnsi" w:hAnsiTheme="minorHAnsi"/>
                <w:sz w:val="18"/>
                <w:szCs w:val="18"/>
              </w:rPr>
              <w:t>elsif</w:t>
            </w:r>
            <w:proofErr w:type="spellEnd"/>
            <w:r>
              <w:rPr>
                <w:rFonts w:asciiTheme="minorHAnsi" w:hAnsiTheme="minorHAnsi"/>
                <w:sz w:val="18"/>
                <w:szCs w:val="18"/>
              </w:rPr>
              <w:t xml:space="preserve"> A06=</w:t>
            </w:r>
            <w:r>
              <w:rPr>
                <w:rFonts w:asciiTheme="minorHAnsi" w:hAnsiTheme="minorHAnsi"/>
                <w:sz w:val="18"/>
                <w:szCs w:val="18"/>
                <w:u w:val="single"/>
              </w:rPr>
              <w:t xml:space="preserve"> Continuous</w:t>
            </w:r>
            <w:r w:rsidRPr="009960A3">
              <w:rPr>
                <w:rFonts w:asciiTheme="minorHAnsi" w:hAnsiTheme="minorHAnsi"/>
                <w:sz w:val="18"/>
                <w:szCs w:val="18"/>
              </w:rPr>
              <w:t xml:space="preserve"> and </w:t>
            </w:r>
            <w:r>
              <w:rPr>
                <w:rFonts w:asciiTheme="minorHAnsi" w:hAnsiTheme="minorHAnsi"/>
                <w:sz w:val="18"/>
                <w:szCs w:val="18"/>
              </w:rPr>
              <w:t xml:space="preserve">A07= </w:t>
            </w:r>
            <w:r>
              <w:rPr>
                <w:rFonts w:asciiTheme="minorHAnsi" w:hAnsiTheme="minorHAnsi"/>
                <w:sz w:val="18"/>
                <w:szCs w:val="18"/>
                <w:u w:val="single"/>
              </w:rPr>
              <w:t>Total Ventilation Rate Method;</w:t>
            </w:r>
            <w:r>
              <w:rPr>
                <w:rFonts w:asciiTheme="minorHAnsi" w:hAnsiTheme="minorHAnsi"/>
                <w:sz w:val="18"/>
                <w:szCs w:val="18"/>
              </w:rPr>
              <w:t xml:space="preserve"> then display method:</w:t>
            </w:r>
          </w:p>
          <w:p w14:paraId="0AF0B1ED" w14:textId="77777777" w:rsidR="00BF2443" w:rsidRPr="00F5715E" w:rsidRDefault="00BF2443" w:rsidP="00EC5474">
            <w:pPr>
              <w:rPr>
                <w:rFonts w:asciiTheme="minorHAnsi" w:hAnsiTheme="minorHAnsi"/>
                <w:b/>
                <w:sz w:val="18"/>
                <w:szCs w:val="18"/>
              </w:rPr>
            </w:pPr>
            <w:r>
              <w:rPr>
                <w:rFonts w:asciiTheme="minorHAnsi" w:hAnsiTheme="minorHAnsi"/>
                <w:b/>
                <w:sz w:val="18"/>
                <w:szCs w:val="18"/>
              </w:rPr>
              <w:t>**27b - Continuous Ventilation Airflow - Total Vent Rate Method;</w:t>
            </w:r>
          </w:p>
          <w:p w14:paraId="0AF0B1EE" w14:textId="77777777" w:rsidR="00BF2443" w:rsidRPr="00F5715E" w:rsidRDefault="00BF2443" w:rsidP="00EC5474">
            <w:pPr>
              <w:rPr>
                <w:rFonts w:asciiTheme="minorHAnsi" w:hAnsiTheme="minorHAnsi"/>
                <w:sz w:val="18"/>
                <w:szCs w:val="18"/>
              </w:rPr>
            </w:pPr>
          </w:p>
          <w:p w14:paraId="0AF0B1EF" w14:textId="77777777" w:rsidR="00BF2443" w:rsidRPr="00F5715E" w:rsidRDefault="00BF2443" w:rsidP="00EC5474">
            <w:pPr>
              <w:rPr>
                <w:rFonts w:asciiTheme="minorHAnsi" w:hAnsiTheme="minorHAnsi"/>
                <w:sz w:val="18"/>
                <w:szCs w:val="18"/>
              </w:rPr>
            </w:pPr>
            <w:proofErr w:type="spellStart"/>
            <w:r>
              <w:rPr>
                <w:rFonts w:asciiTheme="minorHAnsi" w:hAnsiTheme="minorHAnsi"/>
                <w:sz w:val="18"/>
                <w:szCs w:val="18"/>
              </w:rPr>
              <w:t>elsif</w:t>
            </w:r>
            <w:proofErr w:type="spellEnd"/>
            <w:r>
              <w:rPr>
                <w:rFonts w:asciiTheme="minorHAnsi" w:hAnsiTheme="minorHAnsi"/>
                <w:sz w:val="18"/>
                <w:szCs w:val="18"/>
              </w:rPr>
              <w:t xml:space="preserve"> A06=</w:t>
            </w:r>
            <w:r>
              <w:rPr>
                <w:rFonts w:asciiTheme="minorHAnsi" w:hAnsiTheme="minorHAnsi"/>
                <w:sz w:val="18"/>
                <w:szCs w:val="18"/>
                <w:u w:val="single"/>
              </w:rPr>
              <w:t xml:space="preserve"> Intermittent</w:t>
            </w:r>
            <w:r>
              <w:rPr>
                <w:rFonts w:asciiTheme="minorHAnsi" w:hAnsiTheme="minorHAnsi"/>
                <w:sz w:val="18"/>
                <w:szCs w:val="18"/>
              </w:rPr>
              <w:t xml:space="preserve"> and A07= </w:t>
            </w:r>
            <w:r>
              <w:rPr>
                <w:rFonts w:asciiTheme="minorHAnsi" w:hAnsiTheme="minorHAnsi"/>
                <w:sz w:val="18"/>
                <w:szCs w:val="18"/>
                <w:u w:val="single"/>
              </w:rPr>
              <w:t>Fan Ventilation Rate Method;</w:t>
            </w:r>
            <w:r>
              <w:rPr>
                <w:rFonts w:asciiTheme="minorHAnsi" w:hAnsiTheme="minorHAnsi"/>
                <w:sz w:val="18"/>
                <w:szCs w:val="18"/>
              </w:rPr>
              <w:t xml:space="preserve"> </w:t>
            </w:r>
          </w:p>
          <w:p w14:paraId="0AF0B1F0" w14:textId="77777777" w:rsidR="00BF2443" w:rsidRPr="00F5715E" w:rsidRDefault="00BF2443" w:rsidP="00EC5474">
            <w:pPr>
              <w:rPr>
                <w:rFonts w:asciiTheme="minorHAnsi" w:hAnsiTheme="minorHAnsi"/>
                <w:b/>
                <w:sz w:val="18"/>
                <w:szCs w:val="18"/>
              </w:rPr>
            </w:pPr>
            <w:r>
              <w:rPr>
                <w:rFonts w:asciiTheme="minorHAnsi" w:hAnsiTheme="minorHAnsi"/>
                <w:b/>
                <w:sz w:val="18"/>
                <w:szCs w:val="18"/>
              </w:rPr>
              <w:t>**27c - Intermittent Ventilation Airflow - Fan Vent Rate</w:t>
            </w:r>
            <w:r>
              <w:rPr>
                <w:rFonts w:asciiTheme="minorHAnsi" w:hAnsiTheme="minorHAnsi"/>
                <w:b/>
                <w:sz w:val="18"/>
                <w:szCs w:val="18"/>
                <w:u w:val="single"/>
              </w:rPr>
              <w:t xml:space="preserve"> </w:t>
            </w:r>
            <w:r>
              <w:rPr>
                <w:rFonts w:asciiTheme="minorHAnsi" w:hAnsiTheme="minorHAnsi"/>
                <w:b/>
                <w:sz w:val="18"/>
                <w:szCs w:val="18"/>
              </w:rPr>
              <w:t>Method</w:t>
            </w:r>
            <w:r>
              <w:rPr>
                <w:rFonts w:asciiTheme="minorHAnsi" w:hAnsiTheme="minorHAnsi"/>
                <w:b/>
                <w:sz w:val="18"/>
                <w:szCs w:val="18"/>
                <w:u w:val="single"/>
              </w:rPr>
              <w:t>;</w:t>
            </w:r>
          </w:p>
          <w:p w14:paraId="0AF0B1F1" w14:textId="77777777" w:rsidR="00BF2443" w:rsidRPr="00F5715E" w:rsidRDefault="00BF2443" w:rsidP="00EC5474">
            <w:pPr>
              <w:rPr>
                <w:rFonts w:asciiTheme="minorHAnsi" w:hAnsiTheme="minorHAnsi"/>
                <w:sz w:val="18"/>
                <w:szCs w:val="18"/>
              </w:rPr>
            </w:pPr>
          </w:p>
          <w:p w14:paraId="0AF0B1F2" w14:textId="77777777" w:rsidR="00BF2443" w:rsidRPr="00F5715E" w:rsidRDefault="00BF2443" w:rsidP="00EC5474">
            <w:pPr>
              <w:rPr>
                <w:rFonts w:asciiTheme="minorHAnsi" w:hAnsiTheme="minorHAnsi"/>
                <w:sz w:val="18"/>
                <w:szCs w:val="18"/>
              </w:rPr>
            </w:pPr>
            <w:proofErr w:type="spellStart"/>
            <w:r>
              <w:rPr>
                <w:rFonts w:asciiTheme="minorHAnsi" w:hAnsiTheme="minorHAnsi"/>
                <w:sz w:val="18"/>
                <w:szCs w:val="18"/>
              </w:rPr>
              <w:t>elsif</w:t>
            </w:r>
            <w:proofErr w:type="spellEnd"/>
            <w:r>
              <w:rPr>
                <w:rFonts w:asciiTheme="minorHAnsi" w:hAnsiTheme="minorHAnsi"/>
                <w:sz w:val="18"/>
                <w:szCs w:val="18"/>
              </w:rPr>
              <w:t xml:space="preserve"> A06=</w:t>
            </w:r>
            <w:r>
              <w:rPr>
                <w:rFonts w:asciiTheme="minorHAnsi" w:hAnsiTheme="minorHAnsi"/>
                <w:sz w:val="18"/>
                <w:szCs w:val="18"/>
                <w:u w:val="single"/>
              </w:rPr>
              <w:t xml:space="preserve"> Intermittent</w:t>
            </w:r>
            <w:r>
              <w:rPr>
                <w:rFonts w:asciiTheme="minorHAnsi" w:hAnsiTheme="minorHAnsi"/>
                <w:sz w:val="18"/>
                <w:szCs w:val="18"/>
              </w:rPr>
              <w:t xml:space="preserve"> and A07= </w:t>
            </w:r>
            <w:r>
              <w:rPr>
                <w:rFonts w:asciiTheme="minorHAnsi" w:hAnsiTheme="minorHAnsi"/>
                <w:sz w:val="18"/>
                <w:szCs w:val="18"/>
                <w:u w:val="single"/>
              </w:rPr>
              <w:t>Total Ventilation Rate Method;</w:t>
            </w:r>
            <w:r>
              <w:rPr>
                <w:rFonts w:asciiTheme="minorHAnsi" w:hAnsiTheme="minorHAnsi"/>
                <w:sz w:val="18"/>
                <w:szCs w:val="18"/>
              </w:rPr>
              <w:t xml:space="preserve"> then display method:</w:t>
            </w:r>
          </w:p>
          <w:p w14:paraId="0AF0B1F3" w14:textId="77777777" w:rsidR="00BF2443" w:rsidRDefault="00BF2443" w:rsidP="00EC5474">
            <w:pPr>
              <w:rPr>
                <w:rFonts w:asciiTheme="minorHAnsi" w:hAnsiTheme="minorHAnsi"/>
                <w:b/>
                <w:sz w:val="18"/>
                <w:szCs w:val="18"/>
              </w:rPr>
            </w:pPr>
            <w:r>
              <w:rPr>
                <w:rFonts w:asciiTheme="minorHAnsi" w:hAnsiTheme="minorHAnsi"/>
                <w:b/>
                <w:sz w:val="18"/>
                <w:szCs w:val="18"/>
              </w:rPr>
              <w:t>**27d - Intermittent Ventilation Airflow - Total Vent Rate Method;&gt;&gt;</w:t>
            </w:r>
          </w:p>
          <w:p w14:paraId="0AF0B1F4" w14:textId="77777777" w:rsidR="00BF2443" w:rsidRPr="00F5715E" w:rsidRDefault="00BF2443" w:rsidP="00EC5474">
            <w:pPr>
              <w:rPr>
                <w:rFonts w:asciiTheme="minorHAnsi" w:hAnsiTheme="minorHAnsi"/>
                <w:b/>
                <w:sz w:val="18"/>
                <w:szCs w:val="18"/>
              </w:rPr>
            </w:pPr>
          </w:p>
        </w:tc>
      </w:tr>
    </w:tbl>
    <w:p w14:paraId="0AF0B1F7" w14:textId="77777777" w:rsidR="005A2B97" w:rsidRPr="005A6EB8" w:rsidRDefault="005A2B97" w:rsidP="00D65FA1">
      <w:pPr>
        <w:rPr>
          <w:rFonts w:asciiTheme="minorHAnsi" w:hAnsiTheme="minorHAnsi"/>
          <w:szCs w:val="18"/>
        </w:rPr>
      </w:pPr>
    </w:p>
    <w:tbl>
      <w:tblPr>
        <w:tblStyle w:val="TableGrid"/>
        <w:tblW w:w="0" w:type="auto"/>
        <w:tblLook w:val="04A0" w:firstRow="1" w:lastRow="0" w:firstColumn="1" w:lastColumn="0" w:noHBand="0" w:noVBand="1"/>
      </w:tblPr>
      <w:tblGrid>
        <w:gridCol w:w="11016"/>
      </w:tblGrid>
      <w:tr w:rsidR="003F49B9" w:rsidRPr="005A6EB8" w14:paraId="0AF0B1F9" w14:textId="77777777" w:rsidTr="003F49B9">
        <w:tc>
          <w:tcPr>
            <w:tcW w:w="11016" w:type="dxa"/>
          </w:tcPr>
          <w:p w14:paraId="0AF0B1F8" w14:textId="673F94DD" w:rsidR="003F49B9" w:rsidRPr="005A6EB8" w:rsidRDefault="005A6EB8" w:rsidP="003F49B9">
            <w:pPr>
              <w:rPr>
                <w:rFonts w:asciiTheme="minorHAnsi" w:hAnsiTheme="minorHAnsi"/>
                <w:szCs w:val="18"/>
              </w:rPr>
            </w:pPr>
            <w:r w:rsidRPr="005A6EB8">
              <w:rPr>
                <w:rFonts w:asciiTheme="minorHAnsi" w:hAnsiTheme="minorHAnsi"/>
                <w:b/>
                <w:szCs w:val="18"/>
              </w:rPr>
              <w:t>MCH-</w:t>
            </w:r>
            <w:r w:rsidR="003F49B9" w:rsidRPr="005A6EB8">
              <w:rPr>
                <w:rFonts w:asciiTheme="minorHAnsi" w:hAnsiTheme="minorHAnsi"/>
                <w:b/>
                <w:szCs w:val="18"/>
              </w:rPr>
              <w:t>27b - Continuous Ventilation Airflow – Total Ventilation Rate Method</w:t>
            </w:r>
          </w:p>
        </w:tc>
      </w:tr>
    </w:tbl>
    <w:p w14:paraId="0AF0B1FA" w14:textId="77777777" w:rsidR="003F49B9" w:rsidRDefault="003F49B9" w:rsidP="00D65FA1">
      <w:pPr>
        <w:rPr>
          <w:rFonts w:asciiTheme="minorHAnsi" w:hAnsiTheme="minorHAnsi"/>
          <w:sz w:val="18"/>
          <w:szCs w:val="18"/>
        </w:rPr>
      </w:pPr>
    </w:p>
    <w:p w14:paraId="0AF0B1FB" w14:textId="77777777" w:rsidR="00D85C84" w:rsidRDefault="00D85C84" w:rsidP="00D65FA1">
      <w:pPr>
        <w:rPr>
          <w:rFonts w:asciiTheme="minorHAnsi" w:hAnsiTheme="minorHAnsi"/>
          <w:sz w:val="18"/>
          <w:szCs w:val="18"/>
        </w:rPr>
      </w:pPr>
    </w:p>
    <w:p w14:paraId="0AF0B1FC" w14:textId="77777777" w:rsidR="00444E93" w:rsidRDefault="00444E93">
      <w:pPr>
        <w:rPr>
          <w:rFonts w:asciiTheme="minorHAnsi" w:hAnsiTheme="minorHAnsi"/>
          <w:sz w:val="18"/>
          <w:szCs w:val="18"/>
        </w:rPr>
      </w:pPr>
    </w:p>
    <w:p w14:paraId="0AF0B1FD" w14:textId="77777777" w:rsidR="00D85C84" w:rsidRDefault="00D85C84" w:rsidP="00D65FA1">
      <w:pPr>
        <w:rPr>
          <w:rFonts w:asciiTheme="minorHAnsi" w:hAnsiTheme="minorHAnsi"/>
          <w:sz w:val="18"/>
          <w:szCs w:val="18"/>
        </w:rPr>
      </w:pPr>
    </w:p>
    <w:tbl>
      <w:tblPr>
        <w:tblW w:w="5000" w:type="pct"/>
        <w:tblInd w:w="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6"/>
        <w:gridCol w:w="4601"/>
        <w:gridCol w:w="5829"/>
      </w:tblGrid>
      <w:tr w:rsidR="002A5EF3" w:rsidRPr="00CB00C9" w14:paraId="0AF0B1FF" w14:textId="77777777" w:rsidTr="002A5EF3">
        <w:tc>
          <w:tcPr>
            <w:tcW w:w="11016" w:type="dxa"/>
            <w:gridSpan w:val="3"/>
          </w:tcPr>
          <w:p w14:paraId="0D3ED78D" w14:textId="77777777" w:rsidR="005A6EB8" w:rsidRDefault="002A5EF3" w:rsidP="002A5EF3">
            <w:pPr>
              <w:keepNext/>
              <w:rPr>
                <w:rFonts w:asciiTheme="minorHAnsi" w:hAnsiTheme="minorHAnsi"/>
                <w:b/>
                <w:sz w:val="18"/>
                <w:szCs w:val="18"/>
              </w:rPr>
            </w:pPr>
            <w:r w:rsidRPr="005A6EB8">
              <w:rPr>
                <w:rFonts w:asciiTheme="minorHAnsi" w:hAnsiTheme="minorHAnsi"/>
                <w:b/>
                <w:szCs w:val="18"/>
              </w:rPr>
              <w:lastRenderedPageBreak/>
              <w:t>B. Whole-Building Continuous Ventilation - Total Ventilation Rate Method</w:t>
            </w:r>
          </w:p>
          <w:p w14:paraId="0AF0B1FE" w14:textId="00AAB548" w:rsidR="002A5EF3" w:rsidRPr="00CB00C9" w:rsidRDefault="002A5EF3" w:rsidP="002A5EF3">
            <w:pPr>
              <w:keepNext/>
              <w:rPr>
                <w:rFonts w:asciiTheme="minorHAnsi" w:hAnsiTheme="minorHAnsi"/>
                <w:sz w:val="18"/>
                <w:szCs w:val="18"/>
              </w:rPr>
            </w:pPr>
            <w:r w:rsidRPr="00CB00C9">
              <w:rPr>
                <w:rFonts w:asciiTheme="minorHAnsi" w:hAnsiTheme="minorHAnsi"/>
                <w:sz w:val="18"/>
                <w:szCs w:val="18"/>
              </w:rPr>
              <w:t xml:space="preserve">A mechanical supply system, exhaust system, or combination thereof shall provide whole-building ventilation with outdoor air each hour at no less than the rate in </w:t>
            </w:r>
            <w:r>
              <w:rPr>
                <w:rFonts w:asciiTheme="minorHAnsi" w:hAnsiTheme="minorHAnsi"/>
                <w:sz w:val="18"/>
                <w:szCs w:val="18"/>
              </w:rPr>
              <w:t xml:space="preserve">62.2 </w:t>
            </w:r>
            <w:r w:rsidRPr="00CB00C9">
              <w:rPr>
                <w:rFonts w:asciiTheme="minorHAnsi" w:hAnsiTheme="minorHAnsi"/>
                <w:sz w:val="18"/>
                <w:szCs w:val="18"/>
              </w:rPr>
              <w:t>equation 4.7.</w:t>
            </w:r>
          </w:p>
        </w:tc>
      </w:tr>
      <w:tr w:rsidR="002A5EF3" w:rsidRPr="00CB00C9" w14:paraId="0AF0B203" w14:textId="77777777" w:rsidTr="002A5EF3">
        <w:tc>
          <w:tcPr>
            <w:tcW w:w="586" w:type="dxa"/>
            <w:vAlign w:val="center"/>
          </w:tcPr>
          <w:p w14:paraId="0AF0B200" w14:textId="77777777" w:rsidR="002A5EF3" w:rsidRPr="00CB00C9" w:rsidRDefault="002A5EF3" w:rsidP="002A5EF3">
            <w:pPr>
              <w:keepNext/>
              <w:jc w:val="center"/>
              <w:rPr>
                <w:rFonts w:asciiTheme="minorHAnsi" w:hAnsiTheme="minorHAnsi"/>
                <w:sz w:val="18"/>
                <w:szCs w:val="18"/>
              </w:rPr>
            </w:pPr>
            <w:r>
              <w:rPr>
                <w:rFonts w:asciiTheme="minorHAnsi" w:hAnsiTheme="minorHAnsi"/>
                <w:sz w:val="18"/>
                <w:szCs w:val="18"/>
              </w:rPr>
              <w:t>01</w:t>
            </w:r>
          </w:p>
        </w:tc>
        <w:tc>
          <w:tcPr>
            <w:tcW w:w="4601" w:type="dxa"/>
            <w:vAlign w:val="center"/>
          </w:tcPr>
          <w:p w14:paraId="0AF0B201" w14:textId="2F1746B8" w:rsidR="002A5EF3" w:rsidRPr="00CB00C9" w:rsidRDefault="002A5EF3" w:rsidP="00002732">
            <w:pPr>
              <w:keepNext/>
              <w:rPr>
                <w:rFonts w:asciiTheme="minorHAnsi" w:hAnsiTheme="minorHAnsi"/>
                <w:sz w:val="18"/>
                <w:szCs w:val="18"/>
              </w:rPr>
            </w:pPr>
            <w:r w:rsidRPr="00CB00C9">
              <w:rPr>
                <w:rFonts w:asciiTheme="minorHAnsi" w:hAnsiTheme="minorHAnsi"/>
                <w:sz w:val="18"/>
                <w:szCs w:val="18"/>
              </w:rPr>
              <w:t xml:space="preserve">Total </w:t>
            </w:r>
            <w:r>
              <w:rPr>
                <w:rFonts w:asciiTheme="minorHAnsi" w:hAnsiTheme="minorHAnsi"/>
                <w:sz w:val="18"/>
                <w:szCs w:val="18"/>
              </w:rPr>
              <w:t xml:space="preserve">Required </w:t>
            </w:r>
            <w:r w:rsidRPr="00CB00C9">
              <w:rPr>
                <w:rFonts w:asciiTheme="minorHAnsi" w:hAnsiTheme="minorHAnsi"/>
                <w:sz w:val="18"/>
                <w:szCs w:val="18"/>
              </w:rPr>
              <w:t xml:space="preserve">Ventilation </w:t>
            </w:r>
            <w:r w:rsidR="00002732">
              <w:rPr>
                <w:rFonts w:asciiTheme="minorHAnsi" w:hAnsiTheme="minorHAnsi"/>
                <w:sz w:val="18"/>
                <w:szCs w:val="18"/>
              </w:rPr>
              <w:t>R</w:t>
            </w:r>
            <w:r w:rsidRPr="00CB00C9">
              <w:rPr>
                <w:rFonts w:asciiTheme="minorHAnsi" w:hAnsiTheme="minorHAnsi"/>
                <w:sz w:val="18"/>
                <w:szCs w:val="18"/>
              </w:rPr>
              <w:t>ate ( fan + infiltration), (</w:t>
            </w:r>
            <w:proofErr w:type="spellStart"/>
            <w:r w:rsidRPr="00CB00C9">
              <w:rPr>
                <w:rFonts w:asciiTheme="minorHAnsi" w:hAnsiTheme="minorHAnsi"/>
                <w:sz w:val="18"/>
                <w:szCs w:val="18"/>
              </w:rPr>
              <w:t>Q</w:t>
            </w:r>
            <w:r w:rsidRPr="0033657D">
              <w:rPr>
                <w:rFonts w:asciiTheme="minorHAnsi" w:hAnsiTheme="minorHAnsi"/>
                <w:sz w:val="18"/>
                <w:szCs w:val="18"/>
                <w:vertAlign w:val="subscript"/>
              </w:rPr>
              <w:t>tot</w:t>
            </w:r>
            <w:proofErr w:type="spellEnd"/>
            <w:r w:rsidRPr="00CB00C9">
              <w:rPr>
                <w:rFonts w:asciiTheme="minorHAnsi" w:hAnsiTheme="minorHAnsi"/>
                <w:sz w:val="18"/>
                <w:szCs w:val="18"/>
              </w:rPr>
              <w:t>)</w:t>
            </w:r>
          </w:p>
        </w:tc>
        <w:tc>
          <w:tcPr>
            <w:tcW w:w="5829" w:type="dxa"/>
          </w:tcPr>
          <w:p w14:paraId="0AF0B202" w14:textId="77777777" w:rsidR="002A5EF3" w:rsidRPr="007F6151" w:rsidRDefault="002A5EF3" w:rsidP="00BF2443">
            <w:pPr>
              <w:keepNext/>
              <w:rPr>
                <w:rFonts w:asciiTheme="minorHAnsi" w:hAnsiTheme="minorHAnsi"/>
                <w:sz w:val="18"/>
                <w:szCs w:val="18"/>
              </w:rPr>
            </w:pPr>
            <w:r>
              <w:rPr>
                <w:rFonts w:asciiTheme="minorHAnsi" w:hAnsiTheme="minorHAnsi"/>
                <w:sz w:val="18"/>
                <w:szCs w:val="18"/>
              </w:rPr>
              <w:t>&lt;</w:t>
            </w:r>
            <w:r w:rsidRPr="00CB00C9">
              <w:rPr>
                <w:rFonts w:asciiTheme="minorHAnsi" w:hAnsiTheme="minorHAnsi"/>
                <w:sz w:val="18"/>
                <w:szCs w:val="18"/>
              </w:rPr>
              <w:t xml:space="preserve">&lt;calculated </w:t>
            </w:r>
            <w:r>
              <w:rPr>
                <w:rFonts w:asciiTheme="minorHAnsi" w:hAnsiTheme="minorHAnsi"/>
                <w:sz w:val="18"/>
                <w:szCs w:val="18"/>
              </w:rPr>
              <w:t>field, numer</w:t>
            </w:r>
            <w:r w:rsidRPr="00C3222B">
              <w:rPr>
                <w:rFonts w:asciiTheme="minorHAnsi" w:hAnsiTheme="minorHAnsi"/>
                <w:sz w:val="18"/>
                <w:szCs w:val="18"/>
              </w:rPr>
              <w:t xml:space="preserve">ic: (use equation 4.1a): </w:t>
            </w:r>
            <w:r>
              <w:rPr>
                <w:rFonts w:asciiTheme="minorHAnsi" w:hAnsiTheme="minorHAnsi"/>
                <w:sz w:val="18"/>
                <w:szCs w:val="18"/>
              </w:rPr>
              <w:t>{(</w:t>
            </w:r>
            <w:r w:rsidRPr="00C3222B">
              <w:rPr>
                <w:rFonts w:asciiTheme="minorHAnsi" w:hAnsiTheme="minorHAnsi"/>
                <w:sz w:val="18"/>
                <w:szCs w:val="18"/>
              </w:rPr>
              <w:t>Z x row A0</w:t>
            </w:r>
            <w:r w:rsidR="00BF2443">
              <w:rPr>
                <w:rFonts w:asciiTheme="minorHAnsi" w:hAnsiTheme="minorHAnsi"/>
                <w:sz w:val="18"/>
                <w:szCs w:val="18"/>
              </w:rPr>
              <w:t>4</w:t>
            </w:r>
            <w:r>
              <w:rPr>
                <w:rFonts w:asciiTheme="minorHAnsi" w:hAnsiTheme="minorHAnsi"/>
                <w:sz w:val="18"/>
                <w:szCs w:val="18"/>
              </w:rPr>
              <w:t>)</w:t>
            </w:r>
            <w:r w:rsidRPr="00C3222B">
              <w:rPr>
                <w:rFonts w:asciiTheme="minorHAnsi" w:hAnsiTheme="minorHAnsi"/>
                <w:sz w:val="18"/>
                <w:szCs w:val="18"/>
              </w:rPr>
              <w:t xml:space="preserve"> + </w:t>
            </w:r>
            <w:r>
              <w:rPr>
                <w:rFonts w:asciiTheme="minorHAnsi" w:hAnsiTheme="minorHAnsi"/>
                <w:sz w:val="18"/>
                <w:szCs w:val="18"/>
              </w:rPr>
              <w:t>[</w:t>
            </w:r>
            <w:r w:rsidRPr="00C3222B">
              <w:rPr>
                <w:rFonts w:asciiTheme="minorHAnsi" w:hAnsiTheme="minorHAnsi"/>
                <w:sz w:val="18"/>
                <w:szCs w:val="18"/>
              </w:rPr>
              <w:t>7.5(row A0</w:t>
            </w:r>
            <w:r w:rsidR="00BF2443">
              <w:rPr>
                <w:rFonts w:asciiTheme="minorHAnsi" w:hAnsiTheme="minorHAnsi"/>
                <w:sz w:val="18"/>
                <w:szCs w:val="18"/>
              </w:rPr>
              <w:t>5</w:t>
            </w:r>
            <w:r w:rsidRPr="00C3222B">
              <w:rPr>
                <w:rFonts w:asciiTheme="minorHAnsi" w:hAnsiTheme="minorHAnsi"/>
                <w:sz w:val="18"/>
                <w:szCs w:val="18"/>
              </w:rPr>
              <w:t xml:space="preserve"> + 1)</w:t>
            </w:r>
            <w:r>
              <w:rPr>
                <w:rFonts w:asciiTheme="minorHAnsi" w:hAnsiTheme="minorHAnsi"/>
                <w:sz w:val="18"/>
                <w:szCs w:val="18"/>
              </w:rPr>
              <w:t>]}</w:t>
            </w:r>
            <w:r w:rsidRPr="00C3222B">
              <w:rPr>
                <w:rFonts w:asciiTheme="minorHAnsi" w:hAnsiTheme="minorHAnsi"/>
                <w:sz w:val="18"/>
                <w:szCs w:val="18"/>
              </w:rPr>
              <w:t>, (cfm).  For single family Z = 0.03, for multifamily Z =</w:t>
            </w:r>
            <w:r w:rsidRPr="00CB00C9">
              <w:rPr>
                <w:rFonts w:asciiTheme="minorHAnsi" w:hAnsiTheme="minorHAnsi"/>
                <w:sz w:val="18"/>
                <w:szCs w:val="18"/>
              </w:rPr>
              <w:t xml:space="preserve"> 0.0</w:t>
            </w:r>
            <w:r>
              <w:rPr>
                <w:rFonts w:asciiTheme="minorHAnsi" w:hAnsiTheme="minorHAnsi"/>
                <w:sz w:val="18"/>
                <w:szCs w:val="18"/>
              </w:rPr>
              <w:t>5&gt;&gt;</w:t>
            </w:r>
          </w:p>
        </w:tc>
      </w:tr>
      <w:tr w:rsidR="002A5EF3" w:rsidRPr="00CB00C9" w14:paraId="0AF0B20A" w14:textId="77777777" w:rsidTr="002A5EF3">
        <w:tc>
          <w:tcPr>
            <w:tcW w:w="586" w:type="dxa"/>
            <w:vAlign w:val="center"/>
          </w:tcPr>
          <w:p w14:paraId="0AF0B204" w14:textId="77777777" w:rsidR="002A5EF3" w:rsidRDefault="002A5EF3" w:rsidP="002A5EF3">
            <w:pPr>
              <w:keepNext/>
              <w:jc w:val="center"/>
              <w:rPr>
                <w:rFonts w:asciiTheme="minorHAnsi" w:hAnsiTheme="minorHAnsi"/>
                <w:sz w:val="18"/>
                <w:szCs w:val="18"/>
              </w:rPr>
            </w:pPr>
            <w:r>
              <w:rPr>
                <w:rFonts w:asciiTheme="minorHAnsi" w:hAnsiTheme="minorHAnsi"/>
                <w:sz w:val="18"/>
                <w:szCs w:val="18"/>
              </w:rPr>
              <w:t>02</w:t>
            </w:r>
          </w:p>
        </w:tc>
        <w:tc>
          <w:tcPr>
            <w:tcW w:w="4601" w:type="dxa"/>
            <w:vAlign w:val="center"/>
          </w:tcPr>
          <w:p w14:paraId="0AF0B205" w14:textId="2B00CA80" w:rsidR="002A5EF3" w:rsidRPr="00CB00C9" w:rsidRDefault="002A5EF3" w:rsidP="002A5EF3">
            <w:pPr>
              <w:keepNext/>
              <w:rPr>
                <w:rFonts w:asciiTheme="minorHAnsi" w:hAnsiTheme="minorHAnsi"/>
                <w:sz w:val="18"/>
                <w:szCs w:val="18"/>
              </w:rPr>
            </w:pPr>
            <w:r>
              <w:rPr>
                <w:rFonts w:asciiTheme="minorHAnsi" w:hAnsiTheme="minorHAnsi"/>
                <w:sz w:val="18"/>
                <w:szCs w:val="18"/>
              </w:rPr>
              <w:t xml:space="preserve">CFM50 </w:t>
            </w:r>
            <w:r w:rsidR="0033657D">
              <w:rPr>
                <w:rFonts w:asciiTheme="minorHAnsi" w:hAnsiTheme="minorHAnsi"/>
                <w:sz w:val="18"/>
                <w:szCs w:val="18"/>
              </w:rPr>
              <w:t>–</w:t>
            </w:r>
            <w:r>
              <w:rPr>
                <w:rFonts w:asciiTheme="minorHAnsi" w:hAnsiTheme="minorHAnsi"/>
                <w:sz w:val="18"/>
                <w:szCs w:val="18"/>
              </w:rPr>
              <w:t xml:space="preserve"> Depressurization</w:t>
            </w:r>
          </w:p>
        </w:tc>
        <w:tc>
          <w:tcPr>
            <w:tcW w:w="5829" w:type="dxa"/>
          </w:tcPr>
          <w:p w14:paraId="0AF0B206" w14:textId="77777777" w:rsidR="002A5EF3" w:rsidRPr="00467A82" w:rsidRDefault="002A5EF3" w:rsidP="002A5EF3">
            <w:pPr>
              <w:keepNext/>
              <w:rPr>
                <w:rFonts w:asciiTheme="minorHAnsi" w:hAnsiTheme="minorHAnsi"/>
                <w:sz w:val="18"/>
                <w:szCs w:val="18"/>
              </w:rPr>
            </w:pPr>
            <w:r w:rsidRPr="00467A82">
              <w:rPr>
                <w:rFonts w:ascii="Calibri" w:hAnsi="Calibri"/>
                <w:sz w:val="18"/>
                <w:szCs w:val="18"/>
              </w:rPr>
              <w:t>&lt;&lt;</w:t>
            </w:r>
            <w:r w:rsidRPr="00467A82">
              <w:rPr>
                <w:rFonts w:asciiTheme="minorHAnsi" w:hAnsiTheme="minorHAnsi"/>
                <w:sz w:val="18"/>
                <w:szCs w:val="18"/>
              </w:rPr>
              <w:t xml:space="preserve"> calculated field, if a registered </w:t>
            </w:r>
            <w:r>
              <w:rPr>
                <w:rFonts w:asciiTheme="minorHAnsi" w:hAnsiTheme="minorHAnsi"/>
                <w:sz w:val="18"/>
                <w:szCs w:val="18"/>
              </w:rPr>
              <w:t>MCH</w:t>
            </w:r>
            <w:r w:rsidRPr="00467A82">
              <w:rPr>
                <w:rFonts w:asciiTheme="minorHAnsi" w:hAnsiTheme="minorHAnsi"/>
                <w:sz w:val="18"/>
                <w:szCs w:val="18"/>
              </w:rPr>
              <w:t>-</w:t>
            </w:r>
            <w:r>
              <w:rPr>
                <w:rFonts w:asciiTheme="minorHAnsi" w:hAnsiTheme="minorHAnsi"/>
                <w:sz w:val="18"/>
                <w:szCs w:val="18"/>
              </w:rPr>
              <w:t>24</w:t>
            </w:r>
            <w:r w:rsidRPr="00467A82">
              <w:rPr>
                <w:rFonts w:asciiTheme="minorHAnsi" w:hAnsiTheme="minorHAnsi"/>
                <w:sz w:val="18"/>
                <w:szCs w:val="18"/>
              </w:rPr>
              <w:t>a-</w:t>
            </w:r>
            <w:r>
              <w:rPr>
                <w:rFonts w:asciiTheme="minorHAnsi" w:hAnsiTheme="minorHAnsi"/>
                <w:sz w:val="18"/>
                <w:szCs w:val="18"/>
              </w:rPr>
              <w:t>e</w:t>
            </w:r>
            <w:r w:rsidRPr="00467A82">
              <w:rPr>
                <w:rFonts w:asciiTheme="minorHAnsi" w:hAnsiTheme="minorHAnsi"/>
                <w:sz w:val="18"/>
                <w:szCs w:val="18"/>
              </w:rPr>
              <w:t xml:space="preserve"> form is found, then display:</w:t>
            </w:r>
          </w:p>
          <w:p w14:paraId="0AF0B207" w14:textId="77777777" w:rsidR="002A5EF3" w:rsidRPr="00467A82" w:rsidRDefault="002A5EF3" w:rsidP="002A5EF3">
            <w:pPr>
              <w:keepNext/>
              <w:rPr>
                <w:rFonts w:ascii="Calibri" w:hAnsi="Calibri"/>
                <w:sz w:val="18"/>
                <w:szCs w:val="18"/>
              </w:rPr>
            </w:pPr>
            <w:r w:rsidRPr="00467A82">
              <w:rPr>
                <w:rFonts w:asciiTheme="minorHAnsi" w:hAnsiTheme="minorHAnsi"/>
                <w:sz w:val="18"/>
                <w:szCs w:val="18"/>
              </w:rPr>
              <w:t xml:space="preserve">CFM50 </w:t>
            </w:r>
            <w:r>
              <w:rPr>
                <w:rFonts w:asciiTheme="minorHAnsi" w:hAnsiTheme="minorHAnsi"/>
                <w:sz w:val="18"/>
                <w:szCs w:val="18"/>
              </w:rPr>
              <w:t xml:space="preserve">depressurization </w:t>
            </w:r>
            <w:r w:rsidRPr="00467A82">
              <w:rPr>
                <w:rFonts w:asciiTheme="minorHAnsi" w:hAnsiTheme="minorHAnsi"/>
                <w:sz w:val="18"/>
                <w:szCs w:val="18"/>
              </w:rPr>
              <w:t>value</w:t>
            </w:r>
          </w:p>
          <w:p w14:paraId="0AF0B208" w14:textId="77777777" w:rsidR="002A5EF3" w:rsidRPr="00467A82" w:rsidRDefault="002A5EF3" w:rsidP="002A5EF3">
            <w:pPr>
              <w:keepNext/>
              <w:rPr>
                <w:rFonts w:ascii="Calibri" w:hAnsi="Calibri"/>
                <w:sz w:val="18"/>
                <w:szCs w:val="18"/>
              </w:rPr>
            </w:pPr>
            <w:proofErr w:type="spellStart"/>
            <w:r w:rsidRPr="00467A82">
              <w:rPr>
                <w:rFonts w:ascii="Calibri" w:hAnsi="Calibri"/>
                <w:sz w:val="18"/>
                <w:szCs w:val="18"/>
              </w:rPr>
              <w:t>elseif</w:t>
            </w:r>
            <w:proofErr w:type="spellEnd"/>
            <w:r w:rsidRPr="00467A82">
              <w:rPr>
                <w:rFonts w:ascii="Calibri" w:hAnsi="Calibri"/>
                <w:sz w:val="18"/>
                <w:szCs w:val="18"/>
              </w:rPr>
              <w:t xml:space="preserve"> no registered no </w:t>
            </w:r>
            <w:r>
              <w:rPr>
                <w:rFonts w:asciiTheme="minorHAnsi" w:hAnsiTheme="minorHAnsi"/>
                <w:sz w:val="18"/>
                <w:szCs w:val="18"/>
              </w:rPr>
              <w:t>MCH</w:t>
            </w:r>
            <w:r w:rsidRPr="00467A82">
              <w:rPr>
                <w:rFonts w:asciiTheme="minorHAnsi" w:hAnsiTheme="minorHAnsi"/>
                <w:sz w:val="18"/>
                <w:szCs w:val="18"/>
              </w:rPr>
              <w:t>-</w:t>
            </w:r>
            <w:r>
              <w:rPr>
                <w:rFonts w:asciiTheme="minorHAnsi" w:hAnsiTheme="minorHAnsi"/>
                <w:sz w:val="18"/>
                <w:szCs w:val="18"/>
              </w:rPr>
              <w:t>24</w:t>
            </w:r>
            <w:r w:rsidRPr="00467A82">
              <w:rPr>
                <w:rFonts w:asciiTheme="minorHAnsi" w:hAnsiTheme="minorHAnsi"/>
                <w:sz w:val="18"/>
                <w:szCs w:val="18"/>
              </w:rPr>
              <w:t>a-</w:t>
            </w:r>
            <w:r>
              <w:rPr>
                <w:rFonts w:asciiTheme="minorHAnsi" w:hAnsiTheme="minorHAnsi"/>
                <w:sz w:val="18"/>
                <w:szCs w:val="18"/>
              </w:rPr>
              <w:t>e</w:t>
            </w:r>
            <w:r w:rsidRPr="00467A82">
              <w:rPr>
                <w:rFonts w:ascii="Calibri" w:hAnsi="Calibri"/>
                <w:sz w:val="18"/>
                <w:szCs w:val="18"/>
              </w:rPr>
              <w:t xml:space="preserve"> is found, then display text:</w:t>
            </w:r>
          </w:p>
          <w:p w14:paraId="0AF0B209" w14:textId="77777777" w:rsidR="002A5EF3" w:rsidRPr="00601797" w:rsidRDefault="002A5EF3" w:rsidP="00CB63D5">
            <w:pPr>
              <w:keepNext/>
              <w:rPr>
                <w:rFonts w:asciiTheme="minorHAnsi" w:hAnsiTheme="minorHAnsi"/>
                <w:sz w:val="18"/>
                <w:szCs w:val="18"/>
              </w:rPr>
            </w:pPr>
            <w:r w:rsidRPr="00467A82">
              <w:rPr>
                <w:rFonts w:ascii="Calibri" w:hAnsi="Calibri"/>
                <w:sz w:val="18"/>
                <w:szCs w:val="18"/>
              </w:rPr>
              <w:t xml:space="preserve">Registered </w:t>
            </w:r>
            <w:r>
              <w:rPr>
                <w:rFonts w:asciiTheme="minorHAnsi" w:hAnsiTheme="minorHAnsi"/>
                <w:sz w:val="18"/>
                <w:szCs w:val="18"/>
              </w:rPr>
              <w:t>MCH</w:t>
            </w:r>
            <w:r w:rsidRPr="00467A82">
              <w:rPr>
                <w:rFonts w:asciiTheme="minorHAnsi" w:hAnsiTheme="minorHAnsi"/>
                <w:sz w:val="18"/>
                <w:szCs w:val="18"/>
              </w:rPr>
              <w:t>-</w:t>
            </w:r>
            <w:r>
              <w:rPr>
                <w:rFonts w:asciiTheme="minorHAnsi" w:hAnsiTheme="minorHAnsi"/>
                <w:sz w:val="18"/>
                <w:szCs w:val="18"/>
              </w:rPr>
              <w:t>24</w:t>
            </w:r>
            <w:r w:rsidRPr="00467A82">
              <w:rPr>
                <w:rFonts w:asciiTheme="minorHAnsi" w:hAnsiTheme="minorHAnsi"/>
                <w:sz w:val="18"/>
                <w:szCs w:val="18"/>
              </w:rPr>
              <w:t>a-</w:t>
            </w:r>
            <w:r>
              <w:rPr>
                <w:rFonts w:asciiTheme="minorHAnsi" w:hAnsiTheme="minorHAnsi"/>
                <w:sz w:val="18"/>
                <w:szCs w:val="18"/>
              </w:rPr>
              <w:t>e</w:t>
            </w:r>
            <w:r w:rsidRPr="00467A82">
              <w:rPr>
                <w:rFonts w:ascii="Calibri" w:hAnsi="Calibri"/>
                <w:sz w:val="18"/>
                <w:szCs w:val="18"/>
              </w:rPr>
              <w:t xml:space="preserve"> required</w:t>
            </w:r>
            <w:r w:rsidR="00CB63D5">
              <w:rPr>
                <w:rFonts w:ascii="Calibri" w:hAnsi="Calibri"/>
                <w:sz w:val="18"/>
                <w:szCs w:val="18"/>
              </w:rPr>
              <w:t xml:space="preserve"> – </w:t>
            </w:r>
            <w:r w:rsidR="00CB63D5" w:rsidRPr="00CB63D5">
              <w:rPr>
                <w:rFonts w:ascii="Calibri" w:hAnsi="Calibri"/>
                <w:b/>
                <w:sz w:val="18"/>
                <w:szCs w:val="18"/>
              </w:rPr>
              <w:t>Do Not Proceed</w:t>
            </w:r>
            <w:r w:rsidRPr="00467A82">
              <w:rPr>
                <w:rFonts w:asciiTheme="minorHAnsi" w:hAnsiTheme="minorHAnsi"/>
                <w:sz w:val="18"/>
                <w:szCs w:val="18"/>
              </w:rPr>
              <w:t>&gt;&gt;</w:t>
            </w:r>
          </w:p>
        </w:tc>
      </w:tr>
      <w:tr w:rsidR="002A5EF3" w:rsidRPr="00CB00C9" w14:paraId="0AF0B20E" w14:textId="77777777" w:rsidTr="002A5EF3">
        <w:tc>
          <w:tcPr>
            <w:tcW w:w="586" w:type="dxa"/>
            <w:vAlign w:val="center"/>
          </w:tcPr>
          <w:p w14:paraId="0AF0B20B" w14:textId="77777777" w:rsidR="002A5EF3" w:rsidRDefault="002A5EF3" w:rsidP="002A5EF3">
            <w:pPr>
              <w:keepNext/>
              <w:jc w:val="center"/>
              <w:rPr>
                <w:rFonts w:asciiTheme="minorHAnsi" w:hAnsiTheme="minorHAnsi"/>
                <w:sz w:val="18"/>
                <w:szCs w:val="18"/>
              </w:rPr>
            </w:pPr>
            <w:r>
              <w:rPr>
                <w:rFonts w:asciiTheme="minorHAnsi" w:hAnsiTheme="minorHAnsi"/>
                <w:sz w:val="18"/>
                <w:szCs w:val="18"/>
              </w:rPr>
              <w:t>03</w:t>
            </w:r>
          </w:p>
        </w:tc>
        <w:tc>
          <w:tcPr>
            <w:tcW w:w="4601" w:type="dxa"/>
            <w:vAlign w:val="center"/>
          </w:tcPr>
          <w:p w14:paraId="0AF0B20C" w14:textId="5865592E" w:rsidR="002A5EF3" w:rsidRPr="00CB00C9" w:rsidRDefault="002A5EF3" w:rsidP="002A5EF3">
            <w:pPr>
              <w:keepNext/>
              <w:rPr>
                <w:rFonts w:asciiTheme="minorHAnsi" w:hAnsiTheme="minorHAnsi"/>
                <w:sz w:val="18"/>
                <w:szCs w:val="18"/>
              </w:rPr>
            </w:pPr>
            <w:r>
              <w:rPr>
                <w:rFonts w:asciiTheme="minorHAnsi" w:hAnsiTheme="minorHAnsi"/>
                <w:sz w:val="18"/>
                <w:szCs w:val="18"/>
              </w:rPr>
              <w:t>Equivalent Leakage Area Depressurization</w:t>
            </w:r>
          </w:p>
        </w:tc>
        <w:tc>
          <w:tcPr>
            <w:tcW w:w="5829" w:type="dxa"/>
          </w:tcPr>
          <w:p w14:paraId="0AF0B20D" w14:textId="77777777" w:rsidR="002A5EF3" w:rsidRPr="00601797" w:rsidRDefault="002A5EF3" w:rsidP="002A5EF3">
            <w:pPr>
              <w:keepNext/>
              <w:rPr>
                <w:rFonts w:asciiTheme="minorHAnsi" w:hAnsiTheme="minorHAnsi"/>
                <w:sz w:val="18"/>
                <w:szCs w:val="18"/>
              </w:rPr>
            </w:pPr>
            <w:r w:rsidRPr="00144CC2">
              <w:rPr>
                <w:rFonts w:asciiTheme="minorHAnsi" w:hAnsiTheme="minorHAnsi"/>
                <w:sz w:val="18"/>
                <w:szCs w:val="18"/>
              </w:rPr>
              <w:t xml:space="preserve">&lt;&lt;calculated field, equals </w:t>
            </w:r>
            <w:r>
              <w:rPr>
                <w:rFonts w:asciiTheme="minorHAnsi" w:hAnsiTheme="minorHAnsi"/>
                <w:sz w:val="18"/>
                <w:szCs w:val="18"/>
              </w:rPr>
              <w:t>(</w:t>
            </w:r>
            <w:r w:rsidRPr="00144CC2">
              <w:rPr>
                <w:rFonts w:asciiTheme="minorHAnsi" w:hAnsiTheme="minorHAnsi"/>
                <w:sz w:val="18"/>
                <w:szCs w:val="18"/>
              </w:rPr>
              <w:t>row B0</w:t>
            </w:r>
            <w:r>
              <w:rPr>
                <w:rFonts w:asciiTheme="minorHAnsi" w:hAnsiTheme="minorHAnsi"/>
                <w:sz w:val="18"/>
                <w:szCs w:val="18"/>
              </w:rPr>
              <w:t>2</w:t>
            </w:r>
            <w:r w:rsidRPr="00144CC2">
              <w:rPr>
                <w:rFonts w:asciiTheme="minorHAnsi" w:hAnsiTheme="minorHAnsi"/>
                <w:sz w:val="18"/>
                <w:szCs w:val="18"/>
              </w:rPr>
              <w:t xml:space="preserve"> x 0.</w:t>
            </w:r>
            <w:r>
              <w:rPr>
                <w:rFonts w:asciiTheme="minorHAnsi" w:hAnsiTheme="minorHAnsi"/>
                <w:sz w:val="18"/>
                <w:szCs w:val="18"/>
              </w:rPr>
              <w:t>0</w:t>
            </w:r>
            <w:r w:rsidRPr="00144CC2">
              <w:rPr>
                <w:rFonts w:asciiTheme="minorHAnsi" w:hAnsiTheme="minorHAnsi"/>
                <w:sz w:val="18"/>
                <w:szCs w:val="18"/>
              </w:rPr>
              <w:t>55</w:t>
            </w:r>
            <w:r>
              <w:rPr>
                <w:rFonts w:asciiTheme="minorHAnsi" w:hAnsiTheme="minorHAnsi"/>
                <w:sz w:val="18"/>
                <w:szCs w:val="18"/>
              </w:rPr>
              <w:t>)/144</w:t>
            </w:r>
            <w:r w:rsidRPr="00144CC2">
              <w:rPr>
                <w:rFonts w:asciiTheme="minorHAnsi" w:hAnsiTheme="minorHAnsi"/>
                <w:sz w:val="18"/>
                <w:szCs w:val="18"/>
              </w:rPr>
              <w:t>&gt;&gt;</w:t>
            </w:r>
          </w:p>
        </w:tc>
      </w:tr>
      <w:tr w:rsidR="002A5EF3" w:rsidRPr="00CB00C9" w14:paraId="0AF0B214" w14:textId="77777777" w:rsidTr="002A5EF3">
        <w:tc>
          <w:tcPr>
            <w:tcW w:w="586" w:type="dxa"/>
            <w:vAlign w:val="center"/>
          </w:tcPr>
          <w:p w14:paraId="0AF0B20F" w14:textId="77777777" w:rsidR="002A5EF3" w:rsidRDefault="002A5EF3" w:rsidP="002A5EF3">
            <w:pPr>
              <w:keepNext/>
              <w:jc w:val="center"/>
              <w:rPr>
                <w:rFonts w:asciiTheme="minorHAnsi" w:hAnsiTheme="minorHAnsi"/>
                <w:sz w:val="18"/>
                <w:szCs w:val="18"/>
              </w:rPr>
            </w:pPr>
            <w:r>
              <w:rPr>
                <w:rFonts w:asciiTheme="minorHAnsi" w:hAnsiTheme="minorHAnsi"/>
                <w:sz w:val="18"/>
                <w:szCs w:val="18"/>
              </w:rPr>
              <w:t>04</w:t>
            </w:r>
          </w:p>
        </w:tc>
        <w:tc>
          <w:tcPr>
            <w:tcW w:w="4601" w:type="dxa"/>
            <w:vAlign w:val="center"/>
          </w:tcPr>
          <w:p w14:paraId="0AF0B210" w14:textId="0F02D3BB" w:rsidR="002A5EF3" w:rsidRDefault="002A5EF3" w:rsidP="002A5EF3">
            <w:pPr>
              <w:keepNext/>
              <w:rPr>
                <w:rFonts w:asciiTheme="minorHAnsi" w:hAnsiTheme="minorHAnsi"/>
                <w:sz w:val="18"/>
                <w:szCs w:val="18"/>
              </w:rPr>
            </w:pPr>
            <w:r>
              <w:rPr>
                <w:rFonts w:asciiTheme="minorHAnsi" w:hAnsiTheme="minorHAnsi"/>
                <w:sz w:val="18"/>
                <w:szCs w:val="18"/>
              </w:rPr>
              <w:t>CFM50 – Pressurization</w:t>
            </w:r>
          </w:p>
        </w:tc>
        <w:tc>
          <w:tcPr>
            <w:tcW w:w="5829" w:type="dxa"/>
          </w:tcPr>
          <w:p w14:paraId="0AF0B211" w14:textId="77777777" w:rsidR="002A5EF3" w:rsidRPr="00467A82" w:rsidRDefault="002A5EF3" w:rsidP="002A5EF3">
            <w:pPr>
              <w:keepNext/>
              <w:rPr>
                <w:rFonts w:asciiTheme="minorHAnsi" w:hAnsiTheme="minorHAnsi"/>
                <w:sz w:val="18"/>
                <w:szCs w:val="18"/>
              </w:rPr>
            </w:pPr>
            <w:r w:rsidRPr="00467A82">
              <w:rPr>
                <w:rFonts w:ascii="Calibri" w:hAnsi="Calibri"/>
                <w:sz w:val="18"/>
                <w:szCs w:val="18"/>
              </w:rPr>
              <w:t>&lt;&lt;</w:t>
            </w:r>
            <w:r w:rsidRPr="00467A82">
              <w:rPr>
                <w:rFonts w:asciiTheme="minorHAnsi" w:hAnsiTheme="minorHAnsi"/>
                <w:sz w:val="18"/>
                <w:szCs w:val="18"/>
              </w:rPr>
              <w:t xml:space="preserve"> calculated field, </w:t>
            </w:r>
            <w:r w:rsidR="00CB63D5">
              <w:rPr>
                <w:rFonts w:asciiTheme="minorHAnsi" w:hAnsiTheme="minorHAnsi"/>
                <w:sz w:val="18"/>
                <w:szCs w:val="18"/>
              </w:rPr>
              <w:t xml:space="preserve">reference data from </w:t>
            </w:r>
            <w:r>
              <w:rPr>
                <w:rFonts w:asciiTheme="minorHAnsi" w:hAnsiTheme="minorHAnsi"/>
                <w:sz w:val="18"/>
                <w:szCs w:val="18"/>
              </w:rPr>
              <w:t>MCH</w:t>
            </w:r>
            <w:r w:rsidRPr="00467A82">
              <w:rPr>
                <w:rFonts w:asciiTheme="minorHAnsi" w:hAnsiTheme="minorHAnsi"/>
                <w:sz w:val="18"/>
                <w:szCs w:val="18"/>
              </w:rPr>
              <w:t>-</w:t>
            </w:r>
            <w:r>
              <w:rPr>
                <w:rFonts w:asciiTheme="minorHAnsi" w:hAnsiTheme="minorHAnsi"/>
                <w:sz w:val="18"/>
                <w:szCs w:val="18"/>
              </w:rPr>
              <w:t>24</w:t>
            </w:r>
            <w:r w:rsidRPr="00467A82">
              <w:rPr>
                <w:rFonts w:asciiTheme="minorHAnsi" w:hAnsiTheme="minorHAnsi"/>
                <w:sz w:val="18"/>
                <w:szCs w:val="18"/>
              </w:rPr>
              <w:t>a-</w:t>
            </w:r>
            <w:r>
              <w:rPr>
                <w:rFonts w:asciiTheme="minorHAnsi" w:hAnsiTheme="minorHAnsi"/>
                <w:sz w:val="18"/>
                <w:szCs w:val="18"/>
              </w:rPr>
              <w:t>e</w:t>
            </w:r>
            <w:r w:rsidRPr="00467A82">
              <w:rPr>
                <w:rFonts w:asciiTheme="minorHAnsi" w:hAnsiTheme="minorHAnsi"/>
                <w:sz w:val="18"/>
                <w:szCs w:val="18"/>
              </w:rPr>
              <w:t>, display:</w:t>
            </w:r>
          </w:p>
          <w:p w14:paraId="0AF0B212" w14:textId="77777777" w:rsidR="002A5EF3" w:rsidRPr="00467A82" w:rsidRDefault="002A5EF3" w:rsidP="002A5EF3">
            <w:pPr>
              <w:keepNext/>
              <w:rPr>
                <w:rFonts w:ascii="Calibri" w:hAnsi="Calibri"/>
                <w:sz w:val="18"/>
                <w:szCs w:val="18"/>
              </w:rPr>
            </w:pPr>
            <w:r w:rsidRPr="00467A82">
              <w:rPr>
                <w:rFonts w:asciiTheme="minorHAnsi" w:hAnsiTheme="minorHAnsi"/>
                <w:sz w:val="18"/>
                <w:szCs w:val="18"/>
              </w:rPr>
              <w:t xml:space="preserve">CFM50 </w:t>
            </w:r>
            <w:r>
              <w:rPr>
                <w:rFonts w:asciiTheme="minorHAnsi" w:hAnsiTheme="minorHAnsi"/>
                <w:sz w:val="18"/>
                <w:szCs w:val="18"/>
              </w:rPr>
              <w:t xml:space="preserve">pressurization </w:t>
            </w:r>
            <w:r w:rsidRPr="00467A82">
              <w:rPr>
                <w:rFonts w:asciiTheme="minorHAnsi" w:hAnsiTheme="minorHAnsi"/>
                <w:sz w:val="18"/>
                <w:szCs w:val="18"/>
              </w:rPr>
              <w:t>value</w:t>
            </w:r>
          </w:p>
          <w:p w14:paraId="0AF0B213" w14:textId="77777777" w:rsidR="002A5EF3" w:rsidRPr="00144CC2" w:rsidRDefault="002A5EF3" w:rsidP="00CB63D5">
            <w:pPr>
              <w:keepNext/>
              <w:rPr>
                <w:rFonts w:asciiTheme="minorHAnsi" w:hAnsiTheme="minorHAnsi"/>
                <w:sz w:val="18"/>
                <w:szCs w:val="18"/>
              </w:rPr>
            </w:pPr>
            <w:r w:rsidRPr="00467A82">
              <w:rPr>
                <w:rFonts w:asciiTheme="minorHAnsi" w:hAnsiTheme="minorHAnsi"/>
                <w:sz w:val="18"/>
                <w:szCs w:val="18"/>
              </w:rPr>
              <w:t>&gt;&gt;</w:t>
            </w:r>
          </w:p>
        </w:tc>
      </w:tr>
      <w:tr w:rsidR="002A5EF3" w:rsidRPr="00CB00C9" w14:paraId="0AF0B218" w14:textId="77777777" w:rsidTr="002A5EF3">
        <w:tc>
          <w:tcPr>
            <w:tcW w:w="586" w:type="dxa"/>
            <w:vAlign w:val="center"/>
          </w:tcPr>
          <w:p w14:paraId="0AF0B215" w14:textId="77777777" w:rsidR="002A5EF3" w:rsidRDefault="002A5EF3" w:rsidP="002A5EF3">
            <w:pPr>
              <w:keepNext/>
              <w:jc w:val="center"/>
              <w:rPr>
                <w:rFonts w:asciiTheme="minorHAnsi" w:hAnsiTheme="minorHAnsi"/>
                <w:sz w:val="18"/>
                <w:szCs w:val="18"/>
              </w:rPr>
            </w:pPr>
            <w:r>
              <w:rPr>
                <w:rFonts w:asciiTheme="minorHAnsi" w:hAnsiTheme="minorHAnsi"/>
                <w:sz w:val="18"/>
                <w:szCs w:val="18"/>
              </w:rPr>
              <w:t>05</w:t>
            </w:r>
          </w:p>
        </w:tc>
        <w:tc>
          <w:tcPr>
            <w:tcW w:w="4601" w:type="dxa"/>
            <w:vAlign w:val="center"/>
          </w:tcPr>
          <w:p w14:paraId="0AF0B216" w14:textId="7A815B89" w:rsidR="002A5EF3" w:rsidRPr="00CB00C9" w:rsidRDefault="002A5EF3" w:rsidP="002A5EF3">
            <w:pPr>
              <w:keepNext/>
              <w:rPr>
                <w:rFonts w:asciiTheme="minorHAnsi" w:hAnsiTheme="minorHAnsi"/>
                <w:sz w:val="18"/>
                <w:szCs w:val="18"/>
              </w:rPr>
            </w:pPr>
            <w:r>
              <w:rPr>
                <w:rFonts w:asciiTheme="minorHAnsi" w:hAnsiTheme="minorHAnsi"/>
                <w:sz w:val="18"/>
                <w:szCs w:val="18"/>
              </w:rPr>
              <w:t>Equivalent Leakage Area Pressurization</w:t>
            </w:r>
          </w:p>
        </w:tc>
        <w:tc>
          <w:tcPr>
            <w:tcW w:w="5829" w:type="dxa"/>
          </w:tcPr>
          <w:p w14:paraId="0AF0B217" w14:textId="2FF92A67" w:rsidR="002A5EF3" w:rsidRPr="00601797" w:rsidRDefault="002A5EF3" w:rsidP="0029659A">
            <w:pPr>
              <w:keepNext/>
              <w:rPr>
                <w:rFonts w:asciiTheme="minorHAnsi" w:hAnsiTheme="minorHAnsi"/>
                <w:sz w:val="18"/>
                <w:szCs w:val="18"/>
              </w:rPr>
            </w:pPr>
            <w:r w:rsidRPr="00144CC2">
              <w:rPr>
                <w:rFonts w:asciiTheme="minorHAnsi" w:hAnsiTheme="minorHAnsi"/>
                <w:sz w:val="18"/>
                <w:szCs w:val="18"/>
              </w:rPr>
              <w:t xml:space="preserve">&lt;&lt;calculated field, equals </w:t>
            </w:r>
            <w:r>
              <w:rPr>
                <w:rFonts w:asciiTheme="minorHAnsi" w:hAnsiTheme="minorHAnsi"/>
                <w:sz w:val="18"/>
                <w:szCs w:val="18"/>
              </w:rPr>
              <w:t>(</w:t>
            </w:r>
            <w:r w:rsidRPr="00144CC2">
              <w:rPr>
                <w:rFonts w:asciiTheme="minorHAnsi" w:hAnsiTheme="minorHAnsi"/>
                <w:sz w:val="18"/>
                <w:szCs w:val="18"/>
              </w:rPr>
              <w:t>row B0</w:t>
            </w:r>
            <w:r w:rsidR="0029659A">
              <w:rPr>
                <w:rFonts w:asciiTheme="minorHAnsi" w:hAnsiTheme="minorHAnsi"/>
                <w:sz w:val="18"/>
                <w:szCs w:val="18"/>
              </w:rPr>
              <w:t>4</w:t>
            </w:r>
            <w:r w:rsidRPr="00144CC2">
              <w:rPr>
                <w:rFonts w:asciiTheme="minorHAnsi" w:hAnsiTheme="minorHAnsi"/>
                <w:sz w:val="18"/>
                <w:szCs w:val="18"/>
              </w:rPr>
              <w:t xml:space="preserve"> x 0.</w:t>
            </w:r>
            <w:r>
              <w:rPr>
                <w:rFonts w:asciiTheme="minorHAnsi" w:hAnsiTheme="minorHAnsi"/>
                <w:sz w:val="18"/>
                <w:szCs w:val="18"/>
              </w:rPr>
              <w:t>0</w:t>
            </w:r>
            <w:r w:rsidRPr="00144CC2">
              <w:rPr>
                <w:rFonts w:asciiTheme="minorHAnsi" w:hAnsiTheme="minorHAnsi"/>
                <w:sz w:val="18"/>
                <w:szCs w:val="18"/>
              </w:rPr>
              <w:t>55</w:t>
            </w:r>
            <w:r>
              <w:rPr>
                <w:rFonts w:asciiTheme="minorHAnsi" w:hAnsiTheme="minorHAnsi"/>
                <w:sz w:val="18"/>
                <w:szCs w:val="18"/>
              </w:rPr>
              <w:t>)/144</w:t>
            </w:r>
            <w:r w:rsidRPr="00144CC2">
              <w:rPr>
                <w:rFonts w:asciiTheme="minorHAnsi" w:hAnsiTheme="minorHAnsi"/>
                <w:sz w:val="18"/>
                <w:szCs w:val="18"/>
              </w:rPr>
              <w:t>&gt;&gt;</w:t>
            </w:r>
          </w:p>
        </w:tc>
      </w:tr>
      <w:tr w:rsidR="002A5EF3" w:rsidRPr="00CB00C9" w14:paraId="0AF0B21C" w14:textId="77777777" w:rsidTr="002A5EF3">
        <w:tc>
          <w:tcPr>
            <w:tcW w:w="586" w:type="dxa"/>
            <w:vAlign w:val="center"/>
          </w:tcPr>
          <w:p w14:paraId="0AF0B219" w14:textId="77777777" w:rsidR="002A5EF3" w:rsidRPr="00CB00C9" w:rsidRDefault="002A5EF3" w:rsidP="002A5EF3">
            <w:pPr>
              <w:keepNext/>
              <w:jc w:val="center"/>
              <w:rPr>
                <w:rFonts w:asciiTheme="minorHAnsi" w:hAnsiTheme="minorHAnsi"/>
                <w:sz w:val="18"/>
                <w:szCs w:val="18"/>
              </w:rPr>
            </w:pPr>
            <w:r>
              <w:rPr>
                <w:rFonts w:asciiTheme="minorHAnsi" w:hAnsiTheme="minorHAnsi"/>
                <w:sz w:val="18"/>
                <w:szCs w:val="18"/>
              </w:rPr>
              <w:t>06</w:t>
            </w:r>
          </w:p>
        </w:tc>
        <w:tc>
          <w:tcPr>
            <w:tcW w:w="4601" w:type="dxa"/>
            <w:vAlign w:val="center"/>
          </w:tcPr>
          <w:p w14:paraId="0AF0B21A" w14:textId="01E38D3A" w:rsidR="002A5EF3" w:rsidRPr="00CB00C9" w:rsidRDefault="002A5EF3" w:rsidP="00002732">
            <w:pPr>
              <w:keepNext/>
              <w:rPr>
                <w:rFonts w:asciiTheme="minorHAnsi" w:hAnsiTheme="minorHAnsi"/>
                <w:sz w:val="18"/>
                <w:szCs w:val="18"/>
              </w:rPr>
            </w:pPr>
            <w:r w:rsidRPr="00CB00C9">
              <w:rPr>
                <w:rFonts w:asciiTheme="minorHAnsi" w:hAnsiTheme="minorHAnsi"/>
                <w:sz w:val="18"/>
                <w:szCs w:val="18"/>
              </w:rPr>
              <w:t xml:space="preserve">Equivalent Leakage Area </w:t>
            </w:r>
            <w:r w:rsidR="00002732">
              <w:rPr>
                <w:rFonts w:asciiTheme="minorHAnsi" w:hAnsiTheme="minorHAnsi"/>
                <w:sz w:val="18"/>
                <w:szCs w:val="18"/>
              </w:rPr>
              <w:t>U</w:t>
            </w:r>
            <w:r w:rsidRPr="00CB00C9">
              <w:rPr>
                <w:rFonts w:asciiTheme="minorHAnsi" w:hAnsiTheme="minorHAnsi"/>
                <w:sz w:val="18"/>
                <w:szCs w:val="18"/>
              </w:rPr>
              <w:t xml:space="preserve">sed for </w:t>
            </w:r>
            <w:r w:rsidR="00002732">
              <w:rPr>
                <w:rFonts w:asciiTheme="minorHAnsi" w:hAnsiTheme="minorHAnsi"/>
                <w:sz w:val="18"/>
                <w:szCs w:val="18"/>
              </w:rPr>
              <w:t>V</w:t>
            </w:r>
            <w:r w:rsidRPr="00CB00C9">
              <w:rPr>
                <w:rFonts w:asciiTheme="minorHAnsi" w:hAnsiTheme="minorHAnsi"/>
                <w:sz w:val="18"/>
                <w:szCs w:val="18"/>
              </w:rPr>
              <w:t>entilation</w:t>
            </w:r>
          </w:p>
        </w:tc>
        <w:tc>
          <w:tcPr>
            <w:tcW w:w="5829" w:type="dxa"/>
          </w:tcPr>
          <w:p w14:paraId="0AF0B21B" w14:textId="77777777" w:rsidR="002A5EF3" w:rsidRPr="007F6151" w:rsidRDefault="002A5EF3" w:rsidP="002A5EF3">
            <w:pPr>
              <w:keepNext/>
              <w:rPr>
                <w:rFonts w:asciiTheme="minorHAnsi" w:hAnsiTheme="minorHAnsi"/>
                <w:sz w:val="18"/>
                <w:szCs w:val="18"/>
              </w:rPr>
            </w:pPr>
            <w:r w:rsidRPr="00601797">
              <w:rPr>
                <w:rFonts w:asciiTheme="minorHAnsi" w:hAnsiTheme="minorHAnsi"/>
                <w:sz w:val="18"/>
                <w:szCs w:val="18"/>
              </w:rPr>
              <w:t xml:space="preserve">&lt;&lt;calculated field, </w:t>
            </w:r>
            <w:r>
              <w:rPr>
                <w:rFonts w:asciiTheme="minorHAnsi" w:hAnsiTheme="minorHAnsi"/>
                <w:sz w:val="18"/>
                <w:szCs w:val="18"/>
              </w:rPr>
              <w:t>equals row (B03 + B05)/2</w:t>
            </w:r>
            <w:r w:rsidRPr="00601797">
              <w:rPr>
                <w:rFonts w:asciiTheme="minorHAnsi" w:hAnsiTheme="minorHAnsi"/>
                <w:sz w:val="18"/>
                <w:szCs w:val="18"/>
              </w:rPr>
              <w:t>&gt;&gt;</w:t>
            </w:r>
          </w:p>
        </w:tc>
      </w:tr>
      <w:tr w:rsidR="002A5EF3" w:rsidRPr="00CB00C9" w14:paraId="0AF0B220" w14:textId="77777777" w:rsidTr="002A5EF3">
        <w:tc>
          <w:tcPr>
            <w:tcW w:w="586" w:type="dxa"/>
            <w:vAlign w:val="center"/>
          </w:tcPr>
          <w:p w14:paraId="0AF0B21D" w14:textId="77777777" w:rsidR="002A5EF3" w:rsidRPr="00CB00C9" w:rsidRDefault="002A5EF3" w:rsidP="002A5EF3">
            <w:pPr>
              <w:keepNext/>
              <w:jc w:val="center"/>
              <w:rPr>
                <w:rFonts w:asciiTheme="minorHAnsi" w:hAnsiTheme="minorHAnsi"/>
                <w:sz w:val="18"/>
                <w:szCs w:val="18"/>
              </w:rPr>
            </w:pPr>
            <w:r>
              <w:rPr>
                <w:rFonts w:asciiTheme="minorHAnsi" w:hAnsiTheme="minorHAnsi"/>
                <w:sz w:val="18"/>
                <w:szCs w:val="18"/>
              </w:rPr>
              <w:t>07</w:t>
            </w:r>
          </w:p>
        </w:tc>
        <w:tc>
          <w:tcPr>
            <w:tcW w:w="4601" w:type="dxa"/>
            <w:vAlign w:val="center"/>
          </w:tcPr>
          <w:p w14:paraId="0AF0B21E" w14:textId="77777777" w:rsidR="002A5EF3" w:rsidRPr="00CB00C9" w:rsidRDefault="002A5EF3" w:rsidP="002A5EF3">
            <w:pPr>
              <w:keepNext/>
              <w:rPr>
                <w:rFonts w:asciiTheme="minorHAnsi" w:hAnsiTheme="minorHAnsi"/>
                <w:sz w:val="18"/>
                <w:szCs w:val="18"/>
              </w:rPr>
            </w:pPr>
            <w:r w:rsidRPr="00CB00C9">
              <w:rPr>
                <w:rFonts w:asciiTheme="minorHAnsi" w:hAnsiTheme="minorHAnsi"/>
                <w:sz w:val="18"/>
                <w:szCs w:val="18"/>
              </w:rPr>
              <w:t>What is the vertical distance from the lowest above-grade floor to the highest ceiling in feet?</w:t>
            </w:r>
          </w:p>
        </w:tc>
        <w:tc>
          <w:tcPr>
            <w:tcW w:w="5829" w:type="dxa"/>
          </w:tcPr>
          <w:p w14:paraId="0AF0B21F" w14:textId="77777777" w:rsidR="002A5EF3" w:rsidRPr="007F6151" w:rsidRDefault="002A5EF3" w:rsidP="002A5EF3">
            <w:pPr>
              <w:keepNext/>
              <w:rPr>
                <w:rFonts w:asciiTheme="minorHAnsi" w:hAnsiTheme="minorHAnsi"/>
                <w:sz w:val="18"/>
                <w:szCs w:val="18"/>
              </w:rPr>
            </w:pPr>
            <w:r w:rsidRPr="007F6151">
              <w:rPr>
                <w:rFonts w:asciiTheme="minorHAnsi" w:hAnsiTheme="minorHAnsi"/>
                <w:sz w:val="18"/>
                <w:szCs w:val="18"/>
              </w:rPr>
              <w:t>&lt;&lt; user input, (</w:t>
            </w:r>
            <w:proofErr w:type="spellStart"/>
            <w:r w:rsidRPr="007F6151">
              <w:rPr>
                <w:rFonts w:asciiTheme="minorHAnsi" w:hAnsiTheme="minorHAnsi"/>
                <w:sz w:val="18"/>
                <w:szCs w:val="18"/>
              </w:rPr>
              <w:t>ft</w:t>
            </w:r>
            <w:proofErr w:type="spellEnd"/>
            <w:r w:rsidRPr="007F6151">
              <w:rPr>
                <w:rFonts w:asciiTheme="minorHAnsi" w:hAnsiTheme="minorHAnsi"/>
                <w:sz w:val="18"/>
                <w:szCs w:val="18"/>
              </w:rPr>
              <w:t>)&gt;&gt;</w:t>
            </w:r>
          </w:p>
        </w:tc>
      </w:tr>
      <w:tr w:rsidR="002A5EF3" w:rsidRPr="00CB00C9" w14:paraId="0AF0B225" w14:textId="77777777" w:rsidTr="002A5EF3">
        <w:tc>
          <w:tcPr>
            <w:tcW w:w="586" w:type="dxa"/>
            <w:vAlign w:val="center"/>
          </w:tcPr>
          <w:p w14:paraId="0AF0B221" w14:textId="77777777" w:rsidR="002A5EF3" w:rsidRPr="00CB00C9" w:rsidRDefault="002A5EF3" w:rsidP="002A5EF3">
            <w:pPr>
              <w:keepNext/>
              <w:jc w:val="center"/>
              <w:rPr>
                <w:rFonts w:asciiTheme="minorHAnsi" w:hAnsiTheme="minorHAnsi"/>
                <w:sz w:val="18"/>
                <w:szCs w:val="18"/>
              </w:rPr>
            </w:pPr>
            <w:r>
              <w:rPr>
                <w:rFonts w:asciiTheme="minorHAnsi" w:hAnsiTheme="minorHAnsi"/>
                <w:sz w:val="18"/>
                <w:szCs w:val="18"/>
              </w:rPr>
              <w:t>08</w:t>
            </w:r>
          </w:p>
        </w:tc>
        <w:tc>
          <w:tcPr>
            <w:tcW w:w="4601" w:type="dxa"/>
            <w:vAlign w:val="center"/>
          </w:tcPr>
          <w:p w14:paraId="0AF0B222" w14:textId="77777777" w:rsidR="002A5EF3" w:rsidRPr="00CB00C9" w:rsidRDefault="002A5EF3" w:rsidP="002A5EF3">
            <w:pPr>
              <w:keepNext/>
              <w:rPr>
                <w:rFonts w:asciiTheme="minorHAnsi" w:hAnsiTheme="minorHAnsi"/>
                <w:sz w:val="18"/>
                <w:szCs w:val="18"/>
              </w:rPr>
            </w:pPr>
            <w:r w:rsidRPr="00CB00C9">
              <w:rPr>
                <w:rFonts w:asciiTheme="minorHAnsi" w:hAnsiTheme="minorHAnsi"/>
                <w:sz w:val="18"/>
                <w:szCs w:val="18"/>
              </w:rPr>
              <w:t>What is the weather and shielding factor (</w:t>
            </w:r>
            <w:proofErr w:type="spellStart"/>
            <w:r w:rsidRPr="00CB00C9">
              <w:rPr>
                <w:rFonts w:asciiTheme="minorHAnsi" w:hAnsiTheme="minorHAnsi"/>
                <w:sz w:val="18"/>
                <w:szCs w:val="18"/>
              </w:rPr>
              <w:t>wsf</w:t>
            </w:r>
            <w:proofErr w:type="spellEnd"/>
            <w:r w:rsidRPr="00CB00C9">
              <w:rPr>
                <w:rFonts w:asciiTheme="minorHAnsi" w:hAnsiTheme="minorHAnsi"/>
                <w:sz w:val="18"/>
                <w:szCs w:val="18"/>
              </w:rPr>
              <w:t xml:space="preserve">) for the city listed in </w:t>
            </w:r>
            <w:r>
              <w:rPr>
                <w:rFonts w:asciiTheme="minorHAnsi" w:hAnsiTheme="minorHAnsi"/>
                <w:sz w:val="18"/>
                <w:szCs w:val="18"/>
              </w:rPr>
              <w:t xml:space="preserve">62.2 </w:t>
            </w:r>
            <w:r w:rsidRPr="00CB00C9">
              <w:rPr>
                <w:rFonts w:asciiTheme="minorHAnsi" w:hAnsiTheme="minorHAnsi"/>
                <w:sz w:val="18"/>
                <w:szCs w:val="18"/>
              </w:rPr>
              <w:t>Appendix X</w:t>
            </w:r>
            <w:r>
              <w:rPr>
                <w:rFonts w:asciiTheme="minorHAnsi" w:hAnsiTheme="minorHAnsi"/>
                <w:sz w:val="18"/>
                <w:szCs w:val="18"/>
              </w:rPr>
              <w:t xml:space="preserve"> Table X1 </w:t>
            </w:r>
            <w:r w:rsidRPr="00CB00C9">
              <w:rPr>
                <w:rFonts w:asciiTheme="minorHAnsi" w:hAnsiTheme="minorHAnsi"/>
                <w:sz w:val="18"/>
                <w:szCs w:val="18"/>
              </w:rPr>
              <w:t>?</w:t>
            </w:r>
          </w:p>
        </w:tc>
        <w:tc>
          <w:tcPr>
            <w:tcW w:w="5829" w:type="dxa"/>
          </w:tcPr>
          <w:p w14:paraId="0AF0B223" w14:textId="77777777" w:rsidR="002A5EF3" w:rsidRDefault="002A5EF3" w:rsidP="002A5EF3">
            <w:pPr>
              <w:keepNext/>
              <w:rPr>
                <w:rFonts w:asciiTheme="minorHAnsi" w:hAnsiTheme="minorHAnsi"/>
                <w:sz w:val="18"/>
                <w:szCs w:val="18"/>
              </w:rPr>
            </w:pPr>
            <w:r w:rsidRPr="007F6151">
              <w:rPr>
                <w:rFonts w:asciiTheme="minorHAnsi" w:hAnsiTheme="minorHAnsi"/>
                <w:sz w:val="18"/>
                <w:szCs w:val="18"/>
              </w:rPr>
              <w:t>&lt;&lt;user input, drop down selection</w:t>
            </w:r>
            <w:r>
              <w:rPr>
                <w:rFonts w:asciiTheme="minorHAnsi" w:hAnsiTheme="minorHAnsi"/>
                <w:sz w:val="18"/>
                <w:szCs w:val="18"/>
              </w:rPr>
              <w:t xml:space="preserve"> from California Energy Commission Adaptation of ANSI/ASHRAE Standard 62.2-2010</w:t>
            </w:r>
            <w:r w:rsidRPr="007F6151">
              <w:rPr>
                <w:rFonts w:asciiTheme="minorHAnsi" w:hAnsiTheme="minorHAnsi"/>
                <w:sz w:val="18"/>
                <w:szCs w:val="18"/>
              </w:rPr>
              <w:t>&gt;&gt;</w:t>
            </w:r>
          </w:p>
          <w:p w14:paraId="0AF0B224" w14:textId="77777777" w:rsidR="002A5EF3" w:rsidRPr="007F6151" w:rsidRDefault="002A5EF3" w:rsidP="002A5EF3">
            <w:pPr>
              <w:keepNext/>
              <w:rPr>
                <w:rFonts w:asciiTheme="minorHAnsi" w:hAnsiTheme="minorHAnsi"/>
                <w:sz w:val="18"/>
                <w:szCs w:val="18"/>
              </w:rPr>
            </w:pPr>
            <w:r>
              <w:rPr>
                <w:rFonts w:asciiTheme="minorHAnsi" w:hAnsiTheme="minorHAnsi"/>
                <w:sz w:val="18"/>
                <w:szCs w:val="18"/>
              </w:rPr>
              <w:t>Note: See reprint at end of document</w:t>
            </w:r>
          </w:p>
        </w:tc>
      </w:tr>
      <w:tr w:rsidR="002A5EF3" w:rsidRPr="00CB00C9" w14:paraId="0AF0B229" w14:textId="77777777" w:rsidTr="002A5EF3">
        <w:tc>
          <w:tcPr>
            <w:tcW w:w="586" w:type="dxa"/>
            <w:vAlign w:val="center"/>
          </w:tcPr>
          <w:p w14:paraId="0AF0B226" w14:textId="77777777" w:rsidR="002A5EF3" w:rsidRPr="00CB00C9" w:rsidRDefault="002A5EF3" w:rsidP="002A5EF3">
            <w:pPr>
              <w:keepNext/>
              <w:jc w:val="center"/>
              <w:rPr>
                <w:rFonts w:asciiTheme="minorHAnsi" w:hAnsiTheme="minorHAnsi"/>
                <w:sz w:val="18"/>
                <w:szCs w:val="18"/>
              </w:rPr>
            </w:pPr>
            <w:r>
              <w:rPr>
                <w:rFonts w:asciiTheme="minorHAnsi" w:hAnsiTheme="minorHAnsi"/>
                <w:sz w:val="18"/>
                <w:szCs w:val="18"/>
              </w:rPr>
              <w:t>09</w:t>
            </w:r>
          </w:p>
        </w:tc>
        <w:tc>
          <w:tcPr>
            <w:tcW w:w="4601" w:type="dxa"/>
            <w:vAlign w:val="center"/>
          </w:tcPr>
          <w:p w14:paraId="0AF0B227" w14:textId="050CE180" w:rsidR="002A5EF3" w:rsidRPr="00CB00C9" w:rsidRDefault="002A5EF3" w:rsidP="002A5EF3">
            <w:pPr>
              <w:keepNext/>
              <w:rPr>
                <w:rFonts w:asciiTheme="minorHAnsi" w:hAnsiTheme="minorHAnsi"/>
                <w:sz w:val="18"/>
                <w:szCs w:val="18"/>
              </w:rPr>
            </w:pPr>
            <w:r>
              <w:rPr>
                <w:rFonts w:asciiTheme="minorHAnsi" w:hAnsiTheme="minorHAnsi"/>
                <w:sz w:val="18"/>
                <w:szCs w:val="18"/>
              </w:rPr>
              <w:t>Normalized Leakage</w:t>
            </w:r>
            <w:r w:rsidRPr="00CB00C9">
              <w:rPr>
                <w:rFonts w:asciiTheme="minorHAnsi" w:hAnsiTheme="minorHAnsi"/>
                <w:sz w:val="18"/>
                <w:szCs w:val="18"/>
              </w:rPr>
              <w:t xml:space="preserve"> (</w:t>
            </w:r>
            <w:r>
              <w:rPr>
                <w:rFonts w:asciiTheme="minorHAnsi" w:hAnsiTheme="minorHAnsi"/>
                <w:sz w:val="18"/>
                <w:szCs w:val="18"/>
              </w:rPr>
              <w:t>NL</w:t>
            </w:r>
            <w:r w:rsidRPr="00CB00C9">
              <w:rPr>
                <w:rFonts w:asciiTheme="minorHAnsi" w:hAnsiTheme="minorHAnsi"/>
                <w:sz w:val="18"/>
                <w:szCs w:val="18"/>
              </w:rPr>
              <w:t>)</w:t>
            </w:r>
          </w:p>
        </w:tc>
        <w:tc>
          <w:tcPr>
            <w:tcW w:w="5829" w:type="dxa"/>
          </w:tcPr>
          <w:p w14:paraId="0AF0B228" w14:textId="04DC8172" w:rsidR="002A5EF3" w:rsidRPr="007F6151" w:rsidRDefault="002A5EF3" w:rsidP="0029659A">
            <w:pPr>
              <w:keepNext/>
              <w:rPr>
                <w:rFonts w:asciiTheme="minorHAnsi" w:hAnsiTheme="minorHAnsi"/>
                <w:sz w:val="18"/>
                <w:szCs w:val="18"/>
              </w:rPr>
            </w:pPr>
            <w:r w:rsidRPr="007F6151">
              <w:rPr>
                <w:rFonts w:asciiTheme="minorHAnsi" w:hAnsiTheme="minorHAnsi"/>
                <w:sz w:val="18"/>
                <w:szCs w:val="18"/>
              </w:rPr>
              <w:t xml:space="preserve">&lt;&lt; calculated using </w:t>
            </w:r>
            <w:r>
              <w:rPr>
                <w:rFonts w:asciiTheme="minorHAnsi" w:hAnsiTheme="minorHAnsi"/>
                <w:sz w:val="18"/>
                <w:szCs w:val="18"/>
              </w:rPr>
              <w:t xml:space="preserve">62.2 </w:t>
            </w:r>
            <w:r w:rsidRPr="007F6151">
              <w:rPr>
                <w:rFonts w:asciiTheme="minorHAnsi" w:hAnsiTheme="minorHAnsi"/>
                <w:sz w:val="18"/>
                <w:szCs w:val="18"/>
              </w:rPr>
              <w:t>equation</w:t>
            </w:r>
            <w:r>
              <w:rPr>
                <w:rFonts w:asciiTheme="minorHAnsi" w:hAnsiTheme="minorHAnsi"/>
                <w:sz w:val="18"/>
                <w:szCs w:val="18"/>
              </w:rPr>
              <w:t xml:space="preserve"> </w:t>
            </w:r>
            <w:r w:rsidRPr="007F6151">
              <w:rPr>
                <w:rFonts w:asciiTheme="minorHAnsi" w:hAnsiTheme="minorHAnsi"/>
                <w:sz w:val="18"/>
                <w:szCs w:val="18"/>
              </w:rPr>
              <w:t xml:space="preserve">4.5: </w:t>
            </w:r>
            <w:r>
              <w:rPr>
                <w:rFonts w:asciiTheme="minorHAnsi" w:hAnsiTheme="minorHAnsi"/>
                <w:sz w:val="18"/>
                <w:szCs w:val="18"/>
              </w:rPr>
              <w:t>1000 x (row B06/row A0</w:t>
            </w:r>
            <w:r w:rsidR="0029659A">
              <w:rPr>
                <w:rFonts w:asciiTheme="minorHAnsi" w:hAnsiTheme="minorHAnsi"/>
                <w:sz w:val="18"/>
                <w:szCs w:val="18"/>
              </w:rPr>
              <w:t>4</w:t>
            </w:r>
            <w:r>
              <w:rPr>
                <w:rFonts w:asciiTheme="minorHAnsi" w:hAnsiTheme="minorHAnsi"/>
                <w:sz w:val="18"/>
                <w:szCs w:val="18"/>
              </w:rPr>
              <w:t>)</w:t>
            </w:r>
            <w:r w:rsidRPr="007F6151">
              <w:rPr>
                <w:rFonts w:asciiTheme="minorHAnsi" w:hAnsiTheme="minorHAnsi"/>
                <w:sz w:val="18"/>
                <w:szCs w:val="18"/>
              </w:rPr>
              <w:t xml:space="preserve"> x (row B</w:t>
            </w:r>
            <w:r>
              <w:rPr>
                <w:rFonts w:asciiTheme="minorHAnsi" w:hAnsiTheme="minorHAnsi"/>
                <w:sz w:val="18"/>
                <w:szCs w:val="18"/>
              </w:rPr>
              <w:t>07</w:t>
            </w:r>
            <w:r w:rsidRPr="007F6151">
              <w:rPr>
                <w:rFonts w:asciiTheme="minorHAnsi" w:hAnsiTheme="minorHAnsi"/>
                <w:sz w:val="18"/>
                <w:szCs w:val="18"/>
              </w:rPr>
              <w:t xml:space="preserve"> / 8.2)</w:t>
            </w:r>
            <w:r>
              <w:rPr>
                <w:rFonts w:asciiTheme="minorHAnsi" w:hAnsiTheme="minorHAnsi"/>
                <w:sz w:val="18"/>
                <w:szCs w:val="18"/>
              </w:rPr>
              <w:t>^</w:t>
            </w:r>
            <w:r w:rsidRPr="007F6151">
              <w:rPr>
                <w:rFonts w:asciiTheme="minorHAnsi" w:hAnsiTheme="minorHAnsi"/>
                <w:sz w:val="18"/>
                <w:szCs w:val="18"/>
              </w:rPr>
              <w:t>0.4&gt;&gt;</w:t>
            </w:r>
          </w:p>
        </w:tc>
      </w:tr>
      <w:tr w:rsidR="002A5EF3" w:rsidRPr="00CB00C9" w14:paraId="0AF0B22D" w14:textId="77777777" w:rsidTr="002A5EF3">
        <w:tc>
          <w:tcPr>
            <w:tcW w:w="586" w:type="dxa"/>
            <w:vAlign w:val="center"/>
          </w:tcPr>
          <w:p w14:paraId="0AF0B22A" w14:textId="77777777" w:rsidR="002A5EF3" w:rsidRPr="00CB00C9" w:rsidRDefault="002A5EF3" w:rsidP="002A5EF3">
            <w:pPr>
              <w:keepNext/>
              <w:jc w:val="center"/>
              <w:rPr>
                <w:rFonts w:asciiTheme="minorHAnsi" w:hAnsiTheme="minorHAnsi"/>
                <w:sz w:val="18"/>
                <w:szCs w:val="18"/>
              </w:rPr>
            </w:pPr>
            <w:r>
              <w:rPr>
                <w:rFonts w:asciiTheme="minorHAnsi" w:hAnsiTheme="minorHAnsi"/>
                <w:sz w:val="18"/>
                <w:szCs w:val="18"/>
              </w:rPr>
              <w:t>10</w:t>
            </w:r>
          </w:p>
        </w:tc>
        <w:tc>
          <w:tcPr>
            <w:tcW w:w="4601" w:type="dxa"/>
            <w:vAlign w:val="center"/>
          </w:tcPr>
          <w:p w14:paraId="0AF0B22B" w14:textId="47FF88FA" w:rsidR="002A5EF3" w:rsidRPr="00CB00C9" w:rsidRDefault="002A5EF3" w:rsidP="00907EAE">
            <w:pPr>
              <w:keepNext/>
              <w:rPr>
                <w:rFonts w:asciiTheme="minorHAnsi" w:hAnsiTheme="minorHAnsi"/>
                <w:sz w:val="18"/>
                <w:szCs w:val="18"/>
              </w:rPr>
            </w:pPr>
            <w:r w:rsidRPr="00CB00C9">
              <w:rPr>
                <w:rFonts w:asciiTheme="minorHAnsi" w:hAnsiTheme="minorHAnsi"/>
                <w:sz w:val="18"/>
                <w:szCs w:val="18"/>
              </w:rPr>
              <w:t xml:space="preserve">Ventilation </w:t>
            </w:r>
            <w:r w:rsidR="00907EAE">
              <w:rPr>
                <w:rFonts w:asciiTheme="minorHAnsi" w:hAnsiTheme="minorHAnsi"/>
                <w:sz w:val="18"/>
                <w:szCs w:val="18"/>
              </w:rPr>
              <w:t>P</w:t>
            </w:r>
            <w:r w:rsidRPr="00CB00C9">
              <w:rPr>
                <w:rFonts w:asciiTheme="minorHAnsi" w:hAnsiTheme="minorHAnsi"/>
                <w:sz w:val="18"/>
                <w:szCs w:val="18"/>
              </w:rPr>
              <w:t xml:space="preserve">rovided by </w:t>
            </w:r>
            <w:r w:rsidR="00907EAE">
              <w:rPr>
                <w:rFonts w:asciiTheme="minorHAnsi" w:hAnsiTheme="minorHAnsi"/>
                <w:sz w:val="18"/>
                <w:szCs w:val="18"/>
              </w:rPr>
              <w:t>I</w:t>
            </w:r>
            <w:r w:rsidRPr="00CB00C9">
              <w:rPr>
                <w:rFonts w:asciiTheme="minorHAnsi" w:hAnsiTheme="minorHAnsi"/>
                <w:sz w:val="18"/>
                <w:szCs w:val="18"/>
              </w:rPr>
              <w:t>nfiltration</w:t>
            </w:r>
            <w:r>
              <w:rPr>
                <w:rFonts w:asciiTheme="minorHAnsi" w:hAnsiTheme="minorHAnsi"/>
                <w:sz w:val="18"/>
                <w:szCs w:val="18"/>
              </w:rPr>
              <w:t xml:space="preserve"> </w:t>
            </w:r>
            <w:r w:rsidR="00907EAE">
              <w:rPr>
                <w:rFonts w:asciiTheme="minorHAnsi" w:hAnsiTheme="minorHAnsi"/>
                <w:sz w:val="18"/>
                <w:szCs w:val="18"/>
              </w:rPr>
              <w:t>I</w:t>
            </w:r>
            <w:r>
              <w:rPr>
                <w:rFonts w:asciiTheme="minorHAnsi" w:hAnsiTheme="minorHAnsi"/>
                <w:sz w:val="18"/>
                <w:szCs w:val="18"/>
              </w:rPr>
              <w:t xml:space="preserve">n </w:t>
            </w:r>
            <w:r w:rsidRPr="00CB00C9">
              <w:rPr>
                <w:rFonts w:asciiTheme="minorHAnsi" w:hAnsiTheme="minorHAnsi"/>
                <w:sz w:val="18"/>
                <w:szCs w:val="18"/>
              </w:rPr>
              <w:t>(</w:t>
            </w:r>
            <w:proofErr w:type="spellStart"/>
            <w:r w:rsidRPr="00CB00C9">
              <w:rPr>
                <w:rFonts w:asciiTheme="minorHAnsi" w:hAnsiTheme="minorHAnsi"/>
                <w:sz w:val="18"/>
                <w:szCs w:val="18"/>
              </w:rPr>
              <w:t>Q</w:t>
            </w:r>
            <w:r w:rsidRPr="0033657D">
              <w:rPr>
                <w:rFonts w:asciiTheme="minorHAnsi" w:hAnsiTheme="minorHAnsi"/>
                <w:sz w:val="18"/>
                <w:szCs w:val="18"/>
                <w:vertAlign w:val="subscript"/>
              </w:rPr>
              <w:t>inf</w:t>
            </w:r>
            <w:proofErr w:type="spellEnd"/>
            <w:r w:rsidRPr="00CB00C9">
              <w:rPr>
                <w:rFonts w:asciiTheme="minorHAnsi" w:hAnsiTheme="minorHAnsi"/>
                <w:sz w:val="18"/>
                <w:szCs w:val="18"/>
              </w:rPr>
              <w:t>)</w:t>
            </w:r>
          </w:p>
        </w:tc>
        <w:tc>
          <w:tcPr>
            <w:tcW w:w="5829" w:type="dxa"/>
          </w:tcPr>
          <w:p w14:paraId="0AF0B22C" w14:textId="1A5EB118" w:rsidR="002A5EF3" w:rsidRPr="007F6151" w:rsidRDefault="002A5EF3" w:rsidP="0029659A">
            <w:pPr>
              <w:keepNext/>
              <w:rPr>
                <w:rFonts w:asciiTheme="minorHAnsi" w:hAnsiTheme="minorHAnsi"/>
                <w:sz w:val="18"/>
                <w:szCs w:val="18"/>
              </w:rPr>
            </w:pPr>
            <w:r w:rsidRPr="007F6151">
              <w:rPr>
                <w:rFonts w:asciiTheme="minorHAnsi" w:hAnsiTheme="minorHAnsi"/>
                <w:sz w:val="18"/>
                <w:szCs w:val="18"/>
              </w:rPr>
              <w:t xml:space="preserve">&lt;&lt; calculated using </w:t>
            </w:r>
            <w:r>
              <w:rPr>
                <w:rFonts w:asciiTheme="minorHAnsi" w:hAnsiTheme="minorHAnsi"/>
                <w:sz w:val="18"/>
                <w:szCs w:val="18"/>
              </w:rPr>
              <w:t xml:space="preserve">62.2 </w:t>
            </w:r>
            <w:r w:rsidRPr="007F6151">
              <w:rPr>
                <w:rFonts w:asciiTheme="minorHAnsi" w:hAnsiTheme="minorHAnsi"/>
                <w:sz w:val="18"/>
                <w:szCs w:val="18"/>
              </w:rPr>
              <w:t>equation</w:t>
            </w:r>
            <w:r>
              <w:rPr>
                <w:rFonts w:asciiTheme="minorHAnsi" w:hAnsiTheme="minorHAnsi"/>
                <w:sz w:val="18"/>
                <w:szCs w:val="18"/>
              </w:rPr>
              <w:t xml:space="preserve"> </w:t>
            </w:r>
            <w:r w:rsidRPr="007F6151">
              <w:rPr>
                <w:rFonts w:asciiTheme="minorHAnsi" w:hAnsiTheme="minorHAnsi"/>
                <w:sz w:val="18"/>
                <w:szCs w:val="18"/>
              </w:rPr>
              <w:t>4.</w:t>
            </w:r>
            <w:r>
              <w:rPr>
                <w:rFonts w:asciiTheme="minorHAnsi" w:hAnsiTheme="minorHAnsi"/>
                <w:sz w:val="18"/>
                <w:szCs w:val="18"/>
              </w:rPr>
              <w:t>6a</w:t>
            </w:r>
            <w:r w:rsidRPr="007F6151">
              <w:rPr>
                <w:rFonts w:asciiTheme="minorHAnsi" w:hAnsiTheme="minorHAnsi"/>
                <w:sz w:val="18"/>
                <w:szCs w:val="18"/>
              </w:rPr>
              <w:t>:</w:t>
            </w:r>
            <w:r>
              <w:rPr>
                <w:rFonts w:asciiTheme="minorHAnsi" w:hAnsiTheme="minorHAnsi"/>
                <w:sz w:val="18"/>
                <w:szCs w:val="18"/>
              </w:rPr>
              <w:t xml:space="preserve"> (row B09</w:t>
            </w:r>
            <w:r w:rsidRPr="007F6151">
              <w:rPr>
                <w:rFonts w:asciiTheme="minorHAnsi" w:hAnsiTheme="minorHAnsi"/>
                <w:sz w:val="18"/>
                <w:szCs w:val="18"/>
              </w:rPr>
              <w:t xml:space="preserve"> </w:t>
            </w:r>
            <w:r>
              <w:rPr>
                <w:rFonts w:asciiTheme="minorHAnsi" w:hAnsiTheme="minorHAnsi"/>
                <w:sz w:val="18"/>
                <w:szCs w:val="18"/>
              </w:rPr>
              <w:t>x row B08</w:t>
            </w:r>
            <w:r w:rsidRPr="007F6151">
              <w:rPr>
                <w:rFonts w:asciiTheme="minorHAnsi" w:hAnsiTheme="minorHAnsi"/>
                <w:sz w:val="18"/>
                <w:szCs w:val="18"/>
              </w:rPr>
              <w:t xml:space="preserve"> x </w:t>
            </w:r>
            <w:r>
              <w:rPr>
                <w:rFonts w:asciiTheme="minorHAnsi" w:hAnsiTheme="minorHAnsi"/>
                <w:sz w:val="18"/>
                <w:szCs w:val="18"/>
              </w:rPr>
              <w:t>A0</w:t>
            </w:r>
            <w:r w:rsidR="0029659A">
              <w:rPr>
                <w:rFonts w:asciiTheme="minorHAnsi" w:hAnsiTheme="minorHAnsi"/>
                <w:sz w:val="18"/>
                <w:szCs w:val="18"/>
              </w:rPr>
              <w:t>4</w:t>
            </w:r>
            <w:r>
              <w:rPr>
                <w:rFonts w:asciiTheme="minorHAnsi" w:hAnsiTheme="minorHAnsi"/>
                <w:sz w:val="18"/>
                <w:szCs w:val="18"/>
              </w:rPr>
              <w:t>)/7.3, (CFM)</w:t>
            </w:r>
            <w:r w:rsidRPr="007F6151">
              <w:rPr>
                <w:rFonts w:asciiTheme="minorHAnsi" w:hAnsiTheme="minorHAnsi"/>
                <w:sz w:val="18"/>
                <w:szCs w:val="18"/>
              </w:rPr>
              <w:t>&gt;&gt;</w:t>
            </w:r>
          </w:p>
        </w:tc>
      </w:tr>
      <w:tr w:rsidR="002A5EF3" w:rsidRPr="00CB00C9" w14:paraId="0AF0B231" w14:textId="77777777" w:rsidTr="002A5EF3">
        <w:tc>
          <w:tcPr>
            <w:tcW w:w="586" w:type="dxa"/>
            <w:vAlign w:val="center"/>
          </w:tcPr>
          <w:p w14:paraId="0AF0B22E" w14:textId="77777777" w:rsidR="002A5EF3" w:rsidRPr="00CB00C9" w:rsidRDefault="002A5EF3" w:rsidP="002A5EF3">
            <w:pPr>
              <w:keepNext/>
              <w:jc w:val="center"/>
              <w:rPr>
                <w:rFonts w:asciiTheme="minorHAnsi" w:hAnsiTheme="minorHAnsi"/>
                <w:sz w:val="18"/>
                <w:szCs w:val="18"/>
              </w:rPr>
            </w:pPr>
            <w:r>
              <w:rPr>
                <w:rFonts w:asciiTheme="minorHAnsi" w:hAnsiTheme="minorHAnsi"/>
                <w:sz w:val="18"/>
                <w:szCs w:val="18"/>
              </w:rPr>
              <w:t>11</w:t>
            </w:r>
          </w:p>
        </w:tc>
        <w:tc>
          <w:tcPr>
            <w:tcW w:w="4601" w:type="dxa"/>
            <w:vAlign w:val="center"/>
          </w:tcPr>
          <w:p w14:paraId="0AF0B22F" w14:textId="0ACDFE54" w:rsidR="002A5EF3" w:rsidRPr="00CB00C9" w:rsidRDefault="002A5EF3" w:rsidP="002A5EF3">
            <w:pPr>
              <w:keepNext/>
              <w:rPr>
                <w:rFonts w:asciiTheme="minorHAnsi" w:hAnsiTheme="minorHAnsi"/>
                <w:sz w:val="18"/>
                <w:szCs w:val="18"/>
              </w:rPr>
            </w:pPr>
            <w:r>
              <w:rPr>
                <w:rFonts w:asciiTheme="minorHAnsi" w:hAnsiTheme="minorHAnsi"/>
                <w:sz w:val="18"/>
                <w:szCs w:val="18"/>
              </w:rPr>
              <w:t xml:space="preserve">Required </w:t>
            </w:r>
            <w:r w:rsidRPr="00CB00C9">
              <w:rPr>
                <w:rFonts w:asciiTheme="minorHAnsi" w:hAnsiTheme="minorHAnsi"/>
                <w:sz w:val="18"/>
                <w:szCs w:val="18"/>
              </w:rPr>
              <w:t>Continuous Whole-Building Ventilation Rate</w:t>
            </w:r>
            <w:r>
              <w:rPr>
                <w:rFonts w:asciiTheme="minorHAnsi" w:hAnsiTheme="minorHAnsi"/>
                <w:sz w:val="18"/>
                <w:szCs w:val="18"/>
              </w:rPr>
              <w:t xml:space="preserve"> </w:t>
            </w:r>
            <w:r w:rsidRPr="00CB00C9">
              <w:rPr>
                <w:rFonts w:asciiTheme="minorHAnsi" w:hAnsiTheme="minorHAnsi"/>
                <w:sz w:val="18"/>
                <w:szCs w:val="18"/>
              </w:rPr>
              <w:t>(</w:t>
            </w:r>
            <w:proofErr w:type="spellStart"/>
            <w:r w:rsidRPr="00CB00C9">
              <w:rPr>
                <w:rFonts w:asciiTheme="minorHAnsi" w:hAnsiTheme="minorHAnsi"/>
                <w:sz w:val="18"/>
                <w:szCs w:val="18"/>
              </w:rPr>
              <w:t>Q</w:t>
            </w:r>
            <w:r w:rsidRPr="00CB00C9">
              <w:rPr>
                <w:rFonts w:asciiTheme="minorHAnsi" w:hAnsiTheme="minorHAnsi"/>
                <w:sz w:val="18"/>
                <w:szCs w:val="18"/>
                <w:vertAlign w:val="subscript"/>
              </w:rPr>
              <w:t>fan</w:t>
            </w:r>
            <w:proofErr w:type="spellEnd"/>
            <w:r w:rsidRPr="00CB00C9">
              <w:rPr>
                <w:rFonts w:asciiTheme="minorHAnsi" w:hAnsiTheme="minorHAnsi"/>
                <w:sz w:val="18"/>
                <w:szCs w:val="18"/>
              </w:rPr>
              <w:t>)</w:t>
            </w:r>
          </w:p>
        </w:tc>
        <w:tc>
          <w:tcPr>
            <w:tcW w:w="5829" w:type="dxa"/>
          </w:tcPr>
          <w:p w14:paraId="0AF0B230" w14:textId="77777777" w:rsidR="002A5EF3" w:rsidRPr="007F6151" w:rsidRDefault="002A5EF3" w:rsidP="002A5EF3">
            <w:pPr>
              <w:keepNext/>
              <w:rPr>
                <w:rFonts w:asciiTheme="minorHAnsi" w:hAnsiTheme="minorHAnsi"/>
                <w:sz w:val="18"/>
                <w:szCs w:val="18"/>
              </w:rPr>
            </w:pPr>
            <w:r w:rsidRPr="007F6151">
              <w:rPr>
                <w:rFonts w:asciiTheme="minorHAnsi" w:hAnsiTheme="minorHAnsi"/>
                <w:sz w:val="18"/>
                <w:szCs w:val="18"/>
              </w:rPr>
              <w:t>&lt;&lt;calculated using equation 4.7: row B</w:t>
            </w:r>
            <w:r>
              <w:rPr>
                <w:rFonts w:asciiTheme="minorHAnsi" w:hAnsiTheme="minorHAnsi"/>
                <w:sz w:val="18"/>
                <w:szCs w:val="18"/>
              </w:rPr>
              <w:t>0</w:t>
            </w:r>
            <w:r w:rsidRPr="007F6151">
              <w:rPr>
                <w:rFonts w:asciiTheme="minorHAnsi" w:hAnsiTheme="minorHAnsi"/>
                <w:sz w:val="18"/>
                <w:szCs w:val="18"/>
              </w:rPr>
              <w:t>1 – row B</w:t>
            </w:r>
            <w:r>
              <w:rPr>
                <w:rFonts w:asciiTheme="minorHAnsi" w:hAnsiTheme="minorHAnsi"/>
                <w:sz w:val="18"/>
                <w:szCs w:val="18"/>
              </w:rPr>
              <w:t>10</w:t>
            </w:r>
            <w:r w:rsidRPr="007F6151">
              <w:rPr>
                <w:rFonts w:asciiTheme="minorHAnsi" w:hAnsiTheme="minorHAnsi"/>
                <w:sz w:val="18"/>
                <w:szCs w:val="18"/>
              </w:rPr>
              <w:t>, (</w:t>
            </w:r>
            <w:r>
              <w:rPr>
                <w:rFonts w:asciiTheme="minorHAnsi" w:hAnsiTheme="minorHAnsi"/>
                <w:sz w:val="18"/>
                <w:szCs w:val="18"/>
              </w:rPr>
              <w:t>CFM</w:t>
            </w:r>
            <w:r w:rsidRPr="007F6151">
              <w:rPr>
                <w:rFonts w:asciiTheme="minorHAnsi" w:hAnsiTheme="minorHAnsi"/>
                <w:sz w:val="18"/>
                <w:szCs w:val="18"/>
              </w:rPr>
              <w:t>)&gt;&gt;</w:t>
            </w:r>
          </w:p>
        </w:tc>
      </w:tr>
      <w:tr w:rsidR="002A5EF3" w:rsidRPr="00CB00C9" w14:paraId="0AF0B235" w14:textId="77777777" w:rsidTr="002A5EF3">
        <w:tc>
          <w:tcPr>
            <w:tcW w:w="586" w:type="dxa"/>
            <w:vAlign w:val="center"/>
          </w:tcPr>
          <w:p w14:paraId="0AF0B232" w14:textId="77777777" w:rsidR="002A5EF3" w:rsidRDefault="002A5EF3" w:rsidP="002A5EF3">
            <w:pPr>
              <w:keepNext/>
              <w:jc w:val="center"/>
              <w:rPr>
                <w:rFonts w:asciiTheme="minorHAnsi" w:hAnsiTheme="minorHAnsi"/>
                <w:sz w:val="18"/>
                <w:szCs w:val="18"/>
              </w:rPr>
            </w:pPr>
            <w:r>
              <w:rPr>
                <w:rFonts w:asciiTheme="minorHAnsi" w:hAnsiTheme="minorHAnsi"/>
                <w:sz w:val="18"/>
                <w:szCs w:val="18"/>
              </w:rPr>
              <w:t>12</w:t>
            </w:r>
          </w:p>
        </w:tc>
        <w:tc>
          <w:tcPr>
            <w:tcW w:w="4601" w:type="dxa"/>
            <w:vAlign w:val="center"/>
          </w:tcPr>
          <w:p w14:paraId="0AF0B233" w14:textId="1BA2A580" w:rsidR="002A5EF3" w:rsidRPr="00CB00C9" w:rsidRDefault="002A5EF3" w:rsidP="002A5EF3">
            <w:pPr>
              <w:keepNext/>
              <w:rPr>
                <w:rFonts w:asciiTheme="minorHAnsi" w:hAnsiTheme="minorHAnsi"/>
                <w:sz w:val="18"/>
                <w:szCs w:val="18"/>
              </w:rPr>
            </w:pPr>
            <w:r>
              <w:rPr>
                <w:rFonts w:asciiTheme="minorHAnsi" w:hAnsiTheme="minorHAnsi"/>
                <w:sz w:val="18"/>
                <w:szCs w:val="18"/>
              </w:rPr>
              <w:t xml:space="preserve">Installed </w:t>
            </w:r>
            <w:r w:rsidRPr="00CB00C9">
              <w:rPr>
                <w:rFonts w:asciiTheme="minorHAnsi" w:hAnsiTheme="minorHAnsi"/>
                <w:sz w:val="18"/>
                <w:szCs w:val="18"/>
              </w:rPr>
              <w:t>Continuous Whole-Building Ventilation Rate</w:t>
            </w:r>
          </w:p>
        </w:tc>
        <w:tc>
          <w:tcPr>
            <w:tcW w:w="5829" w:type="dxa"/>
          </w:tcPr>
          <w:p w14:paraId="0AF0B234" w14:textId="77777777" w:rsidR="002A5EF3" w:rsidRPr="007F6151" w:rsidRDefault="002A5EF3" w:rsidP="002A5EF3">
            <w:pPr>
              <w:keepNext/>
              <w:rPr>
                <w:rFonts w:asciiTheme="minorHAnsi" w:hAnsiTheme="minorHAnsi"/>
                <w:sz w:val="18"/>
                <w:szCs w:val="18"/>
              </w:rPr>
            </w:pPr>
            <w:r w:rsidRPr="00C77D58">
              <w:rPr>
                <w:rFonts w:asciiTheme="minorHAnsi" w:hAnsiTheme="minorHAnsi"/>
                <w:sz w:val="18"/>
                <w:szCs w:val="18"/>
              </w:rPr>
              <w:t xml:space="preserve">&lt;&lt;user entry, </w:t>
            </w:r>
            <w:r>
              <w:rPr>
                <w:rFonts w:asciiTheme="minorHAnsi" w:hAnsiTheme="minorHAnsi"/>
                <w:sz w:val="18"/>
                <w:szCs w:val="18"/>
              </w:rPr>
              <w:t>(CFM)</w:t>
            </w:r>
            <w:r w:rsidRPr="00C77D58">
              <w:rPr>
                <w:rFonts w:asciiTheme="minorHAnsi" w:hAnsiTheme="minorHAnsi"/>
                <w:sz w:val="18"/>
                <w:szCs w:val="18"/>
              </w:rPr>
              <w:t>&gt;&gt;</w:t>
            </w:r>
          </w:p>
        </w:tc>
      </w:tr>
    </w:tbl>
    <w:p w14:paraId="0AF0B236" w14:textId="77777777" w:rsidR="002A5EF3" w:rsidRPr="005A6EB8" w:rsidRDefault="002A5EF3" w:rsidP="00D65FA1">
      <w:pPr>
        <w:rPr>
          <w:rFonts w:asciiTheme="minorHAnsi" w:hAnsiTheme="minorHAnsi"/>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0426"/>
      </w:tblGrid>
      <w:tr w:rsidR="005A2B97" w:rsidRPr="005A6EB8" w14:paraId="0AF0B238" w14:textId="77777777" w:rsidTr="005A6EB8">
        <w:tc>
          <w:tcPr>
            <w:tcW w:w="11016" w:type="dxa"/>
            <w:gridSpan w:val="2"/>
          </w:tcPr>
          <w:p w14:paraId="0AF0B237" w14:textId="77777777" w:rsidR="005A2B97" w:rsidRPr="005A6EB8" w:rsidRDefault="005A2B97" w:rsidP="005A2B97">
            <w:pPr>
              <w:keepNext/>
              <w:rPr>
                <w:rFonts w:asciiTheme="minorHAnsi" w:hAnsiTheme="minorHAnsi"/>
                <w:szCs w:val="18"/>
              </w:rPr>
            </w:pPr>
            <w:r w:rsidRPr="005A6EB8">
              <w:rPr>
                <w:rFonts w:asciiTheme="minorHAnsi" w:hAnsiTheme="minorHAnsi"/>
                <w:b/>
                <w:szCs w:val="18"/>
              </w:rPr>
              <w:t>C. Compliance Statement</w:t>
            </w:r>
            <w:r w:rsidRPr="005A6EB8">
              <w:rPr>
                <w:rFonts w:asciiTheme="minorHAnsi" w:hAnsiTheme="minorHAnsi"/>
                <w:szCs w:val="18"/>
              </w:rPr>
              <w:t xml:space="preserve"> </w:t>
            </w:r>
          </w:p>
        </w:tc>
      </w:tr>
      <w:tr w:rsidR="006012BA" w:rsidRPr="00467A82" w14:paraId="0AF0B23B" w14:textId="77777777" w:rsidTr="005A6EB8">
        <w:trPr>
          <w:trHeight w:val="158"/>
        </w:trPr>
        <w:tc>
          <w:tcPr>
            <w:tcW w:w="590" w:type="dxa"/>
            <w:vAlign w:val="center"/>
          </w:tcPr>
          <w:p w14:paraId="0AF0B239" w14:textId="77777777" w:rsidR="006012BA" w:rsidRPr="00467A82" w:rsidRDefault="006012BA" w:rsidP="006012BA">
            <w:pPr>
              <w:keepNext/>
              <w:jc w:val="center"/>
              <w:rPr>
                <w:rFonts w:asciiTheme="minorHAnsi" w:hAnsiTheme="minorHAnsi"/>
                <w:sz w:val="18"/>
                <w:szCs w:val="18"/>
              </w:rPr>
            </w:pPr>
            <w:r>
              <w:rPr>
                <w:rFonts w:asciiTheme="minorHAnsi" w:hAnsiTheme="minorHAnsi"/>
                <w:sz w:val="18"/>
                <w:szCs w:val="18"/>
              </w:rPr>
              <w:t>01</w:t>
            </w:r>
          </w:p>
        </w:tc>
        <w:tc>
          <w:tcPr>
            <w:tcW w:w="10426" w:type="dxa"/>
            <w:vAlign w:val="center"/>
          </w:tcPr>
          <w:p w14:paraId="0AF0B23A" w14:textId="77777777" w:rsidR="006012BA" w:rsidRPr="00467A82" w:rsidRDefault="002A5EF3" w:rsidP="0011352E">
            <w:pPr>
              <w:keepNext/>
              <w:rPr>
                <w:rFonts w:asciiTheme="minorHAnsi" w:hAnsiTheme="minorHAnsi"/>
                <w:sz w:val="18"/>
                <w:szCs w:val="18"/>
              </w:rPr>
            </w:pPr>
            <w:r>
              <w:rPr>
                <w:rFonts w:asciiTheme="minorHAnsi" w:hAnsiTheme="minorHAnsi"/>
                <w:sz w:val="18"/>
                <w:szCs w:val="18"/>
              </w:rPr>
              <w:t xml:space="preserve">&lt;&lt;If the Installed Continuous Whole-Building </w:t>
            </w:r>
            <w:r w:rsidR="001E1FD4">
              <w:rPr>
                <w:rFonts w:asciiTheme="minorHAnsi" w:hAnsiTheme="minorHAnsi"/>
                <w:sz w:val="18"/>
                <w:szCs w:val="18"/>
              </w:rPr>
              <w:t>V</w:t>
            </w:r>
            <w:r>
              <w:rPr>
                <w:rFonts w:asciiTheme="minorHAnsi" w:hAnsiTheme="minorHAnsi"/>
                <w:sz w:val="18"/>
                <w:szCs w:val="18"/>
              </w:rPr>
              <w:t xml:space="preserve">entilation </w:t>
            </w:r>
            <w:r w:rsidR="001E1FD4">
              <w:rPr>
                <w:rFonts w:asciiTheme="minorHAnsi" w:hAnsiTheme="minorHAnsi"/>
                <w:sz w:val="18"/>
                <w:szCs w:val="18"/>
              </w:rPr>
              <w:t>R</w:t>
            </w:r>
            <w:r>
              <w:rPr>
                <w:rFonts w:asciiTheme="minorHAnsi" w:hAnsiTheme="minorHAnsi"/>
                <w:sz w:val="18"/>
                <w:szCs w:val="18"/>
              </w:rPr>
              <w:t>ate B12 is equal to or greater than the required Continuous Whole-Building Ventilation rate B11 then display text: "Building Passes</w:t>
            </w:r>
            <w:r w:rsidR="001E1FD4">
              <w:rPr>
                <w:rFonts w:asciiTheme="minorHAnsi" w:hAnsiTheme="minorHAnsi"/>
                <w:sz w:val="18"/>
                <w:szCs w:val="18"/>
              </w:rPr>
              <w:t xml:space="preserve"> Continuous Whole-Building Ventilation </w:t>
            </w:r>
            <w:r w:rsidR="0011352E">
              <w:rPr>
                <w:rFonts w:asciiTheme="minorHAnsi" w:hAnsiTheme="minorHAnsi"/>
                <w:sz w:val="18"/>
                <w:szCs w:val="18"/>
              </w:rPr>
              <w:t>R</w:t>
            </w:r>
            <w:r w:rsidR="001E1FD4">
              <w:rPr>
                <w:rFonts w:asciiTheme="minorHAnsi" w:hAnsiTheme="minorHAnsi"/>
                <w:sz w:val="18"/>
                <w:szCs w:val="18"/>
              </w:rPr>
              <w:t>ate</w:t>
            </w:r>
            <w:r w:rsidR="001E1FD4" w:rsidDel="001E1FD4">
              <w:rPr>
                <w:rFonts w:asciiTheme="minorHAnsi" w:hAnsiTheme="minorHAnsi"/>
                <w:sz w:val="18"/>
                <w:szCs w:val="18"/>
              </w:rPr>
              <w:t xml:space="preserve"> </w:t>
            </w:r>
            <w:r>
              <w:rPr>
                <w:rFonts w:asciiTheme="minorHAnsi" w:hAnsiTheme="minorHAnsi"/>
                <w:sz w:val="18"/>
                <w:szCs w:val="18"/>
              </w:rPr>
              <w:t xml:space="preserve">Test"; If the Installed Continuous Whole-Building </w:t>
            </w:r>
            <w:r w:rsidR="0011352E">
              <w:rPr>
                <w:rFonts w:asciiTheme="minorHAnsi" w:hAnsiTheme="minorHAnsi"/>
                <w:sz w:val="18"/>
                <w:szCs w:val="18"/>
              </w:rPr>
              <w:t>V</w:t>
            </w:r>
            <w:r>
              <w:rPr>
                <w:rFonts w:asciiTheme="minorHAnsi" w:hAnsiTheme="minorHAnsi"/>
                <w:sz w:val="18"/>
                <w:szCs w:val="18"/>
              </w:rPr>
              <w:t xml:space="preserve">entilation </w:t>
            </w:r>
            <w:r w:rsidR="0011352E">
              <w:rPr>
                <w:rFonts w:asciiTheme="minorHAnsi" w:hAnsiTheme="minorHAnsi"/>
                <w:sz w:val="18"/>
                <w:szCs w:val="18"/>
              </w:rPr>
              <w:t>R</w:t>
            </w:r>
            <w:r>
              <w:rPr>
                <w:rFonts w:asciiTheme="minorHAnsi" w:hAnsiTheme="minorHAnsi"/>
                <w:sz w:val="18"/>
                <w:szCs w:val="18"/>
              </w:rPr>
              <w:t xml:space="preserve">ate B12 is less than the required Continuous Whole-Building Ventilation </w:t>
            </w:r>
            <w:r w:rsidR="0011352E">
              <w:rPr>
                <w:rFonts w:asciiTheme="minorHAnsi" w:hAnsiTheme="minorHAnsi"/>
                <w:sz w:val="18"/>
                <w:szCs w:val="18"/>
              </w:rPr>
              <w:t>R</w:t>
            </w:r>
            <w:r>
              <w:rPr>
                <w:rFonts w:asciiTheme="minorHAnsi" w:hAnsiTheme="minorHAnsi"/>
                <w:sz w:val="18"/>
                <w:szCs w:val="18"/>
              </w:rPr>
              <w:t xml:space="preserve">ate B11 then display text: "Building Fails </w:t>
            </w:r>
            <w:r w:rsidR="0011352E">
              <w:rPr>
                <w:rFonts w:asciiTheme="minorHAnsi" w:hAnsiTheme="minorHAnsi"/>
                <w:sz w:val="18"/>
                <w:szCs w:val="18"/>
              </w:rPr>
              <w:t>Continuous Whole-Building Ventilation Rate</w:t>
            </w:r>
            <w:r>
              <w:rPr>
                <w:rFonts w:asciiTheme="minorHAnsi" w:hAnsiTheme="minorHAnsi"/>
                <w:sz w:val="18"/>
                <w:szCs w:val="18"/>
              </w:rPr>
              <w:t xml:space="preserve"> Test"&gt;&gt;</w:t>
            </w:r>
          </w:p>
        </w:tc>
      </w:tr>
    </w:tbl>
    <w:p w14:paraId="0AF0B319" w14:textId="77777777" w:rsidR="001E1FD4" w:rsidRPr="005A6EB8" w:rsidRDefault="001E1FD4" w:rsidP="001E1FD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1E1FD4" w:rsidRPr="0084687D" w14:paraId="0AF0B31C" w14:textId="77777777" w:rsidTr="001E1FD4">
        <w:trPr>
          <w:cantSplit/>
          <w:trHeight w:val="432"/>
        </w:trPr>
        <w:tc>
          <w:tcPr>
            <w:tcW w:w="5000" w:type="pct"/>
            <w:gridSpan w:val="2"/>
            <w:vAlign w:val="center"/>
          </w:tcPr>
          <w:p w14:paraId="0AF0B31A" w14:textId="09D8F78C" w:rsidR="001E1FD4" w:rsidRPr="005A6EB8" w:rsidRDefault="003933CB" w:rsidP="005A6EB8">
            <w:pPr>
              <w:keepNext/>
              <w:rPr>
                <w:rFonts w:ascii="Calibri" w:hAnsi="Calibri"/>
                <w:b/>
                <w:szCs w:val="18"/>
              </w:rPr>
            </w:pPr>
            <w:r w:rsidRPr="005A6EB8">
              <w:rPr>
                <w:rFonts w:ascii="Calibri" w:hAnsi="Calibri"/>
                <w:b/>
                <w:szCs w:val="18"/>
              </w:rPr>
              <w:t>D</w:t>
            </w:r>
            <w:r w:rsidR="001E1FD4" w:rsidRPr="005A6EB8">
              <w:rPr>
                <w:rFonts w:ascii="Calibri" w:hAnsi="Calibri"/>
                <w:b/>
                <w:szCs w:val="18"/>
              </w:rPr>
              <w:t>. Determination of HERS Verification Compliance</w:t>
            </w:r>
          </w:p>
          <w:p w14:paraId="0AF0B31B" w14:textId="77777777" w:rsidR="001E1FD4" w:rsidRPr="0084687D" w:rsidRDefault="001E1FD4" w:rsidP="005A6EB8">
            <w:pPr>
              <w:keepNext/>
              <w:rPr>
                <w:rFonts w:ascii="Calibri" w:hAnsi="Calibri"/>
                <w:sz w:val="18"/>
                <w:szCs w:val="18"/>
              </w:rPr>
            </w:pPr>
            <w:r w:rsidRPr="0084687D">
              <w:rPr>
                <w:rFonts w:ascii="Calibri" w:hAnsi="Calibri"/>
                <w:sz w:val="18"/>
                <w:szCs w:val="18"/>
              </w:rPr>
              <w:t>All applicable sections of this document shall indicate compliance with the specified verification protocol requirements in order for this Certificate of Verification as a whole to be determined to be in compliance.</w:t>
            </w:r>
          </w:p>
        </w:tc>
      </w:tr>
      <w:tr w:rsidR="001E1FD4" w:rsidRPr="0084687D" w14:paraId="0AF0B31F" w14:textId="77777777" w:rsidTr="001E1FD4">
        <w:trPr>
          <w:cantSplit/>
          <w:trHeight w:val="144"/>
        </w:trPr>
        <w:tc>
          <w:tcPr>
            <w:tcW w:w="253" w:type="pct"/>
            <w:vAlign w:val="center"/>
          </w:tcPr>
          <w:p w14:paraId="0AF0B31D" w14:textId="77777777" w:rsidR="001E1FD4" w:rsidRPr="0084687D" w:rsidDel="00C76C40" w:rsidRDefault="001E1FD4" w:rsidP="001E1FD4">
            <w:pPr>
              <w:keepNext/>
              <w:jc w:val="center"/>
              <w:rPr>
                <w:rFonts w:ascii="Calibri" w:hAnsi="Calibri"/>
                <w:sz w:val="18"/>
                <w:szCs w:val="18"/>
              </w:rPr>
            </w:pPr>
            <w:r w:rsidRPr="0084687D">
              <w:rPr>
                <w:rFonts w:ascii="Calibri" w:hAnsi="Calibri"/>
                <w:sz w:val="18"/>
                <w:szCs w:val="18"/>
              </w:rPr>
              <w:t>01</w:t>
            </w:r>
          </w:p>
        </w:tc>
        <w:tc>
          <w:tcPr>
            <w:tcW w:w="4747" w:type="pct"/>
            <w:vAlign w:val="center"/>
          </w:tcPr>
          <w:p w14:paraId="0AF0B31E" w14:textId="29D62081" w:rsidR="001E1FD4" w:rsidRPr="0084687D" w:rsidRDefault="001E1FD4" w:rsidP="00973C06">
            <w:pPr>
              <w:keepNext/>
              <w:rPr>
                <w:rFonts w:ascii="Calibri" w:hAnsi="Calibri"/>
                <w:sz w:val="18"/>
                <w:szCs w:val="18"/>
              </w:rPr>
            </w:pPr>
            <w:r w:rsidRPr="0084687D">
              <w:rPr>
                <w:rFonts w:ascii="Calibri" w:hAnsi="Calibri"/>
                <w:sz w:val="18"/>
                <w:szCs w:val="18"/>
              </w:rPr>
              <w:t xml:space="preserve">&lt;&lt;if </w:t>
            </w:r>
            <w:r w:rsidR="00973C06">
              <w:rPr>
                <w:rFonts w:ascii="Calibri" w:hAnsi="Calibri"/>
                <w:sz w:val="18"/>
                <w:szCs w:val="18"/>
              </w:rPr>
              <w:t>C01</w:t>
            </w:r>
            <w:r w:rsidR="00973C06" w:rsidRPr="0084687D">
              <w:rPr>
                <w:rFonts w:ascii="Calibri" w:hAnsi="Calibri"/>
                <w:sz w:val="18"/>
                <w:szCs w:val="18"/>
              </w:rPr>
              <w:t xml:space="preserve"> </w:t>
            </w:r>
            <w:r w:rsidRPr="0084687D">
              <w:rPr>
                <w:rFonts w:ascii="Calibri" w:hAnsi="Calibri"/>
                <w:sz w:val="18"/>
                <w:szCs w:val="18"/>
              </w:rPr>
              <w:t xml:space="preserve">= </w:t>
            </w:r>
            <w:r w:rsidRPr="00D2491C">
              <w:rPr>
                <w:rFonts w:asciiTheme="minorHAnsi" w:hAnsiTheme="minorHAnsi"/>
                <w:sz w:val="18"/>
                <w:szCs w:val="18"/>
              </w:rPr>
              <w:t>Building Passes Continuous Whole-Building Ventilation Rate Test</w:t>
            </w:r>
            <w:r w:rsidRPr="0084687D">
              <w:rPr>
                <w:rFonts w:ascii="Calibri" w:hAnsi="Calibri"/>
                <w:sz w:val="18"/>
                <w:szCs w:val="18"/>
              </w:rPr>
              <w:t xml:space="preserve"> then display: Complies: All specified verification protocol requirements on this document are met; else display: Does not comply: One or more specified verification protocol requirements on this document are not met&gt;&gt;</w:t>
            </w:r>
          </w:p>
        </w:tc>
      </w:tr>
    </w:tbl>
    <w:p w14:paraId="0AF0B320" w14:textId="77777777" w:rsidR="005A2B97" w:rsidRDefault="005A2B97" w:rsidP="00D65FA1">
      <w:pPr>
        <w:rPr>
          <w:rFonts w:asciiTheme="minorHAnsi" w:hAnsiTheme="minorHAnsi"/>
          <w:sz w:val="18"/>
          <w:szCs w:val="18"/>
        </w:rPr>
      </w:pPr>
    </w:p>
    <w:p w14:paraId="0AF0B321" w14:textId="77777777" w:rsidR="006012BA" w:rsidRDefault="006012BA">
      <w:pPr>
        <w:rPr>
          <w:rFonts w:asciiTheme="minorHAnsi" w:hAnsiTheme="minorHAnsi"/>
          <w:sz w:val="18"/>
          <w:szCs w:val="18"/>
        </w:rPr>
      </w:pPr>
      <w:r>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4"/>
        <w:gridCol w:w="41"/>
        <w:gridCol w:w="7"/>
        <w:gridCol w:w="5468"/>
      </w:tblGrid>
      <w:tr w:rsidR="00831083" w:rsidRPr="00831083" w14:paraId="0AF0B324" w14:textId="77777777" w:rsidTr="0074510D">
        <w:trPr>
          <w:trHeight w:val="288"/>
        </w:trPr>
        <w:tc>
          <w:tcPr>
            <w:tcW w:w="10950" w:type="dxa"/>
            <w:gridSpan w:val="4"/>
            <w:vAlign w:val="center"/>
          </w:tcPr>
          <w:p w14:paraId="0AF0B323" w14:textId="77777777" w:rsidR="00831083" w:rsidRPr="00831083" w:rsidRDefault="00831083" w:rsidP="005A6EB8">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Calibri" w:eastAsia="Calibri" w:hAnsi="Calibri" w:cs="Arial"/>
                <w:b/>
                <w:sz w:val="22"/>
                <w:szCs w:val="22"/>
              </w:rPr>
            </w:pPr>
            <w:r w:rsidRPr="00831083">
              <w:rPr>
                <w:rFonts w:asciiTheme="minorHAnsi" w:eastAsia="Calibri" w:hAnsiTheme="minorHAnsi" w:cs="Arial"/>
                <w:b/>
                <w:caps/>
                <w:sz w:val="18"/>
                <w:szCs w:val="18"/>
              </w:rPr>
              <w:lastRenderedPageBreak/>
              <w:t>Documentation Author's Declaration Statement</w:t>
            </w:r>
          </w:p>
        </w:tc>
      </w:tr>
      <w:tr w:rsidR="00831083" w:rsidRPr="00831083" w14:paraId="0AF0B326" w14:textId="77777777" w:rsidTr="005A6EB8">
        <w:trPr>
          <w:trHeight w:val="251"/>
        </w:trPr>
        <w:tc>
          <w:tcPr>
            <w:tcW w:w="10950" w:type="dxa"/>
            <w:gridSpan w:val="4"/>
            <w:vAlign w:val="center"/>
          </w:tcPr>
          <w:p w14:paraId="0AF0B325" w14:textId="77777777" w:rsidR="00831083" w:rsidRPr="00831083" w:rsidRDefault="00831083" w:rsidP="005A6EB8">
            <w:pPr>
              <w:numPr>
                <w:ilvl w:val="0"/>
                <w:numId w:val="17"/>
              </w:numPr>
              <w:ind w:left="271" w:hanging="288"/>
              <w:rPr>
                <w:rFonts w:asciiTheme="minorHAnsi" w:eastAsia="Calibri" w:hAnsiTheme="minorHAnsi"/>
                <w:sz w:val="18"/>
                <w:szCs w:val="18"/>
              </w:rPr>
            </w:pPr>
            <w:r w:rsidRPr="00831083">
              <w:rPr>
                <w:rFonts w:asciiTheme="minorHAnsi" w:eastAsia="Calibri" w:hAnsiTheme="minorHAnsi"/>
                <w:sz w:val="18"/>
                <w:szCs w:val="18"/>
              </w:rPr>
              <w:t>I certify that this Certificate of Verification documentation is accurate and complete.</w:t>
            </w:r>
          </w:p>
        </w:tc>
      </w:tr>
      <w:tr w:rsidR="00831083" w:rsidRPr="00831083" w14:paraId="0AF0B329" w14:textId="77777777" w:rsidTr="0074510D">
        <w:trPr>
          <w:trHeight w:val="360"/>
        </w:trPr>
        <w:tc>
          <w:tcPr>
            <w:tcW w:w="5434" w:type="dxa"/>
          </w:tcPr>
          <w:p w14:paraId="0AF0B327" w14:textId="77777777" w:rsidR="00831083" w:rsidRPr="00831083" w:rsidRDefault="00831083" w:rsidP="00831083">
            <w:pPr>
              <w:spacing w:after="200" w:line="276" w:lineRule="auto"/>
              <w:rPr>
                <w:rFonts w:asciiTheme="minorHAnsi" w:eastAsia="Calibri" w:hAnsiTheme="minorHAnsi"/>
                <w:sz w:val="14"/>
                <w:szCs w:val="14"/>
              </w:rPr>
            </w:pPr>
            <w:r w:rsidRPr="00831083">
              <w:rPr>
                <w:rFonts w:asciiTheme="minorHAnsi" w:eastAsia="Calibri" w:hAnsiTheme="minorHAnsi"/>
                <w:sz w:val="14"/>
                <w:szCs w:val="14"/>
              </w:rPr>
              <w:t>Documentation Author Name:</w:t>
            </w:r>
          </w:p>
        </w:tc>
        <w:tc>
          <w:tcPr>
            <w:tcW w:w="5516" w:type="dxa"/>
            <w:gridSpan w:val="3"/>
          </w:tcPr>
          <w:p w14:paraId="0AF0B328" w14:textId="77777777" w:rsidR="00831083" w:rsidRPr="00831083" w:rsidRDefault="00831083" w:rsidP="00831083">
            <w:pPr>
              <w:spacing w:after="200" w:line="276" w:lineRule="auto"/>
              <w:rPr>
                <w:rFonts w:asciiTheme="minorHAnsi" w:eastAsia="Calibri" w:hAnsiTheme="minorHAnsi"/>
                <w:sz w:val="14"/>
                <w:szCs w:val="14"/>
              </w:rPr>
            </w:pPr>
            <w:r w:rsidRPr="00831083">
              <w:rPr>
                <w:rFonts w:asciiTheme="minorHAnsi" w:eastAsia="Calibri" w:hAnsiTheme="minorHAnsi"/>
                <w:sz w:val="14"/>
                <w:szCs w:val="14"/>
              </w:rPr>
              <w:t>Documentation Author Signature:</w:t>
            </w:r>
          </w:p>
        </w:tc>
      </w:tr>
      <w:tr w:rsidR="00831083" w:rsidRPr="00831083" w14:paraId="0AF0B32C" w14:textId="77777777" w:rsidTr="0074510D">
        <w:trPr>
          <w:trHeight w:val="360"/>
        </w:trPr>
        <w:tc>
          <w:tcPr>
            <w:tcW w:w="5434" w:type="dxa"/>
          </w:tcPr>
          <w:p w14:paraId="0AF0B32A" w14:textId="77777777" w:rsidR="00831083" w:rsidRPr="00831083" w:rsidRDefault="00831083" w:rsidP="00831083">
            <w:pPr>
              <w:spacing w:after="200" w:line="276" w:lineRule="auto"/>
              <w:rPr>
                <w:rFonts w:asciiTheme="minorHAnsi" w:eastAsia="Calibri" w:hAnsiTheme="minorHAnsi"/>
                <w:sz w:val="14"/>
                <w:szCs w:val="14"/>
              </w:rPr>
            </w:pPr>
            <w:r w:rsidRPr="00831083">
              <w:rPr>
                <w:rFonts w:asciiTheme="minorHAnsi" w:eastAsia="Calibri" w:hAnsiTheme="minorHAnsi"/>
                <w:sz w:val="14"/>
                <w:szCs w:val="14"/>
              </w:rPr>
              <w:t>Company:</w:t>
            </w:r>
          </w:p>
        </w:tc>
        <w:tc>
          <w:tcPr>
            <w:tcW w:w="5516" w:type="dxa"/>
            <w:gridSpan w:val="3"/>
          </w:tcPr>
          <w:p w14:paraId="0AF0B32B" w14:textId="77777777" w:rsidR="00831083" w:rsidRPr="00831083" w:rsidRDefault="00831083" w:rsidP="00831083">
            <w:pPr>
              <w:spacing w:after="200" w:line="276" w:lineRule="auto"/>
              <w:rPr>
                <w:rFonts w:asciiTheme="minorHAnsi" w:eastAsia="Calibri" w:hAnsiTheme="minorHAnsi"/>
                <w:sz w:val="14"/>
                <w:szCs w:val="14"/>
              </w:rPr>
            </w:pPr>
            <w:r w:rsidRPr="00831083">
              <w:rPr>
                <w:rFonts w:asciiTheme="minorHAnsi" w:eastAsia="Calibri" w:hAnsiTheme="minorHAnsi"/>
                <w:sz w:val="14"/>
                <w:szCs w:val="14"/>
              </w:rPr>
              <w:t>Date Signed:</w:t>
            </w:r>
          </w:p>
        </w:tc>
      </w:tr>
      <w:tr w:rsidR="00831083" w:rsidRPr="00831083" w14:paraId="0AF0B32F" w14:textId="77777777" w:rsidTr="0074510D">
        <w:trPr>
          <w:trHeight w:val="360"/>
        </w:trPr>
        <w:tc>
          <w:tcPr>
            <w:tcW w:w="5434" w:type="dxa"/>
          </w:tcPr>
          <w:p w14:paraId="0AF0B32D" w14:textId="77777777" w:rsidR="00831083" w:rsidRPr="00831083" w:rsidRDefault="00831083" w:rsidP="00831083">
            <w:pPr>
              <w:spacing w:after="200" w:line="276" w:lineRule="auto"/>
              <w:rPr>
                <w:rFonts w:asciiTheme="minorHAnsi" w:eastAsia="Calibri" w:hAnsiTheme="minorHAnsi"/>
                <w:sz w:val="14"/>
                <w:szCs w:val="14"/>
              </w:rPr>
            </w:pPr>
            <w:r w:rsidRPr="00831083">
              <w:rPr>
                <w:rFonts w:asciiTheme="minorHAnsi" w:eastAsia="Calibri" w:hAnsiTheme="minorHAnsi"/>
                <w:sz w:val="14"/>
                <w:szCs w:val="14"/>
              </w:rPr>
              <w:t>Address:</w:t>
            </w:r>
          </w:p>
        </w:tc>
        <w:tc>
          <w:tcPr>
            <w:tcW w:w="5516" w:type="dxa"/>
            <w:gridSpan w:val="3"/>
          </w:tcPr>
          <w:p w14:paraId="0AF0B32E" w14:textId="77777777" w:rsidR="00831083" w:rsidRPr="00831083" w:rsidRDefault="00831083" w:rsidP="00831083">
            <w:pPr>
              <w:spacing w:after="200" w:line="276" w:lineRule="auto"/>
              <w:rPr>
                <w:rFonts w:asciiTheme="minorHAnsi" w:eastAsia="Calibri" w:hAnsiTheme="minorHAnsi"/>
                <w:sz w:val="14"/>
                <w:szCs w:val="14"/>
              </w:rPr>
            </w:pPr>
            <w:r w:rsidRPr="00831083">
              <w:rPr>
                <w:rFonts w:asciiTheme="minorHAnsi" w:eastAsia="Calibri" w:hAnsiTheme="minorHAnsi"/>
                <w:sz w:val="14"/>
                <w:szCs w:val="14"/>
              </w:rPr>
              <w:t>CEA/HERS Certification Information (if applicable):</w:t>
            </w:r>
          </w:p>
        </w:tc>
      </w:tr>
      <w:tr w:rsidR="00831083" w:rsidRPr="00831083" w14:paraId="0AF0B332" w14:textId="77777777" w:rsidTr="0074510D">
        <w:trPr>
          <w:trHeight w:val="360"/>
        </w:trPr>
        <w:tc>
          <w:tcPr>
            <w:tcW w:w="5434" w:type="dxa"/>
          </w:tcPr>
          <w:p w14:paraId="0AF0B330" w14:textId="77777777" w:rsidR="00831083" w:rsidRPr="00831083" w:rsidRDefault="00831083" w:rsidP="00831083">
            <w:pPr>
              <w:spacing w:after="200" w:line="276" w:lineRule="auto"/>
              <w:rPr>
                <w:rFonts w:asciiTheme="minorHAnsi" w:eastAsia="Calibri" w:hAnsiTheme="minorHAnsi"/>
                <w:sz w:val="14"/>
                <w:szCs w:val="14"/>
              </w:rPr>
            </w:pPr>
            <w:r w:rsidRPr="00831083">
              <w:rPr>
                <w:rFonts w:asciiTheme="minorHAnsi" w:eastAsia="Calibri" w:hAnsiTheme="minorHAnsi"/>
                <w:sz w:val="14"/>
                <w:szCs w:val="14"/>
              </w:rPr>
              <w:t>City/State/Zip:</w:t>
            </w:r>
          </w:p>
        </w:tc>
        <w:tc>
          <w:tcPr>
            <w:tcW w:w="5516" w:type="dxa"/>
            <w:gridSpan w:val="3"/>
          </w:tcPr>
          <w:p w14:paraId="0AF0B331" w14:textId="77777777" w:rsidR="00831083" w:rsidRPr="00831083" w:rsidRDefault="00831083" w:rsidP="00831083">
            <w:pPr>
              <w:spacing w:after="200" w:line="276" w:lineRule="auto"/>
              <w:rPr>
                <w:rFonts w:asciiTheme="minorHAnsi" w:eastAsia="Calibri" w:hAnsiTheme="minorHAnsi"/>
                <w:sz w:val="14"/>
                <w:szCs w:val="14"/>
              </w:rPr>
            </w:pPr>
            <w:r w:rsidRPr="00831083">
              <w:rPr>
                <w:rFonts w:asciiTheme="minorHAnsi" w:eastAsia="Calibri" w:hAnsiTheme="minorHAnsi"/>
                <w:sz w:val="14"/>
                <w:szCs w:val="14"/>
              </w:rPr>
              <w:t>Phone:</w:t>
            </w:r>
          </w:p>
        </w:tc>
      </w:tr>
      <w:tr w:rsidR="00831083" w:rsidRPr="00831083" w14:paraId="0AF0B334" w14:textId="77777777" w:rsidTr="0074510D">
        <w:tblPrEx>
          <w:tblCellMar>
            <w:left w:w="115" w:type="dxa"/>
            <w:right w:w="115" w:type="dxa"/>
          </w:tblCellMar>
        </w:tblPrEx>
        <w:trPr>
          <w:trHeight w:val="296"/>
        </w:trPr>
        <w:tc>
          <w:tcPr>
            <w:tcW w:w="10950" w:type="dxa"/>
            <w:gridSpan w:val="4"/>
            <w:vAlign w:val="center"/>
          </w:tcPr>
          <w:p w14:paraId="0AF0B333" w14:textId="77777777" w:rsidR="00831083" w:rsidRPr="00831083" w:rsidRDefault="00831083" w:rsidP="005A6EB8">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Calibri" w:hAnsiTheme="minorHAnsi"/>
                <w:sz w:val="18"/>
                <w:szCs w:val="18"/>
              </w:rPr>
            </w:pPr>
            <w:r w:rsidRPr="00831083">
              <w:rPr>
                <w:rFonts w:asciiTheme="minorHAnsi" w:eastAsia="Calibri" w:hAnsiTheme="minorHAnsi" w:cs="Arial"/>
                <w:b/>
                <w:caps/>
                <w:sz w:val="18"/>
                <w:szCs w:val="18"/>
              </w:rPr>
              <w:t xml:space="preserve">Responsible Person's Declaration statement </w:t>
            </w:r>
          </w:p>
        </w:tc>
      </w:tr>
      <w:tr w:rsidR="00831083" w:rsidRPr="00831083" w14:paraId="0AF0B33B" w14:textId="77777777" w:rsidTr="0074510D">
        <w:tblPrEx>
          <w:tblCellMar>
            <w:left w:w="115" w:type="dxa"/>
            <w:right w:w="115" w:type="dxa"/>
          </w:tblCellMar>
        </w:tblPrEx>
        <w:trPr>
          <w:trHeight w:val="504"/>
        </w:trPr>
        <w:tc>
          <w:tcPr>
            <w:tcW w:w="10950" w:type="dxa"/>
            <w:gridSpan w:val="4"/>
            <w:shd w:val="clear" w:color="auto" w:fill="auto"/>
          </w:tcPr>
          <w:p w14:paraId="0AF0B335" w14:textId="77777777" w:rsidR="00831083" w:rsidRPr="00831083" w:rsidRDefault="00831083" w:rsidP="005A6EB8">
            <w:pPr>
              <w:keepNext/>
              <w:widowControl w:val="0"/>
              <w:ind w:right="90"/>
              <w:rPr>
                <w:rFonts w:asciiTheme="minorHAnsi" w:hAnsiTheme="minorHAnsi"/>
                <w:snapToGrid w:val="0"/>
                <w:sz w:val="18"/>
                <w:szCs w:val="18"/>
              </w:rPr>
            </w:pPr>
            <w:r w:rsidRPr="00831083">
              <w:rPr>
                <w:rFonts w:asciiTheme="minorHAnsi" w:hAnsiTheme="minorHAnsi"/>
                <w:snapToGrid w:val="0"/>
                <w:sz w:val="18"/>
                <w:szCs w:val="18"/>
              </w:rPr>
              <w:t xml:space="preserve">I certify the following under penalty of perjury, under the laws of the State of California: </w:t>
            </w:r>
          </w:p>
          <w:p w14:paraId="0AF0B336" w14:textId="77777777" w:rsidR="00831083" w:rsidRPr="00831083" w:rsidRDefault="00831083" w:rsidP="005A6EB8">
            <w:pPr>
              <w:keepNext/>
              <w:widowControl w:val="0"/>
              <w:numPr>
                <w:ilvl w:val="0"/>
                <w:numId w:val="16"/>
              </w:numPr>
              <w:spacing w:line="276" w:lineRule="auto"/>
              <w:ind w:right="90"/>
              <w:rPr>
                <w:rFonts w:asciiTheme="minorHAnsi" w:hAnsiTheme="minorHAnsi"/>
                <w:snapToGrid w:val="0"/>
                <w:sz w:val="18"/>
                <w:szCs w:val="18"/>
              </w:rPr>
            </w:pPr>
            <w:r w:rsidRPr="00831083">
              <w:rPr>
                <w:rFonts w:asciiTheme="minorHAnsi" w:hAnsiTheme="minorHAnsi"/>
                <w:snapToGrid w:val="0"/>
                <w:sz w:val="18"/>
                <w:szCs w:val="18"/>
              </w:rPr>
              <w:t>The information provided on this Certificate of Verification is true and correct.</w:t>
            </w:r>
          </w:p>
          <w:p w14:paraId="0AF0B337" w14:textId="77777777" w:rsidR="00831083" w:rsidRPr="00831083" w:rsidRDefault="00831083" w:rsidP="005A6EB8">
            <w:pPr>
              <w:keepNext/>
              <w:widowControl w:val="0"/>
              <w:numPr>
                <w:ilvl w:val="0"/>
                <w:numId w:val="16"/>
              </w:numPr>
              <w:spacing w:line="276" w:lineRule="auto"/>
              <w:ind w:right="90"/>
              <w:rPr>
                <w:rFonts w:asciiTheme="minorHAnsi" w:hAnsiTheme="minorHAnsi"/>
                <w:snapToGrid w:val="0"/>
                <w:sz w:val="18"/>
                <w:szCs w:val="18"/>
              </w:rPr>
            </w:pPr>
            <w:r w:rsidRPr="00831083">
              <w:rPr>
                <w:rFonts w:asciiTheme="minorHAnsi" w:hAnsiTheme="minorHAnsi"/>
                <w:snapToGrid w:val="0"/>
                <w:sz w:val="18"/>
                <w:szCs w:val="18"/>
              </w:rPr>
              <w:t>I am the certified HERS Rater who performed the verification identified and reported on this Certificate of Verification (responsible rater).</w:t>
            </w:r>
          </w:p>
          <w:p w14:paraId="0AF0B338" w14:textId="77777777" w:rsidR="00831083" w:rsidRPr="00831083" w:rsidRDefault="00831083" w:rsidP="005A6EB8">
            <w:pPr>
              <w:keepNext/>
              <w:widowControl w:val="0"/>
              <w:numPr>
                <w:ilvl w:val="0"/>
                <w:numId w:val="16"/>
              </w:numPr>
              <w:spacing w:line="276" w:lineRule="auto"/>
              <w:ind w:right="90"/>
              <w:rPr>
                <w:rFonts w:asciiTheme="minorHAnsi" w:hAnsiTheme="minorHAnsi"/>
                <w:snapToGrid w:val="0"/>
                <w:sz w:val="18"/>
                <w:szCs w:val="18"/>
              </w:rPr>
            </w:pPr>
            <w:r w:rsidRPr="00831083">
              <w:rPr>
                <w:rFonts w:asciiTheme="minorHAnsi" w:hAnsiTheme="minorHAnsi"/>
                <w:snapToGrid w:val="0"/>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0AF0B339" w14:textId="77777777" w:rsidR="00831083" w:rsidRPr="00831083" w:rsidRDefault="00831083" w:rsidP="005A6EB8">
            <w:pPr>
              <w:keepNext/>
              <w:widowControl w:val="0"/>
              <w:numPr>
                <w:ilvl w:val="0"/>
                <w:numId w:val="16"/>
              </w:numPr>
              <w:spacing w:line="276" w:lineRule="auto"/>
              <w:ind w:right="90"/>
              <w:rPr>
                <w:rFonts w:asciiTheme="minorHAnsi" w:hAnsiTheme="minorHAnsi"/>
                <w:snapToGrid w:val="0"/>
                <w:sz w:val="18"/>
                <w:szCs w:val="18"/>
              </w:rPr>
            </w:pPr>
            <w:r w:rsidRPr="00831083">
              <w:rPr>
                <w:rFonts w:asciiTheme="minorHAnsi" w:hAnsiTheme="minorHAnsi"/>
                <w:snapToGrid w:val="0"/>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0AF0B33A" w14:textId="77777777" w:rsidR="00831083" w:rsidRPr="00831083" w:rsidRDefault="00831083" w:rsidP="005A6EB8">
            <w:pPr>
              <w:keepNext/>
              <w:widowControl w:val="0"/>
              <w:numPr>
                <w:ilvl w:val="0"/>
                <w:numId w:val="16"/>
              </w:numPr>
              <w:spacing w:line="276" w:lineRule="auto"/>
              <w:ind w:right="90"/>
              <w:rPr>
                <w:rFonts w:asciiTheme="minorHAnsi" w:hAnsiTheme="minorHAnsi"/>
                <w:snapToGrid w:val="0"/>
                <w:sz w:val="18"/>
                <w:szCs w:val="18"/>
              </w:rPr>
            </w:pPr>
            <w:r w:rsidRPr="00831083">
              <w:rPr>
                <w:rFonts w:asciiTheme="minorHAnsi" w:hAnsiTheme="minorHAnsi"/>
                <w:snapToGrid w:val="0"/>
                <w:sz w:val="18"/>
                <w:szCs w:val="18"/>
              </w:rPr>
              <w:t xml:space="preserve">I will ensure that a registered copy of this Certificate of Verification shall be posted, or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831083" w:rsidRPr="00831083" w14:paraId="0AF0B33D" w14:textId="77777777" w:rsidTr="0074510D">
        <w:tblPrEx>
          <w:tblCellMar>
            <w:left w:w="115" w:type="dxa"/>
            <w:right w:w="115" w:type="dxa"/>
          </w:tblCellMar>
        </w:tblPrEx>
        <w:trPr>
          <w:trHeight w:val="278"/>
        </w:trPr>
        <w:tc>
          <w:tcPr>
            <w:tcW w:w="10950" w:type="dxa"/>
            <w:gridSpan w:val="4"/>
            <w:vAlign w:val="center"/>
          </w:tcPr>
          <w:p w14:paraId="0AF0B33C" w14:textId="77777777" w:rsidR="00831083" w:rsidRPr="00831083" w:rsidRDefault="00831083" w:rsidP="005A6EB8">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Calibri" w:hAnsiTheme="minorHAnsi" w:cs="Arial"/>
                <w:b/>
                <w:caps/>
                <w:sz w:val="18"/>
                <w:szCs w:val="18"/>
              </w:rPr>
            </w:pPr>
            <w:r w:rsidRPr="00831083">
              <w:rPr>
                <w:rFonts w:asciiTheme="minorHAnsi" w:eastAsia="Calibri" w:hAnsiTheme="minorHAnsi" w:cs="Arial"/>
                <w:b/>
                <w:caps/>
                <w:sz w:val="18"/>
                <w:szCs w:val="18"/>
              </w:rPr>
              <w:t>BUILDER OR INSTALLER INFORMATION AS SHOWN ON THE CERTIFICATE OF INSTALLATION</w:t>
            </w:r>
          </w:p>
        </w:tc>
      </w:tr>
      <w:tr w:rsidR="00831083" w:rsidRPr="00831083" w14:paraId="0AF0B33F" w14:textId="77777777" w:rsidTr="0074510D">
        <w:tblPrEx>
          <w:tblCellMar>
            <w:left w:w="115" w:type="dxa"/>
            <w:right w:w="115" w:type="dxa"/>
          </w:tblCellMar>
        </w:tblPrEx>
        <w:trPr>
          <w:trHeight w:hRule="exact" w:val="360"/>
        </w:trPr>
        <w:tc>
          <w:tcPr>
            <w:tcW w:w="10950" w:type="dxa"/>
            <w:gridSpan w:val="4"/>
            <w:vAlign w:val="center"/>
          </w:tcPr>
          <w:p w14:paraId="0AF0B33E" w14:textId="77777777" w:rsidR="00831083" w:rsidRPr="00831083" w:rsidRDefault="00831083" w:rsidP="0083108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line="276" w:lineRule="auto"/>
              <w:rPr>
                <w:rFonts w:asciiTheme="minorHAnsi" w:eastAsia="Calibri" w:hAnsiTheme="minorHAnsi"/>
                <w:sz w:val="14"/>
                <w:szCs w:val="14"/>
              </w:rPr>
            </w:pPr>
            <w:r w:rsidRPr="00831083">
              <w:rPr>
                <w:rFonts w:asciiTheme="minorHAnsi" w:eastAsia="Calibri" w:hAnsiTheme="minorHAnsi"/>
                <w:sz w:val="14"/>
                <w:szCs w:val="14"/>
              </w:rPr>
              <w:t>Company Name (Installing Subcontractor, General Contractor, or Builder/Owner):</w:t>
            </w:r>
          </w:p>
        </w:tc>
      </w:tr>
      <w:tr w:rsidR="00831083" w:rsidRPr="00831083" w14:paraId="0AF0B342" w14:textId="77777777" w:rsidTr="0074510D">
        <w:tblPrEx>
          <w:tblCellMar>
            <w:left w:w="115" w:type="dxa"/>
            <w:right w:w="115" w:type="dxa"/>
          </w:tblCellMar>
        </w:tblPrEx>
        <w:trPr>
          <w:trHeight w:hRule="exact" w:val="360"/>
        </w:trPr>
        <w:tc>
          <w:tcPr>
            <w:tcW w:w="5475" w:type="dxa"/>
            <w:gridSpan w:val="2"/>
          </w:tcPr>
          <w:p w14:paraId="0AF0B340" w14:textId="77777777" w:rsidR="00831083" w:rsidRPr="00831083" w:rsidRDefault="00831083" w:rsidP="00831083">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line="276" w:lineRule="auto"/>
              <w:rPr>
                <w:rFonts w:asciiTheme="minorHAnsi" w:eastAsia="Calibri" w:hAnsiTheme="minorHAnsi"/>
                <w:sz w:val="14"/>
                <w:szCs w:val="14"/>
              </w:rPr>
            </w:pPr>
            <w:r w:rsidRPr="00831083">
              <w:rPr>
                <w:rFonts w:asciiTheme="minorHAnsi" w:eastAsia="Calibri" w:hAnsiTheme="minorHAnsi"/>
                <w:sz w:val="14"/>
                <w:szCs w:val="14"/>
              </w:rPr>
              <w:t>Responsible Builder or Installer Name:</w:t>
            </w:r>
          </w:p>
        </w:tc>
        <w:tc>
          <w:tcPr>
            <w:tcW w:w="5475" w:type="dxa"/>
            <w:gridSpan w:val="2"/>
          </w:tcPr>
          <w:p w14:paraId="0AF0B341" w14:textId="77777777" w:rsidR="00831083" w:rsidRPr="00831083" w:rsidRDefault="00831083" w:rsidP="00831083">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00" w:line="276" w:lineRule="auto"/>
              <w:rPr>
                <w:rFonts w:asciiTheme="minorHAnsi" w:eastAsia="Calibri" w:hAnsiTheme="minorHAnsi"/>
                <w:sz w:val="14"/>
                <w:szCs w:val="14"/>
              </w:rPr>
            </w:pPr>
            <w:r w:rsidRPr="00831083">
              <w:rPr>
                <w:rFonts w:asciiTheme="minorHAnsi" w:eastAsia="Calibri" w:hAnsiTheme="minorHAnsi"/>
                <w:sz w:val="14"/>
                <w:szCs w:val="14"/>
              </w:rPr>
              <w:t>CSLB License:</w:t>
            </w:r>
          </w:p>
        </w:tc>
      </w:tr>
      <w:tr w:rsidR="00831083" w:rsidRPr="00831083" w14:paraId="0AF0B344" w14:textId="77777777" w:rsidTr="0074510D">
        <w:tblPrEx>
          <w:tblCellMar>
            <w:left w:w="108" w:type="dxa"/>
            <w:right w:w="108" w:type="dxa"/>
          </w:tblCellMar>
        </w:tblPrEx>
        <w:trPr>
          <w:trHeight w:hRule="exact" w:val="288"/>
        </w:trPr>
        <w:tc>
          <w:tcPr>
            <w:tcW w:w="10950" w:type="dxa"/>
            <w:gridSpan w:val="4"/>
            <w:vAlign w:val="center"/>
          </w:tcPr>
          <w:p w14:paraId="0AF0B343" w14:textId="77777777" w:rsidR="00831083" w:rsidRPr="00831083" w:rsidRDefault="00831083" w:rsidP="005A6EB8">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Calibri" w:hAnsiTheme="minorHAnsi"/>
                <w:sz w:val="14"/>
                <w:szCs w:val="14"/>
              </w:rPr>
            </w:pPr>
            <w:r w:rsidRPr="00831083">
              <w:rPr>
                <w:rFonts w:asciiTheme="minorHAnsi" w:eastAsia="Calibri" w:hAnsiTheme="minorHAnsi" w:cs="Arial"/>
                <w:b/>
                <w:caps/>
                <w:sz w:val="18"/>
                <w:szCs w:val="18"/>
              </w:rPr>
              <w:t>HERS PROVIDER DATA REGISTRY INFORMATION</w:t>
            </w:r>
          </w:p>
        </w:tc>
      </w:tr>
      <w:tr w:rsidR="00831083" w:rsidRPr="00831083" w14:paraId="0AF0B347" w14:textId="77777777" w:rsidTr="0074510D">
        <w:tblPrEx>
          <w:tblCellMar>
            <w:left w:w="108" w:type="dxa"/>
            <w:right w:w="108" w:type="dxa"/>
          </w:tblCellMar>
        </w:tblPrEx>
        <w:trPr>
          <w:trHeight w:hRule="exact" w:val="360"/>
        </w:trPr>
        <w:tc>
          <w:tcPr>
            <w:tcW w:w="5482" w:type="dxa"/>
            <w:gridSpan w:val="3"/>
          </w:tcPr>
          <w:p w14:paraId="0AF0B345" w14:textId="77777777" w:rsidR="00831083" w:rsidRPr="00831083" w:rsidRDefault="00831083" w:rsidP="0083108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00" w:line="276" w:lineRule="auto"/>
              <w:rPr>
                <w:rFonts w:asciiTheme="minorHAnsi" w:eastAsia="Calibri" w:hAnsiTheme="minorHAnsi"/>
                <w:sz w:val="14"/>
                <w:szCs w:val="14"/>
              </w:rPr>
            </w:pPr>
            <w:r w:rsidRPr="00831083">
              <w:rPr>
                <w:rFonts w:asciiTheme="minorHAnsi" w:eastAsia="Calibri" w:hAnsiTheme="minorHAnsi"/>
                <w:sz w:val="14"/>
                <w:szCs w:val="14"/>
              </w:rPr>
              <w:t>Sample Group Number (if applicable):</w:t>
            </w:r>
          </w:p>
        </w:tc>
        <w:tc>
          <w:tcPr>
            <w:tcW w:w="5468" w:type="dxa"/>
          </w:tcPr>
          <w:p w14:paraId="0AF0B346" w14:textId="4C8CB5E3" w:rsidR="00831083" w:rsidRPr="00831083" w:rsidRDefault="00831083" w:rsidP="0083108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00" w:line="276" w:lineRule="auto"/>
              <w:rPr>
                <w:rFonts w:asciiTheme="minorHAnsi" w:eastAsia="Calibri" w:hAnsiTheme="minorHAnsi"/>
                <w:sz w:val="14"/>
                <w:szCs w:val="14"/>
              </w:rPr>
            </w:pPr>
            <w:r w:rsidRPr="00831083">
              <w:rPr>
                <w:rFonts w:asciiTheme="minorHAnsi" w:eastAsia="Calibri" w:hAnsiTheme="minorHAnsi"/>
                <w:sz w:val="14"/>
                <w:szCs w:val="14"/>
              </w:rPr>
              <w:t>Dwelling Test Status in Sample Group (if applicable)</w:t>
            </w:r>
            <w:r w:rsidR="005A6EB8">
              <w:rPr>
                <w:rFonts w:asciiTheme="minorHAnsi" w:eastAsia="Calibri" w:hAnsiTheme="minorHAnsi"/>
                <w:sz w:val="14"/>
                <w:szCs w:val="14"/>
              </w:rPr>
              <w:t>:</w:t>
            </w:r>
          </w:p>
        </w:tc>
      </w:tr>
      <w:tr w:rsidR="00831083" w:rsidRPr="00831083" w14:paraId="0AF0B349" w14:textId="77777777" w:rsidTr="0074510D">
        <w:tblPrEx>
          <w:tblCellMar>
            <w:left w:w="108" w:type="dxa"/>
            <w:right w:w="108" w:type="dxa"/>
          </w:tblCellMar>
        </w:tblPrEx>
        <w:trPr>
          <w:trHeight w:val="288"/>
        </w:trPr>
        <w:tc>
          <w:tcPr>
            <w:tcW w:w="10950" w:type="dxa"/>
            <w:gridSpan w:val="4"/>
            <w:vAlign w:val="center"/>
          </w:tcPr>
          <w:p w14:paraId="0AF0B348" w14:textId="77777777" w:rsidR="00831083" w:rsidRPr="00831083" w:rsidRDefault="00831083" w:rsidP="005A6EB8">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Calibri" w:hAnsiTheme="minorHAnsi"/>
                <w:sz w:val="14"/>
                <w:szCs w:val="14"/>
              </w:rPr>
            </w:pPr>
            <w:r w:rsidRPr="00831083">
              <w:rPr>
                <w:rFonts w:asciiTheme="minorHAnsi" w:eastAsia="Calibri" w:hAnsiTheme="minorHAnsi" w:cs="Arial"/>
                <w:b/>
                <w:caps/>
                <w:sz w:val="18"/>
                <w:szCs w:val="18"/>
              </w:rPr>
              <w:t>HERS RATER INFORMATION</w:t>
            </w:r>
          </w:p>
        </w:tc>
      </w:tr>
      <w:tr w:rsidR="00831083" w:rsidRPr="00831083" w14:paraId="0AF0B34B" w14:textId="77777777" w:rsidTr="0074510D">
        <w:tblPrEx>
          <w:tblCellMar>
            <w:left w:w="108" w:type="dxa"/>
            <w:right w:w="108" w:type="dxa"/>
          </w:tblCellMar>
        </w:tblPrEx>
        <w:trPr>
          <w:trHeight w:hRule="exact" w:val="360"/>
        </w:trPr>
        <w:tc>
          <w:tcPr>
            <w:tcW w:w="10950" w:type="dxa"/>
            <w:gridSpan w:val="4"/>
          </w:tcPr>
          <w:p w14:paraId="0AF0B34A" w14:textId="77777777" w:rsidR="00831083" w:rsidRPr="00831083" w:rsidRDefault="00831083" w:rsidP="00831083">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76" w:lineRule="auto"/>
              <w:ind w:right="90"/>
              <w:rPr>
                <w:rFonts w:asciiTheme="minorHAnsi" w:eastAsia="Calibri" w:hAnsiTheme="minorHAnsi"/>
                <w:sz w:val="14"/>
                <w:szCs w:val="14"/>
              </w:rPr>
            </w:pPr>
            <w:r w:rsidRPr="00831083">
              <w:rPr>
                <w:rFonts w:asciiTheme="minorHAnsi" w:eastAsia="Calibri" w:hAnsiTheme="minorHAnsi"/>
                <w:sz w:val="14"/>
                <w:szCs w:val="14"/>
              </w:rPr>
              <w:t>HERS Rater Company Name:</w:t>
            </w:r>
          </w:p>
        </w:tc>
      </w:tr>
      <w:tr w:rsidR="00831083" w:rsidRPr="00831083" w14:paraId="0AF0B34E" w14:textId="77777777" w:rsidTr="0074510D">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0AF0B34C" w14:textId="77777777" w:rsidR="00831083" w:rsidRPr="00831083" w:rsidRDefault="00831083" w:rsidP="0083108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76" w:lineRule="auto"/>
              <w:ind w:right="90"/>
              <w:rPr>
                <w:rFonts w:asciiTheme="minorHAnsi" w:eastAsia="Calibri" w:hAnsiTheme="minorHAnsi"/>
                <w:sz w:val="14"/>
                <w:szCs w:val="14"/>
              </w:rPr>
            </w:pPr>
            <w:r w:rsidRPr="00831083">
              <w:rPr>
                <w:rFonts w:asciiTheme="minorHAnsi" w:eastAsia="Calibri" w:hAnsiTheme="minorHAnsi"/>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0AF0B34D" w14:textId="77777777" w:rsidR="00831083" w:rsidRPr="00831083" w:rsidRDefault="00831083" w:rsidP="0083108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76" w:lineRule="auto"/>
              <w:ind w:right="90"/>
              <w:rPr>
                <w:rFonts w:asciiTheme="minorHAnsi" w:eastAsia="Calibri" w:hAnsiTheme="minorHAnsi"/>
                <w:sz w:val="14"/>
                <w:szCs w:val="14"/>
              </w:rPr>
            </w:pPr>
            <w:r w:rsidRPr="00831083">
              <w:rPr>
                <w:rFonts w:asciiTheme="minorHAnsi" w:eastAsia="Calibri" w:hAnsiTheme="minorHAnsi"/>
                <w:sz w:val="14"/>
                <w:szCs w:val="14"/>
              </w:rPr>
              <w:t>Responsible Rater Signature:</w:t>
            </w:r>
          </w:p>
        </w:tc>
      </w:tr>
      <w:tr w:rsidR="00831083" w:rsidRPr="00831083" w14:paraId="0AF0B351" w14:textId="77777777" w:rsidTr="0074510D">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0AF0B34F" w14:textId="4D2A9E8E" w:rsidR="00831083" w:rsidRPr="00831083" w:rsidRDefault="00831083" w:rsidP="0083108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76" w:lineRule="auto"/>
              <w:ind w:right="90"/>
              <w:rPr>
                <w:rFonts w:asciiTheme="minorHAnsi" w:eastAsia="Calibri" w:hAnsiTheme="minorHAnsi"/>
                <w:sz w:val="14"/>
                <w:szCs w:val="14"/>
              </w:rPr>
            </w:pPr>
            <w:r w:rsidRPr="00831083">
              <w:rPr>
                <w:rFonts w:asciiTheme="minorHAnsi" w:eastAsia="Calibri" w:hAnsiTheme="minorHAnsi"/>
                <w:sz w:val="14"/>
                <w:szCs w:val="14"/>
              </w:rPr>
              <w:t>Responsible Rater Certification Number w/ this HERS Provider</w:t>
            </w:r>
            <w:r w:rsidR="005A6EB8">
              <w:rPr>
                <w:rFonts w:asciiTheme="minorHAnsi" w:eastAsia="Calibri" w:hAnsiTheme="minorHAnsi"/>
                <w:sz w:val="14"/>
                <w:szCs w:val="14"/>
              </w:rPr>
              <w:t>:</w:t>
            </w:r>
          </w:p>
        </w:tc>
        <w:tc>
          <w:tcPr>
            <w:tcW w:w="5468" w:type="dxa"/>
            <w:tcBorders>
              <w:top w:val="single" w:sz="4" w:space="0" w:color="auto"/>
              <w:left w:val="single" w:sz="4" w:space="0" w:color="auto"/>
              <w:bottom w:val="single" w:sz="4" w:space="0" w:color="auto"/>
              <w:right w:val="single" w:sz="4" w:space="0" w:color="auto"/>
            </w:tcBorders>
          </w:tcPr>
          <w:p w14:paraId="0AF0B350" w14:textId="77777777" w:rsidR="00831083" w:rsidRPr="00831083" w:rsidRDefault="00831083" w:rsidP="0083108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76" w:lineRule="auto"/>
              <w:ind w:right="90"/>
              <w:rPr>
                <w:rFonts w:asciiTheme="minorHAnsi" w:eastAsia="Calibri" w:hAnsiTheme="minorHAnsi"/>
                <w:sz w:val="14"/>
                <w:szCs w:val="14"/>
              </w:rPr>
            </w:pPr>
            <w:r w:rsidRPr="00831083">
              <w:rPr>
                <w:rFonts w:asciiTheme="minorHAnsi" w:eastAsia="Calibri" w:hAnsiTheme="minorHAnsi"/>
                <w:sz w:val="14"/>
                <w:szCs w:val="14"/>
              </w:rPr>
              <w:t>Date Signed:</w:t>
            </w:r>
          </w:p>
        </w:tc>
      </w:tr>
    </w:tbl>
    <w:p w14:paraId="0AF0B352" w14:textId="77777777" w:rsidR="00831083" w:rsidRDefault="00831083" w:rsidP="00D65FA1">
      <w:pPr>
        <w:rPr>
          <w:rFonts w:asciiTheme="minorHAnsi" w:hAnsiTheme="minorHAnsi"/>
          <w:sz w:val="18"/>
          <w:szCs w:val="18"/>
        </w:rPr>
      </w:pPr>
    </w:p>
    <w:sectPr w:rsidR="00831083" w:rsidSect="000A431A">
      <w:headerReference w:type="even" r:id="rId17"/>
      <w:headerReference w:type="default" r:id="rId18"/>
      <w:footerReference w:type="default" r:id="rId19"/>
      <w:headerReference w:type="first" r:id="rId20"/>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EB79A8C" w14:textId="77777777" w:rsidR="000A431A" w:rsidRDefault="000A431A">
      <w:r>
        <w:separator/>
      </w:r>
    </w:p>
  </w:endnote>
  <w:endnote w:type="continuationSeparator" w:id="0">
    <w:p w14:paraId="782EC776" w14:textId="77777777" w:rsidR="000A431A" w:rsidRDefault="000A431A">
      <w:r>
        <w:continuationSeparator/>
      </w:r>
    </w:p>
  </w:endnote>
  <w:endnote w:type="continuationNotice" w:id="1">
    <w:p w14:paraId="60C62271" w14:textId="77777777" w:rsidR="000A431A" w:rsidRDefault="000A431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font78">
    <w:altName w:val="Cambria"/>
    <w:panose1 w:val="00000000000000000000"/>
    <w:charset w:val="4D"/>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F0B36A" w14:textId="77777777" w:rsidR="000A431A" w:rsidRPr="009213E6" w:rsidRDefault="000A431A" w:rsidP="009213E6">
    <w:pPr>
      <w:pStyle w:val="Footer"/>
      <w:rPr>
        <w:b/>
      </w:rPr>
    </w:pPr>
    <w:r w:rsidRPr="009213E6">
      <w:t xml:space="preserve">Registration Number:                                            Registration Date/Time:                                                    HERS Provider:                                   </w:t>
    </w:r>
  </w:p>
  <w:p w14:paraId="0AF0B36B" w14:textId="4D850949" w:rsidR="000A431A" w:rsidRPr="009213E6" w:rsidRDefault="000A431A" w:rsidP="009213E6">
    <w:pPr>
      <w:pStyle w:val="Footer"/>
    </w:pPr>
    <w:r w:rsidRPr="009213E6">
      <w:t>CA Building Energy Efficiency Standards - 201</w:t>
    </w:r>
    <w:r>
      <w:t>6</w:t>
    </w:r>
    <w:r w:rsidRPr="009213E6">
      <w:t xml:space="preserve"> Residential Compliance</w:t>
    </w:r>
    <w:r w:rsidRPr="009213E6">
      <w:tab/>
    </w:r>
    <w:del w:id="4" w:author="Shewmaker, Michael@Energy" w:date="2016-03-29T15:41:00Z">
      <w:r w:rsidDel="004B40A0">
        <w:delText xml:space="preserve">January </w:delText>
      </w:r>
    </w:del>
    <w:ins w:id="5" w:author="Shewmaker, Michael@Energy" w:date="2016-09-29T14:22:00Z">
      <w:r w:rsidR="002940F4">
        <w:t>September</w:t>
      </w:r>
    </w:ins>
    <w:ins w:id="6" w:author="Shewmaker, Michael@Energy" w:date="2016-03-29T15:41:00Z">
      <w:r w:rsidR="004B40A0">
        <w:t xml:space="preserve"> </w:t>
      </w:r>
    </w:ins>
    <w:r>
      <w:t>2016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F0B375" w14:textId="07604B9C" w:rsidR="000A431A" w:rsidRPr="009213E6" w:rsidRDefault="000A431A" w:rsidP="009213E6">
    <w:pPr>
      <w:pStyle w:val="Footer"/>
    </w:pPr>
    <w:r w:rsidRPr="009213E6">
      <w:t>CA Building Energy Efficiency Standards - 201</w:t>
    </w:r>
    <w:r>
      <w:t>6</w:t>
    </w:r>
    <w:r w:rsidRPr="009213E6">
      <w:t xml:space="preserve"> Residential Compliance</w:t>
    </w:r>
    <w:r w:rsidRPr="009213E6">
      <w:tab/>
    </w:r>
    <w:del w:id="7" w:author="Shewmaker, Michael@Energy" w:date="2016-03-29T15:41:00Z">
      <w:r w:rsidDel="004B40A0">
        <w:delText xml:space="preserve">January </w:delText>
      </w:r>
    </w:del>
    <w:ins w:id="8" w:author="Shewmaker, Michael@Energy" w:date="2016-09-29T14:22:00Z">
      <w:r w:rsidR="002940F4">
        <w:t>September</w:t>
      </w:r>
    </w:ins>
    <w:ins w:id="9" w:author="Shewmaker, Michael@Energy" w:date="2016-03-29T15:41:00Z">
      <w:r w:rsidR="004B40A0">
        <w:t xml:space="preserve"> </w:t>
      </w:r>
    </w:ins>
    <w:r>
      <w:t>2016</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F0B37F" w14:textId="1B0B602C" w:rsidR="000A431A" w:rsidRPr="00A165EE" w:rsidRDefault="000A431A" w:rsidP="009213E6">
    <w:pPr>
      <w:pStyle w:val="Footer"/>
      <w:rPr>
        <w:b/>
      </w:rPr>
    </w:pPr>
    <w:r w:rsidRPr="00A165EE">
      <w:t>CA Building Energy Efficiency Standards - 201</w:t>
    </w:r>
    <w:r>
      <w:t>6</w:t>
    </w:r>
    <w:r w:rsidRPr="00A165EE">
      <w:t xml:space="preserve"> Residential Compliance</w:t>
    </w:r>
    <w:r w:rsidRPr="00A165EE">
      <w:tab/>
    </w:r>
    <w:del w:id="10" w:author="Shewmaker, Michael@Energy" w:date="2016-03-29T15:41:00Z">
      <w:r w:rsidDel="004B40A0">
        <w:delText xml:space="preserve">January </w:delText>
      </w:r>
    </w:del>
    <w:ins w:id="11" w:author="Shewmaker, Michael@Energy" w:date="2016-09-29T14:22:00Z">
      <w:r w:rsidR="002940F4">
        <w:t>September</w:t>
      </w:r>
    </w:ins>
    <w:ins w:id="12" w:author="Shewmaker, Michael@Energy" w:date="2016-03-29T15:41:00Z">
      <w:r w:rsidR="004B40A0">
        <w:t xml:space="preserve"> </w:t>
      </w:r>
    </w:ins>
    <w:r>
      <w:t>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272B823" w14:textId="77777777" w:rsidR="000A431A" w:rsidRDefault="000A431A">
      <w:r>
        <w:separator/>
      </w:r>
    </w:p>
  </w:footnote>
  <w:footnote w:type="continuationSeparator" w:id="0">
    <w:p w14:paraId="001C2F3B" w14:textId="77777777" w:rsidR="000A431A" w:rsidRDefault="000A431A">
      <w:r>
        <w:continuationSeparator/>
      </w:r>
    </w:p>
  </w:footnote>
  <w:footnote w:type="continuationNotice" w:id="1">
    <w:p w14:paraId="189DAAFC" w14:textId="77777777" w:rsidR="000A431A" w:rsidRDefault="000A431A"/>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F0B357" w14:textId="77777777" w:rsidR="000A431A" w:rsidRDefault="002940F4">
    <w:pPr>
      <w:pStyle w:val="Header"/>
    </w:pPr>
    <w:r>
      <w:rPr>
        <w:noProof/>
      </w:rPr>
      <w:pict w14:anchorId="0AF0B3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4" o:spid="_x0000_s12290"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F0B358" w14:textId="0A940AC4" w:rsidR="000A431A" w:rsidRPr="007770C5" w:rsidRDefault="000A431A" w:rsidP="00352336">
    <w:pPr>
      <w:suppressAutoHyphens/>
      <w:ind w:left="-90"/>
      <w:rPr>
        <w:rFonts w:ascii="Arial" w:hAnsi="Arial" w:cs="Arial"/>
        <w:sz w:val="14"/>
        <w:szCs w:val="14"/>
      </w:rPr>
    </w:pPr>
    <w:r w:rsidRPr="005A6EB8">
      <w:rPr>
        <w:rFonts w:ascii="Arial" w:hAnsi="Arial" w:cs="Arial"/>
        <w:noProof/>
        <w:sz w:val="14"/>
        <w:szCs w:val="14"/>
      </w:rPr>
      <w:drawing>
        <wp:anchor distT="0" distB="0" distL="114300" distR="114300" simplePos="0" relativeHeight="251658240" behindDoc="0" locked="0" layoutInCell="1" allowOverlap="1" wp14:anchorId="0AF0B383" wp14:editId="2EB920D3">
          <wp:simplePos x="0" y="0"/>
          <wp:positionH relativeFrom="margin">
            <wp:posOffset>6625590</wp:posOffset>
          </wp:positionH>
          <wp:positionV relativeFrom="margin">
            <wp:posOffset>-1209675</wp:posOffset>
          </wp:positionV>
          <wp:extent cx="308610" cy="270510"/>
          <wp:effectExtent l="0" t="0" r="0" b="0"/>
          <wp:wrapSquare wrapText="bothSides"/>
          <wp:docPr id="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08610" cy="270510"/>
                  </a:xfrm>
                  <a:prstGeom prst="rect">
                    <a:avLst/>
                  </a:prstGeom>
                  <a:noFill/>
                  <a:ln w="9525">
                    <a:noFill/>
                    <a:miter lim="800000"/>
                    <a:headEnd/>
                    <a:tailEnd/>
                  </a:ln>
                </pic:spPr>
              </pic:pic>
            </a:graphicData>
          </a:graphic>
          <wp14:sizeRelV relativeFrom="margin">
            <wp14:pctHeight>0</wp14:pctHeight>
          </wp14:sizeRelV>
        </wp:anchor>
      </w:drawing>
    </w:r>
    <w:r w:rsidR="002940F4">
      <w:rPr>
        <w:rFonts w:ascii="Arial" w:hAnsi="Arial" w:cs="Arial"/>
        <w:noProof/>
        <w:sz w:val="14"/>
        <w:szCs w:val="14"/>
      </w:rPr>
      <w:pict w14:anchorId="0AF0B3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5" o:spid="_x0000_s12291" type="#_x0000_t75" style="position:absolute;left:0;text-align:left;margin-left:0;margin-top:0;width:10in;height:540pt;z-index:-251658237;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Pr="007770C5">
      <w:rPr>
        <w:rFonts w:ascii="Arial" w:hAnsi="Arial" w:cs="Arial"/>
        <w:sz w:val="14"/>
        <w:szCs w:val="14"/>
      </w:rPr>
      <w:t>STATE OF CALIFORNIA</w:t>
    </w:r>
  </w:p>
  <w:p w14:paraId="0AF0B359" w14:textId="77777777" w:rsidR="000A431A" w:rsidRPr="007770C5" w:rsidRDefault="000A431A" w:rsidP="00352336">
    <w:pPr>
      <w:suppressAutoHyphens/>
      <w:ind w:left="-90"/>
      <w:rPr>
        <w:rFonts w:ascii="Arial" w:hAnsi="Arial" w:cs="Arial"/>
        <w:b/>
        <w:sz w:val="24"/>
        <w:szCs w:val="24"/>
      </w:rPr>
    </w:pPr>
    <w:r>
      <w:rPr>
        <w:rFonts w:ascii="Arial" w:hAnsi="Arial" w:cs="Arial"/>
        <w:b/>
        <w:sz w:val="24"/>
        <w:szCs w:val="24"/>
      </w:rPr>
      <w:t>INDOOR AIR QUALITY AND MECHANICAL VENTILATION</w:t>
    </w:r>
  </w:p>
  <w:p w14:paraId="0AF0B35A" w14:textId="2554BB1A" w:rsidR="000A431A" w:rsidRPr="007770C5" w:rsidRDefault="000A431A" w:rsidP="00352336">
    <w:pPr>
      <w:suppressAutoHyphens/>
      <w:ind w:left="-90"/>
      <w:rPr>
        <w:rFonts w:ascii="Arial" w:hAnsi="Arial" w:cs="Arial"/>
        <w:sz w:val="14"/>
        <w:szCs w:val="14"/>
      </w:rPr>
    </w:pPr>
    <w:r>
      <w:rPr>
        <w:rFonts w:ascii="Arial" w:hAnsi="Arial" w:cs="Arial"/>
        <w:sz w:val="14"/>
        <w:szCs w:val="14"/>
      </w:rPr>
      <w:t>CEC-CF3R-MCH-27-H</w:t>
    </w:r>
    <w:r w:rsidRPr="007770C5">
      <w:rPr>
        <w:rFonts w:ascii="Arial" w:hAnsi="Arial" w:cs="Arial"/>
        <w:sz w:val="14"/>
        <w:szCs w:val="14"/>
      </w:rPr>
      <w:t xml:space="preserve"> (Revised </w:t>
    </w:r>
    <w:del w:id="1" w:author="Shewmaker, Michael@Energy" w:date="2016-09-29T14:22:00Z">
      <w:r w:rsidDel="002940F4">
        <w:rPr>
          <w:rFonts w:ascii="Arial" w:hAnsi="Arial" w:cs="Arial"/>
          <w:sz w:val="14"/>
          <w:szCs w:val="14"/>
        </w:rPr>
        <w:delText>0</w:delText>
      </w:r>
    </w:del>
    <w:del w:id="2" w:author="Shewmaker, Michael@Energy" w:date="2016-03-29T15:40:00Z">
      <w:r w:rsidDel="004B40A0">
        <w:rPr>
          <w:rFonts w:ascii="Arial" w:hAnsi="Arial" w:cs="Arial"/>
          <w:sz w:val="14"/>
          <w:szCs w:val="14"/>
        </w:rPr>
        <w:delText>1</w:delText>
      </w:r>
    </w:del>
    <w:ins w:id="3" w:author="Shewmaker, Michael@Energy" w:date="2016-09-29T14:22:00Z">
      <w:r w:rsidR="002940F4">
        <w:rPr>
          <w:rFonts w:ascii="Arial" w:hAnsi="Arial" w:cs="Arial"/>
          <w:sz w:val="14"/>
          <w:szCs w:val="14"/>
        </w:rPr>
        <w:t>09</w:t>
      </w:r>
    </w:ins>
    <w:r>
      <w:rPr>
        <w:rFonts w:ascii="Arial" w:hAnsi="Arial" w:cs="Arial"/>
        <w:sz w:val="14"/>
        <w:szCs w:val="14"/>
      </w:rPr>
      <w:t>/16</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055"/>
      <w:gridCol w:w="3531"/>
      <w:gridCol w:w="2475"/>
    </w:tblGrid>
    <w:tr w:rsidR="000A431A" w:rsidRPr="00F85124" w14:paraId="0AF0B35D" w14:textId="77777777" w:rsidTr="0013183D">
      <w:trPr>
        <w:cantSplit/>
        <w:trHeight w:val="288"/>
      </w:trPr>
      <w:tc>
        <w:tcPr>
          <w:tcW w:w="3881" w:type="pct"/>
          <w:gridSpan w:val="2"/>
          <w:tcBorders>
            <w:bottom w:val="single" w:sz="4" w:space="0" w:color="auto"/>
            <w:right w:val="nil"/>
          </w:tcBorders>
          <w:vAlign w:val="center"/>
        </w:tcPr>
        <w:p w14:paraId="0AF0B35B" w14:textId="77777777" w:rsidR="000A431A" w:rsidRPr="00D65FA1" w:rsidRDefault="000A431A" w:rsidP="0013183D">
          <w:pPr>
            <w:pStyle w:val="Style17"/>
            <w:rPr>
              <w:b/>
              <w:sz w:val="20"/>
            </w:rPr>
          </w:pPr>
          <w:r w:rsidRPr="00D65FA1">
            <w:rPr>
              <w:sz w:val="20"/>
            </w:rPr>
            <w:t xml:space="preserve">CERTIFICATE OF </w:t>
          </w:r>
          <w:r>
            <w:rPr>
              <w:sz w:val="20"/>
            </w:rPr>
            <w:t>VERIFICATION</w:t>
          </w:r>
        </w:p>
      </w:tc>
      <w:tc>
        <w:tcPr>
          <w:tcW w:w="1119" w:type="pct"/>
          <w:tcBorders>
            <w:left w:val="nil"/>
            <w:bottom w:val="single" w:sz="4" w:space="0" w:color="auto"/>
          </w:tcBorders>
          <w:tcMar>
            <w:left w:w="115" w:type="dxa"/>
            <w:right w:w="115" w:type="dxa"/>
          </w:tcMar>
          <w:vAlign w:val="center"/>
        </w:tcPr>
        <w:p w14:paraId="0AF0B35C" w14:textId="77777777" w:rsidR="000A431A" w:rsidRPr="00D65FA1" w:rsidRDefault="000A431A" w:rsidP="003052DF">
          <w:pPr>
            <w:pStyle w:val="Style18"/>
            <w:rPr>
              <w:b/>
              <w:sz w:val="20"/>
            </w:rPr>
          </w:pPr>
          <w:r w:rsidRPr="00D65FA1">
            <w:rPr>
              <w:sz w:val="20"/>
            </w:rPr>
            <w:t>CF</w:t>
          </w:r>
          <w:r>
            <w:rPr>
              <w:sz w:val="20"/>
            </w:rPr>
            <w:t>3</w:t>
          </w:r>
          <w:r w:rsidRPr="00D65FA1">
            <w:rPr>
              <w:sz w:val="20"/>
            </w:rPr>
            <w:t>R-MCH-27</w:t>
          </w:r>
          <w:r>
            <w:rPr>
              <w:sz w:val="20"/>
            </w:rPr>
            <w:t>b-H</w:t>
          </w:r>
        </w:p>
      </w:tc>
    </w:tr>
    <w:tr w:rsidR="000A431A" w:rsidRPr="00F85124" w14:paraId="0AF0B360" w14:textId="77777777" w:rsidTr="0013183D">
      <w:trPr>
        <w:cantSplit/>
        <w:trHeight w:val="288"/>
      </w:trPr>
      <w:tc>
        <w:tcPr>
          <w:tcW w:w="2285" w:type="pct"/>
          <w:tcBorders>
            <w:right w:val="nil"/>
          </w:tcBorders>
        </w:tcPr>
        <w:p w14:paraId="0AF0B35E" w14:textId="77777777" w:rsidR="000A431A" w:rsidRPr="00F85124" w:rsidRDefault="000A431A" w:rsidP="0013183D">
          <w:pPr>
            <w:pStyle w:val="Style19"/>
            <w:rPr>
              <w:sz w:val="12"/>
              <w:szCs w:val="12"/>
            </w:rPr>
          </w:pPr>
          <w:r w:rsidRPr="00505A99">
            <w:t>Indoor Air Quality and Mechanical Ventilation</w:t>
          </w:r>
        </w:p>
      </w:tc>
      <w:tc>
        <w:tcPr>
          <w:tcW w:w="2715" w:type="pct"/>
          <w:gridSpan w:val="2"/>
          <w:tcBorders>
            <w:left w:val="nil"/>
          </w:tcBorders>
        </w:tcPr>
        <w:p w14:paraId="0AF0B35F" w14:textId="77777777" w:rsidR="000A431A" w:rsidRPr="00F85124" w:rsidRDefault="000A431A" w:rsidP="0013183D">
          <w:pPr>
            <w:tabs>
              <w:tab w:val="right" w:pos="10543"/>
            </w:tabs>
            <w:jc w:val="right"/>
            <w:rPr>
              <w:rFonts w:asciiTheme="minorHAnsi" w:hAnsiTheme="minorHAnsi"/>
              <w:sz w:val="12"/>
              <w:szCs w:val="12"/>
            </w:rPr>
          </w:pPr>
          <w:r w:rsidRPr="00F85124">
            <w:rPr>
              <w:rFonts w:asciiTheme="minorHAnsi" w:hAnsiTheme="minorHAnsi"/>
              <w:bCs/>
            </w:rPr>
            <w:t xml:space="preserve">(Page </w:t>
          </w:r>
          <w:r>
            <w:fldChar w:fldCharType="begin"/>
          </w:r>
          <w:r>
            <w:instrText xml:space="preserve"> PAGE   \* MERGEFORMAT </w:instrText>
          </w:r>
          <w:r>
            <w:fldChar w:fldCharType="separate"/>
          </w:r>
          <w:r w:rsidR="002940F4" w:rsidRPr="002940F4">
            <w:rPr>
              <w:rFonts w:asciiTheme="minorHAnsi" w:hAnsiTheme="minorHAnsi"/>
              <w:bCs/>
              <w:noProof/>
            </w:rPr>
            <w:t>1</w:t>
          </w:r>
          <w:r>
            <w:rPr>
              <w:rFonts w:asciiTheme="minorHAnsi" w:hAnsiTheme="minorHAnsi"/>
              <w:bCs/>
              <w:noProof/>
            </w:rPr>
            <w:fldChar w:fldCharType="end"/>
          </w:r>
          <w:r w:rsidRPr="00F85124">
            <w:rPr>
              <w:rFonts w:asciiTheme="minorHAnsi" w:hAnsiTheme="minorHAnsi"/>
              <w:bCs/>
            </w:rPr>
            <w:t xml:space="preserve"> of </w:t>
          </w:r>
          <w:fldSimple w:instr=" SECTIONPAGES   \* MERGEFORMAT ">
            <w:r w:rsidR="002940F4" w:rsidRPr="002940F4">
              <w:rPr>
                <w:rFonts w:asciiTheme="minorHAnsi" w:hAnsiTheme="minorHAnsi"/>
                <w:bCs/>
                <w:noProof/>
              </w:rPr>
              <w:t>2</w:t>
            </w:r>
          </w:fldSimple>
          <w:r w:rsidRPr="00F85124">
            <w:rPr>
              <w:rFonts w:asciiTheme="minorHAnsi" w:hAnsiTheme="minorHAnsi"/>
              <w:bCs/>
            </w:rPr>
            <w:t>)</w:t>
          </w:r>
        </w:p>
      </w:tc>
    </w:tr>
    <w:tr w:rsidR="000A431A" w:rsidRPr="00F85124" w14:paraId="0AF0B364" w14:textId="77777777" w:rsidTr="0013183D">
      <w:trPr>
        <w:cantSplit/>
        <w:trHeight w:val="288"/>
      </w:trPr>
      <w:tc>
        <w:tcPr>
          <w:tcW w:w="0" w:type="auto"/>
        </w:tcPr>
        <w:p w14:paraId="0AF0B361" w14:textId="77777777" w:rsidR="000A431A" w:rsidRPr="00F85124" w:rsidRDefault="000A431A" w:rsidP="0013183D">
          <w:pPr>
            <w:pStyle w:val="Style20"/>
          </w:pPr>
          <w:r w:rsidRPr="00F85124">
            <w:t>Project Name:</w:t>
          </w:r>
        </w:p>
      </w:tc>
      <w:tc>
        <w:tcPr>
          <w:tcW w:w="1596" w:type="pct"/>
        </w:tcPr>
        <w:p w14:paraId="0AF0B362" w14:textId="77777777" w:rsidR="000A431A" w:rsidRPr="00F85124" w:rsidRDefault="000A431A" w:rsidP="0013183D">
          <w:pPr>
            <w:pStyle w:val="Style20"/>
          </w:pPr>
          <w:r w:rsidRPr="00F85124">
            <w:t>Enforcement Agency:</w:t>
          </w:r>
        </w:p>
      </w:tc>
      <w:tc>
        <w:tcPr>
          <w:tcW w:w="1119" w:type="pct"/>
        </w:tcPr>
        <w:p w14:paraId="0AF0B363" w14:textId="77777777" w:rsidR="000A431A" w:rsidRPr="00F85124" w:rsidRDefault="000A431A" w:rsidP="0013183D">
          <w:pPr>
            <w:pStyle w:val="Style20"/>
          </w:pPr>
          <w:r w:rsidRPr="00F85124">
            <w:t>Permit Number:</w:t>
          </w:r>
        </w:p>
      </w:tc>
    </w:tr>
    <w:tr w:rsidR="000A431A" w:rsidRPr="00F85124" w14:paraId="0AF0B368" w14:textId="77777777" w:rsidTr="0013183D">
      <w:trPr>
        <w:cantSplit/>
        <w:trHeight w:val="288"/>
      </w:trPr>
      <w:tc>
        <w:tcPr>
          <w:tcW w:w="0" w:type="auto"/>
        </w:tcPr>
        <w:p w14:paraId="0AF0B365" w14:textId="77777777" w:rsidR="000A431A" w:rsidRPr="00F85124" w:rsidRDefault="000A431A" w:rsidP="0013183D">
          <w:pPr>
            <w:pStyle w:val="Style20"/>
            <w:rPr>
              <w:vertAlign w:val="superscript"/>
            </w:rPr>
          </w:pPr>
          <w:r w:rsidRPr="00F85124">
            <w:t>Dwelling Address:</w:t>
          </w:r>
        </w:p>
      </w:tc>
      <w:tc>
        <w:tcPr>
          <w:tcW w:w="1596" w:type="pct"/>
        </w:tcPr>
        <w:p w14:paraId="0AF0B366" w14:textId="7F52F36F" w:rsidR="000A431A" w:rsidRPr="00F85124" w:rsidRDefault="000A431A" w:rsidP="0013183D">
          <w:pPr>
            <w:pStyle w:val="Style20"/>
            <w:rPr>
              <w:vertAlign w:val="superscript"/>
            </w:rPr>
          </w:pPr>
          <w:r w:rsidRPr="00F85124">
            <w:t>City</w:t>
          </w:r>
          <w:r>
            <w:t>:</w:t>
          </w:r>
        </w:p>
      </w:tc>
      <w:tc>
        <w:tcPr>
          <w:tcW w:w="1119" w:type="pct"/>
        </w:tcPr>
        <w:p w14:paraId="0AF0B367" w14:textId="2C51E422" w:rsidR="000A431A" w:rsidRPr="00F85124" w:rsidRDefault="000A431A" w:rsidP="0013183D">
          <w:pPr>
            <w:pStyle w:val="Style20"/>
            <w:rPr>
              <w:vertAlign w:val="superscript"/>
            </w:rPr>
          </w:pPr>
          <w:r w:rsidRPr="00F85124">
            <w:t>Zip Code</w:t>
          </w:r>
          <w:r>
            <w:t>:</w:t>
          </w:r>
        </w:p>
      </w:tc>
    </w:tr>
  </w:tbl>
  <w:p w14:paraId="0AF0B369" w14:textId="77777777" w:rsidR="000A431A" w:rsidRDefault="000A431A">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F0B36C" w14:textId="77777777" w:rsidR="000A431A" w:rsidRDefault="002940F4">
    <w:pPr>
      <w:pStyle w:val="Header"/>
    </w:pPr>
    <w:r>
      <w:rPr>
        <w:noProof/>
      </w:rPr>
      <w:pict w14:anchorId="0AF0B3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3" o:spid="_x0000_s12289"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F0B36D" w14:textId="77777777" w:rsidR="000A431A" w:rsidRDefault="002940F4">
    <w:pPr>
      <w:pStyle w:val="Header"/>
    </w:pPr>
    <w:r>
      <w:rPr>
        <w:noProof/>
      </w:rPr>
      <w:pict w14:anchorId="0AF0B38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7" o:spid="_x0000_s12293"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055"/>
      <w:gridCol w:w="3531"/>
      <w:gridCol w:w="2475"/>
    </w:tblGrid>
    <w:tr w:rsidR="000A431A" w:rsidRPr="00F85124" w14:paraId="0AF0B370" w14:textId="77777777" w:rsidTr="00023A98">
      <w:trPr>
        <w:cantSplit/>
        <w:trHeight w:val="288"/>
      </w:trPr>
      <w:tc>
        <w:tcPr>
          <w:tcW w:w="3881" w:type="pct"/>
          <w:gridSpan w:val="2"/>
          <w:tcBorders>
            <w:bottom w:val="single" w:sz="4" w:space="0" w:color="auto"/>
            <w:right w:val="nil"/>
          </w:tcBorders>
          <w:vAlign w:val="center"/>
        </w:tcPr>
        <w:p w14:paraId="0AF0B36E" w14:textId="77777777" w:rsidR="000A431A" w:rsidRPr="00927918" w:rsidRDefault="002940F4" w:rsidP="00023A98">
          <w:pPr>
            <w:pStyle w:val="Style17"/>
            <w:rPr>
              <w:b/>
              <w:sz w:val="20"/>
            </w:rPr>
          </w:pPr>
          <w:r>
            <w:rPr>
              <w:noProof/>
              <w:sz w:val="20"/>
            </w:rPr>
            <w:pict w14:anchorId="0AF0B3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8" o:spid="_x0000_s12294"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0A431A" w:rsidRPr="00927918">
            <w:rPr>
              <w:sz w:val="20"/>
            </w:rPr>
            <w:t xml:space="preserve">CERTIFICATE OF </w:t>
          </w:r>
          <w:r w:rsidR="000A431A">
            <w:rPr>
              <w:sz w:val="20"/>
            </w:rPr>
            <w:t>VERIFICATION</w:t>
          </w:r>
          <w:r w:rsidR="000A431A" w:rsidRPr="0053106D">
            <w:rPr>
              <w:sz w:val="20"/>
            </w:rPr>
            <w:t xml:space="preserve"> </w:t>
          </w:r>
          <w:r w:rsidR="000A431A">
            <w:rPr>
              <w:sz w:val="20"/>
            </w:rPr>
            <w:t xml:space="preserve">- </w:t>
          </w:r>
          <w:r w:rsidR="000A431A" w:rsidRPr="0053106D">
            <w:rPr>
              <w:sz w:val="20"/>
            </w:rPr>
            <w:t>USER INSTRUCTIONS</w:t>
          </w:r>
        </w:p>
      </w:tc>
      <w:tc>
        <w:tcPr>
          <w:tcW w:w="1119" w:type="pct"/>
          <w:tcBorders>
            <w:left w:val="nil"/>
            <w:bottom w:val="single" w:sz="4" w:space="0" w:color="auto"/>
          </w:tcBorders>
          <w:tcMar>
            <w:left w:w="115" w:type="dxa"/>
            <w:right w:w="115" w:type="dxa"/>
          </w:tcMar>
          <w:vAlign w:val="center"/>
        </w:tcPr>
        <w:p w14:paraId="0AF0B36F" w14:textId="77777777" w:rsidR="000A431A" w:rsidRPr="00927918" w:rsidRDefault="000A431A" w:rsidP="003052DF">
          <w:pPr>
            <w:pStyle w:val="Style18"/>
            <w:rPr>
              <w:b/>
              <w:sz w:val="20"/>
            </w:rPr>
          </w:pPr>
          <w:r w:rsidRPr="00927918">
            <w:rPr>
              <w:sz w:val="20"/>
            </w:rPr>
            <w:t>CF</w:t>
          </w:r>
          <w:r>
            <w:rPr>
              <w:sz w:val="20"/>
            </w:rPr>
            <w:t>3</w:t>
          </w:r>
          <w:r w:rsidRPr="00927918">
            <w:rPr>
              <w:sz w:val="20"/>
            </w:rPr>
            <w:t>R-MCH-27</w:t>
          </w:r>
          <w:r>
            <w:rPr>
              <w:sz w:val="20"/>
            </w:rPr>
            <w:t>b-H</w:t>
          </w:r>
        </w:p>
      </w:tc>
    </w:tr>
    <w:tr w:rsidR="000A431A" w:rsidRPr="00F85124" w14:paraId="0AF0B373" w14:textId="77777777" w:rsidTr="00023A98">
      <w:trPr>
        <w:cantSplit/>
        <w:trHeight w:val="288"/>
      </w:trPr>
      <w:tc>
        <w:tcPr>
          <w:tcW w:w="2285" w:type="pct"/>
          <w:tcBorders>
            <w:right w:val="nil"/>
          </w:tcBorders>
        </w:tcPr>
        <w:p w14:paraId="0AF0B371" w14:textId="77777777" w:rsidR="000A431A" w:rsidRPr="00F85124" w:rsidRDefault="000A431A" w:rsidP="00023A98">
          <w:pPr>
            <w:pStyle w:val="Style19"/>
            <w:rPr>
              <w:sz w:val="12"/>
              <w:szCs w:val="12"/>
            </w:rPr>
          </w:pPr>
          <w:r w:rsidRPr="00505A99">
            <w:t>Indoor Air Quality and Mechanical Ventilation</w:t>
          </w:r>
          <w:r>
            <w:t xml:space="preserve"> – MCH-27b</w:t>
          </w:r>
        </w:p>
      </w:tc>
      <w:tc>
        <w:tcPr>
          <w:tcW w:w="2715" w:type="pct"/>
          <w:gridSpan w:val="2"/>
          <w:tcBorders>
            <w:left w:val="nil"/>
          </w:tcBorders>
        </w:tcPr>
        <w:p w14:paraId="0AF0B372" w14:textId="77777777" w:rsidR="000A431A" w:rsidRPr="00F85124" w:rsidRDefault="000A431A" w:rsidP="00023A98">
          <w:pPr>
            <w:tabs>
              <w:tab w:val="right" w:pos="10543"/>
            </w:tabs>
            <w:jc w:val="right"/>
            <w:rPr>
              <w:rFonts w:asciiTheme="minorHAnsi" w:hAnsiTheme="minorHAnsi"/>
              <w:sz w:val="12"/>
              <w:szCs w:val="12"/>
            </w:rPr>
          </w:pPr>
          <w:r w:rsidRPr="00F85124">
            <w:rPr>
              <w:rFonts w:asciiTheme="minorHAnsi" w:hAnsiTheme="minorHAnsi"/>
              <w:bCs/>
            </w:rPr>
            <w:t xml:space="preserve">(Page </w:t>
          </w:r>
          <w:r>
            <w:fldChar w:fldCharType="begin"/>
          </w:r>
          <w:r>
            <w:instrText xml:space="preserve"> PAGE   \* MERGEFORMAT </w:instrText>
          </w:r>
          <w:r>
            <w:fldChar w:fldCharType="separate"/>
          </w:r>
          <w:r w:rsidR="002940F4" w:rsidRPr="002940F4">
            <w:rPr>
              <w:rFonts w:asciiTheme="minorHAnsi" w:hAnsiTheme="minorHAnsi"/>
              <w:bCs/>
              <w:noProof/>
            </w:rPr>
            <w:t>3</w:t>
          </w:r>
          <w:r>
            <w:rPr>
              <w:rFonts w:asciiTheme="minorHAnsi" w:hAnsiTheme="minorHAnsi"/>
              <w:bCs/>
              <w:noProof/>
            </w:rPr>
            <w:fldChar w:fldCharType="end"/>
          </w:r>
          <w:r w:rsidRPr="00F85124">
            <w:rPr>
              <w:rFonts w:asciiTheme="minorHAnsi" w:hAnsiTheme="minorHAnsi"/>
              <w:bCs/>
            </w:rPr>
            <w:t xml:space="preserve"> of </w:t>
          </w:r>
          <w:fldSimple w:instr=" SECTIONPAGES   \* MERGEFORMAT ">
            <w:r w:rsidR="002940F4" w:rsidRPr="002940F4">
              <w:rPr>
                <w:rFonts w:asciiTheme="minorHAnsi" w:hAnsiTheme="minorHAnsi"/>
                <w:bCs/>
                <w:noProof/>
              </w:rPr>
              <w:t>3</w:t>
            </w:r>
          </w:fldSimple>
          <w:r w:rsidRPr="00F85124">
            <w:rPr>
              <w:rFonts w:asciiTheme="minorHAnsi" w:hAnsiTheme="minorHAnsi"/>
              <w:bCs/>
            </w:rPr>
            <w:t>)</w:t>
          </w:r>
        </w:p>
      </w:tc>
    </w:tr>
  </w:tbl>
  <w:p w14:paraId="0AF0B374" w14:textId="77777777" w:rsidR="000A431A" w:rsidRDefault="000A431A" w:rsidP="00D65FA1">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F0B376" w14:textId="77777777" w:rsidR="000A431A" w:rsidRDefault="002940F4">
    <w:pPr>
      <w:pStyle w:val="Header"/>
    </w:pPr>
    <w:r>
      <w:rPr>
        <w:noProof/>
      </w:rPr>
      <w:pict w14:anchorId="0AF0B3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6" o:spid="_x0000_s12292"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F0B377" w14:textId="77777777" w:rsidR="000A431A" w:rsidRDefault="002940F4">
    <w:pPr>
      <w:pStyle w:val="Header"/>
    </w:pPr>
    <w:r>
      <w:rPr>
        <w:noProof/>
      </w:rPr>
      <w:pict w14:anchorId="0AF0B3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10" o:spid="_x0000_s12296"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055"/>
      <w:gridCol w:w="3531"/>
      <w:gridCol w:w="2475"/>
    </w:tblGrid>
    <w:tr w:rsidR="000A431A" w:rsidRPr="00F85124" w14:paraId="0AF0B37A" w14:textId="77777777" w:rsidTr="00023A98">
      <w:trPr>
        <w:cantSplit/>
        <w:trHeight w:val="288"/>
      </w:trPr>
      <w:tc>
        <w:tcPr>
          <w:tcW w:w="3881" w:type="pct"/>
          <w:gridSpan w:val="2"/>
          <w:tcBorders>
            <w:bottom w:val="single" w:sz="4" w:space="0" w:color="auto"/>
            <w:right w:val="nil"/>
          </w:tcBorders>
          <w:vAlign w:val="center"/>
        </w:tcPr>
        <w:p w14:paraId="0AF0B378" w14:textId="77777777" w:rsidR="000A431A" w:rsidRPr="00D65FA1" w:rsidRDefault="002940F4" w:rsidP="00023A98">
          <w:pPr>
            <w:pStyle w:val="Style17"/>
            <w:rPr>
              <w:b/>
              <w:sz w:val="20"/>
            </w:rPr>
          </w:pPr>
          <w:r>
            <w:rPr>
              <w:noProof/>
              <w:sz w:val="20"/>
            </w:rPr>
            <w:pict w14:anchorId="0AF0B3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11" o:spid="_x0000_s12297" type="#_x0000_t75" style="position:absolute;margin-left:0;margin-top:0;width:10in;height:540pt;z-index:-251658231;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0A431A" w:rsidRPr="00D65FA1">
            <w:rPr>
              <w:sz w:val="20"/>
            </w:rPr>
            <w:t xml:space="preserve">CERTIFICATE OF </w:t>
          </w:r>
          <w:r w:rsidR="000A431A">
            <w:rPr>
              <w:sz w:val="20"/>
            </w:rPr>
            <w:t>VERIFICATION – DATA FIELD DEFINITIONS AND CALCULATIONS</w:t>
          </w:r>
        </w:p>
      </w:tc>
      <w:tc>
        <w:tcPr>
          <w:tcW w:w="1119" w:type="pct"/>
          <w:tcBorders>
            <w:left w:val="nil"/>
            <w:bottom w:val="single" w:sz="4" w:space="0" w:color="auto"/>
          </w:tcBorders>
          <w:tcMar>
            <w:left w:w="115" w:type="dxa"/>
            <w:right w:w="115" w:type="dxa"/>
          </w:tcMar>
          <w:vAlign w:val="center"/>
        </w:tcPr>
        <w:p w14:paraId="0AF0B379" w14:textId="77777777" w:rsidR="000A431A" w:rsidRPr="00D65FA1" w:rsidRDefault="000A431A" w:rsidP="003052DF">
          <w:pPr>
            <w:pStyle w:val="Style18"/>
            <w:rPr>
              <w:b/>
              <w:sz w:val="20"/>
            </w:rPr>
          </w:pPr>
          <w:r w:rsidRPr="00D65FA1">
            <w:rPr>
              <w:sz w:val="20"/>
            </w:rPr>
            <w:t>CF</w:t>
          </w:r>
          <w:r>
            <w:rPr>
              <w:sz w:val="20"/>
            </w:rPr>
            <w:t>3</w:t>
          </w:r>
          <w:r w:rsidRPr="00D65FA1">
            <w:rPr>
              <w:sz w:val="20"/>
            </w:rPr>
            <w:t>R-MCH-27</w:t>
          </w:r>
          <w:r>
            <w:rPr>
              <w:sz w:val="20"/>
            </w:rPr>
            <w:t>b-H</w:t>
          </w:r>
        </w:p>
      </w:tc>
    </w:tr>
    <w:tr w:rsidR="000A431A" w:rsidRPr="00F85124" w14:paraId="0AF0B37D" w14:textId="77777777" w:rsidTr="00023A98">
      <w:trPr>
        <w:cantSplit/>
        <w:trHeight w:val="288"/>
      </w:trPr>
      <w:tc>
        <w:tcPr>
          <w:tcW w:w="2285" w:type="pct"/>
          <w:tcBorders>
            <w:right w:val="nil"/>
          </w:tcBorders>
        </w:tcPr>
        <w:p w14:paraId="0AF0B37B" w14:textId="77777777" w:rsidR="000A431A" w:rsidRPr="00F85124" w:rsidRDefault="000A431A" w:rsidP="00023A98">
          <w:pPr>
            <w:pStyle w:val="Style19"/>
            <w:rPr>
              <w:sz w:val="12"/>
              <w:szCs w:val="12"/>
            </w:rPr>
          </w:pPr>
          <w:r w:rsidRPr="00505A99">
            <w:t>Indoor Air Quality and Mechanical Ventilation</w:t>
          </w:r>
          <w:r>
            <w:t xml:space="preserve"> – MCH-27b</w:t>
          </w:r>
        </w:p>
      </w:tc>
      <w:tc>
        <w:tcPr>
          <w:tcW w:w="2715" w:type="pct"/>
          <w:gridSpan w:val="2"/>
          <w:tcBorders>
            <w:left w:val="nil"/>
          </w:tcBorders>
        </w:tcPr>
        <w:p w14:paraId="0AF0B37C" w14:textId="77777777" w:rsidR="000A431A" w:rsidRPr="00F85124" w:rsidRDefault="000A431A" w:rsidP="00023A98">
          <w:pPr>
            <w:tabs>
              <w:tab w:val="right" w:pos="10543"/>
            </w:tabs>
            <w:jc w:val="right"/>
            <w:rPr>
              <w:rFonts w:asciiTheme="minorHAnsi" w:hAnsiTheme="minorHAnsi"/>
              <w:sz w:val="12"/>
              <w:szCs w:val="12"/>
            </w:rPr>
          </w:pPr>
          <w:r w:rsidRPr="00F85124">
            <w:rPr>
              <w:rFonts w:asciiTheme="minorHAnsi" w:hAnsiTheme="minorHAnsi"/>
              <w:bCs/>
            </w:rPr>
            <w:t xml:space="preserve">(Page </w:t>
          </w:r>
          <w:r>
            <w:fldChar w:fldCharType="begin"/>
          </w:r>
          <w:r>
            <w:instrText xml:space="preserve"> PAGE   \* MERGEFORMAT </w:instrText>
          </w:r>
          <w:r>
            <w:fldChar w:fldCharType="separate"/>
          </w:r>
          <w:r w:rsidR="002940F4" w:rsidRPr="002940F4">
            <w:rPr>
              <w:rFonts w:asciiTheme="minorHAnsi" w:hAnsiTheme="minorHAnsi"/>
              <w:bCs/>
              <w:noProof/>
            </w:rPr>
            <w:t>3</w:t>
          </w:r>
          <w:r>
            <w:rPr>
              <w:rFonts w:asciiTheme="minorHAnsi" w:hAnsiTheme="minorHAnsi"/>
              <w:bCs/>
              <w:noProof/>
            </w:rPr>
            <w:fldChar w:fldCharType="end"/>
          </w:r>
          <w:r w:rsidRPr="00F85124">
            <w:rPr>
              <w:rFonts w:asciiTheme="minorHAnsi" w:hAnsiTheme="minorHAnsi"/>
              <w:bCs/>
            </w:rPr>
            <w:t xml:space="preserve"> of </w:t>
          </w:r>
          <w:fldSimple w:instr=" SECTIONPAGES   \* MERGEFORMAT ">
            <w:r w:rsidR="002940F4" w:rsidRPr="002940F4">
              <w:rPr>
                <w:rFonts w:asciiTheme="minorHAnsi" w:hAnsiTheme="minorHAnsi"/>
                <w:bCs/>
                <w:noProof/>
              </w:rPr>
              <w:t>3</w:t>
            </w:r>
          </w:fldSimple>
          <w:r w:rsidRPr="00F85124">
            <w:rPr>
              <w:rFonts w:asciiTheme="minorHAnsi" w:hAnsiTheme="minorHAnsi"/>
              <w:bCs/>
            </w:rPr>
            <w:t>)</w:t>
          </w:r>
        </w:p>
      </w:tc>
    </w:tr>
  </w:tbl>
  <w:p w14:paraId="0AF0B37E" w14:textId="77777777" w:rsidR="000A431A" w:rsidRDefault="000A431A" w:rsidP="007F6151">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F0B380" w14:textId="77777777" w:rsidR="000A431A" w:rsidRDefault="002940F4">
    <w:pPr>
      <w:pStyle w:val="Header"/>
    </w:pPr>
    <w:r>
      <w:rPr>
        <w:noProof/>
      </w:rPr>
      <w:pict w14:anchorId="0AF0B3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9" o:spid="_x0000_s12295"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3">
    <w:nsid w:val="1CC30BC1"/>
    <w:multiLevelType w:val="hybridMultilevel"/>
    <w:tmpl w:val="434AC330"/>
    <w:lvl w:ilvl="0" w:tplc="027CC56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23D72DE3"/>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6">
    <w:nsid w:val="28A201A2"/>
    <w:multiLevelType w:val="hybridMultilevel"/>
    <w:tmpl w:val="854649EC"/>
    <w:lvl w:ilvl="0" w:tplc="0409000F">
      <w:start w:val="1"/>
      <w:numFmt w:val="decimal"/>
      <w:lvlText w:val="%1."/>
      <w:lvlJc w:val="left"/>
      <w:pPr>
        <w:ind w:left="63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7">
    <w:nsid w:val="28E92769"/>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8">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9">
    <w:nsid w:val="36E52C92"/>
    <w:multiLevelType w:val="hybridMultilevel"/>
    <w:tmpl w:val="4F804B22"/>
    <w:lvl w:ilvl="0" w:tplc="04090019">
      <w:start w:val="1"/>
      <w:numFmt w:val="lowerLetter"/>
      <w:lvlText w:val="%1."/>
      <w:lvlJc w:val="left"/>
      <w:pPr>
        <w:ind w:left="1111" w:hanging="360"/>
      </w:pPr>
    </w:lvl>
    <w:lvl w:ilvl="1" w:tplc="04090019" w:tentative="1">
      <w:start w:val="1"/>
      <w:numFmt w:val="lowerLetter"/>
      <w:lvlText w:val="%2."/>
      <w:lvlJc w:val="left"/>
      <w:pPr>
        <w:ind w:left="1831" w:hanging="360"/>
      </w:pPr>
    </w:lvl>
    <w:lvl w:ilvl="2" w:tplc="0409001B" w:tentative="1">
      <w:start w:val="1"/>
      <w:numFmt w:val="lowerRoman"/>
      <w:lvlText w:val="%3."/>
      <w:lvlJc w:val="right"/>
      <w:pPr>
        <w:ind w:left="2551" w:hanging="180"/>
      </w:pPr>
    </w:lvl>
    <w:lvl w:ilvl="3" w:tplc="0409000F" w:tentative="1">
      <w:start w:val="1"/>
      <w:numFmt w:val="decimal"/>
      <w:lvlText w:val="%4."/>
      <w:lvlJc w:val="left"/>
      <w:pPr>
        <w:ind w:left="3271" w:hanging="360"/>
      </w:pPr>
    </w:lvl>
    <w:lvl w:ilvl="4" w:tplc="04090019" w:tentative="1">
      <w:start w:val="1"/>
      <w:numFmt w:val="lowerLetter"/>
      <w:lvlText w:val="%5."/>
      <w:lvlJc w:val="left"/>
      <w:pPr>
        <w:ind w:left="3991" w:hanging="360"/>
      </w:pPr>
    </w:lvl>
    <w:lvl w:ilvl="5" w:tplc="0409001B" w:tentative="1">
      <w:start w:val="1"/>
      <w:numFmt w:val="lowerRoman"/>
      <w:lvlText w:val="%6."/>
      <w:lvlJc w:val="right"/>
      <w:pPr>
        <w:ind w:left="4711" w:hanging="180"/>
      </w:pPr>
    </w:lvl>
    <w:lvl w:ilvl="6" w:tplc="0409000F" w:tentative="1">
      <w:start w:val="1"/>
      <w:numFmt w:val="decimal"/>
      <w:lvlText w:val="%7."/>
      <w:lvlJc w:val="left"/>
      <w:pPr>
        <w:ind w:left="5431" w:hanging="360"/>
      </w:pPr>
    </w:lvl>
    <w:lvl w:ilvl="7" w:tplc="04090019" w:tentative="1">
      <w:start w:val="1"/>
      <w:numFmt w:val="lowerLetter"/>
      <w:lvlText w:val="%8."/>
      <w:lvlJc w:val="left"/>
      <w:pPr>
        <w:ind w:left="6151" w:hanging="360"/>
      </w:pPr>
    </w:lvl>
    <w:lvl w:ilvl="8" w:tplc="0409001B" w:tentative="1">
      <w:start w:val="1"/>
      <w:numFmt w:val="lowerRoman"/>
      <w:lvlText w:val="%9."/>
      <w:lvlJc w:val="right"/>
      <w:pPr>
        <w:ind w:left="6871" w:hanging="180"/>
      </w:pPr>
    </w:lvl>
  </w:abstractNum>
  <w:abstractNum w:abstractNumId="10">
    <w:nsid w:val="3E3A7AFE"/>
    <w:multiLevelType w:val="hybridMultilevel"/>
    <w:tmpl w:val="629442F8"/>
    <w:lvl w:ilvl="0" w:tplc="04090005">
      <w:start w:val="1"/>
      <w:numFmt w:val="bullet"/>
      <w:lvlText w:val=""/>
      <w:lvlJc w:val="left"/>
      <w:pPr>
        <w:ind w:left="744" w:hanging="360"/>
      </w:pPr>
      <w:rPr>
        <w:rFonts w:ascii="Wingdings" w:hAnsi="Wingdings" w:hint="default"/>
      </w:rPr>
    </w:lvl>
    <w:lvl w:ilvl="1" w:tplc="04090003" w:tentative="1">
      <w:start w:val="1"/>
      <w:numFmt w:val="bullet"/>
      <w:lvlText w:val="o"/>
      <w:lvlJc w:val="left"/>
      <w:pPr>
        <w:ind w:left="1464" w:hanging="360"/>
      </w:pPr>
      <w:rPr>
        <w:rFonts w:ascii="Courier New" w:hAnsi="Courier New" w:cs="Courier New" w:hint="default"/>
      </w:rPr>
    </w:lvl>
    <w:lvl w:ilvl="2" w:tplc="04090005" w:tentative="1">
      <w:start w:val="1"/>
      <w:numFmt w:val="bullet"/>
      <w:lvlText w:val=""/>
      <w:lvlJc w:val="left"/>
      <w:pPr>
        <w:ind w:left="2184" w:hanging="360"/>
      </w:pPr>
      <w:rPr>
        <w:rFonts w:ascii="Wingdings" w:hAnsi="Wingdings" w:hint="default"/>
      </w:rPr>
    </w:lvl>
    <w:lvl w:ilvl="3" w:tplc="04090001" w:tentative="1">
      <w:start w:val="1"/>
      <w:numFmt w:val="bullet"/>
      <w:lvlText w:val=""/>
      <w:lvlJc w:val="left"/>
      <w:pPr>
        <w:ind w:left="2904" w:hanging="360"/>
      </w:pPr>
      <w:rPr>
        <w:rFonts w:ascii="Symbol" w:hAnsi="Symbol" w:hint="default"/>
      </w:rPr>
    </w:lvl>
    <w:lvl w:ilvl="4" w:tplc="04090003" w:tentative="1">
      <w:start w:val="1"/>
      <w:numFmt w:val="bullet"/>
      <w:lvlText w:val="o"/>
      <w:lvlJc w:val="left"/>
      <w:pPr>
        <w:ind w:left="3624" w:hanging="360"/>
      </w:pPr>
      <w:rPr>
        <w:rFonts w:ascii="Courier New" w:hAnsi="Courier New" w:cs="Courier New" w:hint="default"/>
      </w:rPr>
    </w:lvl>
    <w:lvl w:ilvl="5" w:tplc="04090005" w:tentative="1">
      <w:start w:val="1"/>
      <w:numFmt w:val="bullet"/>
      <w:lvlText w:val=""/>
      <w:lvlJc w:val="left"/>
      <w:pPr>
        <w:ind w:left="4344" w:hanging="360"/>
      </w:pPr>
      <w:rPr>
        <w:rFonts w:ascii="Wingdings" w:hAnsi="Wingdings" w:hint="default"/>
      </w:rPr>
    </w:lvl>
    <w:lvl w:ilvl="6" w:tplc="04090001" w:tentative="1">
      <w:start w:val="1"/>
      <w:numFmt w:val="bullet"/>
      <w:lvlText w:val=""/>
      <w:lvlJc w:val="left"/>
      <w:pPr>
        <w:ind w:left="5064" w:hanging="360"/>
      </w:pPr>
      <w:rPr>
        <w:rFonts w:ascii="Symbol" w:hAnsi="Symbol" w:hint="default"/>
      </w:rPr>
    </w:lvl>
    <w:lvl w:ilvl="7" w:tplc="04090003" w:tentative="1">
      <w:start w:val="1"/>
      <w:numFmt w:val="bullet"/>
      <w:lvlText w:val="o"/>
      <w:lvlJc w:val="left"/>
      <w:pPr>
        <w:ind w:left="5784" w:hanging="360"/>
      </w:pPr>
      <w:rPr>
        <w:rFonts w:ascii="Courier New" w:hAnsi="Courier New" w:cs="Courier New" w:hint="default"/>
      </w:rPr>
    </w:lvl>
    <w:lvl w:ilvl="8" w:tplc="04090005" w:tentative="1">
      <w:start w:val="1"/>
      <w:numFmt w:val="bullet"/>
      <w:lvlText w:val=""/>
      <w:lvlJc w:val="left"/>
      <w:pPr>
        <w:ind w:left="6504" w:hanging="360"/>
      </w:pPr>
      <w:rPr>
        <w:rFonts w:ascii="Wingdings" w:hAnsi="Wingdings" w:hint="default"/>
      </w:rPr>
    </w:lvl>
  </w:abstractNum>
  <w:abstractNum w:abstractNumId="11">
    <w:nsid w:val="4DDC416A"/>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3">
    <w:nsid w:val="51B3090A"/>
    <w:multiLevelType w:val="hybridMultilevel"/>
    <w:tmpl w:val="DC485F7A"/>
    <w:lvl w:ilvl="0" w:tplc="67C45CDE">
      <w:start w:val="1"/>
      <w:numFmt w:val="decimal"/>
      <w:lvlText w:val="%1."/>
      <w:lvlJc w:val="left"/>
      <w:pPr>
        <w:ind w:left="630" w:hanging="360"/>
      </w:pPr>
      <w:rPr>
        <w:rFonts w:ascii="Calibri" w:hAnsi="Calibri"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4">
    <w:nsid w:val="629371CD"/>
    <w:multiLevelType w:val="hybridMultilevel"/>
    <w:tmpl w:val="9906FAB6"/>
    <w:lvl w:ilvl="0" w:tplc="027CC56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4B761D9"/>
    <w:multiLevelType w:val="hybridMultilevel"/>
    <w:tmpl w:val="C1B27860"/>
    <w:lvl w:ilvl="0" w:tplc="6514482E">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6">
    <w:nsid w:val="757854B1"/>
    <w:multiLevelType w:val="hybridMultilevel"/>
    <w:tmpl w:val="AEA816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5"/>
  </w:num>
  <w:num w:numId="2">
    <w:abstractNumId w:val="2"/>
  </w:num>
  <w:num w:numId="3">
    <w:abstractNumId w:val="12"/>
  </w:num>
  <w:num w:numId="4">
    <w:abstractNumId w:val="1"/>
  </w:num>
  <w:num w:numId="5">
    <w:abstractNumId w:val="0"/>
  </w:num>
  <w:num w:numId="6">
    <w:abstractNumId w:val="4"/>
  </w:num>
  <w:num w:numId="7">
    <w:abstractNumId w:val="13"/>
  </w:num>
  <w:num w:numId="8">
    <w:abstractNumId w:val="14"/>
  </w:num>
  <w:num w:numId="9">
    <w:abstractNumId w:val="3"/>
  </w:num>
  <w:num w:numId="10">
    <w:abstractNumId w:val="9"/>
  </w:num>
  <w:num w:numId="11">
    <w:abstractNumId w:val="16"/>
  </w:num>
  <w:num w:numId="12">
    <w:abstractNumId w:val="10"/>
  </w:num>
  <w:num w:numId="13">
    <w:abstractNumId w:val="6"/>
  </w:num>
  <w:num w:numId="14">
    <w:abstractNumId w:val="11"/>
  </w:num>
  <w:num w:numId="15">
    <w:abstractNumId w:val="8"/>
  </w:num>
  <w:num w:numId="16">
    <w:abstractNumId w:val="7"/>
  </w:num>
  <w:num w:numId="17">
    <w:abstractNumId w:val="1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63"/>
  <w:removeDateAndTime/>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12298"/>
    <o:shapelayout v:ext="edit">
      <o:idmap v:ext="edit" data="1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7B2F"/>
    <w:rsid w:val="00002732"/>
    <w:rsid w:val="000159E5"/>
    <w:rsid w:val="00023A98"/>
    <w:rsid w:val="00026B59"/>
    <w:rsid w:val="000452DE"/>
    <w:rsid w:val="00045AF9"/>
    <w:rsid w:val="00093A7F"/>
    <w:rsid w:val="000A01E6"/>
    <w:rsid w:val="000A431A"/>
    <w:rsid w:val="000B1B45"/>
    <w:rsid w:val="000C6B12"/>
    <w:rsid w:val="000D01A4"/>
    <w:rsid w:val="000E0347"/>
    <w:rsid w:val="000F2727"/>
    <w:rsid w:val="000F7AAF"/>
    <w:rsid w:val="0011352E"/>
    <w:rsid w:val="00115FC4"/>
    <w:rsid w:val="0013183D"/>
    <w:rsid w:val="001363DB"/>
    <w:rsid w:val="001837A7"/>
    <w:rsid w:val="001B335E"/>
    <w:rsid w:val="001B6972"/>
    <w:rsid w:val="001C0809"/>
    <w:rsid w:val="001C7613"/>
    <w:rsid w:val="001E1FD4"/>
    <w:rsid w:val="001E3C1B"/>
    <w:rsid w:val="00204C45"/>
    <w:rsid w:val="0021359B"/>
    <w:rsid w:val="002512D8"/>
    <w:rsid w:val="00260F33"/>
    <w:rsid w:val="00276E1F"/>
    <w:rsid w:val="002940F4"/>
    <w:rsid w:val="0029659A"/>
    <w:rsid w:val="002A5EF3"/>
    <w:rsid w:val="002C03F1"/>
    <w:rsid w:val="002F133D"/>
    <w:rsid w:val="0030200E"/>
    <w:rsid w:val="003037F2"/>
    <w:rsid w:val="003052DF"/>
    <w:rsid w:val="00307123"/>
    <w:rsid w:val="003204E9"/>
    <w:rsid w:val="0033657D"/>
    <w:rsid w:val="00346F8D"/>
    <w:rsid w:val="003477CC"/>
    <w:rsid w:val="00352336"/>
    <w:rsid w:val="0036499A"/>
    <w:rsid w:val="00377144"/>
    <w:rsid w:val="0038173A"/>
    <w:rsid w:val="00386C9C"/>
    <w:rsid w:val="003933CB"/>
    <w:rsid w:val="00397E88"/>
    <w:rsid w:val="003A3A65"/>
    <w:rsid w:val="003A3D8D"/>
    <w:rsid w:val="003C1D7B"/>
    <w:rsid w:val="003D6FE7"/>
    <w:rsid w:val="003F49B9"/>
    <w:rsid w:val="004351D2"/>
    <w:rsid w:val="00444E93"/>
    <w:rsid w:val="00453AB5"/>
    <w:rsid w:val="00467A82"/>
    <w:rsid w:val="00472B6D"/>
    <w:rsid w:val="004913AF"/>
    <w:rsid w:val="0049664A"/>
    <w:rsid w:val="004B40A0"/>
    <w:rsid w:val="004C3F98"/>
    <w:rsid w:val="004E4363"/>
    <w:rsid w:val="00502C84"/>
    <w:rsid w:val="00502D64"/>
    <w:rsid w:val="00505A99"/>
    <w:rsid w:val="00511464"/>
    <w:rsid w:val="00521E1D"/>
    <w:rsid w:val="0053545C"/>
    <w:rsid w:val="0056136A"/>
    <w:rsid w:val="00573D96"/>
    <w:rsid w:val="00593370"/>
    <w:rsid w:val="00594B74"/>
    <w:rsid w:val="005A1EE3"/>
    <w:rsid w:val="005A2B97"/>
    <w:rsid w:val="005A6EB8"/>
    <w:rsid w:val="005F4EB4"/>
    <w:rsid w:val="006012BA"/>
    <w:rsid w:val="006274DC"/>
    <w:rsid w:val="006276DF"/>
    <w:rsid w:val="006368EF"/>
    <w:rsid w:val="00681623"/>
    <w:rsid w:val="00697E52"/>
    <w:rsid w:val="006A5191"/>
    <w:rsid w:val="006C758D"/>
    <w:rsid w:val="006E0082"/>
    <w:rsid w:val="006F7D6D"/>
    <w:rsid w:val="00702CF7"/>
    <w:rsid w:val="007043ED"/>
    <w:rsid w:val="0074510D"/>
    <w:rsid w:val="00770F55"/>
    <w:rsid w:val="00771100"/>
    <w:rsid w:val="00777B2F"/>
    <w:rsid w:val="0079128F"/>
    <w:rsid w:val="007E657E"/>
    <w:rsid w:val="007F6151"/>
    <w:rsid w:val="00800C91"/>
    <w:rsid w:val="008236A7"/>
    <w:rsid w:val="00831083"/>
    <w:rsid w:val="0085658C"/>
    <w:rsid w:val="00860353"/>
    <w:rsid w:val="008A77FE"/>
    <w:rsid w:val="008B4C18"/>
    <w:rsid w:val="008C702A"/>
    <w:rsid w:val="008D7DBB"/>
    <w:rsid w:val="008E187C"/>
    <w:rsid w:val="008E74BE"/>
    <w:rsid w:val="008F421B"/>
    <w:rsid w:val="00907EAE"/>
    <w:rsid w:val="00912F68"/>
    <w:rsid w:val="009213E6"/>
    <w:rsid w:val="00931F3A"/>
    <w:rsid w:val="00954811"/>
    <w:rsid w:val="0096325C"/>
    <w:rsid w:val="00973C06"/>
    <w:rsid w:val="009A4F12"/>
    <w:rsid w:val="009B2DE1"/>
    <w:rsid w:val="00A25049"/>
    <w:rsid w:val="00A26E22"/>
    <w:rsid w:val="00A35980"/>
    <w:rsid w:val="00A6101B"/>
    <w:rsid w:val="00A648E4"/>
    <w:rsid w:val="00A664D1"/>
    <w:rsid w:val="00A729CA"/>
    <w:rsid w:val="00A92ED2"/>
    <w:rsid w:val="00AA5BE8"/>
    <w:rsid w:val="00AB1685"/>
    <w:rsid w:val="00AC0F91"/>
    <w:rsid w:val="00B41FFD"/>
    <w:rsid w:val="00B461A4"/>
    <w:rsid w:val="00B5482B"/>
    <w:rsid w:val="00B573A6"/>
    <w:rsid w:val="00B71555"/>
    <w:rsid w:val="00B9070D"/>
    <w:rsid w:val="00BA4F86"/>
    <w:rsid w:val="00BF2443"/>
    <w:rsid w:val="00C44D97"/>
    <w:rsid w:val="00C5123B"/>
    <w:rsid w:val="00C64DBF"/>
    <w:rsid w:val="00CA4FE4"/>
    <w:rsid w:val="00CB00C9"/>
    <w:rsid w:val="00CB22EC"/>
    <w:rsid w:val="00CB63D5"/>
    <w:rsid w:val="00CD6B8A"/>
    <w:rsid w:val="00CF0F79"/>
    <w:rsid w:val="00D26DCF"/>
    <w:rsid w:val="00D54DA1"/>
    <w:rsid w:val="00D6244D"/>
    <w:rsid w:val="00D65FA1"/>
    <w:rsid w:val="00D67E5B"/>
    <w:rsid w:val="00D85C84"/>
    <w:rsid w:val="00D90ED2"/>
    <w:rsid w:val="00DE4D94"/>
    <w:rsid w:val="00E04D85"/>
    <w:rsid w:val="00E31D11"/>
    <w:rsid w:val="00E37C19"/>
    <w:rsid w:val="00E60BA4"/>
    <w:rsid w:val="00E65009"/>
    <w:rsid w:val="00E658A8"/>
    <w:rsid w:val="00E74FA7"/>
    <w:rsid w:val="00E76D8E"/>
    <w:rsid w:val="00E94DBE"/>
    <w:rsid w:val="00EB40E3"/>
    <w:rsid w:val="00EC0A97"/>
    <w:rsid w:val="00EC5474"/>
    <w:rsid w:val="00ED7383"/>
    <w:rsid w:val="00EE6757"/>
    <w:rsid w:val="00F41F25"/>
    <w:rsid w:val="00F46263"/>
    <w:rsid w:val="00F557F6"/>
    <w:rsid w:val="00F55A97"/>
    <w:rsid w:val="00F86E28"/>
    <w:rsid w:val="00FD706B"/>
    <w:rsid w:val="00FF252D"/>
  </w:rsids>
  <m:mathPr>
    <m:mathFont m:val="Cambria Math"/>
    <m:brkBin m:val="before"/>
    <m:brkBinSub m:val="--"/>
    <m:smallFrac/>
    <m:dispDef/>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98"/>
    <o:shapelayout v:ext="edit">
      <o:idmap v:ext="edit" data="1"/>
    </o:shapelayout>
  </w:shapeDefaults>
  <w:decimalSymbol w:val="."/>
  <w:listSeparator w:val=","/>
  <w14:docId w14:val="0AF0A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footer" w:uiPriority="99"/>
    <w:lsdException w:name="caption" w:semiHidden="1" w:unhideWhenUsed="1" w:qFormat="1"/>
    <w:lsdException w:name="annotation reference" w:uiPriority="99"/>
    <w:lsdException w:name="Title" w:qFormat="1"/>
    <w:lsdException w:name="Default Paragraph Font" w:uiPriority="1"/>
    <w:lsdException w:name="Subtitle" w:qFormat="1"/>
    <w:lsdException w:name="Strong" w:qFormat="1"/>
    <w:lsdException w:name="Emphasis" w:qFormat="1"/>
    <w:lsdException w:name="No List" w:uiPriority="99"/>
    <w:lsdException w:name="No Spacing" w:qFormat="1"/>
    <w:lsdException w:name="List Paragraph" w:uiPriority="34" w:qFormat="1"/>
    <w:lsdException w:name="Quote" w:qFormat="1"/>
    <w:lsdException w:name="Intense Quote"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3A3D8D"/>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3A3D8D"/>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9213E6"/>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semiHidden/>
    <w:rsid w:val="00777B2F"/>
  </w:style>
  <w:style w:type="paragraph" w:styleId="CommentSubject">
    <w:name w:val="annotation subject"/>
    <w:basedOn w:val="CommentText"/>
    <w:next w:val="CommentText"/>
    <w:semiHidden/>
    <w:rsid w:val="00777B2F"/>
    <w:rPr>
      <w:b/>
      <w:bCs/>
    </w:rPr>
  </w:style>
  <w:style w:type="paragraph" w:styleId="Header">
    <w:name w:val="header"/>
    <w:basedOn w:val="Normal"/>
    <w:link w:val="HeaderChar"/>
    <w:uiPriority w:val="99"/>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A75B9B"/>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uiPriority w:val="99"/>
    <w:semiHidden/>
    <w:rsid w:val="00262721"/>
    <w:rPr>
      <w:sz w:val="16"/>
      <w:szCs w:val="16"/>
    </w:rPr>
  </w:style>
  <w:style w:type="table" w:styleId="TableGrid">
    <w:name w:val="Table Grid"/>
    <w:basedOn w:val="TableNormal"/>
    <w:rsid w:val="00EF286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C313B0"/>
    <w:rPr>
      <w:i/>
      <w:iCs/>
    </w:rPr>
  </w:style>
  <w:style w:type="character" w:customStyle="1" w:styleId="FooterChar">
    <w:name w:val="Footer Char"/>
    <w:basedOn w:val="DefaultParagraphFont"/>
    <w:link w:val="Footer"/>
    <w:uiPriority w:val="99"/>
    <w:rsid w:val="009213E6"/>
    <w:rPr>
      <w:rFonts w:asciiTheme="minorHAnsi" w:hAnsiTheme="minorHAnsi"/>
    </w:rPr>
  </w:style>
  <w:style w:type="paragraph" w:customStyle="1" w:styleId="ColorfulShading-Accent11">
    <w:name w:val="Colorful Shading - Accent 11"/>
    <w:hidden/>
    <w:uiPriority w:val="99"/>
    <w:semiHidden/>
    <w:rsid w:val="000804EA"/>
  </w:style>
  <w:style w:type="character" w:customStyle="1" w:styleId="Heading3Char">
    <w:name w:val="Heading 3 Char"/>
    <w:aliases w:val="h3 Char,h31 Char,h32 Char"/>
    <w:basedOn w:val="DefaultParagraphFont"/>
    <w:link w:val="Heading3"/>
    <w:rsid w:val="001F7FD8"/>
    <w:rPr>
      <w:rFonts w:ascii="Arial Black" w:hAnsi="Arial Black"/>
      <w:sz w:val="22"/>
    </w:rPr>
  </w:style>
  <w:style w:type="paragraph" w:customStyle="1" w:styleId="ColorfulList-Accent11">
    <w:name w:val="Colorful List - Accent 11"/>
    <w:basedOn w:val="Normal"/>
    <w:uiPriority w:val="34"/>
    <w:qFormat/>
    <w:rsid w:val="001F7FD8"/>
    <w:pPr>
      <w:ind w:left="720"/>
      <w:contextualSpacing/>
    </w:pPr>
  </w:style>
  <w:style w:type="character" w:customStyle="1" w:styleId="Heading1Char">
    <w:name w:val="Heading 1 Char"/>
    <w:basedOn w:val="DefaultParagraphFont"/>
    <w:link w:val="Heading1"/>
    <w:rsid w:val="008D0FBB"/>
    <w:rPr>
      <w:b/>
      <w:sz w:val="30"/>
    </w:rPr>
  </w:style>
  <w:style w:type="character" w:customStyle="1" w:styleId="CommentTextChar">
    <w:name w:val="Comment Text Char"/>
    <w:basedOn w:val="DefaultParagraphFont"/>
    <w:link w:val="CommentText"/>
    <w:uiPriority w:val="99"/>
    <w:semiHidden/>
    <w:rsid w:val="0042588D"/>
  </w:style>
  <w:style w:type="character" w:customStyle="1" w:styleId="HeaderChar">
    <w:name w:val="Header Char"/>
    <w:basedOn w:val="DefaultParagraphFont"/>
    <w:link w:val="Header"/>
    <w:uiPriority w:val="99"/>
    <w:rsid w:val="00505A99"/>
  </w:style>
  <w:style w:type="paragraph" w:customStyle="1" w:styleId="Style17">
    <w:name w:val="Style17"/>
    <w:basedOn w:val="Heading1"/>
    <w:link w:val="Style17Char"/>
    <w:qFormat/>
    <w:rsid w:val="00505A99"/>
    <w:rPr>
      <w:rFonts w:asciiTheme="minorHAnsi" w:hAnsiTheme="minorHAnsi"/>
      <w:b w:val="0"/>
      <w:bCs/>
    </w:rPr>
  </w:style>
  <w:style w:type="paragraph" w:customStyle="1" w:styleId="Style18">
    <w:name w:val="Style18"/>
    <w:basedOn w:val="Heading1"/>
    <w:link w:val="Style18Char"/>
    <w:qFormat/>
    <w:rsid w:val="00505A99"/>
    <w:pPr>
      <w:jc w:val="right"/>
    </w:pPr>
    <w:rPr>
      <w:rFonts w:asciiTheme="minorHAnsi" w:hAnsiTheme="minorHAnsi"/>
      <w:b w:val="0"/>
      <w:bCs/>
    </w:rPr>
  </w:style>
  <w:style w:type="character" w:customStyle="1" w:styleId="Style17Char">
    <w:name w:val="Style17 Char"/>
    <w:basedOn w:val="Heading1Char"/>
    <w:link w:val="Style17"/>
    <w:rsid w:val="00505A99"/>
    <w:rPr>
      <w:rFonts w:asciiTheme="minorHAnsi" w:hAnsiTheme="minorHAnsi"/>
      <w:b w:val="0"/>
      <w:bCs/>
      <w:sz w:val="30"/>
    </w:rPr>
  </w:style>
  <w:style w:type="paragraph" w:customStyle="1" w:styleId="Style19">
    <w:name w:val="Style19"/>
    <w:basedOn w:val="Normal"/>
    <w:link w:val="Style19Char"/>
    <w:qFormat/>
    <w:rsid w:val="00505A99"/>
    <w:pPr>
      <w:tabs>
        <w:tab w:val="right" w:pos="10543"/>
      </w:tabs>
    </w:pPr>
    <w:rPr>
      <w:rFonts w:asciiTheme="minorHAnsi" w:hAnsiTheme="minorHAnsi"/>
      <w:bCs/>
    </w:rPr>
  </w:style>
  <w:style w:type="character" w:customStyle="1" w:styleId="Style18Char">
    <w:name w:val="Style18 Char"/>
    <w:basedOn w:val="Heading1Char"/>
    <w:link w:val="Style18"/>
    <w:rsid w:val="00505A99"/>
    <w:rPr>
      <w:rFonts w:asciiTheme="minorHAnsi" w:hAnsiTheme="minorHAnsi"/>
      <w:b w:val="0"/>
      <w:bCs/>
      <w:sz w:val="30"/>
    </w:rPr>
  </w:style>
  <w:style w:type="paragraph" w:customStyle="1" w:styleId="Style20">
    <w:name w:val="Style20"/>
    <w:basedOn w:val="Normal"/>
    <w:link w:val="Style20Char"/>
    <w:qFormat/>
    <w:rsid w:val="00505A99"/>
    <w:rPr>
      <w:rFonts w:asciiTheme="minorHAnsi" w:hAnsiTheme="minorHAnsi"/>
      <w:sz w:val="12"/>
      <w:szCs w:val="12"/>
    </w:rPr>
  </w:style>
  <w:style w:type="character" w:customStyle="1" w:styleId="Style19Char">
    <w:name w:val="Style19 Char"/>
    <w:basedOn w:val="DefaultParagraphFont"/>
    <w:link w:val="Style19"/>
    <w:rsid w:val="00505A99"/>
    <w:rPr>
      <w:rFonts w:asciiTheme="minorHAnsi" w:hAnsiTheme="minorHAnsi"/>
      <w:bCs/>
    </w:rPr>
  </w:style>
  <w:style w:type="character" w:customStyle="1" w:styleId="Style20Char">
    <w:name w:val="Style20 Char"/>
    <w:basedOn w:val="DefaultParagraphFont"/>
    <w:link w:val="Style20"/>
    <w:rsid w:val="00505A99"/>
    <w:rPr>
      <w:rFonts w:asciiTheme="minorHAnsi" w:hAnsiTheme="minorHAnsi"/>
      <w:sz w:val="12"/>
      <w:szCs w:val="12"/>
    </w:rPr>
  </w:style>
  <w:style w:type="paragraph" w:styleId="ListParagraph">
    <w:name w:val="List Paragraph"/>
    <w:basedOn w:val="Normal"/>
    <w:uiPriority w:val="34"/>
    <w:qFormat/>
    <w:rsid w:val="00C64DBF"/>
    <w:pPr>
      <w:ind w:left="720"/>
      <w:contextualSpacing/>
    </w:pPr>
  </w:style>
  <w:style w:type="character" w:customStyle="1" w:styleId="margin0020notechar">
    <w:name w:val="margin_0020note__char"/>
    <w:basedOn w:val="DefaultParagraphFont"/>
    <w:rsid w:val="000F7AAF"/>
  </w:style>
  <w:style w:type="paragraph" w:customStyle="1" w:styleId="margin0020note">
    <w:name w:val="margin_0020note"/>
    <w:basedOn w:val="Normal"/>
    <w:rsid w:val="000F7AAF"/>
    <w:pPr>
      <w:spacing w:before="100" w:beforeAutospacing="1" w:after="100" w:afterAutospacing="1"/>
    </w:pPr>
    <w:rPr>
      <w:sz w:val="24"/>
      <w:szCs w:val="24"/>
    </w:rPr>
  </w:style>
  <w:style w:type="paragraph" w:styleId="Revision">
    <w:name w:val="Revision"/>
    <w:hidden/>
    <w:rsid w:val="005A6EB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footer" w:uiPriority="99"/>
    <w:lsdException w:name="caption" w:semiHidden="1" w:unhideWhenUsed="1" w:qFormat="1"/>
    <w:lsdException w:name="annotation reference" w:uiPriority="99"/>
    <w:lsdException w:name="Title" w:qFormat="1"/>
    <w:lsdException w:name="Default Paragraph Font" w:uiPriority="1"/>
    <w:lsdException w:name="Subtitle" w:qFormat="1"/>
    <w:lsdException w:name="Strong" w:qFormat="1"/>
    <w:lsdException w:name="Emphasis" w:qFormat="1"/>
    <w:lsdException w:name="No List" w:uiPriority="99"/>
    <w:lsdException w:name="No Spacing" w:qFormat="1"/>
    <w:lsdException w:name="List Paragraph" w:uiPriority="34" w:qFormat="1"/>
    <w:lsdException w:name="Quote" w:qFormat="1"/>
    <w:lsdException w:name="Intense Quote"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3A3D8D"/>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3A3D8D"/>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9213E6"/>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semiHidden/>
    <w:rsid w:val="00777B2F"/>
  </w:style>
  <w:style w:type="paragraph" w:styleId="CommentSubject">
    <w:name w:val="annotation subject"/>
    <w:basedOn w:val="CommentText"/>
    <w:next w:val="CommentText"/>
    <w:semiHidden/>
    <w:rsid w:val="00777B2F"/>
    <w:rPr>
      <w:b/>
      <w:bCs/>
    </w:rPr>
  </w:style>
  <w:style w:type="paragraph" w:styleId="Header">
    <w:name w:val="header"/>
    <w:basedOn w:val="Normal"/>
    <w:link w:val="HeaderChar"/>
    <w:uiPriority w:val="99"/>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A75B9B"/>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uiPriority w:val="99"/>
    <w:semiHidden/>
    <w:rsid w:val="00262721"/>
    <w:rPr>
      <w:sz w:val="16"/>
      <w:szCs w:val="16"/>
    </w:rPr>
  </w:style>
  <w:style w:type="table" w:styleId="TableGrid">
    <w:name w:val="Table Grid"/>
    <w:basedOn w:val="TableNormal"/>
    <w:rsid w:val="00EF286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C313B0"/>
    <w:rPr>
      <w:i/>
      <w:iCs/>
    </w:rPr>
  </w:style>
  <w:style w:type="character" w:customStyle="1" w:styleId="FooterChar">
    <w:name w:val="Footer Char"/>
    <w:basedOn w:val="DefaultParagraphFont"/>
    <w:link w:val="Footer"/>
    <w:uiPriority w:val="99"/>
    <w:rsid w:val="009213E6"/>
    <w:rPr>
      <w:rFonts w:asciiTheme="minorHAnsi" w:hAnsiTheme="minorHAnsi"/>
    </w:rPr>
  </w:style>
  <w:style w:type="paragraph" w:customStyle="1" w:styleId="ColorfulShading-Accent11">
    <w:name w:val="Colorful Shading - Accent 11"/>
    <w:hidden/>
    <w:uiPriority w:val="99"/>
    <w:semiHidden/>
    <w:rsid w:val="000804EA"/>
  </w:style>
  <w:style w:type="character" w:customStyle="1" w:styleId="Heading3Char">
    <w:name w:val="Heading 3 Char"/>
    <w:aliases w:val="h3 Char,h31 Char,h32 Char"/>
    <w:basedOn w:val="DefaultParagraphFont"/>
    <w:link w:val="Heading3"/>
    <w:rsid w:val="001F7FD8"/>
    <w:rPr>
      <w:rFonts w:ascii="Arial Black" w:hAnsi="Arial Black"/>
      <w:sz w:val="22"/>
    </w:rPr>
  </w:style>
  <w:style w:type="paragraph" w:customStyle="1" w:styleId="ColorfulList-Accent11">
    <w:name w:val="Colorful List - Accent 11"/>
    <w:basedOn w:val="Normal"/>
    <w:uiPriority w:val="34"/>
    <w:qFormat/>
    <w:rsid w:val="001F7FD8"/>
    <w:pPr>
      <w:ind w:left="720"/>
      <w:contextualSpacing/>
    </w:pPr>
  </w:style>
  <w:style w:type="character" w:customStyle="1" w:styleId="Heading1Char">
    <w:name w:val="Heading 1 Char"/>
    <w:basedOn w:val="DefaultParagraphFont"/>
    <w:link w:val="Heading1"/>
    <w:rsid w:val="008D0FBB"/>
    <w:rPr>
      <w:b/>
      <w:sz w:val="30"/>
    </w:rPr>
  </w:style>
  <w:style w:type="character" w:customStyle="1" w:styleId="CommentTextChar">
    <w:name w:val="Comment Text Char"/>
    <w:basedOn w:val="DefaultParagraphFont"/>
    <w:link w:val="CommentText"/>
    <w:uiPriority w:val="99"/>
    <w:semiHidden/>
    <w:rsid w:val="0042588D"/>
  </w:style>
  <w:style w:type="character" w:customStyle="1" w:styleId="HeaderChar">
    <w:name w:val="Header Char"/>
    <w:basedOn w:val="DefaultParagraphFont"/>
    <w:link w:val="Header"/>
    <w:uiPriority w:val="99"/>
    <w:rsid w:val="00505A99"/>
  </w:style>
  <w:style w:type="paragraph" w:customStyle="1" w:styleId="Style17">
    <w:name w:val="Style17"/>
    <w:basedOn w:val="Heading1"/>
    <w:link w:val="Style17Char"/>
    <w:qFormat/>
    <w:rsid w:val="00505A99"/>
    <w:rPr>
      <w:rFonts w:asciiTheme="minorHAnsi" w:hAnsiTheme="minorHAnsi"/>
      <w:b w:val="0"/>
      <w:bCs/>
    </w:rPr>
  </w:style>
  <w:style w:type="paragraph" w:customStyle="1" w:styleId="Style18">
    <w:name w:val="Style18"/>
    <w:basedOn w:val="Heading1"/>
    <w:link w:val="Style18Char"/>
    <w:qFormat/>
    <w:rsid w:val="00505A99"/>
    <w:pPr>
      <w:jc w:val="right"/>
    </w:pPr>
    <w:rPr>
      <w:rFonts w:asciiTheme="minorHAnsi" w:hAnsiTheme="minorHAnsi"/>
      <w:b w:val="0"/>
      <w:bCs/>
    </w:rPr>
  </w:style>
  <w:style w:type="character" w:customStyle="1" w:styleId="Style17Char">
    <w:name w:val="Style17 Char"/>
    <w:basedOn w:val="Heading1Char"/>
    <w:link w:val="Style17"/>
    <w:rsid w:val="00505A99"/>
    <w:rPr>
      <w:rFonts w:asciiTheme="minorHAnsi" w:hAnsiTheme="minorHAnsi"/>
      <w:b w:val="0"/>
      <w:bCs/>
      <w:sz w:val="30"/>
    </w:rPr>
  </w:style>
  <w:style w:type="paragraph" w:customStyle="1" w:styleId="Style19">
    <w:name w:val="Style19"/>
    <w:basedOn w:val="Normal"/>
    <w:link w:val="Style19Char"/>
    <w:qFormat/>
    <w:rsid w:val="00505A99"/>
    <w:pPr>
      <w:tabs>
        <w:tab w:val="right" w:pos="10543"/>
      </w:tabs>
    </w:pPr>
    <w:rPr>
      <w:rFonts w:asciiTheme="minorHAnsi" w:hAnsiTheme="minorHAnsi"/>
      <w:bCs/>
    </w:rPr>
  </w:style>
  <w:style w:type="character" w:customStyle="1" w:styleId="Style18Char">
    <w:name w:val="Style18 Char"/>
    <w:basedOn w:val="Heading1Char"/>
    <w:link w:val="Style18"/>
    <w:rsid w:val="00505A99"/>
    <w:rPr>
      <w:rFonts w:asciiTheme="minorHAnsi" w:hAnsiTheme="minorHAnsi"/>
      <w:b w:val="0"/>
      <w:bCs/>
      <w:sz w:val="30"/>
    </w:rPr>
  </w:style>
  <w:style w:type="paragraph" w:customStyle="1" w:styleId="Style20">
    <w:name w:val="Style20"/>
    <w:basedOn w:val="Normal"/>
    <w:link w:val="Style20Char"/>
    <w:qFormat/>
    <w:rsid w:val="00505A99"/>
    <w:rPr>
      <w:rFonts w:asciiTheme="minorHAnsi" w:hAnsiTheme="minorHAnsi"/>
      <w:sz w:val="12"/>
      <w:szCs w:val="12"/>
    </w:rPr>
  </w:style>
  <w:style w:type="character" w:customStyle="1" w:styleId="Style19Char">
    <w:name w:val="Style19 Char"/>
    <w:basedOn w:val="DefaultParagraphFont"/>
    <w:link w:val="Style19"/>
    <w:rsid w:val="00505A99"/>
    <w:rPr>
      <w:rFonts w:asciiTheme="minorHAnsi" w:hAnsiTheme="minorHAnsi"/>
      <w:bCs/>
    </w:rPr>
  </w:style>
  <w:style w:type="character" w:customStyle="1" w:styleId="Style20Char">
    <w:name w:val="Style20 Char"/>
    <w:basedOn w:val="DefaultParagraphFont"/>
    <w:link w:val="Style20"/>
    <w:rsid w:val="00505A99"/>
    <w:rPr>
      <w:rFonts w:asciiTheme="minorHAnsi" w:hAnsiTheme="minorHAnsi"/>
      <w:sz w:val="12"/>
      <w:szCs w:val="12"/>
    </w:rPr>
  </w:style>
  <w:style w:type="paragraph" w:styleId="ListParagraph">
    <w:name w:val="List Paragraph"/>
    <w:basedOn w:val="Normal"/>
    <w:uiPriority w:val="34"/>
    <w:qFormat/>
    <w:rsid w:val="00C64DBF"/>
    <w:pPr>
      <w:ind w:left="720"/>
      <w:contextualSpacing/>
    </w:pPr>
  </w:style>
  <w:style w:type="character" w:customStyle="1" w:styleId="margin0020notechar">
    <w:name w:val="margin_0020note__char"/>
    <w:basedOn w:val="DefaultParagraphFont"/>
    <w:rsid w:val="000F7AAF"/>
  </w:style>
  <w:style w:type="paragraph" w:customStyle="1" w:styleId="margin0020note">
    <w:name w:val="margin_0020note"/>
    <w:basedOn w:val="Normal"/>
    <w:rsid w:val="000F7AAF"/>
    <w:pPr>
      <w:spacing w:before="100" w:beforeAutospacing="1" w:after="100" w:afterAutospacing="1"/>
    </w:pPr>
    <w:rPr>
      <w:sz w:val="24"/>
      <w:szCs w:val="24"/>
    </w:rPr>
  </w:style>
  <w:style w:type="paragraph" w:styleId="Revision">
    <w:name w:val="Revision"/>
    <w:hidden/>
    <w:rsid w:val="005A6E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25734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4.xml"/><Relationship Id="rId18" Type="http://schemas.openxmlformats.org/officeDocument/2006/relationships/header" Target="header8.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header" Target="header2.xml"/><Relationship Id="rId19" Type="http://schemas.openxmlformats.org/officeDocument/2006/relationships/footer" Target="footer3.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eader" Target="header5.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67D353-5CD6-4667-A7EF-F3AD22BC0C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8</Pages>
  <Words>3310</Words>
  <Characters>18871</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22137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Shewmaker, Michael@Energy</cp:lastModifiedBy>
  <cp:revision>12</cp:revision>
  <dcterms:created xsi:type="dcterms:W3CDTF">2015-06-09T20:04:00Z</dcterms:created>
  <dcterms:modified xsi:type="dcterms:W3CDTF">2016-09-29T21:22:00Z</dcterms:modified>
</cp:coreProperties>
</file>