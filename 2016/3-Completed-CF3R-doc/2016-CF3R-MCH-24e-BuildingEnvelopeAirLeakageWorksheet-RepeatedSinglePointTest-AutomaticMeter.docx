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08"/>
      </w:tblGrid>
      <w:tr w:rsidR="0056544A" w:rsidRPr="00673FDF" w14:paraId="0B5E052C" w14:textId="77777777" w:rsidTr="0056544A">
        <w:tc>
          <w:tcPr>
            <w:tcW w:w="11016" w:type="dxa"/>
            <w:gridSpan w:val="3"/>
            <w:vAlign w:val="center"/>
          </w:tcPr>
          <w:p w14:paraId="0B5E052B"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A40BDC">
              <w:rPr>
                <w:rFonts w:ascii="Calibri" w:hAnsi="Calibri"/>
                <w:b/>
                <w:szCs w:val="18"/>
              </w:rPr>
              <w:t>A. Building Air Leakage – General Information</w:t>
            </w:r>
          </w:p>
        </w:tc>
      </w:tr>
      <w:tr w:rsidR="0056544A" w:rsidRPr="00673FDF" w14:paraId="0B5E0530" w14:textId="77777777" w:rsidTr="003A3915">
        <w:tc>
          <w:tcPr>
            <w:tcW w:w="590" w:type="dxa"/>
            <w:vAlign w:val="center"/>
          </w:tcPr>
          <w:p w14:paraId="0B5E052D" w14:textId="77777777" w:rsidR="0056544A" w:rsidRPr="00673FDF" w:rsidRDefault="003153C6" w:rsidP="0056544A">
            <w:pPr>
              <w:jc w:val="center"/>
              <w:rPr>
                <w:rFonts w:ascii="Calibri" w:hAnsi="Calibri"/>
                <w:b/>
                <w:sz w:val="18"/>
                <w:szCs w:val="18"/>
              </w:rPr>
            </w:pPr>
            <w:r>
              <w:rPr>
                <w:rFonts w:ascii="Calibri" w:hAnsi="Calibri"/>
                <w:sz w:val="18"/>
                <w:szCs w:val="18"/>
              </w:rPr>
              <w:t>01</w:t>
            </w:r>
          </w:p>
        </w:tc>
        <w:tc>
          <w:tcPr>
            <w:tcW w:w="4918" w:type="dxa"/>
          </w:tcPr>
          <w:p w14:paraId="0B5E052E" w14:textId="377BFDED" w:rsidR="0056544A" w:rsidRPr="00673FDF" w:rsidRDefault="0056544A" w:rsidP="003A3915">
            <w:pPr>
              <w:rPr>
                <w:rFonts w:ascii="Calibri" w:hAnsi="Calibri"/>
                <w:sz w:val="18"/>
                <w:szCs w:val="18"/>
              </w:rPr>
            </w:pPr>
            <w:r w:rsidRPr="00673FDF">
              <w:rPr>
                <w:rFonts w:ascii="Calibri" w:hAnsi="Calibri"/>
                <w:sz w:val="18"/>
                <w:szCs w:val="18"/>
              </w:rPr>
              <w:t xml:space="preserve">Indoor </w:t>
            </w:r>
            <w:r w:rsidR="000F7B25">
              <w:rPr>
                <w:rFonts w:ascii="Calibri" w:hAnsi="Calibri"/>
                <w:sz w:val="18"/>
                <w:szCs w:val="18"/>
              </w:rPr>
              <w:t>T</w:t>
            </w:r>
            <w:r w:rsidRPr="00673FDF">
              <w:rPr>
                <w:rFonts w:ascii="Calibri" w:hAnsi="Calibri"/>
                <w:sz w:val="18"/>
                <w:szCs w:val="18"/>
              </w:rPr>
              <w:t xml:space="preserve">emperature </w:t>
            </w:r>
            <w:r w:rsidR="000F7B25">
              <w:rPr>
                <w:rFonts w:ascii="Calibri" w:hAnsi="Calibri"/>
                <w:sz w:val="18"/>
                <w:szCs w:val="18"/>
              </w:rPr>
              <w:t>D</w:t>
            </w:r>
            <w:r w:rsidRPr="00673FDF">
              <w:rPr>
                <w:rFonts w:ascii="Calibri" w:hAnsi="Calibri"/>
                <w:sz w:val="18"/>
                <w:szCs w:val="18"/>
              </w:rPr>
              <w:t xml:space="preserve">uring </w:t>
            </w:r>
            <w:r w:rsidR="000F7B25">
              <w:rPr>
                <w:rFonts w:ascii="Calibri" w:hAnsi="Calibri"/>
                <w:sz w:val="18"/>
                <w:szCs w:val="18"/>
              </w:rPr>
              <w:t>T</w:t>
            </w:r>
            <w:r w:rsidRPr="00673FDF">
              <w:rPr>
                <w:rFonts w:ascii="Calibri" w:hAnsi="Calibri"/>
                <w:sz w:val="18"/>
                <w:szCs w:val="18"/>
              </w:rPr>
              <w:t>est (</w:t>
            </w:r>
            <w:r w:rsidR="003A3915">
              <w:rPr>
                <w:rFonts w:ascii="Calibri" w:hAnsi="Calibri"/>
                <w:sz w:val="18"/>
                <w:szCs w:val="18"/>
              </w:rPr>
              <w:t>°</w:t>
            </w:r>
            <w:r w:rsidRPr="00673FDF">
              <w:rPr>
                <w:rFonts w:ascii="Calibri" w:hAnsi="Calibri"/>
                <w:sz w:val="18"/>
                <w:szCs w:val="18"/>
              </w:rPr>
              <w:t>F)</w:t>
            </w:r>
          </w:p>
        </w:tc>
        <w:tc>
          <w:tcPr>
            <w:tcW w:w="5508" w:type="dxa"/>
          </w:tcPr>
          <w:p w14:paraId="0B5E052F" w14:textId="77777777" w:rsidR="0056544A" w:rsidRPr="00673FDF" w:rsidRDefault="0056544A" w:rsidP="0056544A">
            <w:pPr>
              <w:tabs>
                <w:tab w:val="left" w:pos="2189"/>
              </w:tabs>
              <w:rPr>
                <w:rFonts w:ascii="Calibri" w:hAnsi="Calibri"/>
                <w:sz w:val="18"/>
                <w:szCs w:val="18"/>
              </w:rPr>
            </w:pPr>
          </w:p>
        </w:tc>
      </w:tr>
      <w:tr w:rsidR="0056544A" w:rsidRPr="00673FDF" w14:paraId="0B5E0534" w14:textId="77777777" w:rsidTr="003A3915">
        <w:tc>
          <w:tcPr>
            <w:tcW w:w="590" w:type="dxa"/>
            <w:vAlign w:val="center"/>
          </w:tcPr>
          <w:p w14:paraId="0B5E0531" w14:textId="77777777" w:rsidR="0056544A" w:rsidRPr="00673FDF" w:rsidRDefault="003153C6" w:rsidP="0056544A">
            <w:pPr>
              <w:jc w:val="center"/>
              <w:rPr>
                <w:rFonts w:ascii="Calibri" w:hAnsi="Calibri"/>
                <w:b/>
                <w:sz w:val="18"/>
                <w:szCs w:val="18"/>
              </w:rPr>
            </w:pPr>
            <w:r>
              <w:rPr>
                <w:rFonts w:ascii="Calibri" w:hAnsi="Calibri"/>
                <w:sz w:val="18"/>
                <w:szCs w:val="18"/>
              </w:rPr>
              <w:t>02</w:t>
            </w:r>
          </w:p>
        </w:tc>
        <w:tc>
          <w:tcPr>
            <w:tcW w:w="4918" w:type="dxa"/>
          </w:tcPr>
          <w:p w14:paraId="0B5E0532" w14:textId="2AC941D8" w:rsidR="0056544A" w:rsidRPr="00673FDF" w:rsidRDefault="0056544A" w:rsidP="003A3915">
            <w:pPr>
              <w:rPr>
                <w:rFonts w:ascii="Calibri" w:hAnsi="Calibri"/>
                <w:sz w:val="18"/>
                <w:szCs w:val="18"/>
              </w:rPr>
            </w:pPr>
            <w:r w:rsidRPr="00673FDF">
              <w:rPr>
                <w:rFonts w:ascii="Calibri" w:hAnsi="Calibri"/>
                <w:sz w:val="18"/>
                <w:szCs w:val="18"/>
              </w:rPr>
              <w:t xml:space="preserve">Outdoor </w:t>
            </w:r>
            <w:r w:rsidR="000F7B25">
              <w:rPr>
                <w:rFonts w:ascii="Calibri" w:hAnsi="Calibri"/>
                <w:sz w:val="18"/>
                <w:szCs w:val="18"/>
              </w:rPr>
              <w:t>T</w:t>
            </w:r>
            <w:r w:rsidRPr="00673FDF">
              <w:rPr>
                <w:rFonts w:ascii="Calibri" w:hAnsi="Calibri"/>
                <w:sz w:val="18"/>
                <w:szCs w:val="18"/>
              </w:rPr>
              <w:t xml:space="preserve">emperature </w:t>
            </w:r>
            <w:r w:rsidR="000F7B25">
              <w:rPr>
                <w:rFonts w:ascii="Calibri" w:hAnsi="Calibri"/>
                <w:sz w:val="18"/>
                <w:szCs w:val="18"/>
              </w:rPr>
              <w:t>D</w:t>
            </w:r>
            <w:r w:rsidRPr="00673FDF">
              <w:rPr>
                <w:rFonts w:ascii="Calibri" w:hAnsi="Calibri"/>
                <w:sz w:val="18"/>
                <w:szCs w:val="18"/>
              </w:rPr>
              <w:t xml:space="preserve">uring </w:t>
            </w:r>
            <w:r w:rsidR="000F7B25">
              <w:rPr>
                <w:rFonts w:ascii="Calibri" w:hAnsi="Calibri"/>
                <w:sz w:val="18"/>
                <w:szCs w:val="18"/>
              </w:rPr>
              <w:t>T</w:t>
            </w:r>
            <w:r w:rsidRPr="00673FDF">
              <w:rPr>
                <w:rFonts w:ascii="Calibri" w:hAnsi="Calibri"/>
                <w:sz w:val="18"/>
                <w:szCs w:val="18"/>
              </w:rPr>
              <w:t>est (</w:t>
            </w:r>
            <w:r w:rsidR="003A3915">
              <w:rPr>
                <w:rFonts w:ascii="Calibri" w:hAnsi="Calibri"/>
                <w:sz w:val="18"/>
                <w:szCs w:val="18"/>
              </w:rPr>
              <w:t>°</w:t>
            </w:r>
            <w:r w:rsidRPr="00673FDF">
              <w:rPr>
                <w:rFonts w:ascii="Calibri" w:hAnsi="Calibri"/>
                <w:sz w:val="18"/>
                <w:szCs w:val="18"/>
              </w:rPr>
              <w:t>F)</w:t>
            </w:r>
          </w:p>
        </w:tc>
        <w:tc>
          <w:tcPr>
            <w:tcW w:w="5508" w:type="dxa"/>
          </w:tcPr>
          <w:p w14:paraId="0B5E0533" w14:textId="77777777" w:rsidR="0056544A" w:rsidRPr="00673FDF" w:rsidRDefault="0056544A" w:rsidP="0056544A">
            <w:pPr>
              <w:rPr>
                <w:rFonts w:ascii="Calibri" w:hAnsi="Calibri"/>
                <w:sz w:val="18"/>
                <w:szCs w:val="18"/>
              </w:rPr>
            </w:pPr>
          </w:p>
        </w:tc>
      </w:tr>
      <w:tr w:rsidR="0056544A" w:rsidRPr="00673FDF" w14:paraId="0B5E0538" w14:textId="77777777" w:rsidTr="003A3915">
        <w:tc>
          <w:tcPr>
            <w:tcW w:w="590" w:type="dxa"/>
            <w:vAlign w:val="center"/>
          </w:tcPr>
          <w:p w14:paraId="0B5E0535" w14:textId="77777777" w:rsidR="0056544A" w:rsidRPr="00673FDF" w:rsidRDefault="003153C6" w:rsidP="0056544A">
            <w:pPr>
              <w:jc w:val="center"/>
              <w:rPr>
                <w:rFonts w:ascii="Calibri" w:hAnsi="Calibri"/>
                <w:sz w:val="18"/>
                <w:szCs w:val="18"/>
              </w:rPr>
            </w:pPr>
            <w:r>
              <w:rPr>
                <w:rFonts w:ascii="Calibri" w:hAnsi="Calibri"/>
                <w:sz w:val="18"/>
                <w:szCs w:val="18"/>
              </w:rPr>
              <w:t>03</w:t>
            </w:r>
          </w:p>
        </w:tc>
        <w:tc>
          <w:tcPr>
            <w:tcW w:w="4918" w:type="dxa"/>
          </w:tcPr>
          <w:p w14:paraId="0B5E0536" w14:textId="3BB96BF8" w:rsidR="0056544A" w:rsidRPr="00673FDF" w:rsidRDefault="0056544A" w:rsidP="000F7B25">
            <w:pPr>
              <w:rPr>
                <w:rFonts w:ascii="Calibri" w:hAnsi="Calibri"/>
                <w:sz w:val="18"/>
                <w:szCs w:val="18"/>
              </w:rPr>
            </w:pPr>
            <w:r w:rsidRPr="00673FDF">
              <w:rPr>
                <w:rFonts w:ascii="Calibri" w:hAnsi="Calibri"/>
                <w:sz w:val="18"/>
                <w:szCs w:val="18"/>
              </w:rPr>
              <w:t xml:space="preserve">Blower </w:t>
            </w:r>
            <w:r w:rsidR="000F7B25">
              <w:rPr>
                <w:rFonts w:ascii="Calibri" w:hAnsi="Calibri"/>
                <w:sz w:val="18"/>
                <w:szCs w:val="18"/>
              </w:rPr>
              <w:t>D</w:t>
            </w:r>
            <w:r w:rsidRPr="00673FDF">
              <w:rPr>
                <w:rFonts w:ascii="Calibri" w:hAnsi="Calibri"/>
                <w:sz w:val="18"/>
                <w:szCs w:val="18"/>
              </w:rPr>
              <w:t xml:space="preserve">oor </w:t>
            </w:r>
            <w:r w:rsidR="000F7B25">
              <w:rPr>
                <w:rFonts w:ascii="Calibri" w:hAnsi="Calibri"/>
                <w:sz w:val="18"/>
                <w:szCs w:val="18"/>
              </w:rPr>
              <w:t>L</w:t>
            </w:r>
            <w:r w:rsidRPr="00673FDF">
              <w:rPr>
                <w:rFonts w:ascii="Calibri" w:hAnsi="Calibri"/>
                <w:sz w:val="18"/>
                <w:szCs w:val="18"/>
              </w:rPr>
              <w:t>ocation</w:t>
            </w:r>
          </w:p>
        </w:tc>
        <w:tc>
          <w:tcPr>
            <w:tcW w:w="5508" w:type="dxa"/>
          </w:tcPr>
          <w:p w14:paraId="0B5E0537" w14:textId="77777777" w:rsidR="0056544A" w:rsidRPr="00673FDF" w:rsidRDefault="0056544A" w:rsidP="0056544A">
            <w:pPr>
              <w:rPr>
                <w:rFonts w:ascii="Calibri" w:hAnsi="Calibri"/>
                <w:sz w:val="18"/>
                <w:szCs w:val="18"/>
              </w:rPr>
            </w:pPr>
          </w:p>
        </w:tc>
      </w:tr>
      <w:tr w:rsidR="0056544A" w:rsidRPr="00673FDF" w14:paraId="0B5E053C" w14:textId="77777777" w:rsidTr="003A3915">
        <w:tc>
          <w:tcPr>
            <w:tcW w:w="590" w:type="dxa"/>
            <w:vAlign w:val="center"/>
          </w:tcPr>
          <w:p w14:paraId="0B5E0539" w14:textId="77777777" w:rsidR="0056544A" w:rsidRPr="00673FDF" w:rsidRDefault="003153C6" w:rsidP="0056544A">
            <w:pPr>
              <w:jc w:val="center"/>
              <w:rPr>
                <w:rFonts w:ascii="Calibri" w:hAnsi="Calibri"/>
                <w:sz w:val="18"/>
                <w:szCs w:val="18"/>
              </w:rPr>
            </w:pPr>
            <w:r>
              <w:rPr>
                <w:rFonts w:ascii="Calibri" w:hAnsi="Calibri"/>
                <w:sz w:val="18"/>
                <w:szCs w:val="18"/>
              </w:rPr>
              <w:t>04</w:t>
            </w:r>
          </w:p>
        </w:tc>
        <w:tc>
          <w:tcPr>
            <w:tcW w:w="4918" w:type="dxa"/>
          </w:tcPr>
          <w:p w14:paraId="0B5E053A" w14:textId="536FD3CC" w:rsidR="0056544A" w:rsidRPr="00673FDF" w:rsidDel="00752910" w:rsidRDefault="0056544A" w:rsidP="0056544A">
            <w:pPr>
              <w:rPr>
                <w:rFonts w:ascii="Calibri" w:hAnsi="Calibri"/>
                <w:sz w:val="18"/>
                <w:szCs w:val="18"/>
              </w:rPr>
            </w:pPr>
            <w:r w:rsidRPr="00673FDF">
              <w:rPr>
                <w:rFonts w:ascii="Calibri" w:hAnsi="Calibri"/>
                <w:sz w:val="18"/>
                <w:szCs w:val="18"/>
              </w:rPr>
              <w:t>Building Elevation (</w:t>
            </w:r>
            <w:proofErr w:type="spellStart"/>
            <w:r w:rsidRPr="00673FDF">
              <w:rPr>
                <w:rFonts w:ascii="Calibri" w:hAnsi="Calibri"/>
                <w:sz w:val="18"/>
                <w:szCs w:val="18"/>
              </w:rPr>
              <w:t>ft</w:t>
            </w:r>
            <w:proofErr w:type="spellEnd"/>
            <w:r w:rsidRPr="00673FDF">
              <w:rPr>
                <w:rFonts w:ascii="Calibri" w:hAnsi="Calibri"/>
                <w:sz w:val="18"/>
                <w:szCs w:val="18"/>
              </w:rPr>
              <w:t>)</w:t>
            </w:r>
          </w:p>
        </w:tc>
        <w:tc>
          <w:tcPr>
            <w:tcW w:w="5508" w:type="dxa"/>
          </w:tcPr>
          <w:p w14:paraId="0B5E053B" w14:textId="77777777" w:rsidR="0056544A" w:rsidRPr="00673FDF" w:rsidDel="00752910" w:rsidRDefault="0056544A" w:rsidP="0056544A">
            <w:pPr>
              <w:rPr>
                <w:rFonts w:ascii="Calibri" w:hAnsi="Calibri"/>
                <w:sz w:val="18"/>
                <w:szCs w:val="18"/>
              </w:rPr>
            </w:pPr>
          </w:p>
        </w:tc>
      </w:tr>
      <w:tr w:rsidR="0056544A" w:rsidRPr="00673FDF" w14:paraId="0B5E0540" w14:textId="77777777" w:rsidTr="003A3915">
        <w:tc>
          <w:tcPr>
            <w:tcW w:w="590" w:type="dxa"/>
            <w:vAlign w:val="center"/>
          </w:tcPr>
          <w:p w14:paraId="0B5E053D" w14:textId="77777777" w:rsidR="0056544A" w:rsidRPr="00673FDF" w:rsidRDefault="003153C6" w:rsidP="0056544A">
            <w:pPr>
              <w:jc w:val="center"/>
              <w:rPr>
                <w:rFonts w:ascii="Calibri" w:hAnsi="Calibri"/>
                <w:sz w:val="18"/>
                <w:szCs w:val="18"/>
              </w:rPr>
            </w:pPr>
            <w:r>
              <w:rPr>
                <w:rFonts w:ascii="Calibri" w:hAnsi="Calibri"/>
                <w:sz w:val="18"/>
                <w:szCs w:val="18"/>
              </w:rPr>
              <w:t>05</w:t>
            </w:r>
          </w:p>
        </w:tc>
        <w:tc>
          <w:tcPr>
            <w:tcW w:w="4918" w:type="dxa"/>
          </w:tcPr>
          <w:p w14:paraId="0B5E053E" w14:textId="041D16A0" w:rsidR="0056544A" w:rsidRPr="00673FDF" w:rsidRDefault="0056544A" w:rsidP="0056544A">
            <w:pPr>
              <w:rPr>
                <w:rFonts w:ascii="Calibri" w:hAnsi="Calibri"/>
                <w:sz w:val="18"/>
                <w:szCs w:val="18"/>
              </w:rPr>
            </w:pPr>
            <w:r w:rsidRPr="00673FDF">
              <w:rPr>
                <w:rFonts w:ascii="Calibri" w:hAnsi="Calibri"/>
                <w:sz w:val="18"/>
                <w:szCs w:val="18"/>
              </w:rPr>
              <w:t>Building Volume (ft</w:t>
            </w:r>
            <w:r w:rsidRPr="000F7B25">
              <w:rPr>
                <w:rFonts w:ascii="Calibri" w:hAnsi="Calibri"/>
                <w:sz w:val="18"/>
                <w:szCs w:val="18"/>
                <w:vertAlign w:val="superscript"/>
              </w:rPr>
              <w:t>3</w:t>
            </w:r>
            <w:r w:rsidRPr="00673FDF">
              <w:rPr>
                <w:rFonts w:ascii="Calibri" w:hAnsi="Calibri"/>
                <w:sz w:val="18"/>
                <w:szCs w:val="18"/>
              </w:rPr>
              <w:t>)</w:t>
            </w:r>
          </w:p>
        </w:tc>
        <w:tc>
          <w:tcPr>
            <w:tcW w:w="5508" w:type="dxa"/>
          </w:tcPr>
          <w:p w14:paraId="0B5E053F" w14:textId="77777777" w:rsidR="0056544A" w:rsidRPr="00673FDF" w:rsidRDefault="0056544A" w:rsidP="0056544A">
            <w:pPr>
              <w:rPr>
                <w:rFonts w:ascii="Calibri" w:hAnsi="Calibri"/>
                <w:sz w:val="18"/>
                <w:szCs w:val="18"/>
              </w:rPr>
            </w:pPr>
          </w:p>
        </w:tc>
      </w:tr>
      <w:tr w:rsidR="0056544A" w:rsidRPr="00673FDF" w14:paraId="0B5E0544" w14:textId="77777777" w:rsidTr="003A3915">
        <w:tc>
          <w:tcPr>
            <w:tcW w:w="590" w:type="dxa"/>
            <w:vAlign w:val="center"/>
          </w:tcPr>
          <w:p w14:paraId="0B5E0541" w14:textId="77777777" w:rsidR="0056544A" w:rsidRPr="00673FDF" w:rsidDel="0053362D" w:rsidRDefault="003153C6" w:rsidP="0056544A">
            <w:pPr>
              <w:jc w:val="center"/>
              <w:rPr>
                <w:rFonts w:ascii="Calibri" w:hAnsi="Calibri"/>
                <w:sz w:val="18"/>
                <w:szCs w:val="18"/>
              </w:rPr>
            </w:pPr>
            <w:r>
              <w:rPr>
                <w:rFonts w:ascii="Calibri" w:hAnsi="Calibri"/>
                <w:sz w:val="18"/>
                <w:szCs w:val="18"/>
              </w:rPr>
              <w:t>06</w:t>
            </w:r>
          </w:p>
        </w:tc>
        <w:tc>
          <w:tcPr>
            <w:tcW w:w="4918" w:type="dxa"/>
          </w:tcPr>
          <w:p w14:paraId="0B5E0542" w14:textId="6AF99F9C" w:rsidR="0056544A" w:rsidRPr="00673FDF" w:rsidRDefault="0056544A" w:rsidP="000F7B25">
            <w:pPr>
              <w:rPr>
                <w:rFonts w:ascii="Calibri" w:hAnsi="Calibri"/>
                <w:sz w:val="18"/>
                <w:szCs w:val="18"/>
              </w:rPr>
            </w:pPr>
            <w:r w:rsidRPr="00673FDF">
              <w:rPr>
                <w:rFonts w:ascii="Calibri" w:hAnsi="Calibri"/>
                <w:sz w:val="18"/>
                <w:szCs w:val="18"/>
              </w:rPr>
              <w:t xml:space="preserve">Date of the </w:t>
            </w:r>
            <w:r w:rsidR="000F7B25">
              <w:rPr>
                <w:rFonts w:ascii="Calibri" w:hAnsi="Calibri"/>
                <w:sz w:val="18"/>
                <w:szCs w:val="18"/>
              </w:rPr>
              <w:t>D</w:t>
            </w:r>
            <w:r w:rsidRPr="00673FDF">
              <w:rPr>
                <w:rFonts w:ascii="Calibri" w:hAnsi="Calibri"/>
                <w:sz w:val="18"/>
                <w:szCs w:val="18"/>
              </w:rPr>
              <w:t xml:space="preserve">iagnostic </w:t>
            </w:r>
            <w:r w:rsidR="000F7B25">
              <w:rPr>
                <w:rFonts w:ascii="Calibri" w:hAnsi="Calibri"/>
                <w:sz w:val="18"/>
                <w:szCs w:val="18"/>
              </w:rPr>
              <w:t>T</w:t>
            </w:r>
            <w:r w:rsidRPr="00673FDF">
              <w:rPr>
                <w:rFonts w:ascii="Calibri" w:hAnsi="Calibri"/>
                <w:sz w:val="18"/>
                <w:szCs w:val="18"/>
              </w:rPr>
              <w:t xml:space="preserve">est for this </w:t>
            </w:r>
            <w:r w:rsidR="000F7B25">
              <w:rPr>
                <w:rFonts w:ascii="Calibri" w:hAnsi="Calibri"/>
                <w:sz w:val="18"/>
                <w:szCs w:val="18"/>
              </w:rPr>
              <w:t>D</w:t>
            </w:r>
            <w:r w:rsidRPr="00673FDF">
              <w:rPr>
                <w:rFonts w:ascii="Calibri" w:hAnsi="Calibri"/>
                <w:sz w:val="18"/>
                <w:szCs w:val="18"/>
              </w:rPr>
              <w:t>welling</w:t>
            </w:r>
          </w:p>
        </w:tc>
        <w:tc>
          <w:tcPr>
            <w:tcW w:w="5508" w:type="dxa"/>
          </w:tcPr>
          <w:p w14:paraId="0B5E0543" w14:textId="77777777" w:rsidR="0056544A" w:rsidRPr="00673FDF" w:rsidRDefault="0056544A" w:rsidP="0056544A">
            <w:pPr>
              <w:rPr>
                <w:rFonts w:ascii="Calibri" w:hAnsi="Calibri"/>
                <w:sz w:val="18"/>
                <w:szCs w:val="18"/>
              </w:rPr>
            </w:pPr>
          </w:p>
        </w:tc>
      </w:tr>
    </w:tbl>
    <w:p w14:paraId="0B5E0545" w14:textId="77777777" w:rsidR="0056544A" w:rsidRDefault="0056544A" w:rsidP="0056544A"/>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56544A" w14:paraId="0B5E0547" w14:textId="77777777" w:rsidTr="0056544A">
        <w:tc>
          <w:tcPr>
            <w:tcW w:w="11016" w:type="dxa"/>
            <w:gridSpan w:val="9"/>
          </w:tcPr>
          <w:p w14:paraId="0B5E0546" w14:textId="77777777" w:rsidR="0056544A" w:rsidRPr="00D504F3" w:rsidRDefault="0056544A" w:rsidP="0056544A">
            <w:pPr>
              <w:rPr>
                <w:rFonts w:ascii="Calibri" w:hAnsi="Calibri"/>
              </w:rPr>
            </w:pPr>
            <w:r w:rsidRPr="00A40BDC">
              <w:rPr>
                <w:rFonts w:ascii="Calibri" w:hAnsi="Calibri"/>
                <w:b/>
                <w:szCs w:val="18"/>
              </w:rPr>
              <w:t>B. Diagnostic Equipment Information</w:t>
            </w:r>
          </w:p>
        </w:tc>
      </w:tr>
      <w:tr w:rsidR="0056544A" w14:paraId="0B5E054B" w14:textId="77777777" w:rsidTr="0056544A">
        <w:tc>
          <w:tcPr>
            <w:tcW w:w="590" w:type="dxa"/>
            <w:vAlign w:val="center"/>
          </w:tcPr>
          <w:p w14:paraId="0B5E0548" w14:textId="77777777" w:rsidR="0056544A" w:rsidRPr="00D504F3" w:rsidRDefault="0056544A" w:rsidP="0056544A">
            <w:pPr>
              <w:jc w:val="center"/>
              <w:rPr>
                <w:rFonts w:ascii="Calibri" w:hAnsi="Calibri"/>
              </w:rPr>
            </w:pPr>
            <w:r w:rsidRPr="00D504F3">
              <w:rPr>
                <w:rFonts w:ascii="Calibri" w:hAnsi="Calibri"/>
                <w:sz w:val="18"/>
                <w:szCs w:val="18"/>
              </w:rPr>
              <w:t>01</w:t>
            </w:r>
          </w:p>
        </w:tc>
        <w:tc>
          <w:tcPr>
            <w:tcW w:w="4925" w:type="dxa"/>
            <w:gridSpan w:val="4"/>
            <w:vAlign w:val="center"/>
          </w:tcPr>
          <w:p w14:paraId="0B5E0549" w14:textId="056D1950" w:rsidR="0056544A" w:rsidRPr="00D504F3" w:rsidRDefault="0056544A" w:rsidP="0056544A">
            <w:pPr>
              <w:rPr>
                <w:rFonts w:ascii="Calibri" w:hAnsi="Calibri"/>
              </w:rPr>
            </w:pPr>
            <w:r w:rsidRPr="00D504F3">
              <w:rPr>
                <w:rFonts w:ascii="Calibri" w:hAnsi="Calibri"/>
                <w:sz w:val="18"/>
                <w:szCs w:val="18"/>
              </w:rPr>
              <w:t>Number of Manometers Used to Measure Home Pressurization</w:t>
            </w:r>
          </w:p>
        </w:tc>
        <w:tc>
          <w:tcPr>
            <w:tcW w:w="5501" w:type="dxa"/>
            <w:gridSpan w:val="4"/>
          </w:tcPr>
          <w:p w14:paraId="0B5E054A" w14:textId="77777777" w:rsidR="0056544A" w:rsidRPr="00D504F3" w:rsidRDefault="0056544A" w:rsidP="0056544A">
            <w:pPr>
              <w:rPr>
                <w:rFonts w:ascii="Calibri" w:hAnsi="Calibri"/>
              </w:rPr>
            </w:pPr>
          </w:p>
        </w:tc>
      </w:tr>
      <w:tr w:rsidR="0056544A" w14:paraId="0B5E0551" w14:textId="77777777" w:rsidTr="0056544A">
        <w:tc>
          <w:tcPr>
            <w:tcW w:w="2203" w:type="dxa"/>
            <w:gridSpan w:val="2"/>
            <w:vAlign w:val="center"/>
          </w:tcPr>
          <w:p w14:paraId="0B5E054C" w14:textId="77777777" w:rsidR="0056544A" w:rsidRPr="00D504F3" w:rsidRDefault="0056544A" w:rsidP="0056544A">
            <w:pPr>
              <w:jc w:val="center"/>
              <w:rPr>
                <w:rFonts w:ascii="Calibri" w:hAnsi="Calibri"/>
                <w:sz w:val="18"/>
                <w:szCs w:val="18"/>
              </w:rPr>
            </w:pPr>
            <w:r w:rsidRPr="00D504F3">
              <w:rPr>
                <w:rFonts w:ascii="Calibri" w:hAnsi="Calibri"/>
                <w:sz w:val="18"/>
                <w:szCs w:val="18"/>
              </w:rPr>
              <w:t>02</w:t>
            </w:r>
          </w:p>
        </w:tc>
        <w:tc>
          <w:tcPr>
            <w:tcW w:w="2203" w:type="dxa"/>
            <w:gridSpan w:val="2"/>
            <w:vAlign w:val="center"/>
          </w:tcPr>
          <w:p w14:paraId="0B5E054D" w14:textId="77777777" w:rsidR="0056544A" w:rsidRPr="00D504F3" w:rsidRDefault="0056544A" w:rsidP="0056544A">
            <w:pPr>
              <w:jc w:val="center"/>
              <w:rPr>
                <w:rFonts w:ascii="Calibri" w:hAnsi="Calibri"/>
                <w:sz w:val="18"/>
                <w:szCs w:val="18"/>
              </w:rPr>
            </w:pPr>
            <w:r w:rsidRPr="00D504F3">
              <w:rPr>
                <w:rFonts w:ascii="Calibri" w:hAnsi="Calibri"/>
                <w:sz w:val="18"/>
                <w:szCs w:val="18"/>
              </w:rPr>
              <w:t>03</w:t>
            </w:r>
          </w:p>
        </w:tc>
        <w:tc>
          <w:tcPr>
            <w:tcW w:w="2203" w:type="dxa"/>
            <w:gridSpan w:val="2"/>
            <w:vAlign w:val="center"/>
          </w:tcPr>
          <w:p w14:paraId="0B5E054E" w14:textId="77777777" w:rsidR="0056544A" w:rsidRPr="00D504F3" w:rsidRDefault="0056544A" w:rsidP="0056544A">
            <w:pPr>
              <w:jc w:val="center"/>
              <w:rPr>
                <w:rFonts w:ascii="Calibri" w:hAnsi="Calibri"/>
                <w:sz w:val="18"/>
                <w:szCs w:val="18"/>
              </w:rPr>
            </w:pPr>
            <w:r w:rsidRPr="00D504F3">
              <w:rPr>
                <w:rFonts w:ascii="Calibri" w:hAnsi="Calibri"/>
                <w:sz w:val="18"/>
                <w:szCs w:val="18"/>
              </w:rPr>
              <w:t>04</w:t>
            </w:r>
          </w:p>
        </w:tc>
        <w:tc>
          <w:tcPr>
            <w:tcW w:w="2203" w:type="dxa"/>
            <w:gridSpan w:val="2"/>
            <w:vAlign w:val="center"/>
          </w:tcPr>
          <w:p w14:paraId="0B5E054F" w14:textId="77777777" w:rsidR="0056544A" w:rsidRPr="00D504F3" w:rsidRDefault="0056544A" w:rsidP="0056544A">
            <w:pPr>
              <w:jc w:val="center"/>
              <w:rPr>
                <w:rFonts w:ascii="Calibri" w:hAnsi="Calibri"/>
                <w:sz w:val="18"/>
                <w:szCs w:val="18"/>
              </w:rPr>
            </w:pPr>
            <w:r w:rsidRPr="00D504F3">
              <w:rPr>
                <w:rFonts w:ascii="Calibri" w:hAnsi="Calibri"/>
                <w:sz w:val="18"/>
                <w:szCs w:val="18"/>
              </w:rPr>
              <w:t>05</w:t>
            </w:r>
          </w:p>
        </w:tc>
        <w:tc>
          <w:tcPr>
            <w:tcW w:w="2204" w:type="dxa"/>
            <w:vAlign w:val="center"/>
          </w:tcPr>
          <w:p w14:paraId="0B5E0550" w14:textId="77777777" w:rsidR="0056544A" w:rsidRPr="00D504F3" w:rsidRDefault="0056544A" w:rsidP="0056544A">
            <w:pPr>
              <w:jc w:val="center"/>
              <w:rPr>
                <w:rFonts w:ascii="Calibri" w:hAnsi="Calibri"/>
                <w:sz w:val="18"/>
                <w:szCs w:val="18"/>
              </w:rPr>
            </w:pPr>
            <w:r w:rsidRPr="00D504F3">
              <w:rPr>
                <w:rFonts w:ascii="Calibri" w:hAnsi="Calibri"/>
                <w:sz w:val="18"/>
                <w:szCs w:val="18"/>
              </w:rPr>
              <w:t>06</w:t>
            </w:r>
          </w:p>
        </w:tc>
      </w:tr>
      <w:tr w:rsidR="0056544A" w14:paraId="0B5E0557" w14:textId="77777777" w:rsidTr="003A3915">
        <w:tc>
          <w:tcPr>
            <w:tcW w:w="2203" w:type="dxa"/>
            <w:gridSpan w:val="2"/>
            <w:vAlign w:val="bottom"/>
          </w:tcPr>
          <w:p w14:paraId="0B5E0552" w14:textId="77777777" w:rsidR="0056544A" w:rsidRPr="00D504F3" w:rsidRDefault="0056544A" w:rsidP="003A3915">
            <w:pPr>
              <w:jc w:val="center"/>
              <w:rPr>
                <w:rFonts w:ascii="Calibri" w:hAnsi="Calibri"/>
                <w:sz w:val="18"/>
                <w:szCs w:val="18"/>
              </w:rPr>
            </w:pPr>
            <w:r w:rsidRPr="00D504F3">
              <w:rPr>
                <w:rFonts w:ascii="Calibri" w:hAnsi="Calibri"/>
                <w:sz w:val="18"/>
                <w:szCs w:val="18"/>
              </w:rPr>
              <w:t>Manometer                  Make</w:t>
            </w:r>
          </w:p>
        </w:tc>
        <w:tc>
          <w:tcPr>
            <w:tcW w:w="2203" w:type="dxa"/>
            <w:gridSpan w:val="2"/>
            <w:vAlign w:val="bottom"/>
          </w:tcPr>
          <w:p w14:paraId="0B5E0553" w14:textId="77777777" w:rsidR="0056544A" w:rsidRPr="00D504F3" w:rsidRDefault="0056544A" w:rsidP="003A3915">
            <w:pPr>
              <w:jc w:val="center"/>
              <w:rPr>
                <w:rFonts w:ascii="Calibri" w:hAnsi="Calibri"/>
                <w:sz w:val="18"/>
                <w:szCs w:val="18"/>
              </w:rPr>
            </w:pPr>
            <w:r w:rsidRPr="00D504F3">
              <w:rPr>
                <w:rFonts w:ascii="Calibri" w:hAnsi="Calibri"/>
                <w:sz w:val="18"/>
                <w:szCs w:val="18"/>
              </w:rPr>
              <w:t>Manometer                 Model</w:t>
            </w:r>
          </w:p>
        </w:tc>
        <w:tc>
          <w:tcPr>
            <w:tcW w:w="2203" w:type="dxa"/>
            <w:gridSpan w:val="2"/>
            <w:vAlign w:val="bottom"/>
          </w:tcPr>
          <w:p w14:paraId="0B5E0554" w14:textId="77777777" w:rsidR="0056544A" w:rsidRPr="00D504F3" w:rsidRDefault="0056544A" w:rsidP="003A3915">
            <w:pPr>
              <w:jc w:val="center"/>
              <w:rPr>
                <w:rFonts w:ascii="Calibri" w:hAnsi="Calibri"/>
                <w:sz w:val="18"/>
                <w:szCs w:val="18"/>
              </w:rPr>
            </w:pPr>
            <w:r w:rsidRPr="00D504F3">
              <w:rPr>
                <w:rFonts w:ascii="Calibri" w:hAnsi="Calibri"/>
                <w:sz w:val="18"/>
                <w:szCs w:val="18"/>
              </w:rPr>
              <w:t>Manometer                   Serial                          Number</w:t>
            </w:r>
          </w:p>
        </w:tc>
        <w:tc>
          <w:tcPr>
            <w:tcW w:w="2203" w:type="dxa"/>
            <w:gridSpan w:val="2"/>
            <w:vAlign w:val="bottom"/>
          </w:tcPr>
          <w:p w14:paraId="0B5E0555" w14:textId="77777777" w:rsidR="0056544A" w:rsidRPr="00D504F3" w:rsidRDefault="0056544A" w:rsidP="003A3915">
            <w:pPr>
              <w:jc w:val="center"/>
              <w:rPr>
                <w:rFonts w:ascii="Calibri" w:hAnsi="Calibri"/>
                <w:sz w:val="18"/>
                <w:szCs w:val="18"/>
              </w:rPr>
            </w:pPr>
            <w:r w:rsidRPr="00D504F3">
              <w:rPr>
                <w:rFonts w:ascii="Calibri" w:hAnsi="Calibri"/>
                <w:sz w:val="18"/>
                <w:szCs w:val="18"/>
              </w:rPr>
              <w:t>Manometer         Calibration                      Date</w:t>
            </w:r>
          </w:p>
        </w:tc>
        <w:tc>
          <w:tcPr>
            <w:tcW w:w="2204" w:type="dxa"/>
            <w:vAlign w:val="bottom"/>
          </w:tcPr>
          <w:p w14:paraId="0B5E0556" w14:textId="77777777" w:rsidR="0056544A" w:rsidRPr="00D504F3" w:rsidRDefault="0056544A" w:rsidP="003A3915">
            <w:pPr>
              <w:jc w:val="center"/>
              <w:rPr>
                <w:rFonts w:ascii="Calibri" w:hAnsi="Calibri"/>
                <w:sz w:val="18"/>
                <w:szCs w:val="18"/>
              </w:rPr>
            </w:pPr>
            <w:r w:rsidRPr="00D504F3">
              <w:rPr>
                <w:rFonts w:ascii="Calibri" w:hAnsi="Calibri"/>
                <w:sz w:val="18"/>
                <w:szCs w:val="18"/>
              </w:rPr>
              <w:t>Manometer        Calibration                   Status</w:t>
            </w:r>
          </w:p>
        </w:tc>
      </w:tr>
      <w:tr w:rsidR="0056544A" w14:paraId="0B5E055D" w14:textId="77777777" w:rsidTr="000F7B25">
        <w:tc>
          <w:tcPr>
            <w:tcW w:w="2203" w:type="dxa"/>
            <w:gridSpan w:val="2"/>
            <w:tcBorders>
              <w:bottom w:val="single" w:sz="4" w:space="0" w:color="000000"/>
            </w:tcBorders>
            <w:vAlign w:val="center"/>
          </w:tcPr>
          <w:p w14:paraId="0B5E0558" w14:textId="77777777" w:rsidR="0056544A" w:rsidRPr="00D504F3" w:rsidRDefault="0056544A" w:rsidP="0056544A">
            <w:pPr>
              <w:jc w:val="center"/>
              <w:rPr>
                <w:rFonts w:ascii="Calibri" w:hAnsi="Calibri"/>
                <w:sz w:val="18"/>
                <w:szCs w:val="18"/>
              </w:rPr>
            </w:pPr>
          </w:p>
        </w:tc>
        <w:tc>
          <w:tcPr>
            <w:tcW w:w="2203" w:type="dxa"/>
            <w:gridSpan w:val="2"/>
            <w:tcBorders>
              <w:bottom w:val="single" w:sz="4" w:space="0" w:color="000000"/>
            </w:tcBorders>
            <w:vAlign w:val="center"/>
          </w:tcPr>
          <w:p w14:paraId="0B5E0559" w14:textId="77777777" w:rsidR="0056544A" w:rsidRPr="00D504F3" w:rsidRDefault="0056544A" w:rsidP="0056544A">
            <w:pPr>
              <w:jc w:val="center"/>
              <w:rPr>
                <w:rFonts w:ascii="Calibri" w:hAnsi="Calibri"/>
                <w:sz w:val="18"/>
                <w:szCs w:val="18"/>
              </w:rPr>
            </w:pPr>
          </w:p>
        </w:tc>
        <w:tc>
          <w:tcPr>
            <w:tcW w:w="2203" w:type="dxa"/>
            <w:gridSpan w:val="2"/>
            <w:tcBorders>
              <w:bottom w:val="single" w:sz="4" w:space="0" w:color="000000"/>
            </w:tcBorders>
            <w:vAlign w:val="center"/>
          </w:tcPr>
          <w:p w14:paraId="0B5E055A" w14:textId="77777777" w:rsidR="0056544A" w:rsidRPr="00D504F3" w:rsidRDefault="0056544A" w:rsidP="0056544A">
            <w:pPr>
              <w:jc w:val="center"/>
              <w:rPr>
                <w:rFonts w:ascii="Calibri" w:hAnsi="Calibri"/>
                <w:sz w:val="18"/>
                <w:szCs w:val="18"/>
              </w:rPr>
            </w:pPr>
          </w:p>
        </w:tc>
        <w:tc>
          <w:tcPr>
            <w:tcW w:w="2203" w:type="dxa"/>
            <w:gridSpan w:val="2"/>
            <w:tcBorders>
              <w:bottom w:val="single" w:sz="4" w:space="0" w:color="000000"/>
            </w:tcBorders>
            <w:vAlign w:val="center"/>
          </w:tcPr>
          <w:p w14:paraId="0B5E055B" w14:textId="77777777" w:rsidR="0056544A" w:rsidRPr="00D504F3" w:rsidRDefault="0056544A" w:rsidP="0056544A">
            <w:pPr>
              <w:jc w:val="center"/>
              <w:rPr>
                <w:rFonts w:ascii="Calibri" w:hAnsi="Calibri"/>
                <w:sz w:val="18"/>
                <w:szCs w:val="18"/>
              </w:rPr>
            </w:pPr>
          </w:p>
        </w:tc>
        <w:tc>
          <w:tcPr>
            <w:tcW w:w="2204" w:type="dxa"/>
            <w:tcBorders>
              <w:bottom w:val="single" w:sz="4" w:space="0" w:color="000000"/>
            </w:tcBorders>
            <w:vAlign w:val="center"/>
          </w:tcPr>
          <w:p w14:paraId="0B5E055C" w14:textId="77777777" w:rsidR="0056544A" w:rsidRPr="00D504F3" w:rsidRDefault="0056544A" w:rsidP="0056544A">
            <w:pPr>
              <w:jc w:val="center"/>
              <w:rPr>
                <w:rFonts w:ascii="Calibri" w:hAnsi="Calibri"/>
                <w:sz w:val="18"/>
                <w:szCs w:val="18"/>
              </w:rPr>
            </w:pPr>
          </w:p>
        </w:tc>
      </w:tr>
      <w:tr w:rsidR="0056544A" w14:paraId="0B5E0563" w14:textId="77777777" w:rsidTr="000F7B25">
        <w:tc>
          <w:tcPr>
            <w:tcW w:w="2203" w:type="dxa"/>
            <w:gridSpan w:val="2"/>
            <w:tcBorders>
              <w:bottom w:val="single" w:sz="4" w:space="0" w:color="000000"/>
            </w:tcBorders>
            <w:vAlign w:val="center"/>
          </w:tcPr>
          <w:p w14:paraId="0B5E055E" w14:textId="77777777" w:rsidR="0056544A" w:rsidRPr="00D504F3" w:rsidRDefault="0056544A" w:rsidP="0056544A">
            <w:pPr>
              <w:jc w:val="center"/>
              <w:rPr>
                <w:rFonts w:ascii="Calibri" w:hAnsi="Calibri"/>
                <w:sz w:val="18"/>
                <w:szCs w:val="18"/>
              </w:rPr>
            </w:pPr>
          </w:p>
        </w:tc>
        <w:tc>
          <w:tcPr>
            <w:tcW w:w="2203" w:type="dxa"/>
            <w:gridSpan w:val="2"/>
            <w:tcBorders>
              <w:bottom w:val="single" w:sz="4" w:space="0" w:color="000000"/>
            </w:tcBorders>
            <w:vAlign w:val="center"/>
          </w:tcPr>
          <w:p w14:paraId="0B5E055F" w14:textId="77777777" w:rsidR="0056544A" w:rsidRPr="00D504F3" w:rsidRDefault="0056544A" w:rsidP="0056544A">
            <w:pPr>
              <w:jc w:val="center"/>
              <w:rPr>
                <w:rFonts w:ascii="Calibri" w:hAnsi="Calibri"/>
                <w:sz w:val="18"/>
                <w:szCs w:val="18"/>
              </w:rPr>
            </w:pPr>
          </w:p>
        </w:tc>
        <w:tc>
          <w:tcPr>
            <w:tcW w:w="2203" w:type="dxa"/>
            <w:gridSpan w:val="2"/>
            <w:tcBorders>
              <w:bottom w:val="single" w:sz="4" w:space="0" w:color="000000"/>
            </w:tcBorders>
            <w:vAlign w:val="center"/>
          </w:tcPr>
          <w:p w14:paraId="0B5E0560" w14:textId="77777777" w:rsidR="0056544A" w:rsidRPr="00D504F3" w:rsidRDefault="0056544A" w:rsidP="0056544A">
            <w:pPr>
              <w:jc w:val="center"/>
              <w:rPr>
                <w:rFonts w:ascii="Calibri" w:hAnsi="Calibri"/>
                <w:sz w:val="18"/>
                <w:szCs w:val="18"/>
              </w:rPr>
            </w:pPr>
          </w:p>
        </w:tc>
        <w:tc>
          <w:tcPr>
            <w:tcW w:w="2203" w:type="dxa"/>
            <w:gridSpan w:val="2"/>
            <w:tcBorders>
              <w:bottom w:val="single" w:sz="4" w:space="0" w:color="000000"/>
            </w:tcBorders>
            <w:vAlign w:val="center"/>
          </w:tcPr>
          <w:p w14:paraId="0B5E0561" w14:textId="77777777" w:rsidR="0056544A" w:rsidRPr="00D504F3" w:rsidRDefault="0056544A" w:rsidP="0056544A">
            <w:pPr>
              <w:jc w:val="center"/>
              <w:rPr>
                <w:rFonts w:ascii="Calibri" w:hAnsi="Calibri"/>
                <w:sz w:val="18"/>
                <w:szCs w:val="18"/>
              </w:rPr>
            </w:pPr>
          </w:p>
        </w:tc>
        <w:tc>
          <w:tcPr>
            <w:tcW w:w="2204" w:type="dxa"/>
            <w:tcBorders>
              <w:bottom w:val="single" w:sz="4" w:space="0" w:color="000000"/>
            </w:tcBorders>
            <w:vAlign w:val="center"/>
          </w:tcPr>
          <w:p w14:paraId="0B5E0562" w14:textId="77777777" w:rsidR="0056544A" w:rsidRPr="00D504F3" w:rsidRDefault="0056544A" w:rsidP="0056544A">
            <w:pPr>
              <w:jc w:val="center"/>
              <w:rPr>
                <w:rFonts w:ascii="Calibri" w:hAnsi="Calibri"/>
                <w:sz w:val="18"/>
                <w:szCs w:val="18"/>
              </w:rPr>
            </w:pPr>
          </w:p>
        </w:tc>
      </w:tr>
      <w:tr w:rsidR="0056544A" w14:paraId="0B5E0567" w14:textId="77777777" w:rsidTr="000F7B25">
        <w:tc>
          <w:tcPr>
            <w:tcW w:w="590" w:type="dxa"/>
            <w:tcBorders>
              <w:top w:val="single" w:sz="4" w:space="0" w:color="000000"/>
            </w:tcBorders>
            <w:vAlign w:val="center"/>
          </w:tcPr>
          <w:p w14:paraId="0B5E0564" w14:textId="77777777" w:rsidR="0056544A" w:rsidRPr="00D504F3" w:rsidRDefault="0056544A" w:rsidP="0056544A">
            <w:pPr>
              <w:jc w:val="center"/>
              <w:rPr>
                <w:rFonts w:ascii="Calibri" w:hAnsi="Calibri"/>
                <w:sz w:val="18"/>
                <w:szCs w:val="18"/>
              </w:rPr>
            </w:pPr>
            <w:r w:rsidRPr="00D504F3">
              <w:rPr>
                <w:rFonts w:ascii="Calibri" w:hAnsi="Calibri"/>
                <w:sz w:val="18"/>
                <w:szCs w:val="18"/>
              </w:rPr>
              <w:t>07</w:t>
            </w:r>
          </w:p>
        </w:tc>
        <w:tc>
          <w:tcPr>
            <w:tcW w:w="4925" w:type="dxa"/>
            <w:gridSpan w:val="4"/>
            <w:tcBorders>
              <w:top w:val="single" w:sz="4" w:space="0" w:color="000000"/>
            </w:tcBorders>
            <w:vAlign w:val="center"/>
          </w:tcPr>
          <w:p w14:paraId="0B5E0565" w14:textId="4570CC48" w:rsidR="0056544A" w:rsidRPr="00D504F3" w:rsidRDefault="0056544A" w:rsidP="0056544A">
            <w:pPr>
              <w:rPr>
                <w:rFonts w:ascii="Calibri" w:hAnsi="Calibri"/>
                <w:sz w:val="18"/>
                <w:szCs w:val="18"/>
              </w:rPr>
            </w:pPr>
            <w:r w:rsidRPr="00D504F3">
              <w:rPr>
                <w:rFonts w:ascii="Calibri" w:hAnsi="Calibri"/>
                <w:sz w:val="18"/>
                <w:szCs w:val="18"/>
              </w:rPr>
              <w:t>Number of Fans Used to Pressurize Home</w:t>
            </w:r>
          </w:p>
        </w:tc>
        <w:tc>
          <w:tcPr>
            <w:tcW w:w="5501" w:type="dxa"/>
            <w:gridSpan w:val="4"/>
            <w:tcBorders>
              <w:top w:val="single" w:sz="4" w:space="0" w:color="000000"/>
            </w:tcBorders>
            <w:vAlign w:val="center"/>
          </w:tcPr>
          <w:p w14:paraId="0B5E0566" w14:textId="77777777" w:rsidR="0056544A" w:rsidRPr="00D504F3" w:rsidRDefault="0056544A" w:rsidP="0056544A">
            <w:pPr>
              <w:rPr>
                <w:rFonts w:ascii="Calibri" w:hAnsi="Calibri"/>
                <w:sz w:val="18"/>
                <w:szCs w:val="18"/>
              </w:rPr>
            </w:pPr>
          </w:p>
        </w:tc>
      </w:tr>
      <w:tr w:rsidR="0056544A" w14:paraId="0B5E056C" w14:textId="77777777" w:rsidTr="0056544A">
        <w:tc>
          <w:tcPr>
            <w:tcW w:w="2765" w:type="dxa"/>
            <w:gridSpan w:val="3"/>
            <w:vAlign w:val="center"/>
          </w:tcPr>
          <w:p w14:paraId="0B5E0568" w14:textId="77777777" w:rsidR="0056544A" w:rsidRPr="00D504F3" w:rsidRDefault="0056544A" w:rsidP="0056544A">
            <w:pPr>
              <w:jc w:val="center"/>
              <w:rPr>
                <w:rFonts w:ascii="Calibri" w:hAnsi="Calibri"/>
                <w:sz w:val="18"/>
                <w:szCs w:val="18"/>
              </w:rPr>
            </w:pPr>
            <w:r w:rsidRPr="00D504F3">
              <w:rPr>
                <w:rFonts w:ascii="Calibri" w:hAnsi="Calibri"/>
                <w:sz w:val="18"/>
                <w:szCs w:val="18"/>
              </w:rPr>
              <w:t>08</w:t>
            </w:r>
          </w:p>
        </w:tc>
        <w:tc>
          <w:tcPr>
            <w:tcW w:w="2750" w:type="dxa"/>
            <w:gridSpan w:val="2"/>
            <w:vAlign w:val="center"/>
          </w:tcPr>
          <w:p w14:paraId="0B5E0569" w14:textId="77777777" w:rsidR="0056544A" w:rsidRPr="00D504F3" w:rsidRDefault="0056544A" w:rsidP="0056544A">
            <w:pPr>
              <w:jc w:val="center"/>
              <w:rPr>
                <w:rFonts w:ascii="Calibri" w:hAnsi="Calibri"/>
                <w:sz w:val="18"/>
                <w:szCs w:val="18"/>
              </w:rPr>
            </w:pPr>
            <w:r w:rsidRPr="00D504F3">
              <w:rPr>
                <w:rFonts w:ascii="Calibri" w:hAnsi="Calibri"/>
                <w:sz w:val="18"/>
                <w:szCs w:val="18"/>
              </w:rPr>
              <w:t>09</w:t>
            </w:r>
          </w:p>
        </w:tc>
        <w:tc>
          <w:tcPr>
            <w:tcW w:w="2750" w:type="dxa"/>
            <w:gridSpan w:val="2"/>
            <w:vAlign w:val="center"/>
          </w:tcPr>
          <w:p w14:paraId="0B5E056A" w14:textId="77777777" w:rsidR="0056544A" w:rsidRPr="00D504F3" w:rsidRDefault="0056544A" w:rsidP="0056544A">
            <w:pPr>
              <w:jc w:val="center"/>
              <w:rPr>
                <w:rFonts w:ascii="Calibri" w:hAnsi="Calibri"/>
                <w:sz w:val="18"/>
                <w:szCs w:val="18"/>
              </w:rPr>
            </w:pPr>
            <w:r w:rsidRPr="00D504F3">
              <w:rPr>
                <w:rFonts w:ascii="Calibri" w:hAnsi="Calibri"/>
                <w:sz w:val="18"/>
                <w:szCs w:val="18"/>
              </w:rPr>
              <w:t>10</w:t>
            </w:r>
          </w:p>
        </w:tc>
        <w:tc>
          <w:tcPr>
            <w:tcW w:w="2751" w:type="dxa"/>
            <w:gridSpan w:val="2"/>
            <w:vAlign w:val="center"/>
          </w:tcPr>
          <w:p w14:paraId="0B5E056B" w14:textId="77777777" w:rsidR="0056544A" w:rsidRPr="00D504F3" w:rsidRDefault="0056544A" w:rsidP="0056544A">
            <w:pPr>
              <w:jc w:val="center"/>
              <w:rPr>
                <w:rFonts w:ascii="Calibri" w:hAnsi="Calibri"/>
                <w:sz w:val="18"/>
                <w:szCs w:val="18"/>
              </w:rPr>
            </w:pPr>
            <w:r w:rsidRPr="00D504F3">
              <w:rPr>
                <w:rFonts w:ascii="Calibri" w:hAnsi="Calibri"/>
                <w:sz w:val="18"/>
                <w:szCs w:val="18"/>
              </w:rPr>
              <w:t>11</w:t>
            </w:r>
          </w:p>
        </w:tc>
      </w:tr>
      <w:tr w:rsidR="0056544A" w14:paraId="0B5E0571" w14:textId="77777777" w:rsidTr="0056544A">
        <w:tc>
          <w:tcPr>
            <w:tcW w:w="2765" w:type="dxa"/>
            <w:gridSpan w:val="3"/>
            <w:vAlign w:val="center"/>
          </w:tcPr>
          <w:p w14:paraId="0B5E056D" w14:textId="77777777" w:rsidR="0056544A" w:rsidRPr="00D504F3" w:rsidRDefault="0056544A" w:rsidP="0056544A">
            <w:pPr>
              <w:jc w:val="center"/>
              <w:rPr>
                <w:rFonts w:ascii="Calibri" w:hAnsi="Calibri"/>
                <w:sz w:val="18"/>
                <w:szCs w:val="18"/>
              </w:rPr>
            </w:pPr>
            <w:r w:rsidRPr="00D504F3">
              <w:rPr>
                <w:rFonts w:ascii="Calibri" w:hAnsi="Calibri"/>
                <w:sz w:val="18"/>
                <w:szCs w:val="18"/>
              </w:rPr>
              <w:t>Fan Make</w:t>
            </w:r>
          </w:p>
        </w:tc>
        <w:tc>
          <w:tcPr>
            <w:tcW w:w="2750" w:type="dxa"/>
            <w:gridSpan w:val="2"/>
            <w:vAlign w:val="center"/>
          </w:tcPr>
          <w:p w14:paraId="0B5E056E" w14:textId="77777777" w:rsidR="0056544A" w:rsidRPr="00D504F3" w:rsidRDefault="0056544A" w:rsidP="0056544A">
            <w:pPr>
              <w:jc w:val="center"/>
              <w:rPr>
                <w:rFonts w:ascii="Calibri" w:hAnsi="Calibri"/>
                <w:sz w:val="18"/>
                <w:szCs w:val="18"/>
              </w:rPr>
            </w:pPr>
            <w:r w:rsidRPr="00D504F3">
              <w:rPr>
                <w:rFonts w:ascii="Calibri" w:hAnsi="Calibri"/>
                <w:sz w:val="18"/>
                <w:szCs w:val="18"/>
              </w:rPr>
              <w:t>Fan Model</w:t>
            </w:r>
          </w:p>
        </w:tc>
        <w:tc>
          <w:tcPr>
            <w:tcW w:w="2750" w:type="dxa"/>
            <w:gridSpan w:val="2"/>
            <w:vAlign w:val="center"/>
          </w:tcPr>
          <w:p w14:paraId="0B5E056F" w14:textId="77777777" w:rsidR="0056544A" w:rsidRPr="00D504F3" w:rsidRDefault="0056544A" w:rsidP="0056544A">
            <w:pPr>
              <w:jc w:val="center"/>
              <w:rPr>
                <w:rFonts w:ascii="Calibri" w:hAnsi="Calibri"/>
                <w:sz w:val="18"/>
                <w:szCs w:val="18"/>
              </w:rPr>
            </w:pPr>
            <w:r w:rsidRPr="00D504F3">
              <w:rPr>
                <w:rFonts w:ascii="Calibri" w:hAnsi="Calibri"/>
                <w:sz w:val="18"/>
                <w:szCs w:val="18"/>
              </w:rPr>
              <w:t>Fan Serial Number</w:t>
            </w:r>
          </w:p>
        </w:tc>
        <w:tc>
          <w:tcPr>
            <w:tcW w:w="2751" w:type="dxa"/>
            <w:gridSpan w:val="2"/>
            <w:vAlign w:val="center"/>
          </w:tcPr>
          <w:p w14:paraId="0B5E0570" w14:textId="77777777" w:rsidR="0056544A" w:rsidRPr="00D504F3" w:rsidRDefault="0056544A" w:rsidP="000F7B25">
            <w:pPr>
              <w:jc w:val="center"/>
              <w:rPr>
                <w:rFonts w:ascii="Calibri" w:hAnsi="Calibri"/>
                <w:sz w:val="18"/>
                <w:szCs w:val="18"/>
              </w:rPr>
            </w:pPr>
            <w:r w:rsidRPr="00D504F3">
              <w:rPr>
                <w:rFonts w:ascii="Calibri" w:hAnsi="Calibri"/>
                <w:sz w:val="18"/>
                <w:szCs w:val="18"/>
              </w:rPr>
              <w:t xml:space="preserve">Fan </w:t>
            </w:r>
            <w:r w:rsidR="000F7B25">
              <w:rPr>
                <w:rFonts w:ascii="Calibri" w:hAnsi="Calibri"/>
                <w:sz w:val="18"/>
                <w:szCs w:val="18"/>
              </w:rPr>
              <w:t>C</w:t>
            </w:r>
            <w:r w:rsidRPr="00D504F3">
              <w:rPr>
                <w:rFonts w:ascii="Calibri" w:hAnsi="Calibri"/>
                <w:sz w:val="18"/>
                <w:szCs w:val="18"/>
              </w:rPr>
              <w:t>onfiguration (rings)</w:t>
            </w:r>
          </w:p>
        </w:tc>
      </w:tr>
      <w:tr w:rsidR="0056544A" w14:paraId="0B5E0576" w14:textId="77777777" w:rsidTr="0056544A">
        <w:tc>
          <w:tcPr>
            <w:tcW w:w="2765" w:type="dxa"/>
            <w:gridSpan w:val="3"/>
            <w:vAlign w:val="center"/>
          </w:tcPr>
          <w:p w14:paraId="0B5E0572" w14:textId="77777777" w:rsidR="0056544A" w:rsidRPr="00D504F3" w:rsidRDefault="0056544A" w:rsidP="0056544A">
            <w:pPr>
              <w:jc w:val="center"/>
              <w:rPr>
                <w:rFonts w:ascii="Calibri" w:hAnsi="Calibri"/>
                <w:sz w:val="18"/>
                <w:szCs w:val="18"/>
              </w:rPr>
            </w:pPr>
          </w:p>
        </w:tc>
        <w:tc>
          <w:tcPr>
            <w:tcW w:w="2750" w:type="dxa"/>
            <w:gridSpan w:val="2"/>
            <w:vAlign w:val="center"/>
          </w:tcPr>
          <w:p w14:paraId="0B5E0573" w14:textId="77777777" w:rsidR="0056544A" w:rsidRPr="00D504F3" w:rsidRDefault="0056544A" w:rsidP="0056544A">
            <w:pPr>
              <w:jc w:val="center"/>
              <w:rPr>
                <w:rFonts w:ascii="Calibri" w:hAnsi="Calibri"/>
                <w:sz w:val="18"/>
                <w:szCs w:val="18"/>
              </w:rPr>
            </w:pPr>
          </w:p>
        </w:tc>
        <w:tc>
          <w:tcPr>
            <w:tcW w:w="2750" w:type="dxa"/>
            <w:gridSpan w:val="2"/>
            <w:vAlign w:val="center"/>
          </w:tcPr>
          <w:p w14:paraId="0B5E0574" w14:textId="77777777" w:rsidR="0056544A" w:rsidRPr="00D504F3" w:rsidRDefault="0056544A" w:rsidP="0056544A">
            <w:pPr>
              <w:jc w:val="center"/>
              <w:rPr>
                <w:rFonts w:ascii="Calibri" w:hAnsi="Calibri"/>
                <w:sz w:val="18"/>
                <w:szCs w:val="18"/>
              </w:rPr>
            </w:pPr>
          </w:p>
        </w:tc>
        <w:tc>
          <w:tcPr>
            <w:tcW w:w="2751" w:type="dxa"/>
            <w:gridSpan w:val="2"/>
            <w:vAlign w:val="center"/>
          </w:tcPr>
          <w:p w14:paraId="0B5E0575" w14:textId="77777777" w:rsidR="0056544A" w:rsidRPr="00D504F3" w:rsidRDefault="0056544A" w:rsidP="0056544A">
            <w:pPr>
              <w:jc w:val="center"/>
              <w:rPr>
                <w:rFonts w:ascii="Calibri" w:hAnsi="Calibri"/>
                <w:sz w:val="18"/>
                <w:szCs w:val="18"/>
              </w:rPr>
            </w:pPr>
          </w:p>
        </w:tc>
      </w:tr>
      <w:tr w:rsidR="0056544A" w14:paraId="0B5E057B" w14:textId="77777777" w:rsidTr="0056544A">
        <w:tc>
          <w:tcPr>
            <w:tcW w:w="2765" w:type="dxa"/>
            <w:gridSpan w:val="3"/>
            <w:vAlign w:val="center"/>
          </w:tcPr>
          <w:p w14:paraId="0B5E0577" w14:textId="77777777" w:rsidR="0056544A" w:rsidRPr="00D504F3" w:rsidRDefault="0056544A" w:rsidP="0056544A">
            <w:pPr>
              <w:jc w:val="center"/>
              <w:rPr>
                <w:rFonts w:ascii="Calibri" w:hAnsi="Calibri"/>
                <w:sz w:val="18"/>
                <w:szCs w:val="18"/>
              </w:rPr>
            </w:pPr>
          </w:p>
        </w:tc>
        <w:tc>
          <w:tcPr>
            <w:tcW w:w="2750" w:type="dxa"/>
            <w:gridSpan w:val="2"/>
            <w:vAlign w:val="center"/>
          </w:tcPr>
          <w:p w14:paraId="0B5E0578" w14:textId="77777777" w:rsidR="0056544A" w:rsidRPr="00D504F3" w:rsidRDefault="0056544A" w:rsidP="0056544A">
            <w:pPr>
              <w:jc w:val="center"/>
              <w:rPr>
                <w:rFonts w:ascii="Calibri" w:hAnsi="Calibri"/>
                <w:sz w:val="18"/>
                <w:szCs w:val="18"/>
              </w:rPr>
            </w:pPr>
          </w:p>
        </w:tc>
        <w:tc>
          <w:tcPr>
            <w:tcW w:w="2750" w:type="dxa"/>
            <w:gridSpan w:val="2"/>
            <w:vAlign w:val="center"/>
          </w:tcPr>
          <w:p w14:paraId="0B5E0579" w14:textId="77777777" w:rsidR="0056544A" w:rsidRPr="00D504F3" w:rsidRDefault="0056544A" w:rsidP="0056544A">
            <w:pPr>
              <w:jc w:val="center"/>
              <w:rPr>
                <w:rFonts w:ascii="Calibri" w:hAnsi="Calibri"/>
                <w:sz w:val="18"/>
                <w:szCs w:val="18"/>
              </w:rPr>
            </w:pPr>
          </w:p>
        </w:tc>
        <w:tc>
          <w:tcPr>
            <w:tcW w:w="2751" w:type="dxa"/>
            <w:gridSpan w:val="2"/>
            <w:vAlign w:val="center"/>
          </w:tcPr>
          <w:p w14:paraId="0B5E057A" w14:textId="77777777" w:rsidR="0056544A" w:rsidRPr="00D504F3" w:rsidRDefault="0056544A" w:rsidP="0056544A">
            <w:pPr>
              <w:jc w:val="center"/>
              <w:rPr>
                <w:rFonts w:ascii="Calibri" w:hAnsi="Calibri"/>
                <w:sz w:val="18"/>
                <w:szCs w:val="18"/>
              </w:rPr>
            </w:pPr>
          </w:p>
        </w:tc>
      </w:tr>
    </w:tbl>
    <w:p w14:paraId="0B5E057C" w14:textId="77777777" w:rsidR="0056544A" w:rsidRDefault="0056544A" w:rsidP="0056544A"/>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4911"/>
        <w:gridCol w:w="7"/>
        <w:gridCol w:w="5508"/>
      </w:tblGrid>
      <w:tr w:rsidR="0056544A" w:rsidRPr="00AB2BDC" w14:paraId="0B5E057E" w14:textId="77777777" w:rsidTr="0056544A">
        <w:tc>
          <w:tcPr>
            <w:tcW w:w="11016" w:type="dxa"/>
            <w:gridSpan w:val="4"/>
            <w:tcBorders>
              <w:top w:val="single" w:sz="4" w:space="0" w:color="auto"/>
            </w:tcBorders>
            <w:vAlign w:val="center"/>
          </w:tcPr>
          <w:p w14:paraId="0B5E057D" w14:textId="77777777" w:rsidR="0056544A" w:rsidRPr="00A40BDC" w:rsidRDefault="0056544A" w:rsidP="000F7B2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A40BDC">
              <w:rPr>
                <w:rFonts w:ascii="Calibri" w:hAnsi="Calibri"/>
                <w:b/>
              </w:rPr>
              <w:t xml:space="preserve">C. Envelope Leakage Worksheet </w:t>
            </w:r>
            <w:r w:rsidR="000F7B25" w:rsidRPr="00A40BDC">
              <w:rPr>
                <w:rFonts w:ascii="Calibri" w:hAnsi="Calibri"/>
                <w:b/>
              </w:rPr>
              <w:t xml:space="preserve">- </w:t>
            </w:r>
            <w:r w:rsidRPr="00A40BDC">
              <w:rPr>
                <w:rFonts w:ascii="Calibri" w:hAnsi="Calibri"/>
                <w:b/>
              </w:rPr>
              <w:t>Depressurization - MCH</w:t>
            </w:r>
            <w:r w:rsidRPr="000A5B10">
              <w:rPr>
                <w:rFonts w:ascii="Calibri" w:hAnsi="Calibri"/>
                <w:b/>
              </w:rPr>
              <w:t xml:space="preserve">24e </w:t>
            </w:r>
            <w:r w:rsidR="000F7B25" w:rsidRPr="000A5B10">
              <w:rPr>
                <w:rFonts w:ascii="Calibri" w:hAnsi="Calibri"/>
                <w:b/>
              </w:rPr>
              <w:t xml:space="preserve">- </w:t>
            </w:r>
            <w:r w:rsidRPr="000A5B10">
              <w:rPr>
                <w:rFonts w:ascii="Calibri" w:hAnsi="Calibri"/>
                <w:b/>
              </w:rPr>
              <w:t>Repeated Single Point Air Tightness Test With Automatic Meter</w:t>
            </w:r>
          </w:p>
        </w:tc>
      </w:tr>
      <w:tr w:rsidR="0056544A" w:rsidRPr="00AB2BDC" w14:paraId="0B5E0582" w14:textId="77777777" w:rsidTr="0056544A">
        <w:tc>
          <w:tcPr>
            <w:tcW w:w="590" w:type="dxa"/>
            <w:vAlign w:val="center"/>
          </w:tcPr>
          <w:p w14:paraId="0B5E057F"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855947">
              <w:rPr>
                <w:rFonts w:ascii="Calibri" w:hAnsi="Calibri"/>
                <w:sz w:val="18"/>
                <w:szCs w:val="18"/>
              </w:rPr>
              <w:t>1</w:t>
            </w:r>
          </w:p>
        </w:tc>
        <w:tc>
          <w:tcPr>
            <w:tcW w:w="4918" w:type="dxa"/>
            <w:gridSpan w:val="2"/>
            <w:vAlign w:val="center"/>
          </w:tcPr>
          <w:p w14:paraId="0B5E0580" w14:textId="1359C52B" w:rsidR="0056544A" w:rsidRPr="00855947" w:rsidRDefault="0056544A" w:rsidP="000F7B2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rPr>
              <w:t xml:space="preserve">Time </w:t>
            </w:r>
            <w:r w:rsidR="000F7B25">
              <w:rPr>
                <w:rFonts w:ascii="Calibri" w:hAnsi="Calibri"/>
                <w:sz w:val="18"/>
                <w:szCs w:val="18"/>
              </w:rPr>
              <w:t>A</w:t>
            </w:r>
            <w:r w:rsidRPr="00855947">
              <w:rPr>
                <w:rFonts w:ascii="Calibri" w:hAnsi="Calibri"/>
                <w:sz w:val="18"/>
                <w:szCs w:val="18"/>
              </w:rPr>
              <w:t xml:space="preserve">verage </w:t>
            </w:r>
            <w:r w:rsidR="000F7B25">
              <w:rPr>
                <w:rFonts w:ascii="Calibri" w:hAnsi="Calibri"/>
                <w:sz w:val="18"/>
                <w:szCs w:val="18"/>
              </w:rPr>
              <w:t>P</w:t>
            </w:r>
            <w:r w:rsidRPr="00855947">
              <w:rPr>
                <w:rFonts w:ascii="Calibri" w:hAnsi="Calibri"/>
                <w:sz w:val="18"/>
                <w:szCs w:val="18"/>
              </w:rPr>
              <w:t xml:space="preserve">eriod of </w:t>
            </w:r>
            <w:r w:rsidR="000F7B25">
              <w:rPr>
                <w:rFonts w:ascii="Calibri" w:hAnsi="Calibri"/>
                <w:sz w:val="18"/>
                <w:szCs w:val="18"/>
              </w:rPr>
              <w:t>M</w:t>
            </w:r>
            <w:r w:rsidRPr="00855947">
              <w:rPr>
                <w:rFonts w:ascii="Calibri" w:hAnsi="Calibri"/>
                <w:sz w:val="18"/>
                <w:szCs w:val="18"/>
              </w:rPr>
              <w:t>eter</w:t>
            </w:r>
          </w:p>
        </w:tc>
        <w:tc>
          <w:tcPr>
            <w:tcW w:w="5508" w:type="dxa"/>
            <w:vAlign w:val="center"/>
          </w:tcPr>
          <w:p w14:paraId="0B5E0581"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AB2BDC" w14:paraId="0B5E0586" w14:textId="77777777" w:rsidTr="0056544A">
        <w:tc>
          <w:tcPr>
            <w:tcW w:w="590" w:type="dxa"/>
            <w:vAlign w:val="center"/>
          </w:tcPr>
          <w:p w14:paraId="0B5E0583"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2"/>
          </w:tcPr>
          <w:p w14:paraId="0B5E0584" w14:textId="42033820" w:rsidR="0056544A" w:rsidRPr="00855947" w:rsidRDefault="0056544A" w:rsidP="000A5B1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lang w:eastAsia="zh-TW"/>
              </w:rPr>
              <w:t xml:space="preserve">Blower Door Software </w:t>
            </w:r>
            <w:r w:rsidR="000A5B10">
              <w:rPr>
                <w:rFonts w:ascii="Calibri" w:hAnsi="Calibri"/>
                <w:sz w:val="18"/>
                <w:szCs w:val="18"/>
                <w:lang w:eastAsia="zh-TW"/>
              </w:rPr>
              <w:t>U</w:t>
            </w:r>
            <w:r w:rsidRPr="00855947">
              <w:rPr>
                <w:rFonts w:ascii="Calibri" w:hAnsi="Calibri"/>
                <w:sz w:val="18"/>
                <w:szCs w:val="18"/>
                <w:lang w:eastAsia="zh-TW"/>
              </w:rPr>
              <w:t xml:space="preserve">sed for </w:t>
            </w:r>
            <w:r w:rsidR="000F7B25">
              <w:rPr>
                <w:rFonts w:ascii="Calibri" w:hAnsi="Calibri"/>
                <w:sz w:val="18"/>
                <w:szCs w:val="18"/>
                <w:lang w:eastAsia="zh-TW"/>
              </w:rPr>
              <w:t>C</w:t>
            </w:r>
            <w:r w:rsidRPr="00855947">
              <w:rPr>
                <w:rFonts w:ascii="Calibri" w:hAnsi="Calibri"/>
                <w:sz w:val="18"/>
                <w:szCs w:val="18"/>
                <w:lang w:eastAsia="zh-TW"/>
              </w:rPr>
              <w:t>alculations?</w:t>
            </w:r>
          </w:p>
        </w:tc>
        <w:tc>
          <w:tcPr>
            <w:tcW w:w="5508" w:type="dxa"/>
          </w:tcPr>
          <w:p w14:paraId="0B5E0585"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AB2BDC" w14:paraId="0B5E0588" w14:textId="77777777" w:rsidTr="003A3915">
        <w:trPr>
          <w:trHeight w:hRule="exact" w:val="77"/>
        </w:trPr>
        <w:tc>
          <w:tcPr>
            <w:tcW w:w="11016" w:type="dxa"/>
            <w:gridSpan w:val="4"/>
            <w:vAlign w:val="center"/>
          </w:tcPr>
          <w:p w14:paraId="0B5E0587" w14:textId="77777777" w:rsidR="0056544A" w:rsidRPr="00AB2BDC"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56544A" w:rsidRPr="00AB2BDC" w14:paraId="0B5E058B"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589"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5515" w:type="dxa"/>
            <w:gridSpan w:val="2"/>
            <w:vAlign w:val="center"/>
          </w:tcPr>
          <w:p w14:paraId="0B5E058A"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r>
      <w:tr w:rsidR="0056544A" w:rsidRPr="00AB2BDC" w14:paraId="0B5E058E"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58C"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Induced Building Pressure</w:t>
            </w:r>
          </w:p>
        </w:tc>
        <w:tc>
          <w:tcPr>
            <w:tcW w:w="5515" w:type="dxa"/>
            <w:gridSpan w:val="2"/>
            <w:vAlign w:val="center"/>
          </w:tcPr>
          <w:p w14:paraId="0B5E058D"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Nominal CFM50</w:t>
            </w:r>
          </w:p>
        </w:tc>
      </w:tr>
      <w:tr w:rsidR="0056544A" w:rsidRPr="00AB2BDC" w14:paraId="0B5E0591"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58F" w14:textId="77777777" w:rsidR="0056544A" w:rsidRPr="00327B4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0B5E0590" w14:textId="77777777" w:rsidR="0056544A" w:rsidRPr="00327B4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0B5E0594"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592" w14:textId="77777777" w:rsidR="0056544A" w:rsidRPr="00327B4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0B5E0593" w14:textId="77777777" w:rsidR="0056544A" w:rsidRPr="00327B4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0B5E0597"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595" w14:textId="77777777" w:rsidR="0056544A" w:rsidRPr="00327B4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0B5E0596" w14:textId="77777777" w:rsidR="0056544A" w:rsidRPr="00327B4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0B5E059A"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598" w14:textId="77777777" w:rsidR="0056544A" w:rsidRPr="00327B4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0B5E0599" w14:textId="77777777" w:rsidR="0056544A" w:rsidRPr="00327B4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0B5E059D"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59B" w14:textId="77777777" w:rsidR="0056544A" w:rsidRPr="00327B4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0B5E059C" w14:textId="77777777" w:rsidR="0056544A" w:rsidRPr="00327B4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0B5E05A0" w14:textId="77777777" w:rsidTr="0056544A">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59E" w14:textId="77777777" w:rsidR="0056544A" w:rsidRPr="00327B4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15" w:type="dxa"/>
            <w:gridSpan w:val="2"/>
            <w:vAlign w:val="center"/>
          </w:tcPr>
          <w:p w14:paraId="0B5E059F" w14:textId="77777777" w:rsidR="0056544A" w:rsidRPr="00327B4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0B5E05A2" w14:textId="77777777" w:rsidTr="003A3915">
        <w:tblPrEx>
          <w:tblBorders>
            <w:top w:val="single" w:sz="4" w:space="0" w:color="000000"/>
            <w:left w:val="single" w:sz="4" w:space="0" w:color="000000"/>
            <w:bottom w:val="single" w:sz="4" w:space="0" w:color="000000"/>
            <w:right w:val="single" w:sz="4" w:space="0" w:color="000000"/>
          </w:tblBorders>
        </w:tblPrEx>
        <w:trPr>
          <w:trHeight w:hRule="exact" w:val="77"/>
        </w:trPr>
        <w:tc>
          <w:tcPr>
            <w:tcW w:w="11016" w:type="dxa"/>
            <w:gridSpan w:val="4"/>
            <w:vAlign w:val="center"/>
          </w:tcPr>
          <w:p w14:paraId="0B5E05A1"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AB2BDC" w14:paraId="0B5E05A6" w14:textId="77777777" w:rsidTr="0056544A">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0B5E05A3"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0</w:t>
            </w:r>
            <w:r>
              <w:rPr>
                <w:rFonts w:ascii="Calibri" w:hAnsi="Calibri"/>
                <w:sz w:val="18"/>
                <w:szCs w:val="18"/>
              </w:rPr>
              <w:t>5</w:t>
            </w:r>
          </w:p>
        </w:tc>
        <w:tc>
          <w:tcPr>
            <w:tcW w:w="4918" w:type="dxa"/>
            <w:gridSpan w:val="2"/>
          </w:tcPr>
          <w:p w14:paraId="0B5E05A4" w14:textId="75EDC262" w:rsidR="0056544A" w:rsidRPr="00855947" w:rsidRDefault="0056544A" w:rsidP="000F7B2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855947">
              <w:rPr>
                <w:rFonts w:ascii="Calibri" w:hAnsi="Calibri"/>
                <w:sz w:val="18"/>
                <w:szCs w:val="18"/>
                <w:lang w:eastAsia="zh-TW"/>
              </w:rPr>
              <w:t xml:space="preserve">Average </w:t>
            </w:r>
            <w:r w:rsidR="000F7B25">
              <w:rPr>
                <w:rFonts w:ascii="Calibri" w:hAnsi="Calibri"/>
                <w:sz w:val="18"/>
                <w:szCs w:val="18"/>
                <w:lang w:eastAsia="zh-TW"/>
              </w:rPr>
              <w:t>N</w:t>
            </w:r>
            <w:r w:rsidRPr="00855947">
              <w:rPr>
                <w:rFonts w:ascii="Calibri" w:hAnsi="Calibri"/>
                <w:sz w:val="18"/>
                <w:szCs w:val="18"/>
                <w:lang w:eastAsia="zh-TW"/>
              </w:rPr>
              <w:t>ominal CFM50</w:t>
            </w:r>
          </w:p>
        </w:tc>
        <w:tc>
          <w:tcPr>
            <w:tcW w:w="5508" w:type="dxa"/>
          </w:tcPr>
          <w:p w14:paraId="0B5E05A5" w14:textId="77777777" w:rsidR="0056544A" w:rsidRPr="00855947"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F03834" w:rsidRPr="00AB2BDC" w14:paraId="0E216F70" w14:textId="77777777" w:rsidTr="00E4266A">
        <w:tblPrEx>
          <w:tblBorders>
            <w:top w:val="single" w:sz="4" w:space="0" w:color="000000"/>
            <w:left w:val="single" w:sz="4" w:space="0" w:color="000000"/>
            <w:bottom w:val="single" w:sz="4" w:space="0" w:color="000000"/>
            <w:right w:val="single" w:sz="4" w:space="0" w:color="000000"/>
          </w:tblBorders>
        </w:tblPrEx>
        <w:trPr>
          <w:ins w:id="0" w:author="Shewmaker, Michael@Energy" w:date="2016-03-29T15:33:00Z"/>
        </w:trPr>
        <w:tc>
          <w:tcPr>
            <w:tcW w:w="11016" w:type="dxa"/>
            <w:gridSpan w:val="4"/>
            <w:vAlign w:val="center"/>
          </w:tcPr>
          <w:p w14:paraId="06F3052C" w14:textId="77777777" w:rsidR="00F03834" w:rsidRDefault="00F03834" w:rsidP="00F0383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1" w:author="Shewmaker, Michael@Energy" w:date="2016-03-29T15:33:00Z"/>
                <w:rFonts w:ascii="Calibri" w:hAnsi="Calibri"/>
                <w:sz w:val="18"/>
                <w:szCs w:val="18"/>
              </w:rPr>
            </w:pPr>
            <w:ins w:id="2" w:author="Shewmaker, Michael@Energy" w:date="2016-03-29T15:33:00Z">
              <w:r>
                <w:rPr>
                  <w:rFonts w:ascii="Calibri" w:hAnsi="Calibri"/>
                  <w:sz w:val="18"/>
                  <w:szCs w:val="18"/>
                </w:rPr>
                <w:t>Note:</w:t>
              </w:r>
            </w:ins>
          </w:p>
          <w:p w14:paraId="2094F901" w14:textId="341A1C16" w:rsidR="00F03834" w:rsidRPr="008305D3" w:rsidRDefault="00F03834" w:rsidP="00082525">
            <w:pPr>
              <w:pStyle w:val="ListParagraph"/>
              <w:numPr>
                <w:ilvl w:val="0"/>
                <w:numId w:val="49"/>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3" w:author="Shewmaker, Michael@Energy" w:date="2016-03-29T15:33:00Z"/>
                <w:rFonts w:ascii="Calibri" w:hAnsi="Calibri"/>
                <w:sz w:val="18"/>
              </w:rPr>
            </w:pPr>
            <w:ins w:id="4" w:author="Shewmaker, Michael@Energy" w:date="2016-03-29T15:33:00Z">
              <w:r w:rsidRPr="00082525">
                <w:rPr>
                  <w:rFonts w:asciiTheme="minorHAnsi" w:hAnsiTheme="minorHAnsi"/>
                  <w:sz w:val="18"/>
                </w:rPr>
                <w:t>For multifamily, each dwelling unit must be tested individually and shown to meet the leakage requirements. Depressurization of the adjacent dwelling units while conducting this test is not allowed.</w:t>
              </w:r>
            </w:ins>
          </w:p>
        </w:tc>
      </w:tr>
    </w:tbl>
    <w:p w14:paraId="0B5E05A7" w14:textId="77777777" w:rsidR="0056544A" w:rsidRDefault="0056544A" w:rsidP="0056544A"/>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919"/>
        <w:gridCol w:w="5506"/>
      </w:tblGrid>
      <w:tr w:rsidR="0056544A" w:rsidRPr="00D14BF4" w14:paraId="0B5E05A9" w14:textId="77777777" w:rsidTr="0056544A">
        <w:tc>
          <w:tcPr>
            <w:tcW w:w="11014" w:type="dxa"/>
            <w:gridSpan w:val="3"/>
            <w:vAlign w:val="center"/>
          </w:tcPr>
          <w:p w14:paraId="0B5E05A8"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40BDC">
              <w:rPr>
                <w:rFonts w:ascii="Calibri" w:hAnsi="Calibri"/>
                <w:b/>
                <w:szCs w:val="18"/>
              </w:rPr>
              <w:t>D. Altitude and Temperature Correction</w:t>
            </w:r>
          </w:p>
        </w:tc>
      </w:tr>
      <w:tr w:rsidR="0056544A" w:rsidRPr="00D14BF4" w14:paraId="0B5E05AD" w14:textId="77777777" w:rsidTr="003A3915">
        <w:tc>
          <w:tcPr>
            <w:tcW w:w="589" w:type="dxa"/>
            <w:vAlign w:val="center"/>
          </w:tcPr>
          <w:p w14:paraId="0B5E05AA"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1</w:t>
            </w:r>
          </w:p>
        </w:tc>
        <w:tc>
          <w:tcPr>
            <w:tcW w:w="4919" w:type="dxa"/>
          </w:tcPr>
          <w:p w14:paraId="0B5E05AB" w14:textId="3D47198B" w:rsidR="0056544A" w:rsidRPr="00D14BF4" w:rsidRDefault="0056544A" w:rsidP="000F7B2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Altitude </w:t>
            </w:r>
            <w:r w:rsidR="000F7B25">
              <w:rPr>
                <w:rFonts w:ascii="Calibri" w:hAnsi="Calibri"/>
                <w:sz w:val="18"/>
                <w:szCs w:val="18"/>
              </w:rPr>
              <w:t>C</w:t>
            </w:r>
            <w:r w:rsidRPr="00D14BF4">
              <w:rPr>
                <w:rFonts w:ascii="Calibri" w:hAnsi="Calibri"/>
                <w:sz w:val="18"/>
                <w:szCs w:val="18"/>
              </w:rPr>
              <w:t xml:space="preserve">orrection </w:t>
            </w:r>
            <w:r w:rsidR="000F7B25">
              <w:rPr>
                <w:rFonts w:ascii="Calibri" w:hAnsi="Calibri"/>
                <w:sz w:val="18"/>
                <w:szCs w:val="18"/>
              </w:rPr>
              <w:t>F</w:t>
            </w:r>
            <w:r w:rsidRPr="00D14BF4">
              <w:rPr>
                <w:rFonts w:ascii="Calibri" w:hAnsi="Calibri"/>
                <w:sz w:val="18"/>
                <w:szCs w:val="18"/>
              </w:rPr>
              <w:t>actor</w:t>
            </w:r>
          </w:p>
        </w:tc>
        <w:tc>
          <w:tcPr>
            <w:tcW w:w="5506" w:type="dxa"/>
          </w:tcPr>
          <w:p w14:paraId="0B5E05AC"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56544A" w:rsidRPr="00D14BF4" w14:paraId="0B5E05B1" w14:textId="77777777" w:rsidTr="003A3915">
        <w:tc>
          <w:tcPr>
            <w:tcW w:w="589" w:type="dxa"/>
            <w:vAlign w:val="center"/>
          </w:tcPr>
          <w:p w14:paraId="0B5E05AE"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2</w:t>
            </w:r>
          </w:p>
        </w:tc>
        <w:tc>
          <w:tcPr>
            <w:tcW w:w="4919" w:type="dxa"/>
          </w:tcPr>
          <w:p w14:paraId="0B5E05AF" w14:textId="6BABD192" w:rsidR="0056544A" w:rsidRPr="00D14BF4" w:rsidRDefault="0056544A" w:rsidP="000F7B2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Temperature </w:t>
            </w:r>
            <w:r w:rsidR="000F7B25">
              <w:rPr>
                <w:rFonts w:ascii="Calibri" w:hAnsi="Calibri"/>
                <w:sz w:val="18"/>
                <w:szCs w:val="18"/>
              </w:rPr>
              <w:t>C</w:t>
            </w:r>
            <w:r w:rsidRPr="00D14BF4">
              <w:rPr>
                <w:rFonts w:ascii="Calibri" w:hAnsi="Calibri"/>
                <w:sz w:val="18"/>
                <w:szCs w:val="18"/>
              </w:rPr>
              <w:t xml:space="preserve">orrection </w:t>
            </w:r>
            <w:r w:rsidR="000F7B25">
              <w:rPr>
                <w:rFonts w:ascii="Calibri" w:hAnsi="Calibri"/>
                <w:sz w:val="18"/>
                <w:szCs w:val="18"/>
              </w:rPr>
              <w:t>F</w:t>
            </w:r>
            <w:r w:rsidRPr="00D14BF4">
              <w:rPr>
                <w:rFonts w:ascii="Calibri" w:hAnsi="Calibri"/>
                <w:sz w:val="18"/>
                <w:szCs w:val="18"/>
              </w:rPr>
              <w:t>actor</w:t>
            </w:r>
          </w:p>
        </w:tc>
        <w:tc>
          <w:tcPr>
            <w:tcW w:w="5506" w:type="dxa"/>
          </w:tcPr>
          <w:p w14:paraId="0B5E05B0"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56544A" w:rsidRPr="00D14BF4" w14:paraId="0B5E05B5" w14:textId="77777777" w:rsidTr="003A3915">
        <w:tc>
          <w:tcPr>
            <w:tcW w:w="589" w:type="dxa"/>
            <w:vAlign w:val="center"/>
          </w:tcPr>
          <w:p w14:paraId="0B5E05B2"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D14BF4">
              <w:rPr>
                <w:rFonts w:ascii="Calibri" w:hAnsi="Calibri"/>
                <w:sz w:val="18"/>
                <w:szCs w:val="18"/>
              </w:rPr>
              <w:t>3</w:t>
            </w:r>
          </w:p>
        </w:tc>
        <w:tc>
          <w:tcPr>
            <w:tcW w:w="4919" w:type="dxa"/>
          </w:tcPr>
          <w:p w14:paraId="0B5E05B3" w14:textId="3993B358"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w:t>
            </w:r>
          </w:p>
        </w:tc>
        <w:tc>
          <w:tcPr>
            <w:tcW w:w="5506" w:type="dxa"/>
          </w:tcPr>
          <w:p w14:paraId="0B5E05B4"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0B5E05B6" w14:textId="77777777" w:rsidR="0056544A" w:rsidRDefault="0056544A" w:rsidP="0056544A"/>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950"/>
        <w:gridCol w:w="5508"/>
      </w:tblGrid>
      <w:tr w:rsidR="0056544A" w:rsidRPr="00D14BF4" w14:paraId="0B5E05B8" w14:textId="77777777" w:rsidTr="0056544A">
        <w:tc>
          <w:tcPr>
            <w:tcW w:w="11016" w:type="dxa"/>
            <w:gridSpan w:val="3"/>
          </w:tcPr>
          <w:p w14:paraId="0B5E05B7" w14:textId="77777777" w:rsidR="0056544A" w:rsidRPr="00D14BF4" w:rsidRDefault="0056544A" w:rsidP="0056544A">
            <w:pPr>
              <w:keepNext/>
              <w:rPr>
                <w:rFonts w:ascii="Calibri" w:hAnsi="Calibri"/>
                <w:sz w:val="18"/>
                <w:szCs w:val="18"/>
              </w:rPr>
            </w:pPr>
            <w:r w:rsidRPr="00A40BDC">
              <w:rPr>
                <w:rFonts w:ascii="Calibri" w:hAnsi="Calibri"/>
                <w:b/>
                <w:szCs w:val="18"/>
              </w:rPr>
              <w:lastRenderedPageBreak/>
              <w:t>E. Accuracy Adjustment</w:t>
            </w:r>
          </w:p>
        </w:tc>
      </w:tr>
      <w:tr w:rsidR="0056544A" w:rsidRPr="00D14BF4" w14:paraId="0B5E05BC" w14:textId="77777777" w:rsidTr="003A3915">
        <w:tc>
          <w:tcPr>
            <w:tcW w:w="558" w:type="dxa"/>
            <w:vAlign w:val="center"/>
          </w:tcPr>
          <w:p w14:paraId="0B5E05B9"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1</w:t>
            </w:r>
          </w:p>
        </w:tc>
        <w:tc>
          <w:tcPr>
            <w:tcW w:w="4950" w:type="dxa"/>
          </w:tcPr>
          <w:p w14:paraId="0B5E05BA" w14:textId="7254009F" w:rsidR="0056544A" w:rsidRPr="00D14BF4" w:rsidRDefault="0056544A"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Standard </w:t>
            </w:r>
            <w:r w:rsidR="000F7B25">
              <w:rPr>
                <w:rFonts w:ascii="Calibri" w:hAnsi="Calibri"/>
                <w:sz w:val="18"/>
                <w:szCs w:val="18"/>
                <w:lang w:eastAsia="zh-TW"/>
              </w:rPr>
              <w:t>D</w:t>
            </w:r>
            <w:r w:rsidRPr="00D14BF4">
              <w:rPr>
                <w:rFonts w:ascii="Calibri" w:hAnsi="Calibri"/>
                <w:sz w:val="18"/>
                <w:szCs w:val="18"/>
                <w:lang w:eastAsia="zh-TW"/>
              </w:rPr>
              <w:t xml:space="preserve">eviation of </w:t>
            </w:r>
            <w:r w:rsidR="000F7B25">
              <w:rPr>
                <w:rFonts w:ascii="Calibri" w:hAnsi="Calibri"/>
                <w:sz w:val="18"/>
                <w:szCs w:val="18"/>
                <w:lang w:eastAsia="zh-TW"/>
              </w:rPr>
              <w:t>N</w:t>
            </w:r>
            <w:r w:rsidRPr="00D14BF4">
              <w:rPr>
                <w:rFonts w:ascii="Calibri" w:hAnsi="Calibri"/>
                <w:sz w:val="18"/>
                <w:szCs w:val="18"/>
                <w:lang w:eastAsia="zh-TW"/>
              </w:rPr>
              <w:t xml:space="preserve">ominal CFM 50 </w:t>
            </w:r>
            <w:r w:rsidR="000F7B25">
              <w:rPr>
                <w:rFonts w:ascii="Calibri" w:hAnsi="Calibri"/>
                <w:sz w:val="18"/>
                <w:szCs w:val="18"/>
                <w:lang w:eastAsia="zh-TW"/>
              </w:rPr>
              <w:t>V</w:t>
            </w:r>
            <w:r w:rsidRPr="00D14BF4">
              <w:rPr>
                <w:rFonts w:ascii="Calibri" w:hAnsi="Calibri"/>
                <w:sz w:val="18"/>
                <w:szCs w:val="18"/>
                <w:lang w:eastAsia="zh-TW"/>
              </w:rPr>
              <w:t xml:space="preserve">alues </w:t>
            </w:r>
            <w:r w:rsidR="000F7B25">
              <w:rPr>
                <w:rFonts w:ascii="Calibri" w:hAnsi="Calibri"/>
                <w:sz w:val="18"/>
                <w:szCs w:val="18"/>
                <w:lang w:eastAsia="zh-TW"/>
              </w:rPr>
              <w:t>A</w:t>
            </w:r>
            <w:r w:rsidRPr="00D14BF4">
              <w:rPr>
                <w:rFonts w:ascii="Calibri" w:hAnsi="Calibri"/>
                <w:sz w:val="18"/>
                <w:szCs w:val="18"/>
                <w:lang w:eastAsia="zh-TW"/>
              </w:rPr>
              <w:t>bove</w:t>
            </w:r>
          </w:p>
        </w:tc>
        <w:tc>
          <w:tcPr>
            <w:tcW w:w="5508" w:type="dxa"/>
          </w:tcPr>
          <w:p w14:paraId="0B5E05BB"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D14BF4" w14:paraId="0B5E05C0" w14:textId="77777777" w:rsidTr="003A3915">
        <w:tc>
          <w:tcPr>
            <w:tcW w:w="558" w:type="dxa"/>
            <w:vAlign w:val="center"/>
          </w:tcPr>
          <w:p w14:paraId="0B5E05BD"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2</w:t>
            </w:r>
          </w:p>
        </w:tc>
        <w:tc>
          <w:tcPr>
            <w:tcW w:w="4950" w:type="dxa"/>
          </w:tcPr>
          <w:p w14:paraId="0B5E05BE" w14:textId="1BA8C2CF" w:rsidR="0056544A" w:rsidRPr="00D14BF4" w:rsidRDefault="0056544A"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Percent </w:t>
            </w:r>
            <w:r w:rsidR="000F7B25">
              <w:rPr>
                <w:rFonts w:ascii="Calibri" w:hAnsi="Calibri"/>
                <w:sz w:val="18"/>
                <w:szCs w:val="18"/>
                <w:lang w:eastAsia="zh-TW"/>
              </w:rPr>
              <w:t>U</w:t>
            </w:r>
            <w:r w:rsidRPr="00D14BF4">
              <w:rPr>
                <w:rFonts w:ascii="Calibri" w:hAnsi="Calibri"/>
                <w:sz w:val="18"/>
                <w:szCs w:val="18"/>
                <w:lang w:eastAsia="zh-TW"/>
              </w:rPr>
              <w:t>ncertainty</w:t>
            </w:r>
          </w:p>
        </w:tc>
        <w:tc>
          <w:tcPr>
            <w:tcW w:w="5508" w:type="dxa"/>
          </w:tcPr>
          <w:p w14:paraId="0B5E05BF"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D14BF4" w14:paraId="0B5E05C4" w14:textId="77777777" w:rsidTr="003A3915">
        <w:tc>
          <w:tcPr>
            <w:tcW w:w="558" w:type="dxa"/>
            <w:vAlign w:val="center"/>
          </w:tcPr>
          <w:p w14:paraId="0B5E05C1"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3</w:t>
            </w:r>
          </w:p>
        </w:tc>
        <w:tc>
          <w:tcPr>
            <w:tcW w:w="4950" w:type="dxa"/>
          </w:tcPr>
          <w:p w14:paraId="0B5E05C2" w14:textId="34463A05" w:rsidR="0056544A" w:rsidRPr="00D14BF4" w:rsidRDefault="0056544A"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Accuracy </w:t>
            </w:r>
            <w:r w:rsidR="000F7B25">
              <w:rPr>
                <w:rFonts w:ascii="Calibri" w:hAnsi="Calibri"/>
                <w:sz w:val="18"/>
                <w:szCs w:val="18"/>
                <w:lang w:eastAsia="zh-TW"/>
              </w:rPr>
              <w:t>L</w:t>
            </w:r>
            <w:r w:rsidRPr="00D14BF4">
              <w:rPr>
                <w:rFonts w:ascii="Calibri" w:hAnsi="Calibri"/>
                <w:sz w:val="18"/>
                <w:szCs w:val="18"/>
                <w:lang w:eastAsia="zh-TW"/>
              </w:rPr>
              <w:t>evel</w:t>
            </w:r>
          </w:p>
        </w:tc>
        <w:tc>
          <w:tcPr>
            <w:tcW w:w="5508" w:type="dxa"/>
          </w:tcPr>
          <w:p w14:paraId="0B5E05C3"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D14BF4" w14:paraId="0B5E05C8" w14:textId="77777777" w:rsidTr="003A3915">
        <w:tc>
          <w:tcPr>
            <w:tcW w:w="558" w:type="dxa"/>
            <w:vAlign w:val="center"/>
          </w:tcPr>
          <w:p w14:paraId="0B5E05C5"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4</w:t>
            </w:r>
          </w:p>
        </w:tc>
        <w:tc>
          <w:tcPr>
            <w:tcW w:w="4950" w:type="dxa"/>
          </w:tcPr>
          <w:p w14:paraId="0B5E05C6" w14:textId="052C9BD9" w:rsidR="0056544A" w:rsidRPr="00D14BF4" w:rsidRDefault="00132C45"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Accuracy Adjustment</w:t>
            </w:r>
            <w:r w:rsidRPr="00D14BF4">
              <w:rPr>
                <w:rFonts w:ascii="Calibri" w:hAnsi="Calibri"/>
                <w:sz w:val="18"/>
                <w:szCs w:val="18"/>
              </w:rPr>
              <w:t xml:space="preserve"> </w:t>
            </w:r>
            <w:r w:rsidR="000F7B25">
              <w:rPr>
                <w:rFonts w:ascii="Calibri" w:hAnsi="Calibri"/>
                <w:sz w:val="18"/>
                <w:szCs w:val="18"/>
              </w:rPr>
              <w:t>F</w:t>
            </w:r>
            <w:r w:rsidR="0056544A" w:rsidRPr="00D14BF4">
              <w:rPr>
                <w:rFonts w:ascii="Calibri" w:hAnsi="Calibri"/>
                <w:sz w:val="18"/>
                <w:szCs w:val="18"/>
              </w:rPr>
              <w:t>actor</w:t>
            </w:r>
          </w:p>
        </w:tc>
        <w:tc>
          <w:tcPr>
            <w:tcW w:w="5508" w:type="dxa"/>
          </w:tcPr>
          <w:p w14:paraId="0B5E05C7"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D14BF4" w14:paraId="0B5E05CD" w14:textId="77777777" w:rsidTr="003A3915">
        <w:tc>
          <w:tcPr>
            <w:tcW w:w="558" w:type="dxa"/>
            <w:vAlign w:val="center"/>
          </w:tcPr>
          <w:p w14:paraId="0B5E05C9"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5</w:t>
            </w:r>
          </w:p>
        </w:tc>
        <w:tc>
          <w:tcPr>
            <w:tcW w:w="4950" w:type="dxa"/>
          </w:tcPr>
          <w:p w14:paraId="0B5E05CA" w14:textId="77777777" w:rsidR="003153C6"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Adjusted CFM50 </w:t>
            </w:r>
            <w:r w:rsidR="003153C6">
              <w:rPr>
                <w:rFonts w:ascii="Calibri" w:hAnsi="Calibri"/>
                <w:sz w:val="18"/>
                <w:szCs w:val="18"/>
              </w:rPr>
              <w:t xml:space="preserve">Depressurization </w:t>
            </w:r>
          </w:p>
          <w:p w14:paraId="0B5E05CB" w14:textId="1B6398FE"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(measured air leakage rate)</w:t>
            </w:r>
          </w:p>
        </w:tc>
        <w:tc>
          <w:tcPr>
            <w:tcW w:w="5508" w:type="dxa"/>
          </w:tcPr>
          <w:p w14:paraId="0B5E05CC"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D14BF4" w14:paraId="0B5E05D1" w14:textId="77777777" w:rsidTr="003A3915">
        <w:tc>
          <w:tcPr>
            <w:tcW w:w="558" w:type="dxa"/>
            <w:vAlign w:val="center"/>
          </w:tcPr>
          <w:p w14:paraId="0B5E05CE"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6</w:t>
            </w:r>
          </w:p>
        </w:tc>
        <w:tc>
          <w:tcPr>
            <w:tcW w:w="4950" w:type="dxa"/>
          </w:tcPr>
          <w:p w14:paraId="0B5E05CF" w14:textId="56F114D9"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 (from software)</w:t>
            </w:r>
          </w:p>
        </w:tc>
        <w:tc>
          <w:tcPr>
            <w:tcW w:w="5508" w:type="dxa"/>
          </w:tcPr>
          <w:p w14:paraId="0B5E05D0"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D14BF4" w14:paraId="0B5E05D6" w14:textId="77777777" w:rsidTr="003A3915">
        <w:tc>
          <w:tcPr>
            <w:tcW w:w="558" w:type="dxa"/>
            <w:vAlign w:val="center"/>
          </w:tcPr>
          <w:p w14:paraId="0B5E05D2"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7</w:t>
            </w:r>
          </w:p>
        </w:tc>
        <w:tc>
          <w:tcPr>
            <w:tcW w:w="4950" w:type="dxa"/>
          </w:tcPr>
          <w:p w14:paraId="0B5E05D3" w14:textId="77777777" w:rsidR="000F7B25" w:rsidRDefault="0056544A"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Percent </w:t>
            </w:r>
            <w:r w:rsidR="000F7B25">
              <w:rPr>
                <w:rFonts w:ascii="Calibri" w:hAnsi="Calibri"/>
                <w:sz w:val="18"/>
                <w:szCs w:val="18"/>
                <w:lang w:eastAsia="zh-TW"/>
              </w:rPr>
              <w:t>U</w:t>
            </w:r>
            <w:r w:rsidRPr="00D14BF4">
              <w:rPr>
                <w:rFonts w:ascii="Calibri" w:hAnsi="Calibri"/>
                <w:sz w:val="18"/>
                <w:szCs w:val="18"/>
                <w:lang w:eastAsia="zh-TW"/>
              </w:rPr>
              <w:t xml:space="preserve">ncertainty @ 95% </w:t>
            </w:r>
            <w:r w:rsidR="000F7B25">
              <w:rPr>
                <w:rFonts w:ascii="Calibri" w:hAnsi="Calibri"/>
                <w:sz w:val="18"/>
                <w:szCs w:val="18"/>
                <w:lang w:eastAsia="zh-TW"/>
              </w:rPr>
              <w:t>C</w:t>
            </w:r>
            <w:r w:rsidRPr="00D14BF4">
              <w:rPr>
                <w:rFonts w:ascii="Calibri" w:hAnsi="Calibri"/>
                <w:sz w:val="18"/>
                <w:szCs w:val="18"/>
                <w:lang w:eastAsia="zh-TW"/>
              </w:rPr>
              <w:t xml:space="preserve">onfidence </w:t>
            </w:r>
            <w:r w:rsidR="000F7B25">
              <w:rPr>
                <w:rFonts w:ascii="Calibri" w:hAnsi="Calibri"/>
                <w:sz w:val="18"/>
                <w:szCs w:val="18"/>
                <w:lang w:eastAsia="zh-TW"/>
              </w:rPr>
              <w:t>L</w:t>
            </w:r>
            <w:r w:rsidRPr="00D14BF4">
              <w:rPr>
                <w:rFonts w:ascii="Calibri" w:hAnsi="Calibri"/>
                <w:sz w:val="18"/>
                <w:szCs w:val="18"/>
                <w:lang w:eastAsia="zh-TW"/>
              </w:rPr>
              <w:t xml:space="preserve">evel </w:t>
            </w:r>
          </w:p>
          <w:p w14:paraId="0B5E05D4" w14:textId="79B9BB18" w:rsidR="0056544A" w:rsidRPr="00D14BF4" w:rsidRDefault="0056544A"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(from software)</w:t>
            </w:r>
          </w:p>
        </w:tc>
        <w:tc>
          <w:tcPr>
            <w:tcW w:w="5508" w:type="dxa"/>
          </w:tcPr>
          <w:p w14:paraId="0B5E05D5"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0B5E05D7" w14:textId="77777777" w:rsidR="0056544A" w:rsidRDefault="0056544A" w:rsidP="0056544A"/>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4918"/>
        <w:gridCol w:w="5508"/>
      </w:tblGrid>
      <w:tr w:rsidR="0056544A" w:rsidRPr="00AB2BDC" w14:paraId="0B5E05D9" w14:textId="77777777" w:rsidTr="0056544A">
        <w:tc>
          <w:tcPr>
            <w:tcW w:w="11016" w:type="dxa"/>
            <w:gridSpan w:val="3"/>
            <w:tcBorders>
              <w:top w:val="single" w:sz="4" w:space="0" w:color="auto"/>
            </w:tcBorders>
            <w:vAlign w:val="center"/>
          </w:tcPr>
          <w:p w14:paraId="0B5E05D8" w14:textId="77777777" w:rsidR="007500DC" w:rsidRPr="00A40BDC" w:rsidRDefault="0056544A"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A40BDC">
              <w:rPr>
                <w:rFonts w:ascii="Calibri" w:hAnsi="Calibri"/>
                <w:b/>
              </w:rPr>
              <w:t>F. Envelope Leakage Worksheet – Pressurization - MCH</w:t>
            </w:r>
            <w:r w:rsidRPr="000A5B10">
              <w:rPr>
                <w:rFonts w:ascii="Calibri" w:hAnsi="Calibri"/>
                <w:b/>
              </w:rPr>
              <w:t>24e – Repeated Single Point Air Tightness Test With Automatic Meter</w:t>
            </w:r>
          </w:p>
        </w:tc>
      </w:tr>
      <w:tr w:rsidR="0056544A" w:rsidRPr="00AB2BDC" w14:paraId="0B5E05DD" w14:textId="77777777" w:rsidTr="0056544A">
        <w:tc>
          <w:tcPr>
            <w:tcW w:w="590" w:type="dxa"/>
            <w:vAlign w:val="center"/>
          </w:tcPr>
          <w:p w14:paraId="0B5E05DA" w14:textId="77777777" w:rsidR="007500DC" w:rsidRDefault="0056544A"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855947">
              <w:rPr>
                <w:rFonts w:ascii="Calibri" w:hAnsi="Calibri"/>
                <w:sz w:val="18"/>
                <w:szCs w:val="18"/>
              </w:rPr>
              <w:t>1</w:t>
            </w:r>
          </w:p>
        </w:tc>
        <w:tc>
          <w:tcPr>
            <w:tcW w:w="4918" w:type="dxa"/>
            <w:vAlign w:val="center"/>
          </w:tcPr>
          <w:p w14:paraId="0B5E05DB" w14:textId="654B87FE" w:rsidR="007500DC" w:rsidRDefault="0056544A"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rPr>
              <w:t xml:space="preserve">Time </w:t>
            </w:r>
            <w:r w:rsidR="000F7B25">
              <w:rPr>
                <w:rFonts w:ascii="Calibri" w:hAnsi="Calibri"/>
                <w:sz w:val="18"/>
                <w:szCs w:val="18"/>
              </w:rPr>
              <w:t>A</w:t>
            </w:r>
            <w:r w:rsidRPr="00855947">
              <w:rPr>
                <w:rFonts w:ascii="Calibri" w:hAnsi="Calibri"/>
                <w:sz w:val="18"/>
                <w:szCs w:val="18"/>
              </w:rPr>
              <w:t xml:space="preserve">verage </w:t>
            </w:r>
            <w:r w:rsidR="000F7B25">
              <w:rPr>
                <w:rFonts w:ascii="Calibri" w:hAnsi="Calibri"/>
                <w:sz w:val="18"/>
                <w:szCs w:val="18"/>
              </w:rPr>
              <w:t>P</w:t>
            </w:r>
            <w:r w:rsidRPr="00855947">
              <w:rPr>
                <w:rFonts w:ascii="Calibri" w:hAnsi="Calibri"/>
                <w:sz w:val="18"/>
                <w:szCs w:val="18"/>
              </w:rPr>
              <w:t xml:space="preserve">eriod of </w:t>
            </w:r>
            <w:r w:rsidR="000F7B25">
              <w:rPr>
                <w:rFonts w:ascii="Calibri" w:hAnsi="Calibri"/>
                <w:sz w:val="18"/>
                <w:szCs w:val="18"/>
              </w:rPr>
              <w:t>M</w:t>
            </w:r>
            <w:r w:rsidRPr="00855947">
              <w:rPr>
                <w:rFonts w:ascii="Calibri" w:hAnsi="Calibri"/>
                <w:sz w:val="18"/>
                <w:szCs w:val="18"/>
              </w:rPr>
              <w:t>eter</w:t>
            </w:r>
          </w:p>
        </w:tc>
        <w:tc>
          <w:tcPr>
            <w:tcW w:w="5508" w:type="dxa"/>
            <w:vAlign w:val="center"/>
          </w:tcPr>
          <w:p w14:paraId="0B5E05DC" w14:textId="77777777" w:rsidR="007500DC" w:rsidRDefault="007500DC"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AB2BDC" w14:paraId="0B5E05E1" w14:textId="77777777" w:rsidTr="0056544A">
        <w:tc>
          <w:tcPr>
            <w:tcW w:w="590" w:type="dxa"/>
            <w:vAlign w:val="center"/>
          </w:tcPr>
          <w:p w14:paraId="0B5E05DE" w14:textId="77777777" w:rsidR="007500DC" w:rsidRDefault="0056544A"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tcPr>
          <w:p w14:paraId="0B5E05DF" w14:textId="108CF36D" w:rsidR="007500DC" w:rsidRDefault="0056544A" w:rsidP="000A5B1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lang w:eastAsia="zh-TW"/>
              </w:rPr>
              <w:t xml:space="preserve">Blower Door Software </w:t>
            </w:r>
            <w:r w:rsidR="000A5B10">
              <w:rPr>
                <w:rFonts w:ascii="Calibri" w:hAnsi="Calibri"/>
                <w:sz w:val="18"/>
                <w:szCs w:val="18"/>
                <w:lang w:eastAsia="zh-TW"/>
              </w:rPr>
              <w:t>U</w:t>
            </w:r>
            <w:r w:rsidRPr="00855947">
              <w:rPr>
                <w:rFonts w:ascii="Calibri" w:hAnsi="Calibri"/>
                <w:sz w:val="18"/>
                <w:szCs w:val="18"/>
                <w:lang w:eastAsia="zh-TW"/>
              </w:rPr>
              <w:t xml:space="preserve">sed for </w:t>
            </w:r>
            <w:r w:rsidR="000F7B25">
              <w:rPr>
                <w:rFonts w:ascii="Calibri" w:hAnsi="Calibri"/>
                <w:sz w:val="18"/>
                <w:szCs w:val="18"/>
                <w:lang w:eastAsia="zh-TW"/>
              </w:rPr>
              <w:t>C</w:t>
            </w:r>
            <w:r w:rsidRPr="00855947">
              <w:rPr>
                <w:rFonts w:ascii="Calibri" w:hAnsi="Calibri"/>
                <w:sz w:val="18"/>
                <w:szCs w:val="18"/>
                <w:lang w:eastAsia="zh-TW"/>
              </w:rPr>
              <w:t>alculations?</w:t>
            </w:r>
          </w:p>
        </w:tc>
        <w:tc>
          <w:tcPr>
            <w:tcW w:w="5508" w:type="dxa"/>
          </w:tcPr>
          <w:p w14:paraId="0B5E05E0" w14:textId="77777777" w:rsidR="007500DC" w:rsidRDefault="007500DC"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AB2BDC" w14:paraId="0B5E05E3" w14:textId="77777777" w:rsidTr="003A3915">
        <w:trPr>
          <w:trHeight w:hRule="exact" w:val="77"/>
        </w:trPr>
        <w:tc>
          <w:tcPr>
            <w:tcW w:w="11016" w:type="dxa"/>
            <w:gridSpan w:val="3"/>
            <w:vAlign w:val="center"/>
          </w:tcPr>
          <w:p w14:paraId="0B5E05E2" w14:textId="77777777" w:rsidR="007500DC" w:rsidRDefault="007500DC"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56544A" w:rsidRPr="00AB2BDC" w14:paraId="0B5E05E6" w14:textId="77777777" w:rsidTr="003A3915">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0B5E05E4" w14:textId="77777777" w:rsidR="007500DC" w:rsidRDefault="0056544A"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5508" w:type="dxa"/>
            <w:vAlign w:val="center"/>
          </w:tcPr>
          <w:p w14:paraId="0B5E05E5" w14:textId="77777777" w:rsidR="007500DC" w:rsidRDefault="0056544A"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r>
      <w:tr w:rsidR="0056544A" w:rsidRPr="00AB2BDC" w14:paraId="0B5E05E9" w14:textId="77777777" w:rsidTr="003A3915">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0B5E05E7" w14:textId="77777777" w:rsidR="007500DC" w:rsidRDefault="0056544A"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Induced Building Pressure</w:t>
            </w:r>
          </w:p>
        </w:tc>
        <w:tc>
          <w:tcPr>
            <w:tcW w:w="5508" w:type="dxa"/>
            <w:vAlign w:val="center"/>
          </w:tcPr>
          <w:p w14:paraId="0B5E05E8" w14:textId="77777777" w:rsidR="007500DC" w:rsidRDefault="0056544A"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Nominal CFM50</w:t>
            </w:r>
          </w:p>
        </w:tc>
      </w:tr>
      <w:tr w:rsidR="0056544A" w:rsidRPr="00AB2BDC" w14:paraId="0B5E05EC" w14:textId="77777777" w:rsidTr="003A3915">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0B5E05EA" w14:textId="77777777" w:rsidR="00CA53CB" w:rsidRDefault="00CA53C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08" w:type="dxa"/>
            <w:vAlign w:val="center"/>
          </w:tcPr>
          <w:p w14:paraId="0B5E05EB" w14:textId="77777777" w:rsidR="00CA53CB" w:rsidRDefault="00CA53C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0B5E05EF" w14:textId="77777777" w:rsidTr="003A3915">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0B5E05ED" w14:textId="77777777" w:rsidR="00CA53CB" w:rsidRDefault="00CA53C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08" w:type="dxa"/>
            <w:vAlign w:val="center"/>
          </w:tcPr>
          <w:p w14:paraId="0B5E05EE" w14:textId="77777777" w:rsidR="00CA53CB" w:rsidRDefault="00CA53C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0B5E05F2" w14:textId="77777777" w:rsidTr="003A3915">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0B5E05F0" w14:textId="77777777" w:rsidR="00CA53CB" w:rsidRDefault="00CA53C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08" w:type="dxa"/>
            <w:vAlign w:val="center"/>
          </w:tcPr>
          <w:p w14:paraId="0B5E05F1" w14:textId="77777777" w:rsidR="00CA53CB" w:rsidRDefault="00CA53C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0B5E05F5" w14:textId="77777777" w:rsidTr="003A3915">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0B5E05F3" w14:textId="77777777" w:rsidR="00CA53CB" w:rsidRDefault="00CA53C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08" w:type="dxa"/>
            <w:vAlign w:val="center"/>
          </w:tcPr>
          <w:p w14:paraId="0B5E05F4" w14:textId="77777777" w:rsidR="00CA53CB" w:rsidRDefault="00CA53C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0B5E05F8" w14:textId="77777777" w:rsidTr="003A3915">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0B5E05F6" w14:textId="77777777" w:rsidR="00CA53CB" w:rsidRDefault="00CA53C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08" w:type="dxa"/>
            <w:vAlign w:val="center"/>
          </w:tcPr>
          <w:p w14:paraId="0B5E05F7" w14:textId="77777777" w:rsidR="00CA53CB" w:rsidRDefault="00CA53C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0B5E05FB" w14:textId="77777777" w:rsidTr="003A3915">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0B5E05F9" w14:textId="77777777" w:rsidR="00CA53CB" w:rsidRDefault="00CA53C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5508" w:type="dxa"/>
            <w:vAlign w:val="center"/>
          </w:tcPr>
          <w:p w14:paraId="0B5E05FA" w14:textId="77777777" w:rsidR="00CA53CB" w:rsidRDefault="00CA53C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AB2BDC" w14:paraId="0B5E05FD" w14:textId="77777777" w:rsidTr="003A3915">
        <w:tblPrEx>
          <w:tblBorders>
            <w:top w:val="single" w:sz="4" w:space="0" w:color="000000"/>
            <w:left w:val="single" w:sz="4" w:space="0" w:color="000000"/>
            <w:bottom w:val="single" w:sz="4" w:space="0" w:color="000000"/>
            <w:right w:val="single" w:sz="4" w:space="0" w:color="000000"/>
          </w:tblBorders>
        </w:tblPrEx>
        <w:trPr>
          <w:trHeight w:hRule="exact" w:val="77"/>
        </w:trPr>
        <w:tc>
          <w:tcPr>
            <w:tcW w:w="11016" w:type="dxa"/>
            <w:gridSpan w:val="3"/>
            <w:vAlign w:val="center"/>
          </w:tcPr>
          <w:p w14:paraId="0B5E05FC" w14:textId="77777777" w:rsidR="007500DC" w:rsidRDefault="007500DC"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AB2BDC" w14:paraId="0B5E0601" w14:textId="77777777" w:rsidTr="0056544A">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0B5E05FE" w14:textId="77777777" w:rsidR="007500DC" w:rsidRDefault="0056544A"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0</w:t>
            </w:r>
            <w:r>
              <w:rPr>
                <w:rFonts w:ascii="Calibri" w:hAnsi="Calibri"/>
                <w:sz w:val="18"/>
                <w:szCs w:val="18"/>
              </w:rPr>
              <w:t>5</w:t>
            </w:r>
          </w:p>
        </w:tc>
        <w:tc>
          <w:tcPr>
            <w:tcW w:w="4918" w:type="dxa"/>
          </w:tcPr>
          <w:p w14:paraId="0B5E05FF" w14:textId="1DAD1A48" w:rsidR="007500DC" w:rsidRDefault="0056544A"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855947">
              <w:rPr>
                <w:rFonts w:ascii="Calibri" w:hAnsi="Calibri"/>
                <w:sz w:val="18"/>
                <w:szCs w:val="18"/>
                <w:lang w:eastAsia="zh-TW"/>
              </w:rPr>
              <w:t xml:space="preserve">Average </w:t>
            </w:r>
            <w:r w:rsidR="000F7B25">
              <w:rPr>
                <w:rFonts w:ascii="Calibri" w:hAnsi="Calibri"/>
                <w:sz w:val="18"/>
                <w:szCs w:val="18"/>
                <w:lang w:eastAsia="zh-TW"/>
              </w:rPr>
              <w:t>N</w:t>
            </w:r>
            <w:r w:rsidRPr="00855947">
              <w:rPr>
                <w:rFonts w:ascii="Calibri" w:hAnsi="Calibri"/>
                <w:sz w:val="18"/>
                <w:szCs w:val="18"/>
                <w:lang w:eastAsia="zh-TW"/>
              </w:rPr>
              <w:t>ominal CFM50</w:t>
            </w:r>
          </w:p>
        </w:tc>
        <w:tc>
          <w:tcPr>
            <w:tcW w:w="5508" w:type="dxa"/>
          </w:tcPr>
          <w:p w14:paraId="0B5E0600" w14:textId="77777777" w:rsidR="007500DC" w:rsidRDefault="007500DC"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F03834" w:rsidRPr="00AB2BDC" w14:paraId="2FD5D3B6" w14:textId="77777777" w:rsidTr="00E4266A">
        <w:tblPrEx>
          <w:tblBorders>
            <w:top w:val="single" w:sz="4" w:space="0" w:color="000000"/>
            <w:left w:val="single" w:sz="4" w:space="0" w:color="000000"/>
            <w:bottom w:val="single" w:sz="4" w:space="0" w:color="000000"/>
            <w:right w:val="single" w:sz="4" w:space="0" w:color="000000"/>
          </w:tblBorders>
        </w:tblPrEx>
        <w:trPr>
          <w:ins w:id="5" w:author="Shewmaker, Michael@Energy" w:date="2016-03-29T15:33:00Z"/>
        </w:trPr>
        <w:tc>
          <w:tcPr>
            <w:tcW w:w="11016" w:type="dxa"/>
            <w:gridSpan w:val="3"/>
            <w:vAlign w:val="center"/>
          </w:tcPr>
          <w:p w14:paraId="54D18FF1" w14:textId="77777777" w:rsidR="00F03834" w:rsidRDefault="00F03834" w:rsidP="00F0383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6" w:author="Shewmaker, Michael@Energy" w:date="2016-03-29T15:35:00Z"/>
                <w:rFonts w:ascii="Calibri" w:hAnsi="Calibri"/>
                <w:sz w:val="18"/>
                <w:szCs w:val="18"/>
              </w:rPr>
            </w:pPr>
            <w:ins w:id="7" w:author="Shewmaker, Michael@Energy" w:date="2016-03-29T15:35:00Z">
              <w:r>
                <w:rPr>
                  <w:rFonts w:ascii="Calibri" w:hAnsi="Calibri"/>
                  <w:sz w:val="18"/>
                  <w:szCs w:val="18"/>
                </w:rPr>
                <w:t>Note:</w:t>
              </w:r>
            </w:ins>
          </w:p>
          <w:p w14:paraId="04D30E3C" w14:textId="068BF495" w:rsidR="00F03834" w:rsidRPr="00F03834" w:rsidRDefault="00F03834" w:rsidP="00082525">
            <w:pPr>
              <w:pStyle w:val="ListParagraph"/>
              <w:keepNext/>
              <w:numPr>
                <w:ilvl w:val="0"/>
                <w:numId w:val="49"/>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 w:author="Shewmaker, Michael@Energy" w:date="2016-03-29T15:33:00Z"/>
                <w:rFonts w:ascii="Calibri" w:hAnsi="Calibri"/>
                <w:sz w:val="18"/>
                <w:rPrChange w:id="9" w:author="Shewmaker, Michael@Energy" w:date="2016-08-31T15:07:00Z">
                  <w:rPr>
                    <w:ins w:id="10" w:author="Shewmaker, Michael@Energy" w:date="2016-03-29T15:33:00Z"/>
                    <w:rFonts w:ascii="Calibri" w:hAnsi="Calibri"/>
                    <w:sz w:val="18"/>
                    <w:szCs w:val="18"/>
                  </w:rPr>
                </w:rPrChange>
              </w:rPr>
            </w:pPr>
            <w:ins w:id="11" w:author="Shewmaker, Michael@Energy" w:date="2016-03-29T15:35:00Z">
              <w:r w:rsidRPr="00082525">
                <w:rPr>
                  <w:rFonts w:asciiTheme="minorHAnsi" w:hAnsiTheme="minorHAnsi"/>
                  <w:sz w:val="18"/>
                </w:rPr>
                <w:t>For multifam</w:t>
              </w:r>
              <w:r w:rsidRPr="008305D3">
                <w:rPr>
                  <w:rFonts w:asciiTheme="minorHAnsi" w:hAnsiTheme="minorHAnsi"/>
                  <w:sz w:val="18"/>
                </w:rPr>
                <w:t xml:space="preserve">ily, each dwelling unit must be tested individually and shown to meet the leakage requirements. Pressurization of the adjacent dwelling units while conducting this </w:t>
              </w:r>
              <w:r w:rsidRPr="00F03834">
                <w:rPr>
                  <w:rFonts w:asciiTheme="minorHAnsi" w:hAnsiTheme="minorHAnsi"/>
                  <w:sz w:val="18"/>
                  <w:rPrChange w:id="12" w:author="Shewmaker, Michael@Energy" w:date="2016-08-31T15:07:00Z">
                    <w:rPr>
                      <w:rFonts w:asciiTheme="minorHAnsi" w:hAnsiTheme="minorHAnsi"/>
                      <w:sz w:val="18"/>
                      <w:szCs w:val="18"/>
                    </w:rPr>
                  </w:rPrChange>
                </w:rPr>
                <w:t>test is not allowed.</w:t>
              </w:r>
            </w:ins>
          </w:p>
        </w:tc>
      </w:tr>
    </w:tbl>
    <w:p w14:paraId="0B5E0602" w14:textId="77777777" w:rsidR="0056544A" w:rsidRDefault="0056544A" w:rsidP="0056544A"/>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919"/>
        <w:gridCol w:w="5506"/>
      </w:tblGrid>
      <w:tr w:rsidR="0056544A" w:rsidRPr="00D14BF4" w14:paraId="0B5E0604" w14:textId="77777777" w:rsidTr="0056544A">
        <w:tc>
          <w:tcPr>
            <w:tcW w:w="11014" w:type="dxa"/>
            <w:gridSpan w:val="3"/>
            <w:vAlign w:val="center"/>
          </w:tcPr>
          <w:p w14:paraId="0B5E0603"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40BDC">
              <w:rPr>
                <w:rFonts w:ascii="Calibri" w:hAnsi="Calibri"/>
                <w:b/>
                <w:szCs w:val="18"/>
              </w:rPr>
              <w:t>G. Altitude and Temperature Correction</w:t>
            </w:r>
          </w:p>
        </w:tc>
      </w:tr>
      <w:tr w:rsidR="0056544A" w:rsidRPr="00D14BF4" w14:paraId="0B5E0608" w14:textId="77777777" w:rsidTr="003A3915">
        <w:tc>
          <w:tcPr>
            <w:tcW w:w="589" w:type="dxa"/>
            <w:vAlign w:val="center"/>
          </w:tcPr>
          <w:p w14:paraId="0B5E0605"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1</w:t>
            </w:r>
          </w:p>
        </w:tc>
        <w:tc>
          <w:tcPr>
            <w:tcW w:w="4919" w:type="dxa"/>
          </w:tcPr>
          <w:p w14:paraId="0B5E0606" w14:textId="14D5EB10" w:rsidR="0056544A" w:rsidRPr="00D14BF4" w:rsidRDefault="0056544A" w:rsidP="000F7B2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Altitude </w:t>
            </w:r>
            <w:r w:rsidR="000F7B25">
              <w:rPr>
                <w:rFonts w:ascii="Calibri" w:hAnsi="Calibri"/>
                <w:sz w:val="18"/>
                <w:szCs w:val="18"/>
              </w:rPr>
              <w:t>C</w:t>
            </w:r>
            <w:r w:rsidRPr="00D14BF4">
              <w:rPr>
                <w:rFonts w:ascii="Calibri" w:hAnsi="Calibri"/>
                <w:sz w:val="18"/>
                <w:szCs w:val="18"/>
              </w:rPr>
              <w:t xml:space="preserve">orrection </w:t>
            </w:r>
            <w:r w:rsidR="000F7B25">
              <w:rPr>
                <w:rFonts w:ascii="Calibri" w:hAnsi="Calibri"/>
                <w:sz w:val="18"/>
                <w:szCs w:val="18"/>
              </w:rPr>
              <w:t>F</w:t>
            </w:r>
            <w:r w:rsidRPr="00D14BF4">
              <w:rPr>
                <w:rFonts w:ascii="Calibri" w:hAnsi="Calibri"/>
                <w:sz w:val="18"/>
                <w:szCs w:val="18"/>
              </w:rPr>
              <w:t>actor</w:t>
            </w:r>
          </w:p>
        </w:tc>
        <w:tc>
          <w:tcPr>
            <w:tcW w:w="5506" w:type="dxa"/>
          </w:tcPr>
          <w:p w14:paraId="0B5E0607"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56544A" w:rsidRPr="00D14BF4" w14:paraId="0B5E060C" w14:textId="77777777" w:rsidTr="003A3915">
        <w:tc>
          <w:tcPr>
            <w:tcW w:w="589" w:type="dxa"/>
            <w:vAlign w:val="center"/>
          </w:tcPr>
          <w:p w14:paraId="0B5E0609"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2</w:t>
            </w:r>
          </w:p>
        </w:tc>
        <w:tc>
          <w:tcPr>
            <w:tcW w:w="4919" w:type="dxa"/>
          </w:tcPr>
          <w:p w14:paraId="0B5E060A" w14:textId="6DA79369" w:rsidR="0056544A" w:rsidRPr="00D14BF4" w:rsidRDefault="0056544A" w:rsidP="000F7B2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Temperature </w:t>
            </w:r>
            <w:r w:rsidR="000F7B25">
              <w:rPr>
                <w:rFonts w:ascii="Calibri" w:hAnsi="Calibri"/>
                <w:sz w:val="18"/>
                <w:szCs w:val="18"/>
              </w:rPr>
              <w:t>C</w:t>
            </w:r>
            <w:r w:rsidRPr="00D14BF4">
              <w:rPr>
                <w:rFonts w:ascii="Calibri" w:hAnsi="Calibri"/>
                <w:sz w:val="18"/>
                <w:szCs w:val="18"/>
              </w:rPr>
              <w:t xml:space="preserve">orrection </w:t>
            </w:r>
            <w:r w:rsidR="000F7B25">
              <w:rPr>
                <w:rFonts w:ascii="Calibri" w:hAnsi="Calibri"/>
                <w:sz w:val="18"/>
                <w:szCs w:val="18"/>
              </w:rPr>
              <w:t>F</w:t>
            </w:r>
            <w:r w:rsidRPr="00D14BF4">
              <w:rPr>
                <w:rFonts w:ascii="Calibri" w:hAnsi="Calibri"/>
                <w:sz w:val="18"/>
                <w:szCs w:val="18"/>
              </w:rPr>
              <w:t>actor</w:t>
            </w:r>
          </w:p>
        </w:tc>
        <w:tc>
          <w:tcPr>
            <w:tcW w:w="5506" w:type="dxa"/>
          </w:tcPr>
          <w:p w14:paraId="0B5E060B"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56544A" w:rsidRPr="00D14BF4" w14:paraId="0B5E0610" w14:textId="77777777" w:rsidTr="003A3915">
        <w:tc>
          <w:tcPr>
            <w:tcW w:w="589" w:type="dxa"/>
            <w:vAlign w:val="center"/>
          </w:tcPr>
          <w:p w14:paraId="0B5E060D"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D14BF4">
              <w:rPr>
                <w:rFonts w:ascii="Calibri" w:hAnsi="Calibri"/>
                <w:sz w:val="18"/>
                <w:szCs w:val="18"/>
              </w:rPr>
              <w:t>3</w:t>
            </w:r>
          </w:p>
        </w:tc>
        <w:tc>
          <w:tcPr>
            <w:tcW w:w="4919" w:type="dxa"/>
          </w:tcPr>
          <w:p w14:paraId="0B5E060E" w14:textId="50CF11BD"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w:t>
            </w:r>
          </w:p>
        </w:tc>
        <w:tc>
          <w:tcPr>
            <w:tcW w:w="5506" w:type="dxa"/>
          </w:tcPr>
          <w:p w14:paraId="0B5E060F" w14:textId="77777777" w:rsidR="0056544A" w:rsidRPr="00D14BF4" w:rsidRDefault="0056544A" w:rsidP="0056544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0B5E0611" w14:textId="77777777" w:rsidR="0056544A" w:rsidRDefault="0056544A" w:rsidP="0056544A"/>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950"/>
        <w:gridCol w:w="5508"/>
      </w:tblGrid>
      <w:tr w:rsidR="0056544A" w:rsidRPr="00D14BF4" w14:paraId="0B5E0613" w14:textId="77777777" w:rsidTr="0056544A">
        <w:tc>
          <w:tcPr>
            <w:tcW w:w="11016" w:type="dxa"/>
            <w:gridSpan w:val="3"/>
          </w:tcPr>
          <w:p w14:paraId="0B5E0612" w14:textId="77777777" w:rsidR="0056544A" w:rsidRPr="00D14BF4" w:rsidRDefault="0056544A" w:rsidP="0056544A">
            <w:pPr>
              <w:keepNext/>
              <w:rPr>
                <w:rFonts w:ascii="Calibri" w:hAnsi="Calibri"/>
                <w:sz w:val="18"/>
                <w:szCs w:val="18"/>
              </w:rPr>
            </w:pPr>
            <w:r w:rsidRPr="00A40BDC">
              <w:rPr>
                <w:rFonts w:ascii="Calibri" w:hAnsi="Calibri"/>
                <w:b/>
                <w:szCs w:val="18"/>
              </w:rPr>
              <w:t>H. Accuracy Adjustment</w:t>
            </w:r>
          </w:p>
        </w:tc>
      </w:tr>
      <w:tr w:rsidR="0056544A" w:rsidRPr="00D14BF4" w14:paraId="0B5E0617" w14:textId="77777777" w:rsidTr="003A3915">
        <w:tc>
          <w:tcPr>
            <w:tcW w:w="558" w:type="dxa"/>
            <w:vAlign w:val="center"/>
          </w:tcPr>
          <w:p w14:paraId="0B5E0614"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1</w:t>
            </w:r>
          </w:p>
        </w:tc>
        <w:tc>
          <w:tcPr>
            <w:tcW w:w="4950" w:type="dxa"/>
          </w:tcPr>
          <w:p w14:paraId="0B5E0615" w14:textId="32E85D66" w:rsidR="0056544A" w:rsidRPr="00D14BF4" w:rsidRDefault="0056544A"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Standard </w:t>
            </w:r>
            <w:r w:rsidR="000F7B25">
              <w:rPr>
                <w:rFonts w:ascii="Calibri" w:hAnsi="Calibri"/>
                <w:sz w:val="18"/>
                <w:szCs w:val="18"/>
                <w:lang w:eastAsia="zh-TW"/>
              </w:rPr>
              <w:t>D</w:t>
            </w:r>
            <w:r w:rsidRPr="00D14BF4">
              <w:rPr>
                <w:rFonts w:ascii="Calibri" w:hAnsi="Calibri"/>
                <w:sz w:val="18"/>
                <w:szCs w:val="18"/>
                <w:lang w:eastAsia="zh-TW"/>
              </w:rPr>
              <w:t xml:space="preserve">eviation of </w:t>
            </w:r>
            <w:r w:rsidR="000F7B25">
              <w:rPr>
                <w:rFonts w:ascii="Calibri" w:hAnsi="Calibri"/>
                <w:sz w:val="18"/>
                <w:szCs w:val="18"/>
                <w:lang w:eastAsia="zh-TW"/>
              </w:rPr>
              <w:t>N</w:t>
            </w:r>
            <w:r w:rsidRPr="00D14BF4">
              <w:rPr>
                <w:rFonts w:ascii="Calibri" w:hAnsi="Calibri"/>
                <w:sz w:val="18"/>
                <w:szCs w:val="18"/>
                <w:lang w:eastAsia="zh-TW"/>
              </w:rPr>
              <w:t xml:space="preserve">ominal CFM 50 </w:t>
            </w:r>
            <w:r w:rsidR="000F7B25">
              <w:rPr>
                <w:rFonts w:ascii="Calibri" w:hAnsi="Calibri"/>
                <w:sz w:val="18"/>
                <w:szCs w:val="18"/>
                <w:lang w:eastAsia="zh-TW"/>
              </w:rPr>
              <w:t>V</w:t>
            </w:r>
            <w:r w:rsidRPr="00D14BF4">
              <w:rPr>
                <w:rFonts w:ascii="Calibri" w:hAnsi="Calibri"/>
                <w:sz w:val="18"/>
                <w:szCs w:val="18"/>
                <w:lang w:eastAsia="zh-TW"/>
              </w:rPr>
              <w:t xml:space="preserve">alues </w:t>
            </w:r>
            <w:r w:rsidR="000F7B25">
              <w:rPr>
                <w:rFonts w:ascii="Calibri" w:hAnsi="Calibri"/>
                <w:sz w:val="18"/>
                <w:szCs w:val="18"/>
                <w:lang w:eastAsia="zh-TW"/>
              </w:rPr>
              <w:t>A</w:t>
            </w:r>
            <w:r w:rsidRPr="00D14BF4">
              <w:rPr>
                <w:rFonts w:ascii="Calibri" w:hAnsi="Calibri"/>
                <w:sz w:val="18"/>
                <w:szCs w:val="18"/>
                <w:lang w:eastAsia="zh-TW"/>
              </w:rPr>
              <w:t>bove</w:t>
            </w:r>
          </w:p>
        </w:tc>
        <w:tc>
          <w:tcPr>
            <w:tcW w:w="5508" w:type="dxa"/>
          </w:tcPr>
          <w:p w14:paraId="0B5E0616"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D14BF4" w14:paraId="0B5E061B" w14:textId="77777777" w:rsidTr="003A3915">
        <w:tc>
          <w:tcPr>
            <w:tcW w:w="558" w:type="dxa"/>
            <w:vAlign w:val="center"/>
          </w:tcPr>
          <w:p w14:paraId="0B5E0618"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2</w:t>
            </w:r>
          </w:p>
        </w:tc>
        <w:tc>
          <w:tcPr>
            <w:tcW w:w="4950" w:type="dxa"/>
          </w:tcPr>
          <w:p w14:paraId="0B5E0619" w14:textId="1753CE73" w:rsidR="0056544A" w:rsidRPr="00D14BF4" w:rsidRDefault="0056544A"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Percent </w:t>
            </w:r>
            <w:r w:rsidR="000F7B25">
              <w:rPr>
                <w:rFonts w:ascii="Calibri" w:hAnsi="Calibri"/>
                <w:sz w:val="18"/>
                <w:szCs w:val="18"/>
                <w:lang w:eastAsia="zh-TW"/>
              </w:rPr>
              <w:t>U</w:t>
            </w:r>
            <w:r w:rsidRPr="00D14BF4">
              <w:rPr>
                <w:rFonts w:ascii="Calibri" w:hAnsi="Calibri"/>
                <w:sz w:val="18"/>
                <w:szCs w:val="18"/>
                <w:lang w:eastAsia="zh-TW"/>
              </w:rPr>
              <w:t>ncertainty</w:t>
            </w:r>
          </w:p>
        </w:tc>
        <w:tc>
          <w:tcPr>
            <w:tcW w:w="5508" w:type="dxa"/>
          </w:tcPr>
          <w:p w14:paraId="0B5E061A"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D14BF4" w14:paraId="0B5E061F" w14:textId="77777777" w:rsidTr="003A3915">
        <w:tc>
          <w:tcPr>
            <w:tcW w:w="558" w:type="dxa"/>
            <w:vAlign w:val="center"/>
          </w:tcPr>
          <w:p w14:paraId="0B5E061C"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3</w:t>
            </w:r>
          </w:p>
        </w:tc>
        <w:tc>
          <w:tcPr>
            <w:tcW w:w="4950" w:type="dxa"/>
          </w:tcPr>
          <w:p w14:paraId="0B5E061D" w14:textId="0523D4B1" w:rsidR="0056544A" w:rsidRPr="00D14BF4" w:rsidRDefault="0056544A"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Accuracy </w:t>
            </w:r>
            <w:r w:rsidR="000F7B25">
              <w:rPr>
                <w:rFonts w:ascii="Calibri" w:hAnsi="Calibri"/>
                <w:sz w:val="18"/>
                <w:szCs w:val="18"/>
                <w:lang w:eastAsia="zh-TW"/>
              </w:rPr>
              <w:t>L</w:t>
            </w:r>
            <w:r w:rsidRPr="00D14BF4">
              <w:rPr>
                <w:rFonts w:ascii="Calibri" w:hAnsi="Calibri"/>
                <w:sz w:val="18"/>
                <w:szCs w:val="18"/>
                <w:lang w:eastAsia="zh-TW"/>
              </w:rPr>
              <w:t>evel</w:t>
            </w:r>
          </w:p>
        </w:tc>
        <w:tc>
          <w:tcPr>
            <w:tcW w:w="5508" w:type="dxa"/>
          </w:tcPr>
          <w:p w14:paraId="0B5E061E"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D14BF4" w14:paraId="0B5E0623" w14:textId="77777777" w:rsidTr="003A3915">
        <w:tc>
          <w:tcPr>
            <w:tcW w:w="558" w:type="dxa"/>
            <w:vAlign w:val="center"/>
          </w:tcPr>
          <w:p w14:paraId="0B5E0620"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4</w:t>
            </w:r>
          </w:p>
        </w:tc>
        <w:tc>
          <w:tcPr>
            <w:tcW w:w="4950" w:type="dxa"/>
          </w:tcPr>
          <w:p w14:paraId="0B5E0621" w14:textId="4AA345A5" w:rsidR="0056544A" w:rsidRPr="00D14BF4" w:rsidRDefault="003153C6"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Accuracy Adjustment</w:t>
            </w:r>
            <w:r w:rsidRPr="00D14BF4">
              <w:rPr>
                <w:rFonts w:ascii="Calibri" w:hAnsi="Calibri"/>
                <w:sz w:val="18"/>
                <w:szCs w:val="18"/>
              </w:rPr>
              <w:t xml:space="preserve"> </w:t>
            </w:r>
            <w:r w:rsidR="000F7B25">
              <w:rPr>
                <w:rFonts w:ascii="Calibri" w:hAnsi="Calibri"/>
                <w:sz w:val="18"/>
                <w:szCs w:val="18"/>
              </w:rPr>
              <w:t>F</w:t>
            </w:r>
            <w:r w:rsidR="0056544A" w:rsidRPr="00D14BF4">
              <w:rPr>
                <w:rFonts w:ascii="Calibri" w:hAnsi="Calibri"/>
                <w:sz w:val="18"/>
                <w:szCs w:val="18"/>
              </w:rPr>
              <w:t>actor</w:t>
            </w:r>
          </w:p>
        </w:tc>
        <w:tc>
          <w:tcPr>
            <w:tcW w:w="5508" w:type="dxa"/>
          </w:tcPr>
          <w:p w14:paraId="0B5E0622"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D14BF4" w14:paraId="0B5E0628" w14:textId="77777777" w:rsidTr="003A3915">
        <w:tc>
          <w:tcPr>
            <w:tcW w:w="558" w:type="dxa"/>
            <w:vAlign w:val="center"/>
          </w:tcPr>
          <w:p w14:paraId="0B5E0624"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5</w:t>
            </w:r>
          </w:p>
        </w:tc>
        <w:tc>
          <w:tcPr>
            <w:tcW w:w="4950" w:type="dxa"/>
          </w:tcPr>
          <w:p w14:paraId="0B5E0625" w14:textId="77777777" w:rsidR="000F7B2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Adjusted CFM50 </w:t>
            </w:r>
            <w:r w:rsidR="003153C6">
              <w:rPr>
                <w:rFonts w:ascii="Calibri" w:hAnsi="Calibri"/>
                <w:sz w:val="18"/>
                <w:szCs w:val="18"/>
              </w:rPr>
              <w:t xml:space="preserve">Pressurization </w:t>
            </w:r>
          </w:p>
          <w:p w14:paraId="0B5E0626" w14:textId="74B39F62"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(measured air leakage rate)</w:t>
            </w:r>
          </w:p>
        </w:tc>
        <w:tc>
          <w:tcPr>
            <w:tcW w:w="5508" w:type="dxa"/>
          </w:tcPr>
          <w:p w14:paraId="0B5E0627"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56544A" w:rsidRPr="00D14BF4" w14:paraId="0B5E062C" w14:textId="77777777" w:rsidTr="003A3915">
        <w:tc>
          <w:tcPr>
            <w:tcW w:w="558" w:type="dxa"/>
            <w:vAlign w:val="center"/>
          </w:tcPr>
          <w:p w14:paraId="0B5E0629"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6</w:t>
            </w:r>
          </w:p>
        </w:tc>
        <w:tc>
          <w:tcPr>
            <w:tcW w:w="4950" w:type="dxa"/>
          </w:tcPr>
          <w:p w14:paraId="0B5E062A" w14:textId="29F667A4"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 (from software)</w:t>
            </w:r>
          </w:p>
        </w:tc>
        <w:tc>
          <w:tcPr>
            <w:tcW w:w="5508" w:type="dxa"/>
          </w:tcPr>
          <w:p w14:paraId="0B5E062B"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56544A" w:rsidRPr="00D14BF4" w14:paraId="0B5E0631" w14:textId="77777777" w:rsidTr="003A3915">
        <w:tc>
          <w:tcPr>
            <w:tcW w:w="558" w:type="dxa"/>
            <w:vAlign w:val="center"/>
          </w:tcPr>
          <w:p w14:paraId="0B5E062D"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7</w:t>
            </w:r>
          </w:p>
        </w:tc>
        <w:tc>
          <w:tcPr>
            <w:tcW w:w="4950" w:type="dxa"/>
          </w:tcPr>
          <w:p w14:paraId="0B5E062E" w14:textId="77777777" w:rsidR="000F7B25" w:rsidRDefault="0056544A"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Percent </w:t>
            </w:r>
            <w:r w:rsidR="000F7B25">
              <w:rPr>
                <w:rFonts w:ascii="Calibri" w:hAnsi="Calibri"/>
                <w:sz w:val="18"/>
                <w:szCs w:val="18"/>
                <w:lang w:eastAsia="zh-TW"/>
              </w:rPr>
              <w:t>U</w:t>
            </w:r>
            <w:r w:rsidRPr="00D14BF4">
              <w:rPr>
                <w:rFonts w:ascii="Calibri" w:hAnsi="Calibri"/>
                <w:sz w:val="18"/>
                <w:szCs w:val="18"/>
                <w:lang w:eastAsia="zh-TW"/>
              </w:rPr>
              <w:t xml:space="preserve">ncertainty @ 95% </w:t>
            </w:r>
            <w:r w:rsidR="000F7B25">
              <w:rPr>
                <w:rFonts w:ascii="Calibri" w:hAnsi="Calibri"/>
                <w:sz w:val="18"/>
                <w:szCs w:val="18"/>
                <w:lang w:eastAsia="zh-TW"/>
              </w:rPr>
              <w:t>C</w:t>
            </w:r>
            <w:r w:rsidRPr="00D14BF4">
              <w:rPr>
                <w:rFonts w:ascii="Calibri" w:hAnsi="Calibri"/>
                <w:sz w:val="18"/>
                <w:szCs w:val="18"/>
                <w:lang w:eastAsia="zh-TW"/>
              </w:rPr>
              <w:t xml:space="preserve">onfidence </w:t>
            </w:r>
            <w:r w:rsidR="000F7B25">
              <w:rPr>
                <w:rFonts w:ascii="Calibri" w:hAnsi="Calibri"/>
                <w:sz w:val="18"/>
                <w:szCs w:val="18"/>
                <w:lang w:eastAsia="zh-TW"/>
              </w:rPr>
              <w:t>L</w:t>
            </w:r>
            <w:r w:rsidRPr="00D14BF4">
              <w:rPr>
                <w:rFonts w:ascii="Calibri" w:hAnsi="Calibri"/>
                <w:sz w:val="18"/>
                <w:szCs w:val="18"/>
                <w:lang w:eastAsia="zh-TW"/>
              </w:rPr>
              <w:t xml:space="preserve">evel </w:t>
            </w:r>
          </w:p>
          <w:p w14:paraId="0B5E062F" w14:textId="6CF2CDC6" w:rsidR="0056544A" w:rsidRPr="00D14BF4" w:rsidRDefault="0056544A"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(from software)</w:t>
            </w:r>
          </w:p>
        </w:tc>
        <w:tc>
          <w:tcPr>
            <w:tcW w:w="5508" w:type="dxa"/>
          </w:tcPr>
          <w:p w14:paraId="0B5E0630" w14:textId="77777777" w:rsidR="0056544A" w:rsidRPr="00D14BF4"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0B5E0632" w14:textId="77777777" w:rsidR="00283036" w:rsidRDefault="00283036"/>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283036" w:rsidRPr="00305DBA" w:rsidDel="00F03834" w14:paraId="0B5E0634" w14:textId="238B70F8" w:rsidTr="000F7B25">
        <w:trPr>
          <w:del w:id="13" w:author="Shewmaker, Michael@Energy" w:date="2016-03-29T15:34:00Z"/>
        </w:trPr>
        <w:tc>
          <w:tcPr>
            <w:tcW w:w="11020" w:type="dxa"/>
            <w:gridSpan w:val="2"/>
          </w:tcPr>
          <w:p w14:paraId="0B5E0633" w14:textId="38941236" w:rsidR="00CA53CB" w:rsidDel="00F03834" w:rsidRDefault="00283036" w:rsidP="000F7B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14" w:author="Shewmaker, Michael@Energy" w:date="2016-03-29T15:34:00Z"/>
                <w:rFonts w:ascii="Calibri" w:hAnsi="Calibri"/>
                <w:sz w:val="18"/>
                <w:szCs w:val="18"/>
                <w:highlight w:val="cyan"/>
              </w:rPr>
            </w:pPr>
            <w:del w:id="15" w:author="Shewmaker, Michael@Energy" w:date="2016-03-29T15:34:00Z">
              <w:r w:rsidRPr="00A40BDC" w:rsidDel="00F03834">
                <w:rPr>
                  <w:rFonts w:ascii="Calibri" w:hAnsi="Calibri"/>
                  <w:b/>
                  <w:szCs w:val="18"/>
                </w:rPr>
                <w:lastRenderedPageBreak/>
                <w:delText xml:space="preserve">I. Additional Requirements </w:delText>
              </w:r>
              <w:r w:rsidR="000F7B25" w:rsidRPr="00A40BDC" w:rsidDel="00F03834">
                <w:rPr>
                  <w:rFonts w:ascii="Calibri" w:hAnsi="Calibri"/>
                  <w:b/>
                  <w:szCs w:val="18"/>
                </w:rPr>
                <w:delText>f</w:delText>
              </w:r>
              <w:r w:rsidRPr="00A40BDC" w:rsidDel="00F03834">
                <w:rPr>
                  <w:rFonts w:ascii="Calibri" w:hAnsi="Calibri"/>
                  <w:b/>
                  <w:szCs w:val="18"/>
                </w:rPr>
                <w:delText>or Compliance</w:delText>
              </w:r>
            </w:del>
          </w:p>
        </w:tc>
      </w:tr>
      <w:tr w:rsidR="00283036" w:rsidRPr="00305DBA" w:rsidDel="00F03834" w14:paraId="0B5E0637" w14:textId="0933F0EC" w:rsidTr="000F7B25">
        <w:trPr>
          <w:del w:id="16" w:author="Shewmaker, Michael@Energy" w:date="2016-03-29T15:34:00Z"/>
        </w:trPr>
        <w:tc>
          <w:tcPr>
            <w:tcW w:w="590" w:type="dxa"/>
            <w:vAlign w:val="center"/>
          </w:tcPr>
          <w:p w14:paraId="0B5E0635" w14:textId="700D307F" w:rsidR="007500DC" w:rsidDel="00F03834" w:rsidRDefault="00283036"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7" w:author="Shewmaker, Michael@Energy" w:date="2016-03-29T15:34:00Z"/>
                <w:rFonts w:ascii="Calibri" w:hAnsi="Calibri"/>
                <w:sz w:val="18"/>
                <w:szCs w:val="18"/>
                <w:highlight w:val="cyan"/>
              </w:rPr>
            </w:pPr>
            <w:del w:id="18" w:author="Shewmaker, Michael@Energy" w:date="2016-03-29T15:34:00Z">
              <w:r w:rsidDel="00F03834">
                <w:rPr>
                  <w:rFonts w:ascii="Calibri" w:hAnsi="Calibri"/>
                  <w:sz w:val="18"/>
                  <w:szCs w:val="18"/>
                </w:rPr>
                <w:delText>0</w:delText>
              </w:r>
              <w:r w:rsidRPr="00305DBA" w:rsidDel="00F03834">
                <w:rPr>
                  <w:rFonts w:ascii="Calibri" w:hAnsi="Calibri"/>
                  <w:sz w:val="18"/>
                  <w:szCs w:val="18"/>
                </w:rPr>
                <w:delText>1</w:delText>
              </w:r>
            </w:del>
          </w:p>
        </w:tc>
        <w:tc>
          <w:tcPr>
            <w:tcW w:w="10430" w:type="dxa"/>
            <w:vAlign w:val="center"/>
          </w:tcPr>
          <w:p w14:paraId="0B5E0636" w14:textId="3AC0957F" w:rsidR="007500DC" w:rsidDel="00F03834" w:rsidRDefault="00283036" w:rsidP="007500DC">
            <w:pPr>
              <w:keepNext/>
              <w:shd w:val="clear" w:color="auto" w:fill="FFFFFF"/>
              <w:rPr>
                <w:del w:id="19" w:author="Shewmaker, Michael@Energy" w:date="2016-03-29T15:34:00Z"/>
                <w:rFonts w:ascii="Calibri" w:hAnsi="Calibri"/>
                <w:sz w:val="18"/>
                <w:szCs w:val="18"/>
                <w:highlight w:val="cyan"/>
              </w:rPr>
            </w:pPr>
            <w:del w:id="20" w:author="Shewmaker, Michael@Energy" w:date="2016-03-29T15:34:00Z">
              <w:r w:rsidRPr="00305DBA" w:rsidDel="00F03834">
                <w:rPr>
                  <w:rFonts w:ascii="Calibri" w:hAnsi="Calibri"/>
                  <w:sz w:val="18"/>
                  <w:szCs w:val="18"/>
                </w:rPr>
                <w:delText>Open all interior doors and access including those to closets and those between a conditioned basement and attic.</w:delText>
              </w:r>
            </w:del>
          </w:p>
        </w:tc>
      </w:tr>
      <w:tr w:rsidR="00283036" w:rsidRPr="00305DBA" w:rsidDel="00F03834" w14:paraId="0B5E063A" w14:textId="055DC773" w:rsidTr="000F7B25">
        <w:trPr>
          <w:del w:id="21" w:author="Shewmaker, Michael@Energy" w:date="2016-03-29T15:34:00Z"/>
        </w:trPr>
        <w:tc>
          <w:tcPr>
            <w:tcW w:w="590" w:type="dxa"/>
            <w:vAlign w:val="center"/>
          </w:tcPr>
          <w:p w14:paraId="0B5E0638" w14:textId="37BB199E" w:rsidR="007500DC" w:rsidDel="00F03834" w:rsidRDefault="00283036"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2" w:author="Shewmaker, Michael@Energy" w:date="2016-03-29T15:34:00Z"/>
                <w:rFonts w:ascii="Calibri" w:hAnsi="Calibri"/>
                <w:sz w:val="18"/>
                <w:szCs w:val="18"/>
                <w:highlight w:val="cyan"/>
              </w:rPr>
            </w:pPr>
            <w:del w:id="23" w:author="Shewmaker, Michael@Energy" w:date="2016-03-29T15:34:00Z">
              <w:r w:rsidDel="00F03834">
                <w:rPr>
                  <w:rFonts w:ascii="Calibri" w:hAnsi="Calibri"/>
                  <w:sz w:val="18"/>
                  <w:szCs w:val="18"/>
                </w:rPr>
                <w:delText>0</w:delText>
              </w:r>
              <w:r w:rsidRPr="00305DBA" w:rsidDel="00F03834">
                <w:rPr>
                  <w:rFonts w:ascii="Calibri" w:hAnsi="Calibri"/>
                  <w:sz w:val="18"/>
                  <w:szCs w:val="18"/>
                </w:rPr>
                <w:delText>2</w:delText>
              </w:r>
            </w:del>
          </w:p>
        </w:tc>
        <w:tc>
          <w:tcPr>
            <w:tcW w:w="10430" w:type="dxa"/>
            <w:vAlign w:val="center"/>
          </w:tcPr>
          <w:p w14:paraId="0B5E0639" w14:textId="39AB8D70" w:rsidR="007500DC" w:rsidDel="00F03834" w:rsidRDefault="00283036" w:rsidP="007500DC">
            <w:pPr>
              <w:keepNext/>
              <w:shd w:val="clear" w:color="auto" w:fill="FFFFFF"/>
              <w:contextualSpacing/>
              <w:rPr>
                <w:del w:id="24" w:author="Shewmaker, Michael@Energy" w:date="2016-03-29T15:34:00Z"/>
                <w:rFonts w:ascii="Calibri" w:hAnsi="Calibri"/>
                <w:sz w:val="18"/>
                <w:szCs w:val="18"/>
              </w:rPr>
            </w:pPr>
            <w:del w:id="25" w:author="Shewmaker, Michael@Energy" w:date="2016-03-29T15:34:00Z">
              <w:r w:rsidRPr="00305DBA" w:rsidDel="00F03834">
                <w:rPr>
                  <w:rFonts w:ascii="Calibri" w:hAnsi="Calibri"/>
                  <w:sz w:val="18"/>
                  <w:szCs w:val="18"/>
                </w:rPr>
                <w:delText>HVAC Supply and return register dampers shall be fully open.</w:delText>
              </w:r>
            </w:del>
          </w:p>
        </w:tc>
      </w:tr>
      <w:tr w:rsidR="00283036" w:rsidRPr="00305DBA" w:rsidDel="00F03834" w14:paraId="0B5E063D" w14:textId="3F114F3D" w:rsidTr="000F7B25">
        <w:trPr>
          <w:del w:id="26" w:author="Shewmaker, Michael@Energy" w:date="2016-03-29T15:34:00Z"/>
        </w:trPr>
        <w:tc>
          <w:tcPr>
            <w:tcW w:w="590" w:type="dxa"/>
            <w:vAlign w:val="center"/>
          </w:tcPr>
          <w:p w14:paraId="0B5E063B" w14:textId="14E506F9" w:rsidR="007500DC" w:rsidDel="00F03834" w:rsidRDefault="00283036"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7" w:author="Shewmaker, Michael@Energy" w:date="2016-03-29T15:34:00Z"/>
                <w:rFonts w:ascii="Calibri" w:hAnsi="Calibri"/>
                <w:sz w:val="18"/>
                <w:szCs w:val="18"/>
              </w:rPr>
            </w:pPr>
            <w:del w:id="28" w:author="Shewmaker, Michael@Energy" w:date="2016-03-29T15:34:00Z">
              <w:r w:rsidDel="00F03834">
                <w:rPr>
                  <w:rFonts w:ascii="Calibri" w:hAnsi="Calibri"/>
                  <w:sz w:val="18"/>
                  <w:szCs w:val="18"/>
                </w:rPr>
                <w:delText>0</w:delText>
              </w:r>
              <w:r w:rsidRPr="00305DBA" w:rsidDel="00F03834">
                <w:rPr>
                  <w:rFonts w:ascii="Calibri" w:hAnsi="Calibri"/>
                  <w:sz w:val="18"/>
                  <w:szCs w:val="18"/>
                </w:rPr>
                <w:delText>3</w:delText>
              </w:r>
            </w:del>
          </w:p>
        </w:tc>
        <w:tc>
          <w:tcPr>
            <w:tcW w:w="10430" w:type="dxa"/>
            <w:vAlign w:val="center"/>
          </w:tcPr>
          <w:p w14:paraId="0B5E063C" w14:textId="6271B3F3" w:rsidR="007500DC" w:rsidDel="00F03834" w:rsidRDefault="00283036" w:rsidP="000F7B25">
            <w:pPr>
              <w:keepNext/>
              <w:shd w:val="clear" w:color="auto" w:fill="FFFFFF"/>
              <w:rPr>
                <w:del w:id="29" w:author="Shewmaker, Michael@Energy" w:date="2016-03-29T15:34:00Z"/>
                <w:rFonts w:ascii="Calibri" w:hAnsi="Calibri"/>
                <w:sz w:val="18"/>
                <w:szCs w:val="18"/>
              </w:rPr>
            </w:pPr>
            <w:del w:id="30" w:author="Shewmaker, Michael@Energy" w:date="2016-03-29T15:34:00Z">
              <w:r w:rsidRPr="00305DBA" w:rsidDel="00F03834">
                <w:rPr>
                  <w:rFonts w:ascii="Calibri" w:hAnsi="Calibr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283036" w:rsidRPr="00305DBA" w:rsidDel="00F03834" w14:paraId="0B5E0640" w14:textId="2FDD7090" w:rsidTr="000F7B25">
        <w:trPr>
          <w:del w:id="31" w:author="Shewmaker, Michael@Energy" w:date="2016-03-29T15:34:00Z"/>
        </w:trPr>
        <w:tc>
          <w:tcPr>
            <w:tcW w:w="590" w:type="dxa"/>
            <w:vAlign w:val="center"/>
          </w:tcPr>
          <w:p w14:paraId="0B5E063E" w14:textId="1B525E57" w:rsidR="007500DC" w:rsidDel="00F03834" w:rsidRDefault="00283036"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2" w:author="Shewmaker, Michael@Energy" w:date="2016-03-29T15:34:00Z"/>
                <w:rFonts w:ascii="Calibri" w:hAnsi="Calibri"/>
                <w:sz w:val="18"/>
                <w:szCs w:val="18"/>
              </w:rPr>
            </w:pPr>
            <w:del w:id="33" w:author="Shewmaker, Michael@Energy" w:date="2016-03-29T15:34:00Z">
              <w:r w:rsidDel="00F03834">
                <w:rPr>
                  <w:rFonts w:ascii="Calibri" w:hAnsi="Calibri"/>
                  <w:sz w:val="18"/>
                  <w:szCs w:val="18"/>
                </w:rPr>
                <w:delText>0</w:delText>
              </w:r>
              <w:r w:rsidRPr="00305DBA" w:rsidDel="00F03834">
                <w:rPr>
                  <w:rFonts w:ascii="Calibri" w:hAnsi="Calibri"/>
                  <w:sz w:val="18"/>
                  <w:szCs w:val="18"/>
                </w:rPr>
                <w:delText>4</w:delText>
              </w:r>
            </w:del>
          </w:p>
        </w:tc>
        <w:tc>
          <w:tcPr>
            <w:tcW w:w="10430" w:type="dxa"/>
            <w:vAlign w:val="center"/>
          </w:tcPr>
          <w:p w14:paraId="0B5E063F" w14:textId="2DE7C781" w:rsidR="007500DC" w:rsidDel="00F03834" w:rsidRDefault="00283036" w:rsidP="007500DC">
            <w:pPr>
              <w:keepNext/>
              <w:autoSpaceDE w:val="0"/>
              <w:autoSpaceDN w:val="0"/>
              <w:adjustRightInd w:val="0"/>
              <w:rPr>
                <w:del w:id="34" w:author="Shewmaker, Michael@Energy" w:date="2016-03-29T15:34:00Z"/>
                <w:rFonts w:ascii="Calibri" w:hAnsi="Calibri"/>
                <w:sz w:val="18"/>
                <w:szCs w:val="18"/>
              </w:rPr>
            </w:pPr>
            <w:del w:id="35" w:author="Shewmaker, Michael@Energy" w:date="2016-03-29T15:34:00Z">
              <w:r w:rsidRPr="00305DBA" w:rsidDel="00F03834">
                <w:rPr>
                  <w:rFonts w:ascii="Calibri" w:hAnsi="Calibri"/>
                  <w:sz w:val="18"/>
                  <w:szCs w:val="18"/>
                </w:rPr>
                <w:delText xml:space="preserve">Continuously operated ventilation devices like energy recovery ventilators may be sealed.  </w:delText>
              </w:r>
            </w:del>
          </w:p>
        </w:tc>
      </w:tr>
      <w:tr w:rsidR="00283036" w:rsidRPr="00305DBA" w:rsidDel="00F03834" w14:paraId="0B5E0643" w14:textId="7677B671" w:rsidTr="000F7B25">
        <w:trPr>
          <w:del w:id="36" w:author="Shewmaker, Michael@Energy" w:date="2016-03-29T15:34:00Z"/>
        </w:trPr>
        <w:tc>
          <w:tcPr>
            <w:tcW w:w="590" w:type="dxa"/>
            <w:vAlign w:val="center"/>
          </w:tcPr>
          <w:p w14:paraId="0B5E0641" w14:textId="79930360" w:rsidR="007500DC" w:rsidDel="00F03834" w:rsidRDefault="00283036"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7" w:author="Shewmaker, Michael@Energy" w:date="2016-03-29T15:34:00Z"/>
                <w:rFonts w:ascii="Calibri" w:hAnsi="Calibri"/>
                <w:sz w:val="18"/>
                <w:szCs w:val="18"/>
              </w:rPr>
            </w:pPr>
            <w:del w:id="38" w:author="Shewmaker, Michael@Energy" w:date="2016-03-29T15:34:00Z">
              <w:r w:rsidDel="00F03834">
                <w:rPr>
                  <w:rFonts w:ascii="Calibri" w:hAnsi="Calibri"/>
                  <w:sz w:val="18"/>
                  <w:szCs w:val="18"/>
                </w:rPr>
                <w:delText>0</w:delText>
              </w:r>
              <w:r w:rsidRPr="00305DBA" w:rsidDel="00F03834">
                <w:rPr>
                  <w:rFonts w:ascii="Calibri" w:hAnsi="Calibri"/>
                  <w:sz w:val="18"/>
                  <w:szCs w:val="18"/>
                </w:rPr>
                <w:delText>5</w:delText>
              </w:r>
            </w:del>
          </w:p>
        </w:tc>
        <w:tc>
          <w:tcPr>
            <w:tcW w:w="10430" w:type="dxa"/>
            <w:vAlign w:val="center"/>
          </w:tcPr>
          <w:p w14:paraId="0B5E0642" w14:textId="4DF977DA" w:rsidR="007500DC" w:rsidDel="00F03834" w:rsidRDefault="00283036" w:rsidP="000F7B25">
            <w:pPr>
              <w:keepNext/>
              <w:autoSpaceDE w:val="0"/>
              <w:autoSpaceDN w:val="0"/>
              <w:adjustRightInd w:val="0"/>
              <w:rPr>
                <w:del w:id="39" w:author="Shewmaker, Michael@Energy" w:date="2016-03-29T15:34:00Z"/>
                <w:rFonts w:ascii="Calibri" w:hAnsi="Calibri"/>
                <w:sz w:val="18"/>
                <w:szCs w:val="18"/>
              </w:rPr>
            </w:pPr>
            <w:del w:id="40" w:author="Shewmaker, Michael@Energy" w:date="2016-03-29T15:34:00Z">
              <w:r w:rsidRPr="00305DBA" w:rsidDel="00F03834">
                <w:rPr>
                  <w:rFonts w:ascii="Calibri" w:hAnsi="Calibri"/>
                  <w:sz w:val="18"/>
                  <w:szCs w:val="18"/>
                </w:rPr>
                <w:delText>Multifamily – Each dwelling unit must be tested individually and shown to meet the leakage requirements. Pressurization of the adjacent dwelling units while conducting this test is not allowed.</w:delText>
              </w:r>
            </w:del>
          </w:p>
        </w:tc>
      </w:tr>
      <w:tr w:rsidR="00283036" w:rsidRPr="00317238" w:rsidDel="00F03834" w14:paraId="0B5E0645" w14:textId="139005D1" w:rsidTr="00A54AC9">
        <w:trPr>
          <w:trHeight w:val="278"/>
          <w:del w:id="41" w:author="Shewmaker, Michael@Energy" w:date="2016-03-29T15:34:00Z"/>
        </w:trPr>
        <w:tc>
          <w:tcPr>
            <w:tcW w:w="11020" w:type="dxa"/>
            <w:gridSpan w:val="2"/>
            <w:vAlign w:val="center"/>
          </w:tcPr>
          <w:p w14:paraId="0B5E0644" w14:textId="41CDE9D2" w:rsidR="007500DC" w:rsidDel="00F03834" w:rsidRDefault="00283036" w:rsidP="007500DC">
            <w:pPr>
              <w:keepNext/>
              <w:autoSpaceDE w:val="0"/>
              <w:autoSpaceDN w:val="0"/>
              <w:adjustRightInd w:val="0"/>
              <w:rPr>
                <w:del w:id="42" w:author="Shewmaker, Michael@Energy" w:date="2016-03-29T15:34:00Z"/>
                <w:rFonts w:ascii="Calibri" w:hAnsi="Calibri"/>
                <w:sz w:val="18"/>
                <w:szCs w:val="18"/>
              </w:rPr>
            </w:pPr>
            <w:del w:id="43" w:author="Shewmaker, Michael@Energy" w:date="2016-03-29T15:34:00Z">
              <w:r w:rsidDel="00F03834">
                <w:rPr>
                  <w:rFonts w:ascii="Calibri" w:hAnsi="Calibri"/>
                  <w:b/>
                  <w:sz w:val="18"/>
                  <w:szCs w:val="18"/>
                </w:rPr>
                <w:delText>The responsible person’s signature on this compliance document affirms that all applicable requirements in this table have been met</w:delText>
              </w:r>
              <w:r w:rsidR="00A54AC9" w:rsidDel="00F03834">
                <w:rPr>
                  <w:rFonts w:ascii="Calibri" w:hAnsi="Calibri"/>
                  <w:b/>
                  <w:sz w:val="18"/>
                  <w:szCs w:val="18"/>
                </w:rPr>
                <w:delText>.</w:delText>
              </w:r>
            </w:del>
          </w:p>
        </w:tc>
      </w:tr>
    </w:tbl>
    <w:p w14:paraId="0B5E0647" w14:textId="77777777" w:rsidR="00CD10AA" w:rsidRDefault="00CD10AA">
      <w:pPr>
        <w:rPr>
          <w:rFonts w:ascii="Calibri" w:hAnsi="Calibri"/>
          <w:sz w:val="16"/>
          <w:szCs w:val="16"/>
        </w:rPr>
      </w:pPr>
      <w:r>
        <w:rPr>
          <w:rFonts w:ascii="Calibri" w:hAnsi="Calibri"/>
          <w:sz w:val="16"/>
          <w:szCs w:val="16"/>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283036" w:rsidRPr="00BB16FE" w14:paraId="0B5E0649" w14:textId="77777777" w:rsidTr="000F7B25">
        <w:trPr>
          <w:trHeight w:val="288"/>
        </w:trPr>
        <w:tc>
          <w:tcPr>
            <w:tcW w:w="10950" w:type="dxa"/>
            <w:gridSpan w:val="4"/>
            <w:vAlign w:val="center"/>
          </w:tcPr>
          <w:p w14:paraId="0B5E0648" w14:textId="77777777" w:rsidR="007500DC" w:rsidRDefault="00283036" w:rsidP="007500D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BB16FE">
              <w:rPr>
                <w:rFonts w:asciiTheme="minorHAnsi" w:eastAsia="Calibri" w:hAnsiTheme="minorHAnsi" w:cs="Arial"/>
                <w:b/>
                <w:caps/>
                <w:sz w:val="18"/>
                <w:szCs w:val="18"/>
              </w:rPr>
              <w:lastRenderedPageBreak/>
              <w:t>Documentation Author's Declaration Statement</w:t>
            </w:r>
          </w:p>
        </w:tc>
      </w:tr>
      <w:tr w:rsidR="00283036" w:rsidRPr="00BB16FE" w14:paraId="0B5E064B" w14:textId="77777777" w:rsidTr="000F7B25">
        <w:trPr>
          <w:trHeight w:val="269"/>
        </w:trPr>
        <w:tc>
          <w:tcPr>
            <w:tcW w:w="10950" w:type="dxa"/>
            <w:gridSpan w:val="4"/>
            <w:vAlign w:val="center"/>
          </w:tcPr>
          <w:p w14:paraId="0B5E064A" w14:textId="77777777" w:rsidR="00CA53CB" w:rsidRDefault="00283036" w:rsidP="00A40BDC">
            <w:pPr>
              <w:numPr>
                <w:ilvl w:val="0"/>
                <w:numId w:val="29"/>
              </w:numPr>
              <w:ind w:left="271" w:hanging="288"/>
              <w:rPr>
                <w:rFonts w:asciiTheme="minorHAnsi" w:eastAsia="Calibri" w:hAnsiTheme="minorHAnsi"/>
                <w:sz w:val="18"/>
                <w:szCs w:val="18"/>
              </w:rPr>
            </w:pPr>
            <w:r w:rsidRPr="00BB16FE">
              <w:rPr>
                <w:rFonts w:asciiTheme="minorHAnsi" w:eastAsia="Calibri" w:hAnsiTheme="minorHAnsi"/>
                <w:sz w:val="18"/>
                <w:szCs w:val="18"/>
              </w:rPr>
              <w:t>I certify that this Certificate of Verification documentation is accurate and complete.</w:t>
            </w:r>
          </w:p>
        </w:tc>
      </w:tr>
      <w:tr w:rsidR="00283036" w:rsidRPr="00BB16FE" w14:paraId="0B5E064E" w14:textId="77777777" w:rsidTr="000F7B25">
        <w:trPr>
          <w:trHeight w:val="360"/>
        </w:trPr>
        <w:tc>
          <w:tcPr>
            <w:tcW w:w="5434" w:type="dxa"/>
          </w:tcPr>
          <w:p w14:paraId="0B5E064C" w14:textId="77777777" w:rsidR="007500DC" w:rsidRDefault="00283036" w:rsidP="007500DC">
            <w:pPr>
              <w:spacing w:line="276" w:lineRule="auto"/>
              <w:rPr>
                <w:rFonts w:asciiTheme="minorHAnsi" w:eastAsia="Calibri" w:hAnsiTheme="minorHAnsi"/>
                <w:sz w:val="14"/>
                <w:szCs w:val="14"/>
              </w:rPr>
            </w:pPr>
            <w:r w:rsidRPr="00BB16FE">
              <w:rPr>
                <w:rFonts w:asciiTheme="minorHAnsi" w:eastAsia="Calibri" w:hAnsiTheme="minorHAnsi"/>
                <w:sz w:val="14"/>
                <w:szCs w:val="14"/>
              </w:rPr>
              <w:t>Documentation Author Name:</w:t>
            </w:r>
          </w:p>
        </w:tc>
        <w:tc>
          <w:tcPr>
            <w:tcW w:w="5516" w:type="dxa"/>
            <w:gridSpan w:val="3"/>
          </w:tcPr>
          <w:p w14:paraId="0B5E064D" w14:textId="77777777" w:rsidR="007500DC" w:rsidRDefault="00283036" w:rsidP="007500DC">
            <w:pPr>
              <w:spacing w:line="276" w:lineRule="auto"/>
              <w:rPr>
                <w:rFonts w:asciiTheme="minorHAnsi" w:eastAsia="Calibri" w:hAnsiTheme="minorHAnsi"/>
                <w:sz w:val="14"/>
                <w:szCs w:val="14"/>
              </w:rPr>
            </w:pPr>
            <w:r w:rsidRPr="00BB16FE">
              <w:rPr>
                <w:rFonts w:asciiTheme="minorHAnsi" w:eastAsia="Calibri" w:hAnsiTheme="minorHAnsi"/>
                <w:sz w:val="14"/>
                <w:szCs w:val="14"/>
              </w:rPr>
              <w:t>Documentation Author Signature:</w:t>
            </w:r>
          </w:p>
        </w:tc>
      </w:tr>
      <w:tr w:rsidR="00283036" w:rsidRPr="00BB16FE" w14:paraId="0B5E0651" w14:textId="77777777" w:rsidTr="000F7B25">
        <w:trPr>
          <w:trHeight w:val="360"/>
        </w:trPr>
        <w:tc>
          <w:tcPr>
            <w:tcW w:w="5434" w:type="dxa"/>
          </w:tcPr>
          <w:p w14:paraId="0B5E064F" w14:textId="77777777" w:rsidR="007500DC" w:rsidRDefault="00283036" w:rsidP="007500DC">
            <w:pPr>
              <w:spacing w:line="276" w:lineRule="auto"/>
              <w:rPr>
                <w:rFonts w:asciiTheme="minorHAnsi" w:eastAsia="Calibri" w:hAnsiTheme="minorHAnsi"/>
                <w:sz w:val="14"/>
                <w:szCs w:val="14"/>
              </w:rPr>
            </w:pPr>
            <w:r w:rsidRPr="00BB16FE">
              <w:rPr>
                <w:rFonts w:asciiTheme="minorHAnsi" w:eastAsia="Calibri" w:hAnsiTheme="minorHAnsi"/>
                <w:sz w:val="14"/>
                <w:szCs w:val="14"/>
              </w:rPr>
              <w:t>Company:</w:t>
            </w:r>
          </w:p>
        </w:tc>
        <w:tc>
          <w:tcPr>
            <w:tcW w:w="5516" w:type="dxa"/>
            <w:gridSpan w:val="3"/>
          </w:tcPr>
          <w:p w14:paraId="0B5E0650" w14:textId="77777777" w:rsidR="007500DC" w:rsidRDefault="00283036" w:rsidP="007500DC">
            <w:pPr>
              <w:spacing w:line="276" w:lineRule="auto"/>
              <w:rPr>
                <w:rFonts w:asciiTheme="minorHAnsi" w:eastAsia="Calibri" w:hAnsiTheme="minorHAnsi"/>
                <w:sz w:val="14"/>
                <w:szCs w:val="14"/>
              </w:rPr>
            </w:pPr>
            <w:r w:rsidRPr="00BB16FE">
              <w:rPr>
                <w:rFonts w:asciiTheme="minorHAnsi" w:eastAsia="Calibri" w:hAnsiTheme="minorHAnsi"/>
                <w:sz w:val="14"/>
                <w:szCs w:val="14"/>
              </w:rPr>
              <w:t>Date Signed:</w:t>
            </w:r>
          </w:p>
        </w:tc>
      </w:tr>
      <w:tr w:rsidR="00283036" w:rsidRPr="00BB16FE" w14:paraId="0B5E0654" w14:textId="77777777" w:rsidTr="000F7B25">
        <w:trPr>
          <w:trHeight w:val="360"/>
        </w:trPr>
        <w:tc>
          <w:tcPr>
            <w:tcW w:w="5434" w:type="dxa"/>
          </w:tcPr>
          <w:p w14:paraId="0B5E0652" w14:textId="77777777" w:rsidR="007500DC" w:rsidRDefault="00283036" w:rsidP="007500DC">
            <w:pPr>
              <w:spacing w:line="276" w:lineRule="auto"/>
              <w:rPr>
                <w:rFonts w:asciiTheme="minorHAnsi" w:eastAsia="Calibri" w:hAnsiTheme="minorHAnsi"/>
                <w:sz w:val="14"/>
                <w:szCs w:val="14"/>
              </w:rPr>
            </w:pPr>
            <w:r w:rsidRPr="00BB16FE">
              <w:rPr>
                <w:rFonts w:asciiTheme="minorHAnsi" w:eastAsia="Calibri" w:hAnsiTheme="minorHAnsi"/>
                <w:sz w:val="14"/>
                <w:szCs w:val="14"/>
              </w:rPr>
              <w:t>Address:</w:t>
            </w:r>
          </w:p>
        </w:tc>
        <w:tc>
          <w:tcPr>
            <w:tcW w:w="5516" w:type="dxa"/>
            <w:gridSpan w:val="3"/>
          </w:tcPr>
          <w:p w14:paraId="0B5E0653" w14:textId="77777777" w:rsidR="007500DC" w:rsidRDefault="00283036" w:rsidP="007500DC">
            <w:pPr>
              <w:spacing w:line="276" w:lineRule="auto"/>
              <w:rPr>
                <w:rFonts w:asciiTheme="minorHAnsi" w:eastAsia="Calibri" w:hAnsiTheme="minorHAnsi"/>
                <w:sz w:val="14"/>
                <w:szCs w:val="14"/>
              </w:rPr>
            </w:pPr>
            <w:r w:rsidRPr="00BB16FE">
              <w:rPr>
                <w:rFonts w:asciiTheme="minorHAnsi" w:eastAsia="Calibri" w:hAnsiTheme="minorHAnsi"/>
                <w:sz w:val="14"/>
                <w:szCs w:val="14"/>
              </w:rPr>
              <w:t>CEA/HERS Certification Information (if applicable):</w:t>
            </w:r>
          </w:p>
        </w:tc>
      </w:tr>
      <w:tr w:rsidR="00283036" w:rsidRPr="00BB16FE" w14:paraId="0B5E0657" w14:textId="77777777" w:rsidTr="000F7B25">
        <w:trPr>
          <w:trHeight w:val="360"/>
        </w:trPr>
        <w:tc>
          <w:tcPr>
            <w:tcW w:w="5434" w:type="dxa"/>
          </w:tcPr>
          <w:p w14:paraId="0B5E0655" w14:textId="77777777" w:rsidR="007500DC" w:rsidRDefault="00283036" w:rsidP="007500DC">
            <w:pPr>
              <w:spacing w:line="276" w:lineRule="auto"/>
              <w:rPr>
                <w:rFonts w:asciiTheme="minorHAnsi" w:eastAsia="Calibri" w:hAnsiTheme="minorHAnsi"/>
                <w:sz w:val="14"/>
                <w:szCs w:val="14"/>
              </w:rPr>
            </w:pPr>
            <w:r w:rsidRPr="00BB16FE">
              <w:rPr>
                <w:rFonts w:asciiTheme="minorHAnsi" w:eastAsia="Calibri" w:hAnsiTheme="minorHAnsi"/>
                <w:sz w:val="14"/>
                <w:szCs w:val="14"/>
              </w:rPr>
              <w:t>City/State/Zip:</w:t>
            </w:r>
          </w:p>
        </w:tc>
        <w:tc>
          <w:tcPr>
            <w:tcW w:w="5516" w:type="dxa"/>
            <w:gridSpan w:val="3"/>
          </w:tcPr>
          <w:p w14:paraId="0B5E0656" w14:textId="77777777" w:rsidR="007500DC" w:rsidRDefault="00283036" w:rsidP="007500DC">
            <w:pPr>
              <w:spacing w:line="276" w:lineRule="auto"/>
              <w:rPr>
                <w:rFonts w:asciiTheme="minorHAnsi" w:eastAsia="Calibri" w:hAnsiTheme="minorHAnsi"/>
                <w:sz w:val="14"/>
                <w:szCs w:val="14"/>
              </w:rPr>
            </w:pPr>
            <w:r w:rsidRPr="00BB16FE">
              <w:rPr>
                <w:rFonts w:asciiTheme="minorHAnsi" w:eastAsia="Calibri" w:hAnsiTheme="minorHAnsi"/>
                <w:sz w:val="14"/>
                <w:szCs w:val="14"/>
              </w:rPr>
              <w:t>Phone:</w:t>
            </w:r>
          </w:p>
        </w:tc>
      </w:tr>
      <w:tr w:rsidR="00283036" w:rsidRPr="00BB16FE" w14:paraId="0B5E0659" w14:textId="77777777" w:rsidTr="000F7B25">
        <w:tblPrEx>
          <w:tblCellMar>
            <w:left w:w="115" w:type="dxa"/>
            <w:right w:w="115" w:type="dxa"/>
          </w:tblCellMar>
        </w:tblPrEx>
        <w:trPr>
          <w:trHeight w:val="296"/>
        </w:trPr>
        <w:tc>
          <w:tcPr>
            <w:tcW w:w="10950" w:type="dxa"/>
            <w:gridSpan w:val="4"/>
            <w:vAlign w:val="center"/>
          </w:tcPr>
          <w:p w14:paraId="0B5E0658" w14:textId="77777777" w:rsidR="007500DC" w:rsidRDefault="00283036" w:rsidP="007500D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BB16FE">
              <w:rPr>
                <w:rFonts w:asciiTheme="minorHAnsi" w:eastAsia="Calibri" w:hAnsiTheme="minorHAnsi" w:cs="Arial"/>
                <w:b/>
                <w:caps/>
                <w:sz w:val="18"/>
                <w:szCs w:val="18"/>
              </w:rPr>
              <w:t xml:space="preserve">Responsible Person's Declaration statement </w:t>
            </w:r>
          </w:p>
        </w:tc>
      </w:tr>
      <w:tr w:rsidR="00283036" w:rsidRPr="00BB16FE" w14:paraId="0B5E0660" w14:textId="77777777" w:rsidTr="000F7B25">
        <w:tblPrEx>
          <w:tblCellMar>
            <w:left w:w="115" w:type="dxa"/>
            <w:right w:w="115" w:type="dxa"/>
          </w:tblCellMar>
        </w:tblPrEx>
        <w:trPr>
          <w:trHeight w:val="504"/>
        </w:trPr>
        <w:tc>
          <w:tcPr>
            <w:tcW w:w="10950" w:type="dxa"/>
            <w:gridSpan w:val="4"/>
            <w:shd w:val="clear" w:color="auto" w:fill="auto"/>
          </w:tcPr>
          <w:p w14:paraId="0B5E065A" w14:textId="77777777" w:rsidR="007500DC" w:rsidRDefault="00283036" w:rsidP="00A40BDC">
            <w:pPr>
              <w:keepNext/>
              <w:widowControl w:val="0"/>
              <w:ind w:right="90"/>
              <w:rPr>
                <w:rFonts w:asciiTheme="minorHAnsi" w:hAnsiTheme="minorHAnsi"/>
                <w:snapToGrid w:val="0"/>
                <w:sz w:val="18"/>
                <w:szCs w:val="18"/>
              </w:rPr>
            </w:pPr>
            <w:r w:rsidRPr="00BB16FE">
              <w:rPr>
                <w:rFonts w:asciiTheme="minorHAnsi" w:hAnsiTheme="minorHAnsi"/>
                <w:snapToGrid w:val="0"/>
                <w:sz w:val="18"/>
                <w:szCs w:val="18"/>
              </w:rPr>
              <w:t xml:space="preserve">I certify the following under penalty of perjury, under the laws of the State of California: </w:t>
            </w:r>
          </w:p>
          <w:p w14:paraId="0B5E065B" w14:textId="77777777" w:rsidR="007500DC" w:rsidRDefault="00283036" w:rsidP="007500DC">
            <w:pPr>
              <w:keepNext/>
              <w:widowControl w:val="0"/>
              <w:numPr>
                <w:ilvl w:val="0"/>
                <w:numId w:val="3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information provided on this Certificate of Verification is true and correct.</w:t>
            </w:r>
          </w:p>
          <w:p w14:paraId="0B5E065C" w14:textId="77777777" w:rsidR="007500DC" w:rsidRDefault="00283036" w:rsidP="007500DC">
            <w:pPr>
              <w:keepNext/>
              <w:widowControl w:val="0"/>
              <w:numPr>
                <w:ilvl w:val="0"/>
                <w:numId w:val="3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I am the certified HERS Rater who performed the verification identified and reported on this Certificate of Verification (responsible rater).</w:t>
            </w:r>
          </w:p>
          <w:p w14:paraId="0B5E065D" w14:textId="77777777" w:rsidR="007500DC" w:rsidRDefault="00283036" w:rsidP="007500DC">
            <w:pPr>
              <w:keepNext/>
              <w:widowControl w:val="0"/>
              <w:numPr>
                <w:ilvl w:val="0"/>
                <w:numId w:val="3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B5E065E" w14:textId="77777777" w:rsidR="007500DC" w:rsidRDefault="00283036" w:rsidP="007500DC">
            <w:pPr>
              <w:keepNext/>
              <w:widowControl w:val="0"/>
              <w:numPr>
                <w:ilvl w:val="0"/>
                <w:numId w:val="3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B5E065F" w14:textId="77777777" w:rsidR="007500DC" w:rsidRDefault="00283036" w:rsidP="007500DC">
            <w:pPr>
              <w:keepNext/>
              <w:widowControl w:val="0"/>
              <w:numPr>
                <w:ilvl w:val="0"/>
                <w:numId w:val="3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283036" w:rsidRPr="00BB16FE" w14:paraId="0B5E0662" w14:textId="77777777" w:rsidTr="000F7B25">
        <w:tblPrEx>
          <w:tblCellMar>
            <w:left w:w="115" w:type="dxa"/>
            <w:right w:w="115" w:type="dxa"/>
          </w:tblCellMar>
        </w:tblPrEx>
        <w:trPr>
          <w:trHeight w:val="278"/>
        </w:trPr>
        <w:tc>
          <w:tcPr>
            <w:tcW w:w="10950" w:type="dxa"/>
            <w:gridSpan w:val="4"/>
            <w:vAlign w:val="center"/>
          </w:tcPr>
          <w:p w14:paraId="0B5E0661" w14:textId="77777777" w:rsidR="007500DC" w:rsidRDefault="00283036" w:rsidP="007500D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BB16FE">
              <w:rPr>
                <w:rFonts w:asciiTheme="minorHAnsi" w:eastAsia="Calibri" w:hAnsiTheme="minorHAnsi" w:cs="Arial"/>
                <w:b/>
                <w:caps/>
                <w:sz w:val="18"/>
                <w:szCs w:val="18"/>
              </w:rPr>
              <w:t>BUILDER OR INSTALLER INFORMATION AS SHOWN ON THE CERTIFICATE OF INSTALLATION</w:t>
            </w:r>
          </w:p>
        </w:tc>
      </w:tr>
      <w:tr w:rsidR="00283036" w:rsidRPr="00BB16FE" w14:paraId="0B5E0664" w14:textId="77777777" w:rsidTr="00A40BDC">
        <w:tblPrEx>
          <w:tblCellMar>
            <w:left w:w="115" w:type="dxa"/>
            <w:right w:w="115" w:type="dxa"/>
          </w:tblCellMar>
        </w:tblPrEx>
        <w:trPr>
          <w:trHeight w:hRule="exact" w:val="360"/>
        </w:trPr>
        <w:tc>
          <w:tcPr>
            <w:tcW w:w="10950" w:type="dxa"/>
            <w:gridSpan w:val="4"/>
          </w:tcPr>
          <w:p w14:paraId="0B5E0663" w14:textId="77777777" w:rsidR="007500DC" w:rsidRDefault="00283036" w:rsidP="000A5B1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Company Name (Installing Subcontractor, General Contractor, or Builder/Owner):</w:t>
            </w:r>
          </w:p>
        </w:tc>
      </w:tr>
      <w:tr w:rsidR="00283036" w:rsidRPr="00BB16FE" w14:paraId="0B5E0667" w14:textId="77777777" w:rsidTr="000F7B25">
        <w:tblPrEx>
          <w:tblCellMar>
            <w:left w:w="115" w:type="dxa"/>
            <w:right w:w="115" w:type="dxa"/>
          </w:tblCellMar>
        </w:tblPrEx>
        <w:trPr>
          <w:trHeight w:hRule="exact" w:val="360"/>
        </w:trPr>
        <w:tc>
          <w:tcPr>
            <w:tcW w:w="5475" w:type="dxa"/>
            <w:gridSpan w:val="2"/>
          </w:tcPr>
          <w:p w14:paraId="0B5E0665" w14:textId="77777777" w:rsidR="007500DC" w:rsidRDefault="00283036" w:rsidP="007500D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Responsible Builder or Installer Name:</w:t>
            </w:r>
          </w:p>
        </w:tc>
        <w:tc>
          <w:tcPr>
            <w:tcW w:w="5475" w:type="dxa"/>
            <w:gridSpan w:val="2"/>
          </w:tcPr>
          <w:p w14:paraId="0B5E0666" w14:textId="77777777" w:rsidR="007500DC" w:rsidRDefault="00283036" w:rsidP="007500D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CSLB License:</w:t>
            </w:r>
          </w:p>
        </w:tc>
      </w:tr>
      <w:tr w:rsidR="00283036" w:rsidRPr="00BB16FE" w14:paraId="0B5E0669" w14:textId="77777777" w:rsidTr="000F7B25">
        <w:tblPrEx>
          <w:tblCellMar>
            <w:left w:w="108" w:type="dxa"/>
            <w:right w:w="108" w:type="dxa"/>
          </w:tblCellMar>
        </w:tblPrEx>
        <w:trPr>
          <w:trHeight w:hRule="exact" w:val="288"/>
        </w:trPr>
        <w:tc>
          <w:tcPr>
            <w:tcW w:w="10950" w:type="dxa"/>
            <w:gridSpan w:val="4"/>
            <w:vAlign w:val="center"/>
          </w:tcPr>
          <w:p w14:paraId="0B5E0668" w14:textId="77777777" w:rsidR="007500DC" w:rsidRDefault="00283036" w:rsidP="007500D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PROVIDER DATA REGISTRY INFORMATION</w:t>
            </w:r>
          </w:p>
        </w:tc>
      </w:tr>
      <w:tr w:rsidR="00283036" w:rsidRPr="00BB16FE" w14:paraId="0B5E066C" w14:textId="77777777" w:rsidTr="000F7B25">
        <w:tblPrEx>
          <w:tblCellMar>
            <w:left w:w="108" w:type="dxa"/>
            <w:right w:w="108" w:type="dxa"/>
          </w:tblCellMar>
        </w:tblPrEx>
        <w:trPr>
          <w:trHeight w:hRule="exact" w:val="360"/>
        </w:trPr>
        <w:tc>
          <w:tcPr>
            <w:tcW w:w="5482" w:type="dxa"/>
            <w:gridSpan w:val="3"/>
          </w:tcPr>
          <w:p w14:paraId="0B5E066A" w14:textId="77777777" w:rsidR="007500DC" w:rsidRDefault="00283036" w:rsidP="007500D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Sample Group Number (if applicable):</w:t>
            </w:r>
          </w:p>
        </w:tc>
        <w:tc>
          <w:tcPr>
            <w:tcW w:w="5468" w:type="dxa"/>
          </w:tcPr>
          <w:p w14:paraId="0B5E066B" w14:textId="5C2849B0" w:rsidR="007500DC" w:rsidRDefault="00283036" w:rsidP="007500D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Dwelling Test Status in Sample Group (if applicable)</w:t>
            </w:r>
            <w:r w:rsidR="000A5B10">
              <w:rPr>
                <w:rFonts w:asciiTheme="minorHAnsi" w:eastAsia="Calibri" w:hAnsiTheme="minorHAnsi"/>
                <w:sz w:val="14"/>
                <w:szCs w:val="14"/>
              </w:rPr>
              <w:t>:</w:t>
            </w:r>
          </w:p>
        </w:tc>
      </w:tr>
      <w:tr w:rsidR="00283036" w:rsidRPr="00BB16FE" w14:paraId="0B5E066E" w14:textId="77777777" w:rsidTr="000F7B25">
        <w:tblPrEx>
          <w:tblCellMar>
            <w:left w:w="108" w:type="dxa"/>
            <w:right w:w="108" w:type="dxa"/>
          </w:tblCellMar>
        </w:tblPrEx>
        <w:trPr>
          <w:trHeight w:val="288"/>
        </w:trPr>
        <w:tc>
          <w:tcPr>
            <w:tcW w:w="10950" w:type="dxa"/>
            <w:gridSpan w:val="4"/>
            <w:vAlign w:val="center"/>
          </w:tcPr>
          <w:p w14:paraId="0B5E066D" w14:textId="77777777" w:rsidR="007500DC" w:rsidRDefault="00283036" w:rsidP="007500D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RATER INFORMATION</w:t>
            </w:r>
          </w:p>
        </w:tc>
      </w:tr>
      <w:tr w:rsidR="00283036" w:rsidRPr="00BB16FE" w14:paraId="0B5E0670" w14:textId="77777777" w:rsidTr="000F7B25">
        <w:tblPrEx>
          <w:tblCellMar>
            <w:left w:w="108" w:type="dxa"/>
            <w:right w:w="108" w:type="dxa"/>
          </w:tblCellMar>
        </w:tblPrEx>
        <w:trPr>
          <w:trHeight w:hRule="exact" w:val="360"/>
        </w:trPr>
        <w:tc>
          <w:tcPr>
            <w:tcW w:w="10950" w:type="dxa"/>
            <w:gridSpan w:val="4"/>
          </w:tcPr>
          <w:p w14:paraId="0B5E066F" w14:textId="77777777" w:rsidR="007500DC" w:rsidRDefault="00283036" w:rsidP="007500D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HERS Rater Company Name:</w:t>
            </w:r>
          </w:p>
        </w:tc>
      </w:tr>
      <w:tr w:rsidR="00283036" w:rsidRPr="00BB16FE" w14:paraId="0B5E0673" w14:textId="77777777" w:rsidTr="000F7B25">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B5E0671" w14:textId="77777777" w:rsidR="007500DC" w:rsidRDefault="00283036" w:rsidP="007500D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B5E0672" w14:textId="77777777" w:rsidR="007500DC" w:rsidRDefault="00283036" w:rsidP="007500D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Signature:</w:t>
            </w:r>
          </w:p>
        </w:tc>
      </w:tr>
      <w:tr w:rsidR="00283036" w:rsidRPr="00BB16FE" w14:paraId="0B5E0676" w14:textId="77777777" w:rsidTr="000F7B25">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B5E0674" w14:textId="48E389BF" w:rsidR="007500DC" w:rsidRDefault="00283036" w:rsidP="007500D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Certification Number w/ this HERS Provider</w:t>
            </w:r>
            <w:r w:rsidR="000A5B10">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0B5E0675" w14:textId="77777777" w:rsidR="007500DC" w:rsidRDefault="00283036" w:rsidP="007500D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Date Signed:</w:t>
            </w:r>
          </w:p>
        </w:tc>
      </w:tr>
    </w:tbl>
    <w:p w14:paraId="0B5E0677" w14:textId="77777777" w:rsidR="00CD10AA" w:rsidRDefault="00CD10AA" w:rsidP="00807631">
      <w:pPr>
        <w:ind w:hanging="677"/>
        <w:rPr>
          <w:rFonts w:ascii="Calibri" w:hAnsi="Calibri"/>
        </w:rPr>
      </w:pPr>
    </w:p>
    <w:p w14:paraId="0B5E0678" w14:textId="77777777" w:rsidR="00CD10AA" w:rsidRDefault="00CD10AA"/>
    <w:p w14:paraId="0B5E0679" w14:textId="77777777" w:rsidR="00CD10AA" w:rsidRDefault="00CD10AA">
      <w:pPr>
        <w:sectPr w:rsidR="00CD10AA" w:rsidSect="003C523E">
          <w:headerReference w:type="even" r:id="rId9"/>
          <w:headerReference w:type="default" r:id="rId10"/>
          <w:footerReference w:type="even"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0B5E067A" w14:textId="77777777" w:rsidR="000F7B25" w:rsidRPr="00A40BDC" w:rsidRDefault="000F7B25">
      <w:pPr>
        <w:jc w:val="center"/>
        <w:rPr>
          <w:rFonts w:ascii="Calibri" w:hAnsi="Calibri"/>
          <w:b/>
        </w:rPr>
      </w:pPr>
      <w:r w:rsidRPr="00A40BDC">
        <w:rPr>
          <w:rFonts w:ascii="Calibri" w:hAnsi="Calibri"/>
          <w:b/>
        </w:rPr>
        <w:lastRenderedPageBreak/>
        <w:t>CF3R-MCH-24e-H User Instructions</w:t>
      </w:r>
    </w:p>
    <w:p w14:paraId="0B5E067B" w14:textId="77777777" w:rsidR="00CD10AA" w:rsidRPr="00C22C91" w:rsidRDefault="00CD10AA" w:rsidP="0049004B">
      <w:pPr>
        <w:rPr>
          <w:rFonts w:ascii="Calibri" w:hAnsi="Calibri"/>
        </w:rPr>
      </w:pPr>
    </w:p>
    <w:p w14:paraId="0B5E067C" w14:textId="77777777" w:rsidR="00AB79C6" w:rsidRPr="00782762" w:rsidRDefault="00AB79C6" w:rsidP="00AB79C6">
      <w:pPr>
        <w:rPr>
          <w:rFonts w:ascii="Calibri" w:hAnsi="Calibri"/>
          <w:b/>
          <w:sz w:val="18"/>
          <w:szCs w:val="18"/>
        </w:rPr>
      </w:pPr>
      <w:r w:rsidRPr="00782762">
        <w:rPr>
          <w:rFonts w:ascii="Calibri" w:hAnsi="Calibri"/>
          <w:b/>
          <w:sz w:val="18"/>
          <w:szCs w:val="18"/>
        </w:rPr>
        <w:t xml:space="preserve">Section A. Building Air Leakage – General Information </w:t>
      </w:r>
    </w:p>
    <w:p w14:paraId="0B5E067D" w14:textId="77777777" w:rsidR="00AB79C6" w:rsidRPr="00782762" w:rsidRDefault="00AB79C6" w:rsidP="00AB79C6">
      <w:pPr>
        <w:pStyle w:val="ListParagraph"/>
        <w:numPr>
          <w:ilvl w:val="0"/>
          <w:numId w:val="21"/>
        </w:numPr>
        <w:rPr>
          <w:rFonts w:ascii="Calibri" w:hAnsi="Calibri"/>
          <w:sz w:val="18"/>
          <w:szCs w:val="18"/>
        </w:rPr>
      </w:pPr>
      <w:r w:rsidRPr="00782762">
        <w:rPr>
          <w:rFonts w:ascii="Calibri" w:hAnsi="Calibri"/>
          <w:sz w:val="18"/>
          <w:szCs w:val="18"/>
        </w:rPr>
        <w:t>Enter the indoor temperature measured at the time that the building air leakage test was performed.</w:t>
      </w:r>
    </w:p>
    <w:p w14:paraId="0B5E067E" w14:textId="77777777" w:rsidR="00AB79C6" w:rsidRPr="00782762" w:rsidRDefault="00AB79C6" w:rsidP="00AB79C6">
      <w:pPr>
        <w:pStyle w:val="ListParagraph"/>
        <w:numPr>
          <w:ilvl w:val="0"/>
          <w:numId w:val="21"/>
        </w:numPr>
        <w:rPr>
          <w:rFonts w:ascii="Calibri" w:hAnsi="Calibri"/>
          <w:sz w:val="18"/>
          <w:szCs w:val="18"/>
        </w:rPr>
      </w:pPr>
      <w:r w:rsidRPr="00782762">
        <w:rPr>
          <w:rFonts w:ascii="Calibri" w:hAnsi="Calibri"/>
          <w:sz w:val="18"/>
          <w:szCs w:val="18"/>
        </w:rPr>
        <w:t>Enter the outdoor temperature measured at the time that the building air leakage test was performed.</w:t>
      </w:r>
    </w:p>
    <w:p w14:paraId="0B5E067F" w14:textId="77777777" w:rsidR="00AB79C6" w:rsidRPr="00782762" w:rsidRDefault="00AB79C6" w:rsidP="00AB79C6">
      <w:pPr>
        <w:pStyle w:val="ListParagraph"/>
        <w:numPr>
          <w:ilvl w:val="0"/>
          <w:numId w:val="21"/>
        </w:numPr>
        <w:rPr>
          <w:rFonts w:ascii="Calibri" w:hAnsi="Calibri"/>
          <w:sz w:val="18"/>
          <w:szCs w:val="18"/>
        </w:rPr>
      </w:pPr>
      <w:r w:rsidRPr="00782762">
        <w:rPr>
          <w:rFonts w:ascii="Calibri" w:hAnsi="Calibri"/>
          <w:sz w:val="18"/>
          <w:szCs w:val="18"/>
        </w:rPr>
        <w:t xml:space="preserve">Provide a brief description of the location where the blower door was installed for the test. </w:t>
      </w:r>
      <w:r w:rsidR="006A439B">
        <w:rPr>
          <w:rFonts w:ascii="Calibri" w:hAnsi="Calibri"/>
          <w:sz w:val="18"/>
          <w:szCs w:val="18"/>
        </w:rPr>
        <w:t>(</w:t>
      </w:r>
      <w:r w:rsidRPr="00782762">
        <w:rPr>
          <w:rFonts w:ascii="Calibri" w:hAnsi="Calibri"/>
          <w:sz w:val="18"/>
          <w:szCs w:val="18"/>
        </w:rPr>
        <w:t>Examples: “front entry door on west side of house”, “door between house and garage”, “large window in family room”</w:t>
      </w:r>
      <w:r w:rsidR="006A439B">
        <w:rPr>
          <w:rFonts w:ascii="Calibri" w:hAnsi="Calibri"/>
          <w:sz w:val="18"/>
          <w:szCs w:val="18"/>
        </w:rPr>
        <w:t>)</w:t>
      </w:r>
    </w:p>
    <w:p w14:paraId="0B5E0680" w14:textId="109FD4F5" w:rsidR="00AB79C6" w:rsidRPr="00782762" w:rsidRDefault="00AB79C6" w:rsidP="00AB79C6">
      <w:pPr>
        <w:pStyle w:val="ListParagraph"/>
        <w:numPr>
          <w:ilvl w:val="0"/>
          <w:numId w:val="21"/>
        </w:numPr>
        <w:rPr>
          <w:rFonts w:ascii="Calibri" w:hAnsi="Calibri"/>
          <w:sz w:val="18"/>
          <w:szCs w:val="18"/>
        </w:rPr>
      </w:pPr>
      <w:r w:rsidRPr="00782762">
        <w:rPr>
          <w:rFonts w:ascii="Calibri" w:hAnsi="Calibri"/>
          <w:sz w:val="18"/>
          <w:szCs w:val="18"/>
        </w:rPr>
        <w:t xml:space="preserve"> Enter the building elevation</w:t>
      </w:r>
      <w:r w:rsidR="006A439B">
        <w:rPr>
          <w:rFonts w:ascii="Calibri" w:hAnsi="Calibri"/>
          <w:sz w:val="18"/>
          <w:szCs w:val="18"/>
        </w:rPr>
        <w:t>;</w:t>
      </w:r>
      <w:r w:rsidRPr="00782762">
        <w:rPr>
          <w:rFonts w:ascii="Calibri" w:hAnsi="Calibri"/>
          <w:sz w:val="18"/>
          <w:szCs w:val="18"/>
        </w:rPr>
        <w:t xml:space="preserve"> use the value for the closest city found in Joint Appendix JA2.2. Only elevations higher than 5</w:t>
      </w:r>
      <w:r w:rsidR="000A5B10">
        <w:rPr>
          <w:rFonts w:ascii="Calibri" w:hAnsi="Calibri"/>
          <w:sz w:val="18"/>
          <w:szCs w:val="18"/>
        </w:rPr>
        <w:t>,</w:t>
      </w:r>
      <w:r w:rsidRPr="00782762">
        <w:rPr>
          <w:rFonts w:ascii="Calibri" w:hAnsi="Calibri"/>
          <w:sz w:val="18"/>
          <w:szCs w:val="18"/>
        </w:rPr>
        <w:t>000 feet require an adjustment to the calculations.</w:t>
      </w:r>
    </w:p>
    <w:p w14:paraId="0B5E0681" w14:textId="59984EBF" w:rsidR="00AB79C6" w:rsidRPr="00782762" w:rsidRDefault="00AB79C6" w:rsidP="00AB79C6">
      <w:pPr>
        <w:pStyle w:val="ListParagraph"/>
        <w:numPr>
          <w:ilvl w:val="0"/>
          <w:numId w:val="21"/>
        </w:numPr>
        <w:rPr>
          <w:rFonts w:ascii="Calibri" w:hAnsi="Calibri"/>
          <w:sz w:val="18"/>
          <w:szCs w:val="18"/>
        </w:rPr>
      </w:pPr>
      <w:r w:rsidRPr="00782762">
        <w:rPr>
          <w:rFonts w:ascii="Calibri" w:hAnsi="Calibri"/>
          <w:sz w:val="18"/>
          <w:szCs w:val="18"/>
        </w:rPr>
        <w:t xml:space="preserve">This number is automatically pulled from the </w:t>
      </w:r>
      <w:r w:rsidR="003A3915">
        <w:rPr>
          <w:rFonts w:ascii="Calibri" w:hAnsi="Calibri"/>
          <w:sz w:val="18"/>
          <w:szCs w:val="18"/>
        </w:rPr>
        <w:t>CF1R</w:t>
      </w:r>
      <w:r w:rsidRPr="00782762">
        <w:rPr>
          <w:rFonts w:ascii="Calibri" w:hAnsi="Calibri"/>
          <w:sz w:val="18"/>
          <w:szCs w:val="18"/>
        </w:rPr>
        <w:t xml:space="preserve">. It is used to calculate air changes. </w:t>
      </w:r>
    </w:p>
    <w:p w14:paraId="0B5E0682" w14:textId="77777777" w:rsidR="00AB79C6" w:rsidRPr="00782762" w:rsidRDefault="00AB79C6" w:rsidP="00AB79C6">
      <w:pPr>
        <w:pStyle w:val="ListParagraph"/>
        <w:numPr>
          <w:ilvl w:val="0"/>
          <w:numId w:val="21"/>
        </w:numPr>
        <w:rPr>
          <w:rFonts w:ascii="Calibri" w:hAnsi="Calibri"/>
          <w:sz w:val="18"/>
          <w:szCs w:val="18"/>
        </w:rPr>
      </w:pPr>
      <w:r w:rsidRPr="00782762">
        <w:rPr>
          <w:rFonts w:ascii="Calibri" w:hAnsi="Calibri"/>
          <w:sz w:val="18"/>
          <w:szCs w:val="18"/>
        </w:rPr>
        <w:t>Enter the date that the building leakage test data was collected.</w:t>
      </w:r>
    </w:p>
    <w:p w14:paraId="0B5E0683" w14:textId="77777777" w:rsidR="00AB79C6" w:rsidRPr="00782762" w:rsidRDefault="00AB79C6" w:rsidP="00AB79C6">
      <w:pPr>
        <w:rPr>
          <w:rFonts w:ascii="Calibri" w:hAnsi="Calibri"/>
          <w:sz w:val="18"/>
          <w:szCs w:val="18"/>
        </w:rPr>
      </w:pPr>
    </w:p>
    <w:p w14:paraId="0B5E0684" w14:textId="77777777" w:rsidR="00AB79C6" w:rsidRPr="00782762" w:rsidRDefault="00AB79C6" w:rsidP="00AB79C6">
      <w:pPr>
        <w:rPr>
          <w:rFonts w:ascii="Calibri" w:hAnsi="Calibri"/>
          <w:b/>
          <w:sz w:val="18"/>
          <w:szCs w:val="18"/>
        </w:rPr>
      </w:pPr>
      <w:r w:rsidRPr="00782762">
        <w:rPr>
          <w:rFonts w:ascii="Calibri" w:hAnsi="Calibri"/>
          <w:b/>
          <w:sz w:val="18"/>
          <w:szCs w:val="18"/>
        </w:rPr>
        <w:t>Section B. Diagnostic Equipment Information</w:t>
      </w:r>
    </w:p>
    <w:p w14:paraId="0B5E0685" w14:textId="77777777" w:rsidR="00AB79C6" w:rsidRPr="00782762" w:rsidRDefault="00AB79C6" w:rsidP="00AB79C6">
      <w:pPr>
        <w:pStyle w:val="ListParagraph"/>
        <w:numPr>
          <w:ilvl w:val="0"/>
          <w:numId w:val="22"/>
        </w:numPr>
        <w:rPr>
          <w:rFonts w:ascii="Calibri" w:hAnsi="Calibri"/>
          <w:sz w:val="18"/>
          <w:szCs w:val="18"/>
        </w:rPr>
      </w:pPr>
      <w:r w:rsidRPr="00782762">
        <w:rPr>
          <w:rFonts w:ascii="Calibri" w:hAnsi="Calibri"/>
          <w:sz w:val="18"/>
          <w:szCs w:val="18"/>
        </w:rPr>
        <w:t>Enter the number of manometers used to measure the home pressurization. If more than one system is used, the fan flow numbers need to be manually added together, unless blower door software is used that will accommodate multiple fan systems running simultaneously.</w:t>
      </w:r>
    </w:p>
    <w:p w14:paraId="0B5E0686" w14:textId="77777777" w:rsidR="00AB79C6" w:rsidRPr="00782762" w:rsidRDefault="00AB79C6" w:rsidP="00AB79C6">
      <w:pPr>
        <w:pStyle w:val="ListParagraph"/>
        <w:numPr>
          <w:ilvl w:val="0"/>
          <w:numId w:val="22"/>
        </w:numPr>
        <w:rPr>
          <w:rFonts w:ascii="Calibri" w:hAnsi="Calibri"/>
          <w:sz w:val="18"/>
          <w:szCs w:val="18"/>
        </w:rPr>
      </w:pPr>
      <w:r w:rsidRPr="00782762">
        <w:rPr>
          <w:rFonts w:ascii="Calibri" w:hAnsi="Calibri"/>
          <w:sz w:val="18"/>
          <w:szCs w:val="18"/>
        </w:rPr>
        <w:t xml:space="preserve">Enter the make (brand) of the manometer used to collect the building air leakage data. </w:t>
      </w:r>
      <w:r w:rsidR="006A439B">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6A439B">
        <w:rPr>
          <w:rFonts w:ascii="Calibri" w:hAnsi="Calibri"/>
          <w:sz w:val="18"/>
          <w:szCs w:val="18"/>
        </w:rPr>
        <w:t>)</w:t>
      </w:r>
    </w:p>
    <w:p w14:paraId="0B5E0687" w14:textId="77777777" w:rsidR="00AB79C6" w:rsidRPr="00782762" w:rsidRDefault="00AB79C6" w:rsidP="00AB79C6">
      <w:pPr>
        <w:pStyle w:val="ListParagraph"/>
        <w:numPr>
          <w:ilvl w:val="0"/>
          <w:numId w:val="22"/>
        </w:numPr>
        <w:rPr>
          <w:rFonts w:ascii="Calibri" w:hAnsi="Calibri"/>
          <w:sz w:val="18"/>
          <w:szCs w:val="18"/>
        </w:rPr>
      </w:pPr>
      <w:r w:rsidRPr="00782762">
        <w:rPr>
          <w:rFonts w:ascii="Calibri" w:hAnsi="Calibri"/>
          <w:sz w:val="18"/>
          <w:szCs w:val="18"/>
        </w:rPr>
        <w:t xml:space="preserve">Enter the model of the manometer used to collect the building air leakage data. </w:t>
      </w:r>
      <w:r w:rsidR="006A439B">
        <w:rPr>
          <w:rFonts w:ascii="Calibri" w:hAnsi="Calibri"/>
          <w:sz w:val="18"/>
          <w:szCs w:val="18"/>
        </w:rPr>
        <w:t>(</w:t>
      </w:r>
      <w:r w:rsidRPr="00782762">
        <w:rPr>
          <w:rFonts w:ascii="Calibri" w:hAnsi="Calibri"/>
          <w:sz w:val="18"/>
          <w:szCs w:val="18"/>
        </w:rPr>
        <w:t>Examples: DM-2 Mark II, DG700</w:t>
      </w:r>
      <w:r w:rsidR="006A439B">
        <w:rPr>
          <w:rFonts w:ascii="Calibri" w:hAnsi="Calibri"/>
          <w:sz w:val="18"/>
          <w:szCs w:val="18"/>
        </w:rPr>
        <w:t>)</w:t>
      </w:r>
    </w:p>
    <w:p w14:paraId="0B5E0688" w14:textId="77777777" w:rsidR="00AB79C6" w:rsidRPr="00782762" w:rsidRDefault="00AB79C6" w:rsidP="00AB79C6">
      <w:pPr>
        <w:pStyle w:val="ListParagraph"/>
        <w:numPr>
          <w:ilvl w:val="0"/>
          <w:numId w:val="22"/>
        </w:numPr>
        <w:rPr>
          <w:rFonts w:ascii="Calibri" w:hAnsi="Calibri"/>
          <w:sz w:val="18"/>
          <w:szCs w:val="18"/>
        </w:rPr>
      </w:pPr>
      <w:r w:rsidRPr="00782762">
        <w:rPr>
          <w:rFonts w:ascii="Calibri" w:hAnsi="Calibri"/>
          <w:sz w:val="18"/>
          <w:szCs w:val="18"/>
        </w:rPr>
        <w:t>Enter the serial number of the manometer used to collect the building air leakage data.</w:t>
      </w:r>
    </w:p>
    <w:p w14:paraId="0B5E0689" w14:textId="77777777" w:rsidR="00AB79C6" w:rsidRPr="00782762" w:rsidRDefault="00AB79C6" w:rsidP="00AB79C6">
      <w:pPr>
        <w:pStyle w:val="ListParagraph"/>
        <w:numPr>
          <w:ilvl w:val="0"/>
          <w:numId w:val="22"/>
        </w:numPr>
        <w:rPr>
          <w:rFonts w:ascii="Calibri" w:hAnsi="Calibri"/>
          <w:sz w:val="18"/>
          <w:szCs w:val="18"/>
        </w:rPr>
      </w:pPr>
      <w:r w:rsidRPr="00782762">
        <w:rPr>
          <w:rFonts w:ascii="Calibri" w:hAnsi="Calibri"/>
          <w:sz w:val="18"/>
          <w:szCs w:val="18"/>
        </w:rPr>
        <w:t>Enter the most recent date that the manometer was calibrated by following manufacturer’s calibration specifications.</w:t>
      </w:r>
    </w:p>
    <w:p w14:paraId="0B5E068A" w14:textId="77777777" w:rsidR="00AB79C6" w:rsidRPr="00782762" w:rsidRDefault="00AB79C6" w:rsidP="00AB79C6">
      <w:pPr>
        <w:pStyle w:val="ListParagraph"/>
        <w:numPr>
          <w:ilvl w:val="0"/>
          <w:numId w:val="22"/>
        </w:numPr>
        <w:rPr>
          <w:rFonts w:ascii="Calibri" w:hAnsi="Calibri"/>
          <w:sz w:val="18"/>
          <w:szCs w:val="18"/>
        </w:rPr>
      </w:pPr>
      <w:r w:rsidRPr="00782762">
        <w:rPr>
          <w:rFonts w:ascii="Calibri" w:hAnsi="Calibri"/>
          <w:sz w:val="18"/>
          <w:szCs w:val="18"/>
        </w:rPr>
        <w:t>This field is automatically filled. If the calibration date was more than 12 months prior to the test date entered in Row A.</w:t>
      </w:r>
      <w:r w:rsidR="006A439B">
        <w:rPr>
          <w:rFonts w:ascii="Calibri" w:hAnsi="Calibri"/>
          <w:sz w:val="18"/>
          <w:szCs w:val="18"/>
        </w:rPr>
        <w:t>6</w:t>
      </w:r>
      <w:r w:rsidRPr="00782762">
        <w:rPr>
          <w:rFonts w:ascii="Calibri" w:hAnsi="Calibri"/>
          <w:sz w:val="18"/>
          <w:szCs w:val="18"/>
        </w:rPr>
        <w:t xml:space="preserve"> above, an error will appear.</w:t>
      </w:r>
    </w:p>
    <w:p w14:paraId="0B5E068B" w14:textId="77777777" w:rsidR="00AB79C6" w:rsidRPr="00782762" w:rsidRDefault="00AB79C6" w:rsidP="00AB79C6">
      <w:pPr>
        <w:pStyle w:val="ListParagraph"/>
        <w:numPr>
          <w:ilvl w:val="0"/>
          <w:numId w:val="22"/>
        </w:numPr>
        <w:rPr>
          <w:rFonts w:ascii="Calibri" w:hAnsi="Calibri"/>
          <w:sz w:val="18"/>
          <w:szCs w:val="18"/>
        </w:rPr>
      </w:pPr>
      <w:r w:rsidRPr="00782762">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0B5E068C" w14:textId="77777777" w:rsidR="00AB79C6" w:rsidRPr="00782762" w:rsidRDefault="00AB79C6" w:rsidP="00AB79C6">
      <w:pPr>
        <w:pStyle w:val="ListParagraph"/>
        <w:numPr>
          <w:ilvl w:val="0"/>
          <w:numId w:val="22"/>
        </w:numPr>
        <w:rPr>
          <w:rFonts w:ascii="Calibri" w:hAnsi="Calibri"/>
          <w:sz w:val="18"/>
          <w:szCs w:val="18"/>
        </w:rPr>
      </w:pPr>
      <w:r w:rsidRPr="00782762">
        <w:rPr>
          <w:rFonts w:ascii="Calibri" w:hAnsi="Calibri"/>
          <w:sz w:val="18"/>
          <w:szCs w:val="18"/>
        </w:rPr>
        <w:t xml:space="preserve">Enter the make (brand) of the fan used to collect the building air leakage data. </w:t>
      </w:r>
      <w:r w:rsidR="006A439B">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6A439B">
        <w:rPr>
          <w:rFonts w:ascii="Calibri" w:hAnsi="Calibri"/>
          <w:sz w:val="18"/>
          <w:szCs w:val="18"/>
        </w:rPr>
        <w:t>)</w:t>
      </w:r>
    </w:p>
    <w:p w14:paraId="0B5E068D" w14:textId="77777777" w:rsidR="00AB79C6" w:rsidRPr="00782762" w:rsidRDefault="00AB79C6" w:rsidP="00AB79C6">
      <w:pPr>
        <w:pStyle w:val="ListParagraph"/>
        <w:numPr>
          <w:ilvl w:val="0"/>
          <w:numId w:val="22"/>
        </w:numPr>
        <w:rPr>
          <w:rFonts w:ascii="Calibri" w:hAnsi="Calibri"/>
          <w:sz w:val="18"/>
          <w:szCs w:val="18"/>
        </w:rPr>
      </w:pPr>
      <w:r w:rsidRPr="00782762">
        <w:rPr>
          <w:rFonts w:ascii="Calibri" w:hAnsi="Calibri"/>
          <w:sz w:val="18"/>
          <w:szCs w:val="18"/>
        </w:rPr>
        <w:t xml:space="preserve">Enter the model of the fan used to collect the building air leakage data. </w:t>
      </w:r>
      <w:r w:rsidR="006A439B">
        <w:rPr>
          <w:rFonts w:ascii="Calibri" w:hAnsi="Calibri"/>
          <w:sz w:val="18"/>
          <w:szCs w:val="18"/>
        </w:rPr>
        <w:t>(</w:t>
      </w:r>
      <w:r w:rsidRPr="00782762">
        <w:rPr>
          <w:rFonts w:ascii="Calibri" w:hAnsi="Calibri"/>
          <w:sz w:val="18"/>
          <w:szCs w:val="18"/>
        </w:rPr>
        <w:t>Examples: US1000, Q46, BD3, BD4</w:t>
      </w:r>
      <w:r w:rsidR="006A439B">
        <w:rPr>
          <w:rFonts w:ascii="Calibri" w:hAnsi="Calibri"/>
          <w:sz w:val="18"/>
          <w:szCs w:val="18"/>
        </w:rPr>
        <w:t>)</w:t>
      </w:r>
    </w:p>
    <w:p w14:paraId="0B5E068E" w14:textId="77777777" w:rsidR="00AB79C6" w:rsidRPr="00782762" w:rsidRDefault="00AB79C6" w:rsidP="00AB79C6">
      <w:pPr>
        <w:pStyle w:val="ListParagraph"/>
        <w:numPr>
          <w:ilvl w:val="0"/>
          <w:numId w:val="22"/>
        </w:numPr>
        <w:rPr>
          <w:rFonts w:ascii="Calibri" w:hAnsi="Calibri"/>
          <w:sz w:val="18"/>
          <w:szCs w:val="18"/>
        </w:rPr>
      </w:pPr>
      <w:r w:rsidRPr="00782762">
        <w:rPr>
          <w:rFonts w:ascii="Calibri" w:hAnsi="Calibri"/>
          <w:sz w:val="18"/>
          <w:szCs w:val="18"/>
        </w:rPr>
        <w:t>Enter the serial number of the fan used to collect the building air leakage data.</w:t>
      </w:r>
    </w:p>
    <w:p w14:paraId="0B5E068F" w14:textId="77777777" w:rsidR="00AB79C6" w:rsidRPr="00782762" w:rsidRDefault="00AB79C6" w:rsidP="00AB79C6">
      <w:pPr>
        <w:pStyle w:val="ListParagraph"/>
        <w:numPr>
          <w:ilvl w:val="0"/>
          <w:numId w:val="22"/>
        </w:numPr>
        <w:rPr>
          <w:rFonts w:ascii="Calibri" w:hAnsi="Calibri"/>
          <w:sz w:val="18"/>
          <w:szCs w:val="18"/>
        </w:rPr>
      </w:pPr>
      <w:r w:rsidRPr="00782762">
        <w:rPr>
          <w:rFonts w:ascii="Calibri" w:hAnsi="Calibri"/>
          <w:sz w:val="18"/>
          <w:szCs w:val="18"/>
        </w:rPr>
        <w:t xml:space="preserve">Enter the fan configuration shown on the meter. This is sometimes referred to as “range configuration”, “CONFIG” or “rings”. </w:t>
      </w:r>
      <w:r w:rsidR="006A439B">
        <w:rPr>
          <w:rFonts w:ascii="Calibri" w:hAnsi="Calibri"/>
          <w:sz w:val="18"/>
          <w:szCs w:val="18"/>
        </w:rPr>
        <w:t>(</w:t>
      </w:r>
      <w:r w:rsidRPr="00782762">
        <w:rPr>
          <w:rFonts w:ascii="Calibri" w:hAnsi="Calibri"/>
          <w:sz w:val="18"/>
          <w:szCs w:val="18"/>
        </w:rPr>
        <w:t>Examples: Open, A, B, C8</w:t>
      </w:r>
      <w:r w:rsidR="006A439B">
        <w:rPr>
          <w:rFonts w:ascii="Calibri" w:hAnsi="Calibri"/>
          <w:sz w:val="18"/>
          <w:szCs w:val="18"/>
        </w:rPr>
        <w:t>)</w:t>
      </w:r>
    </w:p>
    <w:p w14:paraId="0B5E0690" w14:textId="77777777" w:rsidR="00AB79C6" w:rsidRPr="00782762" w:rsidRDefault="00AB79C6" w:rsidP="00AB79C6">
      <w:pPr>
        <w:ind w:left="360"/>
        <w:rPr>
          <w:rFonts w:ascii="Calibri" w:hAnsi="Calibri"/>
          <w:sz w:val="18"/>
          <w:szCs w:val="18"/>
        </w:rPr>
      </w:pPr>
    </w:p>
    <w:p w14:paraId="0B5E0691" w14:textId="77777777" w:rsidR="00AB79C6" w:rsidRPr="00782762" w:rsidRDefault="00AB79C6" w:rsidP="00AB79C6">
      <w:pPr>
        <w:rPr>
          <w:rFonts w:ascii="Calibri" w:hAnsi="Calibri"/>
          <w:b/>
          <w:sz w:val="18"/>
          <w:szCs w:val="18"/>
        </w:rPr>
      </w:pPr>
      <w:r w:rsidRPr="00782762">
        <w:rPr>
          <w:rFonts w:ascii="Calibri" w:hAnsi="Calibri"/>
          <w:b/>
          <w:sz w:val="18"/>
          <w:szCs w:val="18"/>
        </w:rPr>
        <w:t>Section C. Envelope Leakage (MCH24</w:t>
      </w:r>
      <w:r>
        <w:rPr>
          <w:rFonts w:ascii="Calibri" w:hAnsi="Calibri"/>
          <w:b/>
          <w:sz w:val="18"/>
          <w:szCs w:val="18"/>
        </w:rPr>
        <w:t>e</w:t>
      </w:r>
      <w:r w:rsidRPr="00782762">
        <w:rPr>
          <w:rFonts w:ascii="Calibri" w:hAnsi="Calibri"/>
          <w:b/>
          <w:sz w:val="18"/>
          <w:szCs w:val="18"/>
        </w:rPr>
        <w:t>) - Depressurization</w:t>
      </w:r>
    </w:p>
    <w:p w14:paraId="0B5E0692" w14:textId="35C11B8E" w:rsidR="00AB79C6" w:rsidRPr="00782762" w:rsidRDefault="00AB79C6" w:rsidP="00AB79C6">
      <w:pPr>
        <w:pStyle w:val="ListParagraph"/>
        <w:numPr>
          <w:ilvl w:val="0"/>
          <w:numId w:val="23"/>
        </w:numPr>
        <w:rPr>
          <w:rFonts w:ascii="Calibri" w:hAnsi="Calibri"/>
          <w:sz w:val="18"/>
          <w:szCs w:val="18"/>
        </w:rPr>
      </w:pPr>
      <w:r w:rsidRPr="00782762">
        <w:rPr>
          <w:rFonts w:ascii="Calibri" w:hAnsi="Calibri"/>
          <w:sz w:val="18"/>
          <w:szCs w:val="18"/>
        </w:rPr>
        <w:t xml:space="preserve">Enter the </w:t>
      </w:r>
      <w:r w:rsidR="003A3915">
        <w:rPr>
          <w:rFonts w:ascii="Calibri" w:hAnsi="Calibri"/>
          <w:sz w:val="18"/>
          <w:szCs w:val="18"/>
        </w:rPr>
        <w:t>T</w:t>
      </w:r>
      <w:r w:rsidRPr="00782762">
        <w:rPr>
          <w:rFonts w:ascii="Calibri" w:hAnsi="Calibri"/>
          <w:sz w:val="18"/>
          <w:szCs w:val="18"/>
        </w:rPr>
        <w:t xml:space="preserve">ime </w:t>
      </w:r>
      <w:r w:rsidR="003A3915">
        <w:rPr>
          <w:rFonts w:ascii="Calibri" w:hAnsi="Calibri"/>
          <w:sz w:val="18"/>
          <w:szCs w:val="18"/>
        </w:rPr>
        <w:t>A</w:t>
      </w:r>
      <w:r w:rsidRPr="00782762">
        <w:rPr>
          <w:rFonts w:ascii="Calibri" w:hAnsi="Calibri"/>
          <w:sz w:val="18"/>
          <w:szCs w:val="18"/>
        </w:rPr>
        <w:t xml:space="preserve">verage </w:t>
      </w:r>
      <w:r w:rsidR="003A3915">
        <w:rPr>
          <w:rFonts w:ascii="Calibri" w:hAnsi="Calibri"/>
          <w:sz w:val="18"/>
          <w:szCs w:val="18"/>
        </w:rPr>
        <w:t>P</w:t>
      </w:r>
      <w:r w:rsidRPr="00782762">
        <w:rPr>
          <w:rFonts w:ascii="Calibri" w:hAnsi="Calibri"/>
          <w:sz w:val="18"/>
          <w:szCs w:val="18"/>
        </w:rPr>
        <w:t>eriod used on the manometer during the DEPRESSURIZATION test. Must be at least 10 seconds.</w:t>
      </w:r>
    </w:p>
    <w:p w14:paraId="0B5E0693" w14:textId="77777777" w:rsidR="00A54AC9" w:rsidRDefault="00A54AC9" w:rsidP="00A54AC9">
      <w:pPr>
        <w:pStyle w:val="ListParagraph"/>
        <w:numPr>
          <w:ilvl w:val="0"/>
          <w:numId w:val="23"/>
        </w:numPr>
        <w:rPr>
          <w:rFonts w:ascii="Calibri" w:hAnsi="Calibri"/>
          <w:sz w:val="18"/>
          <w:szCs w:val="18"/>
        </w:rPr>
      </w:pPr>
      <w:r>
        <w:rPr>
          <w:rFonts w:ascii="Calibri" w:hAnsi="Calibri"/>
          <w:sz w:val="18"/>
          <w:szCs w:val="18"/>
        </w:rPr>
        <w:t xml:space="preserve">If ASTM E779-10 compliant software </w:t>
      </w:r>
      <w:r w:rsidRPr="00855947">
        <w:rPr>
          <w:rFonts w:ascii="Calibri" w:hAnsi="Calibri"/>
          <w:sz w:val="18"/>
          <w:szCs w:val="18"/>
        </w:rPr>
        <w:t>is being used for the calculations, enter</w:t>
      </w:r>
      <w:r>
        <w:rPr>
          <w:rFonts w:ascii="Calibri" w:hAnsi="Calibri"/>
          <w:sz w:val="18"/>
          <w:szCs w:val="18"/>
        </w:rPr>
        <w:t xml:space="preserve"> “yes”</w:t>
      </w:r>
      <w:r w:rsidRPr="00855947">
        <w:rPr>
          <w:rFonts w:ascii="Calibri" w:hAnsi="Calibri"/>
          <w:sz w:val="18"/>
          <w:szCs w:val="18"/>
        </w:rPr>
        <w:t xml:space="preserve"> here. Otherwise, choose “no”.</w:t>
      </w:r>
      <w:r>
        <w:rPr>
          <w:rFonts w:ascii="Calibri" w:hAnsi="Calibri"/>
          <w:sz w:val="18"/>
          <w:szCs w:val="18"/>
        </w:rPr>
        <w:t xml:space="preserve">   </w:t>
      </w:r>
    </w:p>
    <w:p w14:paraId="0B5E0694" w14:textId="77777777" w:rsidR="00FD7914" w:rsidRDefault="00FD7914" w:rsidP="00A54AC9">
      <w:pPr>
        <w:ind w:left="360"/>
        <w:rPr>
          <w:rFonts w:ascii="Calibri" w:hAnsi="Calibri"/>
          <w:sz w:val="18"/>
          <w:szCs w:val="18"/>
        </w:rPr>
      </w:pPr>
    </w:p>
    <w:p w14:paraId="0B5E0695" w14:textId="77777777" w:rsidR="00A54AC9" w:rsidRPr="00C50ED4" w:rsidRDefault="00A54AC9" w:rsidP="00A54AC9">
      <w:pPr>
        <w:ind w:left="360"/>
        <w:rPr>
          <w:rFonts w:ascii="Calibri" w:hAnsi="Calibri"/>
        </w:rPr>
      </w:pPr>
      <w:r w:rsidRPr="00C50ED4">
        <w:rPr>
          <w:rFonts w:ascii="Calibri" w:hAnsi="Calibri"/>
          <w:b/>
          <w:sz w:val="18"/>
          <w:szCs w:val="18"/>
        </w:rPr>
        <w:t>Note:</w:t>
      </w:r>
      <w:r w:rsidRPr="00C50ED4">
        <w:rPr>
          <w:rFonts w:ascii="Calibri" w:hAnsi="Calibri"/>
          <w:sz w:val="18"/>
          <w:szCs w:val="18"/>
        </w:rPr>
        <w:t xml:space="preserve"> A minimum of five and a maximum of nine data points are required for items C.</w:t>
      </w:r>
      <w:r w:rsidR="006A439B">
        <w:rPr>
          <w:rFonts w:ascii="Calibri" w:hAnsi="Calibri"/>
          <w:sz w:val="18"/>
          <w:szCs w:val="18"/>
        </w:rPr>
        <w:t>3</w:t>
      </w:r>
      <w:r w:rsidRPr="00C50ED4">
        <w:rPr>
          <w:rFonts w:ascii="Calibri" w:hAnsi="Calibri"/>
          <w:sz w:val="18"/>
          <w:szCs w:val="18"/>
        </w:rPr>
        <w:t xml:space="preserve"> and C.</w:t>
      </w:r>
      <w:r w:rsidR="006A439B">
        <w:rPr>
          <w:rFonts w:ascii="Calibri" w:hAnsi="Calibri"/>
          <w:sz w:val="18"/>
          <w:szCs w:val="18"/>
        </w:rPr>
        <w:t>4</w:t>
      </w:r>
      <w:r w:rsidRPr="00C50ED4">
        <w:rPr>
          <w:rFonts w:ascii="Calibri" w:hAnsi="Calibri"/>
          <w:sz w:val="18"/>
          <w:szCs w:val="18"/>
        </w:rPr>
        <w:t xml:space="preserve"> for this test.</w:t>
      </w:r>
    </w:p>
    <w:p w14:paraId="0B5E0696" w14:textId="77777777" w:rsidR="00A54AC9" w:rsidRDefault="00A54AC9" w:rsidP="00A54AC9">
      <w:pPr>
        <w:pStyle w:val="ListParagraph"/>
        <w:ind w:left="360"/>
        <w:rPr>
          <w:rFonts w:ascii="Calibri" w:hAnsi="Calibri"/>
          <w:sz w:val="18"/>
          <w:szCs w:val="18"/>
        </w:rPr>
      </w:pPr>
    </w:p>
    <w:p w14:paraId="0B5E0697" w14:textId="77777777" w:rsidR="00A54AC9" w:rsidRDefault="007500DC" w:rsidP="00A54AC9">
      <w:pPr>
        <w:pStyle w:val="ListParagraph"/>
        <w:numPr>
          <w:ilvl w:val="0"/>
          <w:numId w:val="23"/>
        </w:numPr>
        <w:rPr>
          <w:rFonts w:ascii="Calibri" w:hAnsi="Calibri"/>
          <w:sz w:val="18"/>
          <w:szCs w:val="18"/>
        </w:rPr>
      </w:pPr>
      <w:r>
        <w:rPr>
          <w:rFonts w:ascii="Calibri" w:hAnsi="Calibri"/>
          <w:sz w:val="18"/>
          <w:szCs w:val="18"/>
        </w:rPr>
        <w:t xml:space="preserve">Enter </w:t>
      </w:r>
      <w:r w:rsidR="00FD7914">
        <w:rPr>
          <w:rFonts w:ascii="Calibri" w:hAnsi="Calibri"/>
          <w:sz w:val="18"/>
          <w:szCs w:val="18"/>
        </w:rPr>
        <w:t>5-9</w:t>
      </w:r>
      <w:r w:rsidRPr="007500DC">
        <w:rPr>
          <w:rFonts w:ascii="Calibri" w:hAnsi="Calibri"/>
          <w:sz w:val="18"/>
          <w:szCs w:val="18"/>
        </w:rPr>
        <w:t xml:space="preserve"> </w:t>
      </w:r>
      <w:r w:rsidR="00FD7914">
        <w:rPr>
          <w:rFonts w:ascii="Calibri" w:hAnsi="Calibri"/>
          <w:sz w:val="18"/>
          <w:szCs w:val="18"/>
        </w:rPr>
        <w:t>I</w:t>
      </w:r>
      <w:r w:rsidRPr="007500DC">
        <w:rPr>
          <w:rFonts w:ascii="Calibri" w:hAnsi="Calibri"/>
          <w:sz w:val="18"/>
          <w:szCs w:val="18"/>
        </w:rPr>
        <w:t xml:space="preserve">nduced </w:t>
      </w:r>
      <w:r w:rsidR="00FD7914">
        <w:rPr>
          <w:rFonts w:ascii="Calibri" w:hAnsi="Calibri"/>
          <w:sz w:val="18"/>
          <w:szCs w:val="18"/>
        </w:rPr>
        <w:t>B</w:t>
      </w:r>
      <w:r w:rsidRPr="007500DC">
        <w:rPr>
          <w:rFonts w:ascii="Calibri" w:hAnsi="Calibri"/>
          <w:sz w:val="18"/>
          <w:szCs w:val="18"/>
        </w:rPr>
        <w:t xml:space="preserve">uilding </w:t>
      </w:r>
      <w:r w:rsidR="00FD7914">
        <w:rPr>
          <w:rFonts w:ascii="Calibri" w:hAnsi="Calibri"/>
          <w:sz w:val="18"/>
          <w:szCs w:val="18"/>
        </w:rPr>
        <w:t>P</w:t>
      </w:r>
      <w:r w:rsidRPr="007500DC">
        <w:rPr>
          <w:rFonts w:ascii="Calibri" w:hAnsi="Calibri"/>
          <w:sz w:val="18"/>
          <w:szCs w:val="18"/>
        </w:rPr>
        <w:t xml:space="preserve">ressure </w:t>
      </w:r>
      <w:r w:rsidR="00FD7914">
        <w:rPr>
          <w:rFonts w:ascii="Calibri" w:hAnsi="Calibri"/>
          <w:sz w:val="18"/>
          <w:szCs w:val="18"/>
        </w:rPr>
        <w:t xml:space="preserve">readings </w:t>
      </w:r>
      <w:r w:rsidRPr="007500DC">
        <w:rPr>
          <w:rFonts w:ascii="Calibri" w:hAnsi="Calibri"/>
          <w:sz w:val="18"/>
          <w:szCs w:val="18"/>
        </w:rPr>
        <w:t xml:space="preserve">from the manometer (automatic baseline feature turned on). It should be close to </w:t>
      </w:r>
      <w:r w:rsidR="00FD7914">
        <w:rPr>
          <w:rFonts w:ascii="Calibri" w:hAnsi="Calibri"/>
          <w:sz w:val="18"/>
          <w:szCs w:val="18"/>
        </w:rPr>
        <w:t>-</w:t>
      </w:r>
      <w:r w:rsidRPr="007500DC">
        <w:rPr>
          <w:rFonts w:ascii="Calibri" w:hAnsi="Calibri"/>
          <w:sz w:val="18"/>
          <w:szCs w:val="18"/>
        </w:rPr>
        <w:t xml:space="preserve">50 Pa, but no </w:t>
      </w:r>
      <w:r w:rsidR="00FD7914">
        <w:rPr>
          <w:rFonts w:ascii="Calibri" w:hAnsi="Calibri"/>
          <w:sz w:val="18"/>
          <w:szCs w:val="18"/>
        </w:rPr>
        <w:t>greater</w:t>
      </w:r>
      <w:r w:rsidRPr="007500DC">
        <w:rPr>
          <w:rFonts w:ascii="Calibri" w:hAnsi="Calibri"/>
          <w:sz w:val="18"/>
          <w:szCs w:val="18"/>
        </w:rPr>
        <w:t xml:space="preserve"> than </w:t>
      </w:r>
      <w:r w:rsidR="00FD7914">
        <w:rPr>
          <w:rFonts w:ascii="Calibri" w:hAnsi="Calibri"/>
          <w:sz w:val="18"/>
          <w:szCs w:val="18"/>
        </w:rPr>
        <w:t>-</w:t>
      </w:r>
      <w:r w:rsidRPr="007500DC">
        <w:rPr>
          <w:rFonts w:ascii="Calibri" w:hAnsi="Calibri"/>
          <w:sz w:val="18"/>
          <w:szCs w:val="18"/>
        </w:rPr>
        <w:t xml:space="preserve">15 Pa. </w:t>
      </w:r>
    </w:p>
    <w:p w14:paraId="0B5E0698" w14:textId="77777777" w:rsidR="00FD7914" w:rsidRPr="00FD7914" w:rsidRDefault="00FD7914" w:rsidP="00A54AC9">
      <w:pPr>
        <w:pStyle w:val="ListParagraph"/>
        <w:numPr>
          <w:ilvl w:val="0"/>
          <w:numId w:val="23"/>
        </w:numPr>
        <w:rPr>
          <w:rFonts w:ascii="Calibri" w:hAnsi="Calibri"/>
          <w:sz w:val="18"/>
          <w:szCs w:val="18"/>
        </w:rPr>
      </w:pPr>
      <w:r>
        <w:rPr>
          <w:rFonts w:ascii="Calibri" w:hAnsi="Calibri"/>
          <w:sz w:val="18"/>
          <w:szCs w:val="18"/>
        </w:rPr>
        <w:t>Enter 5-9 Nominal CFM50 readings from the manometer.</w:t>
      </w:r>
    </w:p>
    <w:p w14:paraId="0B5E0699" w14:textId="712D2052" w:rsidR="00A54AC9" w:rsidRPr="00597B83" w:rsidRDefault="00A54AC9" w:rsidP="00A54AC9">
      <w:pPr>
        <w:pStyle w:val="ListParagraph"/>
        <w:numPr>
          <w:ilvl w:val="0"/>
          <w:numId w:val="23"/>
        </w:numPr>
        <w:rPr>
          <w:rFonts w:ascii="Calibri" w:hAnsi="Calibri"/>
        </w:rPr>
      </w:pPr>
      <w:r w:rsidRPr="00597B83">
        <w:rPr>
          <w:rFonts w:ascii="Calibri" w:hAnsi="Calibri"/>
          <w:sz w:val="18"/>
          <w:szCs w:val="18"/>
        </w:rPr>
        <w:t>This field is automatically calculated. The equation used to calculate this value in the field equals (C.</w:t>
      </w:r>
      <w:r w:rsidR="006A439B">
        <w:rPr>
          <w:rFonts w:ascii="Calibri" w:hAnsi="Calibri"/>
          <w:sz w:val="18"/>
          <w:szCs w:val="18"/>
        </w:rPr>
        <w:t>4</w:t>
      </w:r>
      <w:r w:rsidRPr="00597B83">
        <w:rPr>
          <w:rFonts w:ascii="Calibri" w:hAnsi="Calibri"/>
          <w:sz w:val="18"/>
          <w:szCs w:val="18"/>
          <w:vertAlign w:val="subscript"/>
        </w:rPr>
        <w:t>1</w:t>
      </w:r>
      <w:r w:rsidRPr="00597B83">
        <w:rPr>
          <w:rFonts w:ascii="Calibri" w:hAnsi="Calibri"/>
          <w:sz w:val="18"/>
          <w:szCs w:val="18"/>
        </w:rPr>
        <w:t>+C.</w:t>
      </w:r>
      <w:r w:rsidR="006A439B">
        <w:rPr>
          <w:rFonts w:ascii="Calibri" w:hAnsi="Calibri"/>
          <w:sz w:val="18"/>
          <w:szCs w:val="18"/>
        </w:rPr>
        <w:t>4</w:t>
      </w:r>
      <w:r w:rsidRPr="00597B83">
        <w:rPr>
          <w:rFonts w:ascii="Calibri" w:hAnsi="Calibri"/>
          <w:sz w:val="18"/>
          <w:szCs w:val="18"/>
          <w:vertAlign w:val="subscript"/>
        </w:rPr>
        <w:t>2</w:t>
      </w:r>
      <w:r w:rsidRPr="00597B83">
        <w:rPr>
          <w:rFonts w:ascii="Calibri" w:hAnsi="Calibri"/>
          <w:sz w:val="18"/>
          <w:szCs w:val="18"/>
        </w:rPr>
        <w:t>+ C.</w:t>
      </w:r>
      <w:r w:rsidR="006A439B">
        <w:rPr>
          <w:rFonts w:ascii="Calibri" w:hAnsi="Calibri"/>
          <w:sz w:val="18"/>
          <w:szCs w:val="18"/>
        </w:rPr>
        <w:t>4</w:t>
      </w:r>
      <w:r w:rsidRPr="00597B83">
        <w:rPr>
          <w:rFonts w:ascii="Calibri" w:hAnsi="Calibri"/>
          <w:sz w:val="18"/>
          <w:szCs w:val="18"/>
          <w:vertAlign w:val="subscript"/>
        </w:rPr>
        <w:t>3</w:t>
      </w:r>
      <w:r w:rsidRPr="00597B83">
        <w:rPr>
          <w:rFonts w:ascii="Calibri" w:hAnsi="Calibri"/>
          <w:sz w:val="18"/>
          <w:szCs w:val="18"/>
        </w:rPr>
        <w:t>+ C.</w:t>
      </w:r>
      <w:r w:rsidR="006A439B">
        <w:rPr>
          <w:rFonts w:ascii="Calibri" w:hAnsi="Calibri"/>
          <w:sz w:val="18"/>
          <w:szCs w:val="18"/>
        </w:rPr>
        <w:t>4</w:t>
      </w:r>
      <w:r w:rsidRPr="00597B83">
        <w:rPr>
          <w:rFonts w:ascii="Calibri" w:hAnsi="Calibri"/>
          <w:sz w:val="18"/>
          <w:szCs w:val="18"/>
          <w:vertAlign w:val="subscript"/>
        </w:rPr>
        <w:t>4</w:t>
      </w:r>
      <w:r w:rsidRPr="00597B83">
        <w:rPr>
          <w:rFonts w:ascii="Calibri" w:hAnsi="Calibri"/>
          <w:sz w:val="18"/>
          <w:szCs w:val="18"/>
        </w:rPr>
        <w:t>+ C.</w:t>
      </w:r>
      <w:r w:rsidR="006A439B">
        <w:rPr>
          <w:rFonts w:ascii="Calibri" w:hAnsi="Calibri"/>
          <w:sz w:val="18"/>
          <w:szCs w:val="18"/>
        </w:rPr>
        <w:t>4</w:t>
      </w:r>
      <w:r w:rsidRPr="00597B83">
        <w:rPr>
          <w:rFonts w:ascii="Calibri" w:hAnsi="Calibri"/>
          <w:sz w:val="18"/>
          <w:szCs w:val="18"/>
          <w:vertAlign w:val="subscript"/>
        </w:rPr>
        <w:t>5</w:t>
      </w:r>
      <w:r w:rsidRPr="00597B83">
        <w:rPr>
          <w:rFonts w:ascii="Calibri" w:hAnsi="Calibri"/>
          <w:sz w:val="18"/>
          <w:szCs w:val="18"/>
        </w:rPr>
        <w:t>+C.</w:t>
      </w:r>
      <w:r w:rsidR="006A439B">
        <w:rPr>
          <w:rFonts w:ascii="Calibri" w:hAnsi="Calibri"/>
          <w:sz w:val="18"/>
          <w:szCs w:val="18"/>
        </w:rPr>
        <w:t>4</w:t>
      </w:r>
      <w:r w:rsidRPr="00597B83">
        <w:rPr>
          <w:rFonts w:ascii="Calibri" w:hAnsi="Calibri"/>
          <w:sz w:val="18"/>
          <w:szCs w:val="18"/>
          <w:vertAlign w:val="subscript"/>
        </w:rPr>
        <w:t>6</w:t>
      </w:r>
      <w:r w:rsidRPr="00597B83">
        <w:rPr>
          <w:rFonts w:ascii="Calibri" w:hAnsi="Calibri"/>
          <w:sz w:val="18"/>
          <w:szCs w:val="18"/>
        </w:rPr>
        <w:t>+ C.</w:t>
      </w:r>
      <w:r w:rsidR="006A439B">
        <w:rPr>
          <w:rFonts w:ascii="Calibri" w:hAnsi="Calibri"/>
          <w:sz w:val="18"/>
          <w:szCs w:val="18"/>
        </w:rPr>
        <w:t>4</w:t>
      </w:r>
      <w:r w:rsidRPr="00597B83">
        <w:rPr>
          <w:rFonts w:ascii="Calibri" w:hAnsi="Calibri"/>
          <w:sz w:val="18"/>
          <w:szCs w:val="18"/>
          <w:vertAlign w:val="subscript"/>
        </w:rPr>
        <w:t>7</w:t>
      </w:r>
      <w:r w:rsidRPr="00597B83">
        <w:rPr>
          <w:rFonts w:ascii="Calibri" w:hAnsi="Calibri"/>
          <w:sz w:val="18"/>
          <w:szCs w:val="18"/>
        </w:rPr>
        <w:t>+ C.</w:t>
      </w:r>
      <w:r w:rsidR="006A439B">
        <w:rPr>
          <w:rFonts w:ascii="Calibri" w:hAnsi="Calibri"/>
          <w:sz w:val="18"/>
          <w:szCs w:val="18"/>
        </w:rPr>
        <w:t>4</w:t>
      </w:r>
      <w:r w:rsidRPr="00597B83">
        <w:rPr>
          <w:rFonts w:ascii="Calibri" w:hAnsi="Calibri"/>
          <w:sz w:val="18"/>
          <w:szCs w:val="18"/>
          <w:vertAlign w:val="subscript"/>
        </w:rPr>
        <w:t>8</w:t>
      </w:r>
      <w:r w:rsidRPr="00597B83">
        <w:rPr>
          <w:rFonts w:ascii="Calibri" w:hAnsi="Calibri"/>
          <w:sz w:val="18"/>
          <w:szCs w:val="18"/>
        </w:rPr>
        <w:t>+ C.</w:t>
      </w:r>
      <w:r w:rsidR="006A439B">
        <w:rPr>
          <w:rFonts w:ascii="Calibri" w:hAnsi="Calibri"/>
          <w:sz w:val="18"/>
          <w:szCs w:val="18"/>
        </w:rPr>
        <w:t>4</w:t>
      </w:r>
      <w:r w:rsidRPr="00597B83">
        <w:rPr>
          <w:rFonts w:ascii="Calibri" w:hAnsi="Calibri"/>
          <w:sz w:val="18"/>
          <w:szCs w:val="18"/>
          <w:vertAlign w:val="subscript"/>
        </w:rPr>
        <w:t>9</w:t>
      </w:r>
      <w:r w:rsidRPr="00597B83">
        <w:rPr>
          <w:rFonts w:ascii="Calibri" w:hAnsi="Calibri"/>
          <w:sz w:val="18"/>
          <w:szCs w:val="18"/>
        </w:rPr>
        <w:t>)/N or the number of tests = Average Nominal CFM50</w:t>
      </w:r>
    </w:p>
    <w:p w14:paraId="0B5E069A" w14:textId="77777777" w:rsidR="00AB79C6" w:rsidRPr="00782762" w:rsidRDefault="00AB79C6" w:rsidP="00AB79C6">
      <w:pPr>
        <w:rPr>
          <w:rFonts w:ascii="Calibri" w:hAnsi="Calibri"/>
          <w:sz w:val="18"/>
          <w:szCs w:val="18"/>
        </w:rPr>
      </w:pPr>
    </w:p>
    <w:p w14:paraId="0B5E069B" w14:textId="77777777" w:rsidR="00AB79C6" w:rsidRPr="00782762" w:rsidRDefault="00AB79C6" w:rsidP="00AB79C6">
      <w:pPr>
        <w:rPr>
          <w:rFonts w:ascii="Calibri" w:hAnsi="Calibri"/>
          <w:b/>
          <w:sz w:val="18"/>
          <w:szCs w:val="18"/>
        </w:rPr>
      </w:pPr>
      <w:r w:rsidRPr="00782762">
        <w:rPr>
          <w:rFonts w:ascii="Calibri" w:hAnsi="Calibri"/>
          <w:b/>
          <w:sz w:val="18"/>
          <w:szCs w:val="18"/>
        </w:rPr>
        <w:t>Section D. Altitude and Temperature Correction</w:t>
      </w:r>
      <w:r w:rsidR="00A54AC9">
        <w:rPr>
          <w:rFonts w:ascii="Calibri" w:hAnsi="Calibri"/>
          <w:b/>
          <w:sz w:val="18"/>
          <w:szCs w:val="18"/>
        </w:rPr>
        <w:t xml:space="preserve"> (If Row C.2 = No)</w:t>
      </w:r>
    </w:p>
    <w:p w14:paraId="0B5E069C" w14:textId="6B3DD71B" w:rsidR="00A54AC9" w:rsidRPr="00782762" w:rsidRDefault="00A54AC9" w:rsidP="00A54AC9">
      <w:pPr>
        <w:pStyle w:val="ListParagraph"/>
        <w:numPr>
          <w:ilvl w:val="0"/>
          <w:numId w:val="24"/>
        </w:numPr>
        <w:rPr>
          <w:rFonts w:ascii="Calibri" w:hAnsi="Calibri"/>
          <w:sz w:val="18"/>
          <w:szCs w:val="18"/>
        </w:rPr>
      </w:pPr>
      <w:r w:rsidRPr="00782762">
        <w:rPr>
          <w:rFonts w:ascii="Calibri" w:hAnsi="Calibri"/>
          <w:sz w:val="18"/>
          <w:szCs w:val="18"/>
        </w:rPr>
        <w:t>This field is automatically calculated. The equation used to calculate this value in the field equals:</w:t>
      </w:r>
    </w:p>
    <w:p w14:paraId="0B5E069D" w14:textId="77777777" w:rsidR="00A54AC9" w:rsidRPr="00782762" w:rsidRDefault="00A54AC9" w:rsidP="00A54AC9">
      <w:pPr>
        <w:pStyle w:val="ListParagraph"/>
        <w:numPr>
          <w:ilvl w:val="1"/>
          <w:numId w:val="21"/>
        </w:numPr>
        <w:rPr>
          <w:rFonts w:ascii="Calibri" w:hAnsi="Calibri"/>
          <w:sz w:val="18"/>
          <w:szCs w:val="18"/>
        </w:rPr>
      </w:pPr>
      <w:r w:rsidRPr="00782762">
        <w:rPr>
          <w:rFonts w:ascii="Calibri" w:hAnsi="Calibri"/>
          <w:sz w:val="18"/>
          <w:szCs w:val="18"/>
        </w:rPr>
        <w:t xml:space="preserve">If the elevation </w:t>
      </w:r>
      <w:r w:rsidR="006A439B">
        <w:rPr>
          <w:rFonts w:ascii="Calibri" w:hAnsi="Calibri"/>
          <w:sz w:val="18"/>
          <w:szCs w:val="18"/>
        </w:rPr>
        <w:t>is less than or equal to</w:t>
      </w:r>
      <w:r w:rsidRPr="0091667B">
        <w:rPr>
          <w:rFonts w:ascii="Calibri" w:hAnsi="Calibri"/>
          <w:sz w:val="18"/>
          <w:szCs w:val="18"/>
        </w:rPr>
        <w:t xml:space="preserve"> </w:t>
      </w:r>
      <w:r w:rsidRPr="00782762">
        <w:rPr>
          <w:rFonts w:ascii="Calibri" w:hAnsi="Calibri"/>
          <w:sz w:val="18"/>
          <w:szCs w:val="18"/>
        </w:rPr>
        <w:t xml:space="preserve">5,000 </w:t>
      </w:r>
      <w:proofErr w:type="spellStart"/>
      <w:r w:rsidRPr="00782762">
        <w:rPr>
          <w:rFonts w:ascii="Calibri" w:hAnsi="Calibri"/>
          <w:sz w:val="18"/>
          <w:szCs w:val="18"/>
        </w:rPr>
        <w:t>ft</w:t>
      </w:r>
      <w:proofErr w:type="spellEnd"/>
      <w:r w:rsidRPr="00782762">
        <w:rPr>
          <w:rFonts w:ascii="Calibri" w:hAnsi="Calibri"/>
          <w:sz w:val="18"/>
          <w:szCs w:val="18"/>
        </w:rPr>
        <w:t xml:space="preserve">, </w:t>
      </w:r>
      <w:r>
        <w:rPr>
          <w:rFonts w:ascii="Calibri" w:hAnsi="Calibri"/>
          <w:sz w:val="18"/>
          <w:szCs w:val="18"/>
        </w:rPr>
        <w:t xml:space="preserve">then enter 1 as </w:t>
      </w:r>
      <w:r w:rsidR="000F7B25">
        <w:rPr>
          <w:rFonts w:ascii="Calibri" w:hAnsi="Calibri"/>
          <w:sz w:val="18"/>
          <w:szCs w:val="18"/>
        </w:rPr>
        <w:t>A</w:t>
      </w:r>
      <w:r>
        <w:rPr>
          <w:rFonts w:ascii="Calibri" w:hAnsi="Calibri"/>
          <w:sz w:val="18"/>
          <w:szCs w:val="18"/>
        </w:rPr>
        <w:t xml:space="preserve">ltitude </w:t>
      </w:r>
      <w:r w:rsidR="000F7B25">
        <w:rPr>
          <w:rFonts w:ascii="Calibri" w:hAnsi="Calibri"/>
          <w:sz w:val="18"/>
          <w:szCs w:val="18"/>
        </w:rPr>
        <w:t>C</w:t>
      </w:r>
      <w:r>
        <w:rPr>
          <w:rFonts w:ascii="Calibri" w:hAnsi="Calibri"/>
          <w:sz w:val="18"/>
          <w:szCs w:val="18"/>
        </w:rPr>
        <w:t>orrection in box D. 1</w:t>
      </w:r>
    </w:p>
    <w:p w14:paraId="0B5E069E" w14:textId="77777777" w:rsidR="00A54AC9" w:rsidRPr="00782762" w:rsidRDefault="00A54AC9" w:rsidP="00A54AC9">
      <w:pPr>
        <w:pStyle w:val="ListParagraph"/>
        <w:numPr>
          <w:ilvl w:val="1"/>
          <w:numId w:val="21"/>
        </w:numPr>
        <w:rPr>
          <w:rFonts w:ascii="Calibri" w:hAnsi="Calibri"/>
          <w:sz w:val="18"/>
          <w:szCs w:val="18"/>
        </w:rPr>
      </w:pPr>
      <w:r w:rsidRPr="00782762">
        <w:rPr>
          <w:rFonts w:ascii="Calibri" w:hAnsi="Calibri"/>
          <w:sz w:val="18"/>
          <w:szCs w:val="18"/>
        </w:rPr>
        <w:t xml:space="preserve">If the elevation </w:t>
      </w:r>
      <w:r w:rsidR="006A439B">
        <w:rPr>
          <w:rFonts w:ascii="Calibri" w:hAnsi="Calibri"/>
          <w:sz w:val="18"/>
          <w:szCs w:val="18"/>
        </w:rPr>
        <w:t>is greater than</w:t>
      </w:r>
      <w:r w:rsidRPr="0091667B">
        <w:rPr>
          <w:rFonts w:ascii="Calibri" w:hAnsi="Calibri"/>
          <w:sz w:val="18"/>
          <w:szCs w:val="18"/>
        </w:rPr>
        <w:t xml:space="preserve"> </w:t>
      </w:r>
      <w:r w:rsidRPr="00782762">
        <w:rPr>
          <w:rFonts w:ascii="Calibri" w:hAnsi="Calibri"/>
          <w:sz w:val="18"/>
          <w:szCs w:val="18"/>
        </w:rPr>
        <w:t xml:space="preserve">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0F7B25">
        <w:rPr>
          <w:rFonts w:ascii="Calibri" w:hAnsi="Calibri"/>
          <w:sz w:val="18"/>
          <w:szCs w:val="18"/>
        </w:rPr>
        <w:t>A</w:t>
      </w:r>
      <w:r w:rsidRPr="00782762">
        <w:rPr>
          <w:rFonts w:ascii="Calibri" w:hAnsi="Calibri"/>
          <w:sz w:val="18"/>
          <w:szCs w:val="18"/>
        </w:rPr>
        <w:t xml:space="preserve">ltitude </w:t>
      </w:r>
      <w:r w:rsidR="000F7B25">
        <w:rPr>
          <w:rFonts w:ascii="Calibri" w:hAnsi="Calibri"/>
          <w:sz w:val="18"/>
          <w:szCs w:val="18"/>
        </w:rPr>
        <w:t>C</w:t>
      </w:r>
      <w:r w:rsidRPr="00782762">
        <w:rPr>
          <w:rFonts w:ascii="Calibri" w:hAnsi="Calibri"/>
          <w:sz w:val="18"/>
          <w:szCs w:val="18"/>
        </w:rPr>
        <w:t xml:space="preserve">orrection equation equals 1 + (0.000006 * </w:t>
      </w:r>
      <w:r w:rsidR="006A439B">
        <w:rPr>
          <w:rFonts w:ascii="Calibri" w:hAnsi="Calibri"/>
          <w:sz w:val="18"/>
          <w:szCs w:val="18"/>
        </w:rPr>
        <w:t>elevation in feet</w:t>
      </w:r>
      <w:r w:rsidRPr="00782762">
        <w:rPr>
          <w:rFonts w:ascii="Calibri" w:hAnsi="Calibri"/>
          <w:sz w:val="18"/>
          <w:szCs w:val="18"/>
        </w:rPr>
        <w:t xml:space="preserve">) </w:t>
      </w:r>
    </w:p>
    <w:p w14:paraId="0B5E069F" w14:textId="77777777" w:rsidR="00A54AC9" w:rsidRPr="00782762" w:rsidRDefault="00A54AC9" w:rsidP="00A54AC9">
      <w:pPr>
        <w:pStyle w:val="ListParagraph"/>
        <w:numPr>
          <w:ilvl w:val="0"/>
          <w:numId w:val="24"/>
        </w:numPr>
        <w:rPr>
          <w:rFonts w:ascii="Calibri" w:hAnsi="Calibri"/>
          <w:sz w:val="18"/>
          <w:szCs w:val="18"/>
        </w:rPr>
      </w:pPr>
      <w:r w:rsidRPr="00782762">
        <w:rPr>
          <w:rFonts w:ascii="Calibri" w:hAnsi="Calibri"/>
          <w:sz w:val="18"/>
          <w:szCs w:val="18"/>
        </w:rPr>
        <w:t xml:space="preserve">Enter the </w:t>
      </w:r>
      <w:r w:rsidR="000F7B25">
        <w:rPr>
          <w:rFonts w:ascii="Calibri" w:hAnsi="Calibri"/>
          <w:sz w:val="18"/>
          <w:szCs w:val="18"/>
        </w:rPr>
        <w:t>T</w:t>
      </w:r>
      <w:r w:rsidRPr="00782762">
        <w:rPr>
          <w:rFonts w:ascii="Calibri" w:hAnsi="Calibri"/>
          <w:sz w:val="18"/>
          <w:szCs w:val="18"/>
        </w:rPr>
        <w:t xml:space="preserve">emperature </w:t>
      </w:r>
      <w:r w:rsidR="000F7B25">
        <w:rPr>
          <w:rFonts w:ascii="Calibri" w:hAnsi="Calibri"/>
          <w:sz w:val="18"/>
          <w:szCs w:val="18"/>
        </w:rPr>
        <w:t>C</w:t>
      </w:r>
      <w:r w:rsidRPr="00782762">
        <w:rPr>
          <w:rFonts w:ascii="Calibri" w:hAnsi="Calibri"/>
          <w:sz w:val="18"/>
          <w:szCs w:val="18"/>
        </w:rPr>
        <w:t xml:space="preserve">orrection </w:t>
      </w:r>
      <w:r w:rsidR="000F7B25">
        <w:rPr>
          <w:rFonts w:ascii="Calibri" w:hAnsi="Calibri"/>
          <w:sz w:val="18"/>
          <w:szCs w:val="18"/>
        </w:rPr>
        <w:t>F</w:t>
      </w:r>
      <w:r w:rsidRPr="00782762">
        <w:rPr>
          <w:rFonts w:ascii="Calibri" w:hAnsi="Calibri"/>
          <w:sz w:val="18"/>
          <w:szCs w:val="18"/>
        </w:rPr>
        <w:t>actor from Table RA3.8-2 using the indoor and outdoor temperatures entered in</w:t>
      </w:r>
      <w:r>
        <w:rPr>
          <w:rFonts w:ascii="Calibri" w:hAnsi="Calibri"/>
          <w:sz w:val="18"/>
          <w:szCs w:val="18"/>
        </w:rPr>
        <w:t xml:space="preserve"> </w:t>
      </w:r>
      <w:r w:rsidR="006A439B">
        <w:rPr>
          <w:rFonts w:ascii="Calibri" w:hAnsi="Calibri"/>
          <w:sz w:val="18"/>
          <w:szCs w:val="18"/>
        </w:rPr>
        <w:t>Section A</w:t>
      </w:r>
      <w:r w:rsidRPr="00782762">
        <w:rPr>
          <w:rFonts w:ascii="Calibri" w:hAnsi="Calibri"/>
          <w:sz w:val="18"/>
          <w:szCs w:val="18"/>
        </w:rPr>
        <w:t>.</w:t>
      </w:r>
    </w:p>
    <w:p w14:paraId="0B5E06A0" w14:textId="77777777" w:rsidR="00AB79C6" w:rsidRPr="00782762" w:rsidRDefault="00AB79C6" w:rsidP="00AB79C6">
      <w:pPr>
        <w:pStyle w:val="ListParagraph"/>
        <w:rPr>
          <w:rFonts w:ascii="Calibri" w:hAnsi="Calibri"/>
          <w:sz w:val="18"/>
          <w:szCs w:val="18"/>
        </w:rPr>
      </w:pPr>
    </w:p>
    <w:p w14:paraId="0B5E06A1" w14:textId="77777777" w:rsidR="007500DC" w:rsidRDefault="00AB79C6" w:rsidP="000F7B25">
      <w:pPr>
        <w:keepNext/>
        <w:autoSpaceDE w:val="0"/>
        <w:autoSpaceDN w:val="0"/>
        <w:adjustRightInd w:val="0"/>
        <w:ind w:left="720" w:hanging="720"/>
        <w:jc w:val="center"/>
        <w:rPr>
          <w:rFonts w:ascii="Calibri" w:hAnsi="Calibri" w:cs="Arial"/>
          <w:i/>
          <w:iCs/>
          <w:sz w:val="18"/>
          <w:szCs w:val="18"/>
        </w:rPr>
      </w:pPr>
      <w:r w:rsidRPr="00782762">
        <w:rPr>
          <w:rFonts w:ascii="Calibri" w:hAnsi="Calibri"/>
          <w:b/>
          <w:sz w:val="18"/>
          <w:szCs w:val="18"/>
        </w:rPr>
        <w:lastRenderedPageBreak/>
        <w:t xml:space="preserve">Table RA3.8-2 </w:t>
      </w:r>
      <w:r w:rsidRPr="00782762">
        <w:rPr>
          <w:rFonts w:ascii="Calibri" w:hAnsi="Calibri" w:cs="Arial"/>
          <w:b/>
          <w:i/>
          <w:iCs/>
          <w:sz w:val="18"/>
          <w:szCs w:val="18"/>
        </w:rPr>
        <w:t>Temperature Correction Factors for Depressurization Testing</w:t>
      </w:r>
      <w:r w:rsidRPr="00782762">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AB79C6" w:rsidRPr="00782762" w14:paraId="0B5E06A5" w14:textId="77777777" w:rsidTr="000F7B25">
        <w:trPr>
          <w:cantSplit/>
          <w:trHeight w:hRule="exact" w:val="187"/>
          <w:jc w:val="center"/>
        </w:trPr>
        <w:tc>
          <w:tcPr>
            <w:tcW w:w="0" w:type="auto"/>
            <w:vAlign w:val="center"/>
          </w:tcPr>
          <w:p w14:paraId="0B5E06A2" w14:textId="77777777" w:rsidR="007500DC" w:rsidRDefault="007500DC" w:rsidP="007500DC">
            <w:pPr>
              <w:keepNext/>
              <w:jc w:val="center"/>
              <w:rPr>
                <w:rFonts w:ascii="Calibri" w:hAnsi="Calibri"/>
                <w:sz w:val="18"/>
                <w:szCs w:val="18"/>
              </w:rPr>
            </w:pPr>
          </w:p>
        </w:tc>
        <w:tc>
          <w:tcPr>
            <w:tcW w:w="0" w:type="auto"/>
            <w:vAlign w:val="center"/>
          </w:tcPr>
          <w:p w14:paraId="0B5E06A3" w14:textId="77777777" w:rsidR="007500DC" w:rsidRDefault="007500DC" w:rsidP="007500DC">
            <w:pPr>
              <w:keepNext/>
              <w:jc w:val="center"/>
              <w:rPr>
                <w:rFonts w:ascii="Calibri" w:hAnsi="Calibri"/>
                <w:sz w:val="18"/>
                <w:szCs w:val="18"/>
              </w:rPr>
            </w:pPr>
          </w:p>
        </w:tc>
        <w:tc>
          <w:tcPr>
            <w:tcW w:w="0" w:type="auto"/>
            <w:gridSpan w:val="9"/>
            <w:vAlign w:val="center"/>
          </w:tcPr>
          <w:p w14:paraId="0B5E06A4" w14:textId="77777777" w:rsidR="00CA53CB" w:rsidRDefault="00AB79C6">
            <w:pPr>
              <w:keepNext/>
              <w:keepLines/>
              <w:jc w:val="center"/>
              <w:rPr>
                <w:rFonts w:ascii="Calibri" w:hAnsi="Calibri"/>
                <w:b/>
                <w:sz w:val="18"/>
                <w:szCs w:val="18"/>
              </w:rPr>
            </w:pPr>
            <w:r w:rsidRPr="00782762">
              <w:rPr>
                <w:rFonts w:ascii="Calibri" w:hAnsi="Calibri"/>
                <w:b/>
                <w:sz w:val="18"/>
                <w:szCs w:val="18"/>
              </w:rPr>
              <w:t>Inside Temperature (F)</w:t>
            </w:r>
          </w:p>
        </w:tc>
      </w:tr>
      <w:tr w:rsidR="00AB79C6" w:rsidRPr="00782762" w14:paraId="0B5E06B1" w14:textId="77777777" w:rsidTr="000F7B25">
        <w:trPr>
          <w:cantSplit/>
          <w:trHeight w:hRule="exact" w:val="187"/>
          <w:jc w:val="center"/>
        </w:trPr>
        <w:tc>
          <w:tcPr>
            <w:tcW w:w="0" w:type="auto"/>
            <w:vAlign w:val="center"/>
          </w:tcPr>
          <w:p w14:paraId="0B5E06A6" w14:textId="77777777" w:rsidR="007500DC" w:rsidRDefault="007500DC" w:rsidP="007500DC">
            <w:pPr>
              <w:keepNext/>
              <w:jc w:val="center"/>
              <w:rPr>
                <w:rFonts w:ascii="Calibri" w:hAnsi="Calibri"/>
                <w:sz w:val="18"/>
                <w:szCs w:val="18"/>
              </w:rPr>
            </w:pPr>
          </w:p>
        </w:tc>
        <w:tc>
          <w:tcPr>
            <w:tcW w:w="0" w:type="auto"/>
            <w:vAlign w:val="center"/>
          </w:tcPr>
          <w:p w14:paraId="0B5E06A7" w14:textId="77777777" w:rsidR="007500DC" w:rsidRDefault="007500DC" w:rsidP="007500DC">
            <w:pPr>
              <w:keepNext/>
              <w:jc w:val="center"/>
              <w:rPr>
                <w:rFonts w:ascii="Calibri" w:hAnsi="Calibri"/>
                <w:sz w:val="18"/>
                <w:szCs w:val="18"/>
              </w:rPr>
            </w:pPr>
          </w:p>
        </w:tc>
        <w:tc>
          <w:tcPr>
            <w:tcW w:w="0" w:type="auto"/>
            <w:vAlign w:val="center"/>
          </w:tcPr>
          <w:p w14:paraId="0B5E06A8" w14:textId="77777777" w:rsidR="007500DC" w:rsidRDefault="00AB79C6" w:rsidP="007500DC">
            <w:pPr>
              <w:keepNext/>
              <w:jc w:val="center"/>
              <w:rPr>
                <w:rFonts w:ascii="Calibri" w:hAnsi="Calibri"/>
                <w:b/>
                <w:sz w:val="18"/>
                <w:szCs w:val="18"/>
              </w:rPr>
            </w:pPr>
            <w:r w:rsidRPr="00782762">
              <w:rPr>
                <w:rFonts w:ascii="Calibri" w:hAnsi="Calibri"/>
                <w:b/>
                <w:sz w:val="18"/>
                <w:szCs w:val="18"/>
              </w:rPr>
              <w:t>50</w:t>
            </w:r>
          </w:p>
        </w:tc>
        <w:tc>
          <w:tcPr>
            <w:tcW w:w="0" w:type="auto"/>
            <w:vAlign w:val="center"/>
          </w:tcPr>
          <w:p w14:paraId="0B5E06A9" w14:textId="77777777" w:rsidR="007500DC" w:rsidRDefault="00AB79C6" w:rsidP="007500DC">
            <w:pPr>
              <w:keepNext/>
              <w:jc w:val="center"/>
              <w:rPr>
                <w:rFonts w:ascii="Calibri" w:hAnsi="Calibri"/>
                <w:b/>
                <w:sz w:val="18"/>
                <w:szCs w:val="18"/>
              </w:rPr>
            </w:pPr>
            <w:r w:rsidRPr="00782762">
              <w:rPr>
                <w:rFonts w:ascii="Calibri" w:hAnsi="Calibri"/>
                <w:b/>
                <w:sz w:val="18"/>
                <w:szCs w:val="18"/>
              </w:rPr>
              <w:t>55</w:t>
            </w:r>
          </w:p>
        </w:tc>
        <w:tc>
          <w:tcPr>
            <w:tcW w:w="0" w:type="auto"/>
            <w:vAlign w:val="center"/>
          </w:tcPr>
          <w:p w14:paraId="0B5E06AA" w14:textId="77777777" w:rsidR="007500DC" w:rsidRDefault="00AB79C6" w:rsidP="007500DC">
            <w:pPr>
              <w:keepNext/>
              <w:jc w:val="center"/>
              <w:rPr>
                <w:rFonts w:ascii="Calibri" w:hAnsi="Calibri"/>
                <w:b/>
                <w:sz w:val="18"/>
                <w:szCs w:val="18"/>
              </w:rPr>
            </w:pPr>
            <w:r w:rsidRPr="00782762">
              <w:rPr>
                <w:rFonts w:ascii="Calibri" w:hAnsi="Calibri"/>
                <w:b/>
                <w:sz w:val="18"/>
                <w:szCs w:val="18"/>
              </w:rPr>
              <w:t>60</w:t>
            </w:r>
          </w:p>
        </w:tc>
        <w:tc>
          <w:tcPr>
            <w:tcW w:w="0" w:type="auto"/>
            <w:vAlign w:val="center"/>
          </w:tcPr>
          <w:p w14:paraId="0B5E06AB" w14:textId="77777777" w:rsidR="007500DC" w:rsidRDefault="00AB79C6" w:rsidP="007500DC">
            <w:pPr>
              <w:keepNext/>
              <w:jc w:val="center"/>
              <w:rPr>
                <w:rFonts w:ascii="Calibri" w:hAnsi="Calibri"/>
                <w:b/>
                <w:sz w:val="18"/>
                <w:szCs w:val="18"/>
              </w:rPr>
            </w:pPr>
            <w:r w:rsidRPr="00782762">
              <w:rPr>
                <w:rFonts w:ascii="Calibri" w:hAnsi="Calibri"/>
                <w:b/>
                <w:sz w:val="18"/>
                <w:szCs w:val="18"/>
              </w:rPr>
              <w:t>65</w:t>
            </w:r>
          </w:p>
        </w:tc>
        <w:tc>
          <w:tcPr>
            <w:tcW w:w="0" w:type="auto"/>
            <w:vAlign w:val="center"/>
          </w:tcPr>
          <w:p w14:paraId="0B5E06AC" w14:textId="77777777" w:rsidR="007500DC" w:rsidRDefault="00AB79C6" w:rsidP="007500DC">
            <w:pPr>
              <w:keepNext/>
              <w:jc w:val="center"/>
              <w:rPr>
                <w:rFonts w:ascii="Calibri" w:hAnsi="Calibri"/>
                <w:b/>
                <w:sz w:val="18"/>
                <w:szCs w:val="18"/>
              </w:rPr>
            </w:pPr>
            <w:r w:rsidRPr="00782762">
              <w:rPr>
                <w:rFonts w:ascii="Calibri" w:hAnsi="Calibri"/>
                <w:b/>
                <w:sz w:val="18"/>
                <w:szCs w:val="18"/>
              </w:rPr>
              <w:t>70</w:t>
            </w:r>
          </w:p>
        </w:tc>
        <w:tc>
          <w:tcPr>
            <w:tcW w:w="0" w:type="auto"/>
            <w:vAlign w:val="center"/>
          </w:tcPr>
          <w:p w14:paraId="0B5E06AD" w14:textId="77777777" w:rsidR="007500DC" w:rsidRDefault="00AB79C6" w:rsidP="007500DC">
            <w:pPr>
              <w:keepNext/>
              <w:jc w:val="center"/>
              <w:rPr>
                <w:rFonts w:ascii="Calibri" w:hAnsi="Calibri"/>
                <w:b/>
                <w:sz w:val="18"/>
                <w:szCs w:val="18"/>
              </w:rPr>
            </w:pPr>
            <w:r w:rsidRPr="00782762">
              <w:rPr>
                <w:rFonts w:ascii="Calibri" w:hAnsi="Calibri"/>
                <w:b/>
                <w:sz w:val="18"/>
                <w:szCs w:val="18"/>
              </w:rPr>
              <w:t>75</w:t>
            </w:r>
          </w:p>
        </w:tc>
        <w:tc>
          <w:tcPr>
            <w:tcW w:w="0" w:type="auto"/>
            <w:vAlign w:val="center"/>
          </w:tcPr>
          <w:p w14:paraId="0B5E06AE" w14:textId="77777777" w:rsidR="007500DC" w:rsidRDefault="00AB79C6" w:rsidP="007500DC">
            <w:pPr>
              <w:keepNext/>
              <w:jc w:val="center"/>
              <w:rPr>
                <w:rFonts w:ascii="Calibri" w:hAnsi="Calibri"/>
                <w:b/>
                <w:sz w:val="18"/>
                <w:szCs w:val="18"/>
              </w:rPr>
            </w:pPr>
            <w:r w:rsidRPr="00782762">
              <w:rPr>
                <w:rFonts w:ascii="Calibri" w:hAnsi="Calibri"/>
                <w:b/>
                <w:sz w:val="18"/>
                <w:szCs w:val="18"/>
              </w:rPr>
              <w:t>80</w:t>
            </w:r>
          </w:p>
        </w:tc>
        <w:tc>
          <w:tcPr>
            <w:tcW w:w="0" w:type="auto"/>
            <w:vAlign w:val="center"/>
          </w:tcPr>
          <w:p w14:paraId="0B5E06AF" w14:textId="77777777" w:rsidR="007500DC" w:rsidRDefault="00AB79C6" w:rsidP="007500DC">
            <w:pPr>
              <w:keepNext/>
              <w:jc w:val="center"/>
              <w:rPr>
                <w:rFonts w:ascii="Calibri" w:hAnsi="Calibri"/>
                <w:b/>
                <w:sz w:val="18"/>
                <w:szCs w:val="18"/>
              </w:rPr>
            </w:pPr>
            <w:r w:rsidRPr="00782762">
              <w:rPr>
                <w:rFonts w:ascii="Calibri" w:hAnsi="Calibri"/>
                <w:b/>
                <w:sz w:val="18"/>
                <w:szCs w:val="18"/>
              </w:rPr>
              <w:t>85</w:t>
            </w:r>
          </w:p>
        </w:tc>
        <w:tc>
          <w:tcPr>
            <w:tcW w:w="0" w:type="auto"/>
            <w:vAlign w:val="center"/>
          </w:tcPr>
          <w:p w14:paraId="0B5E06B0" w14:textId="77777777" w:rsidR="007500DC" w:rsidRDefault="00AB79C6" w:rsidP="007500DC">
            <w:pPr>
              <w:keepNext/>
              <w:jc w:val="center"/>
              <w:rPr>
                <w:rFonts w:ascii="Calibri" w:hAnsi="Calibri"/>
                <w:b/>
                <w:sz w:val="18"/>
                <w:szCs w:val="18"/>
              </w:rPr>
            </w:pPr>
            <w:r w:rsidRPr="00782762">
              <w:rPr>
                <w:rFonts w:ascii="Calibri" w:hAnsi="Calibri"/>
                <w:b/>
                <w:sz w:val="18"/>
                <w:szCs w:val="18"/>
              </w:rPr>
              <w:t>90</w:t>
            </w:r>
          </w:p>
        </w:tc>
      </w:tr>
      <w:tr w:rsidR="00AB79C6" w:rsidRPr="00782762" w14:paraId="0B5E06BD" w14:textId="77777777" w:rsidTr="000F7B25">
        <w:trPr>
          <w:cantSplit/>
          <w:trHeight w:hRule="exact" w:val="187"/>
          <w:jc w:val="center"/>
        </w:trPr>
        <w:tc>
          <w:tcPr>
            <w:tcW w:w="0" w:type="auto"/>
            <w:vMerge w:val="restart"/>
          </w:tcPr>
          <w:p w14:paraId="0B5E06B2" w14:textId="77777777" w:rsidR="00CA53CB" w:rsidRDefault="00AB79C6">
            <w:pPr>
              <w:keepNext/>
              <w:keepLines/>
              <w:rPr>
                <w:rFonts w:ascii="Calibri" w:hAnsi="Calibri"/>
                <w:b/>
                <w:sz w:val="18"/>
                <w:szCs w:val="18"/>
              </w:rPr>
            </w:pPr>
            <w:r w:rsidRPr="00782762">
              <w:rPr>
                <w:rFonts w:ascii="Calibri" w:hAnsi="Calibri"/>
                <w:b/>
                <w:sz w:val="18"/>
                <w:szCs w:val="18"/>
              </w:rPr>
              <w:t>Outside Temp (F)</w:t>
            </w:r>
          </w:p>
        </w:tc>
        <w:tc>
          <w:tcPr>
            <w:tcW w:w="0" w:type="auto"/>
            <w:vAlign w:val="center"/>
          </w:tcPr>
          <w:p w14:paraId="0B5E06B3" w14:textId="77777777" w:rsidR="007500DC" w:rsidRDefault="00AB79C6" w:rsidP="007500DC">
            <w:pPr>
              <w:keepNext/>
              <w:jc w:val="center"/>
              <w:rPr>
                <w:rFonts w:ascii="Calibri" w:hAnsi="Calibri"/>
                <w:b/>
                <w:sz w:val="18"/>
                <w:szCs w:val="18"/>
              </w:rPr>
            </w:pPr>
            <w:r w:rsidRPr="00782762">
              <w:rPr>
                <w:rFonts w:ascii="Calibri" w:hAnsi="Calibri"/>
                <w:b/>
                <w:sz w:val="18"/>
                <w:szCs w:val="18"/>
              </w:rPr>
              <w:t>-20</w:t>
            </w:r>
          </w:p>
        </w:tc>
        <w:tc>
          <w:tcPr>
            <w:tcW w:w="0" w:type="auto"/>
            <w:vAlign w:val="center"/>
          </w:tcPr>
          <w:p w14:paraId="0B5E06B4" w14:textId="77777777" w:rsidR="007500DC" w:rsidRDefault="00AB79C6" w:rsidP="007500DC">
            <w:pPr>
              <w:keepNext/>
              <w:jc w:val="center"/>
              <w:rPr>
                <w:rFonts w:ascii="Calibri" w:hAnsi="Calibri"/>
                <w:sz w:val="18"/>
                <w:szCs w:val="18"/>
              </w:rPr>
            </w:pPr>
            <w:r w:rsidRPr="00782762">
              <w:rPr>
                <w:rFonts w:ascii="Calibri" w:hAnsi="Calibri"/>
                <w:sz w:val="18"/>
                <w:szCs w:val="18"/>
              </w:rPr>
              <w:t>1.062</w:t>
            </w:r>
          </w:p>
        </w:tc>
        <w:tc>
          <w:tcPr>
            <w:tcW w:w="0" w:type="auto"/>
            <w:vAlign w:val="center"/>
          </w:tcPr>
          <w:p w14:paraId="0B5E06B5" w14:textId="77777777" w:rsidR="007500DC" w:rsidRDefault="00AB79C6" w:rsidP="007500DC">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0B5E06B6" w14:textId="77777777" w:rsidR="007500DC" w:rsidRDefault="00AB79C6" w:rsidP="007500DC">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0B5E06B7" w14:textId="77777777" w:rsidR="007500DC" w:rsidRDefault="00AB79C6" w:rsidP="007500DC">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0B5E06B8" w14:textId="77777777" w:rsidR="007500DC" w:rsidRDefault="00AB79C6" w:rsidP="007500DC">
            <w:pPr>
              <w:keepNext/>
              <w:jc w:val="center"/>
              <w:rPr>
                <w:rFonts w:ascii="Calibri" w:hAnsi="Calibri"/>
                <w:sz w:val="18"/>
                <w:szCs w:val="18"/>
              </w:rPr>
            </w:pPr>
            <w:r w:rsidRPr="00782762">
              <w:rPr>
                <w:rFonts w:ascii="Calibri" w:hAnsi="Calibri"/>
                <w:sz w:val="18"/>
                <w:szCs w:val="18"/>
              </w:rPr>
              <w:t>1.099</w:t>
            </w:r>
          </w:p>
        </w:tc>
        <w:tc>
          <w:tcPr>
            <w:tcW w:w="0" w:type="auto"/>
            <w:vAlign w:val="center"/>
          </w:tcPr>
          <w:p w14:paraId="0B5E06B9" w14:textId="77777777" w:rsidR="007500DC" w:rsidRDefault="00AB79C6" w:rsidP="007500DC">
            <w:pPr>
              <w:keepNext/>
              <w:jc w:val="center"/>
              <w:rPr>
                <w:rFonts w:ascii="Calibri" w:hAnsi="Calibri"/>
                <w:sz w:val="18"/>
                <w:szCs w:val="18"/>
              </w:rPr>
            </w:pPr>
            <w:r w:rsidRPr="00782762">
              <w:rPr>
                <w:rFonts w:ascii="Calibri" w:hAnsi="Calibri"/>
                <w:sz w:val="18"/>
                <w:szCs w:val="18"/>
              </w:rPr>
              <w:t>1.108</w:t>
            </w:r>
          </w:p>
        </w:tc>
        <w:tc>
          <w:tcPr>
            <w:tcW w:w="0" w:type="auto"/>
            <w:vAlign w:val="center"/>
          </w:tcPr>
          <w:p w14:paraId="0B5E06BA" w14:textId="77777777" w:rsidR="007500DC" w:rsidRDefault="00AB79C6" w:rsidP="007500DC">
            <w:pPr>
              <w:keepNext/>
              <w:jc w:val="center"/>
              <w:rPr>
                <w:rFonts w:ascii="Calibri" w:hAnsi="Calibri"/>
                <w:sz w:val="18"/>
                <w:szCs w:val="18"/>
              </w:rPr>
            </w:pPr>
            <w:r w:rsidRPr="00782762">
              <w:rPr>
                <w:rFonts w:ascii="Calibri" w:hAnsi="Calibri"/>
                <w:sz w:val="18"/>
                <w:szCs w:val="18"/>
              </w:rPr>
              <w:t>1.117</w:t>
            </w:r>
          </w:p>
        </w:tc>
        <w:tc>
          <w:tcPr>
            <w:tcW w:w="0" w:type="auto"/>
            <w:vAlign w:val="center"/>
          </w:tcPr>
          <w:p w14:paraId="0B5E06BB" w14:textId="77777777" w:rsidR="007500DC" w:rsidRDefault="00AB79C6" w:rsidP="007500DC">
            <w:pPr>
              <w:keepNext/>
              <w:jc w:val="center"/>
              <w:rPr>
                <w:rFonts w:ascii="Calibri" w:hAnsi="Calibri"/>
                <w:sz w:val="18"/>
                <w:szCs w:val="18"/>
              </w:rPr>
            </w:pPr>
            <w:r w:rsidRPr="00782762">
              <w:rPr>
                <w:rFonts w:ascii="Calibri" w:hAnsi="Calibri"/>
                <w:sz w:val="18"/>
                <w:szCs w:val="18"/>
              </w:rPr>
              <w:t>1.127</w:t>
            </w:r>
          </w:p>
        </w:tc>
        <w:tc>
          <w:tcPr>
            <w:tcW w:w="0" w:type="auto"/>
            <w:vAlign w:val="center"/>
          </w:tcPr>
          <w:p w14:paraId="0B5E06BC" w14:textId="77777777" w:rsidR="007500DC" w:rsidRDefault="00AB79C6" w:rsidP="007500DC">
            <w:pPr>
              <w:keepNext/>
              <w:jc w:val="center"/>
              <w:rPr>
                <w:rFonts w:ascii="Calibri" w:hAnsi="Calibri"/>
                <w:sz w:val="18"/>
                <w:szCs w:val="18"/>
              </w:rPr>
            </w:pPr>
            <w:r w:rsidRPr="00782762">
              <w:rPr>
                <w:rFonts w:ascii="Calibri" w:hAnsi="Calibri"/>
                <w:sz w:val="18"/>
                <w:szCs w:val="18"/>
              </w:rPr>
              <w:t>1.136</w:t>
            </w:r>
          </w:p>
        </w:tc>
      </w:tr>
      <w:tr w:rsidR="00AB79C6" w:rsidRPr="00782762" w14:paraId="0B5E06C9" w14:textId="77777777" w:rsidTr="000F7B25">
        <w:trPr>
          <w:cantSplit/>
          <w:trHeight w:hRule="exact" w:val="187"/>
          <w:jc w:val="center"/>
        </w:trPr>
        <w:tc>
          <w:tcPr>
            <w:tcW w:w="0" w:type="auto"/>
            <w:vMerge/>
            <w:vAlign w:val="center"/>
          </w:tcPr>
          <w:p w14:paraId="0B5E06BE" w14:textId="77777777" w:rsidR="007500DC" w:rsidRDefault="007500DC" w:rsidP="007500DC">
            <w:pPr>
              <w:keepNext/>
              <w:jc w:val="center"/>
              <w:rPr>
                <w:rFonts w:ascii="Calibri" w:hAnsi="Calibri"/>
                <w:sz w:val="18"/>
                <w:szCs w:val="18"/>
              </w:rPr>
            </w:pPr>
          </w:p>
        </w:tc>
        <w:tc>
          <w:tcPr>
            <w:tcW w:w="0" w:type="auto"/>
            <w:vAlign w:val="center"/>
          </w:tcPr>
          <w:p w14:paraId="0B5E06BF" w14:textId="77777777" w:rsidR="007500DC" w:rsidRDefault="00AB79C6" w:rsidP="007500DC">
            <w:pPr>
              <w:keepNext/>
              <w:jc w:val="center"/>
              <w:rPr>
                <w:rFonts w:ascii="Calibri" w:hAnsi="Calibri"/>
                <w:b/>
                <w:sz w:val="18"/>
                <w:szCs w:val="18"/>
              </w:rPr>
            </w:pPr>
            <w:r w:rsidRPr="00782762">
              <w:rPr>
                <w:rFonts w:ascii="Calibri" w:hAnsi="Calibri"/>
                <w:b/>
                <w:sz w:val="18"/>
                <w:szCs w:val="18"/>
              </w:rPr>
              <w:t>-15</w:t>
            </w:r>
          </w:p>
        </w:tc>
        <w:tc>
          <w:tcPr>
            <w:tcW w:w="0" w:type="auto"/>
            <w:vAlign w:val="center"/>
          </w:tcPr>
          <w:p w14:paraId="0B5E06C0" w14:textId="77777777" w:rsidR="007500DC" w:rsidRDefault="00AB79C6" w:rsidP="007500DC">
            <w:pPr>
              <w:keepNext/>
              <w:jc w:val="center"/>
              <w:rPr>
                <w:rFonts w:ascii="Calibri" w:hAnsi="Calibri"/>
                <w:sz w:val="18"/>
                <w:szCs w:val="18"/>
              </w:rPr>
            </w:pPr>
            <w:r w:rsidRPr="00782762">
              <w:rPr>
                <w:rFonts w:ascii="Calibri" w:hAnsi="Calibri"/>
                <w:sz w:val="18"/>
                <w:szCs w:val="18"/>
              </w:rPr>
              <w:t>1.056</w:t>
            </w:r>
          </w:p>
        </w:tc>
        <w:tc>
          <w:tcPr>
            <w:tcW w:w="0" w:type="auto"/>
            <w:vAlign w:val="center"/>
          </w:tcPr>
          <w:p w14:paraId="0B5E06C1" w14:textId="77777777" w:rsidR="007500DC" w:rsidRDefault="00AB79C6" w:rsidP="007500DC">
            <w:pPr>
              <w:keepNext/>
              <w:jc w:val="center"/>
              <w:rPr>
                <w:rFonts w:ascii="Calibri" w:hAnsi="Calibri"/>
                <w:sz w:val="18"/>
                <w:szCs w:val="18"/>
              </w:rPr>
            </w:pPr>
            <w:r w:rsidRPr="00782762">
              <w:rPr>
                <w:rFonts w:ascii="Calibri" w:hAnsi="Calibri"/>
                <w:sz w:val="18"/>
                <w:szCs w:val="18"/>
              </w:rPr>
              <w:t>1.066</w:t>
            </w:r>
          </w:p>
        </w:tc>
        <w:tc>
          <w:tcPr>
            <w:tcW w:w="0" w:type="auto"/>
            <w:vAlign w:val="center"/>
          </w:tcPr>
          <w:p w14:paraId="0B5E06C2" w14:textId="77777777" w:rsidR="007500DC" w:rsidRDefault="00AB79C6" w:rsidP="007500DC">
            <w:pPr>
              <w:keepNext/>
              <w:jc w:val="center"/>
              <w:rPr>
                <w:rFonts w:ascii="Calibri" w:hAnsi="Calibri"/>
                <w:sz w:val="18"/>
                <w:szCs w:val="18"/>
              </w:rPr>
            </w:pPr>
            <w:r w:rsidRPr="00782762">
              <w:rPr>
                <w:rFonts w:ascii="Calibri" w:hAnsi="Calibri"/>
                <w:sz w:val="18"/>
                <w:szCs w:val="18"/>
              </w:rPr>
              <w:t>1.075</w:t>
            </w:r>
          </w:p>
        </w:tc>
        <w:tc>
          <w:tcPr>
            <w:tcW w:w="0" w:type="auto"/>
            <w:vAlign w:val="center"/>
          </w:tcPr>
          <w:p w14:paraId="0B5E06C3" w14:textId="77777777" w:rsidR="007500DC" w:rsidRDefault="00AB79C6" w:rsidP="007500DC">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0B5E06C4" w14:textId="77777777" w:rsidR="007500DC" w:rsidRDefault="00AB79C6" w:rsidP="007500DC">
            <w:pPr>
              <w:keepNext/>
              <w:jc w:val="center"/>
              <w:rPr>
                <w:rFonts w:ascii="Calibri" w:hAnsi="Calibri"/>
                <w:sz w:val="18"/>
                <w:szCs w:val="18"/>
              </w:rPr>
            </w:pPr>
            <w:r w:rsidRPr="00782762">
              <w:rPr>
                <w:rFonts w:ascii="Calibri" w:hAnsi="Calibri"/>
                <w:sz w:val="18"/>
                <w:szCs w:val="18"/>
              </w:rPr>
              <w:t>1.093</w:t>
            </w:r>
          </w:p>
        </w:tc>
        <w:tc>
          <w:tcPr>
            <w:tcW w:w="0" w:type="auto"/>
            <w:vAlign w:val="center"/>
          </w:tcPr>
          <w:p w14:paraId="0B5E06C5" w14:textId="77777777" w:rsidR="007500DC" w:rsidRDefault="00AB79C6" w:rsidP="007500DC">
            <w:pPr>
              <w:keepNext/>
              <w:jc w:val="center"/>
              <w:rPr>
                <w:rFonts w:ascii="Calibri" w:hAnsi="Calibri"/>
                <w:sz w:val="18"/>
                <w:szCs w:val="18"/>
              </w:rPr>
            </w:pPr>
            <w:r w:rsidRPr="00782762">
              <w:rPr>
                <w:rFonts w:ascii="Calibri" w:hAnsi="Calibri"/>
                <w:sz w:val="18"/>
                <w:szCs w:val="18"/>
              </w:rPr>
              <w:t>1.102</w:t>
            </w:r>
          </w:p>
        </w:tc>
        <w:tc>
          <w:tcPr>
            <w:tcW w:w="0" w:type="auto"/>
            <w:vAlign w:val="center"/>
          </w:tcPr>
          <w:p w14:paraId="0B5E06C6" w14:textId="77777777" w:rsidR="007500DC" w:rsidRDefault="00AB79C6" w:rsidP="007500DC">
            <w:pPr>
              <w:keepNext/>
              <w:jc w:val="center"/>
              <w:rPr>
                <w:rFonts w:ascii="Calibri" w:hAnsi="Calibri"/>
                <w:sz w:val="18"/>
                <w:szCs w:val="18"/>
              </w:rPr>
            </w:pPr>
            <w:r w:rsidRPr="00782762">
              <w:rPr>
                <w:rFonts w:ascii="Calibri" w:hAnsi="Calibri"/>
                <w:sz w:val="18"/>
                <w:szCs w:val="18"/>
              </w:rPr>
              <w:t>1.111</w:t>
            </w:r>
          </w:p>
        </w:tc>
        <w:tc>
          <w:tcPr>
            <w:tcW w:w="0" w:type="auto"/>
            <w:vAlign w:val="center"/>
          </w:tcPr>
          <w:p w14:paraId="0B5E06C7" w14:textId="77777777" w:rsidR="007500DC" w:rsidRDefault="00AB79C6" w:rsidP="007500DC">
            <w:pPr>
              <w:keepNext/>
              <w:jc w:val="center"/>
              <w:rPr>
                <w:rFonts w:ascii="Calibri" w:hAnsi="Calibri"/>
                <w:sz w:val="18"/>
                <w:szCs w:val="18"/>
              </w:rPr>
            </w:pPr>
            <w:r w:rsidRPr="00782762">
              <w:rPr>
                <w:rFonts w:ascii="Calibri" w:hAnsi="Calibri"/>
                <w:sz w:val="18"/>
                <w:szCs w:val="18"/>
              </w:rPr>
              <w:t>1.120</w:t>
            </w:r>
          </w:p>
        </w:tc>
        <w:tc>
          <w:tcPr>
            <w:tcW w:w="0" w:type="auto"/>
            <w:vAlign w:val="center"/>
          </w:tcPr>
          <w:p w14:paraId="0B5E06C8" w14:textId="77777777" w:rsidR="007500DC" w:rsidRDefault="00AB79C6" w:rsidP="007500DC">
            <w:pPr>
              <w:keepNext/>
              <w:jc w:val="center"/>
              <w:rPr>
                <w:rFonts w:ascii="Calibri" w:hAnsi="Calibri"/>
                <w:sz w:val="18"/>
                <w:szCs w:val="18"/>
              </w:rPr>
            </w:pPr>
            <w:r w:rsidRPr="00782762">
              <w:rPr>
                <w:rFonts w:ascii="Calibri" w:hAnsi="Calibri"/>
                <w:sz w:val="18"/>
                <w:szCs w:val="18"/>
              </w:rPr>
              <w:t>1.129</w:t>
            </w:r>
          </w:p>
        </w:tc>
      </w:tr>
      <w:tr w:rsidR="00AB79C6" w:rsidRPr="00782762" w14:paraId="0B5E06D5" w14:textId="77777777" w:rsidTr="000F7B25">
        <w:trPr>
          <w:cantSplit/>
          <w:trHeight w:hRule="exact" w:val="187"/>
          <w:jc w:val="center"/>
        </w:trPr>
        <w:tc>
          <w:tcPr>
            <w:tcW w:w="0" w:type="auto"/>
            <w:vMerge/>
            <w:vAlign w:val="center"/>
          </w:tcPr>
          <w:p w14:paraId="0B5E06CA" w14:textId="77777777" w:rsidR="007500DC" w:rsidRDefault="007500DC" w:rsidP="007500DC">
            <w:pPr>
              <w:keepNext/>
              <w:jc w:val="center"/>
              <w:rPr>
                <w:rFonts w:ascii="Calibri" w:hAnsi="Calibri"/>
                <w:sz w:val="18"/>
                <w:szCs w:val="18"/>
              </w:rPr>
            </w:pPr>
          </w:p>
        </w:tc>
        <w:tc>
          <w:tcPr>
            <w:tcW w:w="0" w:type="auto"/>
            <w:vAlign w:val="center"/>
          </w:tcPr>
          <w:p w14:paraId="0B5E06CB" w14:textId="77777777" w:rsidR="007500DC" w:rsidRDefault="00AB79C6" w:rsidP="007500DC">
            <w:pPr>
              <w:keepNext/>
              <w:jc w:val="center"/>
              <w:rPr>
                <w:rFonts w:ascii="Calibri" w:hAnsi="Calibri"/>
                <w:b/>
                <w:sz w:val="18"/>
                <w:szCs w:val="18"/>
              </w:rPr>
            </w:pPr>
            <w:r w:rsidRPr="00782762">
              <w:rPr>
                <w:rFonts w:ascii="Calibri" w:hAnsi="Calibri"/>
                <w:b/>
                <w:sz w:val="18"/>
                <w:szCs w:val="18"/>
              </w:rPr>
              <w:t>-10</w:t>
            </w:r>
          </w:p>
        </w:tc>
        <w:tc>
          <w:tcPr>
            <w:tcW w:w="0" w:type="auto"/>
            <w:vAlign w:val="center"/>
          </w:tcPr>
          <w:p w14:paraId="0B5E06CC" w14:textId="77777777" w:rsidR="007500DC" w:rsidRDefault="00AB79C6" w:rsidP="007500DC">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0B5E06CD" w14:textId="77777777" w:rsidR="007500DC" w:rsidRDefault="00AB79C6" w:rsidP="007500DC">
            <w:pPr>
              <w:keepNext/>
              <w:jc w:val="center"/>
              <w:rPr>
                <w:rFonts w:ascii="Calibri" w:hAnsi="Calibri"/>
                <w:sz w:val="18"/>
                <w:szCs w:val="18"/>
              </w:rPr>
            </w:pPr>
            <w:r w:rsidRPr="00782762">
              <w:rPr>
                <w:rFonts w:ascii="Calibri" w:hAnsi="Calibri"/>
                <w:sz w:val="18"/>
                <w:szCs w:val="18"/>
              </w:rPr>
              <w:t>1.060</w:t>
            </w:r>
          </w:p>
        </w:tc>
        <w:tc>
          <w:tcPr>
            <w:tcW w:w="0" w:type="auto"/>
            <w:vAlign w:val="center"/>
          </w:tcPr>
          <w:p w14:paraId="0B5E06CE" w14:textId="77777777" w:rsidR="007500DC" w:rsidRDefault="00AB79C6" w:rsidP="007500DC">
            <w:pPr>
              <w:keepNext/>
              <w:jc w:val="center"/>
              <w:rPr>
                <w:rFonts w:ascii="Calibri" w:hAnsi="Calibri"/>
                <w:sz w:val="18"/>
                <w:szCs w:val="18"/>
              </w:rPr>
            </w:pPr>
            <w:r w:rsidRPr="00782762">
              <w:rPr>
                <w:rFonts w:ascii="Calibri" w:hAnsi="Calibri"/>
                <w:sz w:val="18"/>
                <w:szCs w:val="18"/>
              </w:rPr>
              <w:t>1.069</w:t>
            </w:r>
          </w:p>
        </w:tc>
        <w:tc>
          <w:tcPr>
            <w:tcW w:w="0" w:type="auto"/>
            <w:vAlign w:val="center"/>
          </w:tcPr>
          <w:p w14:paraId="0B5E06CF" w14:textId="77777777" w:rsidR="007500DC" w:rsidRDefault="00AB79C6" w:rsidP="007500DC">
            <w:pPr>
              <w:keepNext/>
              <w:jc w:val="center"/>
              <w:rPr>
                <w:rFonts w:ascii="Calibri" w:hAnsi="Calibri"/>
                <w:sz w:val="18"/>
                <w:szCs w:val="18"/>
              </w:rPr>
            </w:pPr>
            <w:r w:rsidRPr="00782762">
              <w:rPr>
                <w:rFonts w:ascii="Calibri" w:hAnsi="Calibri"/>
                <w:sz w:val="18"/>
                <w:szCs w:val="18"/>
              </w:rPr>
              <w:t>1.078</w:t>
            </w:r>
          </w:p>
        </w:tc>
        <w:tc>
          <w:tcPr>
            <w:tcW w:w="0" w:type="auto"/>
            <w:vAlign w:val="center"/>
          </w:tcPr>
          <w:p w14:paraId="0B5E06D0" w14:textId="77777777" w:rsidR="007500DC" w:rsidRDefault="00AB79C6" w:rsidP="007500DC">
            <w:pPr>
              <w:keepNext/>
              <w:jc w:val="center"/>
              <w:rPr>
                <w:rFonts w:ascii="Calibri" w:hAnsi="Calibri"/>
                <w:sz w:val="18"/>
                <w:szCs w:val="18"/>
              </w:rPr>
            </w:pPr>
            <w:r w:rsidRPr="00782762">
              <w:rPr>
                <w:rFonts w:ascii="Calibri" w:hAnsi="Calibri"/>
                <w:sz w:val="18"/>
                <w:szCs w:val="18"/>
              </w:rPr>
              <w:t>1.087</w:t>
            </w:r>
          </w:p>
        </w:tc>
        <w:tc>
          <w:tcPr>
            <w:tcW w:w="0" w:type="auto"/>
            <w:vAlign w:val="center"/>
          </w:tcPr>
          <w:p w14:paraId="0B5E06D1" w14:textId="77777777" w:rsidR="007500DC" w:rsidRDefault="00AB79C6" w:rsidP="007500DC">
            <w:pPr>
              <w:keepNext/>
              <w:jc w:val="center"/>
              <w:rPr>
                <w:rFonts w:ascii="Calibri" w:hAnsi="Calibri"/>
                <w:sz w:val="18"/>
                <w:szCs w:val="18"/>
              </w:rPr>
            </w:pPr>
            <w:r w:rsidRPr="00782762">
              <w:rPr>
                <w:rFonts w:ascii="Calibri" w:hAnsi="Calibri"/>
                <w:sz w:val="18"/>
                <w:szCs w:val="18"/>
              </w:rPr>
              <w:t>1.096</w:t>
            </w:r>
          </w:p>
        </w:tc>
        <w:tc>
          <w:tcPr>
            <w:tcW w:w="0" w:type="auto"/>
            <w:vAlign w:val="center"/>
          </w:tcPr>
          <w:p w14:paraId="0B5E06D2" w14:textId="77777777" w:rsidR="007500DC" w:rsidRDefault="00AB79C6" w:rsidP="007500DC">
            <w:pPr>
              <w:keepNext/>
              <w:jc w:val="center"/>
              <w:rPr>
                <w:rFonts w:ascii="Calibri" w:hAnsi="Calibri"/>
                <w:sz w:val="18"/>
                <w:szCs w:val="18"/>
              </w:rPr>
            </w:pPr>
            <w:r w:rsidRPr="00782762">
              <w:rPr>
                <w:rFonts w:ascii="Calibri" w:hAnsi="Calibri"/>
                <w:sz w:val="18"/>
                <w:szCs w:val="18"/>
              </w:rPr>
              <w:t>1.105</w:t>
            </w:r>
          </w:p>
        </w:tc>
        <w:tc>
          <w:tcPr>
            <w:tcW w:w="0" w:type="auto"/>
            <w:vAlign w:val="center"/>
          </w:tcPr>
          <w:p w14:paraId="0B5E06D3" w14:textId="77777777" w:rsidR="007500DC" w:rsidRDefault="00AB79C6" w:rsidP="007500DC">
            <w:pPr>
              <w:keepNext/>
              <w:jc w:val="center"/>
              <w:rPr>
                <w:rFonts w:ascii="Calibri" w:hAnsi="Calibri"/>
                <w:sz w:val="18"/>
                <w:szCs w:val="18"/>
              </w:rPr>
            </w:pPr>
            <w:r w:rsidRPr="00782762">
              <w:rPr>
                <w:rFonts w:ascii="Calibri" w:hAnsi="Calibri"/>
                <w:sz w:val="18"/>
                <w:szCs w:val="18"/>
              </w:rPr>
              <w:t>1.114</w:t>
            </w:r>
          </w:p>
        </w:tc>
        <w:tc>
          <w:tcPr>
            <w:tcW w:w="0" w:type="auto"/>
            <w:vAlign w:val="center"/>
          </w:tcPr>
          <w:p w14:paraId="0B5E06D4" w14:textId="77777777" w:rsidR="007500DC" w:rsidRDefault="00AB79C6" w:rsidP="007500DC">
            <w:pPr>
              <w:keepNext/>
              <w:jc w:val="center"/>
              <w:rPr>
                <w:rFonts w:ascii="Calibri" w:hAnsi="Calibri"/>
                <w:sz w:val="18"/>
                <w:szCs w:val="18"/>
              </w:rPr>
            </w:pPr>
            <w:r w:rsidRPr="00782762">
              <w:rPr>
                <w:rFonts w:ascii="Calibri" w:hAnsi="Calibri"/>
                <w:sz w:val="18"/>
                <w:szCs w:val="18"/>
              </w:rPr>
              <w:t>1.123</w:t>
            </w:r>
          </w:p>
        </w:tc>
      </w:tr>
      <w:tr w:rsidR="00AB79C6" w:rsidRPr="00782762" w14:paraId="0B5E06E1" w14:textId="77777777" w:rsidTr="000F7B25">
        <w:trPr>
          <w:cantSplit/>
          <w:trHeight w:hRule="exact" w:val="187"/>
          <w:jc w:val="center"/>
        </w:trPr>
        <w:tc>
          <w:tcPr>
            <w:tcW w:w="0" w:type="auto"/>
            <w:vMerge/>
            <w:vAlign w:val="center"/>
          </w:tcPr>
          <w:p w14:paraId="0B5E06D6" w14:textId="77777777" w:rsidR="007500DC" w:rsidRDefault="007500DC" w:rsidP="007500DC">
            <w:pPr>
              <w:keepNext/>
              <w:jc w:val="center"/>
              <w:rPr>
                <w:rFonts w:ascii="Calibri" w:hAnsi="Calibri"/>
                <w:sz w:val="18"/>
                <w:szCs w:val="18"/>
              </w:rPr>
            </w:pPr>
          </w:p>
        </w:tc>
        <w:tc>
          <w:tcPr>
            <w:tcW w:w="0" w:type="auto"/>
            <w:vAlign w:val="center"/>
          </w:tcPr>
          <w:p w14:paraId="0B5E06D7" w14:textId="77777777" w:rsidR="007500DC" w:rsidRDefault="00AB79C6" w:rsidP="007500DC">
            <w:pPr>
              <w:keepNext/>
              <w:jc w:val="center"/>
              <w:rPr>
                <w:rFonts w:ascii="Calibri" w:hAnsi="Calibri"/>
                <w:b/>
                <w:sz w:val="18"/>
                <w:szCs w:val="18"/>
              </w:rPr>
            </w:pPr>
            <w:r w:rsidRPr="00782762">
              <w:rPr>
                <w:rFonts w:ascii="Calibri" w:hAnsi="Calibri"/>
                <w:b/>
                <w:sz w:val="18"/>
                <w:szCs w:val="18"/>
              </w:rPr>
              <w:t>-5</w:t>
            </w:r>
          </w:p>
        </w:tc>
        <w:tc>
          <w:tcPr>
            <w:tcW w:w="0" w:type="auto"/>
            <w:vAlign w:val="center"/>
          </w:tcPr>
          <w:p w14:paraId="0B5E06D8" w14:textId="77777777" w:rsidR="007500DC" w:rsidRDefault="00AB79C6" w:rsidP="007500DC">
            <w:pPr>
              <w:keepNext/>
              <w:jc w:val="center"/>
              <w:rPr>
                <w:rFonts w:ascii="Calibri" w:hAnsi="Calibri"/>
                <w:sz w:val="18"/>
                <w:szCs w:val="18"/>
              </w:rPr>
            </w:pPr>
            <w:r w:rsidRPr="00782762">
              <w:rPr>
                <w:rFonts w:ascii="Calibri" w:hAnsi="Calibri"/>
                <w:sz w:val="18"/>
                <w:szCs w:val="18"/>
              </w:rPr>
              <w:t>1.045</w:t>
            </w:r>
          </w:p>
        </w:tc>
        <w:tc>
          <w:tcPr>
            <w:tcW w:w="0" w:type="auto"/>
            <w:vAlign w:val="center"/>
          </w:tcPr>
          <w:p w14:paraId="0B5E06D9" w14:textId="77777777" w:rsidR="007500DC" w:rsidRDefault="00AB79C6" w:rsidP="007500DC">
            <w:pPr>
              <w:keepNext/>
              <w:jc w:val="center"/>
              <w:rPr>
                <w:rFonts w:ascii="Calibri" w:hAnsi="Calibri"/>
                <w:sz w:val="18"/>
                <w:szCs w:val="18"/>
              </w:rPr>
            </w:pPr>
            <w:r w:rsidRPr="00782762">
              <w:rPr>
                <w:rFonts w:ascii="Calibri" w:hAnsi="Calibri"/>
                <w:sz w:val="18"/>
                <w:szCs w:val="18"/>
              </w:rPr>
              <w:t>1.054</w:t>
            </w:r>
          </w:p>
        </w:tc>
        <w:tc>
          <w:tcPr>
            <w:tcW w:w="0" w:type="auto"/>
            <w:vAlign w:val="center"/>
          </w:tcPr>
          <w:p w14:paraId="0B5E06DA" w14:textId="77777777" w:rsidR="007500DC" w:rsidRDefault="00AB79C6" w:rsidP="007500DC">
            <w:pPr>
              <w:keepNext/>
              <w:jc w:val="center"/>
              <w:rPr>
                <w:rFonts w:ascii="Calibri" w:hAnsi="Calibri"/>
                <w:sz w:val="18"/>
                <w:szCs w:val="18"/>
              </w:rPr>
            </w:pPr>
            <w:r w:rsidRPr="00782762">
              <w:rPr>
                <w:rFonts w:ascii="Calibri" w:hAnsi="Calibri"/>
                <w:sz w:val="18"/>
                <w:szCs w:val="18"/>
              </w:rPr>
              <w:t>1.063</w:t>
            </w:r>
          </w:p>
        </w:tc>
        <w:tc>
          <w:tcPr>
            <w:tcW w:w="0" w:type="auto"/>
            <w:vAlign w:val="center"/>
          </w:tcPr>
          <w:p w14:paraId="0B5E06DB" w14:textId="77777777" w:rsidR="007500DC" w:rsidRDefault="00AB79C6" w:rsidP="007500DC">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0B5E06DC" w14:textId="77777777" w:rsidR="007500DC" w:rsidRDefault="00AB79C6" w:rsidP="007500DC">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0B5E06DD" w14:textId="77777777" w:rsidR="007500DC" w:rsidRDefault="00AB79C6" w:rsidP="007500DC">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0B5E06DE" w14:textId="77777777" w:rsidR="007500DC" w:rsidRDefault="00AB79C6" w:rsidP="007500DC">
            <w:pPr>
              <w:keepNext/>
              <w:jc w:val="center"/>
              <w:rPr>
                <w:rFonts w:ascii="Calibri" w:hAnsi="Calibri"/>
                <w:sz w:val="18"/>
                <w:szCs w:val="18"/>
              </w:rPr>
            </w:pPr>
            <w:r w:rsidRPr="00782762">
              <w:rPr>
                <w:rFonts w:ascii="Calibri" w:hAnsi="Calibri"/>
                <w:sz w:val="18"/>
                <w:szCs w:val="18"/>
              </w:rPr>
              <w:t>1.099</w:t>
            </w:r>
          </w:p>
        </w:tc>
        <w:tc>
          <w:tcPr>
            <w:tcW w:w="0" w:type="auto"/>
            <w:vAlign w:val="center"/>
          </w:tcPr>
          <w:p w14:paraId="0B5E06DF" w14:textId="77777777" w:rsidR="007500DC" w:rsidRDefault="00AB79C6" w:rsidP="007500DC">
            <w:pPr>
              <w:keepNext/>
              <w:jc w:val="center"/>
              <w:rPr>
                <w:rFonts w:ascii="Calibri" w:hAnsi="Calibri"/>
                <w:sz w:val="18"/>
                <w:szCs w:val="18"/>
              </w:rPr>
            </w:pPr>
            <w:r w:rsidRPr="00782762">
              <w:rPr>
                <w:rFonts w:ascii="Calibri" w:hAnsi="Calibri"/>
                <w:sz w:val="18"/>
                <w:szCs w:val="18"/>
              </w:rPr>
              <w:t>1.108</w:t>
            </w:r>
          </w:p>
        </w:tc>
        <w:tc>
          <w:tcPr>
            <w:tcW w:w="0" w:type="auto"/>
            <w:vAlign w:val="center"/>
          </w:tcPr>
          <w:p w14:paraId="0B5E06E0" w14:textId="77777777" w:rsidR="007500DC" w:rsidRDefault="00AB79C6" w:rsidP="007500DC">
            <w:pPr>
              <w:keepNext/>
              <w:jc w:val="center"/>
              <w:rPr>
                <w:rFonts w:ascii="Calibri" w:hAnsi="Calibri"/>
                <w:sz w:val="18"/>
                <w:szCs w:val="18"/>
              </w:rPr>
            </w:pPr>
            <w:r w:rsidRPr="00782762">
              <w:rPr>
                <w:rFonts w:ascii="Calibri" w:hAnsi="Calibri"/>
                <w:sz w:val="18"/>
                <w:szCs w:val="18"/>
              </w:rPr>
              <w:t>1.117</w:t>
            </w:r>
          </w:p>
        </w:tc>
      </w:tr>
      <w:tr w:rsidR="00AB79C6" w:rsidRPr="00782762" w14:paraId="0B5E06ED" w14:textId="77777777" w:rsidTr="000F7B25">
        <w:trPr>
          <w:cantSplit/>
          <w:trHeight w:hRule="exact" w:val="187"/>
          <w:jc w:val="center"/>
        </w:trPr>
        <w:tc>
          <w:tcPr>
            <w:tcW w:w="0" w:type="auto"/>
            <w:vMerge/>
            <w:vAlign w:val="center"/>
          </w:tcPr>
          <w:p w14:paraId="0B5E06E2" w14:textId="77777777" w:rsidR="007500DC" w:rsidRDefault="007500DC" w:rsidP="007500DC">
            <w:pPr>
              <w:keepNext/>
              <w:jc w:val="center"/>
              <w:rPr>
                <w:rFonts w:ascii="Calibri" w:hAnsi="Calibri"/>
                <w:sz w:val="18"/>
                <w:szCs w:val="18"/>
              </w:rPr>
            </w:pPr>
          </w:p>
        </w:tc>
        <w:tc>
          <w:tcPr>
            <w:tcW w:w="0" w:type="auto"/>
            <w:vAlign w:val="center"/>
          </w:tcPr>
          <w:p w14:paraId="0B5E06E3" w14:textId="77777777" w:rsidR="007500DC" w:rsidRDefault="00AB79C6" w:rsidP="007500DC">
            <w:pPr>
              <w:keepNext/>
              <w:jc w:val="center"/>
              <w:rPr>
                <w:rFonts w:ascii="Calibri" w:hAnsi="Calibri"/>
                <w:b/>
                <w:sz w:val="18"/>
                <w:szCs w:val="18"/>
              </w:rPr>
            </w:pPr>
            <w:r w:rsidRPr="00782762">
              <w:rPr>
                <w:rFonts w:ascii="Calibri" w:hAnsi="Calibri"/>
                <w:b/>
                <w:sz w:val="18"/>
                <w:szCs w:val="18"/>
              </w:rPr>
              <w:t>0</w:t>
            </w:r>
          </w:p>
        </w:tc>
        <w:tc>
          <w:tcPr>
            <w:tcW w:w="0" w:type="auto"/>
            <w:vAlign w:val="center"/>
          </w:tcPr>
          <w:p w14:paraId="0B5E06E4" w14:textId="77777777" w:rsidR="007500DC" w:rsidRDefault="00AB79C6" w:rsidP="007500DC">
            <w:pPr>
              <w:keepNext/>
              <w:jc w:val="center"/>
              <w:rPr>
                <w:rFonts w:ascii="Calibri" w:hAnsi="Calibri"/>
                <w:sz w:val="18"/>
                <w:szCs w:val="18"/>
              </w:rPr>
            </w:pPr>
            <w:r w:rsidRPr="00782762">
              <w:rPr>
                <w:rFonts w:ascii="Calibri" w:hAnsi="Calibri"/>
                <w:sz w:val="18"/>
                <w:szCs w:val="18"/>
              </w:rPr>
              <w:t>1.039</w:t>
            </w:r>
          </w:p>
        </w:tc>
        <w:tc>
          <w:tcPr>
            <w:tcW w:w="0" w:type="auto"/>
            <w:vAlign w:val="center"/>
          </w:tcPr>
          <w:p w14:paraId="0B5E06E5" w14:textId="77777777" w:rsidR="007500DC" w:rsidRDefault="00AB79C6" w:rsidP="007500DC">
            <w:pPr>
              <w:keepNext/>
              <w:jc w:val="center"/>
              <w:rPr>
                <w:rFonts w:ascii="Calibri" w:hAnsi="Calibri"/>
                <w:sz w:val="18"/>
                <w:szCs w:val="18"/>
              </w:rPr>
            </w:pPr>
            <w:r w:rsidRPr="00782762">
              <w:rPr>
                <w:rFonts w:ascii="Calibri" w:hAnsi="Calibri"/>
                <w:sz w:val="18"/>
                <w:szCs w:val="18"/>
              </w:rPr>
              <w:t>1.048</w:t>
            </w:r>
          </w:p>
        </w:tc>
        <w:tc>
          <w:tcPr>
            <w:tcW w:w="0" w:type="auto"/>
            <w:vAlign w:val="center"/>
          </w:tcPr>
          <w:p w14:paraId="0B5E06E6" w14:textId="77777777" w:rsidR="007500DC" w:rsidRDefault="00AB79C6" w:rsidP="007500DC">
            <w:pPr>
              <w:keepNext/>
              <w:jc w:val="center"/>
              <w:rPr>
                <w:rFonts w:ascii="Calibri" w:hAnsi="Calibri"/>
                <w:sz w:val="18"/>
                <w:szCs w:val="18"/>
              </w:rPr>
            </w:pPr>
            <w:r w:rsidRPr="00782762">
              <w:rPr>
                <w:rFonts w:ascii="Calibri" w:hAnsi="Calibri"/>
                <w:sz w:val="18"/>
                <w:szCs w:val="18"/>
              </w:rPr>
              <w:t>1.057</w:t>
            </w:r>
          </w:p>
        </w:tc>
        <w:tc>
          <w:tcPr>
            <w:tcW w:w="0" w:type="auto"/>
            <w:vAlign w:val="center"/>
          </w:tcPr>
          <w:p w14:paraId="0B5E06E7" w14:textId="77777777" w:rsidR="007500DC" w:rsidRDefault="00AB79C6" w:rsidP="007500DC">
            <w:pPr>
              <w:keepNext/>
              <w:jc w:val="center"/>
              <w:rPr>
                <w:rFonts w:ascii="Calibri" w:hAnsi="Calibri"/>
                <w:sz w:val="18"/>
                <w:szCs w:val="18"/>
              </w:rPr>
            </w:pPr>
            <w:r w:rsidRPr="00782762">
              <w:rPr>
                <w:rFonts w:ascii="Calibri" w:hAnsi="Calibri"/>
                <w:sz w:val="18"/>
                <w:szCs w:val="18"/>
              </w:rPr>
              <w:t>1.066</w:t>
            </w:r>
          </w:p>
        </w:tc>
        <w:tc>
          <w:tcPr>
            <w:tcW w:w="0" w:type="auto"/>
            <w:vAlign w:val="center"/>
          </w:tcPr>
          <w:p w14:paraId="0B5E06E8" w14:textId="77777777" w:rsidR="007500DC" w:rsidRDefault="00AB79C6" w:rsidP="007500DC">
            <w:pPr>
              <w:keepNext/>
              <w:jc w:val="center"/>
              <w:rPr>
                <w:rFonts w:ascii="Calibri" w:hAnsi="Calibri"/>
                <w:sz w:val="18"/>
                <w:szCs w:val="18"/>
              </w:rPr>
            </w:pPr>
            <w:r w:rsidRPr="00782762">
              <w:rPr>
                <w:rFonts w:ascii="Calibri" w:hAnsi="Calibri"/>
                <w:sz w:val="18"/>
                <w:szCs w:val="18"/>
              </w:rPr>
              <w:t>1.075</w:t>
            </w:r>
          </w:p>
        </w:tc>
        <w:tc>
          <w:tcPr>
            <w:tcW w:w="0" w:type="auto"/>
            <w:vAlign w:val="center"/>
          </w:tcPr>
          <w:p w14:paraId="0B5E06E9" w14:textId="77777777" w:rsidR="007500DC" w:rsidRDefault="00AB79C6" w:rsidP="007500DC">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0B5E06EA" w14:textId="77777777" w:rsidR="007500DC" w:rsidRDefault="00AB79C6" w:rsidP="007500DC">
            <w:pPr>
              <w:keepNext/>
              <w:jc w:val="center"/>
              <w:rPr>
                <w:rFonts w:ascii="Calibri" w:hAnsi="Calibri"/>
                <w:sz w:val="18"/>
                <w:szCs w:val="18"/>
              </w:rPr>
            </w:pPr>
            <w:r w:rsidRPr="00782762">
              <w:rPr>
                <w:rFonts w:ascii="Calibri" w:hAnsi="Calibri"/>
                <w:sz w:val="18"/>
                <w:szCs w:val="18"/>
              </w:rPr>
              <w:t>1.093</w:t>
            </w:r>
          </w:p>
        </w:tc>
        <w:tc>
          <w:tcPr>
            <w:tcW w:w="0" w:type="auto"/>
            <w:vAlign w:val="center"/>
          </w:tcPr>
          <w:p w14:paraId="0B5E06EB" w14:textId="77777777" w:rsidR="007500DC" w:rsidRDefault="00AB79C6" w:rsidP="007500DC">
            <w:pPr>
              <w:keepNext/>
              <w:jc w:val="center"/>
              <w:rPr>
                <w:rFonts w:ascii="Calibri" w:hAnsi="Calibri"/>
                <w:sz w:val="18"/>
                <w:szCs w:val="18"/>
              </w:rPr>
            </w:pPr>
            <w:r w:rsidRPr="00782762">
              <w:rPr>
                <w:rFonts w:ascii="Calibri" w:hAnsi="Calibri"/>
                <w:sz w:val="18"/>
                <w:szCs w:val="18"/>
              </w:rPr>
              <w:t>1.102</w:t>
            </w:r>
          </w:p>
        </w:tc>
        <w:tc>
          <w:tcPr>
            <w:tcW w:w="0" w:type="auto"/>
            <w:vAlign w:val="center"/>
          </w:tcPr>
          <w:p w14:paraId="0B5E06EC" w14:textId="77777777" w:rsidR="007500DC" w:rsidRDefault="00AB79C6" w:rsidP="007500DC">
            <w:pPr>
              <w:keepNext/>
              <w:jc w:val="center"/>
              <w:rPr>
                <w:rFonts w:ascii="Calibri" w:hAnsi="Calibri"/>
                <w:sz w:val="18"/>
                <w:szCs w:val="18"/>
              </w:rPr>
            </w:pPr>
            <w:r w:rsidRPr="00782762">
              <w:rPr>
                <w:rFonts w:ascii="Calibri" w:hAnsi="Calibri"/>
                <w:sz w:val="18"/>
                <w:szCs w:val="18"/>
              </w:rPr>
              <w:t>1.111</w:t>
            </w:r>
          </w:p>
        </w:tc>
      </w:tr>
      <w:tr w:rsidR="00AB79C6" w:rsidRPr="00782762" w14:paraId="0B5E06F9" w14:textId="77777777" w:rsidTr="000F7B25">
        <w:trPr>
          <w:cantSplit/>
          <w:trHeight w:hRule="exact" w:val="187"/>
          <w:jc w:val="center"/>
        </w:trPr>
        <w:tc>
          <w:tcPr>
            <w:tcW w:w="0" w:type="auto"/>
            <w:vMerge/>
            <w:vAlign w:val="center"/>
          </w:tcPr>
          <w:p w14:paraId="0B5E06EE" w14:textId="77777777" w:rsidR="007500DC" w:rsidRDefault="007500DC" w:rsidP="007500DC">
            <w:pPr>
              <w:keepNext/>
              <w:jc w:val="center"/>
              <w:rPr>
                <w:rFonts w:ascii="Calibri" w:hAnsi="Calibri"/>
                <w:sz w:val="18"/>
                <w:szCs w:val="18"/>
              </w:rPr>
            </w:pPr>
          </w:p>
        </w:tc>
        <w:tc>
          <w:tcPr>
            <w:tcW w:w="0" w:type="auto"/>
            <w:vAlign w:val="center"/>
          </w:tcPr>
          <w:p w14:paraId="0B5E06EF" w14:textId="77777777" w:rsidR="007500DC" w:rsidRDefault="00AB79C6" w:rsidP="007500DC">
            <w:pPr>
              <w:keepNext/>
              <w:jc w:val="center"/>
              <w:rPr>
                <w:rFonts w:ascii="Calibri" w:hAnsi="Calibri"/>
                <w:b/>
                <w:sz w:val="18"/>
                <w:szCs w:val="18"/>
              </w:rPr>
            </w:pPr>
            <w:r w:rsidRPr="00782762">
              <w:rPr>
                <w:rFonts w:ascii="Calibri" w:hAnsi="Calibri"/>
                <w:b/>
                <w:sz w:val="18"/>
                <w:szCs w:val="18"/>
              </w:rPr>
              <w:t>5</w:t>
            </w:r>
          </w:p>
        </w:tc>
        <w:tc>
          <w:tcPr>
            <w:tcW w:w="0" w:type="auto"/>
            <w:vAlign w:val="center"/>
          </w:tcPr>
          <w:p w14:paraId="0B5E06F0" w14:textId="77777777" w:rsidR="007500DC" w:rsidRDefault="00AB79C6" w:rsidP="007500DC">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0B5E06F1" w14:textId="77777777" w:rsidR="007500DC" w:rsidRDefault="00AB79C6" w:rsidP="007500DC">
            <w:pPr>
              <w:keepNext/>
              <w:jc w:val="center"/>
              <w:rPr>
                <w:rFonts w:ascii="Calibri" w:hAnsi="Calibri"/>
                <w:sz w:val="18"/>
                <w:szCs w:val="18"/>
              </w:rPr>
            </w:pPr>
            <w:r w:rsidRPr="00782762">
              <w:rPr>
                <w:rFonts w:ascii="Calibri" w:hAnsi="Calibri"/>
                <w:sz w:val="18"/>
                <w:szCs w:val="18"/>
              </w:rPr>
              <w:t>1.042</w:t>
            </w:r>
          </w:p>
        </w:tc>
        <w:tc>
          <w:tcPr>
            <w:tcW w:w="0" w:type="auto"/>
            <w:vAlign w:val="center"/>
          </w:tcPr>
          <w:p w14:paraId="0B5E06F2" w14:textId="77777777" w:rsidR="007500DC" w:rsidRDefault="00AB79C6" w:rsidP="007500DC">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0B5E06F3" w14:textId="77777777" w:rsidR="007500DC" w:rsidRDefault="00AB79C6" w:rsidP="007500DC">
            <w:pPr>
              <w:keepNext/>
              <w:jc w:val="center"/>
              <w:rPr>
                <w:rFonts w:ascii="Calibri" w:hAnsi="Calibri"/>
                <w:sz w:val="18"/>
                <w:szCs w:val="18"/>
              </w:rPr>
            </w:pPr>
            <w:r w:rsidRPr="00782762">
              <w:rPr>
                <w:rFonts w:ascii="Calibri" w:hAnsi="Calibri"/>
                <w:sz w:val="18"/>
                <w:szCs w:val="18"/>
              </w:rPr>
              <w:t>1.060</w:t>
            </w:r>
          </w:p>
        </w:tc>
        <w:tc>
          <w:tcPr>
            <w:tcW w:w="0" w:type="auto"/>
            <w:vAlign w:val="center"/>
          </w:tcPr>
          <w:p w14:paraId="0B5E06F4" w14:textId="77777777" w:rsidR="007500DC" w:rsidRDefault="00AB79C6" w:rsidP="007500DC">
            <w:pPr>
              <w:keepNext/>
              <w:jc w:val="center"/>
              <w:rPr>
                <w:rFonts w:ascii="Calibri" w:hAnsi="Calibri"/>
                <w:sz w:val="18"/>
                <w:szCs w:val="18"/>
              </w:rPr>
            </w:pPr>
            <w:r w:rsidRPr="00782762">
              <w:rPr>
                <w:rFonts w:ascii="Calibri" w:hAnsi="Calibri"/>
                <w:sz w:val="18"/>
                <w:szCs w:val="18"/>
              </w:rPr>
              <w:t>1.069</w:t>
            </w:r>
          </w:p>
        </w:tc>
        <w:tc>
          <w:tcPr>
            <w:tcW w:w="0" w:type="auto"/>
            <w:vAlign w:val="center"/>
          </w:tcPr>
          <w:p w14:paraId="0B5E06F5" w14:textId="77777777" w:rsidR="007500DC" w:rsidRDefault="00AB79C6" w:rsidP="007500DC">
            <w:pPr>
              <w:keepNext/>
              <w:jc w:val="center"/>
              <w:rPr>
                <w:rFonts w:ascii="Calibri" w:hAnsi="Calibri"/>
                <w:sz w:val="18"/>
                <w:szCs w:val="18"/>
              </w:rPr>
            </w:pPr>
            <w:r w:rsidRPr="00782762">
              <w:rPr>
                <w:rFonts w:ascii="Calibri" w:hAnsi="Calibri"/>
                <w:sz w:val="18"/>
                <w:szCs w:val="18"/>
              </w:rPr>
              <w:t>1.078</w:t>
            </w:r>
          </w:p>
        </w:tc>
        <w:tc>
          <w:tcPr>
            <w:tcW w:w="0" w:type="auto"/>
            <w:vAlign w:val="center"/>
          </w:tcPr>
          <w:p w14:paraId="0B5E06F6" w14:textId="77777777" w:rsidR="007500DC" w:rsidRDefault="00AB79C6" w:rsidP="007500DC">
            <w:pPr>
              <w:keepNext/>
              <w:jc w:val="center"/>
              <w:rPr>
                <w:rFonts w:ascii="Calibri" w:hAnsi="Calibri"/>
                <w:sz w:val="18"/>
                <w:szCs w:val="18"/>
              </w:rPr>
            </w:pPr>
            <w:r w:rsidRPr="00782762">
              <w:rPr>
                <w:rFonts w:ascii="Calibri" w:hAnsi="Calibri"/>
                <w:sz w:val="18"/>
                <w:szCs w:val="18"/>
              </w:rPr>
              <w:t>1.087</w:t>
            </w:r>
          </w:p>
        </w:tc>
        <w:tc>
          <w:tcPr>
            <w:tcW w:w="0" w:type="auto"/>
            <w:vAlign w:val="center"/>
          </w:tcPr>
          <w:p w14:paraId="0B5E06F7" w14:textId="77777777" w:rsidR="007500DC" w:rsidRDefault="00AB79C6" w:rsidP="007500DC">
            <w:pPr>
              <w:keepNext/>
              <w:jc w:val="center"/>
              <w:rPr>
                <w:rFonts w:ascii="Calibri" w:hAnsi="Calibri"/>
                <w:sz w:val="18"/>
                <w:szCs w:val="18"/>
              </w:rPr>
            </w:pPr>
            <w:r w:rsidRPr="00782762">
              <w:rPr>
                <w:rFonts w:ascii="Calibri" w:hAnsi="Calibri"/>
                <w:sz w:val="18"/>
                <w:szCs w:val="18"/>
              </w:rPr>
              <w:t>1.096</w:t>
            </w:r>
          </w:p>
        </w:tc>
        <w:tc>
          <w:tcPr>
            <w:tcW w:w="0" w:type="auto"/>
            <w:vAlign w:val="center"/>
          </w:tcPr>
          <w:p w14:paraId="0B5E06F8" w14:textId="77777777" w:rsidR="007500DC" w:rsidRDefault="00AB79C6" w:rsidP="007500DC">
            <w:pPr>
              <w:keepNext/>
              <w:jc w:val="center"/>
              <w:rPr>
                <w:rFonts w:ascii="Calibri" w:hAnsi="Calibri"/>
                <w:sz w:val="18"/>
                <w:szCs w:val="18"/>
              </w:rPr>
            </w:pPr>
            <w:r w:rsidRPr="00782762">
              <w:rPr>
                <w:rFonts w:ascii="Calibri" w:hAnsi="Calibri"/>
                <w:sz w:val="18"/>
                <w:szCs w:val="18"/>
              </w:rPr>
              <w:t>1.105</w:t>
            </w:r>
          </w:p>
        </w:tc>
      </w:tr>
      <w:tr w:rsidR="00AB79C6" w:rsidRPr="00782762" w14:paraId="0B5E0705" w14:textId="77777777" w:rsidTr="000F7B25">
        <w:trPr>
          <w:cantSplit/>
          <w:trHeight w:hRule="exact" w:val="187"/>
          <w:jc w:val="center"/>
        </w:trPr>
        <w:tc>
          <w:tcPr>
            <w:tcW w:w="0" w:type="auto"/>
            <w:vMerge/>
            <w:vAlign w:val="center"/>
          </w:tcPr>
          <w:p w14:paraId="0B5E06FA" w14:textId="77777777" w:rsidR="007500DC" w:rsidRDefault="007500DC" w:rsidP="007500DC">
            <w:pPr>
              <w:keepNext/>
              <w:jc w:val="center"/>
              <w:rPr>
                <w:rFonts w:ascii="Calibri" w:hAnsi="Calibri"/>
                <w:sz w:val="18"/>
                <w:szCs w:val="18"/>
              </w:rPr>
            </w:pPr>
          </w:p>
        </w:tc>
        <w:tc>
          <w:tcPr>
            <w:tcW w:w="0" w:type="auto"/>
            <w:vAlign w:val="center"/>
          </w:tcPr>
          <w:p w14:paraId="0B5E06FB" w14:textId="77777777" w:rsidR="007500DC" w:rsidRDefault="00AB79C6" w:rsidP="007500DC">
            <w:pPr>
              <w:keepNext/>
              <w:jc w:val="center"/>
              <w:rPr>
                <w:rFonts w:ascii="Calibri" w:hAnsi="Calibri"/>
                <w:b/>
                <w:sz w:val="18"/>
                <w:szCs w:val="18"/>
              </w:rPr>
            </w:pPr>
            <w:r w:rsidRPr="00782762">
              <w:rPr>
                <w:rFonts w:ascii="Calibri" w:hAnsi="Calibri"/>
                <w:b/>
                <w:sz w:val="18"/>
                <w:szCs w:val="18"/>
              </w:rPr>
              <w:t>10</w:t>
            </w:r>
          </w:p>
        </w:tc>
        <w:tc>
          <w:tcPr>
            <w:tcW w:w="0" w:type="auto"/>
            <w:vAlign w:val="center"/>
          </w:tcPr>
          <w:p w14:paraId="0B5E06FC" w14:textId="77777777" w:rsidR="007500DC" w:rsidRDefault="00AB79C6" w:rsidP="007500DC">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0B5E06FD" w14:textId="77777777" w:rsidR="007500DC" w:rsidRDefault="00AB79C6" w:rsidP="007500DC">
            <w:pPr>
              <w:keepNext/>
              <w:jc w:val="center"/>
              <w:rPr>
                <w:rFonts w:ascii="Calibri" w:hAnsi="Calibri"/>
                <w:sz w:val="18"/>
                <w:szCs w:val="18"/>
              </w:rPr>
            </w:pPr>
            <w:r w:rsidRPr="00782762">
              <w:rPr>
                <w:rFonts w:ascii="Calibri" w:hAnsi="Calibri"/>
                <w:sz w:val="18"/>
                <w:szCs w:val="18"/>
              </w:rPr>
              <w:t>1.037</w:t>
            </w:r>
          </w:p>
        </w:tc>
        <w:tc>
          <w:tcPr>
            <w:tcW w:w="0" w:type="auto"/>
            <w:vAlign w:val="center"/>
          </w:tcPr>
          <w:p w14:paraId="0B5E06FE" w14:textId="77777777" w:rsidR="007500DC" w:rsidRDefault="00AB79C6" w:rsidP="007500DC">
            <w:pPr>
              <w:keepNext/>
              <w:jc w:val="center"/>
              <w:rPr>
                <w:rFonts w:ascii="Calibri" w:hAnsi="Calibri"/>
                <w:sz w:val="18"/>
                <w:szCs w:val="18"/>
              </w:rPr>
            </w:pPr>
            <w:r w:rsidRPr="00782762">
              <w:rPr>
                <w:rFonts w:ascii="Calibri" w:hAnsi="Calibri"/>
                <w:sz w:val="18"/>
                <w:szCs w:val="18"/>
              </w:rPr>
              <w:t>1.046</w:t>
            </w:r>
          </w:p>
        </w:tc>
        <w:tc>
          <w:tcPr>
            <w:tcW w:w="0" w:type="auto"/>
            <w:vAlign w:val="center"/>
          </w:tcPr>
          <w:p w14:paraId="0B5E06FF" w14:textId="77777777" w:rsidR="007500DC" w:rsidRDefault="00AB79C6" w:rsidP="007500DC">
            <w:pPr>
              <w:keepNext/>
              <w:jc w:val="center"/>
              <w:rPr>
                <w:rFonts w:ascii="Calibri" w:hAnsi="Calibri"/>
                <w:sz w:val="18"/>
                <w:szCs w:val="18"/>
              </w:rPr>
            </w:pPr>
            <w:r w:rsidRPr="00782762">
              <w:rPr>
                <w:rFonts w:ascii="Calibri" w:hAnsi="Calibri"/>
                <w:sz w:val="18"/>
                <w:szCs w:val="18"/>
              </w:rPr>
              <w:t>1.055</w:t>
            </w:r>
          </w:p>
        </w:tc>
        <w:tc>
          <w:tcPr>
            <w:tcW w:w="0" w:type="auto"/>
            <w:vAlign w:val="center"/>
          </w:tcPr>
          <w:p w14:paraId="0B5E0700" w14:textId="77777777" w:rsidR="007500DC" w:rsidRDefault="00AB79C6" w:rsidP="007500DC">
            <w:pPr>
              <w:keepNext/>
              <w:jc w:val="center"/>
              <w:rPr>
                <w:rFonts w:ascii="Calibri" w:hAnsi="Calibri"/>
                <w:sz w:val="18"/>
                <w:szCs w:val="18"/>
              </w:rPr>
            </w:pPr>
            <w:r w:rsidRPr="00782762">
              <w:rPr>
                <w:rFonts w:ascii="Calibri" w:hAnsi="Calibri"/>
                <w:sz w:val="18"/>
                <w:szCs w:val="18"/>
              </w:rPr>
              <w:t>1.064</w:t>
            </w:r>
          </w:p>
        </w:tc>
        <w:tc>
          <w:tcPr>
            <w:tcW w:w="0" w:type="auto"/>
            <w:vAlign w:val="center"/>
          </w:tcPr>
          <w:p w14:paraId="0B5E0701" w14:textId="77777777" w:rsidR="007500DC" w:rsidRDefault="00AB79C6" w:rsidP="007500DC">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0B5E0702" w14:textId="77777777" w:rsidR="007500DC" w:rsidRDefault="00AB79C6" w:rsidP="007500DC">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0B5E0703" w14:textId="77777777" w:rsidR="007500DC" w:rsidRDefault="00AB79C6" w:rsidP="007500DC">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0B5E0704" w14:textId="77777777" w:rsidR="007500DC" w:rsidRDefault="00AB79C6" w:rsidP="007500DC">
            <w:pPr>
              <w:keepNext/>
              <w:jc w:val="center"/>
              <w:rPr>
                <w:rFonts w:ascii="Calibri" w:hAnsi="Calibri"/>
                <w:sz w:val="18"/>
                <w:szCs w:val="18"/>
              </w:rPr>
            </w:pPr>
            <w:r w:rsidRPr="00782762">
              <w:rPr>
                <w:rFonts w:ascii="Calibri" w:hAnsi="Calibri"/>
                <w:sz w:val="18"/>
                <w:szCs w:val="18"/>
              </w:rPr>
              <w:t>1.099</w:t>
            </w:r>
          </w:p>
        </w:tc>
      </w:tr>
      <w:tr w:rsidR="00AB79C6" w:rsidRPr="00782762" w14:paraId="0B5E0711" w14:textId="77777777" w:rsidTr="000F7B25">
        <w:trPr>
          <w:cantSplit/>
          <w:trHeight w:hRule="exact" w:val="187"/>
          <w:jc w:val="center"/>
        </w:trPr>
        <w:tc>
          <w:tcPr>
            <w:tcW w:w="0" w:type="auto"/>
            <w:vMerge/>
            <w:vAlign w:val="center"/>
          </w:tcPr>
          <w:p w14:paraId="0B5E0706" w14:textId="77777777" w:rsidR="007500DC" w:rsidRDefault="007500DC" w:rsidP="007500DC">
            <w:pPr>
              <w:keepNext/>
              <w:jc w:val="center"/>
              <w:rPr>
                <w:rFonts w:ascii="Calibri" w:hAnsi="Calibri"/>
                <w:sz w:val="18"/>
                <w:szCs w:val="18"/>
              </w:rPr>
            </w:pPr>
          </w:p>
        </w:tc>
        <w:tc>
          <w:tcPr>
            <w:tcW w:w="0" w:type="auto"/>
            <w:vAlign w:val="center"/>
          </w:tcPr>
          <w:p w14:paraId="0B5E0707" w14:textId="77777777" w:rsidR="007500DC" w:rsidRDefault="00AB79C6" w:rsidP="007500DC">
            <w:pPr>
              <w:keepNext/>
              <w:jc w:val="center"/>
              <w:rPr>
                <w:rFonts w:ascii="Calibri" w:hAnsi="Calibri"/>
                <w:b/>
                <w:sz w:val="18"/>
                <w:szCs w:val="18"/>
              </w:rPr>
            </w:pPr>
            <w:r w:rsidRPr="00782762">
              <w:rPr>
                <w:rFonts w:ascii="Calibri" w:hAnsi="Calibri"/>
                <w:b/>
                <w:sz w:val="18"/>
                <w:szCs w:val="18"/>
              </w:rPr>
              <w:t>15</w:t>
            </w:r>
          </w:p>
        </w:tc>
        <w:tc>
          <w:tcPr>
            <w:tcW w:w="0" w:type="auto"/>
            <w:vAlign w:val="center"/>
          </w:tcPr>
          <w:p w14:paraId="0B5E0708" w14:textId="77777777" w:rsidR="007500DC" w:rsidRDefault="00AB79C6" w:rsidP="007500DC">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0B5E0709" w14:textId="77777777" w:rsidR="007500DC" w:rsidRDefault="00AB79C6" w:rsidP="007500DC">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0B5E070A" w14:textId="77777777" w:rsidR="007500DC" w:rsidRDefault="00AB79C6" w:rsidP="007500DC">
            <w:pPr>
              <w:keepNext/>
              <w:jc w:val="center"/>
              <w:rPr>
                <w:rFonts w:ascii="Calibri" w:hAnsi="Calibri"/>
                <w:sz w:val="18"/>
                <w:szCs w:val="18"/>
              </w:rPr>
            </w:pPr>
            <w:r w:rsidRPr="00782762">
              <w:rPr>
                <w:rFonts w:ascii="Calibri" w:hAnsi="Calibri"/>
                <w:sz w:val="18"/>
                <w:szCs w:val="18"/>
              </w:rPr>
              <w:t>1.040</w:t>
            </w:r>
          </w:p>
        </w:tc>
        <w:tc>
          <w:tcPr>
            <w:tcW w:w="0" w:type="auto"/>
            <w:vAlign w:val="center"/>
          </w:tcPr>
          <w:p w14:paraId="0B5E070B" w14:textId="77777777" w:rsidR="007500DC" w:rsidRDefault="00AB79C6" w:rsidP="007500DC">
            <w:pPr>
              <w:keepNext/>
              <w:jc w:val="center"/>
              <w:rPr>
                <w:rFonts w:ascii="Calibri" w:hAnsi="Calibri"/>
                <w:sz w:val="18"/>
                <w:szCs w:val="18"/>
              </w:rPr>
            </w:pPr>
            <w:r w:rsidRPr="00782762">
              <w:rPr>
                <w:rFonts w:ascii="Calibri" w:hAnsi="Calibri"/>
                <w:sz w:val="18"/>
                <w:szCs w:val="18"/>
              </w:rPr>
              <w:t>1.049</w:t>
            </w:r>
          </w:p>
        </w:tc>
        <w:tc>
          <w:tcPr>
            <w:tcW w:w="0" w:type="auto"/>
            <w:vAlign w:val="center"/>
          </w:tcPr>
          <w:p w14:paraId="0B5E070C" w14:textId="77777777" w:rsidR="007500DC" w:rsidRDefault="00AB79C6" w:rsidP="007500DC">
            <w:pPr>
              <w:keepNext/>
              <w:jc w:val="center"/>
              <w:rPr>
                <w:rFonts w:ascii="Calibri" w:hAnsi="Calibri"/>
                <w:sz w:val="18"/>
                <w:szCs w:val="18"/>
              </w:rPr>
            </w:pPr>
            <w:r w:rsidRPr="00782762">
              <w:rPr>
                <w:rFonts w:ascii="Calibri" w:hAnsi="Calibri"/>
                <w:sz w:val="18"/>
                <w:szCs w:val="18"/>
              </w:rPr>
              <w:t>1.058</w:t>
            </w:r>
          </w:p>
        </w:tc>
        <w:tc>
          <w:tcPr>
            <w:tcW w:w="0" w:type="auto"/>
            <w:vAlign w:val="center"/>
          </w:tcPr>
          <w:p w14:paraId="0B5E070D" w14:textId="77777777" w:rsidR="007500DC" w:rsidRDefault="00AB79C6" w:rsidP="007500DC">
            <w:pPr>
              <w:keepNext/>
              <w:jc w:val="center"/>
              <w:rPr>
                <w:rFonts w:ascii="Calibri" w:hAnsi="Calibri"/>
                <w:sz w:val="18"/>
                <w:szCs w:val="18"/>
              </w:rPr>
            </w:pPr>
            <w:r w:rsidRPr="00782762">
              <w:rPr>
                <w:rFonts w:ascii="Calibri" w:hAnsi="Calibri"/>
                <w:sz w:val="18"/>
                <w:szCs w:val="18"/>
              </w:rPr>
              <w:t>1.067</w:t>
            </w:r>
          </w:p>
        </w:tc>
        <w:tc>
          <w:tcPr>
            <w:tcW w:w="0" w:type="auto"/>
            <w:vAlign w:val="center"/>
          </w:tcPr>
          <w:p w14:paraId="0B5E070E" w14:textId="77777777" w:rsidR="007500DC" w:rsidRDefault="00AB79C6" w:rsidP="007500DC">
            <w:pPr>
              <w:keepNext/>
              <w:jc w:val="center"/>
              <w:rPr>
                <w:rFonts w:ascii="Calibri" w:hAnsi="Calibri"/>
                <w:sz w:val="18"/>
                <w:szCs w:val="18"/>
              </w:rPr>
            </w:pPr>
            <w:r w:rsidRPr="00782762">
              <w:rPr>
                <w:rFonts w:ascii="Calibri" w:hAnsi="Calibri"/>
                <w:sz w:val="18"/>
                <w:szCs w:val="18"/>
              </w:rPr>
              <w:t>1.076</w:t>
            </w:r>
          </w:p>
        </w:tc>
        <w:tc>
          <w:tcPr>
            <w:tcW w:w="0" w:type="auto"/>
            <w:vAlign w:val="center"/>
          </w:tcPr>
          <w:p w14:paraId="0B5E070F" w14:textId="77777777" w:rsidR="007500DC" w:rsidRDefault="00AB79C6" w:rsidP="007500DC">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0B5E0710" w14:textId="77777777" w:rsidR="007500DC" w:rsidRDefault="00AB79C6" w:rsidP="007500DC">
            <w:pPr>
              <w:keepNext/>
              <w:jc w:val="center"/>
              <w:rPr>
                <w:rFonts w:ascii="Calibri" w:hAnsi="Calibri"/>
                <w:sz w:val="18"/>
                <w:szCs w:val="18"/>
              </w:rPr>
            </w:pPr>
            <w:r w:rsidRPr="00782762">
              <w:rPr>
                <w:rFonts w:ascii="Calibri" w:hAnsi="Calibri"/>
                <w:sz w:val="18"/>
                <w:szCs w:val="18"/>
              </w:rPr>
              <w:t>1.093</w:t>
            </w:r>
          </w:p>
        </w:tc>
      </w:tr>
      <w:tr w:rsidR="00AB79C6" w:rsidRPr="00782762" w14:paraId="0B5E071D" w14:textId="77777777" w:rsidTr="000F7B25">
        <w:trPr>
          <w:cantSplit/>
          <w:trHeight w:hRule="exact" w:val="187"/>
          <w:jc w:val="center"/>
        </w:trPr>
        <w:tc>
          <w:tcPr>
            <w:tcW w:w="0" w:type="auto"/>
            <w:vMerge/>
            <w:vAlign w:val="center"/>
          </w:tcPr>
          <w:p w14:paraId="0B5E0712" w14:textId="77777777" w:rsidR="007500DC" w:rsidRDefault="007500DC" w:rsidP="007500DC">
            <w:pPr>
              <w:keepNext/>
              <w:jc w:val="center"/>
              <w:rPr>
                <w:rFonts w:ascii="Calibri" w:hAnsi="Calibri"/>
                <w:sz w:val="18"/>
                <w:szCs w:val="18"/>
              </w:rPr>
            </w:pPr>
          </w:p>
        </w:tc>
        <w:tc>
          <w:tcPr>
            <w:tcW w:w="0" w:type="auto"/>
            <w:vAlign w:val="center"/>
          </w:tcPr>
          <w:p w14:paraId="0B5E0713" w14:textId="77777777" w:rsidR="007500DC" w:rsidRDefault="00AB79C6" w:rsidP="007500DC">
            <w:pPr>
              <w:keepNext/>
              <w:jc w:val="center"/>
              <w:rPr>
                <w:rFonts w:ascii="Calibri" w:hAnsi="Calibri"/>
                <w:b/>
                <w:sz w:val="18"/>
                <w:szCs w:val="18"/>
              </w:rPr>
            </w:pPr>
            <w:r w:rsidRPr="00782762">
              <w:rPr>
                <w:rFonts w:ascii="Calibri" w:hAnsi="Calibri"/>
                <w:b/>
                <w:sz w:val="18"/>
                <w:szCs w:val="18"/>
              </w:rPr>
              <w:t>20</w:t>
            </w:r>
          </w:p>
        </w:tc>
        <w:tc>
          <w:tcPr>
            <w:tcW w:w="0" w:type="auto"/>
            <w:vAlign w:val="center"/>
          </w:tcPr>
          <w:p w14:paraId="0B5E0714" w14:textId="77777777" w:rsidR="007500DC" w:rsidRDefault="00AB79C6" w:rsidP="007500DC">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0B5E0715" w14:textId="77777777" w:rsidR="007500DC" w:rsidRDefault="00AB79C6" w:rsidP="007500DC">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0B5E0716" w14:textId="77777777" w:rsidR="007500DC" w:rsidRDefault="00AB79C6" w:rsidP="007500DC">
            <w:pPr>
              <w:keepNext/>
              <w:jc w:val="center"/>
              <w:rPr>
                <w:rFonts w:ascii="Calibri" w:hAnsi="Calibri"/>
                <w:sz w:val="18"/>
                <w:szCs w:val="18"/>
              </w:rPr>
            </w:pPr>
            <w:r w:rsidRPr="00782762">
              <w:rPr>
                <w:rFonts w:ascii="Calibri" w:hAnsi="Calibri"/>
                <w:sz w:val="18"/>
                <w:szCs w:val="18"/>
              </w:rPr>
              <w:t>1.035</w:t>
            </w:r>
          </w:p>
        </w:tc>
        <w:tc>
          <w:tcPr>
            <w:tcW w:w="0" w:type="auto"/>
            <w:vAlign w:val="center"/>
          </w:tcPr>
          <w:p w14:paraId="0B5E0717" w14:textId="77777777" w:rsidR="007500DC" w:rsidRDefault="00AB79C6" w:rsidP="007500DC">
            <w:pPr>
              <w:keepNext/>
              <w:jc w:val="center"/>
              <w:rPr>
                <w:rFonts w:ascii="Calibri" w:hAnsi="Calibri"/>
                <w:sz w:val="18"/>
                <w:szCs w:val="18"/>
              </w:rPr>
            </w:pPr>
            <w:r w:rsidRPr="00782762">
              <w:rPr>
                <w:rFonts w:ascii="Calibri" w:hAnsi="Calibri"/>
                <w:sz w:val="18"/>
                <w:szCs w:val="18"/>
              </w:rPr>
              <w:t>1.044</w:t>
            </w:r>
          </w:p>
        </w:tc>
        <w:tc>
          <w:tcPr>
            <w:tcW w:w="0" w:type="auto"/>
            <w:vAlign w:val="center"/>
          </w:tcPr>
          <w:p w14:paraId="0B5E0718" w14:textId="77777777" w:rsidR="007500DC" w:rsidRDefault="00AB79C6" w:rsidP="007500DC">
            <w:pPr>
              <w:keepNext/>
              <w:jc w:val="center"/>
              <w:rPr>
                <w:rFonts w:ascii="Calibri" w:hAnsi="Calibri"/>
                <w:sz w:val="18"/>
                <w:szCs w:val="18"/>
              </w:rPr>
            </w:pPr>
            <w:r w:rsidRPr="00782762">
              <w:rPr>
                <w:rFonts w:ascii="Calibri" w:hAnsi="Calibri"/>
                <w:sz w:val="18"/>
                <w:szCs w:val="18"/>
              </w:rPr>
              <w:t>1.052</w:t>
            </w:r>
          </w:p>
        </w:tc>
        <w:tc>
          <w:tcPr>
            <w:tcW w:w="0" w:type="auto"/>
            <w:vAlign w:val="center"/>
          </w:tcPr>
          <w:p w14:paraId="0B5E0719" w14:textId="77777777" w:rsidR="007500DC" w:rsidRDefault="00AB79C6" w:rsidP="007500DC">
            <w:pPr>
              <w:keepNext/>
              <w:jc w:val="center"/>
              <w:rPr>
                <w:rFonts w:ascii="Calibri" w:hAnsi="Calibri"/>
                <w:sz w:val="18"/>
                <w:szCs w:val="18"/>
              </w:rPr>
            </w:pPr>
            <w:r w:rsidRPr="00782762">
              <w:rPr>
                <w:rFonts w:ascii="Calibri" w:hAnsi="Calibri"/>
                <w:sz w:val="18"/>
                <w:szCs w:val="18"/>
              </w:rPr>
              <w:t>1.061</w:t>
            </w:r>
          </w:p>
        </w:tc>
        <w:tc>
          <w:tcPr>
            <w:tcW w:w="0" w:type="auto"/>
            <w:vAlign w:val="center"/>
          </w:tcPr>
          <w:p w14:paraId="0B5E071A" w14:textId="77777777" w:rsidR="007500DC" w:rsidRDefault="00AB79C6" w:rsidP="007500DC">
            <w:pPr>
              <w:keepNext/>
              <w:jc w:val="center"/>
              <w:rPr>
                <w:rFonts w:ascii="Calibri" w:hAnsi="Calibri"/>
                <w:sz w:val="18"/>
                <w:szCs w:val="18"/>
              </w:rPr>
            </w:pPr>
            <w:r w:rsidRPr="00782762">
              <w:rPr>
                <w:rFonts w:ascii="Calibri" w:hAnsi="Calibri"/>
                <w:sz w:val="18"/>
                <w:szCs w:val="18"/>
              </w:rPr>
              <w:t>1.070</w:t>
            </w:r>
          </w:p>
        </w:tc>
        <w:tc>
          <w:tcPr>
            <w:tcW w:w="0" w:type="auto"/>
            <w:vAlign w:val="center"/>
          </w:tcPr>
          <w:p w14:paraId="0B5E071B" w14:textId="77777777" w:rsidR="007500DC" w:rsidRDefault="00AB79C6" w:rsidP="007500DC">
            <w:pPr>
              <w:keepNext/>
              <w:jc w:val="center"/>
              <w:rPr>
                <w:rFonts w:ascii="Calibri" w:hAnsi="Calibri"/>
                <w:sz w:val="18"/>
                <w:szCs w:val="18"/>
              </w:rPr>
            </w:pPr>
            <w:r w:rsidRPr="00782762">
              <w:rPr>
                <w:rFonts w:ascii="Calibri" w:hAnsi="Calibri"/>
                <w:sz w:val="18"/>
                <w:szCs w:val="18"/>
              </w:rPr>
              <w:t>1.079</w:t>
            </w:r>
          </w:p>
        </w:tc>
        <w:tc>
          <w:tcPr>
            <w:tcW w:w="0" w:type="auto"/>
            <w:vAlign w:val="center"/>
          </w:tcPr>
          <w:p w14:paraId="0B5E071C" w14:textId="77777777" w:rsidR="007500DC" w:rsidRDefault="00AB79C6" w:rsidP="007500DC">
            <w:pPr>
              <w:keepNext/>
              <w:jc w:val="center"/>
              <w:rPr>
                <w:rFonts w:ascii="Calibri" w:hAnsi="Calibri"/>
                <w:sz w:val="18"/>
                <w:szCs w:val="18"/>
              </w:rPr>
            </w:pPr>
            <w:r w:rsidRPr="00782762">
              <w:rPr>
                <w:rFonts w:ascii="Calibri" w:hAnsi="Calibri"/>
                <w:sz w:val="18"/>
                <w:szCs w:val="18"/>
              </w:rPr>
              <w:t>1.087</w:t>
            </w:r>
          </w:p>
        </w:tc>
      </w:tr>
      <w:tr w:rsidR="00AB79C6" w:rsidRPr="00782762" w14:paraId="0B5E0729" w14:textId="77777777" w:rsidTr="000F7B25">
        <w:trPr>
          <w:cantSplit/>
          <w:trHeight w:hRule="exact" w:val="187"/>
          <w:jc w:val="center"/>
        </w:trPr>
        <w:tc>
          <w:tcPr>
            <w:tcW w:w="0" w:type="auto"/>
            <w:vMerge/>
            <w:vAlign w:val="center"/>
          </w:tcPr>
          <w:p w14:paraId="0B5E071E" w14:textId="77777777" w:rsidR="007500DC" w:rsidRDefault="007500DC" w:rsidP="007500DC">
            <w:pPr>
              <w:keepNext/>
              <w:jc w:val="center"/>
              <w:rPr>
                <w:rFonts w:ascii="Calibri" w:hAnsi="Calibri"/>
                <w:sz w:val="18"/>
                <w:szCs w:val="18"/>
              </w:rPr>
            </w:pPr>
          </w:p>
        </w:tc>
        <w:tc>
          <w:tcPr>
            <w:tcW w:w="0" w:type="auto"/>
            <w:vAlign w:val="center"/>
          </w:tcPr>
          <w:p w14:paraId="0B5E071F" w14:textId="77777777" w:rsidR="007500DC" w:rsidRDefault="00AB79C6" w:rsidP="007500DC">
            <w:pPr>
              <w:keepNext/>
              <w:jc w:val="center"/>
              <w:rPr>
                <w:rFonts w:ascii="Calibri" w:hAnsi="Calibri"/>
                <w:b/>
                <w:sz w:val="18"/>
                <w:szCs w:val="18"/>
              </w:rPr>
            </w:pPr>
            <w:r w:rsidRPr="00782762">
              <w:rPr>
                <w:rFonts w:ascii="Calibri" w:hAnsi="Calibri"/>
                <w:b/>
                <w:sz w:val="18"/>
                <w:szCs w:val="18"/>
              </w:rPr>
              <w:t>25</w:t>
            </w:r>
          </w:p>
        </w:tc>
        <w:tc>
          <w:tcPr>
            <w:tcW w:w="0" w:type="auto"/>
            <w:vAlign w:val="center"/>
          </w:tcPr>
          <w:p w14:paraId="0B5E0720" w14:textId="77777777" w:rsidR="007500DC" w:rsidRDefault="00AB79C6" w:rsidP="007500DC">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0B5E0721" w14:textId="77777777" w:rsidR="007500DC" w:rsidRDefault="00AB79C6" w:rsidP="007500DC">
            <w:pPr>
              <w:keepNext/>
              <w:jc w:val="center"/>
              <w:rPr>
                <w:rFonts w:ascii="Calibri" w:hAnsi="Calibri"/>
                <w:sz w:val="18"/>
                <w:szCs w:val="18"/>
              </w:rPr>
            </w:pPr>
            <w:r w:rsidRPr="00782762">
              <w:rPr>
                <w:rFonts w:ascii="Calibri" w:hAnsi="Calibri"/>
                <w:sz w:val="18"/>
                <w:szCs w:val="18"/>
              </w:rPr>
              <w:t>1.021</w:t>
            </w:r>
          </w:p>
        </w:tc>
        <w:tc>
          <w:tcPr>
            <w:tcW w:w="0" w:type="auto"/>
            <w:vAlign w:val="center"/>
          </w:tcPr>
          <w:p w14:paraId="0B5E0722" w14:textId="77777777" w:rsidR="007500DC" w:rsidRDefault="00AB79C6" w:rsidP="007500DC">
            <w:pPr>
              <w:keepNext/>
              <w:jc w:val="center"/>
              <w:rPr>
                <w:rFonts w:ascii="Calibri" w:hAnsi="Calibri"/>
                <w:sz w:val="18"/>
                <w:szCs w:val="18"/>
              </w:rPr>
            </w:pPr>
            <w:r w:rsidRPr="00782762">
              <w:rPr>
                <w:rFonts w:ascii="Calibri" w:hAnsi="Calibri"/>
                <w:sz w:val="18"/>
                <w:szCs w:val="18"/>
              </w:rPr>
              <w:t>1.029</w:t>
            </w:r>
          </w:p>
        </w:tc>
        <w:tc>
          <w:tcPr>
            <w:tcW w:w="0" w:type="auto"/>
            <w:vAlign w:val="center"/>
          </w:tcPr>
          <w:p w14:paraId="0B5E0723" w14:textId="77777777" w:rsidR="007500DC" w:rsidRDefault="00AB79C6" w:rsidP="007500DC">
            <w:pPr>
              <w:keepNext/>
              <w:jc w:val="center"/>
              <w:rPr>
                <w:rFonts w:ascii="Calibri" w:hAnsi="Calibri"/>
                <w:sz w:val="18"/>
                <w:szCs w:val="18"/>
              </w:rPr>
            </w:pPr>
            <w:r w:rsidRPr="00782762">
              <w:rPr>
                <w:rFonts w:ascii="Calibri" w:hAnsi="Calibri"/>
                <w:sz w:val="18"/>
                <w:szCs w:val="18"/>
              </w:rPr>
              <w:t>1.038</w:t>
            </w:r>
          </w:p>
        </w:tc>
        <w:tc>
          <w:tcPr>
            <w:tcW w:w="0" w:type="auto"/>
            <w:vAlign w:val="center"/>
          </w:tcPr>
          <w:p w14:paraId="0B5E0724" w14:textId="77777777" w:rsidR="007500DC" w:rsidRDefault="00AB79C6" w:rsidP="007500DC">
            <w:pPr>
              <w:keepNext/>
              <w:jc w:val="center"/>
              <w:rPr>
                <w:rFonts w:ascii="Calibri" w:hAnsi="Calibri"/>
                <w:sz w:val="18"/>
                <w:szCs w:val="18"/>
              </w:rPr>
            </w:pPr>
            <w:r w:rsidRPr="00782762">
              <w:rPr>
                <w:rFonts w:ascii="Calibri" w:hAnsi="Calibri"/>
                <w:sz w:val="18"/>
                <w:szCs w:val="18"/>
              </w:rPr>
              <w:t>1.047</w:t>
            </w:r>
          </w:p>
        </w:tc>
        <w:tc>
          <w:tcPr>
            <w:tcW w:w="0" w:type="auto"/>
            <w:vAlign w:val="center"/>
          </w:tcPr>
          <w:p w14:paraId="0B5E0725" w14:textId="77777777" w:rsidR="007500DC" w:rsidRDefault="00AB79C6" w:rsidP="007500DC">
            <w:pPr>
              <w:keepNext/>
              <w:jc w:val="center"/>
              <w:rPr>
                <w:rFonts w:ascii="Calibri" w:hAnsi="Calibri"/>
                <w:sz w:val="18"/>
                <w:szCs w:val="18"/>
              </w:rPr>
            </w:pPr>
            <w:r w:rsidRPr="00782762">
              <w:rPr>
                <w:rFonts w:ascii="Calibri" w:hAnsi="Calibri"/>
                <w:sz w:val="18"/>
                <w:szCs w:val="18"/>
              </w:rPr>
              <w:t>1.056</w:t>
            </w:r>
          </w:p>
        </w:tc>
        <w:tc>
          <w:tcPr>
            <w:tcW w:w="0" w:type="auto"/>
            <w:vAlign w:val="center"/>
          </w:tcPr>
          <w:p w14:paraId="0B5E0726" w14:textId="77777777" w:rsidR="007500DC" w:rsidRDefault="00AB79C6" w:rsidP="007500DC">
            <w:pPr>
              <w:keepNext/>
              <w:jc w:val="center"/>
              <w:rPr>
                <w:rFonts w:ascii="Calibri" w:hAnsi="Calibri"/>
                <w:sz w:val="18"/>
                <w:szCs w:val="18"/>
              </w:rPr>
            </w:pPr>
            <w:r w:rsidRPr="00782762">
              <w:rPr>
                <w:rFonts w:ascii="Calibri" w:hAnsi="Calibri"/>
                <w:sz w:val="18"/>
                <w:szCs w:val="18"/>
              </w:rPr>
              <w:t>1.064</w:t>
            </w:r>
          </w:p>
        </w:tc>
        <w:tc>
          <w:tcPr>
            <w:tcW w:w="0" w:type="auto"/>
            <w:vAlign w:val="center"/>
          </w:tcPr>
          <w:p w14:paraId="0B5E0727" w14:textId="77777777" w:rsidR="007500DC" w:rsidRDefault="00AB79C6" w:rsidP="007500DC">
            <w:pPr>
              <w:keepNext/>
              <w:jc w:val="center"/>
              <w:rPr>
                <w:rFonts w:ascii="Calibri" w:hAnsi="Calibri"/>
                <w:sz w:val="18"/>
                <w:szCs w:val="18"/>
              </w:rPr>
            </w:pPr>
            <w:r w:rsidRPr="00782762">
              <w:rPr>
                <w:rFonts w:ascii="Calibri" w:hAnsi="Calibri"/>
                <w:sz w:val="18"/>
                <w:szCs w:val="18"/>
              </w:rPr>
              <w:t>1.073</w:t>
            </w:r>
          </w:p>
        </w:tc>
        <w:tc>
          <w:tcPr>
            <w:tcW w:w="0" w:type="auto"/>
            <w:vAlign w:val="center"/>
          </w:tcPr>
          <w:p w14:paraId="0B5E0728" w14:textId="77777777" w:rsidR="007500DC" w:rsidRDefault="00AB79C6" w:rsidP="007500DC">
            <w:pPr>
              <w:keepNext/>
              <w:jc w:val="center"/>
              <w:rPr>
                <w:rFonts w:ascii="Calibri" w:hAnsi="Calibri"/>
                <w:sz w:val="18"/>
                <w:szCs w:val="18"/>
              </w:rPr>
            </w:pPr>
            <w:r w:rsidRPr="00782762">
              <w:rPr>
                <w:rFonts w:ascii="Calibri" w:hAnsi="Calibri"/>
                <w:sz w:val="18"/>
                <w:szCs w:val="18"/>
              </w:rPr>
              <w:t>1.082</w:t>
            </w:r>
          </w:p>
        </w:tc>
      </w:tr>
      <w:tr w:rsidR="00AB79C6" w:rsidRPr="00782762" w14:paraId="0B5E0735" w14:textId="77777777" w:rsidTr="000F7B25">
        <w:trPr>
          <w:cantSplit/>
          <w:trHeight w:hRule="exact" w:val="187"/>
          <w:jc w:val="center"/>
        </w:trPr>
        <w:tc>
          <w:tcPr>
            <w:tcW w:w="0" w:type="auto"/>
            <w:vMerge/>
            <w:vAlign w:val="center"/>
          </w:tcPr>
          <w:p w14:paraId="0B5E072A" w14:textId="77777777" w:rsidR="007500DC" w:rsidRDefault="007500DC" w:rsidP="007500DC">
            <w:pPr>
              <w:keepNext/>
              <w:jc w:val="center"/>
              <w:rPr>
                <w:rFonts w:ascii="Calibri" w:hAnsi="Calibri"/>
                <w:sz w:val="18"/>
                <w:szCs w:val="18"/>
              </w:rPr>
            </w:pPr>
          </w:p>
        </w:tc>
        <w:tc>
          <w:tcPr>
            <w:tcW w:w="0" w:type="auto"/>
            <w:vAlign w:val="center"/>
          </w:tcPr>
          <w:p w14:paraId="0B5E072B" w14:textId="77777777" w:rsidR="007500DC" w:rsidRDefault="00AB79C6" w:rsidP="007500DC">
            <w:pPr>
              <w:keepNext/>
              <w:jc w:val="center"/>
              <w:rPr>
                <w:rFonts w:ascii="Calibri" w:hAnsi="Calibri"/>
                <w:b/>
                <w:sz w:val="18"/>
                <w:szCs w:val="18"/>
              </w:rPr>
            </w:pPr>
            <w:r w:rsidRPr="00782762">
              <w:rPr>
                <w:rFonts w:ascii="Calibri" w:hAnsi="Calibri"/>
                <w:b/>
                <w:sz w:val="18"/>
                <w:szCs w:val="18"/>
              </w:rPr>
              <w:t>30</w:t>
            </w:r>
          </w:p>
        </w:tc>
        <w:tc>
          <w:tcPr>
            <w:tcW w:w="0" w:type="auto"/>
            <w:vAlign w:val="center"/>
          </w:tcPr>
          <w:p w14:paraId="0B5E072C" w14:textId="77777777" w:rsidR="007500DC" w:rsidRDefault="00AB79C6" w:rsidP="007500DC">
            <w:pPr>
              <w:keepNext/>
              <w:jc w:val="center"/>
              <w:rPr>
                <w:rFonts w:ascii="Calibri" w:hAnsi="Calibri"/>
                <w:sz w:val="18"/>
                <w:szCs w:val="18"/>
              </w:rPr>
            </w:pPr>
            <w:r w:rsidRPr="00782762">
              <w:rPr>
                <w:rFonts w:ascii="Calibri" w:hAnsi="Calibri"/>
                <w:sz w:val="18"/>
                <w:szCs w:val="18"/>
              </w:rPr>
              <w:t>1.007</w:t>
            </w:r>
          </w:p>
        </w:tc>
        <w:tc>
          <w:tcPr>
            <w:tcW w:w="0" w:type="auto"/>
            <w:vAlign w:val="center"/>
          </w:tcPr>
          <w:p w14:paraId="0B5E072D" w14:textId="77777777" w:rsidR="007500DC" w:rsidRDefault="00AB79C6" w:rsidP="007500DC">
            <w:pPr>
              <w:keepNext/>
              <w:jc w:val="center"/>
              <w:rPr>
                <w:rFonts w:ascii="Calibri" w:hAnsi="Calibri"/>
                <w:sz w:val="18"/>
                <w:szCs w:val="18"/>
              </w:rPr>
            </w:pPr>
            <w:r w:rsidRPr="00782762">
              <w:rPr>
                <w:rFonts w:ascii="Calibri" w:hAnsi="Calibri"/>
                <w:sz w:val="18"/>
                <w:szCs w:val="18"/>
              </w:rPr>
              <w:t>1.015</w:t>
            </w:r>
          </w:p>
        </w:tc>
        <w:tc>
          <w:tcPr>
            <w:tcW w:w="0" w:type="auto"/>
            <w:vAlign w:val="center"/>
          </w:tcPr>
          <w:p w14:paraId="0B5E072E" w14:textId="77777777" w:rsidR="007500DC" w:rsidRDefault="00AB79C6" w:rsidP="007500DC">
            <w:pPr>
              <w:keepNext/>
              <w:jc w:val="center"/>
              <w:rPr>
                <w:rFonts w:ascii="Calibri" w:hAnsi="Calibri"/>
                <w:sz w:val="18"/>
                <w:szCs w:val="18"/>
              </w:rPr>
            </w:pPr>
            <w:r w:rsidRPr="00782762">
              <w:rPr>
                <w:rFonts w:ascii="Calibri" w:hAnsi="Calibri"/>
                <w:sz w:val="18"/>
                <w:szCs w:val="18"/>
              </w:rPr>
              <w:t>1.024</w:t>
            </w:r>
          </w:p>
        </w:tc>
        <w:tc>
          <w:tcPr>
            <w:tcW w:w="0" w:type="auto"/>
            <w:vAlign w:val="center"/>
          </w:tcPr>
          <w:p w14:paraId="0B5E072F" w14:textId="77777777" w:rsidR="007500DC" w:rsidRDefault="00AB79C6" w:rsidP="007500DC">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0B5E0730" w14:textId="77777777" w:rsidR="007500DC" w:rsidRDefault="00AB79C6" w:rsidP="007500DC">
            <w:pPr>
              <w:keepNext/>
              <w:jc w:val="center"/>
              <w:rPr>
                <w:rFonts w:ascii="Calibri" w:hAnsi="Calibri"/>
                <w:sz w:val="18"/>
                <w:szCs w:val="18"/>
              </w:rPr>
            </w:pPr>
            <w:r w:rsidRPr="00782762">
              <w:rPr>
                <w:rFonts w:ascii="Calibri" w:hAnsi="Calibri"/>
                <w:sz w:val="18"/>
                <w:szCs w:val="18"/>
              </w:rPr>
              <w:t>1.041</w:t>
            </w:r>
          </w:p>
        </w:tc>
        <w:tc>
          <w:tcPr>
            <w:tcW w:w="0" w:type="auto"/>
            <w:vAlign w:val="center"/>
          </w:tcPr>
          <w:p w14:paraId="0B5E0731" w14:textId="77777777" w:rsidR="007500DC" w:rsidRDefault="00AB79C6" w:rsidP="007500DC">
            <w:pPr>
              <w:keepNext/>
              <w:jc w:val="center"/>
              <w:rPr>
                <w:rFonts w:ascii="Calibri" w:hAnsi="Calibri"/>
                <w:sz w:val="18"/>
                <w:szCs w:val="18"/>
              </w:rPr>
            </w:pPr>
            <w:r w:rsidRPr="00782762">
              <w:rPr>
                <w:rFonts w:ascii="Calibri" w:hAnsi="Calibri"/>
                <w:sz w:val="18"/>
                <w:szCs w:val="18"/>
              </w:rPr>
              <w:t>1.050</w:t>
            </w:r>
          </w:p>
        </w:tc>
        <w:tc>
          <w:tcPr>
            <w:tcW w:w="0" w:type="auto"/>
            <w:vAlign w:val="center"/>
          </w:tcPr>
          <w:p w14:paraId="0B5E0732" w14:textId="77777777" w:rsidR="007500DC" w:rsidRDefault="00AB79C6" w:rsidP="007500DC">
            <w:pPr>
              <w:keepNext/>
              <w:jc w:val="center"/>
              <w:rPr>
                <w:rFonts w:ascii="Calibri" w:hAnsi="Calibri"/>
                <w:sz w:val="18"/>
                <w:szCs w:val="18"/>
              </w:rPr>
            </w:pPr>
            <w:r w:rsidRPr="00782762">
              <w:rPr>
                <w:rFonts w:ascii="Calibri" w:hAnsi="Calibri"/>
                <w:sz w:val="18"/>
                <w:szCs w:val="18"/>
              </w:rPr>
              <w:t>1.059</w:t>
            </w:r>
          </w:p>
        </w:tc>
        <w:tc>
          <w:tcPr>
            <w:tcW w:w="0" w:type="auto"/>
            <w:vAlign w:val="center"/>
          </w:tcPr>
          <w:p w14:paraId="0B5E0733" w14:textId="77777777" w:rsidR="007500DC" w:rsidRDefault="00AB79C6" w:rsidP="007500DC">
            <w:pPr>
              <w:keepNext/>
              <w:jc w:val="center"/>
              <w:rPr>
                <w:rFonts w:ascii="Calibri" w:hAnsi="Calibri"/>
                <w:sz w:val="18"/>
                <w:szCs w:val="18"/>
              </w:rPr>
            </w:pPr>
            <w:r w:rsidRPr="00782762">
              <w:rPr>
                <w:rFonts w:ascii="Calibri" w:hAnsi="Calibri"/>
                <w:sz w:val="18"/>
                <w:szCs w:val="18"/>
              </w:rPr>
              <w:t>1.067</w:t>
            </w:r>
          </w:p>
        </w:tc>
        <w:tc>
          <w:tcPr>
            <w:tcW w:w="0" w:type="auto"/>
            <w:vAlign w:val="center"/>
          </w:tcPr>
          <w:p w14:paraId="0B5E0734" w14:textId="77777777" w:rsidR="007500DC" w:rsidRDefault="00AB79C6" w:rsidP="007500DC">
            <w:pPr>
              <w:keepNext/>
              <w:jc w:val="center"/>
              <w:rPr>
                <w:rFonts w:ascii="Calibri" w:hAnsi="Calibri"/>
                <w:sz w:val="18"/>
                <w:szCs w:val="18"/>
              </w:rPr>
            </w:pPr>
            <w:r w:rsidRPr="00782762">
              <w:rPr>
                <w:rFonts w:ascii="Calibri" w:hAnsi="Calibri"/>
                <w:sz w:val="18"/>
                <w:szCs w:val="18"/>
              </w:rPr>
              <w:t>1.076</w:t>
            </w:r>
          </w:p>
        </w:tc>
      </w:tr>
      <w:tr w:rsidR="00AB79C6" w:rsidRPr="00782762" w14:paraId="0B5E0741" w14:textId="77777777" w:rsidTr="000F7B25">
        <w:trPr>
          <w:cantSplit/>
          <w:trHeight w:hRule="exact" w:val="187"/>
          <w:jc w:val="center"/>
        </w:trPr>
        <w:tc>
          <w:tcPr>
            <w:tcW w:w="0" w:type="auto"/>
            <w:vMerge/>
            <w:vAlign w:val="center"/>
          </w:tcPr>
          <w:p w14:paraId="0B5E0736" w14:textId="77777777" w:rsidR="007500DC" w:rsidRDefault="007500DC" w:rsidP="007500DC">
            <w:pPr>
              <w:keepNext/>
              <w:jc w:val="center"/>
              <w:rPr>
                <w:rFonts w:ascii="Calibri" w:hAnsi="Calibri"/>
                <w:sz w:val="18"/>
                <w:szCs w:val="18"/>
              </w:rPr>
            </w:pPr>
          </w:p>
        </w:tc>
        <w:tc>
          <w:tcPr>
            <w:tcW w:w="0" w:type="auto"/>
            <w:vAlign w:val="center"/>
          </w:tcPr>
          <w:p w14:paraId="0B5E0737" w14:textId="77777777" w:rsidR="007500DC" w:rsidRDefault="00AB79C6" w:rsidP="007500DC">
            <w:pPr>
              <w:keepNext/>
              <w:jc w:val="center"/>
              <w:rPr>
                <w:rFonts w:ascii="Calibri" w:hAnsi="Calibri"/>
                <w:b/>
                <w:sz w:val="18"/>
                <w:szCs w:val="18"/>
              </w:rPr>
            </w:pPr>
            <w:r w:rsidRPr="00782762">
              <w:rPr>
                <w:rFonts w:ascii="Calibri" w:hAnsi="Calibri"/>
                <w:b/>
                <w:sz w:val="18"/>
                <w:szCs w:val="18"/>
              </w:rPr>
              <w:t>35</w:t>
            </w:r>
          </w:p>
        </w:tc>
        <w:tc>
          <w:tcPr>
            <w:tcW w:w="0" w:type="auto"/>
            <w:vAlign w:val="center"/>
          </w:tcPr>
          <w:p w14:paraId="0B5E0738" w14:textId="77777777" w:rsidR="007500DC" w:rsidRDefault="00AB79C6" w:rsidP="007500DC">
            <w:pPr>
              <w:keepNext/>
              <w:jc w:val="center"/>
              <w:rPr>
                <w:rFonts w:ascii="Calibri" w:hAnsi="Calibri"/>
                <w:sz w:val="18"/>
                <w:szCs w:val="18"/>
              </w:rPr>
            </w:pPr>
            <w:r w:rsidRPr="00782762">
              <w:rPr>
                <w:rFonts w:ascii="Calibri" w:hAnsi="Calibri"/>
                <w:sz w:val="18"/>
                <w:szCs w:val="18"/>
              </w:rPr>
              <w:t>1.002</w:t>
            </w:r>
          </w:p>
        </w:tc>
        <w:tc>
          <w:tcPr>
            <w:tcW w:w="0" w:type="auto"/>
            <w:vAlign w:val="center"/>
          </w:tcPr>
          <w:p w14:paraId="0B5E0739" w14:textId="77777777" w:rsidR="007500DC" w:rsidRDefault="00AB79C6" w:rsidP="007500DC">
            <w:pPr>
              <w:keepNext/>
              <w:jc w:val="center"/>
              <w:rPr>
                <w:rFonts w:ascii="Calibri" w:hAnsi="Calibri"/>
                <w:sz w:val="18"/>
                <w:szCs w:val="18"/>
              </w:rPr>
            </w:pPr>
            <w:r w:rsidRPr="00782762">
              <w:rPr>
                <w:rFonts w:ascii="Calibri" w:hAnsi="Calibri"/>
                <w:sz w:val="18"/>
                <w:szCs w:val="18"/>
              </w:rPr>
              <w:t>1.010</w:t>
            </w:r>
          </w:p>
        </w:tc>
        <w:tc>
          <w:tcPr>
            <w:tcW w:w="0" w:type="auto"/>
            <w:vAlign w:val="center"/>
          </w:tcPr>
          <w:p w14:paraId="0B5E073A" w14:textId="77777777" w:rsidR="007500DC" w:rsidRDefault="00AB79C6" w:rsidP="007500DC">
            <w:pPr>
              <w:keepNext/>
              <w:jc w:val="center"/>
              <w:rPr>
                <w:rFonts w:ascii="Calibri" w:hAnsi="Calibri"/>
                <w:sz w:val="18"/>
                <w:szCs w:val="18"/>
              </w:rPr>
            </w:pPr>
            <w:r w:rsidRPr="00782762">
              <w:rPr>
                <w:rFonts w:ascii="Calibri" w:hAnsi="Calibri"/>
                <w:sz w:val="18"/>
                <w:szCs w:val="18"/>
              </w:rPr>
              <w:t>1.019</w:t>
            </w:r>
          </w:p>
        </w:tc>
        <w:tc>
          <w:tcPr>
            <w:tcW w:w="0" w:type="auto"/>
            <w:vAlign w:val="center"/>
          </w:tcPr>
          <w:p w14:paraId="0B5E073B" w14:textId="77777777" w:rsidR="007500DC" w:rsidRDefault="00AB79C6" w:rsidP="007500DC">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0B5E073C" w14:textId="77777777" w:rsidR="007500DC" w:rsidRDefault="00AB79C6" w:rsidP="007500DC">
            <w:pPr>
              <w:keepNext/>
              <w:jc w:val="center"/>
              <w:rPr>
                <w:rFonts w:ascii="Calibri" w:hAnsi="Calibri"/>
                <w:sz w:val="18"/>
                <w:szCs w:val="18"/>
              </w:rPr>
            </w:pPr>
            <w:r w:rsidRPr="00782762">
              <w:rPr>
                <w:rFonts w:ascii="Calibri" w:hAnsi="Calibri"/>
                <w:sz w:val="18"/>
                <w:szCs w:val="18"/>
              </w:rPr>
              <w:t>1.036</w:t>
            </w:r>
          </w:p>
        </w:tc>
        <w:tc>
          <w:tcPr>
            <w:tcW w:w="0" w:type="auto"/>
            <w:vAlign w:val="center"/>
          </w:tcPr>
          <w:p w14:paraId="0B5E073D" w14:textId="77777777" w:rsidR="007500DC" w:rsidRDefault="00AB79C6" w:rsidP="007500DC">
            <w:pPr>
              <w:keepNext/>
              <w:jc w:val="center"/>
              <w:rPr>
                <w:rFonts w:ascii="Calibri" w:hAnsi="Calibri"/>
                <w:sz w:val="18"/>
                <w:szCs w:val="18"/>
              </w:rPr>
            </w:pPr>
            <w:r w:rsidRPr="00782762">
              <w:rPr>
                <w:rFonts w:ascii="Calibri" w:hAnsi="Calibri"/>
                <w:sz w:val="18"/>
                <w:szCs w:val="18"/>
              </w:rPr>
              <w:t>1.045</w:t>
            </w:r>
          </w:p>
        </w:tc>
        <w:tc>
          <w:tcPr>
            <w:tcW w:w="0" w:type="auto"/>
            <w:vAlign w:val="center"/>
          </w:tcPr>
          <w:p w14:paraId="0B5E073E" w14:textId="77777777" w:rsidR="007500DC" w:rsidRDefault="00AB79C6" w:rsidP="007500DC">
            <w:pPr>
              <w:keepNext/>
              <w:jc w:val="center"/>
              <w:rPr>
                <w:rFonts w:ascii="Calibri" w:hAnsi="Calibri"/>
                <w:sz w:val="18"/>
                <w:szCs w:val="18"/>
              </w:rPr>
            </w:pPr>
            <w:r w:rsidRPr="00782762">
              <w:rPr>
                <w:rFonts w:ascii="Calibri" w:hAnsi="Calibri"/>
                <w:sz w:val="18"/>
                <w:szCs w:val="18"/>
              </w:rPr>
              <w:t>1.054</w:t>
            </w:r>
          </w:p>
        </w:tc>
        <w:tc>
          <w:tcPr>
            <w:tcW w:w="0" w:type="auto"/>
            <w:vAlign w:val="center"/>
          </w:tcPr>
          <w:p w14:paraId="0B5E073F" w14:textId="77777777" w:rsidR="007500DC" w:rsidRDefault="00AB79C6" w:rsidP="007500DC">
            <w:pPr>
              <w:keepNext/>
              <w:jc w:val="center"/>
              <w:rPr>
                <w:rFonts w:ascii="Calibri" w:hAnsi="Calibri"/>
                <w:sz w:val="18"/>
                <w:szCs w:val="18"/>
              </w:rPr>
            </w:pPr>
            <w:r w:rsidRPr="00782762">
              <w:rPr>
                <w:rFonts w:ascii="Calibri" w:hAnsi="Calibri"/>
                <w:sz w:val="18"/>
                <w:szCs w:val="18"/>
              </w:rPr>
              <w:t>1.062</w:t>
            </w:r>
          </w:p>
        </w:tc>
        <w:tc>
          <w:tcPr>
            <w:tcW w:w="0" w:type="auto"/>
            <w:vAlign w:val="center"/>
          </w:tcPr>
          <w:p w14:paraId="0B5E0740" w14:textId="77777777" w:rsidR="007500DC" w:rsidRDefault="00AB79C6" w:rsidP="007500DC">
            <w:pPr>
              <w:keepNext/>
              <w:jc w:val="center"/>
              <w:rPr>
                <w:rFonts w:ascii="Calibri" w:hAnsi="Calibri"/>
                <w:sz w:val="18"/>
                <w:szCs w:val="18"/>
              </w:rPr>
            </w:pPr>
            <w:r w:rsidRPr="00782762">
              <w:rPr>
                <w:rFonts w:ascii="Calibri" w:hAnsi="Calibri"/>
                <w:sz w:val="18"/>
                <w:szCs w:val="18"/>
              </w:rPr>
              <w:t>1.071</w:t>
            </w:r>
          </w:p>
        </w:tc>
      </w:tr>
      <w:tr w:rsidR="00AB79C6" w:rsidRPr="00782762" w14:paraId="0B5E074D" w14:textId="77777777" w:rsidTr="000F7B25">
        <w:trPr>
          <w:cantSplit/>
          <w:trHeight w:hRule="exact" w:val="187"/>
          <w:jc w:val="center"/>
        </w:trPr>
        <w:tc>
          <w:tcPr>
            <w:tcW w:w="0" w:type="auto"/>
            <w:vMerge/>
            <w:vAlign w:val="center"/>
          </w:tcPr>
          <w:p w14:paraId="0B5E0742" w14:textId="77777777" w:rsidR="007500DC" w:rsidRDefault="007500DC" w:rsidP="007500DC">
            <w:pPr>
              <w:keepNext/>
              <w:jc w:val="center"/>
              <w:rPr>
                <w:rFonts w:ascii="Calibri" w:hAnsi="Calibri"/>
                <w:sz w:val="18"/>
                <w:szCs w:val="18"/>
              </w:rPr>
            </w:pPr>
          </w:p>
        </w:tc>
        <w:tc>
          <w:tcPr>
            <w:tcW w:w="0" w:type="auto"/>
            <w:vAlign w:val="center"/>
          </w:tcPr>
          <w:p w14:paraId="0B5E0743" w14:textId="77777777" w:rsidR="007500DC" w:rsidRDefault="00AB79C6" w:rsidP="007500DC">
            <w:pPr>
              <w:keepNext/>
              <w:jc w:val="center"/>
              <w:rPr>
                <w:rFonts w:ascii="Calibri" w:hAnsi="Calibri"/>
                <w:b/>
                <w:sz w:val="18"/>
                <w:szCs w:val="18"/>
              </w:rPr>
            </w:pPr>
            <w:r w:rsidRPr="00782762">
              <w:rPr>
                <w:rFonts w:ascii="Calibri" w:hAnsi="Calibri"/>
                <w:b/>
                <w:sz w:val="18"/>
                <w:szCs w:val="18"/>
              </w:rPr>
              <w:t>40</w:t>
            </w:r>
          </w:p>
        </w:tc>
        <w:tc>
          <w:tcPr>
            <w:tcW w:w="0" w:type="auto"/>
            <w:vAlign w:val="center"/>
          </w:tcPr>
          <w:p w14:paraId="0B5E0744" w14:textId="77777777" w:rsidR="007500DC" w:rsidRDefault="00AB79C6" w:rsidP="007500DC">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0B5E0745" w14:textId="77777777" w:rsidR="007500DC" w:rsidRDefault="00AB79C6" w:rsidP="007500DC">
            <w:pPr>
              <w:keepNext/>
              <w:jc w:val="center"/>
              <w:rPr>
                <w:rFonts w:ascii="Calibri" w:hAnsi="Calibri"/>
                <w:sz w:val="18"/>
                <w:szCs w:val="18"/>
              </w:rPr>
            </w:pPr>
            <w:r w:rsidRPr="00782762">
              <w:rPr>
                <w:rFonts w:ascii="Calibri" w:hAnsi="Calibri"/>
                <w:sz w:val="18"/>
                <w:szCs w:val="18"/>
              </w:rPr>
              <w:t>1.005</w:t>
            </w:r>
          </w:p>
        </w:tc>
        <w:tc>
          <w:tcPr>
            <w:tcW w:w="0" w:type="auto"/>
            <w:vAlign w:val="center"/>
          </w:tcPr>
          <w:p w14:paraId="0B5E0746" w14:textId="77777777" w:rsidR="007500DC" w:rsidRDefault="00AB79C6" w:rsidP="007500DC">
            <w:pPr>
              <w:keepNext/>
              <w:jc w:val="center"/>
              <w:rPr>
                <w:rFonts w:ascii="Calibri" w:hAnsi="Calibri"/>
                <w:sz w:val="18"/>
                <w:szCs w:val="18"/>
              </w:rPr>
            </w:pPr>
            <w:r w:rsidRPr="00782762">
              <w:rPr>
                <w:rFonts w:ascii="Calibri" w:hAnsi="Calibri"/>
                <w:sz w:val="18"/>
                <w:szCs w:val="18"/>
              </w:rPr>
              <w:t>1.014</w:t>
            </w:r>
          </w:p>
        </w:tc>
        <w:tc>
          <w:tcPr>
            <w:tcW w:w="0" w:type="auto"/>
            <w:vAlign w:val="center"/>
          </w:tcPr>
          <w:p w14:paraId="0B5E0747" w14:textId="77777777" w:rsidR="007500DC" w:rsidRDefault="00AB79C6" w:rsidP="007500DC">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0B5E0748" w14:textId="77777777" w:rsidR="007500DC" w:rsidRDefault="00AB79C6" w:rsidP="007500DC">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0B5E0749" w14:textId="77777777" w:rsidR="007500DC" w:rsidRDefault="00AB79C6" w:rsidP="007500DC">
            <w:pPr>
              <w:keepNext/>
              <w:jc w:val="center"/>
              <w:rPr>
                <w:rFonts w:ascii="Calibri" w:hAnsi="Calibri"/>
                <w:sz w:val="18"/>
                <w:szCs w:val="18"/>
              </w:rPr>
            </w:pPr>
            <w:r w:rsidRPr="00782762">
              <w:rPr>
                <w:rFonts w:ascii="Calibri" w:hAnsi="Calibri"/>
                <w:sz w:val="18"/>
                <w:szCs w:val="18"/>
              </w:rPr>
              <w:t>1.040</w:t>
            </w:r>
          </w:p>
        </w:tc>
        <w:tc>
          <w:tcPr>
            <w:tcW w:w="0" w:type="auto"/>
            <w:vAlign w:val="center"/>
          </w:tcPr>
          <w:p w14:paraId="0B5E074A" w14:textId="77777777" w:rsidR="007500DC" w:rsidRDefault="00AB79C6" w:rsidP="007500DC">
            <w:pPr>
              <w:keepNext/>
              <w:jc w:val="center"/>
              <w:rPr>
                <w:rFonts w:ascii="Calibri" w:hAnsi="Calibri"/>
                <w:sz w:val="18"/>
                <w:szCs w:val="18"/>
              </w:rPr>
            </w:pPr>
            <w:r w:rsidRPr="00782762">
              <w:rPr>
                <w:rFonts w:ascii="Calibri" w:hAnsi="Calibri"/>
                <w:sz w:val="18"/>
                <w:szCs w:val="18"/>
              </w:rPr>
              <w:t>1.048</w:t>
            </w:r>
          </w:p>
        </w:tc>
        <w:tc>
          <w:tcPr>
            <w:tcW w:w="0" w:type="auto"/>
            <w:vAlign w:val="center"/>
          </w:tcPr>
          <w:p w14:paraId="0B5E074B" w14:textId="77777777" w:rsidR="007500DC" w:rsidRDefault="00AB79C6" w:rsidP="007500DC">
            <w:pPr>
              <w:keepNext/>
              <w:jc w:val="center"/>
              <w:rPr>
                <w:rFonts w:ascii="Calibri" w:hAnsi="Calibri"/>
                <w:sz w:val="18"/>
                <w:szCs w:val="18"/>
              </w:rPr>
            </w:pPr>
            <w:r w:rsidRPr="00782762">
              <w:rPr>
                <w:rFonts w:ascii="Calibri" w:hAnsi="Calibri"/>
                <w:sz w:val="18"/>
                <w:szCs w:val="18"/>
              </w:rPr>
              <w:t>1.057</w:t>
            </w:r>
          </w:p>
        </w:tc>
        <w:tc>
          <w:tcPr>
            <w:tcW w:w="0" w:type="auto"/>
            <w:vAlign w:val="center"/>
          </w:tcPr>
          <w:p w14:paraId="0B5E074C" w14:textId="77777777" w:rsidR="007500DC" w:rsidRDefault="00AB79C6" w:rsidP="007500DC">
            <w:pPr>
              <w:keepNext/>
              <w:jc w:val="center"/>
              <w:rPr>
                <w:rFonts w:ascii="Calibri" w:hAnsi="Calibri"/>
                <w:sz w:val="18"/>
                <w:szCs w:val="18"/>
              </w:rPr>
            </w:pPr>
            <w:r w:rsidRPr="00782762">
              <w:rPr>
                <w:rFonts w:ascii="Calibri" w:hAnsi="Calibri"/>
                <w:sz w:val="18"/>
                <w:szCs w:val="18"/>
              </w:rPr>
              <w:t>1.065</w:t>
            </w:r>
          </w:p>
        </w:tc>
      </w:tr>
      <w:tr w:rsidR="00AB79C6" w:rsidRPr="00782762" w14:paraId="0B5E0759" w14:textId="77777777" w:rsidTr="000F7B25">
        <w:trPr>
          <w:cantSplit/>
          <w:trHeight w:hRule="exact" w:val="187"/>
          <w:jc w:val="center"/>
        </w:trPr>
        <w:tc>
          <w:tcPr>
            <w:tcW w:w="0" w:type="auto"/>
            <w:vMerge/>
            <w:vAlign w:val="center"/>
          </w:tcPr>
          <w:p w14:paraId="0B5E074E" w14:textId="77777777" w:rsidR="007500DC" w:rsidRDefault="007500DC" w:rsidP="007500DC">
            <w:pPr>
              <w:keepNext/>
              <w:jc w:val="center"/>
              <w:rPr>
                <w:rFonts w:ascii="Calibri" w:hAnsi="Calibri"/>
                <w:sz w:val="18"/>
                <w:szCs w:val="18"/>
              </w:rPr>
            </w:pPr>
          </w:p>
        </w:tc>
        <w:tc>
          <w:tcPr>
            <w:tcW w:w="0" w:type="auto"/>
            <w:vAlign w:val="center"/>
          </w:tcPr>
          <w:p w14:paraId="0B5E074F" w14:textId="77777777" w:rsidR="007500DC" w:rsidRDefault="00AB79C6" w:rsidP="007500DC">
            <w:pPr>
              <w:keepNext/>
              <w:jc w:val="center"/>
              <w:rPr>
                <w:rFonts w:ascii="Calibri" w:hAnsi="Calibri"/>
                <w:b/>
                <w:sz w:val="18"/>
                <w:szCs w:val="18"/>
              </w:rPr>
            </w:pPr>
            <w:r w:rsidRPr="00782762">
              <w:rPr>
                <w:rFonts w:ascii="Calibri" w:hAnsi="Calibri"/>
                <w:b/>
                <w:sz w:val="18"/>
                <w:szCs w:val="18"/>
              </w:rPr>
              <w:t>45</w:t>
            </w:r>
          </w:p>
        </w:tc>
        <w:tc>
          <w:tcPr>
            <w:tcW w:w="0" w:type="auto"/>
            <w:vAlign w:val="center"/>
          </w:tcPr>
          <w:p w14:paraId="0B5E0750" w14:textId="77777777" w:rsidR="007500DC" w:rsidRDefault="00AB79C6" w:rsidP="007500DC">
            <w:pPr>
              <w:keepNext/>
              <w:jc w:val="center"/>
              <w:rPr>
                <w:rFonts w:ascii="Calibri" w:hAnsi="Calibri"/>
                <w:sz w:val="18"/>
                <w:szCs w:val="18"/>
              </w:rPr>
            </w:pPr>
            <w:r w:rsidRPr="00782762">
              <w:rPr>
                <w:rFonts w:ascii="Calibri" w:hAnsi="Calibri"/>
                <w:sz w:val="18"/>
                <w:szCs w:val="18"/>
              </w:rPr>
              <w:t>0.992</w:t>
            </w:r>
          </w:p>
        </w:tc>
        <w:tc>
          <w:tcPr>
            <w:tcW w:w="0" w:type="auto"/>
            <w:vAlign w:val="center"/>
          </w:tcPr>
          <w:p w14:paraId="0B5E0751" w14:textId="77777777" w:rsidR="007500DC" w:rsidRDefault="00AB79C6" w:rsidP="007500DC">
            <w:pPr>
              <w:keepNext/>
              <w:jc w:val="center"/>
              <w:rPr>
                <w:rFonts w:ascii="Calibri" w:hAnsi="Calibri"/>
                <w:sz w:val="18"/>
                <w:szCs w:val="18"/>
              </w:rPr>
            </w:pPr>
            <w:r w:rsidRPr="00782762">
              <w:rPr>
                <w:rFonts w:ascii="Calibri" w:hAnsi="Calibri"/>
                <w:sz w:val="18"/>
                <w:szCs w:val="18"/>
              </w:rPr>
              <w:t>1.000</w:t>
            </w:r>
          </w:p>
        </w:tc>
        <w:tc>
          <w:tcPr>
            <w:tcW w:w="0" w:type="auto"/>
            <w:vAlign w:val="center"/>
          </w:tcPr>
          <w:p w14:paraId="0B5E0752" w14:textId="77777777" w:rsidR="007500DC" w:rsidRDefault="00AB79C6" w:rsidP="007500DC">
            <w:pPr>
              <w:keepNext/>
              <w:jc w:val="center"/>
              <w:rPr>
                <w:rFonts w:ascii="Calibri" w:hAnsi="Calibri"/>
                <w:sz w:val="18"/>
                <w:szCs w:val="18"/>
              </w:rPr>
            </w:pPr>
            <w:r w:rsidRPr="00782762">
              <w:rPr>
                <w:rFonts w:ascii="Calibri" w:hAnsi="Calibri"/>
                <w:sz w:val="18"/>
                <w:szCs w:val="18"/>
              </w:rPr>
              <w:t>1.009</w:t>
            </w:r>
          </w:p>
        </w:tc>
        <w:tc>
          <w:tcPr>
            <w:tcW w:w="0" w:type="auto"/>
            <w:vAlign w:val="center"/>
          </w:tcPr>
          <w:p w14:paraId="0B5E0753" w14:textId="77777777" w:rsidR="007500DC" w:rsidRDefault="00AB79C6" w:rsidP="007500DC">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0B5E0754" w14:textId="77777777" w:rsidR="007500DC" w:rsidRDefault="00AB79C6" w:rsidP="007500DC">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0B5E0755" w14:textId="77777777" w:rsidR="007500DC" w:rsidRDefault="00AB79C6" w:rsidP="007500DC">
            <w:pPr>
              <w:keepNext/>
              <w:jc w:val="center"/>
              <w:rPr>
                <w:rFonts w:ascii="Calibri" w:hAnsi="Calibri"/>
                <w:sz w:val="18"/>
                <w:szCs w:val="18"/>
              </w:rPr>
            </w:pPr>
            <w:r w:rsidRPr="00782762">
              <w:rPr>
                <w:rFonts w:ascii="Calibri" w:hAnsi="Calibri"/>
                <w:sz w:val="18"/>
                <w:szCs w:val="18"/>
              </w:rPr>
              <w:t>1.035</w:t>
            </w:r>
          </w:p>
        </w:tc>
        <w:tc>
          <w:tcPr>
            <w:tcW w:w="0" w:type="auto"/>
            <w:vAlign w:val="center"/>
          </w:tcPr>
          <w:p w14:paraId="0B5E0756" w14:textId="77777777" w:rsidR="007500DC" w:rsidRDefault="00AB79C6" w:rsidP="007500DC">
            <w:pPr>
              <w:keepNext/>
              <w:jc w:val="center"/>
              <w:rPr>
                <w:rFonts w:ascii="Calibri" w:hAnsi="Calibri"/>
                <w:sz w:val="18"/>
                <w:szCs w:val="18"/>
              </w:rPr>
            </w:pPr>
            <w:r w:rsidRPr="00782762">
              <w:rPr>
                <w:rFonts w:ascii="Calibri" w:hAnsi="Calibri"/>
                <w:sz w:val="18"/>
                <w:szCs w:val="18"/>
              </w:rPr>
              <w:t>1.043</w:t>
            </w:r>
          </w:p>
        </w:tc>
        <w:tc>
          <w:tcPr>
            <w:tcW w:w="0" w:type="auto"/>
            <w:vAlign w:val="center"/>
          </w:tcPr>
          <w:p w14:paraId="0B5E0757" w14:textId="77777777" w:rsidR="007500DC" w:rsidRDefault="00AB79C6" w:rsidP="007500DC">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0B5E0758" w14:textId="77777777" w:rsidR="007500DC" w:rsidRDefault="00AB79C6" w:rsidP="007500DC">
            <w:pPr>
              <w:keepNext/>
              <w:jc w:val="center"/>
              <w:rPr>
                <w:rFonts w:ascii="Calibri" w:hAnsi="Calibri"/>
                <w:sz w:val="18"/>
                <w:szCs w:val="18"/>
              </w:rPr>
            </w:pPr>
            <w:r w:rsidRPr="00782762">
              <w:rPr>
                <w:rFonts w:ascii="Calibri" w:hAnsi="Calibri"/>
                <w:sz w:val="18"/>
                <w:szCs w:val="18"/>
              </w:rPr>
              <w:t>1.060</w:t>
            </w:r>
          </w:p>
        </w:tc>
      </w:tr>
      <w:tr w:rsidR="00AB79C6" w:rsidRPr="00782762" w14:paraId="0B5E0765" w14:textId="77777777" w:rsidTr="000F7B25">
        <w:trPr>
          <w:cantSplit/>
          <w:trHeight w:hRule="exact" w:val="187"/>
          <w:jc w:val="center"/>
        </w:trPr>
        <w:tc>
          <w:tcPr>
            <w:tcW w:w="0" w:type="auto"/>
            <w:vMerge/>
            <w:vAlign w:val="center"/>
          </w:tcPr>
          <w:p w14:paraId="0B5E075A" w14:textId="77777777" w:rsidR="007500DC" w:rsidRDefault="007500DC" w:rsidP="007500DC">
            <w:pPr>
              <w:keepNext/>
              <w:jc w:val="center"/>
              <w:rPr>
                <w:rFonts w:ascii="Calibri" w:hAnsi="Calibri"/>
                <w:sz w:val="18"/>
                <w:szCs w:val="18"/>
              </w:rPr>
            </w:pPr>
          </w:p>
        </w:tc>
        <w:tc>
          <w:tcPr>
            <w:tcW w:w="0" w:type="auto"/>
            <w:vAlign w:val="center"/>
          </w:tcPr>
          <w:p w14:paraId="0B5E075B" w14:textId="77777777" w:rsidR="007500DC" w:rsidRDefault="00AB79C6" w:rsidP="007500DC">
            <w:pPr>
              <w:keepNext/>
              <w:jc w:val="center"/>
              <w:rPr>
                <w:rFonts w:ascii="Calibri" w:hAnsi="Calibri"/>
                <w:b/>
                <w:sz w:val="18"/>
                <w:szCs w:val="18"/>
              </w:rPr>
            </w:pPr>
            <w:r w:rsidRPr="00782762">
              <w:rPr>
                <w:rFonts w:ascii="Calibri" w:hAnsi="Calibri"/>
                <w:b/>
                <w:sz w:val="18"/>
                <w:szCs w:val="18"/>
              </w:rPr>
              <w:t>50</w:t>
            </w:r>
          </w:p>
        </w:tc>
        <w:tc>
          <w:tcPr>
            <w:tcW w:w="0" w:type="auto"/>
            <w:vAlign w:val="center"/>
          </w:tcPr>
          <w:p w14:paraId="0B5E075C" w14:textId="77777777" w:rsidR="007500DC" w:rsidRDefault="00AB79C6" w:rsidP="007500DC">
            <w:pPr>
              <w:keepNext/>
              <w:jc w:val="center"/>
              <w:rPr>
                <w:rFonts w:ascii="Calibri" w:hAnsi="Calibri"/>
                <w:sz w:val="18"/>
                <w:szCs w:val="18"/>
              </w:rPr>
            </w:pPr>
            <w:r w:rsidRPr="00782762">
              <w:rPr>
                <w:rFonts w:ascii="Calibri" w:hAnsi="Calibri"/>
                <w:sz w:val="18"/>
                <w:szCs w:val="18"/>
              </w:rPr>
              <w:t>0.987</w:t>
            </w:r>
          </w:p>
        </w:tc>
        <w:tc>
          <w:tcPr>
            <w:tcW w:w="0" w:type="auto"/>
            <w:vAlign w:val="center"/>
          </w:tcPr>
          <w:p w14:paraId="0B5E075D" w14:textId="77777777" w:rsidR="007500DC" w:rsidRDefault="00AB79C6" w:rsidP="007500DC">
            <w:pPr>
              <w:keepNext/>
              <w:jc w:val="center"/>
              <w:rPr>
                <w:rFonts w:ascii="Calibri" w:hAnsi="Calibri"/>
                <w:sz w:val="18"/>
                <w:szCs w:val="18"/>
              </w:rPr>
            </w:pPr>
            <w:r w:rsidRPr="00782762">
              <w:rPr>
                <w:rFonts w:ascii="Calibri" w:hAnsi="Calibri"/>
                <w:sz w:val="18"/>
                <w:szCs w:val="18"/>
              </w:rPr>
              <w:t>0.995</w:t>
            </w:r>
          </w:p>
        </w:tc>
        <w:tc>
          <w:tcPr>
            <w:tcW w:w="0" w:type="auto"/>
            <w:vAlign w:val="center"/>
          </w:tcPr>
          <w:p w14:paraId="0B5E075E" w14:textId="77777777" w:rsidR="007500DC" w:rsidRDefault="00AB79C6" w:rsidP="007500DC">
            <w:pPr>
              <w:keepNext/>
              <w:jc w:val="center"/>
              <w:rPr>
                <w:rFonts w:ascii="Calibri" w:hAnsi="Calibri"/>
                <w:sz w:val="18"/>
                <w:szCs w:val="18"/>
              </w:rPr>
            </w:pPr>
            <w:r w:rsidRPr="00782762">
              <w:rPr>
                <w:rFonts w:ascii="Calibri" w:hAnsi="Calibri"/>
                <w:sz w:val="18"/>
                <w:szCs w:val="18"/>
              </w:rPr>
              <w:t>1.004</w:t>
            </w:r>
          </w:p>
        </w:tc>
        <w:tc>
          <w:tcPr>
            <w:tcW w:w="0" w:type="auto"/>
            <w:vAlign w:val="center"/>
          </w:tcPr>
          <w:p w14:paraId="0B5E075F" w14:textId="77777777" w:rsidR="007500DC" w:rsidRDefault="00AB79C6" w:rsidP="007500DC">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0B5E0760" w14:textId="77777777" w:rsidR="007500DC" w:rsidRDefault="00AB79C6" w:rsidP="007500DC">
            <w:pPr>
              <w:keepNext/>
              <w:jc w:val="center"/>
              <w:rPr>
                <w:rFonts w:ascii="Calibri" w:hAnsi="Calibri"/>
                <w:sz w:val="18"/>
                <w:szCs w:val="18"/>
              </w:rPr>
            </w:pPr>
            <w:r w:rsidRPr="00782762">
              <w:rPr>
                <w:rFonts w:ascii="Calibri" w:hAnsi="Calibri"/>
                <w:sz w:val="18"/>
                <w:szCs w:val="18"/>
              </w:rPr>
              <w:t>1.021</w:t>
            </w:r>
          </w:p>
        </w:tc>
        <w:tc>
          <w:tcPr>
            <w:tcW w:w="0" w:type="auto"/>
            <w:vAlign w:val="center"/>
          </w:tcPr>
          <w:p w14:paraId="0B5E0761" w14:textId="77777777" w:rsidR="007500DC" w:rsidRDefault="00AB79C6" w:rsidP="007500DC">
            <w:pPr>
              <w:keepNext/>
              <w:jc w:val="center"/>
              <w:rPr>
                <w:rFonts w:ascii="Calibri" w:hAnsi="Calibri"/>
                <w:sz w:val="18"/>
                <w:szCs w:val="18"/>
              </w:rPr>
            </w:pPr>
            <w:r w:rsidRPr="00782762">
              <w:rPr>
                <w:rFonts w:ascii="Calibri" w:hAnsi="Calibri"/>
                <w:sz w:val="18"/>
                <w:szCs w:val="18"/>
              </w:rPr>
              <w:t>1.029</w:t>
            </w:r>
          </w:p>
        </w:tc>
        <w:tc>
          <w:tcPr>
            <w:tcW w:w="0" w:type="auto"/>
            <w:vAlign w:val="center"/>
          </w:tcPr>
          <w:p w14:paraId="0B5E0762" w14:textId="77777777" w:rsidR="007500DC" w:rsidRDefault="00AB79C6" w:rsidP="007500DC">
            <w:pPr>
              <w:keepNext/>
              <w:jc w:val="center"/>
              <w:rPr>
                <w:rFonts w:ascii="Calibri" w:hAnsi="Calibri"/>
                <w:sz w:val="18"/>
                <w:szCs w:val="18"/>
              </w:rPr>
            </w:pPr>
            <w:r w:rsidRPr="00782762">
              <w:rPr>
                <w:rFonts w:ascii="Calibri" w:hAnsi="Calibri"/>
                <w:sz w:val="18"/>
                <w:szCs w:val="18"/>
              </w:rPr>
              <w:t>1.038</w:t>
            </w:r>
          </w:p>
        </w:tc>
        <w:tc>
          <w:tcPr>
            <w:tcW w:w="0" w:type="auto"/>
            <w:vAlign w:val="center"/>
          </w:tcPr>
          <w:p w14:paraId="0B5E0763" w14:textId="77777777" w:rsidR="007500DC" w:rsidRDefault="00AB79C6" w:rsidP="007500DC">
            <w:pPr>
              <w:keepNext/>
              <w:jc w:val="center"/>
              <w:rPr>
                <w:rFonts w:ascii="Calibri" w:hAnsi="Calibri"/>
                <w:sz w:val="18"/>
                <w:szCs w:val="18"/>
              </w:rPr>
            </w:pPr>
            <w:r w:rsidRPr="00782762">
              <w:rPr>
                <w:rFonts w:ascii="Calibri" w:hAnsi="Calibri"/>
                <w:sz w:val="18"/>
                <w:szCs w:val="18"/>
              </w:rPr>
              <w:t>1.046</w:t>
            </w:r>
          </w:p>
        </w:tc>
        <w:tc>
          <w:tcPr>
            <w:tcW w:w="0" w:type="auto"/>
            <w:vAlign w:val="center"/>
          </w:tcPr>
          <w:p w14:paraId="0B5E0764" w14:textId="77777777" w:rsidR="007500DC" w:rsidRDefault="00AB79C6" w:rsidP="007500DC">
            <w:pPr>
              <w:keepNext/>
              <w:jc w:val="center"/>
              <w:rPr>
                <w:rFonts w:ascii="Calibri" w:hAnsi="Calibri"/>
                <w:sz w:val="18"/>
                <w:szCs w:val="18"/>
              </w:rPr>
            </w:pPr>
            <w:r w:rsidRPr="00782762">
              <w:rPr>
                <w:rFonts w:ascii="Calibri" w:hAnsi="Calibri"/>
                <w:sz w:val="18"/>
                <w:szCs w:val="18"/>
              </w:rPr>
              <w:t>1.055</w:t>
            </w:r>
          </w:p>
        </w:tc>
      </w:tr>
      <w:tr w:rsidR="00AB79C6" w:rsidRPr="00782762" w14:paraId="0B5E0771" w14:textId="77777777" w:rsidTr="000F7B25">
        <w:trPr>
          <w:cantSplit/>
          <w:trHeight w:hRule="exact" w:val="187"/>
          <w:jc w:val="center"/>
        </w:trPr>
        <w:tc>
          <w:tcPr>
            <w:tcW w:w="0" w:type="auto"/>
            <w:vMerge/>
            <w:vAlign w:val="center"/>
          </w:tcPr>
          <w:p w14:paraId="0B5E0766" w14:textId="77777777" w:rsidR="007500DC" w:rsidRDefault="007500DC" w:rsidP="007500DC">
            <w:pPr>
              <w:keepNext/>
              <w:jc w:val="center"/>
              <w:rPr>
                <w:rFonts w:ascii="Calibri" w:hAnsi="Calibri"/>
                <w:sz w:val="18"/>
                <w:szCs w:val="18"/>
              </w:rPr>
            </w:pPr>
          </w:p>
        </w:tc>
        <w:tc>
          <w:tcPr>
            <w:tcW w:w="0" w:type="auto"/>
            <w:vAlign w:val="center"/>
          </w:tcPr>
          <w:p w14:paraId="0B5E0767" w14:textId="77777777" w:rsidR="007500DC" w:rsidRDefault="00AB79C6" w:rsidP="007500DC">
            <w:pPr>
              <w:keepNext/>
              <w:jc w:val="center"/>
              <w:rPr>
                <w:rFonts w:ascii="Calibri" w:hAnsi="Calibri"/>
                <w:b/>
                <w:sz w:val="18"/>
                <w:szCs w:val="18"/>
              </w:rPr>
            </w:pPr>
            <w:r w:rsidRPr="00782762">
              <w:rPr>
                <w:rFonts w:ascii="Calibri" w:hAnsi="Calibri"/>
                <w:b/>
                <w:sz w:val="18"/>
                <w:szCs w:val="18"/>
              </w:rPr>
              <w:t>55</w:t>
            </w:r>
          </w:p>
        </w:tc>
        <w:tc>
          <w:tcPr>
            <w:tcW w:w="0" w:type="auto"/>
            <w:vAlign w:val="center"/>
          </w:tcPr>
          <w:p w14:paraId="0B5E0768" w14:textId="77777777" w:rsidR="007500DC" w:rsidRDefault="00AB79C6" w:rsidP="007500DC">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0B5E0769" w14:textId="77777777" w:rsidR="007500DC" w:rsidRDefault="00AB79C6" w:rsidP="007500DC">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0B5E076A" w14:textId="77777777" w:rsidR="007500DC" w:rsidRDefault="00AB79C6" w:rsidP="007500DC">
            <w:pPr>
              <w:keepNext/>
              <w:jc w:val="center"/>
              <w:rPr>
                <w:rFonts w:ascii="Calibri" w:hAnsi="Calibri"/>
                <w:sz w:val="18"/>
                <w:szCs w:val="18"/>
              </w:rPr>
            </w:pPr>
            <w:r w:rsidRPr="00782762">
              <w:rPr>
                <w:rFonts w:ascii="Calibri" w:hAnsi="Calibri"/>
                <w:sz w:val="18"/>
                <w:szCs w:val="18"/>
              </w:rPr>
              <w:t>0.999</w:t>
            </w:r>
          </w:p>
        </w:tc>
        <w:tc>
          <w:tcPr>
            <w:tcW w:w="0" w:type="auto"/>
            <w:vAlign w:val="center"/>
          </w:tcPr>
          <w:p w14:paraId="0B5E076B" w14:textId="77777777" w:rsidR="007500DC" w:rsidRDefault="00AB79C6" w:rsidP="007500DC">
            <w:pPr>
              <w:keepNext/>
              <w:jc w:val="center"/>
              <w:rPr>
                <w:rFonts w:ascii="Calibri" w:hAnsi="Calibri"/>
                <w:sz w:val="18"/>
                <w:szCs w:val="18"/>
              </w:rPr>
            </w:pPr>
            <w:r w:rsidRPr="00782762">
              <w:rPr>
                <w:rFonts w:ascii="Calibri" w:hAnsi="Calibri"/>
                <w:sz w:val="18"/>
                <w:szCs w:val="18"/>
              </w:rPr>
              <w:t>1.008</w:t>
            </w:r>
          </w:p>
        </w:tc>
        <w:tc>
          <w:tcPr>
            <w:tcW w:w="0" w:type="auto"/>
            <w:vAlign w:val="center"/>
          </w:tcPr>
          <w:p w14:paraId="0B5E076C" w14:textId="77777777" w:rsidR="007500DC" w:rsidRDefault="00AB79C6" w:rsidP="007500DC">
            <w:pPr>
              <w:keepNext/>
              <w:jc w:val="center"/>
              <w:rPr>
                <w:rFonts w:ascii="Calibri" w:hAnsi="Calibri"/>
                <w:sz w:val="18"/>
                <w:szCs w:val="18"/>
              </w:rPr>
            </w:pPr>
            <w:r w:rsidRPr="00782762">
              <w:rPr>
                <w:rFonts w:ascii="Calibri" w:hAnsi="Calibri"/>
                <w:sz w:val="18"/>
                <w:szCs w:val="18"/>
              </w:rPr>
              <w:t>1.016</w:t>
            </w:r>
          </w:p>
        </w:tc>
        <w:tc>
          <w:tcPr>
            <w:tcW w:w="0" w:type="auto"/>
            <w:vAlign w:val="center"/>
          </w:tcPr>
          <w:p w14:paraId="0B5E076D" w14:textId="77777777" w:rsidR="007500DC" w:rsidRDefault="00AB79C6" w:rsidP="007500DC">
            <w:pPr>
              <w:keepNext/>
              <w:jc w:val="center"/>
              <w:rPr>
                <w:rFonts w:ascii="Calibri" w:hAnsi="Calibri"/>
                <w:sz w:val="18"/>
                <w:szCs w:val="18"/>
              </w:rPr>
            </w:pPr>
            <w:r w:rsidRPr="00782762">
              <w:rPr>
                <w:rFonts w:ascii="Calibri" w:hAnsi="Calibri"/>
                <w:sz w:val="18"/>
                <w:szCs w:val="18"/>
              </w:rPr>
              <w:t>1.024</w:t>
            </w:r>
          </w:p>
        </w:tc>
        <w:tc>
          <w:tcPr>
            <w:tcW w:w="0" w:type="auto"/>
            <w:vAlign w:val="center"/>
          </w:tcPr>
          <w:p w14:paraId="0B5E076E" w14:textId="77777777" w:rsidR="007500DC" w:rsidRDefault="00AB79C6" w:rsidP="007500DC">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0B5E076F" w14:textId="77777777" w:rsidR="007500DC" w:rsidRDefault="00AB79C6" w:rsidP="007500DC">
            <w:pPr>
              <w:keepNext/>
              <w:jc w:val="center"/>
              <w:rPr>
                <w:rFonts w:ascii="Calibri" w:hAnsi="Calibri"/>
                <w:sz w:val="18"/>
                <w:szCs w:val="18"/>
              </w:rPr>
            </w:pPr>
            <w:r w:rsidRPr="00782762">
              <w:rPr>
                <w:rFonts w:ascii="Calibri" w:hAnsi="Calibri"/>
                <w:sz w:val="18"/>
                <w:szCs w:val="18"/>
              </w:rPr>
              <w:t>1.041</w:t>
            </w:r>
          </w:p>
        </w:tc>
        <w:tc>
          <w:tcPr>
            <w:tcW w:w="0" w:type="auto"/>
            <w:vAlign w:val="center"/>
          </w:tcPr>
          <w:p w14:paraId="0B5E0770" w14:textId="77777777" w:rsidR="007500DC" w:rsidRDefault="00AB79C6" w:rsidP="007500DC">
            <w:pPr>
              <w:keepNext/>
              <w:jc w:val="center"/>
              <w:rPr>
                <w:rFonts w:ascii="Calibri" w:hAnsi="Calibri"/>
                <w:sz w:val="18"/>
                <w:szCs w:val="18"/>
              </w:rPr>
            </w:pPr>
            <w:r w:rsidRPr="00782762">
              <w:rPr>
                <w:rFonts w:ascii="Calibri" w:hAnsi="Calibri"/>
                <w:sz w:val="18"/>
                <w:szCs w:val="18"/>
              </w:rPr>
              <w:t>1.050</w:t>
            </w:r>
          </w:p>
        </w:tc>
      </w:tr>
      <w:tr w:rsidR="00AB79C6" w:rsidRPr="00782762" w14:paraId="0B5E077D" w14:textId="77777777" w:rsidTr="000F7B25">
        <w:trPr>
          <w:cantSplit/>
          <w:trHeight w:hRule="exact" w:val="187"/>
          <w:jc w:val="center"/>
        </w:trPr>
        <w:tc>
          <w:tcPr>
            <w:tcW w:w="0" w:type="auto"/>
            <w:vMerge/>
            <w:vAlign w:val="center"/>
          </w:tcPr>
          <w:p w14:paraId="0B5E0772" w14:textId="77777777" w:rsidR="007500DC" w:rsidRDefault="007500DC" w:rsidP="007500DC">
            <w:pPr>
              <w:keepNext/>
              <w:jc w:val="center"/>
              <w:rPr>
                <w:rFonts w:ascii="Calibri" w:hAnsi="Calibri"/>
                <w:sz w:val="18"/>
                <w:szCs w:val="18"/>
              </w:rPr>
            </w:pPr>
          </w:p>
        </w:tc>
        <w:tc>
          <w:tcPr>
            <w:tcW w:w="0" w:type="auto"/>
            <w:vAlign w:val="center"/>
          </w:tcPr>
          <w:p w14:paraId="0B5E0773" w14:textId="77777777" w:rsidR="007500DC" w:rsidRDefault="00AB79C6" w:rsidP="007500DC">
            <w:pPr>
              <w:keepNext/>
              <w:jc w:val="center"/>
              <w:rPr>
                <w:rFonts w:ascii="Calibri" w:hAnsi="Calibri"/>
                <w:b/>
                <w:sz w:val="18"/>
                <w:szCs w:val="18"/>
              </w:rPr>
            </w:pPr>
            <w:r w:rsidRPr="00782762">
              <w:rPr>
                <w:rFonts w:ascii="Calibri" w:hAnsi="Calibri"/>
                <w:b/>
                <w:sz w:val="18"/>
                <w:szCs w:val="18"/>
              </w:rPr>
              <w:t>60</w:t>
            </w:r>
          </w:p>
        </w:tc>
        <w:tc>
          <w:tcPr>
            <w:tcW w:w="0" w:type="auto"/>
            <w:vAlign w:val="center"/>
          </w:tcPr>
          <w:p w14:paraId="0B5E0774" w14:textId="77777777" w:rsidR="007500DC" w:rsidRDefault="00AB79C6" w:rsidP="007500DC">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0B5E0775" w14:textId="77777777" w:rsidR="007500DC" w:rsidRDefault="00AB79C6" w:rsidP="007500DC">
            <w:pPr>
              <w:keepNext/>
              <w:jc w:val="center"/>
              <w:rPr>
                <w:rFonts w:ascii="Calibri" w:hAnsi="Calibri"/>
                <w:sz w:val="18"/>
                <w:szCs w:val="18"/>
              </w:rPr>
            </w:pPr>
            <w:r w:rsidRPr="00782762">
              <w:rPr>
                <w:rFonts w:ascii="Calibri" w:hAnsi="Calibri"/>
                <w:sz w:val="18"/>
                <w:szCs w:val="18"/>
              </w:rPr>
              <w:t>0.986</w:t>
            </w:r>
          </w:p>
        </w:tc>
        <w:tc>
          <w:tcPr>
            <w:tcW w:w="0" w:type="auto"/>
            <w:vAlign w:val="center"/>
          </w:tcPr>
          <w:p w14:paraId="0B5E0776" w14:textId="77777777" w:rsidR="007500DC" w:rsidRDefault="00AB79C6" w:rsidP="007500DC">
            <w:pPr>
              <w:keepNext/>
              <w:jc w:val="center"/>
              <w:rPr>
                <w:rFonts w:ascii="Calibri" w:hAnsi="Calibri"/>
                <w:sz w:val="18"/>
                <w:szCs w:val="18"/>
              </w:rPr>
            </w:pPr>
            <w:r w:rsidRPr="00782762">
              <w:rPr>
                <w:rFonts w:ascii="Calibri" w:hAnsi="Calibri"/>
                <w:sz w:val="18"/>
                <w:szCs w:val="18"/>
              </w:rPr>
              <w:t>0.994</w:t>
            </w:r>
          </w:p>
        </w:tc>
        <w:tc>
          <w:tcPr>
            <w:tcW w:w="0" w:type="auto"/>
            <w:vAlign w:val="center"/>
          </w:tcPr>
          <w:p w14:paraId="0B5E0777" w14:textId="77777777" w:rsidR="007500DC" w:rsidRDefault="00AB79C6" w:rsidP="007500DC">
            <w:pPr>
              <w:keepNext/>
              <w:jc w:val="center"/>
              <w:rPr>
                <w:rFonts w:ascii="Calibri" w:hAnsi="Calibri"/>
                <w:sz w:val="18"/>
                <w:szCs w:val="18"/>
              </w:rPr>
            </w:pPr>
            <w:r w:rsidRPr="00782762">
              <w:rPr>
                <w:rFonts w:ascii="Calibri" w:hAnsi="Calibri"/>
                <w:sz w:val="18"/>
                <w:szCs w:val="18"/>
              </w:rPr>
              <w:t>1.003</w:t>
            </w:r>
          </w:p>
        </w:tc>
        <w:tc>
          <w:tcPr>
            <w:tcW w:w="0" w:type="auto"/>
            <w:vAlign w:val="center"/>
          </w:tcPr>
          <w:p w14:paraId="0B5E0778" w14:textId="77777777" w:rsidR="007500DC" w:rsidRDefault="00AB79C6" w:rsidP="007500DC">
            <w:pPr>
              <w:keepNext/>
              <w:jc w:val="center"/>
              <w:rPr>
                <w:rFonts w:ascii="Calibri" w:hAnsi="Calibri"/>
                <w:sz w:val="18"/>
                <w:szCs w:val="18"/>
              </w:rPr>
            </w:pPr>
            <w:r w:rsidRPr="00782762">
              <w:rPr>
                <w:rFonts w:ascii="Calibri" w:hAnsi="Calibri"/>
                <w:sz w:val="18"/>
                <w:szCs w:val="18"/>
              </w:rPr>
              <w:t>1.011</w:t>
            </w:r>
          </w:p>
        </w:tc>
        <w:tc>
          <w:tcPr>
            <w:tcW w:w="0" w:type="auto"/>
            <w:vAlign w:val="center"/>
          </w:tcPr>
          <w:p w14:paraId="0B5E0779" w14:textId="77777777" w:rsidR="007500DC" w:rsidRDefault="00AB79C6" w:rsidP="007500DC">
            <w:pPr>
              <w:keepNext/>
              <w:jc w:val="center"/>
              <w:rPr>
                <w:rFonts w:ascii="Calibri" w:hAnsi="Calibri"/>
                <w:sz w:val="18"/>
                <w:szCs w:val="18"/>
              </w:rPr>
            </w:pPr>
            <w:r w:rsidRPr="00782762">
              <w:rPr>
                <w:rFonts w:ascii="Calibri" w:hAnsi="Calibri"/>
                <w:sz w:val="18"/>
                <w:szCs w:val="18"/>
              </w:rPr>
              <w:t>1.019</w:t>
            </w:r>
          </w:p>
        </w:tc>
        <w:tc>
          <w:tcPr>
            <w:tcW w:w="0" w:type="auto"/>
            <w:vAlign w:val="center"/>
          </w:tcPr>
          <w:p w14:paraId="0B5E077A" w14:textId="77777777" w:rsidR="007500DC" w:rsidRDefault="00AB79C6" w:rsidP="007500DC">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0B5E077B" w14:textId="77777777" w:rsidR="007500DC" w:rsidRDefault="00AB79C6" w:rsidP="007500DC">
            <w:pPr>
              <w:keepNext/>
              <w:jc w:val="center"/>
              <w:rPr>
                <w:rFonts w:ascii="Calibri" w:hAnsi="Calibri"/>
                <w:sz w:val="18"/>
                <w:szCs w:val="18"/>
              </w:rPr>
            </w:pPr>
            <w:r w:rsidRPr="00782762">
              <w:rPr>
                <w:rFonts w:ascii="Calibri" w:hAnsi="Calibri"/>
                <w:sz w:val="18"/>
                <w:szCs w:val="18"/>
              </w:rPr>
              <w:t>1.036</w:t>
            </w:r>
          </w:p>
        </w:tc>
        <w:tc>
          <w:tcPr>
            <w:tcW w:w="0" w:type="auto"/>
            <w:vAlign w:val="center"/>
          </w:tcPr>
          <w:p w14:paraId="0B5E077C" w14:textId="77777777" w:rsidR="007500DC" w:rsidRDefault="00AB79C6" w:rsidP="007500DC">
            <w:pPr>
              <w:keepNext/>
              <w:jc w:val="center"/>
              <w:rPr>
                <w:rFonts w:ascii="Calibri" w:hAnsi="Calibri"/>
                <w:sz w:val="18"/>
                <w:szCs w:val="18"/>
              </w:rPr>
            </w:pPr>
            <w:r w:rsidRPr="00782762">
              <w:rPr>
                <w:rFonts w:ascii="Calibri" w:hAnsi="Calibri"/>
                <w:sz w:val="18"/>
                <w:szCs w:val="18"/>
              </w:rPr>
              <w:t>1.045</w:t>
            </w:r>
          </w:p>
        </w:tc>
      </w:tr>
      <w:tr w:rsidR="00AB79C6" w:rsidRPr="00782762" w14:paraId="0B5E0789" w14:textId="77777777" w:rsidTr="000F7B25">
        <w:trPr>
          <w:cantSplit/>
          <w:trHeight w:hRule="exact" w:val="187"/>
          <w:jc w:val="center"/>
        </w:trPr>
        <w:tc>
          <w:tcPr>
            <w:tcW w:w="0" w:type="auto"/>
            <w:vMerge/>
            <w:vAlign w:val="center"/>
          </w:tcPr>
          <w:p w14:paraId="0B5E077E" w14:textId="77777777" w:rsidR="007500DC" w:rsidRDefault="007500DC" w:rsidP="007500DC">
            <w:pPr>
              <w:keepNext/>
              <w:jc w:val="center"/>
              <w:rPr>
                <w:rFonts w:ascii="Calibri" w:hAnsi="Calibri"/>
                <w:sz w:val="18"/>
                <w:szCs w:val="18"/>
              </w:rPr>
            </w:pPr>
          </w:p>
        </w:tc>
        <w:tc>
          <w:tcPr>
            <w:tcW w:w="0" w:type="auto"/>
            <w:vAlign w:val="center"/>
          </w:tcPr>
          <w:p w14:paraId="0B5E077F" w14:textId="77777777" w:rsidR="007500DC" w:rsidRDefault="00AB79C6" w:rsidP="007500DC">
            <w:pPr>
              <w:keepNext/>
              <w:jc w:val="center"/>
              <w:rPr>
                <w:rFonts w:ascii="Calibri" w:hAnsi="Calibri"/>
                <w:b/>
                <w:sz w:val="18"/>
                <w:szCs w:val="18"/>
              </w:rPr>
            </w:pPr>
            <w:r w:rsidRPr="00782762">
              <w:rPr>
                <w:rFonts w:ascii="Calibri" w:hAnsi="Calibri"/>
                <w:b/>
                <w:sz w:val="18"/>
                <w:szCs w:val="18"/>
              </w:rPr>
              <w:t>65</w:t>
            </w:r>
          </w:p>
        </w:tc>
        <w:tc>
          <w:tcPr>
            <w:tcW w:w="0" w:type="auto"/>
            <w:vAlign w:val="center"/>
          </w:tcPr>
          <w:p w14:paraId="0B5E0780" w14:textId="77777777" w:rsidR="007500DC" w:rsidRDefault="00AB79C6" w:rsidP="007500DC">
            <w:pPr>
              <w:keepNext/>
              <w:jc w:val="center"/>
              <w:rPr>
                <w:rFonts w:ascii="Calibri" w:hAnsi="Calibri"/>
                <w:sz w:val="18"/>
                <w:szCs w:val="18"/>
              </w:rPr>
            </w:pPr>
            <w:r w:rsidRPr="00782762">
              <w:rPr>
                <w:rFonts w:ascii="Calibri" w:hAnsi="Calibri"/>
                <w:sz w:val="18"/>
                <w:szCs w:val="18"/>
              </w:rPr>
              <w:t>0.973</w:t>
            </w:r>
          </w:p>
        </w:tc>
        <w:tc>
          <w:tcPr>
            <w:tcW w:w="0" w:type="auto"/>
            <w:vAlign w:val="center"/>
          </w:tcPr>
          <w:p w14:paraId="0B5E0781" w14:textId="77777777" w:rsidR="007500DC" w:rsidRDefault="00AB79C6" w:rsidP="007500DC">
            <w:pPr>
              <w:keepNext/>
              <w:jc w:val="center"/>
              <w:rPr>
                <w:rFonts w:ascii="Calibri" w:hAnsi="Calibri"/>
                <w:sz w:val="18"/>
                <w:szCs w:val="18"/>
              </w:rPr>
            </w:pPr>
            <w:r w:rsidRPr="00782762">
              <w:rPr>
                <w:rFonts w:ascii="Calibri" w:hAnsi="Calibri"/>
                <w:sz w:val="18"/>
                <w:szCs w:val="18"/>
              </w:rPr>
              <w:t>0.981</w:t>
            </w:r>
          </w:p>
        </w:tc>
        <w:tc>
          <w:tcPr>
            <w:tcW w:w="0" w:type="auto"/>
            <w:vAlign w:val="center"/>
          </w:tcPr>
          <w:p w14:paraId="0B5E0782" w14:textId="77777777" w:rsidR="007500DC" w:rsidRDefault="00AB79C6" w:rsidP="007500DC">
            <w:pPr>
              <w:keepNext/>
              <w:jc w:val="center"/>
              <w:rPr>
                <w:rFonts w:ascii="Calibri" w:hAnsi="Calibri"/>
                <w:sz w:val="18"/>
                <w:szCs w:val="18"/>
              </w:rPr>
            </w:pPr>
            <w:r w:rsidRPr="00782762">
              <w:rPr>
                <w:rFonts w:ascii="Calibri" w:hAnsi="Calibri"/>
                <w:sz w:val="18"/>
                <w:szCs w:val="18"/>
              </w:rPr>
              <w:t>0.989</w:t>
            </w:r>
          </w:p>
        </w:tc>
        <w:tc>
          <w:tcPr>
            <w:tcW w:w="0" w:type="auto"/>
            <w:vAlign w:val="center"/>
          </w:tcPr>
          <w:p w14:paraId="0B5E0783" w14:textId="77777777" w:rsidR="007500DC" w:rsidRDefault="00AB79C6" w:rsidP="007500DC">
            <w:pPr>
              <w:keepNext/>
              <w:jc w:val="center"/>
              <w:rPr>
                <w:rFonts w:ascii="Calibri" w:hAnsi="Calibri"/>
                <w:sz w:val="18"/>
                <w:szCs w:val="18"/>
              </w:rPr>
            </w:pPr>
            <w:r w:rsidRPr="00782762">
              <w:rPr>
                <w:rFonts w:ascii="Calibri" w:hAnsi="Calibri"/>
                <w:sz w:val="18"/>
                <w:szCs w:val="18"/>
              </w:rPr>
              <w:t>0.998</w:t>
            </w:r>
          </w:p>
        </w:tc>
        <w:tc>
          <w:tcPr>
            <w:tcW w:w="0" w:type="auto"/>
            <w:vAlign w:val="center"/>
          </w:tcPr>
          <w:p w14:paraId="0B5E0784" w14:textId="77777777" w:rsidR="007500DC" w:rsidRDefault="00AB79C6" w:rsidP="007500DC">
            <w:pPr>
              <w:keepNext/>
              <w:jc w:val="center"/>
              <w:rPr>
                <w:rFonts w:ascii="Calibri" w:hAnsi="Calibri"/>
                <w:sz w:val="18"/>
                <w:szCs w:val="18"/>
              </w:rPr>
            </w:pPr>
            <w:r w:rsidRPr="00782762">
              <w:rPr>
                <w:rFonts w:ascii="Calibri" w:hAnsi="Calibri"/>
                <w:sz w:val="18"/>
                <w:szCs w:val="18"/>
              </w:rPr>
              <w:t>1.006</w:t>
            </w:r>
          </w:p>
        </w:tc>
        <w:tc>
          <w:tcPr>
            <w:tcW w:w="0" w:type="auto"/>
            <w:vAlign w:val="center"/>
          </w:tcPr>
          <w:p w14:paraId="0B5E0785" w14:textId="77777777" w:rsidR="007500DC" w:rsidRDefault="00AB79C6" w:rsidP="007500DC">
            <w:pPr>
              <w:keepNext/>
              <w:jc w:val="center"/>
              <w:rPr>
                <w:rFonts w:ascii="Calibri" w:hAnsi="Calibri"/>
                <w:sz w:val="18"/>
                <w:szCs w:val="18"/>
              </w:rPr>
            </w:pPr>
            <w:r w:rsidRPr="00782762">
              <w:rPr>
                <w:rFonts w:ascii="Calibri" w:hAnsi="Calibri"/>
                <w:sz w:val="18"/>
                <w:szCs w:val="18"/>
              </w:rPr>
              <w:t>1.015</w:t>
            </w:r>
          </w:p>
        </w:tc>
        <w:tc>
          <w:tcPr>
            <w:tcW w:w="0" w:type="auto"/>
            <w:vAlign w:val="center"/>
          </w:tcPr>
          <w:p w14:paraId="0B5E0786" w14:textId="77777777" w:rsidR="007500DC" w:rsidRDefault="00AB79C6" w:rsidP="007500DC">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0B5E0787" w14:textId="77777777" w:rsidR="007500DC" w:rsidRDefault="00AB79C6" w:rsidP="007500DC">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0B5E0788" w14:textId="77777777" w:rsidR="007500DC" w:rsidRDefault="00AB79C6" w:rsidP="007500DC">
            <w:pPr>
              <w:keepNext/>
              <w:jc w:val="center"/>
              <w:rPr>
                <w:rFonts w:ascii="Calibri" w:hAnsi="Calibri"/>
                <w:sz w:val="18"/>
                <w:szCs w:val="18"/>
              </w:rPr>
            </w:pPr>
            <w:r w:rsidRPr="00782762">
              <w:rPr>
                <w:rFonts w:ascii="Calibri" w:hAnsi="Calibri"/>
                <w:sz w:val="18"/>
                <w:szCs w:val="18"/>
              </w:rPr>
              <w:t>1.040</w:t>
            </w:r>
          </w:p>
        </w:tc>
      </w:tr>
      <w:tr w:rsidR="00AB79C6" w:rsidRPr="00782762" w14:paraId="0B5E0795" w14:textId="77777777" w:rsidTr="000F7B25">
        <w:trPr>
          <w:cantSplit/>
          <w:trHeight w:hRule="exact" w:val="187"/>
          <w:jc w:val="center"/>
        </w:trPr>
        <w:tc>
          <w:tcPr>
            <w:tcW w:w="0" w:type="auto"/>
            <w:vMerge/>
            <w:vAlign w:val="center"/>
          </w:tcPr>
          <w:p w14:paraId="0B5E078A" w14:textId="77777777" w:rsidR="007500DC" w:rsidRDefault="007500DC" w:rsidP="007500DC">
            <w:pPr>
              <w:keepNext/>
              <w:jc w:val="center"/>
              <w:rPr>
                <w:rFonts w:ascii="Calibri" w:hAnsi="Calibri"/>
                <w:sz w:val="18"/>
                <w:szCs w:val="18"/>
              </w:rPr>
            </w:pPr>
          </w:p>
        </w:tc>
        <w:tc>
          <w:tcPr>
            <w:tcW w:w="0" w:type="auto"/>
            <w:vAlign w:val="center"/>
          </w:tcPr>
          <w:p w14:paraId="0B5E078B" w14:textId="77777777" w:rsidR="007500DC" w:rsidRDefault="00AB79C6" w:rsidP="007500DC">
            <w:pPr>
              <w:keepNext/>
              <w:jc w:val="center"/>
              <w:rPr>
                <w:rFonts w:ascii="Calibri" w:hAnsi="Calibri"/>
                <w:b/>
                <w:sz w:val="18"/>
                <w:szCs w:val="18"/>
              </w:rPr>
            </w:pPr>
            <w:r w:rsidRPr="00782762">
              <w:rPr>
                <w:rFonts w:ascii="Calibri" w:hAnsi="Calibri"/>
                <w:b/>
                <w:sz w:val="18"/>
                <w:szCs w:val="18"/>
              </w:rPr>
              <w:t>70</w:t>
            </w:r>
          </w:p>
        </w:tc>
        <w:tc>
          <w:tcPr>
            <w:tcW w:w="0" w:type="auto"/>
            <w:vAlign w:val="center"/>
          </w:tcPr>
          <w:p w14:paraId="0B5E078C" w14:textId="77777777" w:rsidR="007500DC" w:rsidRDefault="00AB79C6" w:rsidP="007500DC">
            <w:pPr>
              <w:keepNext/>
              <w:jc w:val="center"/>
              <w:rPr>
                <w:rFonts w:ascii="Calibri" w:hAnsi="Calibri"/>
                <w:sz w:val="18"/>
                <w:szCs w:val="18"/>
              </w:rPr>
            </w:pPr>
            <w:r w:rsidRPr="00782762">
              <w:rPr>
                <w:rFonts w:ascii="Calibri" w:hAnsi="Calibri"/>
                <w:sz w:val="18"/>
                <w:szCs w:val="18"/>
              </w:rPr>
              <w:t>0.968</w:t>
            </w:r>
          </w:p>
        </w:tc>
        <w:tc>
          <w:tcPr>
            <w:tcW w:w="0" w:type="auto"/>
            <w:vAlign w:val="center"/>
          </w:tcPr>
          <w:p w14:paraId="0B5E078D" w14:textId="77777777" w:rsidR="007500DC" w:rsidRDefault="00AB79C6" w:rsidP="007500DC">
            <w:pPr>
              <w:keepNext/>
              <w:jc w:val="center"/>
              <w:rPr>
                <w:rFonts w:ascii="Calibri" w:hAnsi="Calibri"/>
                <w:sz w:val="18"/>
                <w:szCs w:val="18"/>
              </w:rPr>
            </w:pPr>
            <w:r w:rsidRPr="00782762">
              <w:rPr>
                <w:rFonts w:ascii="Calibri" w:hAnsi="Calibri"/>
                <w:sz w:val="18"/>
                <w:szCs w:val="18"/>
              </w:rPr>
              <w:t>0.976</w:t>
            </w:r>
          </w:p>
        </w:tc>
        <w:tc>
          <w:tcPr>
            <w:tcW w:w="0" w:type="auto"/>
            <w:vAlign w:val="center"/>
          </w:tcPr>
          <w:p w14:paraId="0B5E078E" w14:textId="77777777" w:rsidR="007500DC" w:rsidRDefault="00AB79C6" w:rsidP="007500DC">
            <w:pPr>
              <w:keepNext/>
              <w:jc w:val="center"/>
              <w:rPr>
                <w:rFonts w:ascii="Calibri" w:hAnsi="Calibri"/>
                <w:sz w:val="18"/>
                <w:szCs w:val="18"/>
              </w:rPr>
            </w:pPr>
            <w:r w:rsidRPr="00782762">
              <w:rPr>
                <w:rFonts w:ascii="Calibri" w:hAnsi="Calibri"/>
                <w:sz w:val="18"/>
                <w:szCs w:val="18"/>
              </w:rPr>
              <w:t>0.985</w:t>
            </w:r>
          </w:p>
        </w:tc>
        <w:tc>
          <w:tcPr>
            <w:tcW w:w="0" w:type="auto"/>
            <w:vAlign w:val="center"/>
          </w:tcPr>
          <w:p w14:paraId="0B5E078F" w14:textId="77777777" w:rsidR="007500DC" w:rsidRDefault="00AB79C6" w:rsidP="007500DC">
            <w:pPr>
              <w:keepNext/>
              <w:jc w:val="center"/>
              <w:rPr>
                <w:rFonts w:ascii="Calibri" w:hAnsi="Calibri"/>
                <w:sz w:val="18"/>
                <w:szCs w:val="18"/>
              </w:rPr>
            </w:pPr>
            <w:r w:rsidRPr="00782762">
              <w:rPr>
                <w:rFonts w:ascii="Calibri" w:hAnsi="Calibri"/>
                <w:sz w:val="18"/>
                <w:szCs w:val="18"/>
              </w:rPr>
              <w:t>0.993</w:t>
            </w:r>
          </w:p>
        </w:tc>
        <w:tc>
          <w:tcPr>
            <w:tcW w:w="0" w:type="auto"/>
            <w:vAlign w:val="center"/>
          </w:tcPr>
          <w:p w14:paraId="0B5E0790" w14:textId="77777777" w:rsidR="007500DC" w:rsidRDefault="00AB79C6" w:rsidP="007500DC">
            <w:pPr>
              <w:keepNext/>
              <w:jc w:val="center"/>
              <w:rPr>
                <w:rFonts w:ascii="Calibri" w:hAnsi="Calibri"/>
                <w:sz w:val="18"/>
                <w:szCs w:val="18"/>
              </w:rPr>
            </w:pPr>
            <w:r w:rsidRPr="00782762">
              <w:rPr>
                <w:rFonts w:ascii="Calibri" w:hAnsi="Calibri"/>
                <w:sz w:val="18"/>
                <w:szCs w:val="18"/>
              </w:rPr>
              <w:t>1.001</w:t>
            </w:r>
          </w:p>
        </w:tc>
        <w:tc>
          <w:tcPr>
            <w:tcW w:w="0" w:type="auto"/>
            <w:vAlign w:val="center"/>
          </w:tcPr>
          <w:p w14:paraId="0B5E0791" w14:textId="77777777" w:rsidR="007500DC" w:rsidRDefault="00AB79C6" w:rsidP="007500DC">
            <w:pPr>
              <w:keepNext/>
              <w:jc w:val="center"/>
              <w:rPr>
                <w:rFonts w:ascii="Calibri" w:hAnsi="Calibri"/>
                <w:sz w:val="18"/>
                <w:szCs w:val="18"/>
              </w:rPr>
            </w:pPr>
            <w:r w:rsidRPr="00782762">
              <w:rPr>
                <w:rFonts w:ascii="Calibri" w:hAnsi="Calibri"/>
                <w:sz w:val="18"/>
                <w:szCs w:val="18"/>
              </w:rPr>
              <w:t>1.010</w:t>
            </w:r>
          </w:p>
        </w:tc>
        <w:tc>
          <w:tcPr>
            <w:tcW w:w="0" w:type="auto"/>
            <w:vAlign w:val="center"/>
          </w:tcPr>
          <w:p w14:paraId="0B5E0792" w14:textId="77777777" w:rsidR="007500DC" w:rsidRDefault="00AB79C6" w:rsidP="007500DC">
            <w:pPr>
              <w:keepNext/>
              <w:jc w:val="center"/>
              <w:rPr>
                <w:rFonts w:ascii="Calibri" w:hAnsi="Calibri"/>
                <w:sz w:val="18"/>
                <w:szCs w:val="18"/>
              </w:rPr>
            </w:pPr>
            <w:r w:rsidRPr="00782762">
              <w:rPr>
                <w:rFonts w:ascii="Calibri" w:hAnsi="Calibri"/>
                <w:sz w:val="18"/>
                <w:szCs w:val="18"/>
              </w:rPr>
              <w:t>1.018</w:t>
            </w:r>
          </w:p>
        </w:tc>
        <w:tc>
          <w:tcPr>
            <w:tcW w:w="0" w:type="auto"/>
            <w:vAlign w:val="center"/>
          </w:tcPr>
          <w:p w14:paraId="0B5E0793" w14:textId="77777777" w:rsidR="007500DC" w:rsidRDefault="00AB79C6" w:rsidP="007500DC">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0B5E0794" w14:textId="77777777" w:rsidR="007500DC" w:rsidRDefault="00AB79C6" w:rsidP="007500DC">
            <w:pPr>
              <w:keepNext/>
              <w:jc w:val="center"/>
              <w:rPr>
                <w:rFonts w:ascii="Calibri" w:hAnsi="Calibri"/>
                <w:sz w:val="18"/>
                <w:szCs w:val="18"/>
              </w:rPr>
            </w:pPr>
            <w:r w:rsidRPr="00782762">
              <w:rPr>
                <w:rFonts w:ascii="Calibri" w:hAnsi="Calibri"/>
                <w:sz w:val="18"/>
                <w:szCs w:val="18"/>
              </w:rPr>
              <w:t>1.035</w:t>
            </w:r>
          </w:p>
        </w:tc>
      </w:tr>
      <w:tr w:rsidR="00AB79C6" w:rsidRPr="00782762" w14:paraId="0B5E07A1" w14:textId="77777777" w:rsidTr="000F7B25">
        <w:trPr>
          <w:cantSplit/>
          <w:trHeight w:hRule="exact" w:val="187"/>
          <w:jc w:val="center"/>
        </w:trPr>
        <w:tc>
          <w:tcPr>
            <w:tcW w:w="0" w:type="auto"/>
            <w:vMerge/>
            <w:vAlign w:val="center"/>
          </w:tcPr>
          <w:p w14:paraId="0B5E0796" w14:textId="77777777" w:rsidR="007500DC" w:rsidRDefault="007500DC" w:rsidP="007500DC">
            <w:pPr>
              <w:keepNext/>
              <w:jc w:val="center"/>
              <w:rPr>
                <w:rFonts w:ascii="Calibri" w:hAnsi="Calibri"/>
                <w:sz w:val="18"/>
                <w:szCs w:val="18"/>
              </w:rPr>
            </w:pPr>
          </w:p>
        </w:tc>
        <w:tc>
          <w:tcPr>
            <w:tcW w:w="0" w:type="auto"/>
            <w:vAlign w:val="center"/>
          </w:tcPr>
          <w:p w14:paraId="0B5E0797" w14:textId="77777777" w:rsidR="007500DC" w:rsidRDefault="00AB79C6" w:rsidP="007500DC">
            <w:pPr>
              <w:keepNext/>
              <w:jc w:val="center"/>
              <w:rPr>
                <w:rFonts w:ascii="Calibri" w:hAnsi="Calibri"/>
                <w:b/>
                <w:sz w:val="18"/>
                <w:szCs w:val="18"/>
              </w:rPr>
            </w:pPr>
            <w:r w:rsidRPr="00782762">
              <w:rPr>
                <w:rFonts w:ascii="Calibri" w:hAnsi="Calibri"/>
                <w:b/>
                <w:sz w:val="18"/>
                <w:szCs w:val="18"/>
              </w:rPr>
              <w:t>75</w:t>
            </w:r>
          </w:p>
        </w:tc>
        <w:tc>
          <w:tcPr>
            <w:tcW w:w="0" w:type="auto"/>
            <w:vAlign w:val="center"/>
          </w:tcPr>
          <w:p w14:paraId="0B5E0798" w14:textId="77777777" w:rsidR="007500DC" w:rsidRDefault="00AB79C6" w:rsidP="007500DC">
            <w:pPr>
              <w:keepNext/>
              <w:jc w:val="center"/>
              <w:rPr>
                <w:rFonts w:ascii="Calibri" w:hAnsi="Calibri"/>
                <w:sz w:val="18"/>
                <w:szCs w:val="18"/>
              </w:rPr>
            </w:pPr>
            <w:r w:rsidRPr="00782762">
              <w:rPr>
                <w:rFonts w:ascii="Calibri" w:hAnsi="Calibri"/>
                <w:sz w:val="18"/>
                <w:szCs w:val="18"/>
              </w:rPr>
              <w:t>0.963</w:t>
            </w:r>
          </w:p>
        </w:tc>
        <w:tc>
          <w:tcPr>
            <w:tcW w:w="0" w:type="auto"/>
            <w:vAlign w:val="center"/>
          </w:tcPr>
          <w:p w14:paraId="0B5E0799" w14:textId="77777777" w:rsidR="007500DC" w:rsidRDefault="00AB79C6" w:rsidP="007500DC">
            <w:pPr>
              <w:keepNext/>
              <w:jc w:val="center"/>
              <w:rPr>
                <w:rFonts w:ascii="Calibri" w:hAnsi="Calibri"/>
                <w:sz w:val="18"/>
                <w:szCs w:val="18"/>
              </w:rPr>
            </w:pPr>
            <w:r w:rsidRPr="00782762">
              <w:rPr>
                <w:rFonts w:ascii="Calibri" w:hAnsi="Calibri"/>
                <w:sz w:val="18"/>
                <w:szCs w:val="18"/>
              </w:rPr>
              <w:t>0.972</w:t>
            </w:r>
          </w:p>
        </w:tc>
        <w:tc>
          <w:tcPr>
            <w:tcW w:w="0" w:type="auto"/>
            <w:vAlign w:val="center"/>
          </w:tcPr>
          <w:p w14:paraId="0B5E079A" w14:textId="77777777" w:rsidR="007500DC" w:rsidRDefault="00AB79C6" w:rsidP="007500DC">
            <w:pPr>
              <w:keepNext/>
              <w:jc w:val="center"/>
              <w:rPr>
                <w:rFonts w:ascii="Calibri" w:hAnsi="Calibri"/>
                <w:sz w:val="18"/>
                <w:szCs w:val="18"/>
              </w:rPr>
            </w:pPr>
            <w:r w:rsidRPr="00782762">
              <w:rPr>
                <w:rFonts w:ascii="Calibri" w:hAnsi="Calibri"/>
                <w:sz w:val="18"/>
                <w:szCs w:val="18"/>
              </w:rPr>
              <w:t>0.980</w:t>
            </w:r>
          </w:p>
        </w:tc>
        <w:tc>
          <w:tcPr>
            <w:tcW w:w="0" w:type="auto"/>
            <w:vAlign w:val="center"/>
          </w:tcPr>
          <w:p w14:paraId="0B5E079B" w14:textId="77777777" w:rsidR="007500DC" w:rsidRDefault="00AB79C6" w:rsidP="007500DC">
            <w:pPr>
              <w:keepNext/>
              <w:jc w:val="center"/>
              <w:rPr>
                <w:rFonts w:ascii="Calibri" w:hAnsi="Calibri"/>
                <w:sz w:val="18"/>
                <w:szCs w:val="18"/>
              </w:rPr>
            </w:pPr>
            <w:r w:rsidRPr="00782762">
              <w:rPr>
                <w:rFonts w:ascii="Calibri" w:hAnsi="Calibri"/>
                <w:sz w:val="18"/>
                <w:szCs w:val="18"/>
              </w:rPr>
              <w:t>0.988</w:t>
            </w:r>
          </w:p>
        </w:tc>
        <w:tc>
          <w:tcPr>
            <w:tcW w:w="0" w:type="auto"/>
            <w:vAlign w:val="center"/>
          </w:tcPr>
          <w:p w14:paraId="0B5E079C" w14:textId="77777777" w:rsidR="007500DC" w:rsidRDefault="00AB79C6" w:rsidP="007500DC">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0B5E079D" w14:textId="77777777" w:rsidR="007500DC" w:rsidRDefault="00AB79C6" w:rsidP="007500DC">
            <w:pPr>
              <w:keepNext/>
              <w:jc w:val="center"/>
              <w:rPr>
                <w:rFonts w:ascii="Calibri" w:hAnsi="Calibri"/>
                <w:sz w:val="18"/>
                <w:szCs w:val="18"/>
              </w:rPr>
            </w:pPr>
            <w:r w:rsidRPr="00782762">
              <w:rPr>
                <w:rFonts w:ascii="Calibri" w:hAnsi="Calibri"/>
                <w:sz w:val="18"/>
                <w:szCs w:val="18"/>
              </w:rPr>
              <w:t>1.005</w:t>
            </w:r>
          </w:p>
        </w:tc>
        <w:tc>
          <w:tcPr>
            <w:tcW w:w="0" w:type="auto"/>
            <w:vAlign w:val="center"/>
          </w:tcPr>
          <w:p w14:paraId="0B5E079E" w14:textId="77777777" w:rsidR="007500DC" w:rsidRDefault="00AB79C6" w:rsidP="007500DC">
            <w:pPr>
              <w:keepNext/>
              <w:jc w:val="center"/>
              <w:rPr>
                <w:rFonts w:ascii="Calibri" w:hAnsi="Calibri"/>
                <w:sz w:val="18"/>
                <w:szCs w:val="18"/>
              </w:rPr>
            </w:pPr>
            <w:r w:rsidRPr="00782762">
              <w:rPr>
                <w:rFonts w:ascii="Calibri" w:hAnsi="Calibri"/>
                <w:sz w:val="18"/>
                <w:szCs w:val="18"/>
              </w:rPr>
              <w:t>1.013</w:t>
            </w:r>
          </w:p>
        </w:tc>
        <w:tc>
          <w:tcPr>
            <w:tcW w:w="0" w:type="auto"/>
            <w:vAlign w:val="center"/>
          </w:tcPr>
          <w:p w14:paraId="0B5E079F" w14:textId="77777777" w:rsidR="007500DC" w:rsidRDefault="00AB79C6" w:rsidP="007500DC">
            <w:pPr>
              <w:keepNext/>
              <w:jc w:val="center"/>
              <w:rPr>
                <w:rFonts w:ascii="Calibri" w:hAnsi="Calibri"/>
                <w:sz w:val="18"/>
                <w:szCs w:val="18"/>
              </w:rPr>
            </w:pPr>
            <w:r w:rsidRPr="00782762">
              <w:rPr>
                <w:rFonts w:ascii="Calibri" w:hAnsi="Calibri"/>
                <w:sz w:val="18"/>
                <w:szCs w:val="18"/>
              </w:rPr>
              <w:t>1.022</w:t>
            </w:r>
          </w:p>
        </w:tc>
        <w:tc>
          <w:tcPr>
            <w:tcW w:w="0" w:type="auto"/>
            <w:vAlign w:val="center"/>
          </w:tcPr>
          <w:p w14:paraId="0B5E07A0" w14:textId="77777777" w:rsidR="007500DC" w:rsidRDefault="00AB79C6" w:rsidP="007500DC">
            <w:pPr>
              <w:keepNext/>
              <w:jc w:val="center"/>
              <w:rPr>
                <w:rFonts w:ascii="Calibri" w:hAnsi="Calibri"/>
                <w:sz w:val="18"/>
                <w:szCs w:val="18"/>
              </w:rPr>
            </w:pPr>
            <w:r w:rsidRPr="00782762">
              <w:rPr>
                <w:rFonts w:ascii="Calibri" w:hAnsi="Calibri"/>
                <w:sz w:val="18"/>
                <w:szCs w:val="18"/>
              </w:rPr>
              <w:t>1.030</w:t>
            </w:r>
          </w:p>
        </w:tc>
      </w:tr>
      <w:tr w:rsidR="00AB79C6" w:rsidRPr="00782762" w14:paraId="0B5E07AD" w14:textId="77777777" w:rsidTr="000F7B25">
        <w:trPr>
          <w:cantSplit/>
          <w:trHeight w:hRule="exact" w:val="187"/>
          <w:jc w:val="center"/>
        </w:trPr>
        <w:tc>
          <w:tcPr>
            <w:tcW w:w="0" w:type="auto"/>
            <w:vMerge/>
            <w:vAlign w:val="center"/>
          </w:tcPr>
          <w:p w14:paraId="0B5E07A2" w14:textId="77777777" w:rsidR="007500DC" w:rsidRDefault="007500DC" w:rsidP="007500DC">
            <w:pPr>
              <w:keepNext/>
              <w:jc w:val="center"/>
              <w:rPr>
                <w:rFonts w:ascii="Calibri" w:hAnsi="Calibri"/>
                <w:sz w:val="18"/>
                <w:szCs w:val="18"/>
              </w:rPr>
            </w:pPr>
          </w:p>
        </w:tc>
        <w:tc>
          <w:tcPr>
            <w:tcW w:w="0" w:type="auto"/>
            <w:vAlign w:val="center"/>
          </w:tcPr>
          <w:p w14:paraId="0B5E07A3" w14:textId="77777777" w:rsidR="007500DC" w:rsidRDefault="00AB79C6" w:rsidP="007500DC">
            <w:pPr>
              <w:keepNext/>
              <w:jc w:val="center"/>
              <w:rPr>
                <w:rFonts w:ascii="Calibri" w:hAnsi="Calibri"/>
                <w:b/>
                <w:sz w:val="18"/>
                <w:szCs w:val="18"/>
              </w:rPr>
            </w:pPr>
            <w:r w:rsidRPr="00782762">
              <w:rPr>
                <w:rFonts w:ascii="Calibri" w:hAnsi="Calibri"/>
                <w:b/>
                <w:sz w:val="18"/>
                <w:szCs w:val="18"/>
              </w:rPr>
              <w:t>80</w:t>
            </w:r>
          </w:p>
        </w:tc>
        <w:tc>
          <w:tcPr>
            <w:tcW w:w="0" w:type="auto"/>
            <w:vAlign w:val="center"/>
          </w:tcPr>
          <w:p w14:paraId="0B5E07A4" w14:textId="77777777" w:rsidR="007500DC" w:rsidRDefault="00AB79C6" w:rsidP="007500DC">
            <w:pPr>
              <w:keepNext/>
              <w:jc w:val="center"/>
              <w:rPr>
                <w:rFonts w:ascii="Calibri" w:hAnsi="Calibri"/>
                <w:sz w:val="18"/>
                <w:szCs w:val="18"/>
              </w:rPr>
            </w:pPr>
            <w:r w:rsidRPr="00782762">
              <w:rPr>
                <w:rFonts w:ascii="Calibri" w:hAnsi="Calibri"/>
                <w:sz w:val="18"/>
                <w:szCs w:val="18"/>
              </w:rPr>
              <w:t>0.959</w:t>
            </w:r>
          </w:p>
        </w:tc>
        <w:tc>
          <w:tcPr>
            <w:tcW w:w="0" w:type="auto"/>
            <w:vAlign w:val="center"/>
          </w:tcPr>
          <w:p w14:paraId="0B5E07A5" w14:textId="77777777" w:rsidR="007500DC" w:rsidRDefault="00AB79C6" w:rsidP="007500DC">
            <w:pPr>
              <w:keepNext/>
              <w:jc w:val="center"/>
              <w:rPr>
                <w:rFonts w:ascii="Calibri" w:hAnsi="Calibri"/>
                <w:sz w:val="18"/>
                <w:szCs w:val="18"/>
              </w:rPr>
            </w:pPr>
            <w:r w:rsidRPr="00782762">
              <w:rPr>
                <w:rFonts w:ascii="Calibri" w:hAnsi="Calibri"/>
                <w:sz w:val="18"/>
                <w:szCs w:val="18"/>
              </w:rPr>
              <w:t>0.967</w:t>
            </w:r>
          </w:p>
        </w:tc>
        <w:tc>
          <w:tcPr>
            <w:tcW w:w="0" w:type="auto"/>
            <w:vAlign w:val="center"/>
          </w:tcPr>
          <w:p w14:paraId="0B5E07A6" w14:textId="77777777" w:rsidR="007500DC" w:rsidRDefault="00AB79C6" w:rsidP="007500DC">
            <w:pPr>
              <w:keepNext/>
              <w:jc w:val="center"/>
              <w:rPr>
                <w:rFonts w:ascii="Calibri" w:hAnsi="Calibri"/>
                <w:sz w:val="18"/>
                <w:szCs w:val="18"/>
              </w:rPr>
            </w:pPr>
            <w:r w:rsidRPr="00782762">
              <w:rPr>
                <w:rFonts w:ascii="Calibri" w:hAnsi="Calibri"/>
                <w:sz w:val="18"/>
                <w:szCs w:val="18"/>
              </w:rPr>
              <w:t>0.976</w:t>
            </w:r>
          </w:p>
        </w:tc>
        <w:tc>
          <w:tcPr>
            <w:tcW w:w="0" w:type="auto"/>
            <w:vAlign w:val="center"/>
          </w:tcPr>
          <w:p w14:paraId="0B5E07A7" w14:textId="77777777" w:rsidR="007500DC" w:rsidRDefault="00AB79C6" w:rsidP="007500DC">
            <w:pPr>
              <w:keepNext/>
              <w:jc w:val="center"/>
              <w:rPr>
                <w:rFonts w:ascii="Calibri" w:hAnsi="Calibri"/>
                <w:sz w:val="18"/>
                <w:szCs w:val="18"/>
              </w:rPr>
            </w:pPr>
            <w:r w:rsidRPr="00782762">
              <w:rPr>
                <w:rFonts w:ascii="Calibri" w:hAnsi="Calibri"/>
                <w:sz w:val="18"/>
                <w:szCs w:val="18"/>
              </w:rPr>
              <w:t>0.984</w:t>
            </w:r>
          </w:p>
        </w:tc>
        <w:tc>
          <w:tcPr>
            <w:tcW w:w="0" w:type="auto"/>
            <w:vAlign w:val="center"/>
          </w:tcPr>
          <w:p w14:paraId="0B5E07A8" w14:textId="77777777" w:rsidR="007500DC" w:rsidRDefault="00AB79C6" w:rsidP="007500DC">
            <w:pPr>
              <w:keepNext/>
              <w:jc w:val="center"/>
              <w:rPr>
                <w:rFonts w:ascii="Calibri" w:hAnsi="Calibri"/>
                <w:sz w:val="18"/>
                <w:szCs w:val="18"/>
              </w:rPr>
            </w:pPr>
            <w:r w:rsidRPr="00782762">
              <w:rPr>
                <w:rFonts w:ascii="Calibri" w:hAnsi="Calibri"/>
                <w:sz w:val="18"/>
                <w:szCs w:val="18"/>
              </w:rPr>
              <w:t>0.992</w:t>
            </w:r>
          </w:p>
        </w:tc>
        <w:tc>
          <w:tcPr>
            <w:tcW w:w="0" w:type="auto"/>
            <w:vAlign w:val="center"/>
          </w:tcPr>
          <w:p w14:paraId="0B5E07A9" w14:textId="77777777" w:rsidR="007500DC" w:rsidRDefault="00AB79C6" w:rsidP="007500DC">
            <w:pPr>
              <w:keepNext/>
              <w:jc w:val="center"/>
              <w:rPr>
                <w:rFonts w:ascii="Calibri" w:hAnsi="Calibri"/>
                <w:sz w:val="18"/>
                <w:szCs w:val="18"/>
              </w:rPr>
            </w:pPr>
            <w:r w:rsidRPr="00782762">
              <w:rPr>
                <w:rFonts w:ascii="Calibri" w:hAnsi="Calibri"/>
                <w:sz w:val="18"/>
                <w:szCs w:val="18"/>
              </w:rPr>
              <w:t>1.000</w:t>
            </w:r>
          </w:p>
        </w:tc>
        <w:tc>
          <w:tcPr>
            <w:tcW w:w="0" w:type="auto"/>
            <w:vAlign w:val="center"/>
          </w:tcPr>
          <w:p w14:paraId="0B5E07AA" w14:textId="77777777" w:rsidR="007500DC" w:rsidRDefault="00AB79C6" w:rsidP="007500DC">
            <w:pPr>
              <w:keepNext/>
              <w:jc w:val="center"/>
              <w:rPr>
                <w:rFonts w:ascii="Calibri" w:hAnsi="Calibri"/>
                <w:sz w:val="18"/>
                <w:szCs w:val="18"/>
              </w:rPr>
            </w:pPr>
            <w:r w:rsidRPr="00782762">
              <w:rPr>
                <w:rFonts w:ascii="Calibri" w:hAnsi="Calibri"/>
                <w:sz w:val="18"/>
                <w:szCs w:val="18"/>
              </w:rPr>
              <w:t>1.009</w:t>
            </w:r>
          </w:p>
        </w:tc>
        <w:tc>
          <w:tcPr>
            <w:tcW w:w="0" w:type="auto"/>
            <w:vAlign w:val="center"/>
          </w:tcPr>
          <w:p w14:paraId="0B5E07AB" w14:textId="77777777" w:rsidR="007500DC" w:rsidRDefault="00AB79C6" w:rsidP="007500DC">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0B5E07AC" w14:textId="77777777" w:rsidR="007500DC" w:rsidRDefault="00AB79C6" w:rsidP="007500DC">
            <w:pPr>
              <w:keepNext/>
              <w:jc w:val="center"/>
              <w:rPr>
                <w:rFonts w:ascii="Calibri" w:hAnsi="Calibri"/>
                <w:sz w:val="18"/>
                <w:szCs w:val="18"/>
              </w:rPr>
            </w:pPr>
            <w:r w:rsidRPr="00782762">
              <w:rPr>
                <w:rFonts w:ascii="Calibri" w:hAnsi="Calibri"/>
                <w:sz w:val="18"/>
                <w:szCs w:val="18"/>
              </w:rPr>
              <w:t>1.025</w:t>
            </w:r>
          </w:p>
        </w:tc>
      </w:tr>
      <w:tr w:rsidR="00AB79C6" w:rsidRPr="00782762" w14:paraId="0B5E07B9" w14:textId="77777777" w:rsidTr="000F7B25">
        <w:trPr>
          <w:cantSplit/>
          <w:trHeight w:hRule="exact" w:val="187"/>
          <w:jc w:val="center"/>
        </w:trPr>
        <w:tc>
          <w:tcPr>
            <w:tcW w:w="0" w:type="auto"/>
            <w:vMerge/>
            <w:vAlign w:val="center"/>
          </w:tcPr>
          <w:p w14:paraId="0B5E07AE" w14:textId="77777777" w:rsidR="007500DC" w:rsidRDefault="007500DC" w:rsidP="007500DC">
            <w:pPr>
              <w:keepNext/>
              <w:jc w:val="center"/>
              <w:rPr>
                <w:rFonts w:ascii="Calibri" w:hAnsi="Calibri"/>
                <w:sz w:val="18"/>
                <w:szCs w:val="18"/>
              </w:rPr>
            </w:pPr>
          </w:p>
        </w:tc>
        <w:tc>
          <w:tcPr>
            <w:tcW w:w="0" w:type="auto"/>
            <w:vAlign w:val="center"/>
          </w:tcPr>
          <w:p w14:paraId="0B5E07AF" w14:textId="77777777" w:rsidR="007500DC" w:rsidRDefault="00AB79C6" w:rsidP="007500DC">
            <w:pPr>
              <w:keepNext/>
              <w:jc w:val="center"/>
              <w:rPr>
                <w:rFonts w:ascii="Calibri" w:hAnsi="Calibri"/>
                <w:b/>
                <w:sz w:val="18"/>
                <w:szCs w:val="18"/>
              </w:rPr>
            </w:pPr>
            <w:r w:rsidRPr="00782762">
              <w:rPr>
                <w:rFonts w:ascii="Calibri" w:hAnsi="Calibri"/>
                <w:b/>
                <w:sz w:val="18"/>
                <w:szCs w:val="18"/>
              </w:rPr>
              <w:t>85</w:t>
            </w:r>
          </w:p>
        </w:tc>
        <w:tc>
          <w:tcPr>
            <w:tcW w:w="0" w:type="auto"/>
            <w:vAlign w:val="center"/>
          </w:tcPr>
          <w:p w14:paraId="0B5E07B0" w14:textId="77777777" w:rsidR="007500DC" w:rsidRDefault="00AB79C6" w:rsidP="007500DC">
            <w:pPr>
              <w:keepNext/>
              <w:jc w:val="center"/>
              <w:rPr>
                <w:rFonts w:ascii="Calibri" w:hAnsi="Calibri"/>
                <w:sz w:val="18"/>
                <w:szCs w:val="18"/>
              </w:rPr>
            </w:pPr>
            <w:r w:rsidRPr="00782762">
              <w:rPr>
                <w:rFonts w:ascii="Calibri" w:hAnsi="Calibri"/>
                <w:sz w:val="18"/>
                <w:szCs w:val="18"/>
              </w:rPr>
              <w:t>0.955</w:t>
            </w:r>
          </w:p>
        </w:tc>
        <w:tc>
          <w:tcPr>
            <w:tcW w:w="0" w:type="auto"/>
            <w:vAlign w:val="center"/>
          </w:tcPr>
          <w:p w14:paraId="0B5E07B1" w14:textId="77777777" w:rsidR="007500DC" w:rsidRDefault="00AB79C6" w:rsidP="007500DC">
            <w:pPr>
              <w:keepNext/>
              <w:jc w:val="center"/>
              <w:rPr>
                <w:rFonts w:ascii="Calibri" w:hAnsi="Calibri"/>
                <w:sz w:val="18"/>
                <w:szCs w:val="18"/>
              </w:rPr>
            </w:pPr>
            <w:r w:rsidRPr="00782762">
              <w:rPr>
                <w:rFonts w:ascii="Calibri" w:hAnsi="Calibri"/>
                <w:sz w:val="18"/>
                <w:szCs w:val="18"/>
              </w:rPr>
              <w:t>0.963</w:t>
            </w:r>
          </w:p>
        </w:tc>
        <w:tc>
          <w:tcPr>
            <w:tcW w:w="0" w:type="auto"/>
            <w:vAlign w:val="center"/>
          </w:tcPr>
          <w:p w14:paraId="0B5E07B2" w14:textId="77777777" w:rsidR="007500DC" w:rsidRDefault="00AB79C6" w:rsidP="007500DC">
            <w:pPr>
              <w:keepNext/>
              <w:jc w:val="center"/>
              <w:rPr>
                <w:rFonts w:ascii="Calibri" w:hAnsi="Calibri"/>
                <w:sz w:val="18"/>
                <w:szCs w:val="18"/>
              </w:rPr>
            </w:pPr>
            <w:r w:rsidRPr="00782762">
              <w:rPr>
                <w:rFonts w:ascii="Calibri" w:hAnsi="Calibri"/>
                <w:sz w:val="18"/>
                <w:szCs w:val="18"/>
              </w:rPr>
              <w:t>0.971</w:t>
            </w:r>
          </w:p>
        </w:tc>
        <w:tc>
          <w:tcPr>
            <w:tcW w:w="0" w:type="auto"/>
            <w:vAlign w:val="center"/>
          </w:tcPr>
          <w:p w14:paraId="0B5E07B3" w14:textId="77777777" w:rsidR="007500DC" w:rsidRDefault="00AB79C6" w:rsidP="007500DC">
            <w:pPr>
              <w:keepNext/>
              <w:jc w:val="center"/>
              <w:rPr>
                <w:rFonts w:ascii="Calibri" w:hAnsi="Calibri"/>
                <w:sz w:val="18"/>
                <w:szCs w:val="18"/>
              </w:rPr>
            </w:pPr>
            <w:r w:rsidRPr="00782762">
              <w:rPr>
                <w:rFonts w:ascii="Calibri" w:hAnsi="Calibri"/>
                <w:sz w:val="18"/>
                <w:szCs w:val="18"/>
              </w:rPr>
              <w:t>0.979</w:t>
            </w:r>
          </w:p>
        </w:tc>
        <w:tc>
          <w:tcPr>
            <w:tcW w:w="0" w:type="auto"/>
            <w:vAlign w:val="center"/>
          </w:tcPr>
          <w:p w14:paraId="0B5E07B4" w14:textId="77777777" w:rsidR="007500DC" w:rsidRDefault="00AB79C6" w:rsidP="007500DC">
            <w:pPr>
              <w:keepNext/>
              <w:jc w:val="center"/>
              <w:rPr>
                <w:rFonts w:ascii="Calibri" w:hAnsi="Calibri"/>
                <w:sz w:val="18"/>
                <w:szCs w:val="18"/>
              </w:rPr>
            </w:pPr>
            <w:r w:rsidRPr="00782762">
              <w:rPr>
                <w:rFonts w:ascii="Calibri" w:hAnsi="Calibri"/>
                <w:sz w:val="18"/>
                <w:szCs w:val="18"/>
              </w:rPr>
              <w:t>0.988</w:t>
            </w:r>
          </w:p>
        </w:tc>
        <w:tc>
          <w:tcPr>
            <w:tcW w:w="0" w:type="auto"/>
            <w:vAlign w:val="center"/>
          </w:tcPr>
          <w:p w14:paraId="0B5E07B5" w14:textId="77777777" w:rsidR="007500DC" w:rsidRDefault="00AB79C6" w:rsidP="007500DC">
            <w:pPr>
              <w:keepNext/>
              <w:jc w:val="center"/>
              <w:rPr>
                <w:rFonts w:ascii="Calibri" w:hAnsi="Calibri"/>
                <w:sz w:val="18"/>
                <w:szCs w:val="18"/>
              </w:rPr>
            </w:pPr>
            <w:r w:rsidRPr="00782762">
              <w:rPr>
                <w:rFonts w:ascii="Calibri" w:hAnsi="Calibri"/>
                <w:sz w:val="18"/>
                <w:szCs w:val="18"/>
              </w:rPr>
              <w:t>0.996</w:t>
            </w:r>
          </w:p>
        </w:tc>
        <w:tc>
          <w:tcPr>
            <w:tcW w:w="0" w:type="auto"/>
            <w:vAlign w:val="center"/>
          </w:tcPr>
          <w:p w14:paraId="0B5E07B6" w14:textId="77777777" w:rsidR="007500DC" w:rsidRDefault="00AB79C6" w:rsidP="007500DC">
            <w:pPr>
              <w:keepNext/>
              <w:jc w:val="center"/>
              <w:rPr>
                <w:rFonts w:ascii="Calibri" w:hAnsi="Calibri"/>
                <w:sz w:val="18"/>
                <w:szCs w:val="18"/>
              </w:rPr>
            </w:pPr>
            <w:r w:rsidRPr="00782762">
              <w:rPr>
                <w:rFonts w:ascii="Calibri" w:hAnsi="Calibri"/>
                <w:sz w:val="18"/>
                <w:szCs w:val="18"/>
              </w:rPr>
              <w:t>1.004</w:t>
            </w:r>
          </w:p>
        </w:tc>
        <w:tc>
          <w:tcPr>
            <w:tcW w:w="0" w:type="auto"/>
            <w:vAlign w:val="center"/>
          </w:tcPr>
          <w:p w14:paraId="0B5E07B7" w14:textId="77777777" w:rsidR="007500DC" w:rsidRDefault="00AB79C6" w:rsidP="007500DC">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0B5E07B8" w14:textId="77777777" w:rsidR="007500DC" w:rsidRDefault="00AB79C6" w:rsidP="007500DC">
            <w:pPr>
              <w:keepNext/>
              <w:jc w:val="center"/>
              <w:rPr>
                <w:rFonts w:ascii="Calibri" w:hAnsi="Calibri"/>
                <w:sz w:val="18"/>
                <w:szCs w:val="18"/>
              </w:rPr>
            </w:pPr>
            <w:r w:rsidRPr="00782762">
              <w:rPr>
                <w:rFonts w:ascii="Calibri" w:hAnsi="Calibri"/>
                <w:sz w:val="18"/>
                <w:szCs w:val="18"/>
              </w:rPr>
              <w:t>1.020</w:t>
            </w:r>
          </w:p>
        </w:tc>
      </w:tr>
      <w:tr w:rsidR="00AB79C6" w:rsidRPr="00782762" w14:paraId="0B5E07C5" w14:textId="77777777" w:rsidTr="000F7B25">
        <w:trPr>
          <w:cantSplit/>
          <w:trHeight w:hRule="exact" w:val="187"/>
          <w:jc w:val="center"/>
        </w:trPr>
        <w:tc>
          <w:tcPr>
            <w:tcW w:w="0" w:type="auto"/>
            <w:vMerge/>
            <w:vAlign w:val="center"/>
          </w:tcPr>
          <w:p w14:paraId="0B5E07BA" w14:textId="77777777" w:rsidR="007500DC" w:rsidRDefault="007500DC" w:rsidP="007500DC">
            <w:pPr>
              <w:keepNext/>
              <w:jc w:val="center"/>
              <w:rPr>
                <w:rFonts w:ascii="Calibri" w:hAnsi="Calibri"/>
                <w:sz w:val="18"/>
                <w:szCs w:val="18"/>
              </w:rPr>
            </w:pPr>
          </w:p>
        </w:tc>
        <w:tc>
          <w:tcPr>
            <w:tcW w:w="0" w:type="auto"/>
            <w:vAlign w:val="center"/>
          </w:tcPr>
          <w:p w14:paraId="0B5E07BB" w14:textId="77777777" w:rsidR="007500DC" w:rsidRDefault="00AB79C6" w:rsidP="007500DC">
            <w:pPr>
              <w:keepNext/>
              <w:jc w:val="center"/>
              <w:rPr>
                <w:rFonts w:ascii="Calibri" w:hAnsi="Calibri"/>
                <w:b/>
                <w:sz w:val="18"/>
                <w:szCs w:val="18"/>
              </w:rPr>
            </w:pPr>
            <w:r w:rsidRPr="00782762">
              <w:rPr>
                <w:rFonts w:ascii="Calibri" w:hAnsi="Calibri"/>
                <w:b/>
                <w:sz w:val="18"/>
                <w:szCs w:val="18"/>
              </w:rPr>
              <w:t>90</w:t>
            </w:r>
          </w:p>
        </w:tc>
        <w:tc>
          <w:tcPr>
            <w:tcW w:w="0" w:type="auto"/>
            <w:vAlign w:val="center"/>
          </w:tcPr>
          <w:p w14:paraId="0B5E07BC" w14:textId="77777777" w:rsidR="007500DC" w:rsidRDefault="00AB79C6" w:rsidP="007500DC">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0B5E07BD" w14:textId="77777777" w:rsidR="007500DC" w:rsidRDefault="00AB79C6" w:rsidP="007500DC">
            <w:pPr>
              <w:keepNext/>
              <w:jc w:val="center"/>
              <w:rPr>
                <w:rFonts w:ascii="Calibri" w:hAnsi="Calibri"/>
                <w:sz w:val="18"/>
                <w:szCs w:val="18"/>
              </w:rPr>
            </w:pPr>
            <w:r w:rsidRPr="00782762">
              <w:rPr>
                <w:rFonts w:ascii="Calibri" w:hAnsi="Calibri"/>
                <w:sz w:val="18"/>
                <w:szCs w:val="18"/>
              </w:rPr>
              <w:t>0.958</w:t>
            </w:r>
          </w:p>
        </w:tc>
        <w:tc>
          <w:tcPr>
            <w:tcW w:w="0" w:type="auto"/>
            <w:vAlign w:val="center"/>
          </w:tcPr>
          <w:p w14:paraId="0B5E07BE" w14:textId="77777777" w:rsidR="007500DC" w:rsidRDefault="00AB79C6" w:rsidP="007500DC">
            <w:pPr>
              <w:keepNext/>
              <w:jc w:val="center"/>
              <w:rPr>
                <w:rFonts w:ascii="Calibri" w:hAnsi="Calibri"/>
                <w:sz w:val="18"/>
                <w:szCs w:val="18"/>
              </w:rPr>
            </w:pPr>
            <w:r w:rsidRPr="00782762">
              <w:rPr>
                <w:rFonts w:ascii="Calibri" w:hAnsi="Calibri"/>
                <w:sz w:val="18"/>
                <w:szCs w:val="18"/>
              </w:rPr>
              <w:t>0.967</w:t>
            </w:r>
          </w:p>
        </w:tc>
        <w:tc>
          <w:tcPr>
            <w:tcW w:w="0" w:type="auto"/>
            <w:vAlign w:val="center"/>
          </w:tcPr>
          <w:p w14:paraId="0B5E07BF" w14:textId="77777777" w:rsidR="007500DC" w:rsidRDefault="00AB79C6" w:rsidP="007500DC">
            <w:pPr>
              <w:keepNext/>
              <w:jc w:val="center"/>
              <w:rPr>
                <w:rFonts w:ascii="Calibri" w:hAnsi="Calibri"/>
                <w:sz w:val="18"/>
                <w:szCs w:val="18"/>
              </w:rPr>
            </w:pPr>
            <w:r w:rsidRPr="00782762">
              <w:rPr>
                <w:rFonts w:ascii="Calibri" w:hAnsi="Calibri"/>
                <w:sz w:val="18"/>
                <w:szCs w:val="18"/>
              </w:rPr>
              <w:t>0.975</w:t>
            </w:r>
          </w:p>
        </w:tc>
        <w:tc>
          <w:tcPr>
            <w:tcW w:w="0" w:type="auto"/>
            <w:vAlign w:val="center"/>
          </w:tcPr>
          <w:p w14:paraId="0B5E07C0" w14:textId="77777777" w:rsidR="007500DC" w:rsidRDefault="00AB79C6" w:rsidP="007500DC">
            <w:pPr>
              <w:keepNext/>
              <w:jc w:val="center"/>
              <w:rPr>
                <w:rFonts w:ascii="Calibri" w:hAnsi="Calibri"/>
                <w:sz w:val="18"/>
                <w:szCs w:val="18"/>
              </w:rPr>
            </w:pPr>
            <w:r w:rsidRPr="00782762">
              <w:rPr>
                <w:rFonts w:ascii="Calibri" w:hAnsi="Calibri"/>
                <w:sz w:val="18"/>
                <w:szCs w:val="18"/>
              </w:rPr>
              <w:t>0.983</w:t>
            </w:r>
          </w:p>
        </w:tc>
        <w:tc>
          <w:tcPr>
            <w:tcW w:w="0" w:type="auto"/>
            <w:vAlign w:val="center"/>
          </w:tcPr>
          <w:p w14:paraId="0B5E07C1" w14:textId="77777777" w:rsidR="007500DC" w:rsidRDefault="00AB79C6" w:rsidP="007500DC">
            <w:pPr>
              <w:keepNext/>
              <w:jc w:val="center"/>
              <w:rPr>
                <w:rFonts w:ascii="Calibri" w:hAnsi="Calibri"/>
                <w:sz w:val="18"/>
                <w:szCs w:val="18"/>
              </w:rPr>
            </w:pPr>
            <w:r w:rsidRPr="00782762">
              <w:rPr>
                <w:rFonts w:ascii="Calibri" w:hAnsi="Calibri"/>
                <w:sz w:val="18"/>
                <w:szCs w:val="18"/>
              </w:rPr>
              <w:t>0.991</w:t>
            </w:r>
          </w:p>
        </w:tc>
        <w:tc>
          <w:tcPr>
            <w:tcW w:w="0" w:type="auto"/>
            <w:vAlign w:val="center"/>
          </w:tcPr>
          <w:p w14:paraId="0B5E07C2" w14:textId="77777777" w:rsidR="007500DC" w:rsidRDefault="00AB79C6" w:rsidP="007500DC">
            <w:pPr>
              <w:keepNext/>
              <w:jc w:val="center"/>
              <w:rPr>
                <w:rFonts w:ascii="Calibri" w:hAnsi="Calibri"/>
                <w:sz w:val="18"/>
                <w:szCs w:val="18"/>
              </w:rPr>
            </w:pPr>
            <w:r w:rsidRPr="00782762">
              <w:rPr>
                <w:rFonts w:ascii="Calibri" w:hAnsi="Calibri"/>
                <w:sz w:val="18"/>
                <w:szCs w:val="18"/>
              </w:rPr>
              <w:t>0.999</w:t>
            </w:r>
          </w:p>
        </w:tc>
        <w:tc>
          <w:tcPr>
            <w:tcW w:w="0" w:type="auto"/>
            <w:vAlign w:val="center"/>
          </w:tcPr>
          <w:p w14:paraId="0B5E07C3" w14:textId="77777777" w:rsidR="007500DC" w:rsidRDefault="00AB79C6" w:rsidP="007500DC">
            <w:pPr>
              <w:keepNext/>
              <w:jc w:val="center"/>
              <w:rPr>
                <w:rFonts w:ascii="Calibri" w:hAnsi="Calibri"/>
                <w:sz w:val="18"/>
                <w:szCs w:val="18"/>
              </w:rPr>
            </w:pPr>
            <w:r w:rsidRPr="00782762">
              <w:rPr>
                <w:rFonts w:ascii="Calibri" w:hAnsi="Calibri"/>
                <w:sz w:val="18"/>
                <w:szCs w:val="18"/>
              </w:rPr>
              <w:t>1.008</w:t>
            </w:r>
          </w:p>
        </w:tc>
        <w:tc>
          <w:tcPr>
            <w:tcW w:w="0" w:type="auto"/>
            <w:vAlign w:val="center"/>
          </w:tcPr>
          <w:p w14:paraId="0B5E07C4" w14:textId="77777777" w:rsidR="007500DC" w:rsidRDefault="00AB79C6" w:rsidP="007500DC">
            <w:pPr>
              <w:keepNext/>
              <w:jc w:val="center"/>
              <w:rPr>
                <w:rFonts w:ascii="Calibri" w:hAnsi="Calibri"/>
                <w:sz w:val="18"/>
                <w:szCs w:val="18"/>
              </w:rPr>
            </w:pPr>
            <w:r w:rsidRPr="00782762">
              <w:rPr>
                <w:rFonts w:ascii="Calibri" w:hAnsi="Calibri"/>
                <w:sz w:val="18"/>
                <w:szCs w:val="18"/>
              </w:rPr>
              <w:t>1.016</w:t>
            </w:r>
          </w:p>
        </w:tc>
      </w:tr>
      <w:tr w:rsidR="00AB79C6" w:rsidRPr="00782762" w14:paraId="0B5E07D1" w14:textId="77777777" w:rsidTr="000F7B25">
        <w:trPr>
          <w:cantSplit/>
          <w:trHeight w:hRule="exact" w:val="187"/>
          <w:jc w:val="center"/>
        </w:trPr>
        <w:tc>
          <w:tcPr>
            <w:tcW w:w="0" w:type="auto"/>
            <w:vMerge/>
            <w:vAlign w:val="center"/>
          </w:tcPr>
          <w:p w14:paraId="0B5E07C6" w14:textId="77777777" w:rsidR="007500DC" w:rsidRDefault="007500DC" w:rsidP="007500DC">
            <w:pPr>
              <w:keepNext/>
              <w:jc w:val="center"/>
              <w:rPr>
                <w:rFonts w:ascii="Calibri" w:hAnsi="Calibri"/>
                <w:sz w:val="18"/>
                <w:szCs w:val="18"/>
              </w:rPr>
            </w:pPr>
          </w:p>
        </w:tc>
        <w:tc>
          <w:tcPr>
            <w:tcW w:w="0" w:type="auto"/>
            <w:vAlign w:val="center"/>
          </w:tcPr>
          <w:p w14:paraId="0B5E07C7" w14:textId="77777777" w:rsidR="007500DC" w:rsidRDefault="00AB79C6" w:rsidP="007500DC">
            <w:pPr>
              <w:keepNext/>
              <w:jc w:val="center"/>
              <w:rPr>
                <w:rFonts w:ascii="Calibri" w:hAnsi="Calibri"/>
                <w:b/>
                <w:sz w:val="18"/>
                <w:szCs w:val="18"/>
              </w:rPr>
            </w:pPr>
            <w:r w:rsidRPr="00782762">
              <w:rPr>
                <w:rFonts w:ascii="Calibri" w:hAnsi="Calibri"/>
                <w:b/>
                <w:sz w:val="18"/>
                <w:szCs w:val="18"/>
              </w:rPr>
              <w:t>95</w:t>
            </w:r>
          </w:p>
        </w:tc>
        <w:tc>
          <w:tcPr>
            <w:tcW w:w="0" w:type="auto"/>
            <w:vAlign w:val="center"/>
          </w:tcPr>
          <w:p w14:paraId="0B5E07C8" w14:textId="77777777" w:rsidR="007500DC" w:rsidRDefault="00AB79C6" w:rsidP="007500DC">
            <w:pPr>
              <w:keepNext/>
              <w:jc w:val="center"/>
              <w:rPr>
                <w:rFonts w:ascii="Calibri" w:hAnsi="Calibri"/>
                <w:sz w:val="18"/>
                <w:szCs w:val="18"/>
              </w:rPr>
            </w:pPr>
            <w:r w:rsidRPr="00782762">
              <w:rPr>
                <w:rFonts w:ascii="Calibri" w:hAnsi="Calibri"/>
                <w:sz w:val="18"/>
                <w:szCs w:val="18"/>
              </w:rPr>
              <w:t>0.946</w:t>
            </w:r>
          </w:p>
        </w:tc>
        <w:tc>
          <w:tcPr>
            <w:tcW w:w="0" w:type="auto"/>
            <w:vAlign w:val="center"/>
          </w:tcPr>
          <w:p w14:paraId="0B5E07C9" w14:textId="77777777" w:rsidR="007500DC" w:rsidRDefault="00AB79C6" w:rsidP="007500DC">
            <w:pPr>
              <w:keepNext/>
              <w:jc w:val="center"/>
              <w:rPr>
                <w:rFonts w:ascii="Calibri" w:hAnsi="Calibri"/>
                <w:sz w:val="18"/>
                <w:szCs w:val="18"/>
              </w:rPr>
            </w:pPr>
            <w:r w:rsidRPr="00782762">
              <w:rPr>
                <w:rFonts w:ascii="Calibri" w:hAnsi="Calibri"/>
                <w:sz w:val="18"/>
                <w:szCs w:val="18"/>
              </w:rPr>
              <w:t>0.954</w:t>
            </w:r>
          </w:p>
        </w:tc>
        <w:tc>
          <w:tcPr>
            <w:tcW w:w="0" w:type="auto"/>
            <w:vAlign w:val="center"/>
          </w:tcPr>
          <w:p w14:paraId="0B5E07CA" w14:textId="77777777" w:rsidR="007500DC" w:rsidRDefault="00AB79C6" w:rsidP="007500DC">
            <w:pPr>
              <w:keepNext/>
              <w:jc w:val="center"/>
              <w:rPr>
                <w:rFonts w:ascii="Calibri" w:hAnsi="Calibri"/>
                <w:sz w:val="18"/>
                <w:szCs w:val="18"/>
              </w:rPr>
            </w:pPr>
            <w:r w:rsidRPr="00782762">
              <w:rPr>
                <w:rFonts w:ascii="Calibri" w:hAnsi="Calibri"/>
                <w:sz w:val="18"/>
                <w:szCs w:val="18"/>
              </w:rPr>
              <w:t>0.962</w:t>
            </w:r>
          </w:p>
        </w:tc>
        <w:tc>
          <w:tcPr>
            <w:tcW w:w="0" w:type="auto"/>
            <w:vAlign w:val="center"/>
          </w:tcPr>
          <w:p w14:paraId="0B5E07CB" w14:textId="77777777" w:rsidR="007500DC" w:rsidRDefault="00AB79C6" w:rsidP="007500DC">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0B5E07CC" w14:textId="77777777" w:rsidR="007500DC" w:rsidRDefault="00AB79C6" w:rsidP="007500DC">
            <w:pPr>
              <w:keepNext/>
              <w:jc w:val="center"/>
              <w:rPr>
                <w:rFonts w:ascii="Calibri" w:hAnsi="Calibri"/>
                <w:sz w:val="18"/>
                <w:szCs w:val="18"/>
              </w:rPr>
            </w:pPr>
            <w:r w:rsidRPr="00782762">
              <w:rPr>
                <w:rFonts w:ascii="Calibri" w:hAnsi="Calibri"/>
                <w:sz w:val="18"/>
                <w:szCs w:val="18"/>
              </w:rPr>
              <w:t>0.979</w:t>
            </w:r>
          </w:p>
        </w:tc>
        <w:tc>
          <w:tcPr>
            <w:tcW w:w="0" w:type="auto"/>
            <w:vAlign w:val="center"/>
          </w:tcPr>
          <w:p w14:paraId="0B5E07CD" w14:textId="77777777" w:rsidR="007500DC" w:rsidRDefault="00AB79C6" w:rsidP="007500DC">
            <w:pPr>
              <w:keepNext/>
              <w:jc w:val="center"/>
              <w:rPr>
                <w:rFonts w:ascii="Calibri" w:hAnsi="Calibri"/>
                <w:sz w:val="18"/>
                <w:szCs w:val="18"/>
              </w:rPr>
            </w:pPr>
            <w:r w:rsidRPr="00782762">
              <w:rPr>
                <w:rFonts w:ascii="Calibri" w:hAnsi="Calibri"/>
                <w:sz w:val="18"/>
                <w:szCs w:val="18"/>
              </w:rPr>
              <w:t>0.987</w:t>
            </w:r>
          </w:p>
        </w:tc>
        <w:tc>
          <w:tcPr>
            <w:tcW w:w="0" w:type="auto"/>
            <w:vAlign w:val="center"/>
          </w:tcPr>
          <w:p w14:paraId="0B5E07CE" w14:textId="77777777" w:rsidR="007500DC" w:rsidRDefault="00AB79C6" w:rsidP="007500DC">
            <w:pPr>
              <w:keepNext/>
              <w:jc w:val="center"/>
              <w:rPr>
                <w:rFonts w:ascii="Calibri" w:hAnsi="Calibri"/>
                <w:sz w:val="18"/>
                <w:szCs w:val="18"/>
              </w:rPr>
            </w:pPr>
            <w:r w:rsidRPr="00782762">
              <w:rPr>
                <w:rFonts w:ascii="Calibri" w:hAnsi="Calibri"/>
                <w:sz w:val="18"/>
                <w:szCs w:val="18"/>
              </w:rPr>
              <w:t>0.995</w:t>
            </w:r>
          </w:p>
        </w:tc>
        <w:tc>
          <w:tcPr>
            <w:tcW w:w="0" w:type="auto"/>
            <w:vAlign w:val="center"/>
          </w:tcPr>
          <w:p w14:paraId="0B5E07CF" w14:textId="77777777" w:rsidR="007500DC" w:rsidRDefault="00AB79C6" w:rsidP="007500DC">
            <w:pPr>
              <w:keepNext/>
              <w:jc w:val="center"/>
              <w:rPr>
                <w:rFonts w:ascii="Calibri" w:hAnsi="Calibri"/>
                <w:sz w:val="18"/>
                <w:szCs w:val="18"/>
              </w:rPr>
            </w:pPr>
            <w:r w:rsidRPr="00782762">
              <w:rPr>
                <w:rFonts w:ascii="Calibri" w:hAnsi="Calibri"/>
                <w:sz w:val="18"/>
                <w:szCs w:val="18"/>
              </w:rPr>
              <w:t>1.003</w:t>
            </w:r>
          </w:p>
        </w:tc>
        <w:tc>
          <w:tcPr>
            <w:tcW w:w="0" w:type="auto"/>
            <w:vAlign w:val="center"/>
          </w:tcPr>
          <w:p w14:paraId="0B5E07D0" w14:textId="77777777" w:rsidR="007500DC" w:rsidRDefault="00AB79C6" w:rsidP="007500DC">
            <w:pPr>
              <w:keepNext/>
              <w:jc w:val="center"/>
              <w:rPr>
                <w:rFonts w:ascii="Calibri" w:hAnsi="Calibri"/>
                <w:sz w:val="18"/>
                <w:szCs w:val="18"/>
              </w:rPr>
            </w:pPr>
            <w:r w:rsidRPr="00782762">
              <w:rPr>
                <w:rFonts w:ascii="Calibri" w:hAnsi="Calibri"/>
                <w:sz w:val="18"/>
                <w:szCs w:val="18"/>
              </w:rPr>
              <w:t>1.011</w:t>
            </w:r>
          </w:p>
        </w:tc>
      </w:tr>
      <w:tr w:rsidR="00AB79C6" w:rsidRPr="00782762" w14:paraId="0B5E07DD" w14:textId="77777777" w:rsidTr="000F7B25">
        <w:trPr>
          <w:cantSplit/>
          <w:trHeight w:hRule="exact" w:val="187"/>
          <w:jc w:val="center"/>
        </w:trPr>
        <w:tc>
          <w:tcPr>
            <w:tcW w:w="0" w:type="auto"/>
            <w:vMerge/>
            <w:vAlign w:val="center"/>
          </w:tcPr>
          <w:p w14:paraId="0B5E07D2" w14:textId="77777777" w:rsidR="007500DC" w:rsidRDefault="007500DC" w:rsidP="007500DC">
            <w:pPr>
              <w:keepNext/>
              <w:jc w:val="center"/>
              <w:rPr>
                <w:rFonts w:ascii="Calibri" w:hAnsi="Calibri"/>
                <w:sz w:val="18"/>
                <w:szCs w:val="18"/>
              </w:rPr>
            </w:pPr>
          </w:p>
        </w:tc>
        <w:tc>
          <w:tcPr>
            <w:tcW w:w="0" w:type="auto"/>
            <w:vAlign w:val="center"/>
          </w:tcPr>
          <w:p w14:paraId="0B5E07D3" w14:textId="77777777" w:rsidR="007500DC" w:rsidRDefault="00AB79C6" w:rsidP="007500DC">
            <w:pPr>
              <w:keepNext/>
              <w:jc w:val="center"/>
              <w:rPr>
                <w:rFonts w:ascii="Calibri" w:hAnsi="Calibri"/>
                <w:b/>
                <w:sz w:val="18"/>
                <w:szCs w:val="18"/>
              </w:rPr>
            </w:pPr>
            <w:r w:rsidRPr="00782762">
              <w:rPr>
                <w:rFonts w:ascii="Calibri" w:hAnsi="Calibri"/>
                <w:b/>
                <w:sz w:val="18"/>
                <w:szCs w:val="18"/>
              </w:rPr>
              <w:t>100</w:t>
            </w:r>
          </w:p>
        </w:tc>
        <w:tc>
          <w:tcPr>
            <w:tcW w:w="0" w:type="auto"/>
            <w:vAlign w:val="center"/>
          </w:tcPr>
          <w:p w14:paraId="0B5E07D4" w14:textId="77777777" w:rsidR="007500DC" w:rsidRDefault="00AB79C6" w:rsidP="007500DC">
            <w:pPr>
              <w:keepNext/>
              <w:jc w:val="center"/>
              <w:rPr>
                <w:rFonts w:ascii="Calibri" w:hAnsi="Calibri"/>
                <w:sz w:val="18"/>
                <w:szCs w:val="18"/>
              </w:rPr>
            </w:pPr>
            <w:r w:rsidRPr="00782762">
              <w:rPr>
                <w:rFonts w:ascii="Calibri" w:hAnsi="Calibri"/>
                <w:sz w:val="18"/>
                <w:szCs w:val="18"/>
              </w:rPr>
              <w:t>0.942</w:t>
            </w:r>
          </w:p>
        </w:tc>
        <w:tc>
          <w:tcPr>
            <w:tcW w:w="0" w:type="auto"/>
            <w:vAlign w:val="center"/>
          </w:tcPr>
          <w:p w14:paraId="0B5E07D5" w14:textId="77777777" w:rsidR="007500DC" w:rsidRDefault="00AB79C6" w:rsidP="007500DC">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0B5E07D6" w14:textId="77777777" w:rsidR="007500DC" w:rsidRDefault="00AB79C6" w:rsidP="007500DC">
            <w:pPr>
              <w:keepNext/>
              <w:jc w:val="center"/>
              <w:rPr>
                <w:rFonts w:ascii="Calibri" w:hAnsi="Calibri"/>
                <w:sz w:val="18"/>
                <w:szCs w:val="18"/>
              </w:rPr>
            </w:pPr>
            <w:r w:rsidRPr="00782762">
              <w:rPr>
                <w:rFonts w:ascii="Calibri" w:hAnsi="Calibri"/>
                <w:sz w:val="18"/>
                <w:szCs w:val="18"/>
              </w:rPr>
              <w:t>0.958</w:t>
            </w:r>
          </w:p>
        </w:tc>
        <w:tc>
          <w:tcPr>
            <w:tcW w:w="0" w:type="auto"/>
            <w:vAlign w:val="center"/>
          </w:tcPr>
          <w:p w14:paraId="0B5E07D7" w14:textId="77777777" w:rsidR="007500DC" w:rsidRDefault="00AB79C6" w:rsidP="007500DC">
            <w:pPr>
              <w:keepNext/>
              <w:jc w:val="center"/>
              <w:rPr>
                <w:rFonts w:ascii="Calibri" w:hAnsi="Calibri"/>
                <w:sz w:val="18"/>
                <w:szCs w:val="18"/>
              </w:rPr>
            </w:pPr>
            <w:r w:rsidRPr="00782762">
              <w:rPr>
                <w:rFonts w:ascii="Calibri" w:hAnsi="Calibri"/>
                <w:sz w:val="18"/>
                <w:szCs w:val="18"/>
              </w:rPr>
              <w:t>0.966</w:t>
            </w:r>
          </w:p>
        </w:tc>
        <w:tc>
          <w:tcPr>
            <w:tcW w:w="0" w:type="auto"/>
            <w:vAlign w:val="center"/>
          </w:tcPr>
          <w:p w14:paraId="0B5E07D8" w14:textId="77777777" w:rsidR="007500DC" w:rsidRDefault="00AB79C6" w:rsidP="007500DC">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0B5E07D9" w14:textId="77777777" w:rsidR="007500DC" w:rsidRDefault="00AB79C6" w:rsidP="007500DC">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0B5E07DA" w14:textId="77777777" w:rsidR="007500DC" w:rsidRDefault="00AB79C6" w:rsidP="007500DC">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0B5E07DB" w14:textId="77777777" w:rsidR="007500DC" w:rsidRDefault="00AB79C6" w:rsidP="007500DC">
            <w:pPr>
              <w:keepNext/>
              <w:jc w:val="center"/>
              <w:rPr>
                <w:rFonts w:ascii="Calibri" w:hAnsi="Calibri"/>
                <w:sz w:val="18"/>
                <w:szCs w:val="18"/>
              </w:rPr>
            </w:pPr>
            <w:r w:rsidRPr="00782762">
              <w:rPr>
                <w:rFonts w:ascii="Calibri" w:hAnsi="Calibri"/>
                <w:sz w:val="18"/>
                <w:szCs w:val="18"/>
              </w:rPr>
              <w:t>0.998</w:t>
            </w:r>
          </w:p>
        </w:tc>
        <w:tc>
          <w:tcPr>
            <w:tcW w:w="0" w:type="auto"/>
            <w:vAlign w:val="center"/>
          </w:tcPr>
          <w:p w14:paraId="0B5E07DC" w14:textId="77777777" w:rsidR="007500DC" w:rsidRDefault="00AB79C6" w:rsidP="007500DC">
            <w:pPr>
              <w:keepNext/>
              <w:jc w:val="center"/>
              <w:rPr>
                <w:rFonts w:ascii="Calibri" w:hAnsi="Calibri"/>
                <w:sz w:val="18"/>
                <w:szCs w:val="18"/>
              </w:rPr>
            </w:pPr>
            <w:r w:rsidRPr="00782762">
              <w:rPr>
                <w:rFonts w:ascii="Calibri" w:hAnsi="Calibri"/>
                <w:sz w:val="18"/>
                <w:szCs w:val="18"/>
              </w:rPr>
              <w:t>1.007</w:t>
            </w:r>
          </w:p>
        </w:tc>
      </w:tr>
      <w:tr w:rsidR="00AB79C6" w:rsidRPr="00782762" w14:paraId="0B5E07E9" w14:textId="77777777" w:rsidTr="000F7B25">
        <w:trPr>
          <w:cantSplit/>
          <w:trHeight w:hRule="exact" w:val="187"/>
          <w:jc w:val="center"/>
        </w:trPr>
        <w:tc>
          <w:tcPr>
            <w:tcW w:w="0" w:type="auto"/>
            <w:vMerge/>
            <w:vAlign w:val="center"/>
          </w:tcPr>
          <w:p w14:paraId="0B5E07DE" w14:textId="77777777" w:rsidR="007500DC" w:rsidRDefault="007500DC" w:rsidP="007500DC">
            <w:pPr>
              <w:keepNext/>
              <w:jc w:val="center"/>
              <w:rPr>
                <w:rFonts w:ascii="Calibri" w:hAnsi="Calibri"/>
                <w:sz w:val="18"/>
                <w:szCs w:val="18"/>
              </w:rPr>
            </w:pPr>
          </w:p>
        </w:tc>
        <w:tc>
          <w:tcPr>
            <w:tcW w:w="0" w:type="auto"/>
            <w:vAlign w:val="center"/>
          </w:tcPr>
          <w:p w14:paraId="0B5E07DF" w14:textId="77777777" w:rsidR="007500DC" w:rsidRDefault="00AB79C6" w:rsidP="007500DC">
            <w:pPr>
              <w:keepNext/>
              <w:jc w:val="center"/>
              <w:rPr>
                <w:rFonts w:ascii="Calibri" w:hAnsi="Calibri"/>
                <w:b/>
                <w:sz w:val="18"/>
                <w:szCs w:val="18"/>
              </w:rPr>
            </w:pPr>
            <w:r w:rsidRPr="00782762">
              <w:rPr>
                <w:rFonts w:ascii="Calibri" w:hAnsi="Calibri"/>
                <w:b/>
                <w:sz w:val="18"/>
                <w:szCs w:val="18"/>
              </w:rPr>
              <w:t>105</w:t>
            </w:r>
          </w:p>
        </w:tc>
        <w:tc>
          <w:tcPr>
            <w:tcW w:w="0" w:type="auto"/>
            <w:vAlign w:val="center"/>
          </w:tcPr>
          <w:p w14:paraId="0B5E07E0" w14:textId="77777777" w:rsidR="007500DC" w:rsidRDefault="00AB79C6" w:rsidP="007500DC">
            <w:pPr>
              <w:keepNext/>
              <w:jc w:val="center"/>
              <w:rPr>
                <w:rFonts w:ascii="Calibri" w:hAnsi="Calibri"/>
                <w:sz w:val="18"/>
                <w:szCs w:val="18"/>
              </w:rPr>
            </w:pPr>
            <w:r w:rsidRPr="00782762">
              <w:rPr>
                <w:rFonts w:ascii="Calibri" w:hAnsi="Calibri"/>
                <w:sz w:val="18"/>
                <w:szCs w:val="18"/>
              </w:rPr>
              <w:t>0.938</w:t>
            </w:r>
          </w:p>
        </w:tc>
        <w:tc>
          <w:tcPr>
            <w:tcW w:w="0" w:type="auto"/>
            <w:vAlign w:val="center"/>
          </w:tcPr>
          <w:p w14:paraId="0B5E07E1" w14:textId="77777777" w:rsidR="007500DC" w:rsidRDefault="00AB79C6" w:rsidP="007500DC">
            <w:pPr>
              <w:keepNext/>
              <w:jc w:val="center"/>
              <w:rPr>
                <w:rFonts w:ascii="Calibri" w:hAnsi="Calibri"/>
                <w:sz w:val="18"/>
                <w:szCs w:val="18"/>
              </w:rPr>
            </w:pPr>
            <w:r w:rsidRPr="00782762">
              <w:rPr>
                <w:rFonts w:ascii="Calibri" w:hAnsi="Calibri"/>
                <w:sz w:val="18"/>
                <w:szCs w:val="18"/>
              </w:rPr>
              <w:t>0.946</w:t>
            </w:r>
          </w:p>
        </w:tc>
        <w:tc>
          <w:tcPr>
            <w:tcW w:w="0" w:type="auto"/>
            <w:vAlign w:val="center"/>
          </w:tcPr>
          <w:p w14:paraId="0B5E07E2" w14:textId="77777777" w:rsidR="007500DC" w:rsidRDefault="00AB79C6" w:rsidP="007500DC">
            <w:pPr>
              <w:keepNext/>
              <w:jc w:val="center"/>
              <w:rPr>
                <w:rFonts w:ascii="Calibri" w:hAnsi="Calibri"/>
                <w:sz w:val="18"/>
                <w:szCs w:val="18"/>
              </w:rPr>
            </w:pPr>
            <w:r w:rsidRPr="00782762">
              <w:rPr>
                <w:rFonts w:ascii="Calibri" w:hAnsi="Calibri"/>
                <w:sz w:val="18"/>
                <w:szCs w:val="18"/>
              </w:rPr>
              <w:t>0.954</w:t>
            </w:r>
          </w:p>
        </w:tc>
        <w:tc>
          <w:tcPr>
            <w:tcW w:w="0" w:type="auto"/>
            <w:vAlign w:val="center"/>
          </w:tcPr>
          <w:p w14:paraId="0B5E07E3" w14:textId="77777777" w:rsidR="007500DC" w:rsidRDefault="00AB79C6" w:rsidP="007500DC">
            <w:pPr>
              <w:keepNext/>
              <w:jc w:val="center"/>
              <w:rPr>
                <w:rFonts w:ascii="Calibri" w:hAnsi="Calibri"/>
                <w:sz w:val="18"/>
                <w:szCs w:val="18"/>
              </w:rPr>
            </w:pPr>
            <w:r w:rsidRPr="00782762">
              <w:rPr>
                <w:rFonts w:ascii="Calibri" w:hAnsi="Calibri"/>
                <w:sz w:val="18"/>
                <w:szCs w:val="18"/>
              </w:rPr>
              <w:t>0.962</w:t>
            </w:r>
          </w:p>
        </w:tc>
        <w:tc>
          <w:tcPr>
            <w:tcW w:w="0" w:type="auto"/>
            <w:vAlign w:val="center"/>
          </w:tcPr>
          <w:p w14:paraId="0B5E07E4" w14:textId="77777777" w:rsidR="007500DC" w:rsidRDefault="00AB79C6" w:rsidP="007500DC">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0B5E07E5" w14:textId="77777777" w:rsidR="007500DC" w:rsidRDefault="00AB79C6" w:rsidP="007500DC">
            <w:pPr>
              <w:keepNext/>
              <w:jc w:val="center"/>
              <w:rPr>
                <w:rFonts w:ascii="Calibri" w:hAnsi="Calibri"/>
                <w:sz w:val="18"/>
                <w:szCs w:val="18"/>
              </w:rPr>
            </w:pPr>
            <w:r w:rsidRPr="00782762">
              <w:rPr>
                <w:rFonts w:ascii="Calibri" w:hAnsi="Calibri"/>
                <w:sz w:val="18"/>
                <w:szCs w:val="18"/>
              </w:rPr>
              <w:t>0.978</w:t>
            </w:r>
          </w:p>
        </w:tc>
        <w:tc>
          <w:tcPr>
            <w:tcW w:w="0" w:type="auto"/>
            <w:vAlign w:val="center"/>
          </w:tcPr>
          <w:p w14:paraId="0B5E07E6" w14:textId="77777777" w:rsidR="007500DC" w:rsidRDefault="00AB79C6" w:rsidP="007500DC">
            <w:pPr>
              <w:keepNext/>
              <w:jc w:val="center"/>
              <w:rPr>
                <w:rFonts w:ascii="Calibri" w:hAnsi="Calibri"/>
                <w:sz w:val="18"/>
                <w:szCs w:val="18"/>
              </w:rPr>
            </w:pPr>
            <w:r w:rsidRPr="00782762">
              <w:rPr>
                <w:rFonts w:ascii="Calibri" w:hAnsi="Calibri"/>
                <w:sz w:val="18"/>
                <w:szCs w:val="18"/>
              </w:rPr>
              <w:t>0.986</w:t>
            </w:r>
          </w:p>
        </w:tc>
        <w:tc>
          <w:tcPr>
            <w:tcW w:w="0" w:type="auto"/>
            <w:vAlign w:val="center"/>
          </w:tcPr>
          <w:p w14:paraId="0B5E07E7" w14:textId="77777777" w:rsidR="007500DC" w:rsidRDefault="00AB79C6" w:rsidP="007500DC">
            <w:pPr>
              <w:keepNext/>
              <w:jc w:val="center"/>
              <w:rPr>
                <w:rFonts w:ascii="Calibri" w:hAnsi="Calibri"/>
                <w:sz w:val="18"/>
                <w:szCs w:val="18"/>
              </w:rPr>
            </w:pPr>
            <w:r w:rsidRPr="00782762">
              <w:rPr>
                <w:rFonts w:ascii="Calibri" w:hAnsi="Calibri"/>
                <w:sz w:val="18"/>
                <w:szCs w:val="18"/>
              </w:rPr>
              <w:t>0.994</w:t>
            </w:r>
          </w:p>
        </w:tc>
        <w:tc>
          <w:tcPr>
            <w:tcW w:w="0" w:type="auto"/>
            <w:vAlign w:val="center"/>
          </w:tcPr>
          <w:p w14:paraId="0B5E07E8" w14:textId="77777777" w:rsidR="007500DC" w:rsidRDefault="00AB79C6" w:rsidP="007500DC">
            <w:pPr>
              <w:keepNext/>
              <w:jc w:val="center"/>
              <w:rPr>
                <w:rFonts w:ascii="Calibri" w:hAnsi="Calibri"/>
                <w:sz w:val="18"/>
                <w:szCs w:val="18"/>
              </w:rPr>
            </w:pPr>
            <w:r w:rsidRPr="00782762">
              <w:rPr>
                <w:rFonts w:ascii="Calibri" w:hAnsi="Calibri"/>
                <w:sz w:val="18"/>
                <w:szCs w:val="18"/>
              </w:rPr>
              <w:t>1.002</w:t>
            </w:r>
          </w:p>
        </w:tc>
      </w:tr>
      <w:tr w:rsidR="00AB79C6" w:rsidRPr="00782762" w14:paraId="0B5E07F5" w14:textId="77777777" w:rsidTr="000F7B25">
        <w:trPr>
          <w:cantSplit/>
          <w:trHeight w:hRule="exact" w:val="187"/>
          <w:jc w:val="center"/>
        </w:trPr>
        <w:tc>
          <w:tcPr>
            <w:tcW w:w="0" w:type="auto"/>
            <w:vMerge/>
            <w:vAlign w:val="center"/>
          </w:tcPr>
          <w:p w14:paraId="0B5E07EA" w14:textId="77777777" w:rsidR="007500DC" w:rsidRDefault="007500DC" w:rsidP="007500DC">
            <w:pPr>
              <w:keepNext/>
              <w:jc w:val="center"/>
              <w:rPr>
                <w:rFonts w:ascii="Calibri" w:hAnsi="Calibri"/>
                <w:sz w:val="18"/>
                <w:szCs w:val="18"/>
              </w:rPr>
            </w:pPr>
          </w:p>
        </w:tc>
        <w:tc>
          <w:tcPr>
            <w:tcW w:w="0" w:type="auto"/>
            <w:vAlign w:val="center"/>
          </w:tcPr>
          <w:p w14:paraId="0B5E07EB" w14:textId="77777777" w:rsidR="007500DC" w:rsidRDefault="00AB79C6" w:rsidP="007500DC">
            <w:pPr>
              <w:keepNext/>
              <w:jc w:val="center"/>
              <w:rPr>
                <w:rFonts w:ascii="Calibri" w:hAnsi="Calibri"/>
                <w:b/>
                <w:sz w:val="18"/>
                <w:szCs w:val="18"/>
              </w:rPr>
            </w:pPr>
            <w:r w:rsidRPr="00782762">
              <w:rPr>
                <w:rFonts w:ascii="Calibri" w:hAnsi="Calibri"/>
                <w:b/>
                <w:sz w:val="18"/>
                <w:szCs w:val="18"/>
              </w:rPr>
              <w:t>110</w:t>
            </w:r>
          </w:p>
        </w:tc>
        <w:tc>
          <w:tcPr>
            <w:tcW w:w="0" w:type="auto"/>
            <w:vAlign w:val="center"/>
          </w:tcPr>
          <w:p w14:paraId="0B5E07EC" w14:textId="77777777" w:rsidR="007500DC" w:rsidRDefault="00AB79C6" w:rsidP="007500DC">
            <w:pPr>
              <w:keepNext/>
              <w:jc w:val="center"/>
              <w:rPr>
                <w:rFonts w:ascii="Calibri" w:hAnsi="Calibri"/>
                <w:sz w:val="18"/>
                <w:szCs w:val="18"/>
              </w:rPr>
            </w:pPr>
            <w:r w:rsidRPr="00782762">
              <w:rPr>
                <w:rFonts w:ascii="Calibri" w:hAnsi="Calibri"/>
                <w:sz w:val="18"/>
                <w:szCs w:val="18"/>
              </w:rPr>
              <w:t>0.933</w:t>
            </w:r>
          </w:p>
        </w:tc>
        <w:tc>
          <w:tcPr>
            <w:tcW w:w="0" w:type="auto"/>
            <w:vAlign w:val="center"/>
          </w:tcPr>
          <w:p w14:paraId="0B5E07ED" w14:textId="77777777" w:rsidR="007500DC" w:rsidRDefault="00AB79C6" w:rsidP="007500DC">
            <w:pPr>
              <w:keepNext/>
              <w:jc w:val="center"/>
              <w:rPr>
                <w:rFonts w:ascii="Calibri" w:hAnsi="Calibri"/>
                <w:sz w:val="18"/>
                <w:szCs w:val="18"/>
              </w:rPr>
            </w:pPr>
            <w:r w:rsidRPr="00782762">
              <w:rPr>
                <w:rFonts w:ascii="Calibri" w:hAnsi="Calibri"/>
                <w:sz w:val="18"/>
                <w:szCs w:val="18"/>
              </w:rPr>
              <w:t>0.942</w:t>
            </w:r>
          </w:p>
        </w:tc>
        <w:tc>
          <w:tcPr>
            <w:tcW w:w="0" w:type="auto"/>
            <w:vAlign w:val="center"/>
          </w:tcPr>
          <w:p w14:paraId="0B5E07EE" w14:textId="77777777" w:rsidR="007500DC" w:rsidRDefault="00AB79C6" w:rsidP="007500DC">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0B5E07EF" w14:textId="77777777" w:rsidR="007500DC" w:rsidRDefault="00AB79C6" w:rsidP="007500DC">
            <w:pPr>
              <w:keepNext/>
              <w:jc w:val="center"/>
              <w:rPr>
                <w:rFonts w:ascii="Calibri" w:hAnsi="Calibri"/>
                <w:sz w:val="18"/>
                <w:szCs w:val="18"/>
              </w:rPr>
            </w:pPr>
            <w:r w:rsidRPr="00782762">
              <w:rPr>
                <w:rFonts w:ascii="Calibri" w:hAnsi="Calibri"/>
                <w:sz w:val="18"/>
                <w:szCs w:val="18"/>
              </w:rPr>
              <w:t>0.952</w:t>
            </w:r>
          </w:p>
        </w:tc>
        <w:tc>
          <w:tcPr>
            <w:tcW w:w="0" w:type="auto"/>
            <w:vAlign w:val="center"/>
          </w:tcPr>
          <w:p w14:paraId="0B5E07F0" w14:textId="77777777" w:rsidR="007500DC" w:rsidRDefault="00AB79C6" w:rsidP="007500DC">
            <w:pPr>
              <w:keepNext/>
              <w:jc w:val="center"/>
              <w:rPr>
                <w:rFonts w:ascii="Calibri" w:hAnsi="Calibri"/>
                <w:sz w:val="18"/>
                <w:szCs w:val="18"/>
              </w:rPr>
            </w:pPr>
            <w:r w:rsidRPr="00782762">
              <w:rPr>
                <w:rFonts w:ascii="Calibri" w:hAnsi="Calibri"/>
                <w:sz w:val="18"/>
                <w:szCs w:val="18"/>
              </w:rPr>
              <w:t>0.966</w:t>
            </w:r>
          </w:p>
        </w:tc>
        <w:tc>
          <w:tcPr>
            <w:tcW w:w="0" w:type="auto"/>
            <w:vAlign w:val="center"/>
          </w:tcPr>
          <w:p w14:paraId="0B5E07F1" w14:textId="77777777" w:rsidR="007500DC" w:rsidRDefault="00AB79C6" w:rsidP="007500DC">
            <w:pPr>
              <w:keepNext/>
              <w:jc w:val="center"/>
              <w:rPr>
                <w:rFonts w:ascii="Calibri" w:hAnsi="Calibri"/>
                <w:sz w:val="18"/>
                <w:szCs w:val="18"/>
              </w:rPr>
            </w:pPr>
            <w:r w:rsidRPr="00782762">
              <w:rPr>
                <w:rFonts w:ascii="Calibri" w:hAnsi="Calibri"/>
                <w:sz w:val="18"/>
                <w:szCs w:val="18"/>
              </w:rPr>
              <w:t>0.974</w:t>
            </w:r>
          </w:p>
        </w:tc>
        <w:tc>
          <w:tcPr>
            <w:tcW w:w="0" w:type="auto"/>
            <w:vAlign w:val="center"/>
          </w:tcPr>
          <w:p w14:paraId="0B5E07F2" w14:textId="77777777" w:rsidR="007500DC" w:rsidRDefault="00AB79C6" w:rsidP="007500DC">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0B5E07F3" w14:textId="77777777" w:rsidR="007500DC" w:rsidRDefault="00AB79C6" w:rsidP="007500DC">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0B5E07F4" w14:textId="77777777" w:rsidR="007500DC" w:rsidRDefault="00AB79C6" w:rsidP="007500DC">
            <w:pPr>
              <w:keepNext/>
              <w:jc w:val="center"/>
              <w:rPr>
                <w:rFonts w:ascii="Calibri" w:hAnsi="Calibri"/>
                <w:sz w:val="18"/>
                <w:szCs w:val="18"/>
              </w:rPr>
            </w:pPr>
            <w:r w:rsidRPr="00782762">
              <w:rPr>
                <w:rFonts w:ascii="Calibri" w:hAnsi="Calibri"/>
                <w:sz w:val="18"/>
                <w:szCs w:val="18"/>
              </w:rPr>
              <w:t>0.998</w:t>
            </w:r>
          </w:p>
        </w:tc>
      </w:tr>
    </w:tbl>
    <w:p w14:paraId="0B5E07F6" w14:textId="77777777" w:rsidR="00AB79C6" w:rsidRPr="00782762" w:rsidRDefault="00AB79C6" w:rsidP="00AB79C6">
      <w:pPr>
        <w:autoSpaceDE w:val="0"/>
        <w:autoSpaceDN w:val="0"/>
        <w:adjustRightInd w:val="0"/>
        <w:ind w:left="720"/>
        <w:rPr>
          <w:rFonts w:ascii="Calibri" w:hAnsi="Calibri" w:cs="Arial"/>
          <w:i/>
          <w:iCs/>
          <w:sz w:val="18"/>
          <w:szCs w:val="18"/>
        </w:rPr>
      </w:pPr>
    </w:p>
    <w:p w14:paraId="0B5E07F7" w14:textId="3E72279C" w:rsidR="007500DC" w:rsidRDefault="00A54AC9" w:rsidP="007500DC">
      <w:pPr>
        <w:pStyle w:val="ListParagraph"/>
        <w:numPr>
          <w:ilvl w:val="0"/>
          <w:numId w:val="24"/>
        </w:numPr>
        <w:rPr>
          <w:rFonts w:ascii="Calibri" w:hAnsi="Calibri"/>
          <w:sz w:val="18"/>
          <w:szCs w:val="18"/>
        </w:rPr>
      </w:pPr>
      <w:r w:rsidRPr="00782762">
        <w:rPr>
          <w:rFonts w:ascii="Calibri" w:hAnsi="Calibri"/>
          <w:sz w:val="18"/>
          <w:szCs w:val="18"/>
        </w:rPr>
        <w:t>This field is automatically calculated. The</w:t>
      </w:r>
      <w:r>
        <w:rPr>
          <w:rFonts w:ascii="Calibri" w:hAnsi="Calibri"/>
          <w:sz w:val="18"/>
          <w:szCs w:val="18"/>
        </w:rPr>
        <w:t xml:space="preserve"> equation used to calculate this value in the field equals to the product of C.</w:t>
      </w:r>
      <w:r w:rsidR="006A439B">
        <w:rPr>
          <w:rFonts w:ascii="Calibri" w:hAnsi="Calibri"/>
          <w:sz w:val="18"/>
          <w:szCs w:val="18"/>
        </w:rPr>
        <w:t>5</w:t>
      </w:r>
      <w:r>
        <w:rPr>
          <w:rFonts w:ascii="Calibri" w:hAnsi="Calibri"/>
          <w:sz w:val="18"/>
          <w:szCs w:val="18"/>
        </w:rPr>
        <w:t xml:space="preserve"> * D.1 * D.2</w:t>
      </w:r>
      <w:r w:rsidRPr="00782762">
        <w:rPr>
          <w:rFonts w:ascii="Calibri" w:hAnsi="Calibri"/>
          <w:sz w:val="18"/>
          <w:szCs w:val="18"/>
        </w:rPr>
        <w:t>.</w:t>
      </w:r>
    </w:p>
    <w:p w14:paraId="0B5E07F8" w14:textId="77777777" w:rsidR="00AB79C6" w:rsidRPr="00782762" w:rsidRDefault="00AB79C6" w:rsidP="00AB79C6">
      <w:pPr>
        <w:rPr>
          <w:rFonts w:ascii="Calibri" w:hAnsi="Calibri"/>
          <w:sz w:val="18"/>
          <w:szCs w:val="18"/>
        </w:rPr>
      </w:pPr>
    </w:p>
    <w:p w14:paraId="0B5E07F9" w14:textId="77777777" w:rsidR="00AB79C6" w:rsidRPr="00FD4DC5" w:rsidRDefault="00AB79C6" w:rsidP="00AB79C6">
      <w:pPr>
        <w:rPr>
          <w:rFonts w:ascii="Calibri" w:hAnsi="Calibri"/>
          <w:b/>
          <w:sz w:val="18"/>
          <w:szCs w:val="18"/>
        </w:rPr>
      </w:pPr>
      <w:r w:rsidRPr="00FD4DC5">
        <w:rPr>
          <w:rFonts w:ascii="Calibri" w:hAnsi="Calibri"/>
          <w:b/>
          <w:sz w:val="18"/>
          <w:szCs w:val="18"/>
        </w:rPr>
        <w:t xml:space="preserve">Section E. Accuracy Adjustment </w:t>
      </w:r>
    </w:p>
    <w:p w14:paraId="0B5E07FA" w14:textId="3C666ECD" w:rsidR="00A54AC9" w:rsidRPr="00A96082" w:rsidRDefault="00A54AC9" w:rsidP="00A54AC9">
      <w:pPr>
        <w:pStyle w:val="ListParagraph"/>
        <w:numPr>
          <w:ilvl w:val="0"/>
          <w:numId w:val="25"/>
        </w:numPr>
        <w:rPr>
          <w:rFonts w:ascii="Calibri" w:hAnsi="Calibri"/>
          <w:sz w:val="18"/>
          <w:szCs w:val="18"/>
        </w:rPr>
      </w:pPr>
      <w:r w:rsidRPr="00A96082">
        <w:rPr>
          <w:rFonts w:ascii="Calibri" w:hAnsi="Calibri"/>
          <w:sz w:val="18"/>
          <w:szCs w:val="18"/>
        </w:rPr>
        <w:t xml:space="preserve">This field is automatically calculated. It is the </w:t>
      </w:r>
      <w:r w:rsidR="000F7B25">
        <w:rPr>
          <w:rFonts w:ascii="Calibri" w:hAnsi="Calibri"/>
          <w:sz w:val="18"/>
          <w:szCs w:val="18"/>
        </w:rPr>
        <w:t>S</w:t>
      </w:r>
      <w:r w:rsidRPr="00A96082">
        <w:rPr>
          <w:rFonts w:ascii="Calibri" w:hAnsi="Calibri"/>
          <w:sz w:val="18"/>
          <w:szCs w:val="18"/>
        </w:rPr>
        <w:t xml:space="preserve">tandard </w:t>
      </w:r>
      <w:r w:rsidR="000F7B25">
        <w:rPr>
          <w:rFonts w:ascii="Calibri" w:hAnsi="Calibri"/>
          <w:sz w:val="18"/>
          <w:szCs w:val="18"/>
        </w:rPr>
        <w:t>D</w:t>
      </w:r>
      <w:r w:rsidRPr="00A96082">
        <w:rPr>
          <w:rFonts w:ascii="Calibri" w:hAnsi="Calibri"/>
          <w:sz w:val="18"/>
          <w:szCs w:val="18"/>
        </w:rPr>
        <w:t xml:space="preserve">eviation of the </w:t>
      </w:r>
      <w:r w:rsidR="000F7B25">
        <w:rPr>
          <w:rFonts w:ascii="Calibri" w:hAnsi="Calibri"/>
          <w:sz w:val="18"/>
          <w:szCs w:val="18"/>
        </w:rPr>
        <w:t>N</w:t>
      </w:r>
      <w:r w:rsidRPr="00A96082">
        <w:rPr>
          <w:rFonts w:ascii="Calibri" w:hAnsi="Calibri"/>
          <w:sz w:val="18"/>
          <w:szCs w:val="18"/>
        </w:rPr>
        <w:t>ominal CFM50 values from Rows C.</w:t>
      </w:r>
      <w:r w:rsidR="006A439B">
        <w:rPr>
          <w:rFonts w:ascii="Calibri" w:hAnsi="Calibri"/>
          <w:sz w:val="18"/>
          <w:szCs w:val="18"/>
        </w:rPr>
        <w:t>4</w:t>
      </w:r>
      <w:r w:rsidRPr="00A96082">
        <w:rPr>
          <w:rFonts w:ascii="Calibri" w:hAnsi="Calibri"/>
          <w:sz w:val="18"/>
          <w:szCs w:val="18"/>
          <w:vertAlign w:val="subscript"/>
        </w:rPr>
        <w:t>1</w:t>
      </w:r>
      <w:r w:rsidRPr="00A96082">
        <w:rPr>
          <w:rFonts w:ascii="Calibri" w:hAnsi="Calibri"/>
          <w:sz w:val="18"/>
          <w:szCs w:val="18"/>
        </w:rPr>
        <w:t xml:space="preserve"> through C.</w:t>
      </w:r>
      <w:r w:rsidR="006A439B">
        <w:rPr>
          <w:rFonts w:ascii="Calibri" w:hAnsi="Calibri"/>
          <w:sz w:val="18"/>
          <w:szCs w:val="18"/>
        </w:rPr>
        <w:t>4</w:t>
      </w:r>
      <w:r w:rsidRPr="00A96082">
        <w:rPr>
          <w:rFonts w:ascii="Calibri" w:hAnsi="Calibri"/>
          <w:sz w:val="18"/>
          <w:szCs w:val="18"/>
          <w:vertAlign w:val="subscript"/>
        </w:rPr>
        <w:t>9</w:t>
      </w:r>
      <w:r w:rsidRPr="00A96082">
        <w:rPr>
          <w:rFonts w:ascii="Calibri" w:hAnsi="Calibri"/>
          <w:sz w:val="18"/>
          <w:szCs w:val="18"/>
        </w:rPr>
        <w:t xml:space="preserve">. The equation used </w:t>
      </w:r>
      <w:r>
        <w:rPr>
          <w:rFonts w:ascii="Calibri" w:hAnsi="Calibri"/>
          <w:sz w:val="18"/>
          <w:szCs w:val="18"/>
        </w:rPr>
        <w:t>to calculate this value in the field equals</w:t>
      </w:r>
      <w:r w:rsidRPr="00A96082">
        <w:rPr>
          <w:rFonts w:ascii="Calibri" w:hAnsi="Calibri"/>
          <w:sz w:val="18"/>
          <w:szCs w:val="18"/>
        </w:rPr>
        <w:t xml:space="preserve"> the square root of </w:t>
      </w:r>
      <w:r>
        <w:rPr>
          <w:rFonts w:ascii="Calibri" w:hAnsi="Calibri"/>
          <w:sz w:val="18"/>
          <w:szCs w:val="18"/>
        </w:rPr>
        <w:t>{[(C.</w:t>
      </w:r>
      <w:r w:rsidR="006A439B">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Pr="00A96082">
        <w:rPr>
          <w:rFonts w:ascii="Calibri" w:hAnsi="Calibri"/>
          <w:sz w:val="18"/>
          <w:szCs w:val="18"/>
        </w:rPr>
        <w:t>C.</w:t>
      </w:r>
      <w:r w:rsidR="006A439B">
        <w:rPr>
          <w:rFonts w:ascii="Calibri" w:hAnsi="Calibri"/>
          <w:sz w:val="18"/>
          <w:szCs w:val="18"/>
        </w:rPr>
        <w:t>4</w:t>
      </w:r>
      <w:r w:rsidRPr="00A96082">
        <w:rPr>
          <w:rFonts w:ascii="Calibri" w:hAnsi="Calibri"/>
          <w:sz w:val="18"/>
          <w:szCs w:val="18"/>
          <w:vertAlign w:val="subscript"/>
        </w:rPr>
        <w:t>1</w:t>
      </w:r>
      <w:r>
        <w:rPr>
          <w:rFonts w:ascii="Calibri" w:hAnsi="Calibri"/>
          <w:sz w:val="18"/>
          <w:szCs w:val="18"/>
        </w:rPr>
        <w:t>)^2+(C.</w:t>
      </w:r>
      <w:r w:rsidR="006A439B">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Pr="00A96082">
        <w:rPr>
          <w:rFonts w:ascii="Calibri" w:hAnsi="Calibri"/>
          <w:sz w:val="18"/>
          <w:szCs w:val="18"/>
        </w:rPr>
        <w:t>C.</w:t>
      </w:r>
      <w:r w:rsidR="006A439B">
        <w:rPr>
          <w:rFonts w:ascii="Calibri" w:hAnsi="Calibri"/>
          <w:sz w:val="18"/>
          <w:szCs w:val="18"/>
        </w:rPr>
        <w:t>4</w:t>
      </w:r>
      <w:r>
        <w:rPr>
          <w:rFonts w:ascii="Calibri" w:hAnsi="Calibri"/>
          <w:sz w:val="18"/>
          <w:szCs w:val="18"/>
          <w:vertAlign w:val="subscript"/>
        </w:rPr>
        <w:t>2</w:t>
      </w:r>
      <w:r>
        <w:rPr>
          <w:rFonts w:ascii="Calibri" w:hAnsi="Calibri"/>
          <w:sz w:val="18"/>
          <w:szCs w:val="18"/>
        </w:rPr>
        <w:t>)^2+(C.</w:t>
      </w:r>
      <w:r w:rsidR="006A439B">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Pr="00A96082">
        <w:rPr>
          <w:rFonts w:ascii="Calibri" w:hAnsi="Calibri"/>
          <w:sz w:val="18"/>
          <w:szCs w:val="18"/>
        </w:rPr>
        <w:t>C.</w:t>
      </w:r>
      <w:r w:rsidR="006A439B">
        <w:rPr>
          <w:rFonts w:ascii="Calibri" w:hAnsi="Calibri"/>
          <w:sz w:val="18"/>
          <w:szCs w:val="18"/>
        </w:rPr>
        <w:t>4</w:t>
      </w:r>
      <w:r>
        <w:rPr>
          <w:rFonts w:ascii="Calibri" w:hAnsi="Calibri"/>
          <w:sz w:val="18"/>
          <w:szCs w:val="18"/>
          <w:vertAlign w:val="subscript"/>
        </w:rPr>
        <w:t>3</w:t>
      </w:r>
      <w:r>
        <w:rPr>
          <w:rFonts w:ascii="Calibri" w:hAnsi="Calibri"/>
          <w:sz w:val="18"/>
          <w:szCs w:val="18"/>
        </w:rPr>
        <w:t>)^2+(C.</w:t>
      </w:r>
      <w:r w:rsidR="006A439B">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Pr="00A96082">
        <w:rPr>
          <w:rFonts w:ascii="Calibri" w:hAnsi="Calibri"/>
          <w:sz w:val="18"/>
          <w:szCs w:val="18"/>
        </w:rPr>
        <w:t>C.</w:t>
      </w:r>
      <w:r w:rsidR="006A439B">
        <w:rPr>
          <w:rFonts w:ascii="Calibri" w:hAnsi="Calibri"/>
          <w:sz w:val="18"/>
          <w:szCs w:val="18"/>
        </w:rPr>
        <w:t>4</w:t>
      </w:r>
      <w:r>
        <w:rPr>
          <w:rFonts w:ascii="Calibri" w:hAnsi="Calibri"/>
          <w:sz w:val="18"/>
          <w:szCs w:val="18"/>
          <w:vertAlign w:val="subscript"/>
        </w:rPr>
        <w:t>4</w:t>
      </w:r>
      <w:r>
        <w:rPr>
          <w:rFonts w:ascii="Calibri" w:hAnsi="Calibri"/>
          <w:sz w:val="18"/>
          <w:szCs w:val="18"/>
        </w:rPr>
        <w:t>)^2+(C.</w:t>
      </w:r>
      <w:r w:rsidR="006A439B">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Pr="00A96082">
        <w:rPr>
          <w:rFonts w:ascii="Calibri" w:hAnsi="Calibri"/>
          <w:sz w:val="18"/>
          <w:szCs w:val="18"/>
        </w:rPr>
        <w:t>C.</w:t>
      </w:r>
      <w:r w:rsidR="006A439B">
        <w:rPr>
          <w:rFonts w:ascii="Calibri" w:hAnsi="Calibri"/>
          <w:sz w:val="18"/>
          <w:szCs w:val="18"/>
        </w:rPr>
        <w:t>4</w:t>
      </w:r>
      <w:r>
        <w:rPr>
          <w:rFonts w:ascii="Calibri" w:hAnsi="Calibri"/>
          <w:sz w:val="18"/>
          <w:szCs w:val="18"/>
          <w:vertAlign w:val="subscript"/>
        </w:rPr>
        <w:t>5</w:t>
      </w:r>
      <w:r>
        <w:rPr>
          <w:rFonts w:ascii="Calibri" w:hAnsi="Calibri"/>
          <w:sz w:val="18"/>
          <w:szCs w:val="18"/>
        </w:rPr>
        <w:t>)^2+(C.</w:t>
      </w:r>
      <w:r w:rsidR="006A439B">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Pr="00A96082">
        <w:rPr>
          <w:rFonts w:ascii="Calibri" w:hAnsi="Calibri"/>
          <w:sz w:val="18"/>
          <w:szCs w:val="18"/>
        </w:rPr>
        <w:t>C.</w:t>
      </w:r>
      <w:r w:rsidR="006A439B">
        <w:rPr>
          <w:rFonts w:ascii="Calibri" w:hAnsi="Calibri"/>
          <w:sz w:val="18"/>
          <w:szCs w:val="18"/>
        </w:rPr>
        <w:t>4</w:t>
      </w:r>
      <w:r>
        <w:rPr>
          <w:rFonts w:ascii="Calibri" w:hAnsi="Calibri"/>
          <w:sz w:val="18"/>
          <w:szCs w:val="18"/>
          <w:vertAlign w:val="subscript"/>
        </w:rPr>
        <w:t>6</w:t>
      </w:r>
      <w:r>
        <w:rPr>
          <w:rFonts w:ascii="Calibri" w:hAnsi="Calibri"/>
          <w:sz w:val="18"/>
          <w:szCs w:val="18"/>
        </w:rPr>
        <w:t>)^2+(C.</w:t>
      </w:r>
      <w:r w:rsidR="006A439B">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Pr="00A96082">
        <w:rPr>
          <w:rFonts w:ascii="Calibri" w:hAnsi="Calibri"/>
          <w:sz w:val="18"/>
          <w:szCs w:val="18"/>
        </w:rPr>
        <w:t>C.</w:t>
      </w:r>
      <w:r w:rsidR="006A439B">
        <w:rPr>
          <w:rFonts w:ascii="Calibri" w:hAnsi="Calibri"/>
          <w:sz w:val="18"/>
          <w:szCs w:val="18"/>
        </w:rPr>
        <w:t>4</w:t>
      </w:r>
      <w:r>
        <w:rPr>
          <w:rFonts w:ascii="Calibri" w:hAnsi="Calibri"/>
          <w:sz w:val="18"/>
          <w:szCs w:val="18"/>
          <w:vertAlign w:val="subscript"/>
        </w:rPr>
        <w:t>7</w:t>
      </w:r>
      <w:r>
        <w:rPr>
          <w:rFonts w:ascii="Calibri" w:hAnsi="Calibri"/>
          <w:sz w:val="18"/>
          <w:szCs w:val="18"/>
        </w:rPr>
        <w:t>)^2+(C.</w:t>
      </w:r>
      <w:r w:rsidR="006A439B">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Pr="00A96082">
        <w:rPr>
          <w:rFonts w:ascii="Calibri" w:hAnsi="Calibri"/>
          <w:sz w:val="18"/>
          <w:szCs w:val="18"/>
        </w:rPr>
        <w:t>C.</w:t>
      </w:r>
      <w:r w:rsidR="006A439B">
        <w:rPr>
          <w:rFonts w:ascii="Calibri" w:hAnsi="Calibri"/>
          <w:sz w:val="18"/>
          <w:szCs w:val="18"/>
        </w:rPr>
        <w:t>4</w:t>
      </w:r>
      <w:r>
        <w:rPr>
          <w:rFonts w:ascii="Calibri" w:hAnsi="Calibri"/>
          <w:sz w:val="18"/>
          <w:szCs w:val="18"/>
          <w:vertAlign w:val="subscript"/>
        </w:rPr>
        <w:t>8</w:t>
      </w:r>
      <w:r>
        <w:rPr>
          <w:rFonts w:ascii="Calibri" w:hAnsi="Calibri"/>
          <w:sz w:val="18"/>
          <w:szCs w:val="18"/>
        </w:rPr>
        <w:t>)^2+(C.</w:t>
      </w:r>
      <w:r w:rsidR="006A439B">
        <w:rPr>
          <w:rFonts w:ascii="Calibri" w:hAnsi="Calibri"/>
          <w:sz w:val="18"/>
          <w:szCs w:val="18"/>
        </w:rPr>
        <w:t>5</w:t>
      </w:r>
      <w:r>
        <w:rPr>
          <w:rFonts w:ascii="Calibri" w:hAnsi="Calibri"/>
          <w:sz w:val="18"/>
          <w:szCs w:val="18"/>
        </w:rPr>
        <w:t>-</w:t>
      </w:r>
      <w:r w:rsidRPr="00A67747">
        <w:rPr>
          <w:rFonts w:ascii="Calibri" w:hAnsi="Calibri"/>
          <w:sz w:val="18"/>
          <w:szCs w:val="18"/>
        </w:rPr>
        <w:t xml:space="preserve"> </w:t>
      </w:r>
      <w:r w:rsidRPr="00A96082">
        <w:rPr>
          <w:rFonts w:ascii="Calibri" w:hAnsi="Calibri"/>
          <w:sz w:val="18"/>
          <w:szCs w:val="18"/>
        </w:rPr>
        <w:t>C.</w:t>
      </w:r>
      <w:r w:rsidR="006A439B">
        <w:rPr>
          <w:rFonts w:ascii="Calibri" w:hAnsi="Calibri"/>
          <w:sz w:val="18"/>
          <w:szCs w:val="18"/>
        </w:rPr>
        <w:t>4</w:t>
      </w:r>
      <w:r>
        <w:rPr>
          <w:rFonts w:ascii="Calibri" w:hAnsi="Calibri"/>
          <w:sz w:val="18"/>
          <w:szCs w:val="18"/>
          <w:vertAlign w:val="subscript"/>
        </w:rPr>
        <w:t>9</w:t>
      </w:r>
      <w:r>
        <w:rPr>
          <w:rFonts w:ascii="Calibri" w:hAnsi="Calibri"/>
          <w:sz w:val="18"/>
          <w:szCs w:val="18"/>
        </w:rPr>
        <w:t xml:space="preserve">)^2]/N-1 or the number of tests minus one} = </w:t>
      </w:r>
      <w:r w:rsidR="000F7B25">
        <w:rPr>
          <w:rFonts w:ascii="Calibri" w:hAnsi="Calibri"/>
          <w:sz w:val="18"/>
          <w:szCs w:val="18"/>
        </w:rPr>
        <w:t>S</w:t>
      </w:r>
      <w:r w:rsidRPr="00A96082">
        <w:rPr>
          <w:rFonts w:ascii="Calibri" w:hAnsi="Calibri"/>
          <w:sz w:val="18"/>
          <w:szCs w:val="18"/>
        </w:rPr>
        <w:t xml:space="preserve">tandard </w:t>
      </w:r>
      <w:r w:rsidR="000F7B25">
        <w:rPr>
          <w:rFonts w:ascii="Calibri" w:hAnsi="Calibri"/>
          <w:sz w:val="18"/>
          <w:szCs w:val="18"/>
        </w:rPr>
        <w:t>D</w:t>
      </w:r>
      <w:r w:rsidRPr="00A96082">
        <w:rPr>
          <w:rFonts w:ascii="Calibri" w:hAnsi="Calibri"/>
          <w:sz w:val="18"/>
          <w:szCs w:val="18"/>
        </w:rPr>
        <w:t xml:space="preserve">eviation of the </w:t>
      </w:r>
      <w:r w:rsidR="000F7B25">
        <w:rPr>
          <w:rFonts w:ascii="Calibri" w:hAnsi="Calibri"/>
          <w:sz w:val="18"/>
          <w:szCs w:val="18"/>
        </w:rPr>
        <w:t>N</w:t>
      </w:r>
      <w:r w:rsidRPr="00A96082">
        <w:rPr>
          <w:rFonts w:ascii="Calibri" w:hAnsi="Calibri"/>
          <w:sz w:val="18"/>
          <w:szCs w:val="18"/>
        </w:rPr>
        <w:t>ominal CFM50</w:t>
      </w:r>
      <w:r>
        <w:rPr>
          <w:rFonts w:ascii="Calibri" w:hAnsi="Calibri"/>
          <w:sz w:val="18"/>
          <w:szCs w:val="18"/>
        </w:rPr>
        <w:t>.</w:t>
      </w:r>
    </w:p>
    <w:p w14:paraId="0B5E07FB" w14:textId="40B5943A" w:rsidR="00AB79C6" w:rsidRDefault="00AB79C6" w:rsidP="00AB79C6">
      <w:pPr>
        <w:pStyle w:val="ListParagraph"/>
        <w:numPr>
          <w:ilvl w:val="0"/>
          <w:numId w:val="25"/>
        </w:numPr>
        <w:rPr>
          <w:rFonts w:ascii="Calibri" w:hAnsi="Calibri"/>
          <w:sz w:val="18"/>
          <w:szCs w:val="18"/>
        </w:rPr>
      </w:pPr>
      <w:r w:rsidRPr="000505E9">
        <w:rPr>
          <w:rFonts w:ascii="Calibri" w:hAnsi="Calibri"/>
          <w:sz w:val="18"/>
          <w:szCs w:val="18"/>
        </w:rPr>
        <w:t xml:space="preserve">This field is automatically calculated. It is the </w:t>
      </w:r>
      <w:r w:rsidR="000F7B25">
        <w:rPr>
          <w:rFonts w:ascii="Calibri" w:hAnsi="Calibri"/>
          <w:sz w:val="18"/>
          <w:szCs w:val="18"/>
        </w:rPr>
        <w:t>P</w:t>
      </w:r>
      <w:r w:rsidRPr="000505E9">
        <w:rPr>
          <w:rFonts w:ascii="Calibri" w:hAnsi="Calibri"/>
          <w:sz w:val="18"/>
          <w:szCs w:val="18"/>
        </w:rPr>
        <w:t xml:space="preserve">ercent </w:t>
      </w:r>
      <w:r w:rsidR="000F7B25">
        <w:rPr>
          <w:rFonts w:ascii="Calibri" w:hAnsi="Calibri"/>
          <w:sz w:val="18"/>
          <w:szCs w:val="18"/>
        </w:rPr>
        <w:t>U</w:t>
      </w:r>
      <w:r w:rsidRPr="000505E9">
        <w:rPr>
          <w:rFonts w:ascii="Calibri" w:hAnsi="Calibri"/>
          <w:sz w:val="18"/>
          <w:szCs w:val="18"/>
        </w:rPr>
        <w:t xml:space="preserve">ncertainty and the equation used </w:t>
      </w:r>
      <w:r>
        <w:rPr>
          <w:rFonts w:ascii="Calibri" w:hAnsi="Calibri"/>
          <w:sz w:val="18"/>
          <w:szCs w:val="18"/>
        </w:rPr>
        <w:t>to calculate this value in the field equals {[(</w:t>
      </w:r>
      <w:r w:rsidR="005D4C2E">
        <w:rPr>
          <w:rFonts w:ascii="Calibri" w:hAnsi="Calibri"/>
          <w:sz w:val="18"/>
          <w:szCs w:val="18"/>
        </w:rPr>
        <w:t>E</w:t>
      </w:r>
      <w:r>
        <w:rPr>
          <w:rFonts w:ascii="Calibri" w:hAnsi="Calibri"/>
          <w:sz w:val="18"/>
          <w:szCs w:val="18"/>
        </w:rPr>
        <w:t xml:space="preserve">.1/ </w:t>
      </w:r>
      <w:r w:rsidRPr="00A96082">
        <w:rPr>
          <w:rFonts w:ascii="Calibri" w:hAnsi="Calibri"/>
          <w:sz w:val="18"/>
          <w:szCs w:val="18"/>
        </w:rPr>
        <w:t>square root</w:t>
      </w:r>
      <w:r>
        <w:rPr>
          <w:rFonts w:ascii="Calibri" w:hAnsi="Calibri"/>
          <w:sz w:val="18"/>
          <w:szCs w:val="18"/>
        </w:rPr>
        <w:t xml:space="preserve"> N or the number of tests)x t-statistic look up from table RA 3.8-1]/D.3 </w:t>
      </w:r>
      <w:r w:rsidR="000F7B25">
        <w:rPr>
          <w:rFonts w:ascii="Calibri" w:hAnsi="Calibri"/>
          <w:sz w:val="18"/>
          <w:szCs w:val="18"/>
        </w:rPr>
        <w:t>C</w:t>
      </w:r>
      <w:r>
        <w:rPr>
          <w:rFonts w:ascii="Calibri" w:hAnsi="Calibri"/>
          <w:sz w:val="18"/>
          <w:szCs w:val="18"/>
        </w:rPr>
        <w:t xml:space="preserve">orrected CFM50} = </w:t>
      </w:r>
      <w:r w:rsidR="000F7B25">
        <w:rPr>
          <w:rFonts w:ascii="Calibri" w:hAnsi="Calibri"/>
          <w:sz w:val="18"/>
          <w:szCs w:val="18"/>
        </w:rPr>
        <w:t>P</w:t>
      </w:r>
      <w:r>
        <w:rPr>
          <w:rFonts w:ascii="Calibri" w:hAnsi="Calibri"/>
          <w:sz w:val="18"/>
          <w:szCs w:val="18"/>
        </w:rPr>
        <w:t xml:space="preserve">ercent </w:t>
      </w:r>
      <w:r w:rsidR="000F7B25">
        <w:rPr>
          <w:rFonts w:ascii="Calibri" w:hAnsi="Calibri"/>
          <w:sz w:val="18"/>
          <w:szCs w:val="18"/>
        </w:rPr>
        <w:t>U</w:t>
      </w:r>
      <w:r>
        <w:rPr>
          <w:rFonts w:ascii="Calibri" w:hAnsi="Calibri"/>
          <w:sz w:val="18"/>
          <w:szCs w:val="18"/>
        </w:rPr>
        <w:t>ncertainty</w:t>
      </w:r>
      <w:r w:rsidR="00FD7914">
        <w:rPr>
          <w:rFonts w:ascii="Calibri" w:hAnsi="Calibri"/>
          <w:sz w:val="18"/>
          <w:szCs w:val="18"/>
        </w:rPr>
        <w:t>.</w:t>
      </w:r>
    </w:p>
    <w:p w14:paraId="0B5E07FC" w14:textId="77777777" w:rsidR="00AB79C6" w:rsidRDefault="00AB79C6" w:rsidP="00AB79C6">
      <w:pPr>
        <w:pStyle w:val="ListParagraph"/>
        <w:rPr>
          <w:rFonts w:ascii="Calibri" w:hAnsi="Calibri"/>
          <w:sz w:val="18"/>
          <w:szCs w:val="18"/>
        </w:rPr>
      </w:pPr>
    </w:p>
    <w:p w14:paraId="0B5E07FD" w14:textId="77777777" w:rsidR="00AB79C6" w:rsidRPr="00940A02" w:rsidRDefault="00AB79C6" w:rsidP="000F7B25">
      <w:pPr>
        <w:keepNext/>
        <w:keepLines/>
        <w:ind w:left="720" w:hanging="720"/>
        <w:jc w:val="center"/>
        <w:rPr>
          <w:rFonts w:ascii="Calibri" w:hAnsi="Calibri"/>
          <w:i/>
          <w:sz w:val="18"/>
          <w:szCs w:val="18"/>
        </w:rPr>
      </w:pPr>
      <w:r w:rsidRPr="00A91945">
        <w:rPr>
          <w:rFonts w:ascii="Calibri" w:hAnsi="Calibri"/>
          <w:b/>
          <w:i/>
          <w:sz w:val="18"/>
          <w:szCs w:val="18"/>
        </w:rPr>
        <w:t>Table 3.8-1 Precision Uncertainty:</w:t>
      </w:r>
      <w:r w:rsidRPr="00940A02">
        <w:rPr>
          <w:rFonts w:ascii="Calibri" w:hAnsi="Calibri"/>
          <w:i/>
          <w:sz w:val="18"/>
          <w:szCs w:val="18"/>
        </w:rPr>
        <w:t xml:space="preserve"> Values of t-statistic</w:t>
      </w:r>
    </w:p>
    <w:tbl>
      <w:tblPr>
        <w:tblW w:w="0" w:type="auto"/>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0"/>
        <w:gridCol w:w="2430"/>
      </w:tblGrid>
      <w:tr w:rsidR="00AB79C6" w:rsidRPr="00940A02" w14:paraId="0B5E0800" w14:textId="77777777" w:rsidTr="000F7B25">
        <w:trPr>
          <w:cantSplit/>
          <w:jc w:val="center"/>
        </w:trPr>
        <w:tc>
          <w:tcPr>
            <w:tcW w:w="2790" w:type="dxa"/>
          </w:tcPr>
          <w:p w14:paraId="0B5E07FE" w14:textId="77777777" w:rsidR="00AB79C6" w:rsidRPr="00940A02" w:rsidRDefault="00AB79C6" w:rsidP="000F7B25">
            <w:pPr>
              <w:keepNext/>
              <w:keepLines/>
              <w:tabs>
                <w:tab w:val="left" w:pos="360"/>
              </w:tabs>
              <w:suppressAutoHyphens/>
              <w:ind w:left="-57"/>
              <w:jc w:val="center"/>
              <w:rPr>
                <w:rFonts w:ascii="Calibri" w:hAnsi="Calibri"/>
                <w:sz w:val="18"/>
                <w:szCs w:val="18"/>
              </w:rPr>
            </w:pPr>
            <w:r w:rsidRPr="00940A02">
              <w:rPr>
                <w:rFonts w:ascii="Calibri" w:hAnsi="Calibri"/>
                <w:sz w:val="18"/>
                <w:szCs w:val="18"/>
              </w:rPr>
              <w:t>Number of Readings</w:t>
            </w:r>
          </w:p>
        </w:tc>
        <w:tc>
          <w:tcPr>
            <w:tcW w:w="2430" w:type="dxa"/>
          </w:tcPr>
          <w:p w14:paraId="0B5E07FF" w14:textId="77777777" w:rsidR="00AB79C6" w:rsidRPr="00940A02" w:rsidRDefault="00AB79C6" w:rsidP="000F7B25">
            <w:pPr>
              <w:keepNext/>
              <w:keepLines/>
              <w:tabs>
                <w:tab w:val="left" w:pos="360"/>
              </w:tabs>
              <w:suppressAutoHyphens/>
              <w:jc w:val="center"/>
              <w:rPr>
                <w:rFonts w:ascii="Calibri" w:hAnsi="Calibri"/>
                <w:sz w:val="18"/>
                <w:szCs w:val="18"/>
              </w:rPr>
            </w:pPr>
            <w:r w:rsidRPr="00940A02">
              <w:rPr>
                <w:rFonts w:ascii="Calibri" w:hAnsi="Calibri"/>
                <w:sz w:val="18"/>
                <w:szCs w:val="18"/>
              </w:rPr>
              <w:t>t-statistic</w:t>
            </w:r>
          </w:p>
        </w:tc>
      </w:tr>
      <w:tr w:rsidR="00AB79C6" w:rsidRPr="00940A02" w14:paraId="0B5E0803" w14:textId="77777777" w:rsidTr="000F7B25">
        <w:trPr>
          <w:cantSplit/>
          <w:jc w:val="center"/>
        </w:trPr>
        <w:tc>
          <w:tcPr>
            <w:tcW w:w="2790" w:type="dxa"/>
          </w:tcPr>
          <w:p w14:paraId="0B5E0801" w14:textId="77777777" w:rsidR="00AB79C6" w:rsidRPr="00940A02" w:rsidRDefault="00AB79C6" w:rsidP="000F7B25">
            <w:pPr>
              <w:keepNext/>
              <w:keepLines/>
              <w:tabs>
                <w:tab w:val="left" w:pos="360"/>
              </w:tabs>
              <w:suppressAutoHyphens/>
              <w:jc w:val="center"/>
              <w:rPr>
                <w:rFonts w:ascii="Calibri" w:hAnsi="Calibri"/>
                <w:sz w:val="18"/>
                <w:szCs w:val="18"/>
              </w:rPr>
            </w:pPr>
            <w:r w:rsidRPr="00940A02">
              <w:rPr>
                <w:rFonts w:ascii="Calibri" w:hAnsi="Calibri"/>
                <w:sz w:val="18"/>
                <w:szCs w:val="18"/>
              </w:rPr>
              <w:t>5</w:t>
            </w:r>
          </w:p>
        </w:tc>
        <w:tc>
          <w:tcPr>
            <w:tcW w:w="2430" w:type="dxa"/>
          </w:tcPr>
          <w:p w14:paraId="0B5E0802" w14:textId="77777777" w:rsidR="00AB79C6" w:rsidRPr="00940A02" w:rsidRDefault="00AB79C6" w:rsidP="000F7B25">
            <w:pPr>
              <w:keepNext/>
              <w:keepLines/>
              <w:tabs>
                <w:tab w:val="left" w:pos="360"/>
              </w:tabs>
              <w:suppressAutoHyphens/>
              <w:jc w:val="center"/>
              <w:rPr>
                <w:rFonts w:ascii="Calibri" w:hAnsi="Calibri"/>
                <w:sz w:val="18"/>
                <w:szCs w:val="18"/>
              </w:rPr>
            </w:pPr>
            <w:r w:rsidRPr="00940A02">
              <w:rPr>
                <w:rFonts w:ascii="Calibri" w:hAnsi="Calibri"/>
                <w:sz w:val="18"/>
                <w:szCs w:val="18"/>
              </w:rPr>
              <w:t>2.78</w:t>
            </w:r>
          </w:p>
        </w:tc>
      </w:tr>
      <w:tr w:rsidR="00AB79C6" w:rsidRPr="00940A02" w14:paraId="0B5E0806" w14:textId="77777777" w:rsidTr="000F7B25">
        <w:trPr>
          <w:cantSplit/>
          <w:jc w:val="center"/>
        </w:trPr>
        <w:tc>
          <w:tcPr>
            <w:tcW w:w="2790" w:type="dxa"/>
          </w:tcPr>
          <w:p w14:paraId="0B5E0804" w14:textId="77777777" w:rsidR="00AB79C6" w:rsidRPr="00940A02" w:rsidRDefault="00AB79C6" w:rsidP="000F7B25">
            <w:pPr>
              <w:keepNext/>
              <w:keepLines/>
              <w:tabs>
                <w:tab w:val="left" w:pos="360"/>
              </w:tabs>
              <w:suppressAutoHyphens/>
              <w:jc w:val="center"/>
              <w:rPr>
                <w:rFonts w:ascii="Calibri" w:hAnsi="Calibri"/>
                <w:sz w:val="18"/>
                <w:szCs w:val="18"/>
              </w:rPr>
            </w:pPr>
            <w:r w:rsidRPr="00940A02">
              <w:rPr>
                <w:rFonts w:ascii="Calibri" w:hAnsi="Calibri"/>
                <w:sz w:val="18"/>
                <w:szCs w:val="18"/>
              </w:rPr>
              <w:t>6</w:t>
            </w:r>
          </w:p>
        </w:tc>
        <w:tc>
          <w:tcPr>
            <w:tcW w:w="2430" w:type="dxa"/>
          </w:tcPr>
          <w:p w14:paraId="0B5E0805" w14:textId="77777777" w:rsidR="00AB79C6" w:rsidRPr="00940A02" w:rsidRDefault="00AB79C6" w:rsidP="000F7B25">
            <w:pPr>
              <w:keepNext/>
              <w:keepLines/>
              <w:tabs>
                <w:tab w:val="left" w:pos="360"/>
              </w:tabs>
              <w:suppressAutoHyphens/>
              <w:jc w:val="center"/>
              <w:rPr>
                <w:rFonts w:ascii="Calibri" w:hAnsi="Calibri"/>
                <w:sz w:val="18"/>
                <w:szCs w:val="18"/>
              </w:rPr>
            </w:pPr>
            <w:r w:rsidRPr="00940A02">
              <w:rPr>
                <w:rFonts w:ascii="Calibri" w:hAnsi="Calibri"/>
                <w:sz w:val="18"/>
                <w:szCs w:val="18"/>
              </w:rPr>
              <w:t>2.57</w:t>
            </w:r>
          </w:p>
        </w:tc>
      </w:tr>
      <w:tr w:rsidR="00AB79C6" w:rsidRPr="00940A02" w14:paraId="0B5E0809" w14:textId="77777777" w:rsidTr="000F7B25">
        <w:trPr>
          <w:cantSplit/>
          <w:jc w:val="center"/>
        </w:trPr>
        <w:tc>
          <w:tcPr>
            <w:tcW w:w="2790" w:type="dxa"/>
          </w:tcPr>
          <w:p w14:paraId="0B5E0807" w14:textId="77777777" w:rsidR="00AB79C6" w:rsidRPr="00940A02" w:rsidRDefault="00AB79C6" w:rsidP="000F7B25">
            <w:pPr>
              <w:keepNext/>
              <w:keepLines/>
              <w:tabs>
                <w:tab w:val="left" w:pos="360"/>
              </w:tabs>
              <w:suppressAutoHyphens/>
              <w:jc w:val="center"/>
              <w:rPr>
                <w:rFonts w:ascii="Calibri" w:hAnsi="Calibri"/>
                <w:sz w:val="18"/>
                <w:szCs w:val="18"/>
              </w:rPr>
            </w:pPr>
            <w:r w:rsidRPr="00940A02">
              <w:rPr>
                <w:rFonts w:ascii="Calibri" w:hAnsi="Calibri"/>
                <w:sz w:val="18"/>
                <w:szCs w:val="18"/>
              </w:rPr>
              <w:t>7</w:t>
            </w:r>
          </w:p>
        </w:tc>
        <w:tc>
          <w:tcPr>
            <w:tcW w:w="2430" w:type="dxa"/>
          </w:tcPr>
          <w:p w14:paraId="0B5E0808" w14:textId="77777777" w:rsidR="00AB79C6" w:rsidRPr="00940A02" w:rsidRDefault="00AB79C6" w:rsidP="000F7B25">
            <w:pPr>
              <w:keepNext/>
              <w:keepLines/>
              <w:tabs>
                <w:tab w:val="left" w:pos="360"/>
              </w:tabs>
              <w:suppressAutoHyphens/>
              <w:jc w:val="center"/>
              <w:rPr>
                <w:rFonts w:ascii="Calibri" w:hAnsi="Calibri"/>
                <w:sz w:val="18"/>
                <w:szCs w:val="18"/>
              </w:rPr>
            </w:pPr>
            <w:r w:rsidRPr="00940A02">
              <w:rPr>
                <w:rFonts w:ascii="Calibri" w:hAnsi="Calibri"/>
                <w:sz w:val="18"/>
                <w:szCs w:val="18"/>
              </w:rPr>
              <w:t>2.45</w:t>
            </w:r>
          </w:p>
        </w:tc>
      </w:tr>
      <w:tr w:rsidR="00AB79C6" w:rsidRPr="00940A02" w14:paraId="0B5E080C" w14:textId="77777777" w:rsidTr="000F7B25">
        <w:trPr>
          <w:cantSplit/>
          <w:jc w:val="center"/>
        </w:trPr>
        <w:tc>
          <w:tcPr>
            <w:tcW w:w="2790" w:type="dxa"/>
          </w:tcPr>
          <w:p w14:paraId="0B5E080A" w14:textId="77777777" w:rsidR="00AB79C6" w:rsidRPr="00940A02" w:rsidRDefault="00AB79C6" w:rsidP="000F7B25">
            <w:pPr>
              <w:keepNext/>
              <w:keepLines/>
              <w:tabs>
                <w:tab w:val="left" w:pos="360"/>
              </w:tabs>
              <w:suppressAutoHyphens/>
              <w:jc w:val="center"/>
              <w:rPr>
                <w:rFonts w:ascii="Calibri" w:hAnsi="Calibri"/>
                <w:sz w:val="18"/>
                <w:szCs w:val="18"/>
              </w:rPr>
            </w:pPr>
            <w:r w:rsidRPr="00940A02">
              <w:rPr>
                <w:rFonts w:ascii="Calibri" w:hAnsi="Calibri"/>
                <w:sz w:val="18"/>
                <w:szCs w:val="18"/>
              </w:rPr>
              <w:t>8</w:t>
            </w:r>
          </w:p>
        </w:tc>
        <w:tc>
          <w:tcPr>
            <w:tcW w:w="2430" w:type="dxa"/>
          </w:tcPr>
          <w:p w14:paraId="0B5E080B" w14:textId="77777777" w:rsidR="00AB79C6" w:rsidRPr="00940A02" w:rsidRDefault="00AB79C6" w:rsidP="000F7B25">
            <w:pPr>
              <w:keepNext/>
              <w:keepLines/>
              <w:tabs>
                <w:tab w:val="left" w:pos="360"/>
              </w:tabs>
              <w:suppressAutoHyphens/>
              <w:jc w:val="center"/>
              <w:rPr>
                <w:rFonts w:ascii="Calibri" w:hAnsi="Calibri"/>
                <w:sz w:val="18"/>
                <w:szCs w:val="18"/>
              </w:rPr>
            </w:pPr>
            <w:r w:rsidRPr="00940A02">
              <w:rPr>
                <w:rFonts w:ascii="Calibri" w:hAnsi="Calibri"/>
                <w:sz w:val="18"/>
                <w:szCs w:val="18"/>
              </w:rPr>
              <w:t>2.37</w:t>
            </w:r>
          </w:p>
        </w:tc>
      </w:tr>
      <w:tr w:rsidR="00AB79C6" w:rsidRPr="00940A02" w14:paraId="0B5E080F" w14:textId="77777777" w:rsidTr="000F7B25">
        <w:trPr>
          <w:cantSplit/>
          <w:jc w:val="center"/>
        </w:trPr>
        <w:tc>
          <w:tcPr>
            <w:tcW w:w="2790" w:type="dxa"/>
          </w:tcPr>
          <w:p w14:paraId="0B5E080D" w14:textId="77777777" w:rsidR="00AB79C6" w:rsidRPr="00940A02" w:rsidRDefault="00AB79C6" w:rsidP="000F7B25">
            <w:pPr>
              <w:keepNext/>
              <w:keepLines/>
              <w:tabs>
                <w:tab w:val="left" w:pos="360"/>
              </w:tabs>
              <w:suppressAutoHyphens/>
              <w:jc w:val="center"/>
              <w:rPr>
                <w:rFonts w:ascii="Calibri" w:hAnsi="Calibri"/>
                <w:sz w:val="18"/>
                <w:szCs w:val="18"/>
              </w:rPr>
            </w:pPr>
            <w:r w:rsidRPr="00940A02">
              <w:rPr>
                <w:rFonts w:ascii="Calibri" w:hAnsi="Calibri"/>
                <w:sz w:val="18"/>
                <w:szCs w:val="18"/>
              </w:rPr>
              <w:t>9</w:t>
            </w:r>
          </w:p>
        </w:tc>
        <w:tc>
          <w:tcPr>
            <w:tcW w:w="2430" w:type="dxa"/>
          </w:tcPr>
          <w:p w14:paraId="0B5E080E" w14:textId="77777777" w:rsidR="00AB79C6" w:rsidRPr="00940A02" w:rsidRDefault="00AB79C6" w:rsidP="000F7B25">
            <w:pPr>
              <w:keepNext/>
              <w:keepLines/>
              <w:tabs>
                <w:tab w:val="left" w:pos="360"/>
              </w:tabs>
              <w:suppressAutoHyphens/>
              <w:jc w:val="center"/>
              <w:rPr>
                <w:rFonts w:ascii="Calibri" w:hAnsi="Calibri"/>
                <w:sz w:val="18"/>
                <w:szCs w:val="18"/>
              </w:rPr>
            </w:pPr>
            <w:r w:rsidRPr="00940A02">
              <w:rPr>
                <w:rFonts w:ascii="Calibri" w:hAnsi="Calibri"/>
                <w:sz w:val="18"/>
                <w:szCs w:val="18"/>
              </w:rPr>
              <w:t>2.31</w:t>
            </w:r>
          </w:p>
        </w:tc>
      </w:tr>
    </w:tbl>
    <w:p w14:paraId="0B5E0810" w14:textId="77777777" w:rsidR="00AB79C6" w:rsidRDefault="00AB79C6" w:rsidP="00AB79C6">
      <w:pPr>
        <w:pStyle w:val="ListParagraph"/>
        <w:rPr>
          <w:rFonts w:ascii="Calibri" w:hAnsi="Calibri"/>
          <w:sz w:val="18"/>
          <w:szCs w:val="18"/>
        </w:rPr>
      </w:pPr>
    </w:p>
    <w:p w14:paraId="0B5E0811" w14:textId="1104422D" w:rsidR="00AB79C6" w:rsidRDefault="00AB79C6" w:rsidP="00AB79C6">
      <w:pPr>
        <w:pStyle w:val="ListParagraph"/>
        <w:numPr>
          <w:ilvl w:val="0"/>
          <w:numId w:val="25"/>
        </w:numPr>
        <w:rPr>
          <w:rFonts w:ascii="Calibri" w:hAnsi="Calibri"/>
          <w:sz w:val="18"/>
          <w:szCs w:val="18"/>
        </w:rPr>
      </w:pPr>
      <w:r w:rsidRPr="000505E9">
        <w:rPr>
          <w:rFonts w:ascii="Calibri" w:hAnsi="Calibri"/>
          <w:sz w:val="18"/>
          <w:szCs w:val="18"/>
        </w:rPr>
        <w:t>This field is automatically calculated.</w:t>
      </w:r>
      <w:r>
        <w:rPr>
          <w:rFonts w:ascii="Calibri" w:hAnsi="Calibri"/>
          <w:sz w:val="18"/>
          <w:szCs w:val="18"/>
        </w:rPr>
        <w:t xml:space="preserve"> </w:t>
      </w:r>
      <w:r w:rsidRPr="00DD4C67">
        <w:rPr>
          <w:rFonts w:ascii="Calibri" w:hAnsi="Calibri"/>
          <w:sz w:val="18"/>
          <w:szCs w:val="18"/>
        </w:rPr>
        <w:t xml:space="preserve">The equation used </w:t>
      </w:r>
      <w:r>
        <w:rPr>
          <w:rFonts w:ascii="Calibri" w:hAnsi="Calibri"/>
          <w:sz w:val="18"/>
          <w:szCs w:val="18"/>
        </w:rPr>
        <w:t>to calculate this value in the field equals:</w:t>
      </w:r>
    </w:p>
    <w:p w14:paraId="0B5E0812" w14:textId="77777777" w:rsidR="00AB79C6" w:rsidRDefault="00AB79C6" w:rsidP="00AB79C6">
      <w:pPr>
        <w:pStyle w:val="ListParagraph"/>
        <w:numPr>
          <w:ilvl w:val="0"/>
          <w:numId w:val="27"/>
        </w:numPr>
        <w:rPr>
          <w:rFonts w:ascii="Calibri" w:hAnsi="Calibri"/>
          <w:sz w:val="18"/>
          <w:szCs w:val="18"/>
        </w:rPr>
      </w:pPr>
      <w:r>
        <w:rPr>
          <w:rFonts w:ascii="Calibri" w:hAnsi="Calibri"/>
          <w:sz w:val="18"/>
          <w:szCs w:val="18"/>
        </w:rPr>
        <w:t xml:space="preserve">If the </w:t>
      </w:r>
      <w:r w:rsidR="000F7B25">
        <w:rPr>
          <w:rFonts w:ascii="Calibri" w:hAnsi="Calibri"/>
          <w:sz w:val="18"/>
          <w:szCs w:val="18"/>
        </w:rPr>
        <w:t>P</w:t>
      </w:r>
      <w:r>
        <w:rPr>
          <w:rFonts w:ascii="Calibri" w:hAnsi="Calibri"/>
          <w:sz w:val="18"/>
          <w:szCs w:val="18"/>
        </w:rPr>
        <w:t xml:space="preserve">ercent </w:t>
      </w:r>
      <w:r w:rsidR="000F7B25">
        <w:rPr>
          <w:rFonts w:ascii="Calibri" w:hAnsi="Calibri"/>
          <w:sz w:val="18"/>
          <w:szCs w:val="18"/>
        </w:rPr>
        <w:t>U</w:t>
      </w:r>
      <w:r>
        <w:rPr>
          <w:rFonts w:ascii="Calibri" w:hAnsi="Calibri"/>
          <w:sz w:val="18"/>
          <w:szCs w:val="18"/>
        </w:rPr>
        <w:t>ncertainty in E</w:t>
      </w:r>
      <w:r w:rsidRPr="0091667B">
        <w:rPr>
          <w:rFonts w:ascii="Calibri" w:hAnsi="Calibri"/>
          <w:sz w:val="18"/>
          <w:szCs w:val="18"/>
        </w:rPr>
        <w:t>.</w:t>
      </w:r>
      <w:r>
        <w:rPr>
          <w:rFonts w:ascii="Calibri" w:hAnsi="Calibri"/>
          <w:sz w:val="18"/>
          <w:szCs w:val="18"/>
        </w:rPr>
        <w:t xml:space="preserve">2 </w:t>
      </w:r>
      <w:r w:rsidRPr="0091667B">
        <w:rPr>
          <w:rFonts w:ascii="Calibri" w:hAnsi="Calibri"/>
          <w:sz w:val="18"/>
          <w:szCs w:val="18"/>
        </w:rPr>
        <w:t xml:space="preserve">≤ </w:t>
      </w:r>
      <w:r>
        <w:rPr>
          <w:rFonts w:ascii="Calibri" w:hAnsi="Calibri"/>
          <w:sz w:val="18"/>
          <w:szCs w:val="18"/>
        </w:rPr>
        <w:t>10, then enter “</w:t>
      </w:r>
      <w:r w:rsidR="000F7B25">
        <w:rPr>
          <w:rFonts w:ascii="Calibri" w:hAnsi="Calibri"/>
          <w:sz w:val="18"/>
          <w:szCs w:val="18"/>
        </w:rPr>
        <w:t>S</w:t>
      </w:r>
      <w:r>
        <w:rPr>
          <w:rFonts w:ascii="Calibri" w:hAnsi="Calibri"/>
          <w:sz w:val="18"/>
          <w:szCs w:val="18"/>
        </w:rPr>
        <w:t xml:space="preserve">tandard” as </w:t>
      </w:r>
      <w:r w:rsidR="000F7B25">
        <w:rPr>
          <w:rFonts w:ascii="Calibri" w:hAnsi="Calibri"/>
          <w:sz w:val="18"/>
          <w:szCs w:val="18"/>
        </w:rPr>
        <w:t>A</w:t>
      </w:r>
      <w:r>
        <w:rPr>
          <w:rFonts w:ascii="Calibri" w:hAnsi="Calibri"/>
          <w:sz w:val="18"/>
          <w:szCs w:val="18"/>
        </w:rPr>
        <w:t xml:space="preserve">ccuracy </w:t>
      </w:r>
      <w:r w:rsidR="000F7B25">
        <w:rPr>
          <w:rFonts w:ascii="Calibri" w:hAnsi="Calibri"/>
          <w:sz w:val="18"/>
          <w:szCs w:val="18"/>
        </w:rPr>
        <w:t>L</w:t>
      </w:r>
      <w:r>
        <w:rPr>
          <w:rFonts w:ascii="Calibri" w:hAnsi="Calibri"/>
          <w:sz w:val="18"/>
          <w:szCs w:val="18"/>
        </w:rPr>
        <w:t>evel in box E. 3</w:t>
      </w:r>
    </w:p>
    <w:p w14:paraId="0B5E0813" w14:textId="77777777" w:rsidR="00AB79C6" w:rsidRDefault="00AB79C6" w:rsidP="00AB79C6">
      <w:pPr>
        <w:pStyle w:val="ListParagraph"/>
        <w:numPr>
          <w:ilvl w:val="0"/>
          <w:numId w:val="27"/>
        </w:numPr>
        <w:rPr>
          <w:rFonts w:ascii="Calibri" w:hAnsi="Calibri"/>
          <w:sz w:val="18"/>
          <w:szCs w:val="18"/>
        </w:rPr>
      </w:pPr>
      <w:r>
        <w:rPr>
          <w:rFonts w:ascii="Calibri" w:hAnsi="Calibri"/>
          <w:sz w:val="18"/>
          <w:szCs w:val="18"/>
        </w:rPr>
        <w:t xml:space="preserve">If the </w:t>
      </w:r>
      <w:r w:rsidR="000F7B25">
        <w:rPr>
          <w:rFonts w:ascii="Calibri" w:hAnsi="Calibri"/>
          <w:sz w:val="18"/>
          <w:szCs w:val="18"/>
        </w:rPr>
        <w:t>P</w:t>
      </w:r>
      <w:r>
        <w:rPr>
          <w:rFonts w:ascii="Calibri" w:hAnsi="Calibri"/>
          <w:sz w:val="18"/>
          <w:szCs w:val="18"/>
        </w:rPr>
        <w:t xml:space="preserve">ercent </w:t>
      </w:r>
      <w:r w:rsidR="000F7B25">
        <w:rPr>
          <w:rFonts w:ascii="Calibri" w:hAnsi="Calibri"/>
          <w:sz w:val="18"/>
          <w:szCs w:val="18"/>
        </w:rPr>
        <w:t>U</w:t>
      </w:r>
      <w:r>
        <w:rPr>
          <w:rFonts w:ascii="Calibri" w:hAnsi="Calibri"/>
          <w:sz w:val="18"/>
          <w:szCs w:val="18"/>
        </w:rPr>
        <w:t>ncertainty in E</w:t>
      </w:r>
      <w:r w:rsidRPr="0091667B">
        <w:rPr>
          <w:rFonts w:ascii="Calibri" w:hAnsi="Calibri"/>
          <w:sz w:val="18"/>
          <w:szCs w:val="18"/>
        </w:rPr>
        <w:t>.</w:t>
      </w:r>
      <w:r>
        <w:rPr>
          <w:rFonts w:ascii="Calibri" w:hAnsi="Calibri"/>
          <w:sz w:val="18"/>
          <w:szCs w:val="18"/>
        </w:rPr>
        <w:t>2 &gt; 10, then enter “</w:t>
      </w:r>
      <w:r w:rsidR="000F7B25">
        <w:rPr>
          <w:rFonts w:ascii="Calibri" w:hAnsi="Calibri"/>
          <w:sz w:val="18"/>
          <w:szCs w:val="18"/>
        </w:rPr>
        <w:t>R</w:t>
      </w:r>
      <w:r>
        <w:rPr>
          <w:rFonts w:ascii="Calibri" w:hAnsi="Calibri"/>
          <w:sz w:val="18"/>
          <w:szCs w:val="18"/>
        </w:rPr>
        <w:t xml:space="preserve">educed” as </w:t>
      </w:r>
      <w:r w:rsidR="000F7B25">
        <w:rPr>
          <w:rFonts w:ascii="Calibri" w:hAnsi="Calibri"/>
          <w:sz w:val="18"/>
          <w:szCs w:val="18"/>
        </w:rPr>
        <w:t>A</w:t>
      </w:r>
      <w:r>
        <w:rPr>
          <w:rFonts w:ascii="Calibri" w:hAnsi="Calibri"/>
          <w:sz w:val="18"/>
          <w:szCs w:val="18"/>
        </w:rPr>
        <w:t xml:space="preserve">ccuracy </w:t>
      </w:r>
      <w:r w:rsidR="000F7B25">
        <w:rPr>
          <w:rFonts w:ascii="Calibri" w:hAnsi="Calibri"/>
          <w:sz w:val="18"/>
          <w:szCs w:val="18"/>
        </w:rPr>
        <w:t>L</w:t>
      </w:r>
      <w:r>
        <w:rPr>
          <w:rFonts w:ascii="Calibri" w:hAnsi="Calibri"/>
          <w:sz w:val="18"/>
          <w:szCs w:val="18"/>
        </w:rPr>
        <w:t>evel in box E. 3</w:t>
      </w:r>
    </w:p>
    <w:p w14:paraId="0B5E0814" w14:textId="128D3568" w:rsidR="00AB79C6" w:rsidRDefault="00AB79C6" w:rsidP="00AB79C6">
      <w:pPr>
        <w:pStyle w:val="ListParagraph"/>
        <w:numPr>
          <w:ilvl w:val="0"/>
          <w:numId w:val="25"/>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to calculate this value in the field equals:</w:t>
      </w:r>
    </w:p>
    <w:p w14:paraId="0B5E0815" w14:textId="77777777" w:rsidR="00AB79C6" w:rsidRDefault="00AB79C6" w:rsidP="00AB79C6">
      <w:pPr>
        <w:pStyle w:val="ListParagraph"/>
        <w:numPr>
          <w:ilvl w:val="0"/>
          <w:numId w:val="33"/>
        </w:numPr>
        <w:ind w:left="1440"/>
        <w:rPr>
          <w:rFonts w:ascii="Calibri" w:hAnsi="Calibri"/>
          <w:sz w:val="18"/>
          <w:szCs w:val="18"/>
        </w:rPr>
      </w:pPr>
      <w:r>
        <w:rPr>
          <w:rFonts w:ascii="Calibri" w:hAnsi="Calibri"/>
          <w:sz w:val="18"/>
          <w:szCs w:val="18"/>
        </w:rPr>
        <w:t xml:space="preserve">If the </w:t>
      </w:r>
      <w:r w:rsidR="000F7B25">
        <w:rPr>
          <w:rFonts w:ascii="Calibri" w:hAnsi="Calibri"/>
          <w:sz w:val="18"/>
          <w:szCs w:val="18"/>
        </w:rPr>
        <w:t>A</w:t>
      </w:r>
      <w:r>
        <w:rPr>
          <w:rFonts w:ascii="Calibri" w:hAnsi="Calibri"/>
          <w:sz w:val="18"/>
          <w:szCs w:val="18"/>
        </w:rPr>
        <w:t xml:space="preserve">ccuracy </w:t>
      </w:r>
      <w:r w:rsidR="000F7B25">
        <w:rPr>
          <w:rFonts w:ascii="Calibri" w:hAnsi="Calibri"/>
          <w:sz w:val="18"/>
          <w:szCs w:val="18"/>
        </w:rPr>
        <w:t>L</w:t>
      </w:r>
      <w:r>
        <w:rPr>
          <w:rFonts w:ascii="Calibri" w:hAnsi="Calibri"/>
          <w:sz w:val="18"/>
          <w:szCs w:val="18"/>
        </w:rPr>
        <w:t>evel E</w:t>
      </w:r>
      <w:r w:rsidRPr="0091667B">
        <w:rPr>
          <w:rFonts w:ascii="Calibri" w:hAnsi="Calibri"/>
          <w:sz w:val="18"/>
          <w:szCs w:val="18"/>
        </w:rPr>
        <w:t>.</w:t>
      </w:r>
      <w:r>
        <w:rPr>
          <w:rFonts w:ascii="Calibri" w:hAnsi="Calibri"/>
          <w:sz w:val="18"/>
          <w:szCs w:val="18"/>
        </w:rPr>
        <w:t xml:space="preserve">3 = Standard, then enter 1 as </w:t>
      </w:r>
      <w:r w:rsidR="006A439B">
        <w:rPr>
          <w:rFonts w:ascii="Calibri" w:hAnsi="Calibri"/>
          <w:sz w:val="18"/>
          <w:szCs w:val="18"/>
        </w:rPr>
        <w:t xml:space="preserve">Accuracy Adjustment </w:t>
      </w:r>
      <w:r w:rsidR="000F7B25">
        <w:rPr>
          <w:rFonts w:ascii="Calibri" w:hAnsi="Calibri"/>
          <w:sz w:val="18"/>
          <w:szCs w:val="18"/>
        </w:rPr>
        <w:t>F</w:t>
      </w:r>
      <w:r>
        <w:rPr>
          <w:rFonts w:ascii="Calibri" w:hAnsi="Calibri"/>
          <w:sz w:val="18"/>
          <w:szCs w:val="18"/>
        </w:rPr>
        <w:t>actor in box E.4</w:t>
      </w:r>
    </w:p>
    <w:p w14:paraId="0B5E0816" w14:textId="77777777" w:rsidR="00AB79C6" w:rsidRDefault="00AB79C6" w:rsidP="00AB79C6">
      <w:pPr>
        <w:pStyle w:val="ListParagraph"/>
        <w:numPr>
          <w:ilvl w:val="0"/>
          <w:numId w:val="33"/>
        </w:numPr>
        <w:ind w:left="1440"/>
        <w:rPr>
          <w:rFonts w:ascii="Calibri" w:hAnsi="Calibri"/>
          <w:sz w:val="18"/>
          <w:szCs w:val="18"/>
        </w:rPr>
      </w:pPr>
      <w:r>
        <w:rPr>
          <w:rFonts w:ascii="Calibri" w:hAnsi="Calibri"/>
          <w:sz w:val="18"/>
          <w:szCs w:val="18"/>
        </w:rPr>
        <w:t xml:space="preserve">If the </w:t>
      </w:r>
      <w:r w:rsidR="000F7B25">
        <w:rPr>
          <w:rFonts w:ascii="Calibri" w:hAnsi="Calibri"/>
          <w:sz w:val="18"/>
          <w:szCs w:val="18"/>
        </w:rPr>
        <w:t>A</w:t>
      </w:r>
      <w:r>
        <w:rPr>
          <w:rFonts w:ascii="Calibri" w:hAnsi="Calibri"/>
          <w:sz w:val="18"/>
          <w:szCs w:val="18"/>
        </w:rPr>
        <w:t xml:space="preserve">ccuracy </w:t>
      </w:r>
      <w:r w:rsidR="000F7B25">
        <w:rPr>
          <w:rFonts w:ascii="Calibri" w:hAnsi="Calibri"/>
          <w:sz w:val="18"/>
          <w:szCs w:val="18"/>
        </w:rPr>
        <w:t>L</w:t>
      </w:r>
      <w:r>
        <w:rPr>
          <w:rFonts w:ascii="Calibri" w:hAnsi="Calibri"/>
          <w:sz w:val="18"/>
          <w:szCs w:val="18"/>
        </w:rPr>
        <w:t>evel E</w:t>
      </w:r>
      <w:r w:rsidRPr="0091667B">
        <w:rPr>
          <w:rFonts w:ascii="Calibri" w:hAnsi="Calibri"/>
          <w:sz w:val="18"/>
          <w:szCs w:val="18"/>
        </w:rPr>
        <w:t>.</w:t>
      </w:r>
      <w:r>
        <w:rPr>
          <w:rFonts w:ascii="Calibri" w:hAnsi="Calibri"/>
          <w:sz w:val="18"/>
          <w:szCs w:val="18"/>
        </w:rPr>
        <w:t xml:space="preserve">3 = Reduced, </w:t>
      </w:r>
      <w:r w:rsidR="006A439B">
        <w:rPr>
          <w:rFonts w:ascii="Calibri" w:hAnsi="Calibri"/>
          <w:sz w:val="18"/>
          <w:szCs w:val="18"/>
        </w:rPr>
        <w:t xml:space="preserve">Accuracy Adjustment </w:t>
      </w:r>
      <w:r w:rsidR="000F7B25">
        <w:rPr>
          <w:rFonts w:ascii="Calibri" w:hAnsi="Calibri"/>
          <w:sz w:val="18"/>
          <w:szCs w:val="18"/>
        </w:rPr>
        <w:t>F</w:t>
      </w:r>
      <w:r>
        <w:rPr>
          <w:rFonts w:ascii="Calibri" w:hAnsi="Calibri"/>
          <w:sz w:val="18"/>
          <w:szCs w:val="18"/>
        </w:rPr>
        <w:t>actor equation equals 1+(E.2/100)</w:t>
      </w:r>
    </w:p>
    <w:p w14:paraId="0B5E0817" w14:textId="4E468BC1" w:rsidR="00AB79C6" w:rsidRDefault="00AB79C6" w:rsidP="00AB79C6">
      <w:pPr>
        <w:pStyle w:val="ListParagraph"/>
        <w:numPr>
          <w:ilvl w:val="0"/>
          <w:numId w:val="25"/>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 xml:space="preserve">to calculate this value in the field equals </w:t>
      </w:r>
      <w:r w:rsidRPr="0091667B">
        <w:rPr>
          <w:rFonts w:ascii="Calibri" w:hAnsi="Calibri"/>
          <w:sz w:val="18"/>
          <w:szCs w:val="18"/>
        </w:rPr>
        <w:t xml:space="preserve">the </w:t>
      </w:r>
      <w:r>
        <w:rPr>
          <w:rFonts w:ascii="Calibri" w:hAnsi="Calibri"/>
          <w:sz w:val="18"/>
          <w:szCs w:val="18"/>
        </w:rPr>
        <w:t>D.3 * E.4 = Adjusted CFM50</w:t>
      </w:r>
      <w:r w:rsidR="00FD7914">
        <w:rPr>
          <w:rFonts w:ascii="Calibri" w:hAnsi="Calibri"/>
          <w:sz w:val="18"/>
          <w:szCs w:val="18"/>
        </w:rPr>
        <w:t>.</w:t>
      </w:r>
    </w:p>
    <w:p w14:paraId="0B5E0818" w14:textId="77777777" w:rsidR="00AB79C6" w:rsidRPr="00855947" w:rsidRDefault="00AB79C6" w:rsidP="00AB79C6">
      <w:pPr>
        <w:pStyle w:val="ListParagraph"/>
        <w:numPr>
          <w:ilvl w:val="0"/>
          <w:numId w:val="25"/>
        </w:numPr>
        <w:rPr>
          <w:rFonts w:ascii="Calibri" w:hAnsi="Calibri"/>
          <w:sz w:val="18"/>
          <w:szCs w:val="18"/>
        </w:rPr>
      </w:pPr>
      <w:r w:rsidRPr="00855947">
        <w:rPr>
          <w:rFonts w:ascii="Calibri" w:hAnsi="Calibri"/>
          <w:sz w:val="18"/>
          <w:szCs w:val="18"/>
        </w:rPr>
        <w:t xml:space="preserve">Enter the </w:t>
      </w:r>
      <w:r w:rsidR="000F7B25">
        <w:rPr>
          <w:rFonts w:ascii="Calibri" w:hAnsi="Calibri"/>
          <w:sz w:val="18"/>
          <w:szCs w:val="18"/>
        </w:rPr>
        <w:t>C</w:t>
      </w:r>
      <w:r>
        <w:rPr>
          <w:rFonts w:ascii="Calibri" w:hAnsi="Calibri"/>
          <w:sz w:val="18"/>
          <w:szCs w:val="18"/>
        </w:rPr>
        <w:t>orrected CFM50 from manometer software</w:t>
      </w:r>
      <w:r w:rsidRPr="00855947">
        <w:rPr>
          <w:rFonts w:ascii="Calibri" w:hAnsi="Calibri"/>
          <w:sz w:val="18"/>
          <w:szCs w:val="18"/>
        </w:rPr>
        <w:t>.</w:t>
      </w:r>
    </w:p>
    <w:p w14:paraId="0B5E0819" w14:textId="77777777" w:rsidR="00AB79C6" w:rsidRPr="00855947" w:rsidRDefault="00AB79C6" w:rsidP="00AB79C6">
      <w:pPr>
        <w:pStyle w:val="ListParagraph"/>
        <w:numPr>
          <w:ilvl w:val="0"/>
          <w:numId w:val="25"/>
        </w:numPr>
        <w:rPr>
          <w:rFonts w:ascii="Calibri" w:hAnsi="Calibri"/>
          <w:sz w:val="18"/>
          <w:szCs w:val="18"/>
        </w:rPr>
      </w:pPr>
      <w:r w:rsidRPr="00855947">
        <w:rPr>
          <w:rFonts w:ascii="Calibri" w:hAnsi="Calibri"/>
          <w:sz w:val="18"/>
          <w:szCs w:val="18"/>
        </w:rPr>
        <w:t xml:space="preserve">Enter the </w:t>
      </w:r>
      <w:r w:rsidR="000F7B25">
        <w:rPr>
          <w:rFonts w:ascii="Calibri" w:hAnsi="Calibri"/>
          <w:sz w:val="18"/>
          <w:szCs w:val="18"/>
        </w:rPr>
        <w:t>P</w:t>
      </w:r>
      <w:r>
        <w:rPr>
          <w:rFonts w:ascii="Calibri" w:hAnsi="Calibri"/>
          <w:sz w:val="18"/>
          <w:szCs w:val="18"/>
        </w:rPr>
        <w:t xml:space="preserve">ercent </w:t>
      </w:r>
      <w:r w:rsidR="000F7B25">
        <w:rPr>
          <w:rFonts w:ascii="Calibri" w:hAnsi="Calibri"/>
          <w:sz w:val="18"/>
          <w:szCs w:val="18"/>
        </w:rPr>
        <w:t>U</w:t>
      </w:r>
      <w:r>
        <w:rPr>
          <w:rFonts w:ascii="Calibri" w:hAnsi="Calibri"/>
          <w:sz w:val="18"/>
          <w:szCs w:val="18"/>
        </w:rPr>
        <w:t>ncertainty from manometer software</w:t>
      </w:r>
      <w:r w:rsidRPr="00855947">
        <w:rPr>
          <w:rFonts w:ascii="Calibri" w:hAnsi="Calibri"/>
          <w:sz w:val="18"/>
          <w:szCs w:val="18"/>
        </w:rPr>
        <w:t>.</w:t>
      </w:r>
    </w:p>
    <w:p w14:paraId="0B5E081A" w14:textId="77777777" w:rsidR="00AB79C6" w:rsidRDefault="00AB79C6" w:rsidP="00AB79C6">
      <w:pPr>
        <w:rPr>
          <w:rFonts w:ascii="Calibri" w:hAnsi="Calibri"/>
        </w:rPr>
      </w:pPr>
    </w:p>
    <w:p w14:paraId="0B5E081B" w14:textId="77777777" w:rsidR="006A439B" w:rsidRDefault="006A439B" w:rsidP="006A439B">
      <w:pPr>
        <w:keepNext/>
        <w:rPr>
          <w:rFonts w:ascii="Calibri" w:hAnsi="Calibri"/>
          <w:b/>
          <w:sz w:val="18"/>
          <w:szCs w:val="18"/>
        </w:rPr>
      </w:pPr>
      <w:r w:rsidRPr="00782762">
        <w:rPr>
          <w:rFonts w:ascii="Calibri" w:hAnsi="Calibri"/>
          <w:b/>
          <w:sz w:val="18"/>
          <w:szCs w:val="18"/>
        </w:rPr>
        <w:lastRenderedPageBreak/>
        <w:t xml:space="preserve">Section </w:t>
      </w:r>
      <w:r>
        <w:rPr>
          <w:rFonts w:ascii="Calibri" w:hAnsi="Calibri"/>
          <w:b/>
          <w:sz w:val="18"/>
          <w:szCs w:val="18"/>
        </w:rPr>
        <w:t>F</w:t>
      </w:r>
      <w:r w:rsidRPr="00782762">
        <w:rPr>
          <w:rFonts w:ascii="Calibri" w:hAnsi="Calibri"/>
          <w:b/>
          <w:sz w:val="18"/>
          <w:szCs w:val="18"/>
        </w:rPr>
        <w:t>. Envelope Leakage (MCH24</w:t>
      </w:r>
      <w:r>
        <w:rPr>
          <w:rFonts w:ascii="Calibri" w:hAnsi="Calibri"/>
          <w:b/>
          <w:sz w:val="18"/>
          <w:szCs w:val="18"/>
        </w:rPr>
        <w:t>e</w:t>
      </w:r>
      <w:r w:rsidRPr="00782762">
        <w:rPr>
          <w:rFonts w:ascii="Calibri" w:hAnsi="Calibri"/>
          <w:b/>
          <w:sz w:val="18"/>
          <w:szCs w:val="18"/>
        </w:rPr>
        <w:t xml:space="preserve">) </w:t>
      </w:r>
      <w:r>
        <w:rPr>
          <w:rFonts w:ascii="Calibri" w:hAnsi="Calibri"/>
          <w:b/>
          <w:sz w:val="18"/>
          <w:szCs w:val="18"/>
        </w:rPr>
        <w:t xml:space="preserve">– Pressurization </w:t>
      </w:r>
    </w:p>
    <w:p w14:paraId="0B5E081C" w14:textId="77777777" w:rsidR="006A439B" w:rsidRDefault="006A439B" w:rsidP="006A439B">
      <w:pPr>
        <w:pStyle w:val="ListParagraph"/>
        <w:keepNext/>
        <w:numPr>
          <w:ilvl w:val="0"/>
          <w:numId w:val="46"/>
        </w:numPr>
        <w:rPr>
          <w:rFonts w:ascii="Calibri" w:hAnsi="Calibri"/>
          <w:sz w:val="18"/>
          <w:szCs w:val="18"/>
        </w:rPr>
      </w:pPr>
      <w:r w:rsidRPr="00782762">
        <w:rPr>
          <w:rFonts w:ascii="Calibri" w:hAnsi="Calibri"/>
          <w:sz w:val="18"/>
          <w:szCs w:val="18"/>
        </w:rPr>
        <w:t xml:space="preserve">Enter the time average period used on </w:t>
      </w:r>
      <w:r>
        <w:rPr>
          <w:rFonts w:ascii="Calibri" w:hAnsi="Calibri"/>
          <w:sz w:val="18"/>
          <w:szCs w:val="18"/>
        </w:rPr>
        <w:t xml:space="preserve">the manometer during the PRESSURIZATION test. </w:t>
      </w:r>
      <w:r w:rsidRPr="00782762">
        <w:rPr>
          <w:rFonts w:ascii="Calibri" w:hAnsi="Calibri"/>
          <w:sz w:val="18"/>
          <w:szCs w:val="18"/>
        </w:rPr>
        <w:t>Must be at least 10 seconds.</w:t>
      </w:r>
    </w:p>
    <w:p w14:paraId="0B5E081D" w14:textId="77777777" w:rsidR="006A439B" w:rsidRDefault="006A439B" w:rsidP="006A439B">
      <w:pPr>
        <w:pStyle w:val="ListParagraph"/>
        <w:keepNext/>
        <w:numPr>
          <w:ilvl w:val="0"/>
          <w:numId w:val="46"/>
        </w:numPr>
        <w:rPr>
          <w:rFonts w:ascii="Calibri" w:hAnsi="Calibri"/>
          <w:sz w:val="18"/>
          <w:szCs w:val="18"/>
        </w:rPr>
      </w:pPr>
      <w:r>
        <w:rPr>
          <w:rFonts w:ascii="Calibri" w:hAnsi="Calibri"/>
          <w:sz w:val="18"/>
          <w:szCs w:val="18"/>
        </w:rPr>
        <w:t xml:space="preserve">If ASTM E779-10 compliant software </w:t>
      </w:r>
      <w:r w:rsidRPr="00855947">
        <w:rPr>
          <w:rFonts w:ascii="Calibri" w:hAnsi="Calibri"/>
          <w:sz w:val="18"/>
          <w:szCs w:val="18"/>
        </w:rPr>
        <w:t>is being used for the calculations, enter</w:t>
      </w:r>
      <w:r>
        <w:rPr>
          <w:rFonts w:ascii="Calibri" w:hAnsi="Calibri"/>
          <w:sz w:val="18"/>
          <w:szCs w:val="18"/>
        </w:rPr>
        <w:t xml:space="preserve"> “yes” here. </w:t>
      </w:r>
      <w:r w:rsidRPr="00855947">
        <w:rPr>
          <w:rFonts w:ascii="Calibri" w:hAnsi="Calibri"/>
          <w:sz w:val="18"/>
          <w:szCs w:val="18"/>
        </w:rPr>
        <w:t>Otherwise, choose “no”.</w:t>
      </w:r>
      <w:r>
        <w:rPr>
          <w:rFonts w:ascii="Calibri" w:hAnsi="Calibri"/>
          <w:sz w:val="18"/>
          <w:szCs w:val="18"/>
        </w:rPr>
        <w:t xml:space="preserve">   </w:t>
      </w:r>
    </w:p>
    <w:p w14:paraId="0B5E081E" w14:textId="77777777" w:rsidR="00FD7914" w:rsidRDefault="00FD7914" w:rsidP="006A439B">
      <w:pPr>
        <w:keepNext/>
        <w:ind w:left="360"/>
        <w:rPr>
          <w:rFonts w:ascii="Calibri" w:hAnsi="Calibri"/>
          <w:sz w:val="18"/>
          <w:szCs w:val="18"/>
        </w:rPr>
      </w:pPr>
    </w:p>
    <w:p w14:paraId="0B5E081F" w14:textId="77777777" w:rsidR="006A439B" w:rsidRDefault="006A439B" w:rsidP="006A439B">
      <w:pPr>
        <w:keepNext/>
        <w:ind w:left="360"/>
        <w:rPr>
          <w:rFonts w:ascii="Calibri" w:hAnsi="Calibri"/>
        </w:rPr>
      </w:pPr>
      <w:r w:rsidRPr="00CF79CA">
        <w:rPr>
          <w:rFonts w:ascii="Calibri" w:hAnsi="Calibri"/>
          <w:b/>
          <w:sz w:val="18"/>
          <w:szCs w:val="18"/>
        </w:rPr>
        <w:t>Note:</w:t>
      </w:r>
      <w:r w:rsidRPr="00CF79CA">
        <w:rPr>
          <w:rFonts w:ascii="Calibri" w:hAnsi="Calibri"/>
          <w:sz w:val="18"/>
          <w:szCs w:val="18"/>
        </w:rPr>
        <w:t xml:space="preserve"> A minimum of five and a maximum of nine data points are required for items </w:t>
      </w:r>
      <w:r>
        <w:rPr>
          <w:rFonts w:ascii="Calibri" w:hAnsi="Calibri"/>
          <w:sz w:val="18"/>
          <w:szCs w:val="18"/>
        </w:rPr>
        <w:t xml:space="preserve">F.3 and F.4 </w:t>
      </w:r>
      <w:r w:rsidRPr="00CF79CA">
        <w:rPr>
          <w:rFonts w:ascii="Calibri" w:hAnsi="Calibri"/>
          <w:sz w:val="18"/>
          <w:szCs w:val="18"/>
        </w:rPr>
        <w:t>for this test.</w:t>
      </w:r>
    </w:p>
    <w:p w14:paraId="0B5E0820" w14:textId="77777777" w:rsidR="006A439B" w:rsidRDefault="006A439B" w:rsidP="006A439B">
      <w:pPr>
        <w:pStyle w:val="ListParagraph"/>
        <w:keepNext/>
        <w:ind w:left="360"/>
        <w:jc w:val="center"/>
        <w:rPr>
          <w:rFonts w:ascii="Calibri" w:hAnsi="Calibri"/>
          <w:sz w:val="18"/>
          <w:szCs w:val="18"/>
        </w:rPr>
      </w:pPr>
    </w:p>
    <w:p w14:paraId="0B5E0821" w14:textId="77777777" w:rsidR="006A439B" w:rsidRDefault="007500DC" w:rsidP="006A439B">
      <w:pPr>
        <w:pStyle w:val="ListParagraph"/>
        <w:keepNext/>
        <w:numPr>
          <w:ilvl w:val="0"/>
          <w:numId w:val="46"/>
        </w:numPr>
        <w:rPr>
          <w:rFonts w:ascii="Calibri" w:hAnsi="Calibri"/>
          <w:sz w:val="18"/>
          <w:szCs w:val="18"/>
        </w:rPr>
      </w:pPr>
      <w:r>
        <w:rPr>
          <w:rFonts w:ascii="Calibri" w:hAnsi="Calibri"/>
          <w:sz w:val="18"/>
          <w:szCs w:val="18"/>
        </w:rPr>
        <w:t xml:space="preserve">Enter 5-9 </w:t>
      </w:r>
      <w:r w:rsidRPr="007500DC">
        <w:rPr>
          <w:rFonts w:ascii="Calibri" w:hAnsi="Calibri"/>
          <w:sz w:val="18"/>
          <w:szCs w:val="18"/>
        </w:rPr>
        <w:t xml:space="preserve">Induced Building Pressure readings from the manometer (automatic baseline feature turned on). It should be close to 50 Pa, but no less than 15 Pa. </w:t>
      </w:r>
    </w:p>
    <w:p w14:paraId="0B5E0822" w14:textId="77777777" w:rsidR="00FD7914" w:rsidRPr="00FD7914" w:rsidRDefault="00FD7914" w:rsidP="006A439B">
      <w:pPr>
        <w:pStyle w:val="ListParagraph"/>
        <w:keepNext/>
        <w:numPr>
          <w:ilvl w:val="0"/>
          <w:numId w:val="46"/>
        </w:numPr>
        <w:rPr>
          <w:rFonts w:ascii="Calibri" w:hAnsi="Calibri"/>
          <w:sz w:val="18"/>
          <w:szCs w:val="18"/>
        </w:rPr>
      </w:pPr>
      <w:r>
        <w:rPr>
          <w:rFonts w:ascii="Calibri" w:hAnsi="Calibri"/>
          <w:sz w:val="18"/>
          <w:szCs w:val="18"/>
        </w:rPr>
        <w:t>Enter 5-9 Nominal CFM50 readings from the manometer.</w:t>
      </w:r>
    </w:p>
    <w:p w14:paraId="0B5E0823" w14:textId="036C5511" w:rsidR="006A439B" w:rsidRDefault="006A439B" w:rsidP="006A439B">
      <w:pPr>
        <w:pStyle w:val="ListParagraph"/>
        <w:keepNext/>
        <w:numPr>
          <w:ilvl w:val="0"/>
          <w:numId w:val="46"/>
        </w:numPr>
        <w:rPr>
          <w:rFonts w:ascii="Calibri" w:hAnsi="Calibri"/>
        </w:rPr>
      </w:pPr>
      <w:r w:rsidRPr="00597B83">
        <w:rPr>
          <w:rFonts w:ascii="Calibri" w:hAnsi="Calibri"/>
          <w:sz w:val="18"/>
          <w:szCs w:val="18"/>
        </w:rPr>
        <w:t>This field is automatically calculated. The equation used to calculate t</w:t>
      </w:r>
      <w:r>
        <w:rPr>
          <w:rFonts w:ascii="Calibri" w:hAnsi="Calibri"/>
          <w:sz w:val="18"/>
          <w:szCs w:val="18"/>
        </w:rPr>
        <w:t>his value in the field equals (F</w:t>
      </w:r>
      <w:r w:rsidRPr="00597B83">
        <w:rPr>
          <w:rFonts w:ascii="Calibri" w:hAnsi="Calibri"/>
          <w:sz w:val="18"/>
          <w:szCs w:val="18"/>
        </w:rPr>
        <w:t>.</w:t>
      </w:r>
      <w:r>
        <w:rPr>
          <w:rFonts w:ascii="Calibri" w:hAnsi="Calibri"/>
          <w:sz w:val="18"/>
          <w:szCs w:val="18"/>
        </w:rPr>
        <w:t>4</w:t>
      </w:r>
      <w:r w:rsidRPr="00597B83">
        <w:rPr>
          <w:rFonts w:ascii="Calibri" w:hAnsi="Calibri"/>
          <w:sz w:val="18"/>
          <w:szCs w:val="18"/>
          <w:vertAlign w:val="subscript"/>
        </w:rPr>
        <w:t>1</w:t>
      </w:r>
      <w:r>
        <w:rPr>
          <w:rFonts w:ascii="Calibri" w:hAnsi="Calibri"/>
          <w:sz w:val="18"/>
          <w:szCs w:val="18"/>
        </w:rPr>
        <w:t>+F</w:t>
      </w:r>
      <w:r w:rsidRPr="00597B83">
        <w:rPr>
          <w:rFonts w:ascii="Calibri" w:hAnsi="Calibri"/>
          <w:sz w:val="18"/>
          <w:szCs w:val="18"/>
        </w:rPr>
        <w:t>.</w:t>
      </w:r>
      <w:r>
        <w:rPr>
          <w:rFonts w:ascii="Calibri" w:hAnsi="Calibri"/>
          <w:sz w:val="18"/>
          <w:szCs w:val="18"/>
        </w:rPr>
        <w:t>4</w:t>
      </w:r>
      <w:r w:rsidRPr="00597B83">
        <w:rPr>
          <w:rFonts w:ascii="Calibri" w:hAnsi="Calibri"/>
          <w:sz w:val="18"/>
          <w:szCs w:val="18"/>
          <w:vertAlign w:val="subscript"/>
        </w:rPr>
        <w:t>2</w:t>
      </w:r>
      <w:r>
        <w:rPr>
          <w:rFonts w:ascii="Calibri" w:hAnsi="Calibri"/>
          <w:sz w:val="18"/>
          <w:szCs w:val="18"/>
        </w:rPr>
        <w:t>+ F</w:t>
      </w:r>
      <w:r w:rsidRPr="00597B83">
        <w:rPr>
          <w:rFonts w:ascii="Calibri" w:hAnsi="Calibri"/>
          <w:sz w:val="18"/>
          <w:szCs w:val="18"/>
        </w:rPr>
        <w:t>.</w:t>
      </w:r>
      <w:r>
        <w:rPr>
          <w:rFonts w:ascii="Calibri" w:hAnsi="Calibri"/>
          <w:sz w:val="18"/>
          <w:szCs w:val="18"/>
        </w:rPr>
        <w:t>4</w:t>
      </w:r>
      <w:r w:rsidRPr="00597B83">
        <w:rPr>
          <w:rFonts w:ascii="Calibri" w:hAnsi="Calibri"/>
          <w:sz w:val="18"/>
          <w:szCs w:val="18"/>
          <w:vertAlign w:val="subscript"/>
        </w:rPr>
        <w:t>3</w:t>
      </w:r>
      <w:r>
        <w:rPr>
          <w:rFonts w:ascii="Calibri" w:hAnsi="Calibri"/>
          <w:sz w:val="18"/>
          <w:szCs w:val="18"/>
        </w:rPr>
        <w:t>+ F</w:t>
      </w:r>
      <w:r w:rsidRPr="00597B83">
        <w:rPr>
          <w:rFonts w:ascii="Calibri" w:hAnsi="Calibri"/>
          <w:sz w:val="18"/>
          <w:szCs w:val="18"/>
        </w:rPr>
        <w:t>.</w:t>
      </w:r>
      <w:r>
        <w:rPr>
          <w:rFonts w:ascii="Calibri" w:hAnsi="Calibri"/>
          <w:sz w:val="18"/>
          <w:szCs w:val="18"/>
        </w:rPr>
        <w:t>4</w:t>
      </w:r>
      <w:r w:rsidRPr="00597B83">
        <w:rPr>
          <w:rFonts w:ascii="Calibri" w:hAnsi="Calibri"/>
          <w:sz w:val="18"/>
          <w:szCs w:val="18"/>
          <w:vertAlign w:val="subscript"/>
        </w:rPr>
        <w:t>4</w:t>
      </w:r>
      <w:r>
        <w:rPr>
          <w:rFonts w:ascii="Calibri" w:hAnsi="Calibri"/>
          <w:sz w:val="18"/>
          <w:szCs w:val="18"/>
        </w:rPr>
        <w:t>+ F</w:t>
      </w:r>
      <w:r w:rsidRPr="00597B83">
        <w:rPr>
          <w:rFonts w:ascii="Calibri" w:hAnsi="Calibri"/>
          <w:sz w:val="18"/>
          <w:szCs w:val="18"/>
        </w:rPr>
        <w:t>.</w:t>
      </w:r>
      <w:r>
        <w:rPr>
          <w:rFonts w:ascii="Calibri" w:hAnsi="Calibri"/>
          <w:sz w:val="18"/>
          <w:szCs w:val="18"/>
        </w:rPr>
        <w:t>4</w:t>
      </w:r>
      <w:r w:rsidRPr="00597B83">
        <w:rPr>
          <w:rFonts w:ascii="Calibri" w:hAnsi="Calibri"/>
          <w:sz w:val="18"/>
          <w:szCs w:val="18"/>
          <w:vertAlign w:val="subscript"/>
        </w:rPr>
        <w:t>5</w:t>
      </w:r>
      <w:r>
        <w:rPr>
          <w:rFonts w:ascii="Calibri" w:hAnsi="Calibri"/>
          <w:sz w:val="18"/>
          <w:szCs w:val="18"/>
        </w:rPr>
        <w:t>+F</w:t>
      </w:r>
      <w:r w:rsidRPr="00597B83">
        <w:rPr>
          <w:rFonts w:ascii="Calibri" w:hAnsi="Calibri"/>
          <w:sz w:val="18"/>
          <w:szCs w:val="18"/>
        </w:rPr>
        <w:t>.</w:t>
      </w:r>
      <w:r>
        <w:rPr>
          <w:rFonts w:ascii="Calibri" w:hAnsi="Calibri"/>
          <w:sz w:val="18"/>
          <w:szCs w:val="18"/>
        </w:rPr>
        <w:t>4</w:t>
      </w:r>
      <w:r w:rsidRPr="00597B83">
        <w:rPr>
          <w:rFonts w:ascii="Calibri" w:hAnsi="Calibri"/>
          <w:sz w:val="18"/>
          <w:szCs w:val="18"/>
          <w:vertAlign w:val="subscript"/>
        </w:rPr>
        <w:t>6</w:t>
      </w:r>
      <w:r>
        <w:rPr>
          <w:rFonts w:ascii="Calibri" w:hAnsi="Calibri"/>
          <w:sz w:val="18"/>
          <w:szCs w:val="18"/>
        </w:rPr>
        <w:t>+ F</w:t>
      </w:r>
      <w:r w:rsidRPr="00597B83">
        <w:rPr>
          <w:rFonts w:ascii="Calibri" w:hAnsi="Calibri"/>
          <w:sz w:val="18"/>
          <w:szCs w:val="18"/>
        </w:rPr>
        <w:t>.</w:t>
      </w:r>
      <w:r>
        <w:rPr>
          <w:rFonts w:ascii="Calibri" w:hAnsi="Calibri"/>
          <w:sz w:val="18"/>
          <w:szCs w:val="18"/>
        </w:rPr>
        <w:t>4</w:t>
      </w:r>
      <w:r w:rsidRPr="00597B83">
        <w:rPr>
          <w:rFonts w:ascii="Calibri" w:hAnsi="Calibri"/>
          <w:sz w:val="18"/>
          <w:szCs w:val="18"/>
          <w:vertAlign w:val="subscript"/>
        </w:rPr>
        <w:t>7</w:t>
      </w:r>
      <w:r>
        <w:rPr>
          <w:rFonts w:ascii="Calibri" w:hAnsi="Calibri"/>
          <w:sz w:val="18"/>
          <w:szCs w:val="18"/>
        </w:rPr>
        <w:t>+ F</w:t>
      </w:r>
      <w:r w:rsidRPr="00597B83">
        <w:rPr>
          <w:rFonts w:ascii="Calibri" w:hAnsi="Calibri"/>
          <w:sz w:val="18"/>
          <w:szCs w:val="18"/>
        </w:rPr>
        <w:t>.</w:t>
      </w:r>
      <w:r>
        <w:rPr>
          <w:rFonts w:ascii="Calibri" w:hAnsi="Calibri"/>
          <w:sz w:val="18"/>
          <w:szCs w:val="18"/>
        </w:rPr>
        <w:t>4</w:t>
      </w:r>
      <w:r w:rsidRPr="00597B83">
        <w:rPr>
          <w:rFonts w:ascii="Calibri" w:hAnsi="Calibri"/>
          <w:sz w:val="18"/>
          <w:szCs w:val="18"/>
          <w:vertAlign w:val="subscript"/>
        </w:rPr>
        <w:t>8</w:t>
      </w:r>
      <w:r>
        <w:rPr>
          <w:rFonts w:ascii="Calibri" w:hAnsi="Calibri"/>
          <w:sz w:val="18"/>
          <w:szCs w:val="18"/>
        </w:rPr>
        <w:t>+ F</w:t>
      </w:r>
      <w:r w:rsidRPr="00597B83">
        <w:rPr>
          <w:rFonts w:ascii="Calibri" w:hAnsi="Calibri"/>
          <w:sz w:val="18"/>
          <w:szCs w:val="18"/>
        </w:rPr>
        <w:t>.</w:t>
      </w:r>
      <w:r>
        <w:rPr>
          <w:rFonts w:ascii="Calibri" w:hAnsi="Calibri"/>
          <w:sz w:val="18"/>
          <w:szCs w:val="18"/>
        </w:rPr>
        <w:t>4</w:t>
      </w:r>
      <w:r w:rsidRPr="00597B83">
        <w:rPr>
          <w:rFonts w:ascii="Calibri" w:hAnsi="Calibri"/>
          <w:sz w:val="18"/>
          <w:szCs w:val="18"/>
          <w:vertAlign w:val="subscript"/>
        </w:rPr>
        <w:t>9</w:t>
      </w:r>
      <w:r w:rsidRPr="00597B83">
        <w:rPr>
          <w:rFonts w:ascii="Calibri" w:hAnsi="Calibri"/>
          <w:sz w:val="18"/>
          <w:szCs w:val="18"/>
        </w:rPr>
        <w:t>)/N or the number of tests = Average Nominal CFM50</w:t>
      </w:r>
      <w:r w:rsidR="00FD7914">
        <w:rPr>
          <w:rFonts w:ascii="Calibri" w:hAnsi="Calibri"/>
          <w:sz w:val="18"/>
          <w:szCs w:val="18"/>
        </w:rPr>
        <w:t>.</w:t>
      </w:r>
    </w:p>
    <w:p w14:paraId="0B5E0824" w14:textId="77777777" w:rsidR="006A439B" w:rsidRPr="00782762" w:rsidRDefault="006A439B" w:rsidP="006A439B">
      <w:pPr>
        <w:rPr>
          <w:rFonts w:ascii="Calibri" w:hAnsi="Calibri"/>
          <w:sz w:val="18"/>
          <w:szCs w:val="18"/>
        </w:rPr>
      </w:pPr>
    </w:p>
    <w:p w14:paraId="0B5E0825" w14:textId="77777777" w:rsidR="006A439B" w:rsidRPr="00782762" w:rsidRDefault="006A439B" w:rsidP="006A439B">
      <w:pPr>
        <w:rPr>
          <w:rFonts w:ascii="Calibri" w:hAnsi="Calibri"/>
          <w:b/>
          <w:sz w:val="18"/>
          <w:szCs w:val="18"/>
        </w:rPr>
      </w:pPr>
      <w:r w:rsidRPr="00782762">
        <w:rPr>
          <w:rFonts w:ascii="Calibri" w:hAnsi="Calibri"/>
          <w:b/>
          <w:sz w:val="18"/>
          <w:szCs w:val="18"/>
        </w:rPr>
        <w:t xml:space="preserve">Section </w:t>
      </w:r>
      <w:r>
        <w:rPr>
          <w:rFonts w:ascii="Calibri" w:hAnsi="Calibri"/>
          <w:b/>
          <w:sz w:val="18"/>
          <w:szCs w:val="18"/>
        </w:rPr>
        <w:t>G</w:t>
      </w:r>
      <w:r w:rsidRPr="00782762">
        <w:rPr>
          <w:rFonts w:ascii="Calibri" w:hAnsi="Calibri"/>
          <w:b/>
          <w:sz w:val="18"/>
          <w:szCs w:val="18"/>
        </w:rPr>
        <w:t>. Altitude and Temperature Correction</w:t>
      </w:r>
    </w:p>
    <w:p w14:paraId="0B5E0826" w14:textId="6E081A81" w:rsidR="006A439B" w:rsidRDefault="006A439B" w:rsidP="006A439B">
      <w:pPr>
        <w:pStyle w:val="ListParagraph"/>
        <w:numPr>
          <w:ilvl w:val="0"/>
          <w:numId w:val="47"/>
        </w:numPr>
        <w:rPr>
          <w:rFonts w:ascii="Calibri" w:hAnsi="Calibri"/>
          <w:sz w:val="18"/>
          <w:szCs w:val="18"/>
        </w:rPr>
      </w:pPr>
      <w:r w:rsidRPr="00782762">
        <w:rPr>
          <w:rFonts w:ascii="Calibri" w:hAnsi="Calibri"/>
          <w:sz w:val="18"/>
          <w:szCs w:val="18"/>
        </w:rPr>
        <w:t>This field is automatically calculated. The equation used to calculate this value in the field equals:</w:t>
      </w:r>
    </w:p>
    <w:p w14:paraId="0B5E0827" w14:textId="77777777" w:rsidR="006A439B" w:rsidRPr="00782762" w:rsidRDefault="006A439B" w:rsidP="006A439B">
      <w:pPr>
        <w:pStyle w:val="ListParagraph"/>
        <w:numPr>
          <w:ilvl w:val="1"/>
          <w:numId w:val="21"/>
        </w:numPr>
        <w:rPr>
          <w:rFonts w:ascii="Calibri" w:hAnsi="Calibri"/>
          <w:sz w:val="18"/>
          <w:szCs w:val="18"/>
        </w:rPr>
      </w:pPr>
      <w:r w:rsidRPr="00782762">
        <w:rPr>
          <w:rFonts w:ascii="Calibri" w:hAnsi="Calibri"/>
          <w:sz w:val="18"/>
          <w:szCs w:val="18"/>
        </w:rPr>
        <w:t xml:space="preserve">If the elevation </w:t>
      </w:r>
      <w:r>
        <w:rPr>
          <w:rFonts w:ascii="Calibri" w:hAnsi="Calibri"/>
          <w:sz w:val="18"/>
          <w:szCs w:val="18"/>
        </w:rPr>
        <w:t>is less than or equal to</w:t>
      </w:r>
      <w:r w:rsidRPr="0091667B">
        <w:rPr>
          <w:rFonts w:ascii="Calibri" w:hAnsi="Calibri"/>
          <w:sz w:val="18"/>
          <w:szCs w:val="18"/>
        </w:rPr>
        <w:t xml:space="preserve"> </w:t>
      </w:r>
      <w:r w:rsidRPr="00782762">
        <w:rPr>
          <w:rFonts w:ascii="Calibri" w:hAnsi="Calibri"/>
          <w:sz w:val="18"/>
          <w:szCs w:val="18"/>
        </w:rPr>
        <w:t xml:space="preserve">5,000 </w:t>
      </w:r>
      <w:proofErr w:type="spellStart"/>
      <w:r w:rsidRPr="00782762">
        <w:rPr>
          <w:rFonts w:ascii="Calibri" w:hAnsi="Calibri"/>
          <w:sz w:val="18"/>
          <w:szCs w:val="18"/>
        </w:rPr>
        <w:t>ft</w:t>
      </w:r>
      <w:proofErr w:type="spellEnd"/>
      <w:r w:rsidRPr="00782762">
        <w:rPr>
          <w:rFonts w:ascii="Calibri" w:hAnsi="Calibri"/>
          <w:sz w:val="18"/>
          <w:szCs w:val="18"/>
        </w:rPr>
        <w:t xml:space="preserve">, </w:t>
      </w:r>
      <w:r>
        <w:rPr>
          <w:rFonts w:ascii="Calibri" w:hAnsi="Calibri"/>
          <w:sz w:val="18"/>
          <w:szCs w:val="18"/>
        </w:rPr>
        <w:t xml:space="preserve">then enter 1 as </w:t>
      </w:r>
      <w:r w:rsidR="000F7B25">
        <w:rPr>
          <w:rFonts w:ascii="Calibri" w:hAnsi="Calibri"/>
          <w:sz w:val="18"/>
          <w:szCs w:val="18"/>
        </w:rPr>
        <w:t>A</w:t>
      </w:r>
      <w:r>
        <w:rPr>
          <w:rFonts w:ascii="Calibri" w:hAnsi="Calibri"/>
          <w:sz w:val="18"/>
          <w:szCs w:val="18"/>
        </w:rPr>
        <w:t xml:space="preserve">ltitude </w:t>
      </w:r>
      <w:r w:rsidR="000F7B25">
        <w:rPr>
          <w:rFonts w:ascii="Calibri" w:hAnsi="Calibri"/>
          <w:sz w:val="18"/>
          <w:szCs w:val="18"/>
        </w:rPr>
        <w:t>C</w:t>
      </w:r>
      <w:r>
        <w:rPr>
          <w:rFonts w:ascii="Calibri" w:hAnsi="Calibri"/>
          <w:sz w:val="18"/>
          <w:szCs w:val="18"/>
        </w:rPr>
        <w:t>orrection in box G. 1</w:t>
      </w:r>
    </w:p>
    <w:p w14:paraId="0B5E0828" w14:textId="77777777" w:rsidR="006A439B" w:rsidRPr="00782762" w:rsidRDefault="006A439B" w:rsidP="006A439B">
      <w:pPr>
        <w:pStyle w:val="ListParagraph"/>
        <w:numPr>
          <w:ilvl w:val="1"/>
          <w:numId w:val="21"/>
        </w:numPr>
        <w:rPr>
          <w:rFonts w:ascii="Calibri" w:hAnsi="Calibri"/>
          <w:sz w:val="18"/>
          <w:szCs w:val="18"/>
        </w:rPr>
      </w:pPr>
      <w:r w:rsidRPr="00782762">
        <w:rPr>
          <w:rFonts w:ascii="Calibri" w:hAnsi="Calibri"/>
          <w:sz w:val="18"/>
          <w:szCs w:val="18"/>
        </w:rPr>
        <w:t xml:space="preserve">If the elevation </w:t>
      </w:r>
      <w:r>
        <w:rPr>
          <w:rFonts w:ascii="Calibri" w:hAnsi="Calibri"/>
          <w:sz w:val="18"/>
          <w:szCs w:val="18"/>
        </w:rPr>
        <w:t>is greater than</w:t>
      </w:r>
      <w:r w:rsidRPr="0091667B">
        <w:rPr>
          <w:rFonts w:ascii="Calibri" w:hAnsi="Calibri"/>
          <w:sz w:val="18"/>
          <w:szCs w:val="18"/>
        </w:rPr>
        <w:t xml:space="preserve"> </w:t>
      </w:r>
      <w:r w:rsidRPr="00782762">
        <w:rPr>
          <w:rFonts w:ascii="Calibri" w:hAnsi="Calibri"/>
          <w:sz w:val="18"/>
          <w:szCs w:val="18"/>
        </w:rPr>
        <w:t xml:space="preserve">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0F7B25">
        <w:rPr>
          <w:rFonts w:ascii="Calibri" w:hAnsi="Calibri"/>
          <w:sz w:val="18"/>
          <w:szCs w:val="18"/>
        </w:rPr>
        <w:t>A</w:t>
      </w:r>
      <w:r w:rsidRPr="00782762">
        <w:rPr>
          <w:rFonts w:ascii="Calibri" w:hAnsi="Calibri"/>
          <w:sz w:val="18"/>
          <w:szCs w:val="18"/>
        </w:rPr>
        <w:t xml:space="preserve">ltitude </w:t>
      </w:r>
      <w:r w:rsidR="000F7B25">
        <w:rPr>
          <w:rFonts w:ascii="Calibri" w:hAnsi="Calibri"/>
          <w:sz w:val="18"/>
          <w:szCs w:val="18"/>
        </w:rPr>
        <w:t>C</w:t>
      </w:r>
      <w:r w:rsidRPr="00782762">
        <w:rPr>
          <w:rFonts w:ascii="Calibri" w:hAnsi="Calibri"/>
          <w:sz w:val="18"/>
          <w:szCs w:val="18"/>
        </w:rPr>
        <w:t xml:space="preserve">orrection equation equals 1 + (0.000006 * </w:t>
      </w:r>
      <w:r>
        <w:rPr>
          <w:rFonts w:ascii="Calibri" w:hAnsi="Calibri"/>
          <w:sz w:val="18"/>
          <w:szCs w:val="18"/>
        </w:rPr>
        <w:t>elevation in feet</w:t>
      </w:r>
      <w:r w:rsidRPr="00782762">
        <w:rPr>
          <w:rFonts w:ascii="Calibri" w:hAnsi="Calibri"/>
          <w:sz w:val="18"/>
          <w:szCs w:val="18"/>
        </w:rPr>
        <w:t xml:space="preserve">) </w:t>
      </w:r>
    </w:p>
    <w:p w14:paraId="0B5E0829" w14:textId="77777777" w:rsidR="006A439B" w:rsidRDefault="006A439B" w:rsidP="006A439B">
      <w:pPr>
        <w:pStyle w:val="ListParagraph"/>
        <w:numPr>
          <w:ilvl w:val="0"/>
          <w:numId w:val="47"/>
        </w:numPr>
        <w:rPr>
          <w:rFonts w:ascii="Calibri" w:hAnsi="Calibri"/>
          <w:sz w:val="18"/>
          <w:szCs w:val="18"/>
        </w:rPr>
      </w:pPr>
      <w:r w:rsidRPr="00782762">
        <w:rPr>
          <w:rFonts w:ascii="Calibri" w:hAnsi="Calibri"/>
          <w:sz w:val="18"/>
          <w:szCs w:val="18"/>
        </w:rPr>
        <w:t xml:space="preserve">Enter the </w:t>
      </w:r>
      <w:r w:rsidR="000F7B25">
        <w:rPr>
          <w:rFonts w:ascii="Calibri" w:hAnsi="Calibri"/>
          <w:sz w:val="18"/>
          <w:szCs w:val="18"/>
        </w:rPr>
        <w:t>T</w:t>
      </w:r>
      <w:r w:rsidRPr="00782762">
        <w:rPr>
          <w:rFonts w:ascii="Calibri" w:hAnsi="Calibri"/>
          <w:sz w:val="18"/>
          <w:szCs w:val="18"/>
        </w:rPr>
        <w:t xml:space="preserve">emperature </w:t>
      </w:r>
      <w:r w:rsidR="000F7B25">
        <w:rPr>
          <w:rFonts w:ascii="Calibri" w:hAnsi="Calibri"/>
          <w:sz w:val="18"/>
          <w:szCs w:val="18"/>
        </w:rPr>
        <w:t>C</w:t>
      </w:r>
      <w:r w:rsidRPr="00782762">
        <w:rPr>
          <w:rFonts w:ascii="Calibri" w:hAnsi="Calibri"/>
          <w:sz w:val="18"/>
          <w:szCs w:val="18"/>
        </w:rPr>
        <w:t xml:space="preserve">orrection </w:t>
      </w:r>
      <w:r w:rsidR="000F7B25">
        <w:rPr>
          <w:rFonts w:ascii="Calibri" w:hAnsi="Calibri"/>
          <w:sz w:val="18"/>
          <w:szCs w:val="18"/>
        </w:rPr>
        <w:t>F</w:t>
      </w:r>
      <w:r w:rsidRPr="00782762">
        <w:rPr>
          <w:rFonts w:ascii="Calibri" w:hAnsi="Calibri"/>
          <w:sz w:val="18"/>
          <w:szCs w:val="18"/>
        </w:rPr>
        <w:t>actor from Table RA3.8-3 using the indoor and outdoor temperatures entered in</w:t>
      </w:r>
      <w:r>
        <w:rPr>
          <w:rFonts w:ascii="Calibri" w:hAnsi="Calibri"/>
          <w:sz w:val="18"/>
          <w:szCs w:val="18"/>
        </w:rPr>
        <w:t xml:space="preserve"> Section A</w:t>
      </w:r>
      <w:r w:rsidRPr="00782762">
        <w:rPr>
          <w:rFonts w:ascii="Calibri" w:hAnsi="Calibri"/>
          <w:sz w:val="18"/>
          <w:szCs w:val="18"/>
        </w:rPr>
        <w:t>.</w:t>
      </w:r>
    </w:p>
    <w:p w14:paraId="0B5E082A" w14:textId="77777777" w:rsidR="006A439B" w:rsidRDefault="006A439B" w:rsidP="006A439B">
      <w:pPr>
        <w:pStyle w:val="ListParagraph"/>
        <w:rPr>
          <w:rFonts w:ascii="Calibri" w:hAnsi="Calibri"/>
          <w:sz w:val="18"/>
          <w:szCs w:val="18"/>
        </w:rPr>
      </w:pPr>
    </w:p>
    <w:p w14:paraId="0B5E082B" w14:textId="77777777" w:rsidR="006A439B" w:rsidRPr="00782762" w:rsidRDefault="006A439B" w:rsidP="000F7B25">
      <w:pPr>
        <w:pStyle w:val="ListParagraph"/>
        <w:ind w:hanging="720"/>
        <w:jc w:val="center"/>
        <w:rPr>
          <w:rFonts w:ascii="Calibri" w:hAnsi="Calibri" w:cs="Arial"/>
          <w:i/>
          <w:iCs/>
          <w:sz w:val="18"/>
          <w:szCs w:val="18"/>
        </w:rPr>
      </w:pPr>
      <w:r w:rsidRPr="00782762">
        <w:rPr>
          <w:rFonts w:ascii="Calibri" w:hAnsi="Calibri"/>
          <w:b/>
          <w:sz w:val="18"/>
          <w:szCs w:val="18"/>
        </w:rPr>
        <w:t xml:space="preserve">Table RA3.8-3 </w:t>
      </w:r>
      <w:r w:rsidRPr="00782762">
        <w:rPr>
          <w:rFonts w:ascii="Calibri" w:hAnsi="Calibri" w:cs="Arial"/>
          <w:b/>
          <w:i/>
          <w:iCs/>
          <w:sz w:val="18"/>
          <w:szCs w:val="18"/>
        </w:rPr>
        <w:t>Temperature Correction Factors for Pressurization Testing</w:t>
      </w:r>
      <w:r w:rsidRPr="00782762">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6A439B" w:rsidRPr="00782762" w14:paraId="0B5E082F" w14:textId="77777777" w:rsidTr="000F7B25">
        <w:trPr>
          <w:cantSplit/>
          <w:trHeight w:hRule="exact" w:val="187"/>
          <w:jc w:val="center"/>
        </w:trPr>
        <w:tc>
          <w:tcPr>
            <w:tcW w:w="0" w:type="auto"/>
            <w:vAlign w:val="center"/>
          </w:tcPr>
          <w:p w14:paraId="0B5E082C" w14:textId="77777777" w:rsidR="006A439B" w:rsidRPr="00782762" w:rsidRDefault="006A439B" w:rsidP="000F7B25">
            <w:pPr>
              <w:jc w:val="center"/>
              <w:rPr>
                <w:rFonts w:ascii="Calibri" w:hAnsi="Calibri"/>
                <w:sz w:val="18"/>
                <w:szCs w:val="18"/>
              </w:rPr>
            </w:pPr>
          </w:p>
        </w:tc>
        <w:tc>
          <w:tcPr>
            <w:tcW w:w="0" w:type="auto"/>
            <w:vAlign w:val="center"/>
          </w:tcPr>
          <w:p w14:paraId="0B5E082D" w14:textId="77777777" w:rsidR="006A439B" w:rsidRPr="00782762" w:rsidRDefault="006A439B" w:rsidP="000F7B25">
            <w:pPr>
              <w:jc w:val="center"/>
              <w:rPr>
                <w:rFonts w:ascii="Calibri" w:hAnsi="Calibri"/>
                <w:sz w:val="18"/>
                <w:szCs w:val="18"/>
              </w:rPr>
            </w:pPr>
          </w:p>
        </w:tc>
        <w:tc>
          <w:tcPr>
            <w:tcW w:w="0" w:type="auto"/>
            <w:gridSpan w:val="9"/>
            <w:vAlign w:val="center"/>
          </w:tcPr>
          <w:p w14:paraId="0B5E082E" w14:textId="77777777" w:rsidR="006A439B" w:rsidRPr="00782762" w:rsidRDefault="006A439B" w:rsidP="000F7B25">
            <w:pPr>
              <w:keepNext/>
              <w:keepLines/>
              <w:suppressAutoHyphens/>
              <w:jc w:val="center"/>
              <w:rPr>
                <w:rFonts w:ascii="Calibri" w:hAnsi="Calibri"/>
                <w:b/>
                <w:sz w:val="18"/>
                <w:szCs w:val="18"/>
              </w:rPr>
            </w:pPr>
            <w:r w:rsidRPr="00782762">
              <w:rPr>
                <w:rFonts w:ascii="Calibri" w:hAnsi="Calibri"/>
                <w:b/>
                <w:sz w:val="18"/>
                <w:szCs w:val="18"/>
              </w:rPr>
              <w:t>Inside Temperature (F)</w:t>
            </w:r>
          </w:p>
        </w:tc>
      </w:tr>
      <w:tr w:rsidR="006A439B" w:rsidRPr="00782762" w14:paraId="0B5E083B" w14:textId="77777777" w:rsidTr="000F7B25">
        <w:trPr>
          <w:cantSplit/>
          <w:trHeight w:hRule="exact" w:val="187"/>
          <w:jc w:val="center"/>
        </w:trPr>
        <w:tc>
          <w:tcPr>
            <w:tcW w:w="0" w:type="auto"/>
            <w:vAlign w:val="center"/>
          </w:tcPr>
          <w:p w14:paraId="0B5E0830" w14:textId="77777777" w:rsidR="006A439B" w:rsidRPr="00782762" w:rsidRDefault="006A439B" w:rsidP="000F7B25">
            <w:pPr>
              <w:jc w:val="center"/>
              <w:rPr>
                <w:rFonts w:ascii="Calibri" w:hAnsi="Calibri"/>
                <w:sz w:val="18"/>
                <w:szCs w:val="18"/>
              </w:rPr>
            </w:pPr>
          </w:p>
        </w:tc>
        <w:tc>
          <w:tcPr>
            <w:tcW w:w="0" w:type="auto"/>
            <w:vAlign w:val="center"/>
          </w:tcPr>
          <w:p w14:paraId="0B5E0831" w14:textId="77777777" w:rsidR="006A439B" w:rsidRPr="00782762" w:rsidRDefault="006A439B" w:rsidP="000F7B25">
            <w:pPr>
              <w:jc w:val="center"/>
              <w:rPr>
                <w:rFonts w:ascii="Calibri" w:hAnsi="Calibri"/>
                <w:sz w:val="18"/>
                <w:szCs w:val="18"/>
              </w:rPr>
            </w:pPr>
          </w:p>
        </w:tc>
        <w:tc>
          <w:tcPr>
            <w:tcW w:w="0" w:type="auto"/>
            <w:vAlign w:val="center"/>
          </w:tcPr>
          <w:p w14:paraId="0B5E0832"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50</w:t>
            </w:r>
          </w:p>
        </w:tc>
        <w:tc>
          <w:tcPr>
            <w:tcW w:w="0" w:type="auto"/>
            <w:vAlign w:val="center"/>
          </w:tcPr>
          <w:p w14:paraId="0B5E0833"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55</w:t>
            </w:r>
          </w:p>
        </w:tc>
        <w:tc>
          <w:tcPr>
            <w:tcW w:w="0" w:type="auto"/>
            <w:vAlign w:val="center"/>
          </w:tcPr>
          <w:p w14:paraId="0B5E0834"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60</w:t>
            </w:r>
          </w:p>
        </w:tc>
        <w:tc>
          <w:tcPr>
            <w:tcW w:w="0" w:type="auto"/>
            <w:vAlign w:val="center"/>
          </w:tcPr>
          <w:p w14:paraId="0B5E0835"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65</w:t>
            </w:r>
          </w:p>
        </w:tc>
        <w:tc>
          <w:tcPr>
            <w:tcW w:w="0" w:type="auto"/>
            <w:vAlign w:val="center"/>
          </w:tcPr>
          <w:p w14:paraId="0B5E0836"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70</w:t>
            </w:r>
          </w:p>
        </w:tc>
        <w:tc>
          <w:tcPr>
            <w:tcW w:w="0" w:type="auto"/>
            <w:vAlign w:val="center"/>
          </w:tcPr>
          <w:p w14:paraId="0B5E0837"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75</w:t>
            </w:r>
          </w:p>
        </w:tc>
        <w:tc>
          <w:tcPr>
            <w:tcW w:w="0" w:type="auto"/>
            <w:vAlign w:val="center"/>
          </w:tcPr>
          <w:p w14:paraId="0B5E0838"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80</w:t>
            </w:r>
          </w:p>
        </w:tc>
        <w:tc>
          <w:tcPr>
            <w:tcW w:w="0" w:type="auto"/>
            <w:vAlign w:val="center"/>
          </w:tcPr>
          <w:p w14:paraId="0B5E0839"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85</w:t>
            </w:r>
          </w:p>
        </w:tc>
        <w:tc>
          <w:tcPr>
            <w:tcW w:w="0" w:type="auto"/>
            <w:vAlign w:val="center"/>
          </w:tcPr>
          <w:p w14:paraId="0B5E083A"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90</w:t>
            </w:r>
          </w:p>
        </w:tc>
      </w:tr>
      <w:tr w:rsidR="006A439B" w:rsidRPr="00782762" w14:paraId="0B5E0847" w14:textId="77777777" w:rsidTr="000F7B25">
        <w:trPr>
          <w:cantSplit/>
          <w:trHeight w:hRule="exact" w:val="187"/>
          <w:jc w:val="center"/>
        </w:trPr>
        <w:tc>
          <w:tcPr>
            <w:tcW w:w="0" w:type="auto"/>
            <w:vMerge w:val="restart"/>
            <w:vAlign w:val="center"/>
          </w:tcPr>
          <w:p w14:paraId="0B5E083C" w14:textId="77777777" w:rsidR="006A439B" w:rsidRPr="00782762" w:rsidRDefault="006A439B" w:rsidP="000F7B25">
            <w:pPr>
              <w:keepNext/>
              <w:keepLines/>
              <w:suppressAutoHyphens/>
              <w:jc w:val="center"/>
              <w:rPr>
                <w:rFonts w:ascii="Calibri" w:hAnsi="Calibri"/>
                <w:b/>
                <w:sz w:val="18"/>
                <w:szCs w:val="18"/>
              </w:rPr>
            </w:pPr>
            <w:r w:rsidRPr="00782762">
              <w:rPr>
                <w:rFonts w:ascii="Calibri" w:hAnsi="Calibri"/>
                <w:b/>
                <w:sz w:val="18"/>
                <w:szCs w:val="18"/>
              </w:rPr>
              <w:t>Outside Temp (F)</w:t>
            </w:r>
          </w:p>
        </w:tc>
        <w:tc>
          <w:tcPr>
            <w:tcW w:w="0" w:type="auto"/>
            <w:vAlign w:val="center"/>
          </w:tcPr>
          <w:p w14:paraId="0B5E083D"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-20</w:t>
            </w:r>
          </w:p>
        </w:tc>
        <w:tc>
          <w:tcPr>
            <w:tcW w:w="0" w:type="auto"/>
            <w:vAlign w:val="center"/>
          </w:tcPr>
          <w:p w14:paraId="0B5E083E" w14:textId="77777777" w:rsidR="006A439B" w:rsidRPr="00782762" w:rsidRDefault="006A439B" w:rsidP="000F7B25">
            <w:pPr>
              <w:jc w:val="center"/>
              <w:rPr>
                <w:rFonts w:ascii="Calibri" w:hAnsi="Calibri"/>
                <w:sz w:val="18"/>
                <w:szCs w:val="18"/>
              </w:rPr>
            </w:pPr>
            <w:r w:rsidRPr="00782762">
              <w:rPr>
                <w:rFonts w:ascii="Calibri" w:hAnsi="Calibri"/>
                <w:sz w:val="18"/>
                <w:szCs w:val="18"/>
              </w:rPr>
              <w:t>0.865</w:t>
            </w:r>
          </w:p>
        </w:tc>
        <w:tc>
          <w:tcPr>
            <w:tcW w:w="0" w:type="auto"/>
            <w:vAlign w:val="center"/>
          </w:tcPr>
          <w:p w14:paraId="0B5E083F" w14:textId="77777777" w:rsidR="006A439B" w:rsidRPr="00782762" w:rsidRDefault="006A439B" w:rsidP="000F7B25">
            <w:pPr>
              <w:jc w:val="center"/>
              <w:rPr>
                <w:rFonts w:ascii="Calibri" w:hAnsi="Calibri"/>
                <w:sz w:val="18"/>
                <w:szCs w:val="18"/>
              </w:rPr>
            </w:pPr>
            <w:r w:rsidRPr="00782762">
              <w:rPr>
                <w:rFonts w:ascii="Calibri" w:hAnsi="Calibri"/>
                <w:sz w:val="18"/>
                <w:szCs w:val="18"/>
              </w:rPr>
              <w:t>0.861</w:t>
            </w:r>
          </w:p>
        </w:tc>
        <w:tc>
          <w:tcPr>
            <w:tcW w:w="0" w:type="auto"/>
            <w:vAlign w:val="center"/>
          </w:tcPr>
          <w:p w14:paraId="0B5E0840" w14:textId="77777777" w:rsidR="006A439B" w:rsidRPr="00782762" w:rsidRDefault="006A439B" w:rsidP="000F7B25">
            <w:pPr>
              <w:jc w:val="center"/>
              <w:rPr>
                <w:rFonts w:ascii="Calibri" w:hAnsi="Calibri"/>
                <w:sz w:val="18"/>
                <w:szCs w:val="18"/>
              </w:rPr>
            </w:pPr>
            <w:r w:rsidRPr="00782762">
              <w:rPr>
                <w:rFonts w:ascii="Calibri" w:hAnsi="Calibri"/>
                <w:sz w:val="18"/>
                <w:szCs w:val="18"/>
              </w:rPr>
              <w:t>0.857</w:t>
            </w:r>
          </w:p>
        </w:tc>
        <w:tc>
          <w:tcPr>
            <w:tcW w:w="0" w:type="auto"/>
            <w:vAlign w:val="center"/>
          </w:tcPr>
          <w:p w14:paraId="0B5E0841" w14:textId="77777777" w:rsidR="006A439B" w:rsidRPr="00782762" w:rsidRDefault="006A439B" w:rsidP="000F7B25">
            <w:pPr>
              <w:jc w:val="center"/>
              <w:rPr>
                <w:rFonts w:ascii="Calibri" w:hAnsi="Calibri"/>
                <w:sz w:val="18"/>
                <w:szCs w:val="18"/>
              </w:rPr>
            </w:pPr>
            <w:r w:rsidRPr="00782762">
              <w:rPr>
                <w:rFonts w:ascii="Calibri" w:hAnsi="Calibri"/>
                <w:sz w:val="18"/>
                <w:szCs w:val="18"/>
              </w:rPr>
              <w:t>0.853</w:t>
            </w:r>
          </w:p>
        </w:tc>
        <w:tc>
          <w:tcPr>
            <w:tcW w:w="0" w:type="auto"/>
            <w:vAlign w:val="center"/>
          </w:tcPr>
          <w:p w14:paraId="0B5E0842" w14:textId="77777777" w:rsidR="006A439B" w:rsidRPr="00782762" w:rsidRDefault="006A439B" w:rsidP="000F7B25">
            <w:pPr>
              <w:jc w:val="center"/>
              <w:rPr>
                <w:rFonts w:ascii="Calibri" w:hAnsi="Calibri"/>
                <w:sz w:val="18"/>
                <w:szCs w:val="18"/>
              </w:rPr>
            </w:pPr>
            <w:r w:rsidRPr="00782762">
              <w:rPr>
                <w:rFonts w:ascii="Calibri" w:hAnsi="Calibri"/>
                <w:sz w:val="18"/>
                <w:szCs w:val="18"/>
              </w:rPr>
              <w:t>0.849</w:t>
            </w:r>
          </w:p>
        </w:tc>
        <w:tc>
          <w:tcPr>
            <w:tcW w:w="0" w:type="auto"/>
            <w:vAlign w:val="center"/>
          </w:tcPr>
          <w:p w14:paraId="0B5E0843" w14:textId="77777777" w:rsidR="006A439B" w:rsidRPr="00782762" w:rsidRDefault="006A439B" w:rsidP="000F7B25">
            <w:pPr>
              <w:jc w:val="center"/>
              <w:rPr>
                <w:rFonts w:ascii="Calibri" w:hAnsi="Calibri"/>
                <w:sz w:val="18"/>
                <w:szCs w:val="18"/>
              </w:rPr>
            </w:pPr>
            <w:r w:rsidRPr="00782762">
              <w:rPr>
                <w:rFonts w:ascii="Calibri" w:hAnsi="Calibri"/>
                <w:sz w:val="18"/>
                <w:szCs w:val="18"/>
              </w:rPr>
              <w:t>0.845</w:t>
            </w:r>
          </w:p>
        </w:tc>
        <w:tc>
          <w:tcPr>
            <w:tcW w:w="0" w:type="auto"/>
            <w:vAlign w:val="center"/>
          </w:tcPr>
          <w:p w14:paraId="0B5E0844" w14:textId="77777777" w:rsidR="006A439B" w:rsidRPr="00782762" w:rsidRDefault="006A439B" w:rsidP="000F7B25">
            <w:pPr>
              <w:jc w:val="center"/>
              <w:rPr>
                <w:rFonts w:ascii="Calibri" w:hAnsi="Calibri"/>
                <w:sz w:val="18"/>
                <w:szCs w:val="18"/>
              </w:rPr>
            </w:pPr>
            <w:r w:rsidRPr="00782762">
              <w:rPr>
                <w:rFonts w:ascii="Calibri" w:hAnsi="Calibri"/>
                <w:sz w:val="18"/>
                <w:szCs w:val="18"/>
              </w:rPr>
              <w:t>0.841</w:t>
            </w:r>
          </w:p>
        </w:tc>
        <w:tc>
          <w:tcPr>
            <w:tcW w:w="0" w:type="auto"/>
            <w:vAlign w:val="center"/>
          </w:tcPr>
          <w:p w14:paraId="0B5E0845" w14:textId="77777777" w:rsidR="006A439B" w:rsidRPr="00782762" w:rsidRDefault="006A439B" w:rsidP="000F7B25">
            <w:pPr>
              <w:jc w:val="center"/>
              <w:rPr>
                <w:rFonts w:ascii="Calibri" w:hAnsi="Calibri"/>
                <w:sz w:val="18"/>
                <w:szCs w:val="18"/>
              </w:rPr>
            </w:pPr>
            <w:r w:rsidRPr="00782762">
              <w:rPr>
                <w:rFonts w:ascii="Calibri" w:hAnsi="Calibri"/>
                <w:sz w:val="18"/>
                <w:szCs w:val="18"/>
              </w:rPr>
              <w:t>0.837</w:t>
            </w:r>
          </w:p>
        </w:tc>
        <w:tc>
          <w:tcPr>
            <w:tcW w:w="0" w:type="auto"/>
            <w:vAlign w:val="center"/>
          </w:tcPr>
          <w:p w14:paraId="0B5E0846" w14:textId="77777777" w:rsidR="006A439B" w:rsidRPr="00782762" w:rsidRDefault="006A439B" w:rsidP="000F7B25">
            <w:pPr>
              <w:jc w:val="center"/>
              <w:rPr>
                <w:rFonts w:ascii="Calibri" w:hAnsi="Calibri"/>
                <w:sz w:val="18"/>
                <w:szCs w:val="18"/>
              </w:rPr>
            </w:pPr>
            <w:r w:rsidRPr="00782762">
              <w:rPr>
                <w:rFonts w:ascii="Calibri" w:hAnsi="Calibri"/>
                <w:sz w:val="18"/>
                <w:szCs w:val="18"/>
              </w:rPr>
              <w:t>0.833</w:t>
            </w:r>
          </w:p>
        </w:tc>
      </w:tr>
      <w:tr w:rsidR="006A439B" w:rsidRPr="00782762" w14:paraId="0B5E0853" w14:textId="77777777" w:rsidTr="000F7B25">
        <w:trPr>
          <w:cantSplit/>
          <w:trHeight w:hRule="exact" w:val="187"/>
          <w:jc w:val="center"/>
        </w:trPr>
        <w:tc>
          <w:tcPr>
            <w:tcW w:w="0" w:type="auto"/>
            <w:vMerge/>
            <w:vAlign w:val="center"/>
          </w:tcPr>
          <w:p w14:paraId="0B5E0848" w14:textId="77777777" w:rsidR="006A439B" w:rsidRPr="00782762" w:rsidRDefault="006A439B" w:rsidP="000F7B25">
            <w:pPr>
              <w:jc w:val="center"/>
              <w:rPr>
                <w:rFonts w:ascii="Calibri" w:hAnsi="Calibri"/>
                <w:sz w:val="18"/>
                <w:szCs w:val="18"/>
              </w:rPr>
            </w:pPr>
          </w:p>
        </w:tc>
        <w:tc>
          <w:tcPr>
            <w:tcW w:w="0" w:type="auto"/>
            <w:vAlign w:val="center"/>
          </w:tcPr>
          <w:p w14:paraId="0B5E0849"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-15</w:t>
            </w:r>
          </w:p>
        </w:tc>
        <w:tc>
          <w:tcPr>
            <w:tcW w:w="0" w:type="auto"/>
            <w:vAlign w:val="center"/>
          </w:tcPr>
          <w:p w14:paraId="0B5E084A" w14:textId="77777777" w:rsidR="006A439B" w:rsidRPr="00782762" w:rsidRDefault="006A439B" w:rsidP="000F7B25">
            <w:pPr>
              <w:jc w:val="center"/>
              <w:rPr>
                <w:rFonts w:ascii="Calibri" w:hAnsi="Calibri"/>
                <w:sz w:val="18"/>
                <w:szCs w:val="18"/>
              </w:rPr>
            </w:pPr>
            <w:r w:rsidRPr="00782762">
              <w:rPr>
                <w:rFonts w:ascii="Calibri" w:hAnsi="Calibri"/>
                <w:sz w:val="18"/>
                <w:szCs w:val="18"/>
              </w:rPr>
              <w:t>0.874</w:t>
            </w:r>
          </w:p>
        </w:tc>
        <w:tc>
          <w:tcPr>
            <w:tcW w:w="0" w:type="auto"/>
            <w:vAlign w:val="center"/>
          </w:tcPr>
          <w:p w14:paraId="0B5E084B" w14:textId="77777777" w:rsidR="006A439B" w:rsidRPr="00782762" w:rsidRDefault="006A439B" w:rsidP="000F7B25">
            <w:pPr>
              <w:jc w:val="center"/>
              <w:rPr>
                <w:rFonts w:ascii="Calibri" w:hAnsi="Calibri"/>
                <w:sz w:val="18"/>
                <w:szCs w:val="18"/>
              </w:rPr>
            </w:pPr>
            <w:r w:rsidRPr="00782762">
              <w:rPr>
                <w:rFonts w:ascii="Calibri" w:hAnsi="Calibri"/>
                <w:sz w:val="18"/>
                <w:szCs w:val="18"/>
              </w:rPr>
              <w:t>0.870</w:t>
            </w:r>
          </w:p>
        </w:tc>
        <w:tc>
          <w:tcPr>
            <w:tcW w:w="0" w:type="auto"/>
            <w:vAlign w:val="center"/>
          </w:tcPr>
          <w:p w14:paraId="0B5E084C" w14:textId="77777777" w:rsidR="006A439B" w:rsidRPr="00782762" w:rsidRDefault="006A439B" w:rsidP="000F7B25">
            <w:pPr>
              <w:jc w:val="center"/>
              <w:rPr>
                <w:rFonts w:ascii="Calibri" w:hAnsi="Calibri"/>
                <w:sz w:val="18"/>
                <w:szCs w:val="18"/>
              </w:rPr>
            </w:pPr>
            <w:r w:rsidRPr="00782762">
              <w:rPr>
                <w:rFonts w:ascii="Calibri" w:hAnsi="Calibri"/>
                <w:sz w:val="18"/>
                <w:szCs w:val="18"/>
              </w:rPr>
              <w:t>0.866</w:t>
            </w:r>
          </w:p>
        </w:tc>
        <w:tc>
          <w:tcPr>
            <w:tcW w:w="0" w:type="auto"/>
            <w:vAlign w:val="center"/>
          </w:tcPr>
          <w:p w14:paraId="0B5E084D" w14:textId="77777777" w:rsidR="006A439B" w:rsidRPr="00782762" w:rsidRDefault="006A439B" w:rsidP="000F7B25">
            <w:pPr>
              <w:jc w:val="center"/>
              <w:rPr>
                <w:rFonts w:ascii="Calibri" w:hAnsi="Calibri"/>
                <w:sz w:val="18"/>
                <w:szCs w:val="18"/>
              </w:rPr>
            </w:pPr>
            <w:r w:rsidRPr="00782762">
              <w:rPr>
                <w:rFonts w:ascii="Calibri" w:hAnsi="Calibri"/>
                <w:sz w:val="18"/>
                <w:szCs w:val="18"/>
              </w:rPr>
              <w:t>0.862</w:t>
            </w:r>
          </w:p>
        </w:tc>
        <w:tc>
          <w:tcPr>
            <w:tcW w:w="0" w:type="auto"/>
            <w:vAlign w:val="center"/>
          </w:tcPr>
          <w:p w14:paraId="0B5E084E" w14:textId="77777777" w:rsidR="006A439B" w:rsidRPr="00782762" w:rsidRDefault="006A439B" w:rsidP="000F7B25">
            <w:pPr>
              <w:jc w:val="center"/>
              <w:rPr>
                <w:rFonts w:ascii="Calibri" w:hAnsi="Calibri"/>
                <w:sz w:val="18"/>
                <w:szCs w:val="18"/>
              </w:rPr>
            </w:pPr>
            <w:r w:rsidRPr="00782762">
              <w:rPr>
                <w:rFonts w:ascii="Calibri" w:hAnsi="Calibri"/>
                <w:sz w:val="18"/>
                <w:szCs w:val="18"/>
              </w:rPr>
              <w:t>0.858</w:t>
            </w:r>
          </w:p>
        </w:tc>
        <w:tc>
          <w:tcPr>
            <w:tcW w:w="0" w:type="auto"/>
            <w:vAlign w:val="center"/>
          </w:tcPr>
          <w:p w14:paraId="0B5E084F" w14:textId="77777777" w:rsidR="006A439B" w:rsidRPr="00782762" w:rsidRDefault="006A439B" w:rsidP="000F7B25">
            <w:pPr>
              <w:jc w:val="center"/>
              <w:rPr>
                <w:rFonts w:ascii="Calibri" w:hAnsi="Calibri"/>
                <w:sz w:val="18"/>
                <w:szCs w:val="18"/>
              </w:rPr>
            </w:pPr>
            <w:r w:rsidRPr="00782762">
              <w:rPr>
                <w:rFonts w:ascii="Calibri" w:hAnsi="Calibri"/>
                <w:sz w:val="18"/>
                <w:szCs w:val="18"/>
              </w:rPr>
              <w:t>0.854</w:t>
            </w:r>
          </w:p>
        </w:tc>
        <w:tc>
          <w:tcPr>
            <w:tcW w:w="0" w:type="auto"/>
            <w:vAlign w:val="center"/>
          </w:tcPr>
          <w:p w14:paraId="0B5E0850" w14:textId="77777777" w:rsidR="006A439B" w:rsidRPr="00782762" w:rsidRDefault="006A439B" w:rsidP="000F7B25">
            <w:pPr>
              <w:jc w:val="center"/>
              <w:rPr>
                <w:rFonts w:ascii="Calibri" w:hAnsi="Calibri"/>
                <w:sz w:val="18"/>
                <w:szCs w:val="18"/>
              </w:rPr>
            </w:pPr>
            <w:r w:rsidRPr="00782762">
              <w:rPr>
                <w:rFonts w:ascii="Calibri" w:hAnsi="Calibri"/>
                <w:sz w:val="18"/>
                <w:szCs w:val="18"/>
              </w:rPr>
              <w:t>0.850</w:t>
            </w:r>
          </w:p>
        </w:tc>
        <w:tc>
          <w:tcPr>
            <w:tcW w:w="0" w:type="auto"/>
            <w:vAlign w:val="center"/>
          </w:tcPr>
          <w:p w14:paraId="0B5E0851" w14:textId="77777777" w:rsidR="006A439B" w:rsidRPr="00782762" w:rsidRDefault="006A439B" w:rsidP="000F7B25">
            <w:pPr>
              <w:jc w:val="center"/>
              <w:rPr>
                <w:rFonts w:ascii="Calibri" w:hAnsi="Calibri"/>
                <w:sz w:val="18"/>
                <w:szCs w:val="18"/>
              </w:rPr>
            </w:pPr>
            <w:r w:rsidRPr="00782762">
              <w:rPr>
                <w:rFonts w:ascii="Calibri" w:hAnsi="Calibri"/>
                <w:sz w:val="18"/>
                <w:szCs w:val="18"/>
              </w:rPr>
              <w:t>0.846</w:t>
            </w:r>
          </w:p>
        </w:tc>
        <w:tc>
          <w:tcPr>
            <w:tcW w:w="0" w:type="auto"/>
            <w:vAlign w:val="center"/>
          </w:tcPr>
          <w:p w14:paraId="0B5E0852" w14:textId="77777777" w:rsidR="006A439B" w:rsidRPr="00782762" w:rsidRDefault="006A439B" w:rsidP="000F7B25">
            <w:pPr>
              <w:jc w:val="center"/>
              <w:rPr>
                <w:rFonts w:ascii="Calibri" w:hAnsi="Calibri"/>
                <w:sz w:val="18"/>
                <w:szCs w:val="18"/>
              </w:rPr>
            </w:pPr>
            <w:r w:rsidRPr="00782762">
              <w:rPr>
                <w:rFonts w:ascii="Calibri" w:hAnsi="Calibri"/>
                <w:sz w:val="18"/>
                <w:szCs w:val="18"/>
              </w:rPr>
              <w:t>0.842</w:t>
            </w:r>
          </w:p>
        </w:tc>
      </w:tr>
      <w:tr w:rsidR="006A439B" w:rsidRPr="00782762" w14:paraId="0B5E085F" w14:textId="77777777" w:rsidTr="000F7B25">
        <w:trPr>
          <w:cantSplit/>
          <w:trHeight w:hRule="exact" w:val="187"/>
          <w:jc w:val="center"/>
        </w:trPr>
        <w:tc>
          <w:tcPr>
            <w:tcW w:w="0" w:type="auto"/>
            <w:vMerge/>
            <w:vAlign w:val="center"/>
          </w:tcPr>
          <w:p w14:paraId="0B5E0854" w14:textId="77777777" w:rsidR="006A439B" w:rsidRPr="00782762" w:rsidRDefault="006A439B" w:rsidP="000F7B25">
            <w:pPr>
              <w:jc w:val="center"/>
              <w:rPr>
                <w:rFonts w:ascii="Calibri" w:hAnsi="Calibri"/>
                <w:sz w:val="18"/>
                <w:szCs w:val="18"/>
              </w:rPr>
            </w:pPr>
          </w:p>
        </w:tc>
        <w:tc>
          <w:tcPr>
            <w:tcW w:w="0" w:type="auto"/>
            <w:vAlign w:val="center"/>
          </w:tcPr>
          <w:p w14:paraId="0B5E0855"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-10</w:t>
            </w:r>
          </w:p>
        </w:tc>
        <w:tc>
          <w:tcPr>
            <w:tcW w:w="0" w:type="auto"/>
            <w:vAlign w:val="center"/>
          </w:tcPr>
          <w:p w14:paraId="0B5E0856" w14:textId="77777777" w:rsidR="006A439B" w:rsidRPr="00782762" w:rsidRDefault="006A439B" w:rsidP="000F7B25">
            <w:pPr>
              <w:jc w:val="center"/>
              <w:rPr>
                <w:rFonts w:ascii="Calibri" w:hAnsi="Calibri"/>
                <w:sz w:val="18"/>
                <w:szCs w:val="18"/>
              </w:rPr>
            </w:pPr>
            <w:r w:rsidRPr="00782762">
              <w:rPr>
                <w:rFonts w:ascii="Calibri" w:hAnsi="Calibri"/>
                <w:sz w:val="18"/>
                <w:szCs w:val="18"/>
              </w:rPr>
              <w:t>0.883</w:t>
            </w:r>
          </w:p>
        </w:tc>
        <w:tc>
          <w:tcPr>
            <w:tcW w:w="0" w:type="auto"/>
            <w:vAlign w:val="center"/>
          </w:tcPr>
          <w:p w14:paraId="0B5E0857" w14:textId="77777777" w:rsidR="006A439B" w:rsidRPr="00782762" w:rsidRDefault="006A439B" w:rsidP="000F7B25">
            <w:pPr>
              <w:jc w:val="center"/>
              <w:rPr>
                <w:rFonts w:ascii="Calibri" w:hAnsi="Calibri"/>
                <w:sz w:val="18"/>
                <w:szCs w:val="18"/>
              </w:rPr>
            </w:pPr>
            <w:r w:rsidRPr="00782762">
              <w:rPr>
                <w:rFonts w:ascii="Calibri" w:hAnsi="Calibri"/>
                <w:sz w:val="18"/>
                <w:szCs w:val="18"/>
              </w:rPr>
              <w:t>0.879</w:t>
            </w:r>
          </w:p>
        </w:tc>
        <w:tc>
          <w:tcPr>
            <w:tcW w:w="0" w:type="auto"/>
            <w:vAlign w:val="center"/>
          </w:tcPr>
          <w:p w14:paraId="0B5E0858" w14:textId="77777777" w:rsidR="006A439B" w:rsidRPr="00782762" w:rsidRDefault="006A439B" w:rsidP="000F7B25">
            <w:pPr>
              <w:jc w:val="center"/>
              <w:rPr>
                <w:rFonts w:ascii="Calibri" w:hAnsi="Calibri"/>
                <w:sz w:val="18"/>
                <w:szCs w:val="18"/>
              </w:rPr>
            </w:pPr>
            <w:r w:rsidRPr="00782762">
              <w:rPr>
                <w:rFonts w:ascii="Calibri" w:hAnsi="Calibri"/>
                <w:sz w:val="18"/>
                <w:szCs w:val="18"/>
              </w:rPr>
              <w:t>0.874</w:t>
            </w:r>
          </w:p>
        </w:tc>
        <w:tc>
          <w:tcPr>
            <w:tcW w:w="0" w:type="auto"/>
            <w:vAlign w:val="center"/>
          </w:tcPr>
          <w:p w14:paraId="0B5E0859" w14:textId="77777777" w:rsidR="006A439B" w:rsidRPr="00782762" w:rsidRDefault="006A439B" w:rsidP="000F7B25">
            <w:pPr>
              <w:jc w:val="center"/>
              <w:rPr>
                <w:rFonts w:ascii="Calibri" w:hAnsi="Calibri"/>
                <w:sz w:val="18"/>
                <w:szCs w:val="18"/>
              </w:rPr>
            </w:pPr>
            <w:r w:rsidRPr="00782762">
              <w:rPr>
                <w:rFonts w:ascii="Calibri" w:hAnsi="Calibri"/>
                <w:sz w:val="18"/>
                <w:szCs w:val="18"/>
              </w:rPr>
              <w:t>0.870</w:t>
            </w:r>
          </w:p>
        </w:tc>
        <w:tc>
          <w:tcPr>
            <w:tcW w:w="0" w:type="auto"/>
            <w:vAlign w:val="center"/>
          </w:tcPr>
          <w:p w14:paraId="0B5E085A" w14:textId="77777777" w:rsidR="006A439B" w:rsidRPr="00782762" w:rsidRDefault="006A439B" w:rsidP="000F7B25">
            <w:pPr>
              <w:jc w:val="center"/>
              <w:rPr>
                <w:rFonts w:ascii="Calibri" w:hAnsi="Calibri"/>
                <w:sz w:val="18"/>
                <w:szCs w:val="18"/>
              </w:rPr>
            </w:pPr>
            <w:r w:rsidRPr="00782762">
              <w:rPr>
                <w:rFonts w:ascii="Calibri" w:hAnsi="Calibri"/>
                <w:sz w:val="18"/>
                <w:szCs w:val="18"/>
              </w:rPr>
              <w:t>0.866</w:t>
            </w:r>
          </w:p>
        </w:tc>
        <w:tc>
          <w:tcPr>
            <w:tcW w:w="0" w:type="auto"/>
            <w:vAlign w:val="center"/>
          </w:tcPr>
          <w:p w14:paraId="0B5E085B" w14:textId="77777777" w:rsidR="006A439B" w:rsidRPr="00782762" w:rsidRDefault="006A439B" w:rsidP="000F7B25">
            <w:pPr>
              <w:jc w:val="center"/>
              <w:rPr>
                <w:rFonts w:ascii="Calibri" w:hAnsi="Calibri"/>
                <w:sz w:val="18"/>
                <w:szCs w:val="18"/>
              </w:rPr>
            </w:pPr>
            <w:r w:rsidRPr="00782762">
              <w:rPr>
                <w:rFonts w:ascii="Calibri" w:hAnsi="Calibri"/>
                <w:sz w:val="18"/>
                <w:szCs w:val="18"/>
              </w:rPr>
              <w:t>0.862</w:t>
            </w:r>
          </w:p>
        </w:tc>
        <w:tc>
          <w:tcPr>
            <w:tcW w:w="0" w:type="auto"/>
            <w:vAlign w:val="center"/>
          </w:tcPr>
          <w:p w14:paraId="0B5E085C" w14:textId="77777777" w:rsidR="006A439B" w:rsidRPr="00782762" w:rsidRDefault="006A439B" w:rsidP="000F7B25">
            <w:pPr>
              <w:jc w:val="center"/>
              <w:rPr>
                <w:rFonts w:ascii="Calibri" w:hAnsi="Calibri"/>
                <w:sz w:val="18"/>
                <w:szCs w:val="18"/>
              </w:rPr>
            </w:pPr>
            <w:r w:rsidRPr="00782762">
              <w:rPr>
                <w:rFonts w:ascii="Calibri" w:hAnsi="Calibri"/>
                <w:sz w:val="18"/>
                <w:szCs w:val="18"/>
              </w:rPr>
              <w:t>0.858</w:t>
            </w:r>
          </w:p>
        </w:tc>
        <w:tc>
          <w:tcPr>
            <w:tcW w:w="0" w:type="auto"/>
            <w:vAlign w:val="center"/>
          </w:tcPr>
          <w:p w14:paraId="0B5E085D" w14:textId="77777777" w:rsidR="006A439B" w:rsidRPr="00782762" w:rsidRDefault="006A439B" w:rsidP="000F7B25">
            <w:pPr>
              <w:jc w:val="center"/>
              <w:rPr>
                <w:rFonts w:ascii="Calibri" w:hAnsi="Calibri"/>
                <w:sz w:val="18"/>
                <w:szCs w:val="18"/>
              </w:rPr>
            </w:pPr>
            <w:r w:rsidRPr="00782762">
              <w:rPr>
                <w:rFonts w:ascii="Calibri" w:hAnsi="Calibri"/>
                <w:sz w:val="18"/>
                <w:szCs w:val="18"/>
              </w:rPr>
              <w:t>0.854</w:t>
            </w:r>
          </w:p>
        </w:tc>
        <w:tc>
          <w:tcPr>
            <w:tcW w:w="0" w:type="auto"/>
            <w:vAlign w:val="center"/>
          </w:tcPr>
          <w:p w14:paraId="0B5E085E" w14:textId="77777777" w:rsidR="006A439B" w:rsidRPr="00782762" w:rsidRDefault="006A439B" w:rsidP="000F7B25">
            <w:pPr>
              <w:jc w:val="center"/>
              <w:rPr>
                <w:rFonts w:ascii="Calibri" w:hAnsi="Calibri"/>
                <w:sz w:val="18"/>
                <w:szCs w:val="18"/>
              </w:rPr>
            </w:pPr>
            <w:r w:rsidRPr="00782762">
              <w:rPr>
                <w:rFonts w:ascii="Calibri" w:hAnsi="Calibri"/>
                <w:sz w:val="18"/>
                <w:szCs w:val="18"/>
              </w:rPr>
              <w:t>0.850</w:t>
            </w:r>
          </w:p>
        </w:tc>
      </w:tr>
      <w:tr w:rsidR="006A439B" w:rsidRPr="00782762" w14:paraId="0B5E086B" w14:textId="77777777" w:rsidTr="000F7B25">
        <w:trPr>
          <w:cantSplit/>
          <w:trHeight w:hRule="exact" w:val="187"/>
          <w:jc w:val="center"/>
        </w:trPr>
        <w:tc>
          <w:tcPr>
            <w:tcW w:w="0" w:type="auto"/>
            <w:vMerge/>
            <w:vAlign w:val="center"/>
          </w:tcPr>
          <w:p w14:paraId="0B5E0860" w14:textId="77777777" w:rsidR="006A439B" w:rsidRPr="00782762" w:rsidRDefault="006A439B" w:rsidP="000F7B25">
            <w:pPr>
              <w:jc w:val="center"/>
              <w:rPr>
                <w:rFonts w:ascii="Calibri" w:hAnsi="Calibri"/>
                <w:sz w:val="18"/>
                <w:szCs w:val="18"/>
              </w:rPr>
            </w:pPr>
          </w:p>
        </w:tc>
        <w:tc>
          <w:tcPr>
            <w:tcW w:w="0" w:type="auto"/>
            <w:vAlign w:val="center"/>
          </w:tcPr>
          <w:p w14:paraId="0B5E0861"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-5</w:t>
            </w:r>
          </w:p>
        </w:tc>
        <w:tc>
          <w:tcPr>
            <w:tcW w:w="0" w:type="auto"/>
            <w:vAlign w:val="center"/>
          </w:tcPr>
          <w:p w14:paraId="0B5E0862" w14:textId="77777777" w:rsidR="006A439B" w:rsidRPr="00782762" w:rsidRDefault="006A439B" w:rsidP="000F7B25">
            <w:pPr>
              <w:jc w:val="center"/>
              <w:rPr>
                <w:rFonts w:ascii="Calibri" w:hAnsi="Calibri"/>
                <w:sz w:val="18"/>
                <w:szCs w:val="18"/>
              </w:rPr>
            </w:pPr>
            <w:r w:rsidRPr="00782762">
              <w:rPr>
                <w:rFonts w:ascii="Calibri" w:hAnsi="Calibri"/>
                <w:sz w:val="18"/>
                <w:szCs w:val="18"/>
              </w:rPr>
              <w:t>0.892</w:t>
            </w:r>
          </w:p>
        </w:tc>
        <w:tc>
          <w:tcPr>
            <w:tcW w:w="0" w:type="auto"/>
            <w:vAlign w:val="center"/>
          </w:tcPr>
          <w:p w14:paraId="0B5E0863" w14:textId="77777777" w:rsidR="006A439B" w:rsidRPr="00782762" w:rsidRDefault="006A439B" w:rsidP="000F7B25">
            <w:pPr>
              <w:jc w:val="center"/>
              <w:rPr>
                <w:rFonts w:ascii="Calibri" w:hAnsi="Calibri"/>
                <w:sz w:val="18"/>
                <w:szCs w:val="18"/>
              </w:rPr>
            </w:pPr>
            <w:r w:rsidRPr="00782762">
              <w:rPr>
                <w:rFonts w:ascii="Calibri" w:hAnsi="Calibri"/>
                <w:sz w:val="18"/>
                <w:szCs w:val="18"/>
              </w:rPr>
              <w:t>0.887</w:t>
            </w:r>
          </w:p>
        </w:tc>
        <w:tc>
          <w:tcPr>
            <w:tcW w:w="0" w:type="auto"/>
            <w:vAlign w:val="center"/>
          </w:tcPr>
          <w:p w14:paraId="0B5E0864" w14:textId="77777777" w:rsidR="006A439B" w:rsidRPr="00782762" w:rsidRDefault="006A439B" w:rsidP="000F7B25">
            <w:pPr>
              <w:jc w:val="center"/>
              <w:rPr>
                <w:rFonts w:ascii="Calibri" w:hAnsi="Calibri"/>
                <w:sz w:val="18"/>
                <w:szCs w:val="18"/>
              </w:rPr>
            </w:pPr>
            <w:r w:rsidRPr="00782762">
              <w:rPr>
                <w:rFonts w:ascii="Calibri" w:hAnsi="Calibri"/>
                <w:sz w:val="18"/>
                <w:szCs w:val="18"/>
              </w:rPr>
              <w:t>0.883</w:t>
            </w:r>
          </w:p>
        </w:tc>
        <w:tc>
          <w:tcPr>
            <w:tcW w:w="0" w:type="auto"/>
            <w:vAlign w:val="center"/>
          </w:tcPr>
          <w:p w14:paraId="0B5E0865" w14:textId="77777777" w:rsidR="006A439B" w:rsidRPr="00782762" w:rsidRDefault="006A439B" w:rsidP="000F7B25">
            <w:pPr>
              <w:jc w:val="center"/>
              <w:rPr>
                <w:rFonts w:ascii="Calibri" w:hAnsi="Calibri"/>
                <w:sz w:val="18"/>
                <w:szCs w:val="18"/>
              </w:rPr>
            </w:pPr>
            <w:r w:rsidRPr="00782762">
              <w:rPr>
                <w:rFonts w:ascii="Calibri" w:hAnsi="Calibri"/>
                <w:sz w:val="18"/>
                <w:szCs w:val="18"/>
              </w:rPr>
              <w:t>0.879</w:t>
            </w:r>
          </w:p>
        </w:tc>
        <w:tc>
          <w:tcPr>
            <w:tcW w:w="0" w:type="auto"/>
            <w:vAlign w:val="center"/>
          </w:tcPr>
          <w:p w14:paraId="0B5E0866" w14:textId="77777777" w:rsidR="006A439B" w:rsidRPr="00782762" w:rsidRDefault="006A439B" w:rsidP="000F7B25">
            <w:pPr>
              <w:jc w:val="center"/>
              <w:rPr>
                <w:rFonts w:ascii="Calibri" w:hAnsi="Calibri"/>
                <w:sz w:val="18"/>
                <w:szCs w:val="18"/>
              </w:rPr>
            </w:pPr>
            <w:r w:rsidRPr="00782762">
              <w:rPr>
                <w:rFonts w:ascii="Calibri" w:hAnsi="Calibri"/>
                <w:sz w:val="18"/>
                <w:szCs w:val="18"/>
              </w:rPr>
              <w:t>0.875</w:t>
            </w:r>
          </w:p>
        </w:tc>
        <w:tc>
          <w:tcPr>
            <w:tcW w:w="0" w:type="auto"/>
            <w:vAlign w:val="center"/>
          </w:tcPr>
          <w:p w14:paraId="0B5E0867" w14:textId="77777777" w:rsidR="006A439B" w:rsidRPr="00782762" w:rsidRDefault="006A439B" w:rsidP="000F7B25">
            <w:pPr>
              <w:jc w:val="center"/>
              <w:rPr>
                <w:rFonts w:ascii="Calibri" w:hAnsi="Calibri"/>
                <w:sz w:val="18"/>
                <w:szCs w:val="18"/>
              </w:rPr>
            </w:pPr>
            <w:r w:rsidRPr="00782762">
              <w:rPr>
                <w:rFonts w:ascii="Calibri" w:hAnsi="Calibri"/>
                <w:sz w:val="18"/>
                <w:szCs w:val="18"/>
              </w:rPr>
              <w:t>0.871</w:t>
            </w:r>
          </w:p>
        </w:tc>
        <w:tc>
          <w:tcPr>
            <w:tcW w:w="0" w:type="auto"/>
            <w:vAlign w:val="center"/>
          </w:tcPr>
          <w:p w14:paraId="0B5E0868" w14:textId="77777777" w:rsidR="006A439B" w:rsidRPr="00782762" w:rsidRDefault="006A439B" w:rsidP="000F7B25">
            <w:pPr>
              <w:jc w:val="center"/>
              <w:rPr>
                <w:rFonts w:ascii="Calibri" w:hAnsi="Calibri"/>
                <w:sz w:val="18"/>
                <w:szCs w:val="18"/>
              </w:rPr>
            </w:pPr>
            <w:r w:rsidRPr="00782762">
              <w:rPr>
                <w:rFonts w:ascii="Calibri" w:hAnsi="Calibri"/>
                <w:sz w:val="18"/>
                <w:szCs w:val="18"/>
              </w:rPr>
              <w:t>0.867</w:t>
            </w:r>
          </w:p>
        </w:tc>
        <w:tc>
          <w:tcPr>
            <w:tcW w:w="0" w:type="auto"/>
            <w:vAlign w:val="center"/>
          </w:tcPr>
          <w:p w14:paraId="0B5E0869" w14:textId="77777777" w:rsidR="006A439B" w:rsidRPr="00782762" w:rsidRDefault="006A439B" w:rsidP="000F7B25">
            <w:pPr>
              <w:jc w:val="center"/>
              <w:rPr>
                <w:rFonts w:ascii="Calibri" w:hAnsi="Calibri"/>
                <w:sz w:val="18"/>
                <w:szCs w:val="18"/>
              </w:rPr>
            </w:pPr>
            <w:r w:rsidRPr="00782762">
              <w:rPr>
                <w:rFonts w:ascii="Calibri" w:hAnsi="Calibri"/>
                <w:sz w:val="18"/>
                <w:szCs w:val="18"/>
              </w:rPr>
              <w:t>0.863</w:t>
            </w:r>
          </w:p>
        </w:tc>
        <w:tc>
          <w:tcPr>
            <w:tcW w:w="0" w:type="auto"/>
            <w:vAlign w:val="center"/>
          </w:tcPr>
          <w:p w14:paraId="0B5E086A" w14:textId="77777777" w:rsidR="006A439B" w:rsidRPr="00782762" w:rsidRDefault="006A439B" w:rsidP="000F7B25">
            <w:pPr>
              <w:jc w:val="center"/>
              <w:rPr>
                <w:rFonts w:ascii="Calibri" w:hAnsi="Calibri"/>
                <w:sz w:val="18"/>
                <w:szCs w:val="18"/>
              </w:rPr>
            </w:pPr>
            <w:r w:rsidRPr="00782762">
              <w:rPr>
                <w:rFonts w:ascii="Calibri" w:hAnsi="Calibri"/>
                <w:sz w:val="18"/>
                <w:szCs w:val="18"/>
              </w:rPr>
              <w:t>0.859</w:t>
            </w:r>
          </w:p>
        </w:tc>
      </w:tr>
      <w:tr w:rsidR="006A439B" w:rsidRPr="00782762" w14:paraId="0B5E0877" w14:textId="77777777" w:rsidTr="000F7B25">
        <w:trPr>
          <w:cantSplit/>
          <w:trHeight w:hRule="exact" w:val="187"/>
          <w:jc w:val="center"/>
        </w:trPr>
        <w:tc>
          <w:tcPr>
            <w:tcW w:w="0" w:type="auto"/>
            <w:vMerge/>
            <w:vAlign w:val="center"/>
          </w:tcPr>
          <w:p w14:paraId="0B5E086C" w14:textId="77777777" w:rsidR="006A439B" w:rsidRPr="00782762" w:rsidRDefault="006A439B" w:rsidP="000F7B25">
            <w:pPr>
              <w:jc w:val="center"/>
              <w:rPr>
                <w:rFonts w:ascii="Calibri" w:hAnsi="Calibri"/>
                <w:sz w:val="18"/>
                <w:szCs w:val="18"/>
              </w:rPr>
            </w:pPr>
          </w:p>
        </w:tc>
        <w:tc>
          <w:tcPr>
            <w:tcW w:w="0" w:type="auto"/>
            <w:vAlign w:val="center"/>
          </w:tcPr>
          <w:p w14:paraId="0B5E086D"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0</w:t>
            </w:r>
          </w:p>
        </w:tc>
        <w:tc>
          <w:tcPr>
            <w:tcW w:w="0" w:type="auto"/>
            <w:vAlign w:val="center"/>
          </w:tcPr>
          <w:p w14:paraId="0B5E086E" w14:textId="77777777" w:rsidR="006A439B" w:rsidRPr="00782762" w:rsidRDefault="006A439B" w:rsidP="000F7B25">
            <w:pPr>
              <w:jc w:val="center"/>
              <w:rPr>
                <w:rFonts w:ascii="Calibri" w:hAnsi="Calibri"/>
                <w:sz w:val="18"/>
                <w:szCs w:val="18"/>
              </w:rPr>
            </w:pPr>
            <w:r w:rsidRPr="00782762">
              <w:rPr>
                <w:rFonts w:ascii="Calibri" w:hAnsi="Calibri"/>
                <w:sz w:val="18"/>
                <w:szCs w:val="18"/>
              </w:rPr>
              <w:t>0.900</w:t>
            </w:r>
          </w:p>
        </w:tc>
        <w:tc>
          <w:tcPr>
            <w:tcW w:w="0" w:type="auto"/>
            <w:vAlign w:val="center"/>
          </w:tcPr>
          <w:p w14:paraId="0B5E086F" w14:textId="77777777" w:rsidR="006A439B" w:rsidRPr="00782762" w:rsidRDefault="006A439B" w:rsidP="000F7B25">
            <w:pPr>
              <w:jc w:val="center"/>
              <w:rPr>
                <w:rFonts w:ascii="Calibri" w:hAnsi="Calibri"/>
                <w:sz w:val="18"/>
                <w:szCs w:val="18"/>
              </w:rPr>
            </w:pPr>
            <w:r w:rsidRPr="00782762">
              <w:rPr>
                <w:rFonts w:ascii="Calibri" w:hAnsi="Calibri"/>
                <w:sz w:val="18"/>
                <w:szCs w:val="18"/>
              </w:rPr>
              <w:t>0.896</w:t>
            </w:r>
          </w:p>
        </w:tc>
        <w:tc>
          <w:tcPr>
            <w:tcW w:w="0" w:type="auto"/>
            <w:vAlign w:val="center"/>
          </w:tcPr>
          <w:p w14:paraId="0B5E0870" w14:textId="77777777" w:rsidR="006A439B" w:rsidRPr="00782762" w:rsidRDefault="006A439B" w:rsidP="000F7B25">
            <w:pPr>
              <w:jc w:val="center"/>
              <w:rPr>
                <w:rFonts w:ascii="Calibri" w:hAnsi="Calibri"/>
                <w:sz w:val="18"/>
                <w:szCs w:val="18"/>
              </w:rPr>
            </w:pPr>
            <w:r w:rsidRPr="00782762">
              <w:rPr>
                <w:rFonts w:ascii="Calibri" w:hAnsi="Calibri"/>
                <w:sz w:val="18"/>
                <w:szCs w:val="18"/>
              </w:rPr>
              <w:t>0.892</w:t>
            </w:r>
          </w:p>
        </w:tc>
        <w:tc>
          <w:tcPr>
            <w:tcW w:w="0" w:type="auto"/>
            <w:vAlign w:val="center"/>
          </w:tcPr>
          <w:p w14:paraId="0B5E0871" w14:textId="77777777" w:rsidR="006A439B" w:rsidRPr="00782762" w:rsidRDefault="006A439B" w:rsidP="000F7B25">
            <w:pPr>
              <w:jc w:val="center"/>
              <w:rPr>
                <w:rFonts w:ascii="Calibri" w:hAnsi="Calibri"/>
                <w:sz w:val="18"/>
                <w:szCs w:val="18"/>
              </w:rPr>
            </w:pPr>
            <w:r w:rsidRPr="00782762">
              <w:rPr>
                <w:rFonts w:ascii="Calibri" w:hAnsi="Calibri"/>
                <w:sz w:val="18"/>
                <w:szCs w:val="18"/>
              </w:rPr>
              <w:t>0.887</w:t>
            </w:r>
          </w:p>
        </w:tc>
        <w:tc>
          <w:tcPr>
            <w:tcW w:w="0" w:type="auto"/>
            <w:vAlign w:val="center"/>
          </w:tcPr>
          <w:p w14:paraId="0B5E0872" w14:textId="77777777" w:rsidR="006A439B" w:rsidRPr="00782762" w:rsidRDefault="006A439B" w:rsidP="000F7B25">
            <w:pPr>
              <w:jc w:val="center"/>
              <w:rPr>
                <w:rFonts w:ascii="Calibri" w:hAnsi="Calibri"/>
                <w:sz w:val="18"/>
                <w:szCs w:val="18"/>
              </w:rPr>
            </w:pPr>
            <w:r w:rsidRPr="00782762">
              <w:rPr>
                <w:rFonts w:ascii="Calibri" w:hAnsi="Calibri"/>
                <w:sz w:val="18"/>
                <w:szCs w:val="18"/>
              </w:rPr>
              <w:t>0.883</w:t>
            </w:r>
          </w:p>
        </w:tc>
        <w:tc>
          <w:tcPr>
            <w:tcW w:w="0" w:type="auto"/>
            <w:vAlign w:val="center"/>
          </w:tcPr>
          <w:p w14:paraId="0B5E0873" w14:textId="77777777" w:rsidR="006A439B" w:rsidRPr="00782762" w:rsidRDefault="006A439B" w:rsidP="000F7B25">
            <w:pPr>
              <w:jc w:val="center"/>
              <w:rPr>
                <w:rFonts w:ascii="Calibri" w:hAnsi="Calibri"/>
                <w:sz w:val="18"/>
                <w:szCs w:val="18"/>
              </w:rPr>
            </w:pPr>
            <w:r w:rsidRPr="00782762">
              <w:rPr>
                <w:rFonts w:ascii="Calibri" w:hAnsi="Calibri"/>
                <w:sz w:val="18"/>
                <w:szCs w:val="18"/>
              </w:rPr>
              <w:t>0.879</w:t>
            </w:r>
          </w:p>
        </w:tc>
        <w:tc>
          <w:tcPr>
            <w:tcW w:w="0" w:type="auto"/>
            <w:vAlign w:val="center"/>
          </w:tcPr>
          <w:p w14:paraId="0B5E0874" w14:textId="77777777" w:rsidR="006A439B" w:rsidRPr="00782762" w:rsidRDefault="006A439B" w:rsidP="000F7B25">
            <w:pPr>
              <w:jc w:val="center"/>
              <w:rPr>
                <w:rFonts w:ascii="Calibri" w:hAnsi="Calibri"/>
                <w:sz w:val="18"/>
                <w:szCs w:val="18"/>
              </w:rPr>
            </w:pPr>
            <w:r w:rsidRPr="00782762">
              <w:rPr>
                <w:rFonts w:ascii="Calibri" w:hAnsi="Calibri"/>
                <w:sz w:val="18"/>
                <w:szCs w:val="18"/>
              </w:rPr>
              <w:t>0.875</w:t>
            </w:r>
          </w:p>
        </w:tc>
        <w:tc>
          <w:tcPr>
            <w:tcW w:w="0" w:type="auto"/>
            <w:vAlign w:val="center"/>
          </w:tcPr>
          <w:p w14:paraId="0B5E0875" w14:textId="77777777" w:rsidR="006A439B" w:rsidRPr="00782762" w:rsidRDefault="006A439B" w:rsidP="000F7B25">
            <w:pPr>
              <w:jc w:val="center"/>
              <w:rPr>
                <w:rFonts w:ascii="Calibri" w:hAnsi="Calibri"/>
                <w:sz w:val="18"/>
                <w:szCs w:val="18"/>
              </w:rPr>
            </w:pPr>
            <w:r w:rsidRPr="00782762">
              <w:rPr>
                <w:rFonts w:ascii="Calibri" w:hAnsi="Calibri"/>
                <w:sz w:val="18"/>
                <w:szCs w:val="18"/>
              </w:rPr>
              <w:t>0.871</w:t>
            </w:r>
          </w:p>
        </w:tc>
        <w:tc>
          <w:tcPr>
            <w:tcW w:w="0" w:type="auto"/>
            <w:vAlign w:val="center"/>
          </w:tcPr>
          <w:p w14:paraId="0B5E0876" w14:textId="77777777" w:rsidR="006A439B" w:rsidRPr="00782762" w:rsidRDefault="006A439B" w:rsidP="000F7B25">
            <w:pPr>
              <w:jc w:val="center"/>
              <w:rPr>
                <w:rFonts w:ascii="Calibri" w:hAnsi="Calibri"/>
                <w:sz w:val="18"/>
                <w:szCs w:val="18"/>
              </w:rPr>
            </w:pPr>
            <w:r w:rsidRPr="00782762">
              <w:rPr>
                <w:rFonts w:ascii="Calibri" w:hAnsi="Calibri"/>
                <w:sz w:val="18"/>
                <w:szCs w:val="18"/>
              </w:rPr>
              <w:t>0.867</w:t>
            </w:r>
          </w:p>
        </w:tc>
      </w:tr>
      <w:tr w:rsidR="006A439B" w:rsidRPr="00782762" w14:paraId="0B5E0883" w14:textId="77777777" w:rsidTr="000F7B25">
        <w:trPr>
          <w:cantSplit/>
          <w:trHeight w:hRule="exact" w:val="187"/>
          <w:jc w:val="center"/>
        </w:trPr>
        <w:tc>
          <w:tcPr>
            <w:tcW w:w="0" w:type="auto"/>
            <w:vMerge/>
            <w:vAlign w:val="center"/>
          </w:tcPr>
          <w:p w14:paraId="0B5E0878" w14:textId="77777777" w:rsidR="006A439B" w:rsidRPr="00782762" w:rsidRDefault="006A439B" w:rsidP="000F7B25">
            <w:pPr>
              <w:jc w:val="center"/>
              <w:rPr>
                <w:rFonts w:ascii="Calibri" w:hAnsi="Calibri"/>
                <w:sz w:val="18"/>
                <w:szCs w:val="18"/>
              </w:rPr>
            </w:pPr>
          </w:p>
        </w:tc>
        <w:tc>
          <w:tcPr>
            <w:tcW w:w="0" w:type="auto"/>
            <w:vAlign w:val="center"/>
          </w:tcPr>
          <w:p w14:paraId="0B5E0879"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5</w:t>
            </w:r>
          </w:p>
        </w:tc>
        <w:tc>
          <w:tcPr>
            <w:tcW w:w="0" w:type="auto"/>
            <w:vAlign w:val="center"/>
          </w:tcPr>
          <w:p w14:paraId="0B5E087A" w14:textId="77777777" w:rsidR="006A439B" w:rsidRPr="00782762" w:rsidRDefault="006A439B" w:rsidP="000F7B25">
            <w:pPr>
              <w:jc w:val="center"/>
              <w:rPr>
                <w:rFonts w:ascii="Calibri" w:hAnsi="Calibri"/>
                <w:sz w:val="18"/>
                <w:szCs w:val="18"/>
              </w:rPr>
            </w:pPr>
            <w:r w:rsidRPr="00782762">
              <w:rPr>
                <w:rFonts w:ascii="Calibri" w:hAnsi="Calibri"/>
                <w:sz w:val="18"/>
                <w:szCs w:val="18"/>
              </w:rPr>
              <w:t>0.909</w:t>
            </w:r>
          </w:p>
        </w:tc>
        <w:tc>
          <w:tcPr>
            <w:tcW w:w="0" w:type="auto"/>
            <w:vAlign w:val="center"/>
          </w:tcPr>
          <w:p w14:paraId="0B5E087B" w14:textId="77777777" w:rsidR="006A439B" w:rsidRPr="00782762" w:rsidRDefault="006A439B" w:rsidP="000F7B25">
            <w:pPr>
              <w:jc w:val="center"/>
              <w:rPr>
                <w:rFonts w:ascii="Calibri" w:hAnsi="Calibri"/>
                <w:sz w:val="18"/>
                <w:szCs w:val="18"/>
              </w:rPr>
            </w:pPr>
            <w:r w:rsidRPr="00782762">
              <w:rPr>
                <w:rFonts w:ascii="Calibri" w:hAnsi="Calibri"/>
                <w:sz w:val="18"/>
                <w:szCs w:val="18"/>
              </w:rPr>
              <w:t>0.905</w:t>
            </w:r>
          </w:p>
        </w:tc>
        <w:tc>
          <w:tcPr>
            <w:tcW w:w="0" w:type="auto"/>
            <w:vAlign w:val="center"/>
          </w:tcPr>
          <w:p w14:paraId="0B5E087C" w14:textId="77777777" w:rsidR="006A439B" w:rsidRPr="00782762" w:rsidRDefault="006A439B" w:rsidP="000F7B25">
            <w:pPr>
              <w:jc w:val="center"/>
              <w:rPr>
                <w:rFonts w:ascii="Calibri" w:hAnsi="Calibri"/>
                <w:sz w:val="18"/>
                <w:szCs w:val="18"/>
              </w:rPr>
            </w:pPr>
            <w:r w:rsidRPr="00782762">
              <w:rPr>
                <w:rFonts w:ascii="Calibri" w:hAnsi="Calibri"/>
                <w:sz w:val="18"/>
                <w:szCs w:val="18"/>
              </w:rPr>
              <w:t>0.900</w:t>
            </w:r>
          </w:p>
        </w:tc>
        <w:tc>
          <w:tcPr>
            <w:tcW w:w="0" w:type="auto"/>
            <w:vAlign w:val="center"/>
          </w:tcPr>
          <w:p w14:paraId="0B5E087D" w14:textId="77777777" w:rsidR="006A439B" w:rsidRPr="00782762" w:rsidRDefault="006A439B" w:rsidP="000F7B25">
            <w:pPr>
              <w:jc w:val="center"/>
              <w:rPr>
                <w:rFonts w:ascii="Calibri" w:hAnsi="Calibri"/>
                <w:sz w:val="18"/>
                <w:szCs w:val="18"/>
              </w:rPr>
            </w:pPr>
            <w:r w:rsidRPr="00782762">
              <w:rPr>
                <w:rFonts w:ascii="Calibri" w:hAnsi="Calibri"/>
                <w:sz w:val="18"/>
                <w:szCs w:val="18"/>
              </w:rPr>
              <w:t>0.896</w:t>
            </w:r>
          </w:p>
        </w:tc>
        <w:tc>
          <w:tcPr>
            <w:tcW w:w="0" w:type="auto"/>
            <w:vAlign w:val="center"/>
          </w:tcPr>
          <w:p w14:paraId="0B5E087E" w14:textId="77777777" w:rsidR="006A439B" w:rsidRPr="00782762" w:rsidRDefault="006A439B" w:rsidP="000F7B25">
            <w:pPr>
              <w:jc w:val="center"/>
              <w:rPr>
                <w:rFonts w:ascii="Calibri" w:hAnsi="Calibri"/>
                <w:sz w:val="18"/>
                <w:szCs w:val="18"/>
              </w:rPr>
            </w:pPr>
            <w:r w:rsidRPr="00782762">
              <w:rPr>
                <w:rFonts w:ascii="Calibri" w:hAnsi="Calibri"/>
                <w:sz w:val="18"/>
                <w:szCs w:val="18"/>
              </w:rPr>
              <w:t>0.892</w:t>
            </w:r>
          </w:p>
        </w:tc>
        <w:tc>
          <w:tcPr>
            <w:tcW w:w="0" w:type="auto"/>
            <w:vAlign w:val="center"/>
          </w:tcPr>
          <w:p w14:paraId="0B5E087F" w14:textId="77777777" w:rsidR="006A439B" w:rsidRPr="00782762" w:rsidRDefault="006A439B" w:rsidP="000F7B25">
            <w:pPr>
              <w:jc w:val="center"/>
              <w:rPr>
                <w:rFonts w:ascii="Calibri" w:hAnsi="Calibri"/>
                <w:sz w:val="18"/>
                <w:szCs w:val="18"/>
              </w:rPr>
            </w:pPr>
            <w:r w:rsidRPr="00782762">
              <w:rPr>
                <w:rFonts w:ascii="Calibri" w:hAnsi="Calibri"/>
                <w:sz w:val="18"/>
                <w:szCs w:val="18"/>
              </w:rPr>
              <w:t>0.888</w:t>
            </w:r>
          </w:p>
        </w:tc>
        <w:tc>
          <w:tcPr>
            <w:tcW w:w="0" w:type="auto"/>
            <w:vAlign w:val="center"/>
          </w:tcPr>
          <w:p w14:paraId="0B5E0880" w14:textId="77777777" w:rsidR="006A439B" w:rsidRPr="00782762" w:rsidRDefault="006A439B" w:rsidP="000F7B25">
            <w:pPr>
              <w:jc w:val="center"/>
              <w:rPr>
                <w:rFonts w:ascii="Calibri" w:hAnsi="Calibri"/>
                <w:sz w:val="18"/>
                <w:szCs w:val="18"/>
              </w:rPr>
            </w:pPr>
            <w:r w:rsidRPr="00782762">
              <w:rPr>
                <w:rFonts w:ascii="Calibri" w:hAnsi="Calibri"/>
                <w:sz w:val="18"/>
                <w:szCs w:val="18"/>
              </w:rPr>
              <w:t>0.883</w:t>
            </w:r>
          </w:p>
        </w:tc>
        <w:tc>
          <w:tcPr>
            <w:tcW w:w="0" w:type="auto"/>
            <w:vAlign w:val="center"/>
          </w:tcPr>
          <w:p w14:paraId="0B5E0881" w14:textId="77777777" w:rsidR="006A439B" w:rsidRPr="00782762" w:rsidRDefault="006A439B" w:rsidP="000F7B25">
            <w:pPr>
              <w:jc w:val="center"/>
              <w:rPr>
                <w:rFonts w:ascii="Calibri" w:hAnsi="Calibri"/>
                <w:sz w:val="18"/>
                <w:szCs w:val="18"/>
              </w:rPr>
            </w:pPr>
            <w:r w:rsidRPr="00782762">
              <w:rPr>
                <w:rFonts w:ascii="Calibri" w:hAnsi="Calibri"/>
                <w:sz w:val="18"/>
                <w:szCs w:val="18"/>
              </w:rPr>
              <w:t>0.879</w:t>
            </w:r>
          </w:p>
        </w:tc>
        <w:tc>
          <w:tcPr>
            <w:tcW w:w="0" w:type="auto"/>
            <w:vAlign w:val="center"/>
          </w:tcPr>
          <w:p w14:paraId="0B5E0882" w14:textId="77777777" w:rsidR="006A439B" w:rsidRPr="00782762" w:rsidRDefault="006A439B" w:rsidP="000F7B25">
            <w:pPr>
              <w:jc w:val="center"/>
              <w:rPr>
                <w:rFonts w:ascii="Calibri" w:hAnsi="Calibri"/>
                <w:sz w:val="18"/>
                <w:szCs w:val="18"/>
              </w:rPr>
            </w:pPr>
            <w:r w:rsidRPr="00782762">
              <w:rPr>
                <w:rFonts w:ascii="Calibri" w:hAnsi="Calibri"/>
                <w:sz w:val="18"/>
                <w:szCs w:val="18"/>
              </w:rPr>
              <w:t>0.875</w:t>
            </w:r>
          </w:p>
        </w:tc>
      </w:tr>
      <w:tr w:rsidR="006A439B" w:rsidRPr="00782762" w14:paraId="0B5E088F" w14:textId="77777777" w:rsidTr="000F7B25">
        <w:trPr>
          <w:cantSplit/>
          <w:trHeight w:hRule="exact" w:val="187"/>
          <w:jc w:val="center"/>
        </w:trPr>
        <w:tc>
          <w:tcPr>
            <w:tcW w:w="0" w:type="auto"/>
            <w:vMerge/>
            <w:vAlign w:val="center"/>
          </w:tcPr>
          <w:p w14:paraId="0B5E0884" w14:textId="77777777" w:rsidR="006A439B" w:rsidRPr="00782762" w:rsidRDefault="006A439B" w:rsidP="000F7B25">
            <w:pPr>
              <w:jc w:val="center"/>
              <w:rPr>
                <w:rFonts w:ascii="Calibri" w:hAnsi="Calibri"/>
                <w:sz w:val="18"/>
                <w:szCs w:val="18"/>
              </w:rPr>
            </w:pPr>
          </w:p>
        </w:tc>
        <w:tc>
          <w:tcPr>
            <w:tcW w:w="0" w:type="auto"/>
            <w:vAlign w:val="center"/>
          </w:tcPr>
          <w:p w14:paraId="0B5E0885"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10</w:t>
            </w:r>
          </w:p>
        </w:tc>
        <w:tc>
          <w:tcPr>
            <w:tcW w:w="0" w:type="auto"/>
            <w:vAlign w:val="center"/>
          </w:tcPr>
          <w:p w14:paraId="0B5E0886" w14:textId="77777777" w:rsidR="006A439B" w:rsidRPr="00782762" w:rsidRDefault="006A439B" w:rsidP="000F7B25">
            <w:pPr>
              <w:jc w:val="center"/>
              <w:rPr>
                <w:rFonts w:ascii="Calibri" w:hAnsi="Calibri"/>
                <w:sz w:val="18"/>
                <w:szCs w:val="18"/>
              </w:rPr>
            </w:pPr>
            <w:r w:rsidRPr="00782762">
              <w:rPr>
                <w:rFonts w:ascii="Calibri" w:hAnsi="Calibri"/>
                <w:sz w:val="18"/>
                <w:szCs w:val="18"/>
              </w:rPr>
              <w:t>0.918</w:t>
            </w:r>
          </w:p>
        </w:tc>
        <w:tc>
          <w:tcPr>
            <w:tcW w:w="0" w:type="auto"/>
            <w:vAlign w:val="center"/>
          </w:tcPr>
          <w:p w14:paraId="0B5E0887" w14:textId="77777777" w:rsidR="006A439B" w:rsidRPr="00782762" w:rsidRDefault="006A439B" w:rsidP="000F7B25">
            <w:pPr>
              <w:jc w:val="center"/>
              <w:rPr>
                <w:rFonts w:ascii="Calibri" w:hAnsi="Calibri"/>
                <w:sz w:val="18"/>
                <w:szCs w:val="18"/>
              </w:rPr>
            </w:pPr>
            <w:r w:rsidRPr="00782762">
              <w:rPr>
                <w:rFonts w:ascii="Calibri" w:hAnsi="Calibri"/>
                <w:sz w:val="18"/>
                <w:szCs w:val="18"/>
              </w:rPr>
              <w:t>0.913</w:t>
            </w:r>
          </w:p>
        </w:tc>
        <w:tc>
          <w:tcPr>
            <w:tcW w:w="0" w:type="auto"/>
            <w:vAlign w:val="center"/>
          </w:tcPr>
          <w:p w14:paraId="0B5E0888" w14:textId="77777777" w:rsidR="006A439B" w:rsidRPr="00782762" w:rsidRDefault="006A439B" w:rsidP="000F7B25">
            <w:pPr>
              <w:jc w:val="center"/>
              <w:rPr>
                <w:rFonts w:ascii="Calibri" w:hAnsi="Calibri"/>
                <w:sz w:val="18"/>
                <w:szCs w:val="18"/>
              </w:rPr>
            </w:pPr>
            <w:r w:rsidRPr="00782762">
              <w:rPr>
                <w:rFonts w:ascii="Calibri" w:hAnsi="Calibri"/>
                <w:sz w:val="18"/>
                <w:szCs w:val="18"/>
              </w:rPr>
              <w:t>0.909</w:t>
            </w:r>
          </w:p>
        </w:tc>
        <w:tc>
          <w:tcPr>
            <w:tcW w:w="0" w:type="auto"/>
            <w:vAlign w:val="center"/>
          </w:tcPr>
          <w:p w14:paraId="0B5E0889" w14:textId="77777777" w:rsidR="006A439B" w:rsidRPr="00782762" w:rsidRDefault="006A439B" w:rsidP="000F7B25">
            <w:pPr>
              <w:jc w:val="center"/>
              <w:rPr>
                <w:rFonts w:ascii="Calibri" w:hAnsi="Calibri"/>
                <w:sz w:val="18"/>
                <w:szCs w:val="18"/>
              </w:rPr>
            </w:pPr>
            <w:r w:rsidRPr="00782762">
              <w:rPr>
                <w:rFonts w:ascii="Calibri" w:hAnsi="Calibri"/>
                <w:sz w:val="18"/>
                <w:szCs w:val="18"/>
              </w:rPr>
              <w:t>0.905</w:t>
            </w:r>
          </w:p>
        </w:tc>
        <w:tc>
          <w:tcPr>
            <w:tcW w:w="0" w:type="auto"/>
            <w:vAlign w:val="center"/>
          </w:tcPr>
          <w:p w14:paraId="0B5E088A" w14:textId="77777777" w:rsidR="006A439B" w:rsidRPr="00782762" w:rsidRDefault="006A439B" w:rsidP="000F7B25">
            <w:pPr>
              <w:jc w:val="center"/>
              <w:rPr>
                <w:rFonts w:ascii="Calibri" w:hAnsi="Calibri"/>
                <w:sz w:val="18"/>
                <w:szCs w:val="18"/>
              </w:rPr>
            </w:pPr>
            <w:r w:rsidRPr="00782762">
              <w:rPr>
                <w:rFonts w:ascii="Calibri" w:hAnsi="Calibri"/>
                <w:sz w:val="18"/>
                <w:szCs w:val="18"/>
              </w:rPr>
              <w:t>0.900</w:t>
            </w:r>
          </w:p>
        </w:tc>
        <w:tc>
          <w:tcPr>
            <w:tcW w:w="0" w:type="auto"/>
            <w:vAlign w:val="center"/>
          </w:tcPr>
          <w:p w14:paraId="0B5E088B" w14:textId="77777777" w:rsidR="006A439B" w:rsidRPr="00782762" w:rsidRDefault="006A439B" w:rsidP="000F7B25">
            <w:pPr>
              <w:jc w:val="center"/>
              <w:rPr>
                <w:rFonts w:ascii="Calibri" w:hAnsi="Calibri"/>
                <w:sz w:val="18"/>
                <w:szCs w:val="18"/>
              </w:rPr>
            </w:pPr>
            <w:r w:rsidRPr="00782762">
              <w:rPr>
                <w:rFonts w:ascii="Calibri" w:hAnsi="Calibri"/>
                <w:sz w:val="18"/>
                <w:szCs w:val="18"/>
              </w:rPr>
              <w:t>0.896</w:t>
            </w:r>
          </w:p>
        </w:tc>
        <w:tc>
          <w:tcPr>
            <w:tcW w:w="0" w:type="auto"/>
            <w:vAlign w:val="center"/>
          </w:tcPr>
          <w:p w14:paraId="0B5E088C" w14:textId="77777777" w:rsidR="006A439B" w:rsidRPr="00782762" w:rsidRDefault="006A439B" w:rsidP="000F7B25">
            <w:pPr>
              <w:jc w:val="center"/>
              <w:rPr>
                <w:rFonts w:ascii="Calibri" w:hAnsi="Calibri"/>
                <w:sz w:val="18"/>
                <w:szCs w:val="18"/>
              </w:rPr>
            </w:pPr>
            <w:r w:rsidRPr="00782762">
              <w:rPr>
                <w:rFonts w:ascii="Calibri" w:hAnsi="Calibri"/>
                <w:sz w:val="18"/>
                <w:szCs w:val="18"/>
              </w:rPr>
              <w:t>0.892</w:t>
            </w:r>
          </w:p>
        </w:tc>
        <w:tc>
          <w:tcPr>
            <w:tcW w:w="0" w:type="auto"/>
            <w:vAlign w:val="center"/>
          </w:tcPr>
          <w:p w14:paraId="0B5E088D" w14:textId="77777777" w:rsidR="006A439B" w:rsidRPr="00782762" w:rsidRDefault="006A439B" w:rsidP="000F7B25">
            <w:pPr>
              <w:jc w:val="center"/>
              <w:rPr>
                <w:rFonts w:ascii="Calibri" w:hAnsi="Calibri"/>
                <w:sz w:val="18"/>
                <w:szCs w:val="18"/>
              </w:rPr>
            </w:pPr>
            <w:r w:rsidRPr="00782762">
              <w:rPr>
                <w:rFonts w:ascii="Calibri" w:hAnsi="Calibri"/>
                <w:sz w:val="18"/>
                <w:szCs w:val="18"/>
              </w:rPr>
              <w:t>0.888</w:t>
            </w:r>
          </w:p>
        </w:tc>
        <w:tc>
          <w:tcPr>
            <w:tcW w:w="0" w:type="auto"/>
            <w:vAlign w:val="center"/>
          </w:tcPr>
          <w:p w14:paraId="0B5E088E" w14:textId="77777777" w:rsidR="006A439B" w:rsidRPr="00782762" w:rsidRDefault="006A439B" w:rsidP="000F7B25">
            <w:pPr>
              <w:jc w:val="center"/>
              <w:rPr>
                <w:rFonts w:ascii="Calibri" w:hAnsi="Calibri"/>
                <w:sz w:val="18"/>
                <w:szCs w:val="18"/>
              </w:rPr>
            </w:pPr>
            <w:r w:rsidRPr="00782762">
              <w:rPr>
                <w:rFonts w:ascii="Calibri" w:hAnsi="Calibri"/>
                <w:sz w:val="18"/>
                <w:szCs w:val="18"/>
              </w:rPr>
              <w:t>0.884</w:t>
            </w:r>
          </w:p>
        </w:tc>
      </w:tr>
      <w:tr w:rsidR="006A439B" w:rsidRPr="00782762" w14:paraId="0B5E089B" w14:textId="77777777" w:rsidTr="000F7B25">
        <w:trPr>
          <w:cantSplit/>
          <w:trHeight w:hRule="exact" w:val="187"/>
          <w:jc w:val="center"/>
        </w:trPr>
        <w:tc>
          <w:tcPr>
            <w:tcW w:w="0" w:type="auto"/>
            <w:vMerge/>
            <w:vAlign w:val="center"/>
          </w:tcPr>
          <w:p w14:paraId="0B5E0890" w14:textId="77777777" w:rsidR="006A439B" w:rsidRPr="00782762" w:rsidRDefault="006A439B" w:rsidP="000F7B25">
            <w:pPr>
              <w:jc w:val="center"/>
              <w:rPr>
                <w:rFonts w:ascii="Calibri" w:hAnsi="Calibri"/>
                <w:sz w:val="18"/>
                <w:szCs w:val="18"/>
              </w:rPr>
            </w:pPr>
          </w:p>
        </w:tc>
        <w:tc>
          <w:tcPr>
            <w:tcW w:w="0" w:type="auto"/>
            <w:vAlign w:val="center"/>
          </w:tcPr>
          <w:p w14:paraId="0B5E0891"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15</w:t>
            </w:r>
          </w:p>
        </w:tc>
        <w:tc>
          <w:tcPr>
            <w:tcW w:w="0" w:type="auto"/>
            <w:vAlign w:val="center"/>
          </w:tcPr>
          <w:p w14:paraId="0B5E0892" w14:textId="77777777" w:rsidR="006A439B" w:rsidRPr="00782762" w:rsidRDefault="006A439B" w:rsidP="000F7B25">
            <w:pPr>
              <w:jc w:val="center"/>
              <w:rPr>
                <w:rFonts w:ascii="Calibri" w:hAnsi="Calibri"/>
                <w:sz w:val="18"/>
                <w:szCs w:val="18"/>
              </w:rPr>
            </w:pPr>
            <w:r w:rsidRPr="00782762">
              <w:rPr>
                <w:rFonts w:ascii="Calibri" w:hAnsi="Calibri"/>
                <w:sz w:val="18"/>
                <w:szCs w:val="18"/>
              </w:rPr>
              <w:t>0.927</w:t>
            </w:r>
          </w:p>
        </w:tc>
        <w:tc>
          <w:tcPr>
            <w:tcW w:w="0" w:type="auto"/>
            <w:vAlign w:val="center"/>
          </w:tcPr>
          <w:p w14:paraId="0B5E0893" w14:textId="77777777" w:rsidR="006A439B" w:rsidRPr="00782762" w:rsidRDefault="006A439B" w:rsidP="000F7B25">
            <w:pPr>
              <w:jc w:val="center"/>
              <w:rPr>
                <w:rFonts w:ascii="Calibri" w:hAnsi="Calibri"/>
                <w:sz w:val="18"/>
                <w:szCs w:val="18"/>
              </w:rPr>
            </w:pPr>
            <w:r w:rsidRPr="00782762">
              <w:rPr>
                <w:rFonts w:ascii="Calibri" w:hAnsi="Calibri"/>
                <w:sz w:val="18"/>
                <w:szCs w:val="18"/>
              </w:rPr>
              <w:t>0.922</w:t>
            </w:r>
          </w:p>
        </w:tc>
        <w:tc>
          <w:tcPr>
            <w:tcW w:w="0" w:type="auto"/>
            <w:vAlign w:val="center"/>
          </w:tcPr>
          <w:p w14:paraId="0B5E0894" w14:textId="77777777" w:rsidR="006A439B" w:rsidRPr="00782762" w:rsidRDefault="006A439B" w:rsidP="000F7B25">
            <w:pPr>
              <w:jc w:val="center"/>
              <w:rPr>
                <w:rFonts w:ascii="Calibri" w:hAnsi="Calibri"/>
                <w:sz w:val="18"/>
                <w:szCs w:val="18"/>
              </w:rPr>
            </w:pPr>
            <w:r w:rsidRPr="00782762">
              <w:rPr>
                <w:rFonts w:ascii="Calibri" w:hAnsi="Calibri"/>
                <w:sz w:val="18"/>
                <w:szCs w:val="18"/>
              </w:rPr>
              <w:t>0.918</w:t>
            </w:r>
          </w:p>
        </w:tc>
        <w:tc>
          <w:tcPr>
            <w:tcW w:w="0" w:type="auto"/>
            <w:vAlign w:val="center"/>
          </w:tcPr>
          <w:p w14:paraId="0B5E0895" w14:textId="77777777" w:rsidR="006A439B" w:rsidRPr="00782762" w:rsidRDefault="006A439B" w:rsidP="000F7B25">
            <w:pPr>
              <w:jc w:val="center"/>
              <w:rPr>
                <w:rFonts w:ascii="Calibri" w:hAnsi="Calibri"/>
                <w:sz w:val="18"/>
                <w:szCs w:val="18"/>
              </w:rPr>
            </w:pPr>
            <w:r w:rsidRPr="00782762">
              <w:rPr>
                <w:rFonts w:ascii="Calibri" w:hAnsi="Calibri"/>
                <w:sz w:val="18"/>
                <w:szCs w:val="18"/>
              </w:rPr>
              <w:t>0.913</w:t>
            </w:r>
          </w:p>
        </w:tc>
        <w:tc>
          <w:tcPr>
            <w:tcW w:w="0" w:type="auto"/>
            <w:vAlign w:val="center"/>
          </w:tcPr>
          <w:p w14:paraId="0B5E0896" w14:textId="77777777" w:rsidR="006A439B" w:rsidRPr="00782762" w:rsidRDefault="006A439B" w:rsidP="000F7B25">
            <w:pPr>
              <w:jc w:val="center"/>
              <w:rPr>
                <w:rFonts w:ascii="Calibri" w:hAnsi="Calibri"/>
                <w:sz w:val="18"/>
                <w:szCs w:val="18"/>
              </w:rPr>
            </w:pPr>
            <w:r w:rsidRPr="00782762">
              <w:rPr>
                <w:rFonts w:ascii="Calibri" w:hAnsi="Calibri"/>
                <w:sz w:val="18"/>
                <w:szCs w:val="18"/>
              </w:rPr>
              <w:t>0.909</w:t>
            </w:r>
          </w:p>
        </w:tc>
        <w:tc>
          <w:tcPr>
            <w:tcW w:w="0" w:type="auto"/>
            <w:vAlign w:val="center"/>
          </w:tcPr>
          <w:p w14:paraId="0B5E0897" w14:textId="77777777" w:rsidR="006A439B" w:rsidRPr="00782762" w:rsidRDefault="006A439B" w:rsidP="000F7B25">
            <w:pPr>
              <w:jc w:val="center"/>
              <w:rPr>
                <w:rFonts w:ascii="Calibri" w:hAnsi="Calibri"/>
                <w:sz w:val="18"/>
                <w:szCs w:val="18"/>
              </w:rPr>
            </w:pPr>
            <w:r w:rsidRPr="00782762">
              <w:rPr>
                <w:rFonts w:ascii="Calibri" w:hAnsi="Calibri"/>
                <w:sz w:val="18"/>
                <w:szCs w:val="18"/>
              </w:rPr>
              <w:t>0.905</w:t>
            </w:r>
          </w:p>
        </w:tc>
        <w:tc>
          <w:tcPr>
            <w:tcW w:w="0" w:type="auto"/>
            <w:vAlign w:val="center"/>
          </w:tcPr>
          <w:p w14:paraId="0B5E0898" w14:textId="77777777" w:rsidR="006A439B" w:rsidRPr="00782762" w:rsidRDefault="006A439B" w:rsidP="000F7B25">
            <w:pPr>
              <w:jc w:val="center"/>
              <w:rPr>
                <w:rFonts w:ascii="Calibri" w:hAnsi="Calibri"/>
                <w:sz w:val="18"/>
                <w:szCs w:val="18"/>
              </w:rPr>
            </w:pPr>
            <w:r w:rsidRPr="00782762">
              <w:rPr>
                <w:rFonts w:ascii="Calibri" w:hAnsi="Calibri"/>
                <w:sz w:val="18"/>
                <w:szCs w:val="18"/>
              </w:rPr>
              <w:t>0.900</w:t>
            </w:r>
          </w:p>
        </w:tc>
        <w:tc>
          <w:tcPr>
            <w:tcW w:w="0" w:type="auto"/>
            <w:vAlign w:val="center"/>
          </w:tcPr>
          <w:p w14:paraId="0B5E0899" w14:textId="77777777" w:rsidR="006A439B" w:rsidRPr="00782762" w:rsidRDefault="006A439B" w:rsidP="000F7B25">
            <w:pPr>
              <w:jc w:val="center"/>
              <w:rPr>
                <w:rFonts w:ascii="Calibri" w:hAnsi="Calibri"/>
                <w:sz w:val="18"/>
                <w:szCs w:val="18"/>
              </w:rPr>
            </w:pPr>
            <w:r w:rsidRPr="00782762">
              <w:rPr>
                <w:rFonts w:ascii="Calibri" w:hAnsi="Calibri"/>
                <w:sz w:val="18"/>
                <w:szCs w:val="18"/>
              </w:rPr>
              <w:t>0.896</w:t>
            </w:r>
          </w:p>
        </w:tc>
        <w:tc>
          <w:tcPr>
            <w:tcW w:w="0" w:type="auto"/>
            <w:vAlign w:val="center"/>
          </w:tcPr>
          <w:p w14:paraId="0B5E089A" w14:textId="77777777" w:rsidR="006A439B" w:rsidRPr="00782762" w:rsidRDefault="006A439B" w:rsidP="000F7B25">
            <w:pPr>
              <w:jc w:val="center"/>
              <w:rPr>
                <w:rFonts w:ascii="Calibri" w:hAnsi="Calibri"/>
                <w:sz w:val="18"/>
                <w:szCs w:val="18"/>
              </w:rPr>
            </w:pPr>
            <w:r w:rsidRPr="00782762">
              <w:rPr>
                <w:rFonts w:ascii="Calibri" w:hAnsi="Calibri"/>
                <w:sz w:val="18"/>
                <w:szCs w:val="18"/>
              </w:rPr>
              <w:t>0.892</w:t>
            </w:r>
          </w:p>
        </w:tc>
      </w:tr>
      <w:tr w:rsidR="006A439B" w:rsidRPr="00782762" w14:paraId="0B5E08A7" w14:textId="77777777" w:rsidTr="000F7B25">
        <w:trPr>
          <w:cantSplit/>
          <w:trHeight w:hRule="exact" w:val="187"/>
          <w:jc w:val="center"/>
        </w:trPr>
        <w:tc>
          <w:tcPr>
            <w:tcW w:w="0" w:type="auto"/>
            <w:vMerge/>
            <w:vAlign w:val="center"/>
          </w:tcPr>
          <w:p w14:paraId="0B5E089C" w14:textId="77777777" w:rsidR="006A439B" w:rsidRPr="00782762" w:rsidRDefault="006A439B" w:rsidP="000F7B25">
            <w:pPr>
              <w:jc w:val="center"/>
              <w:rPr>
                <w:rFonts w:ascii="Calibri" w:hAnsi="Calibri"/>
                <w:sz w:val="18"/>
                <w:szCs w:val="18"/>
              </w:rPr>
            </w:pPr>
          </w:p>
        </w:tc>
        <w:tc>
          <w:tcPr>
            <w:tcW w:w="0" w:type="auto"/>
            <w:vAlign w:val="center"/>
          </w:tcPr>
          <w:p w14:paraId="0B5E089D"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20</w:t>
            </w:r>
          </w:p>
        </w:tc>
        <w:tc>
          <w:tcPr>
            <w:tcW w:w="0" w:type="auto"/>
            <w:vAlign w:val="center"/>
          </w:tcPr>
          <w:p w14:paraId="0B5E089E" w14:textId="77777777" w:rsidR="006A439B" w:rsidRPr="00782762" w:rsidRDefault="006A439B" w:rsidP="000F7B25">
            <w:pPr>
              <w:jc w:val="center"/>
              <w:rPr>
                <w:rFonts w:ascii="Calibri" w:hAnsi="Calibri"/>
                <w:sz w:val="18"/>
                <w:szCs w:val="18"/>
              </w:rPr>
            </w:pPr>
            <w:r w:rsidRPr="00782762">
              <w:rPr>
                <w:rFonts w:ascii="Calibri" w:hAnsi="Calibri"/>
                <w:sz w:val="18"/>
                <w:szCs w:val="18"/>
              </w:rPr>
              <w:t>0.935</w:t>
            </w:r>
          </w:p>
        </w:tc>
        <w:tc>
          <w:tcPr>
            <w:tcW w:w="0" w:type="auto"/>
            <w:vAlign w:val="center"/>
          </w:tcPr>
          <w:p w14:paraId="0B5E089F" w14:textId="77777777" w:rsidR="006A439B" w:rsidRPr="00782762" w:rsidRDefault="006A439B" w:rsidP="000F7B25">
            <w:pPr>
              <w:jc w:val="center"/>
              <w:rPr>
                <w:rFonts w:ascii="Calibri" w:hAnsi="Calibri"/>
                <w:sz w:val="18"/>
                <w:szCs w:val="18"/>
              </w:rPr>
            </w:pPr>
            <w:r w:rsidRPr="00782762">
              <w:rPr>
                <w:rFonts w:ascii="Calibri" w:hAnsi="Calibri"/>
                <w:sz w:val="18"/>
                <w:szCs w:val="18"/>
              </w:rPr>
              <w:t>0.931</w:t>
            </w:r>
          </w:p>
        </w:tc>
        <w:tc>
          <w:tcPr>
            <w:tcW w:w="0" w:type="auto"/>
            <w:vAlign w:val="center"/>
          </w:tcPr>
          <w:p w14:paraId="0B5E08A0" w14:textId="77777777" w:rsidR="006A439B" w:rsidRPr="00782762" w:rsidRDefault="006A439B" w:rsidP="000F7B25">
            <w:pPr>
              <w:jc w:val="center"/>
              <w:rPr>
                <w:rFonts w:ascii="Calibri" w:hAnsi="Calibri"/>
                <w:sz w:val="18"/>
                <w:szCs w:val="18"/>
              </w:rPr>
            </w:pPr>
            <w:r w:rsidRPr="00782762">
              <w:rPr>
                <w:rFonts w:ascii="Calibri" w:hAnsi="Calibri"/>
                <w:sz w:val="18"/>
                <w:szCs w:val="18"/>
              </w:rPr>
              <w:t>0.926</w:t>
            </w:r>
          </w:p>
        </w:tc>
        <w:tc>
          <w:tcPr>
            <w:tcW w:w="0" w:type="auto"/>
            <w:vAlign w:val="center"/>
          </w:tcPr>
          <w:p w14:paraId="0B5E08A1" w14:textId="77777777" w:rsidR="006A439B" w:rsidRPr="00782762" w:rsidRDefault="006A439B" w:rsidP="000F7B25">
            <w:pPr>
              <w:jc w:val="center"/>
              <w:rPr>
                <w:rFonts w:ascii="Calibri" w:hAnsi="Calibri"/>
                <w:sz w:val="18"/>
                <w:szCs w:val="18"/>
              </w:rPr>
            </w:pPr>
            <w:r w:rsidRPr="00782762">
              <w:rPr>
                <w:rFonts w:ascii="Calibri" w:hAnsi="Calibri"/>
                <w:sz w:val="18"/>
                <w:szCs w:val="18"/>
              </w:rPr>
              <w:t>0.922</w:t>
            </w:r>
          </w:p>
        </w:tc>
        <w:tc>
          <w:tcPr>
            <w:tcW w:w="0" w:type="auto"/>
            <w:vAlign w:val="center"/>
          </w:tcPr>
          <w:p w14:paraId="0B5E08A2" w14:textId="77777777" w:rsidR="006A439B" w:rsidRPr="00782762" w:rsidRDefault="006A439B" w:rsidP="000F7B25">
            <w:pPr>
              <w:jc w:val="center"/>
              <w:rPr>
                <w:rFonts w:ascii="Calibri" w:hAnsi="Calibri"/>
                <w:sz w:val="18"/>
                <w:szCs w:val="18"/>
              </w:rPr>
            </w:pPr>
            <w:r w:rsidRPr="00782762">
              <w:rPr>
                <w:rFonts w:ascii="Calibri" w:hAnsi="Calibri"/>
                <w:sz w:val="18"/>
                <w:szCs w:val="18"/>
              </w:rPr>
              <w:t>09.17</w:t>
            </w:r>
          </w:p>
        </w:tc>
        <w:tc>
          <w:tcPr>
            <w:tcW w:w="0" w:type="auto"/>
            <w:vAlign w:val="center"/>
          </w:tcPr>
          <w:p w14:paraId="0B5E08A3" w14:textId="77777777" w:rsidR="006A439B" w:rsidRPr="00782762" w:rsidRDefault="006A439B" w:rsidP="000F7B25">
            <w:pPr>
              <w:jc w:val="center"/>
              <w:rPr>
                <w:rFonts w:ascii="Calibri" w:hAnsi="Calibri"/>
                <w:sz w:val="18"/>
                <w:szCs w:val="18"/>
              </w:rPr>
            </w:pPr>
            <w:r w:rsidRPr="00782762">
              <w:rPr>
                <w:rFonts w:ascii="Calibri" w:hAnsi="Calibri"/>
                <w:sz w:val="18"/>
                <w:szCs w:val="18"/>
              </w:rPr>
              <w:t>0.913</w:t>
            </w:r>
          </w:p>
        </w:tc>
        <w:tc>
          <w:tcPr>
            <w:tcW w:w="0" w:type="auto"/>
            <w:vAlign w:val="center"/>
          </w:tcPr>
          <w:p w14:paraId="0B5E08A4" w14:textId="77777777" w:rsidR="006A439B" w:rsidRPr="00782762" w:rsidRDefault="006A439B" w:rsidP="000F7B25">
            <w:pPr>
              <w:jc w:val="center"/>
              <w:rPr>
                <w:rFonts w:ascii="Calibri" w:hAnsi="Calibri"/>
                <w:sz w:val="18"/>
                <w:szCs w:val="18"/>
              </w:rPr>
            </w:pPr>
            <w:r w:rsidRPr="00782762">
              <w:rPr>
                <w:rFonts w:ascii="Calibri" w:hAnsi="Calibri"/>
                <w:sz w:val="18"/>
                <w:szCs w:val="18"/>
              </w:rPr>
              <w:t>0.909</w:t>
            </w:r>
          </w:p>
        </w:tc>
        <w:tc>
          <w:tcPr>
            <w:tcW w:w="0" w:type="auto"/>
            <w:vAlign w:val="center"/>
          </w:tcPr>
          <w:p w14:paraId="0B5E08A5" w14:textId="77777777" w:rsidR="006A439B" w:rsidRPr="00782762" w:rsidRDefault="006A439B" w:rsidP="000F7B25">
            <w:pPr>
              <w:jc w:val="center"/>
              <w:rPr>
                <w:rFonts w:ascii="Calibri" w:hAnsi="Calibri"/>
                <w:sz w:val="18"/>
                <w:szCs w:val="18"/>
              </w:rPr>
            </w:pPr>
            <w:r w:rsidRPr="00782762">
              <w:rPr>
                <w:rFonts w:ascii="Calibri" w:hAnsi="Calibri"/>
                <w:sz w:val="18"/>
                <w:szCs w:val="18"/>
              </w:rPr>
              <w:t>0.905</w:t>
            </w:r>
          </w:p>
        </w:tc>
        <w:tc>
          <w:tcPr>
            <w:tcW w:w="0" w:type="auto"/>
            <w:vAlign w:val="center"/>
          </w:tcPr>
          <w:p w14:paraId="0B5E08A6" w14:textId="77777777" w:rsidR="006A439B" w:rsidRPr="00782762" w:rsidRDefault="006A439B" w:rsidP="000F7B25">
            <w:pPr>
              <w:jc w:val="center"/>
              <w:rPr>
                <w:rFonts w:ascii="Calibri" w:hAnsi="Calibri"/>
                <w:sz w:val="18"/>
                <w:szCs w:val="18"/>
              </w:rPr>
            </w:pPr>
            <w:r w:rsidRPr="00782762">
              <w:rPr>
                <w:rFonts w:ascii="Calibri" w:hAnsi="Calibri"/>
                <w:sz w:val="18"/>
                <w:szCs w:val="18"/>
              </w:rPr>
              <w:t>0.900</w:t>
            </w:r>
          </w:p>
        </w:tc>
      </w:tr>
      <w:tr w:rsidR="006A439B" w:rsidRPr="00782762" w14:paraId="0B5E08B3" w14:textId="77777777" w:rsidTr="000F7B25">
        <w:trPr>
          <w:cantSplit/>
          <w:trHeight w:hRule="exact" w:val="187"/>
          <w:jc w:val="center"/>
        </w:trPr>
        <w:tc>
          <w:tcPr>
            <w:tcW w:w="0" w:type="auto"/>
            <w:vMerge/>
            <w:vAlign w:val="center"/>
          </w:tcPr>
          <w:p w14:paraId="0B5E08A8" w14:textId="77777777" w:rsidR="006A439B" w:rsidRPr="00782762" w:rsidRDefault="006A439B" w:rsidP="000F7B25">
            <w:pPr>
              <w:jc w:val="center"/>
              <w:rPr>
                <w:rFonts w:ascii="Calibri" w:hAnsi="Calibri"/>
                <w:sz w:val="18"/>
                <w:szCs w:val="18"/>
              </w:rPr>
            </w:pPr>
          </w:p>
        </w:tc>
        <w:tc>
          <w:tcPr>
            <w:tcW w:w="0" w:type="auto"/>
            <w:vAlign w:val="center"/>
          </w:tcPr>
          <w:p w14:paraId="0B5E08A9"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25</w:t>
            </w:r>
          </w:p>
        </w:tc>
        <w:tc>
          <w:tcPr>
            <w:tcW w:w="0" w:type="auto"/>
            <w:vAlign w:val="center"/>
          </w:tcPr>
          <w:p w14:paraId="0B5E08AA" w14:textId="77777777" w:rsidR="006A439B" w:rsidRPr="00782762" w:rsidRDefault="006A439B" w:rsidP="000F7B25">
            <w:pPr>
              <w:jc w:val="center"/>
              <w:rPr>
                <w:rFonts w:ascii="Calibri" w:hAnsi="Calibri"/>
                <w:sz w:val="18"/>
                <w:szCs w:val="18"/>
              </w:rPr>
            </w:pPr>
            <w:r w:rsidRPr="00782762">
              <w:rPr>
                <w:rFonts w:ascii="Calibri" w:hAnsi="Calibri"/>
                <w:sz w:val="18"/>
                <w:szCs w:val="18"/>
              </w:rPr>
              <w:t>0.944</w:t>
            </w:r>
          </w:p>
        </w:tc>
        <w:tc>
          <w:tcPr>
            <w:tcW w:w="0" w:type="auto"/>
            <w:vAlign w:val="center"/>
          </w:tcPr>
          <w:p w14:paraId="0B5E08AB" w14:textId="77777777" w:rsidR="006A439B" w:rsidRPr="00782762" w:rsidRDefault="006A439B" w:rsidP="000F7B25">
            <w:pPr>
              <w:jc w:val="center"/>
              <w:rPr>
                <w:rFonts w:ascii="Calibri" w:hAnsi="Calibri"/>
                <w:sz w:val="18"/>
                <w:szCs w:val="18"/>
              </w:rPr>
            </w:pPr>
            <w:r w:rsidRPr="00782762">
              <w:rPr>
                <w:rFonts w:ascii="Calibri" w:hAnsi="Calibri"/>
                <w:sz w:val="18"/>
                <w:szCs w:val="18"/>
              </w:rPr>
              <w:t>0.939</w:t>
            </w:r>
          </w:p>
        </w:tc>
        <w:tc>
          <w:tcPr>
            <w:tcW w:w="0" w:type="auto"/>
            <w:vAlign w:val="center"/>
          </w:tcPr>
          <w:p w14:paraId="0B5E08AC" w14:textId="77777777" w:rsidR="006A439B" w:rsidRPr="00782762" w:rsidRDefault="006A439B" w:rsidP="000F7B25">
            <w:pPr>
              <w:jc w:val="center"/>
              <w:rPr>
                <w:rFonts w:ascii="Calibri" w:hAnsi="Calibri"/>
                <w:sz w:val="18"/>
                <w:szCs w:val="18"/>
              </w:rPr>
            </w:pPr>
            <w:r w:rsidRPr="00782762">
              <w:rPr>
                <w:rFonts w:ascii="Calibri" w:hAnsi="Calibri"/>
                <w:sz w:val="18"/>
                <w:szCs w:val="18"/>
              </w:rPr>
              <w:t>0.935</w:t>
            </w:r>
          </w:p>
        </w:tc>
        <w:tc>
          <w:tcPr>
            <w:tcW w:w="0" w:type="auto"/>
            <w:vAlign w:val="center"/>
          </w:tcPr>
          <w:p w14:paraId="0B5E08AD" w14:textId="77777777" w:rsidR="006A439B" w:rsidRPr="00782762" w:rsidRDefault="006A439B" w:rsidP="000F7B25">
            <w:pPr>
              <w:jc w:val="center"/>
              <w:rPr>
                <w:rFonts w:ascii="Calibri" w:hAnsi="Calibri"/>
                <w:sz w:val="18"/>
                <w:szCs w:val="18"/>
              </w:rPr>
            </w:pPr>
            <w:r w:rsidRPr="00782762">
              <w:rPr>
                <w:rFonts w:ascii="Calibri" w:hAnsi="Calibri"/>
                <w:sz w:val="18"/>
                <w:szCs w:val="18"/>
              </w:rPr>
              <w:t>0.930</w:t>
            </w:r>
          </w:p>
        </w:tc>
        <w:tc>
          <w:tcPr>
            <w:tcW w:w="0" w:type="auto"/>
            <w:vAlign w:val="center"/>
          </w:tcPr>
          <w:p w14:paraId="0B5E08AE" w14:textId="77777777" w:rsidR="006A439B" w:rsidRPr="00782762" w:rsidRDefault="006A439B" w:rsidP="000F7B25">
            <w:pPr>
              <w:jc w:val="center"/>
              <w:rPr>
                <w:rFonts w:ascii="Calibri" w:hAnsi="Calibri"/>
                <w:sz w:val="18"/>
                <w:szCs w:val="18"/>
              </w:rPr>
            </w:pPr>
            <w:r w:rsidRPr="00782762">
              <w:rPr>
                <w:rFonts w:ascii="Calibri" w:hAnsi="Calibri"/>
                <w:sz w:val="18"/>
                <w:szCs w:val="18"/>
              </w:rPr>
              <w:t>0.926</w:t>
            </w:r>
          </w:p>
        </w:tc>
        <w:tc>
          <w:tcPr>
            <w:tcW w:w="0" w:type="auto"/>
            <w:vAlign w:val="center"/>
          </w:tcPr>
          <w:p w14:paraId="0B5E08AF" w14:textId="77777777" w:rsidR="006A439B" w:rsidRPr="00782762" w:rsidRDefault="006A439B" w:rsidP="000F7B25">
            <w:pPr>
              <w:jc w:val="center"/>
              <w:rPr>
                <w:rFonts w:ascii="Calibri" w:hAnsi="Calibri"/>
                <w:sz w:val="18"/>
                <w:szCs w:val="18"/>
              </w:rPr>
            </w:pPr>
            <w:r w:rsidRPr="00782762">
              <w:rPr>
                <w:rFonts w:ascii="Calibri" w:hAnsi="Calibri"/>
                <w:sz w:val="18"/>
                <w:szCs w:val="18"/>
              </w:rPr>
              <w:t>0.922</w:t>
            </w:r>
          </w:p>
        </w:tc>
        <w:tc>
          <w:tcPr>
            <w:tcW w:w="0" w:type="auto"/>
            <w:vAlign w:val="center"/>
          </w:tcPr>
          <w:p w14:paraId="0B5E08B0" w14:textId="77777777" w:rsidR="006A439B" w:rsidRPr="00782762" w:rsidRDefault="006A439B" w:rsidP="000F7B25">
            <w:pPr>
              <w:jc w:val="center"/>
              <w:rPr>
                <w:rFonts w:ascii="Calibri" w:hAnsi="Calibri"/>
                <w:sz w:val="18"/>
                <w:szCs w:val="18"/>
              </w:rPr>
            </w:pPr>
            <w:r w:rsidRPr="00782762">
              <w:rPr>
                <w:rFonts w:ascii="Calibri" w:hAnsi="Calibri"/>
                <w:sz w:val="18"/>
                <w:szCs w:val="18"/>
              </w:rPr>
              <w:t>0.917</w:t>
            </w:r>
          </w:p>
        </w:tc>
        <w:tc>
          <w:tcPr>
            <w:tcW w:w="0" w:type="auto"/>
            <w:vAlign w:val="center"/>
          </w:tcPr>
          <w:p w14:paraId="0B5E08B1" w14:textId="77777777" w:rsidR="006A439B" w:rsidRPr="00782762" w:rsidRDefault="006A439B" w:rsidP="000F7B25">
            <w:pPr>
              <w:jc w:val="center"/>
              <w:rPr>
                <w:rFonts w:ascii="Calibri" w:hAnsi="Calibri"/>
                <w:sz w:val="18"/>
                <w:szCs w:val="18"/>
              </w:rPr>
            </w:pPr>
            <w:r w:rsidRPr="00782762">
              <w:rPr>
                <w:rFonts w:ascii="Calibri" w:hAnsi="Calibri"/>
                <w:sz w:val="18"/>
                <w:szCs w:val="18"/>
              </w:rPr>
              <w:t>0.913</w:t>
            </w:r>
          </w:p>
        </w:tc>
        <w:tc>
          <w:tcPr>
            <w:tcW w:w="0" w:type="auto"/>
            <w:vAlign w:val="center"/>
          </w:tcPr>
          <w:p w14:paraId="0B5E08B2" w14:textId="77777777" w:rsidR="006A439B" w:rsidRPr="00782762" w:rsidRDefault="006A439B" w:rsidP="000F7B25">
            <w:pPr>
              <w:jc w:val="center"/>
              <w:rPr>
                <w:rFonts w:ascii="Calibri" w:hAnsi="Calibri"/>
                <w:sz w:val="18"/>
                <w:szCs w:val="18"/>
              </w:rPr>
            </w:pPr>
            <w:r w:rsidRPr="00782762">
              <w:rPr>
                <w:rFonts w:ascii="Calibri" w:hAnsi="Calibri"/>
                <w:sz w:val="18"/>
                <w:szCs w:val="18"/>
              </w:rPr>
              <w:t>0.909</w:t>
            </w:r>
          </w:p>
        </w:tc>
      </w:tr>
      <w:tr w:rsidR="006A439B" w:rsidRPr="00782762" w14:paraId="0B5E08BF" w14:textId="77777777" w:rsidTr="000F7B25">
        <w:trPr>
          <w:cantSplit/>
          <w:trHeight w:hRule="exact" w:val="187"/>
          <w:jc w:val="center"/>
        </w:trPr>
        <w:tc>
          <w:tcPr>
            <w:tcW w:w="0" w:type="auto"/>
            <w:vMerge/>
            <w:vAlign w:val="center"/>
          </w:tcPr>
          <w:p w14:paraId="0B5E08B4" w14:textId="77777777" w:rsidR="006A439B" w:rsidRPr="00782762" w:rsidRDefault="006A439B" w:rsidP="000F7B25">
            <w:pPr>
              <w:jc w:val="center"/>
              <w:rPr>
                <w:rFonts w:ascii="Calibri" w:hAnsi="Calibri"/>
                <w:sz w:val="18"/>
                <w:szCs w:val="18"/>
              </w:rPr>
            </w:pPr>
          </w:p>
        </w:tc>
        <w:tc>
          <w:tcPr>
            <w:tcW w:w="0" w:type="auto"/>
            <w:vAlign w:val="center"/>
          </w:tcPr>
          <w:p w14:paraId="0B5E08B5"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30</w:t>
            </w:r>
          </w:p>
        </w:tc>
        <w:tc>
          <w:tcPr>
            <w:tcW w:w="0" w:type="auto"/>
            <w:vAlign w:val="center"/>
          </w:tcPr>
          <w:p w14:paraId="0B5E08B6" w14:textId="77777777" w:rsidR="006A439B" w:rsidRPr="00782762" w:rsidRDefault="006A439B" w:rsidP="000F7B25">
            <w:pPr>
              <w:jc w:val="center"/>
              <w:rPr>
                <w:rFonts w:ascii="Calibri" w:hAnsi="Calibri"/>
                <w:sz w:val="18"/>
                <w:szCs w:val="18"/>
              </w:rPr>
            </w:pPr>
            <w:r w:rsidRPr="00782762">
              <w:rPr>
                <w:rFonts w:ascii="Calibri" w:hAnsi="Calibri"/>
                <w:sz w:val="18"/>
                <w:szCs w:val="18"/>
              </w:rPr>
              <w:t>0.952</w:t>
            </w:r>
          </w:p>
        </w:tc>
        <w:tc>
          <w:tcPr>
            <w:tcW w:w="0" w:type="auto"/>
            <w:vAlign w:val="center"/>
          </w:tcPr>
          <w:p w14:paraId="0B5E08B7" w14:textId="77777777" w:rsidR="006A439B" w:rsidRPr="00782762" w:rsidRDefault="006A439B" w:rsidP="000F7B25">
            <w:pPr>
              <w:jc w:val="center"/>
              <w:rPr>
                <w:rFonts w:ascii="Calibri" w:hAnsi="Calibri"/>
                <w:sz w:val="18"/>
                <w:szCs w:val="18"/>
              </w:rPr>
            </w:pPr>
            <w:r w:rsidRPr="00782762">
              <w:rPr>
                <w:rFonts w:ascii="Calibri" w:hAnsi="Calibri"/>
                <w:sz w:val="18"/>
                <w:szCs w:val="18"/>
              </w:rPr>
              <w:t>0.948</w:t>
            </w:r>
          </w:p>
        </w:tc>
        <w:tc>
          <w:tcPr>
            <w:tcW w:w="0" w:type="auto"/>
            <w:vAlign w:val="center"/>
          </w:tcPr>
          <w:p w14:paraId="0B5E08B8" w14:textId="77777777" w:rsidR="006A439B" w:rsidRPr="00782762" w:rsidRDefault="006A439B" w:rsidP="000F7B25">
            <w:pPr>
              <w:jc w:val="center"/>
              <w:rPr>
                <w:rFonts w:ascii="Calibri" w:hAnsi="Calibri"/>
                <w:sz w:val="18"/>
                <w:szCs w:val="18"/>
              </w:rPr>
            </w:pPr>
            <w:r w:rsidRPr="00782762">
              <w:rPr>
                <w:rFonts w:ascii="Calibri" w:hAnsi="Calibri"/>
                <w:sz w:val="18"/>
                <w:szCs w:val="18"/>
              </w:rPr>
              <w:t>0.943</w:t>
            </w:r>
          </w:p>
        </w:tc>
        <w:tc>
          <w:tcPr>
            <w:tcW w:w="0" w:type="auto"/>
            <w:vAlign w:val="center"/>
          </w:tcPr>
          <w:p w14:paraId="0B5E08B9" w14:textId="77777777" w:rsidR="006A439B" w:rsidRPr="00782762" w:rsidRDefault="006A439B" w:rsidP="000F7B25">
            <w:pPr>
              <w:jc w:val="center"/>
              <w:rPr>
                <w:rFonts w:ascii="Calibri" w:hAnsi="Calibri"/>
                <w:sz w:val="18"/>
                <w:szCs w:val="18"/>
              </w:rPr>
            </w:pPr>
            <w:r w:rsidRPr="00782762">
              <w:rPr>
                <w:rFonts w:ascii="Calibri" w:hAnsi="Calibri"/>
                <w:sz w:val="18"/>
                <w:szCs w:val="18"/>
              </w:rPr>
              <w:t>0.939</w:t>
            </w:r>
          </w:p>
        </w:tc>
        <w:tc>
          <w:tcPr>
            <w:tcW w:w="0" w:type="auto"/>
            <w:vAlign w:val="center"/>
          </w:tcPr>
          <w:p w14:paraId="0B5E08BA" w14:textId="77777777" w:rsidR="006A439B" w:rsidRPr="00782762" w:rsidRDefault="006A439B" w:rsidP="000F7B25">
            <w:pPr>
              <w:jc w:val="center"/>
              <w:rPr>
                <w:rFonts w:ascii="Calibri" w:hAnsi="Calibri"/>
                <w:sz w:val="18"/>
                <w:szCs w:val="18"/>
              </w:rPr>
            </w:pPr>
            <w:r w:rsidRPr="00782762">
              <w:rPr>
                <w:rFonts w:ascii="Calibri" w:hAnsi="Calibri"/>
                <w:sz w:val="18"/>
                <w:szCs w:val="18"/>
              </w:rPr>
              <w:t>0.934</w:t>
            </w:r>
          </w:p>
        </w:tc>
        <w:tc>
          <w:tcPr>
            <w:tcW w:w="0" w:type="auto"/>
            <w:vAlign w:val="center"/>
          </w:tcPr>
          <w:p w14:paraId="0B5E08BB" w14:textId="77777777" w:rsidR="006A439B" w:rsidRPr="00782762" w:rsidRDefault="006A439B" w:rsidP="000F7B25">
            <w:pPr>
              <w:jc w:val="center"/>
              <w:rPr>
                <w:rFonts w:ascii="Calibri" w:hAnsi="Calibri"/>
                <w:sz w:val="18"/>
                <w:szCs w:val="18"/>
              </w:rPr>
            </w:pPr>
            <w:r w:rsidRPr="00782762">
              <w:rPr>
                <w:rFonts w:ascii="Calibri" w:hAnsi="Calibri"/>
                <w:sz w:val="18"/>
                <w:szCs w:val="18"/>
              </w:rPr>
              <w:t>0.930</w:t>
            </w:r>
          </w:p>
        </w:tc>
        <w:tc>
          <w:tcPr>
            <w:tcW w:w="0" w:type="auto"/>
            <w:vAlign w:val="center"/>
          </w:tcPr>
          <w:p w14:paraId="0B5E08BC" w14:textId="77777777" w:rsidR="006A439B" w:rsidRPr="00782762" w:rsidRDefault="006A439B" w:rsidP="000F7B25">
            <w:pPr>
              <w:jc w:val="center"/>
              <w:rPr>
                <w:rFonts w:ascii="Calibri" w:hAnsi="Calibri"/>
                <w:sz w:val="18"/>
                <w:szCs w:val="18"/>
              </w:rPr>
            </w:pPr>
            <w:r w:rsidRPr="00782762">
              <w:rPr>
                <w:rFonts w:ascii="Calibri" w:hAnsi="Calibri"/>
                <w:sz w:val="18"/>
                <w:szCs w:val="18"/>
              </w:rPr>
              <w:t>0.926</w:t>
            </w:r>
          </w:p>
        </w:tc>
        <w:tc>
          <w:tcPr>
            <w:tcW w:w="0" w:type="auto"/>
            <w:vAlign w:val="center"/>
          </w:tcPr>
          <w:p w14:paraId="0B5E08BD" w14:textId="77777777" w:rsidR="006A439B" w:rsidRPr="00782762" w:rsidRDefault="006A439B" w:rsidP="000F7B25">
            <w:pPr>
              <w:jc w:val="center"/>
              <w:rPr>
                <w:rFonts w:ascii="Calibri" w:hAnsi="Calibri"/>
                <w:sz w:val="18"/>
                <w:szCs w:val="18"/>
              </w:rPr>
            </w:pPr>
            <w:r w:rsidRPr="00782762">
              <w:rPr>
                <w:rFonts w:ascii="Calibri" w:hAnsi="Calibri"/>
                <w:sz w:val="18"/>
                <w:szCs w:val="18"/>
              </w:rPr>
              <w:t>0.921</w:t>
            </w:r>
          </w:p>
        </w:tc>
        <w:tc>
          <w:tcPr>
            <w:tcW w:w="0" w:type="auto"/>
            <w:vAlign w:val="center"/>
          </w:tcPr>
          <w:p w14:paraId="0B5E08BE" w14:textId="77777777" w:rsidR="006A439B" w:rsidRPr="00782762" w:rsidRDefault="006A439B" w:rsidP="000F7B25">
            <w:pPr>
              <w:jc w:val="center"/>
              <w:rPr>
                <w:rFonts w:ascii="Calibri" w:hAnsi="Calibri"/>
                <w:sz w:val="18"/>
                <w:szCs w:val="18"/>
              </w:rPr>
            </w:pPr>
            <w:r w:rsidRPr="00782762">
              <w:rPr>
                <w:rFonts w:ascii="Calibri" w:hAnsi="Calibri"/>
                <w:sz w:val="18"/>
                <w:szCs w:val="18"/>
              </w:rPr>
              <w:t>0.917</w:t>
            </w:r>
          </w:p>
        </w:tc>
      </w:tr>
      <w:tr w:rsidR="006A439B" w:rsidRPr="00782762" w14:paraId="0B5E08CB" w14:textId="77777777" w:rsidTr="000F7B25">
        <w:trPr>
          <w:cantSplit/>
          <w:trHeight w:hRule="exact" w:val="187"/>
          <w:jc w:val="center"/>
        </w:trPr>
        <w:tc>
          <w:tcPr>
            <w:tcW w:w="0" w:type="auto"/>
            <w:vMerge/>
            <w:vAlign w:val="center"/>
          </w:tcPr>
          <w:p w14:paraId="0B5E08C0" w14:textId="77777777" w:rsidR="006A439B" w:rsidRPr="00782762" w:rsidRDefault="006A439B" w:rsidP="000F7B25">
            <w:pPr>
              <w:jc w:val="center"/>
              <w:rPr>
                <w:rFonts w:ascii="Calibri" w:hAnsi="Calibri"/>
                <w:sz w:val="18"/>
                <w:szCs w:val="18"/>
              </w:rPr>
            </w:pPr>
          </w:p>
        </w:tc>
        <w:tc>
          <w:tcPr>
            <w:tcW w:w="0" w:type="auto"/>
            <w:vAlign w:val="center"/>
          </w:tcPr>
          <w:p w14:paraId="0B5E08C1"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35</w:t>
            </w:r>
          </w:p>
        </w:tc>
        <w:tc>
          <w:tcPr>
            <w:tcW w:w="0" w:type="auto"/>
            <w:vAlign w:val="center"/>
          </w:tcPr>
          <w:p w14:paraId="0B5E08C2" w14:textId="77777777" w:rsidR="006A439B" w:rsidRPr="00782762" w:rsidRDefault="006A439B" w:rsidP="000F7B25">
            <w:pPr>
              <w:jc w:val="center"/>
              <w:rPr>
                <w:rFonts w:ascii="Calibri" w:hAnsi="Calibri"/>
                <w:sz w:val="18"/>
                <w:szCs w:val="18"/>
              </w:rPr>
            </w:pPr>
            <w:r w:rsidRPr="00782762">
              <w:rPr>
                <w:rFonts w:ascii="Calibri" w:hAnsi="Calibri"/>
                <w:sz w:val="18"/>
                <w:szCs w:val="18"/>
              </w:rPr>
              <w:t>0.961</w:t>
            </w:r>
          </w:p>
        </w:tc>
        <w:tc>
          <w:tcPr>
            <w:tcW w:w="0" w:type="auto"/>
            <w:vAlign w:val="center"/>
          </w:tcPr>
          <w:p w14:paraId="0B5E08C3" w14:textId="77777777" w:rsidR="006A439B" w:rsidRPr="00782762" w:rsidRDefault="006A439B" w:rsidP="000F7B25">
            <w:pPr>
              <w:jc w:val="center"/>
              <w:rPr>
                <w:rFonts w:ascii="Calibri" w:hAnsi="Calibri"/>
                <w:sz w:val="18"/>
                <w:szCs w:val="18"/>
              </w:rPr>
            </w:pPr>
            <w:r w:rsidRPr="00782762">
              <w:rPr>
                <w:rFonts w:ascii="Calibri" w:hAnsi="Calibri"/>
                <w:sz w:val="18"/>
                <w:szCs w:val="18"/>
              </w:rPr>
              <w:t>0.956</w:t>
            </w:r>
          </w:p>
        </w:tc>
        <w:tc>
          <w:tcPr>
            <w:tcW w:w="0" w:type="auto"/>
            <w:vAlign w:val="center"/>
          </w:tcPr>
          <w:p w14:paraId="0B5E08C4" w14:textId="77777777" w:rsidR="006A439B" w:rsidRPr="00782762" w:rsidRDefault="006A439B" w:rsidP="000F7B25">
            <w:pPr>
              <w:jc w:val="center"/>
              <w:rPr>
                <w:rFonts w:ascii="Calibri" w:hAnsi="Calibri"/>
                <w:sz w:val="18"/>
                <w:szCs w:val="18"/>
              </w:rPr>
            </w:pPr>
            <w:r w:rsidRPr="00782762">
              <w:rPr>
                <w:rFonts w:ascii="Calibri" w:hAnsi="Calibri"/>
                <w:sz w:val="18"/>
                <w:szCs w:val="18"/>
              </w:rPr>
              <w:t>0.952</w:t>
            </w:r>
          </w:p>
        </w:tc>
        <w:tc>
          <w:tcPr>
            <w:tcW w:w="0" w:type="auto"/>
            <w:vAlign w:val="center"/>
          </w:tcPr>
          <w:p w14:paraId="0B5E08C5" w14:textId="77777777" w:rsidR="006A439B" w:rsidRPr="00782762" w:rsidRDefault="006A439B" w:rsidP="000F7B25">
            <w:pPr>
              <w:jc w:val="center"/>
              <w:rPr>
                <w:rFonts w:ascii="Calibri" w:hAnsi="Calibri"/>
                <w:sz w:val="18"/>
                <w:szCs w:val="18"/>
              </w:rPr>
            </w:pPr>
            <w:r w:rsidRPr="00782762">
              <w:rPr>
                <w:rFonts w:ascii="Calibri" w:hAnsi="Calibri"/>
                <w:sz w:val="18"/>
                <w:szCs w:val="18"/>
              </w:rPr>
              <w:t>0.947</w:t>
            </w:r>
          </w:p>
        </w:tc>
        <w:tc>
          <w:tcPr>
            <w:tcW w:w="0" w:type="auto"/>
            <w:vAlign w:val="center"/>
          </w:tcPr>
          <w:p w14:paraId="0B5E08C6" w14:textId="77777777" w:rsidR="006A439B" w:rsidRPr="00782762" w:rsidRDefault="006A439B" w:rsidP="000F7B25">
            <w:pPr>
              <w:jc w:val="center"/>
              <w:rPr>
                <w:rFonts w:ascii="Calibri" w:hAnsi="Calibri"/>
                <w:sz w:val="18"/>
                <w:szCs w:val="18"/>
              </w:rPr>
            </w:pPr>
            <w:r w:rsidRPr="00782762">
              <w:rPr>
                <w:rFonts w:ascii="Calibri" w:hAnsi="Calibri"/>
                <w:sz w:val="18"/>
                <w:szCs w:val="18"/>
              </w:rPr>
              <w:t>0.943</w:t>
            </w:r>
          </w:p>
        </w:tc>
        <w:tc>
          <w:tcPr>
            <w:tcW w:w="0" w:type="auto"/>
            <w:vAlign w:val="center"/>
          </w:tcPr>
          <w:p w14:paraId="0B5E08C7" w14:textId="77777777" w:rsidR="006A439B" w:rsidRPr="00782762" w:rsidRDefault="006A439B" w:rsidP="000F7B25">
            <w:pPr>
              <w:jc w:val="center"/>
              <w:rPr>
                <w:rFonts w:ascii="Calibri" w:hAnsi="Calibri"/>
                <w:sz w:val="18"/>
                <w:szCs w:val="18"/>
              </w:rPr>
            </w:pPr>
            <w:r w:rsidRPr="00782762">
              <w:rPr>
                <w:rFonts w:ascii="Calibri" w:hAnsi="Calibri"/>
                <w:sz w:val="18"/>
                <w:szCs w:val="18"/>
              </w:rPr>
              <w:t>0.938</w:t>
            </w:r>
          </w:p>
        </w:tc>
        <w:tc>
          <w:tcPr>
            <w:tcW w:w="0" w:type="auto"/>
            <w:vAlign w:val="center"/>
          </w:tcPr>
          <w:p w14:paraId="0B5E08C8" w14:textId="77777777" w:rsidR="006A439B" w:rsidRPr="00782762" w:rsidRDefault="006A439B" w:rsidP="000F7B25">
            <w:pPr>
              <w:jc w:val="center"/>
              <w:rPr>
                <w:rFonts w:ascii="Calibri" w:hAnsi="Calibri"/>
                <w:sz w:val="18"/>
                <w:szCs w:val="18"/>
              </w:rPr>
            </w:pPr>
            <w:r w:rsidRPr="00782762">
              <w:rPr>
                <w:rFonts w:ascii="Calibri" w:hAnsi="Calibri"/>
                <w:sz w:val="18"/>
                <w:szCs w:val="18"/>
              </w:rPr>
              <w:t>0.934</w:t>
            </w:r>
          </w:p>
        </w:tc>
        <w:tc>
          <w:tcPr>
            <w:tcW w:w="0" w:type="auto"/>
            <w:vAlign w:val="center"/>
          </w:tcPr>
          <w:p w14:paraId="0B5E08C9" w14:textId="77777777" w:rsidR="006A439B" w:rsidRPr="00782762" w:rsidRDefault="006A439B" w:rsidP="000F7B25">
            <w:pPr>
              <w:jc w:val="center"/>
              <w:rPr>
                <w:rFonts w:ascii="Calibri" w:hAnsi="Calibri"/>
                <w:sz w:val="18"/>
                <w:szCs w:val="18"/>
              </w:rPr>
            </w:pPr>
            <w:r w:rsidRPr="00782762">
              <w:rPr>
                <w:rFonts w:ascii="Calibri" w:hAnsi="Calibri"/>
                <w:sz w:val="18"/>
                <w:szCs w:val="18"/>
              </w:rPr>
              <w:t>0.930</w:t>
            </w:r>
          </w:p>
        </w:tc>
        <w:tc>
          <w:tcPr>
            <w:tcW w:w="0" w:type="auto"/>
            <w:vAlign w:val="center"/>
          </w:tcPr>
          <w:p w14:paraId="0B5E08CA" w14:textId="77777777" w:rsidR="006A439B" w:rsidRPr="00782762" w:rsidRDefault="006A439B" w:rsidP="000F7B25">
            <w:pPr>
              <w:jc w:val="center"/>
              <w:rPr>
                <w:rFonts w:ascii="Calibri" w:hAnsi="Calibri"/>
                <w:sz w:val="18"/>
                <w:szCs w:val="18"/>
              </w:rPr>
            </w:pPr>
            <w:r w:rsidRPr="00782762">
              <w:rPr>
                <w:rFonts w:ascii="Calibri" w:hAnsi="Calibri"/>
                <w:sz w:val="18"/>
                <w:szCs w:val="18"/>
              </w:rPr>
              <w:t>0.926</w:t>
            </w:r>
          </w:p>
        </w:tc>
      </w:tr>
      <w:tr w:rsidR="006A439B" w:rsidRPr="00782762" w14:paraId="0B5E08D7" w14:textId="77777777" w:rsidTr="000F7B25">
        <w:trPr>
          <w:cantSplit/>
          <w:trHeight w:hRule="exact" w:val="187"/>
          <w:jc w:val="center"/>
        </w:trPr>
        <w:tc>
          <w:tcPr>
            <w:tcW w:w="0" w:type="auto"/>
            <w:vMerge/>
            <w:vAlign w:val="center"/>
          </w:tcPr>
          <w:p w14:paraId="0B5E08CC" w14:textId="77777777" w:rsidR="006A439B" w:rsidRPr="00782762" w:rsidRDefault="006A439B" w:rsidP="000F7B25">
            <w:pPr>
              <w:jc w:val="center"/>
              <w:rPr>
                <w:rFonts w:ascii="Calibri" w:hAnsi="Calibri"/>
                <w:sz w:val="18"/>
                <w:szCs w:val="18"/>
              </w:rPr>
            </w:pPr>
          </w:p>
        </w:tc>
        <w:tc>
          <w:tcPr>
            <w:tcW w:w="0" w:type="auto"/>
            <w:vAlign w:val="center"/>
          </w:tcPr>
          <w:p w14:paraId="0B5E08CD"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40</w:t>
            </w:r>
          </w:p>
        </w:tc>
        <w:tc>
          <w:tcPr>
            <w:tcW w:w="0" w:type="auto"/>
            <w:vAlign w:val="center"/>
          </w:tcPr>
          <w:p w14:paraId="0B5E08CE" w14:textId="77777777" w:rsidR="006A439B" w:rsidRPr="00782762" w:rsidRDefault="006A439B" w:rsidP="000F7B25">
            <w:pPr>
              <w:jc w:val="center"/>
              <w:rPr>
                <w:rFonts w:ascii="Calibri" w:hAnsi="Calibri"/>
                <w:sz w:val="18"/>
                <w:szCs w:val="18"/>
              </w:rPr>
            </w:pPr>
            <w:r w:rsidRPr="00782762">
              <w:rPr>
                <w:rFonts w:ascii="Calibri" w:hAnsi="Calibri"/>
                <w:sz w:val="18"/>
                <w:szCs w:val="18"/>
              </w:rPr>
              <w:t>0.970</w:t>
            </w:r>
          </w:p>
        </w:tc>
        <w:tc>
          <w:tcPr>
            <w:tcW w:w="0" w:type="auto"/>
            <w:vAlign w:val="center"/>
          </w:tcPr>
          <w:p w14:paraId="0B5E08CF" w14:textId="77777777" w:rsidR="006A439B" w:rsidRPr="00782762" w:rsidRDefault="006A439B" w:rsidP="000F7B25">
            <w:pPr>
              <w:jc w:val="center"/>
              <w:rPr>
                <w:rFonts w:ascii="Calibri" w:hAnsi="Calibri"/>
                <w:sz w:val="18"/>
                <w:szCs w:val="18"/>
              </w:rPr>
            </w:pPr>
            <w:r w:rsidRPr="00782762">
              <w:rPr>
                <w:rFonts w:ascii="Calibri" w:hAnsi="Calibri"/>
                <w:sz w:val="18"/>
                <w:szCs w:val="18"/>
              </w:rPr>
              <w:t>0.965</w:t>
            </w:r>
          </w:p>
        </w:tc>
        <w:tc>
          <w:tcPr>
            <w:tcW w:w="0" w:type="auto"/>
            <w:vAlign w:val="center"/>
          </w:tcPr>
          <w:p w14:paraId="0B5E08D0" w14:textId="77777777" w:rsidR="006A439B" w:rsidRPr="00782762" w:rsidRDefault="006A439B" w:rsidP="000F7B25">
            <w:pPr>
              <w:jc w:val="center"/>
              <w:rPr>
                <w:rFonts w:ascii="Calibri" w:hAnsi="Calibri"/>
                <w:sz w:val="18"/>
                <w:szCs w:val="18"/>
              </w:rPr>
            </w:pPr>
            <w:r w:rsidRPr="00782762">
              <w:rPr>
                <w:rFonts w:ascii="Calibri" w:hAnsi="Calibri"/>
                <w:sz w:val="18"/>
                <w:szCs w:val="18"/>
              </w:rPr>
              <w:t>0.960</w:t>
            </w:r>
          </w:p>
        </w:tc>
        <w:tc>
          <w:tcPr>
            <w:tcW w:w="0" w:type="auto"/>
            <w:vAlign w:val="center"/>
          </w:tcPr>
          <w:p w14:paraId="0B5E08D1" w14:textId="77777777" w:rsidR="006A439B" w:rsidRPr="00782762" w:rsidRDefault="006A439B" w:rsidP="000F7B25">
            <w:pPr>
              <w:jc w:val="center"/>
              <w:rPr>
                <w:rFonts w:ascii="Calibri" w:hAnsi="Calibri"/>
                <w:sz w:val="18"/>
                <w:szCs w:val="18"/>
              </w:rPr>
            </w:pPr>
            <w:r w:rsidRPr="00782762">
              <w:rPr>
                <w:rFonts w:ascii="Calibri" w:hAnsi="Calibri"/>
                <w:sz w:val="18"/>
                <w:szCs w:val="18"/>
              </w:rPr>
              <w:t>0.956</w:t>
            </w:r>
          </w:p>
        </w:tc>
        <w:tc>
          <w:tcPr>
            <w:tcW w:w="0" w:type="auto"/>
            <w:vAlign w:val="center"/>
          </w:tcPr>
          <w:p w14:paraId="0B5E08D2" w14:textId="77777777" w:rsidR="006A439B" w:rsidRPr="00782762" w:rsidRDefault="006A439B" w:rsidP="000F7B25">
            <w:pPr>
              <w:jc w:val="center"/>
              <w:rPr>
                <w:rFonts w:ascii="Calibri" w:hAnsi="Calibri"/>
                <w:sz w:val="18"/>
                <w:szCs w:val="18"/>
              </w:rPr>
            </w:pPr>
            <w:r w:rsidRPr="00782762">
              <w:rPr>
                <w:rFonts w:ascii="Calibri" w:hAnsi="Calibri"/>
                <w:sz w:val="18"/>
                <w:szCs w:val="18"/>
              </w:rPr>
              <w:t>0.951</w:t>
            </w:r>
          </w:p>
        </w:tc>
        <w:tc>
          <w:tcPr>
            <w:tcW w:w="0" w:type="auto"/>
            <w:vAlign w:val="center"/>
          </w:tcPr>
          <w:p w14:paraId="0B5E08D3" w14:textId="77777777" w:rsidR="006A439B" w:rsidRPr="00782762" w:rsidRDefault="006A439B" w:rsidP="000F7B25">
            <w:pPr>
              <w:jc w:val="center"/>
              <w:rPr>
                <w:rFonts w:ascii="Calibri" w:hAnsi="Calibri"/>
                <w:sz w:val="18"/>
                <w:szCs w:val="18"/>
              </w:rPr>
            </w:pPr>
            <w:r w:rsidRPr="00782762">
              <w:rPr>
                <w:rFonts w:ascii="Calibri" w:hAnsi="Calibri"/>
                <w:sz w:val="18"/>
                <w:szCs w:val="18"/>
              </w:rPr>
              <w:t>0.947</w:t>
            </w:r>
          </w:p>
        </w:tc>
        <w:tc>
          <w:tcPr>
            <w:tcW w:w="0" w:type="auto"/>
            <w:vAlign w:val="center"/>
          </w:tcPr>
          <w:p w14:paraId="0B5E08D4" w14:textId="77777777" w:rsidR="006A439B" w:rsidRPr="00782762" w:rsidRDefault="006A439B" w:rsidP="000F7B25">
            <w:pPr>
              <w:jc w:val="center"/>
              <w:rPr>
                <w:rFonts w:ascii="Calibri" w:hAnsi="Calibri"/>
                <w:sz w:val="18"/>
                <w:szCs w:val="18"/>
              </w:rPr>
            </w:pPr>
            <w:r w:rsidRPr="00782762">
              <w:rPr>
                <w:rFonts w:ascii="Calibri" w:hAnsi="Calibri"/>
                <w:sz w:val="18"/>
                <w:szCs w:val="18"/>
              </w:rPr>
              <w:t>0.942</w:t>
            </w:r>
          </w:p>
        </w:tc>
        <w:tc>
          <w:tcPr>
            <w:tcW w:w="0" w:type="auto"/>
            <w:vAlign w:val="center"/>
          </w:tcPr>
          <w:p w14:paraId="0B5E08D5" w14:textId="77777777" w:rsidR="006A439B" w:rsidRPr="00782762" w:rsidRDefault="006A439B" w:rsidP="000F7B25">
            <w:pPr>
              <w:jc w:val="center"/>
              <w:rPr>
                <w:rFonts w:ascii="Calibri" w:hAnsi="Calibri"/>
                <w:sz w:val="18"/>
                <w:szCs w:val="18"/>
              </w:rPr>
            </w:pPr>
            <w:r w:rsidRPr="00782762">
              <w:rPr>
                <w:rFonts w:ascii="Calibri" w:hAnsi="Calibri"/>
                <w:sz w:val="18"/>
                <w:szCs w:val="18"/>
              </w:rPr>
              <w:t>0.938</w:t>
            </w:r>
          </w:p>
        </w:tc>
        <w:tc>
          <w:tcPr>
            <w:tcW w:w="0" w:type="auto"/>
            <w:vAlign w:val="center"/>
          </w:tcPr>
          <w:p w14:paraId="0B5E08D6" w14:textId="77777777" w:rsidR="006A439B" w:rsidRPr="00782762" w:rsidRDefault="006A439B" w:rsidP="000F7B25">
            <w:pPr>
              <w:jc w:val="center"/>
              <w:rPr>
                <w:rFonts w:ascii="Calibri" w:hAnsi="Calibri"/>
                <w:sz w:val="18"/>
                <w:szCs w:val="18"/>
              </w:rPr>
            </w:pPr>
            <w:r w:rsidRPr="00782762">
              <w:rPr>
                <w:rFonts w:ascii="Calibri" w:hAnsi="Calibri"/>
                <w:sz w:val="18"/>
                <w:szCs w:val="18"/>
              </w:rPr>
              <w:t>0.934</w:t>
            </w:r>
          </w:p>
        </w:tc>
      </w:tr>
      <w:tr w:rsidR="006A439B" w:rsidRPr="00782762" w14:paraId="0B5E08E3" w14:textId="77777777" w:rsidTr="000F7B25">
        <w:trPr>
          <w:cantSplit/>
          <w:trHeight w:hRule="exact" w:val="187"/>
          <w:jc w:val="center"/>
        </w:trPr>
        <w:tc>
          <w:tcPr>
            <w:tcW w:w="0" w:type="auto"/>
            <w:vMerge/>
            <w:vAlign w:val="center"/>
          </w:tcPr>
          <w:p w14:paraId="0B5E08D8" w14:textId="77777777" w:rsidR="006A439B" w:rsidRPr="00782762" w:rsidRDefault="006A439B" w:rsidP="000F7B25">
            <w:pPr>
              <w:jc w:val="center"/>
              <w:rPr>
                <w:rFonts w:ascii="Calibri" w:hAnsi="Calibri"/>
                <w:sz w:val="18"/>
                <w:szCs w:val="18"/>
              </w:rPr>
            </w:pPr>
          </w:p>
        </w:tc>
        <w:tc>
          <w:tcPr>
            <w:tcW w:w="0" w:type="auto"/>
            <w:vAlign w:val="center"/>
          </w:tcPr>
          <w:p w14:paraId="0B5E08D9"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45</w:t>
            </w:r>
          </w:p>
        </w:tc>
        <w:tc>
          <w:tcPr>
            <w:tcW w:w="0" w:type="auto"/>
            <w:vAlign w:val="center"/>
          </w:tcPr>
          <w:p w14:paraId="0B5E08DA" w14:textId="77777777" w:rsidR="006A439B" w:rsidRPr="00782762" w:rsidRDefault="006A439B" w:rsidP="000F7B25">
            <w:pPr>
              <w:jc w:val="center"/>
              <w:rPr>
                <w:rFonts w:ascii="Calibri" w:hAnsi="Calibri"/>
                <w:sz w:val="18"/>
                <w:szCs w:val="18"/>
              </w:rPr>
            </w:pPr>
            <w:r w:rsidRPr="00782762">
              <w:rPr>
                <w:rFonts w:ascii="Calibri" w:hAnsi="Calibri"/>
                <w:sz w:val="18"/>
                <w:szCs w:val="18"/>
              </w:rPr>
              <w:t>0.978</w:t>
            </w:r>
          </w:p>
        </w:tc>
        <w:tc>
          <w:tcPr>
            <w:tcW w:w="0" w:type="auto"/>
            <w:vAlign w:val="center"/>
          </w:tcPr>
          <w:p w14:paraId="0B5E08DB" w14:textId="77777777" w:rsidR="006A439B" w:rsidRPr="00782762" w:rsidRDefault="006A439B" w:rsidP="000F7B25">
            <w:pPr>
              <w:jc w:val="center"/>
              <w:rPr>
                <w:rFonts w:ascii="Calibri" w:hAnsi="Calibri"/>
                <w:sz w:val="18"/>
                <w:szCs w:val="18"/>
              </w:rPr>
            </w:pPr>
            <w:r w:rsidRPr="00782762">
              <w:rPr>
                <w:rFonts w:ascii="Calibri" w:hAnsi="Calibri"/>
                <w:sz w:val="18"/>
                <w:szCs w:val="18"/>
              </w:rPr>
              <w:t>0.974</w:t>
            </w:r>
          </w:p>
        </w:tc>
        <w:tc>
          <w:tcPr>
            <w:tcW w:w="0" w:type="auto"/>
            <w:vAlign w:val="center"/>
          </w:tcPr>
          <w:p w14:paraId="0B5E08DC" w14:textId="77777777" w:rsidR="006A439B" w:rsidRPr="00782762" w:rsidRDefault="006A439B" w:rsidP="000F7B25">
            <w:pPr>
              <w:jc w:val="center"/>
              <w:rPr>
                <w:rFonts w:ascii="Calibri" w:hAnsi="Calibri"/>
                <w:sz w:val="18"/>
                <w:szCs w:val="18"/>
              </w:rPr>
            </w:pPr>
            <w:r w:rsidRPr="00782762">
              <w:rPr>
                <w:rFonts w:ascii="Calibri" w:hAnsi="Calibri"/>
                <w:sz w:val="18"/>
                <w:szCs w:val="18"/>
              </w:rPr>
              <w:t>0.961</w:t>
            </w:r>
          </w:p>
        </w:tc>
        <w:tc>
          <w:tcPr>
            <w:tcW w:w="0" w:type="auto"/>
            <w:vAlign w:val="center"/>
          </w:tcPr>
          <w:p w14:paraId="0B5E08DD" w14:textId="77777777" w:rsidR="006A439B" w:rsidRPr="00782762" w:rsidRDefault="006A439B" w:rsidP="000F7B25">
            <w:pPr>
              <w:jc w:val="center"/>
              <w:rPr>
                <w:rFonts w:ascii="Calibri" w:hAnsi="Calibri"/>
                <w:sz w:val="18"/>
                <w:szCs w:val="18"/>
              </w:rPr>
            </w:pPr>
            <w:r w:rsidRPr="00782762">
              <w:rPr>
                <w:rFonts w:ascii="Calibri" w:hAnsi="Calibri"/>
                <w:sz w:val="18"/>
                <w:szCs w:val="18"/>
              </w:rPr>
              <w:t>0.964</w:t>
            </w:r>
          </w:p>
        </w:tc>
        <w:tc>
          <w:tcPr>
            <w:tcW w:w="0" w:type="auto"/>
            <w:vAlign w:val="center"/>
          </w:tcPr>
          <w:p w14:paraId="0B5E08DE" w14:textId="77777777" w:rsidR="006A439B" w:rsidRPr="00782762" w:rsidRDefault="006A439B" w:rsidP="000F7B25">
            <w:pPr>
              <w:jc w:val="center"/>
              <w:rPr>
                <w:rFonts w:ascii="Calibri" w:hAnsi="Calibri"/>
                <w:sz w:val="18"/>
                <w:szCs w:val="18"/>
              </w:rPr>
            </w:pPr>
            <w:r w:rsidRPr="00782762">
              <w:rPr>
                <w:rFonts w:ascii="Calibri" w:hAnsi="Calibri"/>
                <w:sz w:val="18"/>
                <w:szCs w:val="18"/>
              </w:rPr>
              <w:t>0.960</w:t>
            </w:r>
          </w:p>
        </w:tc>
        <w:tc>
          <w:tcPr>
            <w:tcW w:w="0" w:type="auto"/>
            <w:vAlign w:val="center"/>
          </w:tcPr>
          <w:p w14:paraId="0B5E08DF" w14:textId="77777777" w:rsidR="006A439B" w:rsidRPr="00782762" w:rsidRDefault="006A439B" w:rsidP="000F7B25">
            <w:pPr>
              <w:jc w:val="center"/>
              <w:rPr>
                <w:rFonts w:ascii="Calibri" w:hAnsi="Calibri"/>
                <w:sz w:val="18"/>
                <w:szCs w:val="18"/>
              </w:rPr>
            </w:pPr>
            <w:r w:rsidRPr="00782762">
              <w:rPr>
                <w:rFonts w:ascii="Calibri" w:hAnsi="Calibri"/>
                <w:sz w:val="18"/>
                <w:szCs w:val="18"/>
              </w:rPr>
              <w:t>0.955</w:t>
            </w:r>
          </w:p>
        </w:tc>
        <w:tc>
          <w:tcPr>
            <w:tcW w:w="0" w:type="auto"/>
            <w:vAlign w:val="center"/>
          </w:tcPr>
          <w:p w14:paraId="0B5E08E0" w14:textId="77777777" w:rsidR="006A439B" w:rsidRPr="00782762" w:rsidRDefault="006A439B" w:rsidP="000F7B25">
            <w:pPr>
              <w:jc w:val="center"/>
              <w:rPr>
                <w:rFonts w:ascii="Calibri" w:hAnsi="Calibri"/>
                <w:sz w:val="18"/>
                <w:szCs w:val="18"/>
              </w:rPr>
            </w:pPr>
            <w:r w:rsidRPr="00782762">
              <w:rPr>
                <w:rFonts w:ascii="Calibri" w:hAnsi="Calibri"/>
                <w:sz w:val="18"/>
                <w:szCs w:val="18"/>
              </w:rPr>
              <w:t>0.951</w:t>
            </w:r>
          </w:p>
        </w:tc>
        <w:tc>
          <w:tcPr>
            <w:tcW w:w="0" w:type="auto"/>
            <w:vAlign w:val="center"/>
          </w:tcPr>
          <w:p w14:paraId="0B5E08E1" w14:textId="77777777" w:rsidR="006A439B" w:rsidRPr="00782762" w:rsidRDefault="006A439B" w:rsidP="000F7B25">
            <w:pPr>
              <w:jc w:val="center"/>
              <w:rPr>
                <w:rFonts w:ascii="Calibri" w:hAnsi="Calibri"/>
                <w:sz w:val="18"/>
                <w:szCs w:val="18"/>
              </w:rPr>
            </w:pPr>
            <w:r w:rsidRPr="00782762">
              <w:rPr>
                <w:rFonts w:ascii="Calibri" w:hAnsi="Calibri"/>
                <w:sz w:val="18"/>
                <w:szCs w:val="18"/>
              </w:rPr>
              <w:t>0.946</w:t>
            </w:r>
          </w:p>
        </w:tc>
        <w:tc>
          <w:tcPr>
            <w:tcW w:w="0" w:type="auto"/>
            <w:vAlign w:val="center"/>
          </w:tcPr>
          <w:p w14:paraId="0B5E08E2" w14:textId="77777777" w:rsidR="006A439B" w:rsidRPr="00782762" w:rsidRDefault="006A439B" w:rsidP="000F7B25">
            <w:pPr>
              <w:jc w:val="center"/>
              <w:rPr>
                <w:rFonts w:ascii="Calibri" w:hAnsi="Calibri"/>
                <w:sz w:val="18"/>
                <w:szCs w:val="18"/>
              </w:rPr>
            </w:pPr>
            <w:r w:rsidRPr="00782762">
              <w:rPr>
                <w:rFonts w:ascii="Calibri" w:hAnsi="Calibri"/>
                <w:sz w:val="18"/>
                <w:szCs w:val="18"/>
              </w:rPr>
              <w:t>0.942</w:t>
            </w:r>
          </w:p>
        </w:tc>
      </w:tr>
      <w:tr w:rsidR="006A439B" w:rsidRPr="00782762" w14:paraId="0B5E08EF" w14:textId="77777777" w:rsidTr="000F7B25">
        <w:trPr>
          <w:cantSplit/>
          <w:trHeight w:hRule="exact" w:val="187"/>
          <w:jc w:val="center"/>
        </w:trPr>
        <w:tc>
          <w:tcPr>
            <w:tcW w:w="0" w:type="auto"/>
            <w:vMerge/>
            <w:vAlign w:val="center"/>
          </w:tcPr>
          <w:p w14:paraId="0B5E08E4" w14:textId="77777777" w:rsidR="006A439B" w:rsidRPr="00782762" w:rsidRDefault="006A439B" w:rsidP="000F7B25">
            <w:pPr>
              <w:jc w:val="center"/>
              <w:rPr>
                <w:rFonts w:ascii="Calibri" w:hAnsi="Calibri"/>
                <w:sz w:val="18"/>
                <w:szCs w:val="18"/>
              </w:rPr>
            </w:pPr>
          </w:p>
        </w:tc>
        <w:tc>
          <w:tcPr>
            <w:tcW w:w="0" w:type="auto"/>
            <w:vAlign w:val="center"/>
          </w:tcPr>
          <w:p w14:paraId="0B5E08E5"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50</w:t>
            </w:r>
          </w:p>
        </w:tc>
        <w:tc>
          <w:tcPr>
            <w:tcW w:w="0" w:type="auto"/>
            <w:vAlign w:val="center"/>
          </w:tcPr>
          <w:p w14:paraId="0B5E08E6" w14:textId="77777777" w:rsidR="006A439B" w:rsidRPr="00782762" w:rsidRDefault="006A439B" w:rsidP="000F7B25">
            <w:pPr>
              <w:jc w:val="center"/>
              <w:rPr>
                <w:rFonts w:ascii="Calibri" w:hAnsi="Calibri"/>
                <w:sz w:val="18"/>
                <w:szCs w:val="18"/>
              </w:rPr>
            </w:pPr>
            <w:r w:rsidRPr="00782762">
              <w:rPr>
                <w:rFonts w:ascii="Calibri" w:hAnsi="Calibri"/>
                <w:sz w:val="18"/>
                <w:szCs w:val="18"/>
              </w:rPr>
              <w:t>0.987</w:t>
            </w:r>
          </w:p>
        </w:tc>
        <w:tc>
          <w:tcPr>
            <w:tcW w:w="0" w:type="auto"/>
            <w:vAlign w:val="center"/>
          </w:tcPr>
          <w:p w14:paraId="0B5E08E7" w14:textId="77777777" w:rsidR="006A439B" w:rsidRPr="00782762" w:rsidRDefault="006A439B" w:rsidP="000F7B25">
            <w:pPr>
              <w:jc w:val="center"/>
              <w:rPr>
                <w:rFonts w:ascii="Calibri" w:hAnsi="Calibri"/>
                <w:sz w:val="18"/>
                <w:szCs w:val="18"/>
              </w:rPr>
            </w:pPr>
            <w:r w:rsidRPr="00782762">
              <w:rPr>
                <w:rFonts w:ascii="Calibri" w:hAnsi="Calibri"/>
                <w:sz w:val="18"/>
                <w:szCs w:val="18"/>
              </w:rPr>
              <w:t>0.982</w:t>
            </w:r>
          </w:p>
        </w:tc>
        <w:tc>
          <w:tcPr>
            <w:tcW w:w="0" w:type="auto"/>
            <w:vAlign w:val="center"/>
          </w:tcPr>
          <w:p w14:paraId="0B5E08E8" w14:textId="77777777" w:rsidR="006A439B" w:rsidRPr="00782762" w:rsidRDefault="006A439B" w:rsidP="000F7B25">
            <w:pPr>
              <w:jc w:val="center"/>
              <w:rPr>
                <w:rFonts w:ascii="Calibri" w:hAnsi="Calibri"/>
                <w:sz w:val="18"/>
                <w:szCs w:val="18"/>
              </w:rPr>
            </w:pPr>
            <w:r w:rsidRPr="00782762">
              <w:rPr>
                <w:rFonts w:ascii="Calibri" w:hAnsi="Calibri"/>
                <w:sz w:val="18"/>
                <w:szCs w:val="18"/>
              </w:rPr>
              <w:t>0.977</w:t>
            </w:r>
          </w:p>
        </w:tc>
        <w:tc>
          <w:tcPr>
            <w:tcW w:w="0" w:type="auto"/>
            <w:vAlign w:val="center"/>
          </w:tcPr>
          <w:p w14:paraId="0B5E08E9" w14:textId="77777777" w:rsidR="006A439B" w:rsidRPr="00782762" w:rsidRDefault="006A439B" w:rsidP="000F7B25">
            <w:pPr>
              <w:jc w:val="center"/>
              <w:rPr>
                <w:rFonts w:ascii="Calibri" w:hAnsi="Calibri"/>
                <w:sz w:val="18"/>
                <w:szCs w:val="18"/>
              </w:rPr>
            </w:pPr>
            <w:r w:rsidRPr="00782762">
              <w:rPr>
                <w:rFonts w:ascii="Calibri" w:hAnsi="Calibri"/>
                <w:sz w:val="18"/>
                <w:szCs w:val="18"/>
              </w:rPr>
              <w:t>0.973</w:t>
            </w:r>
          </w:p>
        </w:tc>
        <w:tc>
          <w:tcPr>
            <w:tcW w:w="0" w:type="auto"/>
            <w:vAlign w:val="center"/>
          </w:tcPr>
          <w:p w14:paraId="0B5E08EA" w14:textId="77777777" w:rsidR="006A439B" w:rsidRPr="00782762" w:rsidRDefault="006A439B" w:rsidP="000F7B25">
            <w:pPr>
              <w:jc w:val="center"/>
              <w:rPr>
                <w:rFonts w:ascii="Calibri" w:hAnsi="Calibri"/>
                <w:sz w:val="18"/>
                <w:szCs w:val="18"/>
              </w:rPr>
            </w:pPr>
            <w:r w:rsidRPr="00782762">
              <w:rPr>
                <w:rFonts w:ascii="Calibri" w:hAnsi="Calibri"/>
                <w:sz w:val="18"/>
                <w:szCs w:val="18"/>
              </w:rPr>
              <w:t>0.968</w:t>
            </w:r>
          </w:p>
        </w:tc>
        <w:tc>
          <w:tcPr>
            <w:tcW w:w="0" w:type="auto"/>
            <w:vAlign w:val="center"/>
          </w:tcPr>
          <w:p w14:paraId="0B5E08EB" w14:textId="77777777" w:rsidR="006A439B" w:rsidRPr="00782762" w:rsidRDefault="006A439B" w:rsidP="000F7B25">
            <w:pPr>
              <w:jc w:val="center"/>
              <w:rPr>
                <w:rFonts w:ascii="Calibri" w:hAnsi="Calibri"/>
                <w:sz w:val="18"/>
                <w:szCs w:val="18"/>
              </w:rPr>
            </w:pPr>
            <w:r w:rsidRPr="00782762">
              <w:rPr>
                <w:rFonts w:ascii="Calibri" w:hAnsi="Calibri"/>
                <w:sz w:val="18"/>
                <w:szCs w:val="18"/>
              </w:rPr>
              <w:t>0.963</w:t>
            </w:r>
          </w:p>
        </w:tc>
        <w:tc>
          <w:tcPr>
            <w:tcW w:w="0" w:type="auto"/>
            <w:vAlign w:val="center"/>
          </w:tcPr>
          <w:p w14:paraId="0B5E08EC" w14:textId="77777777" w:rsidR="006A439B" w:rsidRPr="00782762" w:rsidRDefault="006A439B" w:rsidP="000F7B25">
            <w:pPr>
              <w:jc w:val="center"/>
              <w:rPr>
                <w:rFonts w:ascii="Calibri" w:hAnsi="Calibri"/>
                <w:sz w:val="18"/>
                <w:szCs w:val="18"/>
              </w:rPr>
            </w:pPr>
            <w:r w:rsidRPr="00782762">
              <w:rPr>
                <w:rFonts w:ascii="Calibri" w:hAnsi="Calibri"/>
                <w:sz w:val="18"/>
                <w:szCs w:val="18"/>
              </w:rPr>
              <w:t>0.959</w:t>
            </w:r>
          </w:p>
        </w:tc>
        <w:tc>
          <w:tcPr>
            <w:tcW w:w="0" w:type="auto"/>
            <w:vAlign w:val="center"/>
          </w:tcPr>
          <w:p w14:paraId="0B5E08ED" w14:textId="77777777" w:rsidR="006A439B" w:rsidRPr="00782762" w:rsidRDefault="006A439B" w:rsidP="000F7B25">
            <w:pPr>
              <w:jc w:val="center"/>
              <w:rPr>
                <w:rFonts w:ascii="Calibri" w:hAnsi="Calibri"/>
                <w:sz w:val="18"/>
                <w:szCs w:val="18"/>
              </w:rPr>
            </w:pPr>
            <w:r w:rsidRPr="00782762">
              <w:rPr>
                <w:rFonts w:ascii="Calibri" w:hAnsi="Calibri"/>
                <w:sz w:val="18"/>
                <w:szCs w:val="18"/>
              </w:rPr>
              <w:t>0.955</w:t>
            </w:r>
          </w:p>
        </w:tc>
        <w:tc>
          <w:tcPr>
            <w:tcW w:w="0" w:type="auto"/>
            <w:vAlign w:val="center"/>
          </w:tcPr>
          <w:p w14:paraId="0B5E08EE" w14:textId="77777777" w:rsidR="006A439B" w:rsidRPr="00782762" w:rsidRDefault="006A439B" w:rsidP="000F7B25">
            <w:pPr>
              <w:jc w:val="center"/>
              <w:rPr>
                <w:rFonts w:ascii="Calibri" w:hAnsi="Calibri"/>
                <w:sz w:val="18"/>
                <w:szCs w:val="18"/>
              </w:rPr>
            </w:pPr>
            <w:r w:rsidRPr="00782762">
              <w:rPr>
                <w:rFonts w:ascii="Calibri" w:hAnsi="Calibri"/>
                <w:sz w:val="18"/>
                <w:szCs w:val="18"/>
              </w:rPr>
              <w:t>0.950</w:t>
            </w:r>
          </w:p>
        </w:tc>
      </w:tr>
      <w:tr w:rsidR="006A439B" w:rsidRPr="00782762" w14:paraId="0B5E08FB" w14:textId="77777777" w:rsidTr="000F7B25">
        <w:trPr>
          <w:cantSplit/>
          <w:trHeight w:hRule="exact" w:val="187"/>
          <w:jc w:val="center"/>
        </w:trPr>
        <w:tc>
          <w:tcPr>
            <w:tcW w:w="0" w:type="auto"/>
            <w:vMerge/>
            <w:vAlign w:val="center"/>
          </w:tcPr>
          <w:p w14:paraId="0B5E08F0" w14:textId="77777777" w:rsidR="006A439B" w:rsidRPr="00782762" w:rsidRDefault="006A439B" w:rsidP="000F7B25">
            <w:pPr>
              <w:jc w:val="center"/>
              <w:rPr>
                <w:rFonts w:ascii="Calibri" w:hAnsi="Calibri"/>
                <w:sz w:val="18"/>
                <w:szCs w:val="18"/>
              </w:rPr>
            </w:pPr>
          </w:p>
        </w:tc>
        <w:tc>
          <w:tcPr>
            <w:tcW w:w="0" w:type="auto"/>
            <w:vAlign w:val="center"/>
          </w:tcPr>
          <w:p w14:paraId="0B5E08F1"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55</w:t>
            </w:r>
          </w:p>
        </w:tc>
        <w:tc>
          <w:tcPr>
            <w:tcW w:w="0" w:type="auto"/>
            <w:vAlign w:val="center"/>
          </w:tcPr>
          <w:p w14:paraId="0B5E08F2" w14:textId="77777777" w:rsidR="006A439B" w:rsidRPr="00782762" w:rsidRDefault="006A439B" w:rsidP="000F7B25">
            <w:pPr>
              <w:jc w:val="center"/>
              <w:rPr>
                <w:rFonts w:ascii="Calibri" w:hAnsi="Calibri"/>
                <w:sz w:val="18"/>
                <w:szCs w:val="18"/>
              </w:rPr>
            </w:pPr>
            <w:r w:rsidRPr="00782762">
              <w:rPr>
                <w:rFonts w:ascii="Calibri" w:hAnsi="Calibri"/>
                <w:sz w:val="18"/>
                <w:szCs w:val="18"/>
              </w:rPr>
              <w:t>0.995</w:t>
            </w:r>
          </w:p>
        </w:tc>
        <w:tc>
          <w:tcPr>
            <w:tcW w:w="0" w:type="auto"/>
            <w:vAlign w:val="center"/>
          </w:tcPr>
          <w:p w14:paraId="0B5E08F3" w14:textId="77777777" w:rsidR="006A439B" w:rsidRPr="00782762" w:rsidRDefault="006A439B" w:rsidP="000F7B25">
            <w:pPr>
              <w:jc w:val="center"/>
              <w:rPr>
                <w:rFonts w:ascii="Calibri" w:hAnsi="Calibri"/>
                <w:sz w:val="18"/>
                <w:szCs w:val="18"/>
              </w:rPr>
            </w:pPr>
            <w:r w:rsidRPr="00782762">
              <w:rPr>
                <w:rFonts w:ascii="Calibri" w:hAnsi="Calibri"/>
                <w:sz w:val="18"/>
                <w:szCs w:val="18"/>
              </w:rPr>
              <w:t>0.990</w:t>
            </w:r>
          </w:p>
        </w:tc>
        <w:tc>
          <w:tcPr>
            <w:tcW w:w="0" w:type="auto"/>
            <w:vAlign w:val="center"/>
          </w:tcPr>
          <w:p w14:paraId="0B5E08F4" w14:textId="77777777" w:rsidR="006A439B" w:rsidRPr="00782762" w:rsidRDefault="006A439B" w:rsidP="000F7B25">
            <w:pPr>
              <w:jc w:val="center"/>
              <w:rPr>
                <w:rFonts w:ascii="Calibri" w:hAnsi="Calibri"/>
                <w:sz w:val="18"/>
                <w:szCs w:val="18"/>
              </w:rPr>
            </w:pPr>
            <w:r w:rsidRPr="00782762">
              <w:rPr>
                <w:rFonts w:ascii="Calibri" w:hAnsi="Calibri"/>
                <w:sz w:val="18"/>
                <w:szCs w:val="18"/>
              </w:rPr>
              <w:t>0.986</w:t>
            </w:r>
          </w:p>
        </w:tc>
        <w:tc>
          <w:tcPr>
            <w:tcW w:w="0" w:type="auto"/>
            <w:vAlign w:val="center"/>
          </w:tcPr>
          <w:p w14:paraId="0B5E08F5" w14:textId="77777777" w:rsidR="006A439B" w:rsidRPr="00782762" w:rsidRDefault="006A439B" w:rsidP="000F7B25">
            <w:pPr>
              <w:jc w:val="center"/>
              <w:rPr>
                <w:rFonts w:ascii="Calibri" w:hAnsi="Calibri"/>
                <w:sz w:val="18"/>
                <w:szCs w:val="18"/>
              </w:rPr>
            </w:pPr>
            <w:r w:rsidRPr="00782762">
              <w:rPr>
                <w:rFonts w:ascii="Calibri" w:hAnsi="Calibri"/>
                <w:sz w:val="18"/>
                <w:szCs w:val="18"/>
              </w:rPr>
              <w:t>0.981</w:t>
            </w:r>
          </w:p>
        </w:tc>
        <w:tc>
          <w:tcPr>
            <w:tcW w:w="0" w:type="auto"/>
            <w:vAlign w:val="center"/>
          </w:tcPr>
          <w:p w14:paraId="0B5E08F6" w14:textId="77777777" w:rsidR="006A439B" w:rsidRPr="00782762" w:rsidRDefault="006A439B" w:rsidP="000F7B25">
            <w:pPr>
              <w:jc w:val="center"/>
              <w:rPr>
                <w:rFonts w:ascii="Calibri" w:hAnsi="Calibri"/>
                <w:sz w:val="18"/>
                <w:szCs w:val="18"/>
              </w:rPr>
            </w:pPr>
            <w:r w:rsidRPr="00782762">
              <w:rPr>
                <w:rFonts w:ascii="Calibri" w:hAnsi="Calibri"/>
                <w:sz w:val="18"/>
                <w:szCs w:val="18"/>
              </w:rPr>
              <w:t>0.976</w:t>
            </w:r>
          </w:p>
        </w:tc>
        <w:tc>
          <w:tcPr>
            <w:tcW w:w="0" w:type="auto"/>
            <w:vAlign w:val="center"/>
          </w:tcPr>
          <w:p w14:paraId="0B5E08F7" w14:textId="77777777" w:rsidR="006A439B" w:rsidRPr="00782762" w:rsidRDefault="006A439B" w:rsidP="000F7B25">
            <w:pPr>
              <w:jc w:val="center"/>
              <w:rPr>
                <w:rFonts w:ascii="Calibri" w:hAnsi="Calibri"/>
                <w:sz w:val="18"/>
                <w:szCs w:val="18"/>
              </w:rPr>
            </w:pPr>
            <w:r w:rsidRPr="00782762">
              <w:rPr>
                <w:rFonts w:ascii="Calibri" w:hAnsi="Calibri"/>
                <w:sz w:val="18"/>
                <w:szCs w:val="18"/>
              </w:rPr>
              <w:t>0.972</w:t>
            </w:r>
          </w:p>
        </w:tc>
        <w:tc>
          <w:tcPr>
            <w:tcW w:w="0" w:type="auto"/>
            <w:vAlign w:val="center"/>
          </w:tcPr>
          <w:p w14:paraId="0B5E08F8" w14:textId="77777777" w:rsidR="006A439B" w:rsidRPr="00782762" w:rsidRDefault="006A439B" w:rsidP="000F7B25">
            <w:pPr>
              <w:jc w:val="center"/>
              <w:rPr>
                <w:rFonts w:ascii="Calibri" w:hAnsi="Calibri"/>
                <w:sz w:val="18"/>
                <w:szCs w:val="18"/>
              </w:rPr>
            </w:pPr>
            <w:r w:rsidRPr="00782762">
              <w:rPr>
                <w:rFonts w:ascii="Calibri" w:hAnsi="Calibri"/>
                <w:sz w:val="18"/>
                <w:szCs w:val="18"/>
              </w:rPr>
              <w:t>0.967</w:t>
            </w:r>
          </w:p>
        </w:tc>
        <w:tc>
          <w:tcPr>
            <w:tcW w:w="0" w:type="auto"/>
            <w:vAlign w:val="center"/>
          </w:tcPr>
          <w:p w14:paraId="0B5E08F9" w14:textId="77777777" w:rsidR="006A439B" w:rsidRPr="00782762" w:rsidRDefault="006A439B" w:rsidP="000F7B25">
            <w:pPr>
              <w:jc w:val="center"/>
              <w:rPr>
                <w:rFonts w:ascii="Calibri" w:hAnsi="Calibri"/>
                <w:sz w:val="18"/>
                <w:szCs w:val="18"/>
              </w:rPr>
            </w:pPr>
            <w:r w:rsidRPr="00782762">
              <w:rPr>
                <w:rFonts w:ascii="Calibri" w:hAnsi="Calibri"/>
                <w:sz w:val="18"/>
                <w:szCs w:val="18"/>
              </w:rPr>
              <w:t>0.963</w:t>
            </w:r>
          </w:p>
        </w:tc>
        <w:tc>
          <w:tcPr>
            <w:tcW w:w="0" w:type="auto"/>
            <w:vAlign w:val="center"/>
          </w:tcPr>
          <w:p w14:paraId="0B5E08FA" w14:textId="77777777" w:rsidR="006A439B" w:rsidRPr="00782762" w:rsidRDefault="006A439B" w:rsidP="000F7B25">
            <w:pPr>
              <w:jc w:val="center"/>
              <w:rPr>
                <w:rFonts w:ascii="Calibri" w:hAnsi="Calibri"/>
                <w:sz w:val="18"/>
                <w:szCs w:val="18"/>
              </w:rPr>
            </w:pPr>
            <w:r w:rsidRPr="00782762">
              <w:rPr>
                <w:rFonts w:ascii="Calibri" w:hAnsi="Calibri"/>
                <w:sz w:val="18"/>
                <w:szCs w:val="18"/>
              </w:rPr>
              <w:t>0.958</w:t>
            </w:r>
          </w:p>
        </w:tc>
      </w:tr>
      <w:tr w:rsidR="006A439B" w:rsidRPr="00782762" w14:paraId="0B5E0907" w14:textId="77777777" w:rsidTr="000F7B25">
        <w:trPr>
          <w:cantSplit/>
          <w:trHeight w:hRule="exact" w:val="187"/>
          <w:jc w:val="center"/>
        </w:trPr>
        <w:tc>
          <w:tcPr>
            <w:tcW w:w="0" w:type="auto"/>
            <w:vMerge/>
            <w:vAlign w:val="center"/>
          </w:tcPr>
          <w:p w14:paraId="0B5E08FC" w14:textId="77777777" w:rsidR="006A439B" w:rsidRPr="00782762" w:rsidRDefault="006A439B" w:rsidP="000F7B25">
            <w:pPr>
              <w:jc w:val="center"/>
              <w:rPr>
                <w:rFonts w:ascii="Calibri" w:hAnsi="Calibri"/>
                <w:sz w:val="18"/>
                <w:szCs w:val="18"/>
              </w:rPr>
            </w:pPr>
          </w:p>
        </w:tc>
        <w:tc>
          <w:tcPr>
            <w:tcW w:w="0" w:type="auto"/>
            <w:vAlign w:val="center"/>
          </w:tcPr>
          <w:p w14:paraId="0B5E08FD"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60</w:t>
            </w:r>
          </w:p>
        </w:tc>
        <w:tc>
          <w:tcPr>
            <w:tcW w:w="0" w:type="auto"/>
            <w:vAlign w:val="center"/>
          </w:tcPr>
          <w:p w14:paraId="0B5E08FE" w14:textId="77777777" w:rsidR="006A439B" w:rsidRPr="00782762" w:rsidRDefault="006A439B" w:rsidP="000F7B25">
            <w:pPr>
              <w:jc w:val="center"/>
              <w:rPr>
                <w:rFonts w:ascii="Calibri" w:hAnsi="Calibri"/>
                <w:sz w:val="18"/>
                <w:szCs w:val="18"/>
              </w:rPr>
            </w:pPr>
            <w:r w:rsidRPr="00782762">
              <w:rPr>
                <w:rFonts w:ascii="Calibri" w:hAnsi="Calibri"/>
                <w:sz w:val="18"/>
                <w:szCs w:val="18"/>
              </w:rPr>
              <w:t>1.004</w:t>
            </w:r>
          </w:p>
        </w:tc>
        <w:tc>
          <w:tcPr>
            <w:tcW w:w="0" w:type="auto"/>
            <w:vAlign w:val="center"/>
          </w:tcPr>
          <w:p w14:paraId="0B5E08FF" w14:textId="77777777" w:rsidR="006A439B" w:rsidRPr="00782762" w:rsidRDefault="006A439B" w:rsidP="000F7B25">
            <w:pPr>
              <w:jc w:val="center"/>
              <w:rPr>
                <w:rFonts w:ascii="Calibri" w:hAnsi="Calibri"/>
                <w:sz w:val="18"/>
                <w:szCs w:val="18"/>
              </w:rPr>
            </w:pPr>
            <w:r w:rsidRPr="00782762">
              <w:rPr>
                <w:rFonts w:ascii="Calibri" w:hAnsi="Calibri"/>
                <w:sz w:val="18"/>
                <w:szCs w:val="18"/>
              </w:rPr>
              <w:t>0.999</w:t>
            </w:r>
          </w:p>
        </w:tc>
        <w:tc>
          <w:tcPr>
            <w:tcW w:w="0" w:type="auto"/>
            <w:vAlign w:val="center"/>
          </w:tcPr>
          <w:p w14:paraId="0B5E0900" w14:textId="77777777" w:rsidR="006A439B" w:rsidRPr="00782762" w:rsidRDefault="006A439B" w:rsidP="000F7B25">
            <w:pPr>
              <w:jc w:val="center"/>
              <w:rPr>
                <w:rFonts w:ascii="Calibri" w:hAnsi="Calibri"/>
                <w:sz w:val="18"/>
                <w:szCs w:val="18"/>
              </w:rPr>
            </w:pPr>
            <w:r w:rsidRPr="00782762">
              <w:rPr>
                <w:rFonts w:ascii="Calibri" w:hAnsi="Calibri"/>
                <w:sz w:val="18"/>
                <w:szCs w:val="18"/>
              </w:rPr>
              <w:t>0.994</w:t>
            </w:r>
          </w:p>
        </w:tc>
        <w:tc>
          <w:tcPr>
            <w:tcW w:w="0" w:type="auto"/>
            <w:vAlign w:val="center"/>
          </w:tcPr>
          <w:p w14:paraId="0B5E0901" w14:textId="77777777" w:rsidR="006A439B" w:rsidRPr="00782762" w:rsidRDefault="006A439B" w:rsidP="000F7B25">
            <w:pPr>
              <w:jc w:val="center"/>
              <w:rPr>
                <w:rFonts w:ascii="Calibri" w:hAnsi="Calibri"/>
                <w:sz w:val="18"/>
                <w:szCs w:val="18"/>
              </w:rPr>
            </w:pPr>
            <w:r w:rsidRPr="00782762">
              <w:rPr>
                <w:rFonts w:ascii="Calibri" w:hAnsi="Calibri"/>
                <w:sz w:val="18"/>
                <w:szCs w:val="18"/>
              </w:rPr>
              <w:t>0.998</w:t>
            </w:r>
          </w:p>
        </w:tc>
        <w:tc>
          <w:tcPr>
            <w:tcW w:w="0" w:type="auto"/>
            <w:vAlign w:val="center"/>
          </w:tcPr>
          <w:p w14:paraId="0B5E0902" w14:textId="77777777" w:rsidR="006A439B" w:rsidRPr="00782762" w:rsidRDefault="006A439B" w:rsidP="000F7B25">
            <w:pPr>
              <w:jc w:val="center"/>
              <w:rPr>
                <w:rFonts w:ascii="Calibri" w:hAnsi="Calibri"/>
                <w:sz w:val="18"/>
                <w:szCs w:val="18"/>
              </w:rPr>
            </w:pPr>
            <w:r w:rsidRPr="00782762">
              <w:rPr>
                <w:rFonts w:ascii="Calibri" w:hAnsi="Calibri"/>
                <w:sz w:val="18"/>
                <w:szCs w:val="18"/>
              </w:rPr>
              <w:t>0.985</w:t>
            </w:r>
          </w:p>
        </w:tc>
        <w:tc>
          <w:tcPr>
            <w:tcW w:w="0" w:type="auto"/>
            <w:vAlign w:val="center"/>
          </w:tcPr>
          <w:p w14:paraId="0B5E0903" w14:textId="77777777" w:rsidR="006A439B" w:rsidRPr="00782762" w:rsidRDefault="006A439B" w:rsidP="000F7B25">
            <w:pPr>
              <w:jc w:val="center"/>
              <w:rPr>
                <w:rFonts w:ascii="Calibri" w:hAnsi="Calibri"/>
                <w:sz w:val="18"/>
                <w:szCs w:val="18"/>
              </w:rPr>
            </w:pPr>
            <w:r w:rsidRPr="00782762">
              <w:rPr>
                <w:rFonts w:ascii="Calibri" w:hAnsi="Calibri"/>
                <w:sz w:val="18"/>
                <w:szCs w:val="18"/>
              </w:rPr>
              <w:t>0.980</w:t>
            </w:r>
          </w:p>
        </w:tc>
        <w:tc>
          <w:tcPr>
            <w:tcW w:w="0" w:type="auto"/>
            <w:vAlign w:val="center"/>
          </w:tcPr>
          <w:p w14:paraId="0B5E0904" w14:textId="77777777" w:rsidR="006A439B" w:rsidRPr="00782762" w:rsidRDefault="006A439B" w:rsidP="000F7B25">
            <w:pPr>
              <w:jc w:val="center"/>
              <w:rPr>
                <w:rFonts w:ascii="Calibri" w:hAnsi="Calibri"/>
                <w:sz w:val="18"/>
                <w:szCs w:val="18"/>
              </w:rPr>
            </w:pPr>
            <w:r w:rsidRPr="00782762">
              <w:rPr>
                <w:rFonts w:ascii="Calibri" w:hAnsi="Calibri"/>
                <w:sz w:val="18"/>
                <w:szCs w:val="18"/>
              </w:rPr>
              <w:t>0.976</w:t>
            </w:r>
          </w:p>
        </w:tc>
        <w:tc>
          <w:tcPr>
            <w:tcW w:w="0" w:type="auto"/>
            <w:vAlign w:val="center"/>
          </w:tcPr>
          <w:p w14:paraId="0B5E0905" w14:textId="77777777" w:rsidR="006A439B" w:rsidRPr="00782762" w:rsidRDefault="006A439B" w:rsidP="000F7B25">
            <w:pPr>
              <w:jc w:val="center"/>
              <w:rPr>
                <w:rFonts w:ascii="Calibri" w:hAnsi="Calibri"/>
                <w:sz w:val="18"/>
                <w:szCs w:val="18"/>
              </w:rPr>
            </w:pPr>
            <w:r w:rsidRPr="00782762">
              <w:rPr>
                <w:rFonts w:ascii="Calibri" w:hAnsi="Calibri"/>
                <w:sz w:val="18"/>
                <w:szCs w:val="18"/>
              </w:rPr>
              <w:t>0.971</w:t>
            </w:r>
          </w:p>
        </w:tc>
        <w:tc>
          <w:tcPr>
            <w:tcW w:w="0" w:type="auto"/>
            <w:vAlign w:val="center"/>
          </w:tcPr>
          <w:p w14:paraId="0B5E0906" w14:textId="77777777" w:rsidR="006A439B" w:rsidRPr="00782762" w:rsidRDefault="006A439B" w:rsidP="000F7B25">
            <w:pPr>
              <w:jc w:val="center"/>
              <w:rPr>
                <w:rFonts w:ascii="Calibri" w:hAnsi="Calibri"/>
                <w:sz w:val="18"/>
                <w:szCs w:val="18"/>
              </w:rPr>
            </w:pPr>
            <w:r w:rsidRPr="00782762">
              <w:rPr>
                <w:rFonts w:ascii="Calibri" w:hAnsi="Calibri"/>
                <w:sz w:val="18"/>
                <w:szCs w:val="18"/>
              </w:rPr>
              <w:t>0.967</w:t>
            </w:r>
          </w:p>
        </w:tc>
      </w:tr>
      <w:tr w:rsidR="006A439B" w:rsidRPr="00782762" w14:paraId="0B5E0913" w14:textId="77777777" w:rsidTr="000F7B25">
        <w:trPr>
          <w:cantSplit/>
          <w:trHeight w:hRule="exact" w:val="187"/>
          <w:jc w:val="center"/>
        </w:trPr>
        <w:tc>
          <w:tcPr>
            <w:tcW w:w="0" w:type="auto"/>
            <w:vMerge/>
            <w:vAlign w:val="center"/>
          </w:tcPr>
          <w:p w14:paraId="0B5E0908" w14:textId="77777777" w:rsidR="006A439B" w:rsidRPr="00782762" w:rsidRDefault="006A439B" w:rsidP="000F7B25">
            <w:pPr>
              <w:jc w:val="center"/>
              <w:rPr>
                <w:rFonts w:ascii="Calibri" w:hAnsi="Calibri"/>
                <w:sz w:val="18"/>
                <w:szCs w:val="18"/>
              </w:rPr>
            </w:pPr>
          </w:p>
        </w:tc>
        <w:tc>
          <w:tcPr>
            <w:tcW w:w="0" w:type="auto"/>
            <w:vAlign w:val="center"/>
          </w:tcPr>
          <w:p w14:paraId="0B5E0909"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65</w:t>
            </w:r>
          </w:p>
        </w:tc>
        <w:tc>
          <w:tcPr>
            <w:tcW w:w="0" w:type="auto"/>
            <w:vAlign w:val="center"/>
          </w:tcPr>
          <w:p w14:paraId="0B5E090A" w14:textId="77777777" w:rsidR="006A439B" w:rsidRPr="00782762" w:rsidRDefault="006A439B" w:rsidP="000F7B25">
            <w:pPr>
              <w:jc w:val="center"/>
              <w:rPr>
                <w:rFonts w:ascii="Calibri" w:hAnsi="Calibri"/>
                <w:sz w:val="18"/>
                <w:szCs w:val="18"/>
              </w:rPr>
            </w:pPr>
            <w:r w:rsidRPr="00782762">
              <w:rPr>
                <w:rFonts w:ascii="Calibri" w:hAnsi="Calibri"/>
                <w:sz w:val="18"/>
                <w:szCs w:val="18"/>
              </w:rPr>
              <w:t>1.012</w:t>
            </w:r>
          </w:p>
        </w:tc>
        <w:tc>
          <w:tcPr>
            <w:tcW w:w="0" w:type="auto"/>
            <w:vAlign w:val="center"/>
          </w:tcPr>
          <w:p w14:paraId="0B5E090B" w14:textId="77777777" w:rsidR="006A439B" w:rsidRPr="00782762" w:rsidRDefault="006A439B" w:rsidP="000F7B25">
            <w:pPr>
              <w:jc w:val="center"/>
              <w:rPr>
                <w:rFonts w:ascii="Calibri" w:hAnsi="Calibri"/>
                <w:sz w:val="18"/>
                <w:szCs w:val="18"/>
              </w:rPr>
            </w:pPr>
            <w:r w:rsidRPr="00782762">
              <w:rPr>
                <w:rFonts w:ascii="Calibri" w:hAnsi="Calibri"/>
                <w:sz w:val="18"/>
                <w:szCs w:val="18"/>
              </w:rPr>
              <w:t>1.008</w:t>
            </w:r>
          </w:p>
        </w:tc>
        <w:tc>
          <w:tcPr>
            <w:tcW w:w="0" w:type="auto"/>
            <w:vAlign w:val="center"/>
          </w:tcPr>
          <w:p w14:paraId="0B5E090C" w14:textId="77777777" w:rsidR="006A439B" w:rsidRPr="00782762" w:rsidRDefault="006A439B" w:rsidP="000F7B25">
            <w:pPr>
              <w:jc w:val="center"/>
              <w:rPr>
                <w:rFonts w:ascii="Calibri" w:hAnsi="Calibri"/>
                <w:sz w:val="18"/>
                <w:szCs w:val="18"/>
              </w:rPr>
            </w:pPr>
            <w:r w:rsidRPr="00782762">
              <w:rPr>
                <w:rFonts w:ascii="Calibri" w:hAnsi="Calibri"/>
                <w:sz w:val="18"/>
                <w:szCs w:val="18"/>
              </w:rPr>
              <w:t>1.003</w:t>
            </w:r>
          </w:p>
        </w:tc>
        <w:tc>
          <w:tcPr>
            <w:tcW w:w="0" w:type="auto"/>
            <w:vAlign w:val="center"/>
          </w:tcPr>
          <w:p w14:paraId="0B5E090D" w14:textId="77777777" w:rsidR="006A439B" w:rsidRPr="00782762" w:rsidRDefault="006A439B" w:rsidP="000F7B25">
            <w:pPr>
              <w:jc w:val="center"/>
              <w:rPr>
                <w:rFonts w:ascii="Calibri" w:hAnsi="Calibri"/>
                <w:sz w:val="18"/>
                <w:szCs w:val="18"/>
              </w:rPr>
            </w:pPr>
            <w:r w:rsidRPr="00782762">
              <w:rPr>
                <w:rFonts w:ascii="Calibri" w:hAnsi="Calibri"/>
                <w:sz w:val="18"/>
                <w:szCs w:val="18"/>
              </w:rPr>
              <w:t>0.998</w:t>
            </w:r>
          </w:p>
        </w:tc>
        <w:tc>
          <w:tcPr>
            <w:tcW w:w="0" w:type="auto"/>
            <w:vAlign w:val="center"/>
          </w:tcPr>
          <w:p w14:paraId="0B5E090E" w14:textId="77777777" w:rsidR="006A439B" w:rsidRPr="00782762" w:rsidRDefault="006A439B" w:rsidP="000F7B25">
            <w:pPr>
              <w:jc w:val="center"/>
              <w:rPr>
                <w:rFonts w:ascii="Calibri" w:hAnsi="Calibri"/>
                <w:sz w:val="18"/>
                <w:szCs w:val="18"/>
              </w:rPr>
            </w:pPr>
            <w:r w:rsidRPr="00782762">
              <w:rPr>
                <w:rFonts w:ascii="Calibri" w:hAnsi="Calibri"/>
                <w:sz w:val="18"/>
                <w:szCs w:val="18"/>
              </w:rPr>
              <w:t>0.993</w:t>
            </w:r>
          </w:p>
        </w:tc>
        <w:tc>
          <w:tcPr>
            <w:tcW w:w="0" w:type="auto"/>
            <w:vAlign w:val="center"/>
          </w:tcPr>
          <w:p w14:paraId="0B5E090F" w14:textId="77777777" w:rsidR="006A439B" w:rsidRPr="00782762" w:rsidRDefault="006A439B" w:rsidP="000F7B25">
            <w:pPr>
              <w:jc w:val="center"/>
              <w:rPr>
                <w:rFonts w:ascii="Calibri" w:hAnsi="Calibri"/>
                <w:sz w:val="18"/>
                <w:szCs w:val="18"/>
              </w:rPr>
            </w:pPr>
            <w:r w:rsidRPr="00782762">
              <w:rPr>
                <w:rFonts w:ascii="Calibri" w:hAnsi="Calibri"/>
                <w:sz w:val="18"/>
                <w:szCs w:val="18"/>
              </w:rPr>
              <w:t>0.988</w:t>
            </w:r>
          </w:p>
        </w:tc>
        <w:tc>
          <w:tcPr>
            <w:tcW w:w="0" w:type="auto"/>
            <w:vAlign w:val="center"/>
          </w:tcPr>
          <w:p w14:paraId="0B5E0910" w14:textId="77777777" w:rsidR="006A439B" w:rsidRPr="00782762" w:rsidRDefault="006A439B" w:rsidP="000F7B25">
            <w:pPr>
              <w:jc w:val="center"/>
              <w:rPr>
                <w:rFonts w:ascii="Calibri" w:hAnsi="Calibri"/>
                <w:sz w:val="18"/>
                <w:szCs w:val="18"/>
              </w:rPr>
            </w:pPr>
            <w:r w:rsidRPr="00782762">
              <w:rPr>
                <w:rFonts w:ascii="Calibri" w:hAnsi="Calibri"/>
                <w:sz w:val="18"/>
                <w:szCs w:val="18"/>
              </w:rPr>
              <w:t>0.984</w:t>
            </w:r>
          </w:p>
        </w:tc>
        <w:tc>
          <w:tcPr>
            <w:tcW w:w="0" w:type="auto"/>
            <w:vAlign w:val="center"/>
          </w:tcPr>
          <w:p w14:paraId="0B5E0911" w14:textId="77777777" w:rsidR="006A439B" w:rsidRPr="00782762" w:rsidRDefault="006A439B" w:rsidP="000F7B25">
            <w:pPr>
              <w:jc w:val="center"/>
              <w:rPr>
                <w:rFonts w:ascii="Calibri" w:hAnsi="Calibri"/>
                <w:sz w:val="18"/>
                <w:szCs w:val="18"/>
              </w:rPr>
            </w:pPr>
            <w:r w:rsidRPr="00782762">
              <w:rPr>
                <w:rFonts w:ascii="Calibri" w:hAnsi="Calibri"/>
                <w:sz w:val="18"/>
                <w:szCs w:val="18"/>
              </w:rPr>
              <w:t>0.979</w:t>
            </w:r>
          </w:p>
        </w:tc>
        <w:tc>
          <w:tcPr>
            <w:tcW w:w="0" w:type="auto"/>
            <w:vAlign w:val="center"/>
          </w:tcPr>
          <w:p w14:paraId="0B5E0912" w14:textId="77777777" w:rsidR="006A439B" w:rsidRPr="00782762" w:rsidRDefault="006A439B" w:rsidP="000F7B25">
            <w:pPr>
              <w:jc w:val="center"/>
              <w:rPr>
                <w:rFonts w:ascii="Calibri" w:hAnsi="Calibri"/>
                <w:sz w:val="18"/>
                <w:szCs w:val="18"/>
              </w:rPr>
            </w:pPr>
            <w:r w:rsidRPr="00782762">
              <w:rPr>
                <w:rFonts w:ascii="Calibri" w:hAnsi="Calibri"/>
                <w:sz w:val="18"/>
                <w:szCs w:val="18"/>
              </w:rPr>
              <w:t>0.975</w:t>
            </w:r>
          </w:p>
        </w:tc>
      </w:tr>
      <w:tr w:rsidR="006A439B" w:rsidRPr="00782762" w14:paraId="0B5E091F" w14:textId="77777777" w:rsidTr="000F7B25">
        <w:trPr>
          <w:cantSplit/>
          <w:trHeight w:hRule="exact" w:val="187"/>
          <w:jc w:val="center"/>
        </w:trPr>
        <w:tc>
          <w:tcPr>
            <w:tcW w:w="0" w:type="auto"/>
            <w:vMerge/>
            <w:vAlign w:val="center"/>
          </w:tcPr>
          <w:p w14:paraId="0B5E0914" w14:textId="77777777" w:rsidR="006A439B" w:rsidRPr="00782762" w:rsidRDefault="006A439B" w:rsidP="000F7B25">
            <w:pPr>
              <w:jc w:val="center"/>
              <w:rPr>
                <w:rFonts w:ascii="Calibri" w:hAnsi="Calibri"/>
                <w:sz w:val="18"/>
                <w:szCs w:val="18"/>
              </w:rPr>
            </w:pPr>
          </w:p>
        </w:tc>
        <w:tc>
          <w:tcPr>
            <w:tcW w:w="0" w:type="auto"/>
            <w:vAlign w:val="center"/>
          </w:tcPr>
          <w:p w14:paraId="0B5E0915"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70</w:t>
            </w:r>
          </w:p>
        </w:tc>
        <w:tc>
          <w:tcPr>
            <w:tcW w:w="0" w:type="auto"/>
            <w:vAlign w:val="center"/>
          </w:tcPr>
          <w:p w14:paraId="0B5E0916" w14:textId="77777777" w:rsidR="006A439B" w:rsidRPr="00782762" w:rsidRDefault="006A439B" w:rsidP="000F7B25">
            <w:pPr>
              <w:jc w:val="center"/>
              <w:rPr>
                <w:rFonts w:ascii="Calibri" w:hAnsi="Calibri"/>
                <w:sz w:val="18"/>
                <w:szCs w:val="18"/>
              </w:rPr>
            </w:pPr>
            <w:r w:rsidRPr="00782762">
              <w:rPr>
                <w:rFonts w:ascii="Calibri" w:hAnsi="Calibri"/>
                <w:sz w:val="18"/>
                <w:szCs w:val="18"/>
              </w:rPr>
              <w:t>1.021</w:t>
            </w:r>
          </w:p>
        </w:tc>
        <w:tc>
          <w:tcPr>
            <w:tcW w:w="0" w:type="auto"/>
            <w:vAlign w:val="center"/>
          </w:tcPr>
          <w:p w14:paraId="0B5E0917" w14:textId="77777777" w:rsidR="006A439B" w:rsidRPr="00782762" w:rsidRDefault="006A439B" w:rsidP="000F7B25">
            <w:pPr>
              <w:jc w:val="center"/>
              <w:rPr>
                <w:rFonts w:ascii="Calibri" w:hAnsi="Calibri"/>
                <w:sz w:val="18"/>
                <w:szCs w:val="18"/>
              </w:rPr>
            </w:pPr>
            <w:r w:rsidRPr="00782762">
              <w:rPr>
                <w:rFonts w:ascii="Calibri" w:hAnsi="Calibri"/>
                <w:sz w:val="18"/>
                <w:szCs w:val="18"/>
              </w:rPr>
              <w:t>1.016</w:t>
            </w:r>
          </w:p>
        </w:tc>
        <w:tc>
          <w:tcPr>
            <w:tcW w:w="0" w:type="auto"/>
            <w:vAlign w:val="center"/>
          </w:tcPr>
          <w:p w14:paraId="0B5E0918" w14:textId="77777777" w:rsidR="006A439B" w:rsidRPr="00782762" w:rsidRDefault="006A439B" w:rsidP="000F7B25">
            <w:pPr>
              <w:jc w:val="center"/>
              <w:rPr>
                <w:rFonts w:ascii="Calibri" w:hAnsi="Calibri"/>
                <w:sz w:val="18"/>
                <w:szCs w:val="18"/>
              </w:rPr>
            </w:pPr>
            <w:r w:rsidRPr="00782762">
              <w:rPr>
                <w:rFonts w:ascii="Calibri" w:hAnsi="Calibri"/>
                <w:sz w:val="18"/>
                <w:szCs w:val="18"/>
              </w:rPr>
              <w:t>1.011</w:t>
            </w:r>
          </w:p>
        </w:tc>
        <w:tc>
          <w:tcPr>
            <w:tcW w:w="0" w:type="auto"/>
            <w:vAlign w:val="center"/>
          </w:tcPr>
          <w:p w14:paraId="0B5E0919" w14:textId="77777777" w:rsidR="006A439B" w:rsidRPr="00782762" w:rsidRDefault="006A439B" w:rsidP="000F7B25">
            <w:pPr>
              <w:jc w:val="center"/>
              <w:rPr>
                <w:rFonts w:ascii="Calibri" w:hAnsi="Calibri"/>
                <w:sz w:val="18"/>
                <w:szCs w:val="18"/>
              </w:rPr>
            </w:pPr>
            <w:r w:rsidRPr="00782762">
              <w:rPr>
                <w:rFonts w:ascii="Calibri" w:hAnsi="Calibri"/>
                <w:sz w:val="18"/>
                <w:szCs w:val="18"/>
              </w:rPr>
              <w:t>1.006</w:t>
            </w:r>
          </w:p>
        </w:tc>
        <w:tc>
          <w:tcPr>
            <w:tcW w:w="0" w:type="auto"/>
            <w:vAlign w:val="center"/>
          </w:tcPr>
          <w:p w14:paraId="0B5E091A" w14:textId="77777777" w:rsidR="006A439B" w:rsidRPr="00782762" w:rsidRDefault="006A439B" w:rsidP="000F7B25">
            <w:pPr>
              <w:jc w:val="center"/>
              <w:rPr>
                <w:rFonts w:ascii="Calibri" w:hAnsi="Calibri"/>
                <w:sz w:val="18"/>
                <w:szCs w:val="18"/>
              </w:rPr>
            </w:pPr>
            <w:r w:rsidRPr="00782762">
              <w:rPr>
                <w:rFonts w:ascii="Calibri" w:hAnsi="Calibri"/>
                <w:sz w:val="18"/>
                <w:szCs w:val="18"/>
              </w:rPr>
              <w:t>1.001</w:t>
            </w:r>
          </w:p>
        </w:tc>
        <w:tc>
          <w:tcPr>
            <w:tcW w:w="0" w:type="auto"/>
            <w:vAlign w:val="center"/>
          </w:tcPr>
          <w:p w14:paraId="0B5E091B" w14:textId="77777777" w:rsidR="006A439B" w:rsidRPr="00782762" w:rsidRDefault="006A439B" w:rsidP="000F7B25">
            <w:pPr>
              <w:jc w:val="center"/>
              <w:rPr>
                <w:rFonts w:ascii="Calibri" w:hAnsi="Calibri"/>
                <w:sz w:val="18"/>
                <w:szCs w:val="18"/>
              </w:rPr>
            </w:pPr>
            <w:r w:rsidRPr="00782762">
              <w:rPr>
                <w:rFonts w:ascii="Calibri" w:hAnsi="Calibri"/>
                <w:sz w:val="18"/>
                <w:szCs w:val="18"/>
              </w:rPr>
              <w:t>0.997</w:t>
            </w:r>
          </w:p>
        </w:tc>
        <w:tc>
          <w:tcPr>
            <w:tcW w:w="0" w:type="auto"/>
            <w:vAlign w:val="center"/>
          </w:tcPr>
          <w:p w14:paraId="0B5E091C" w14:textId="77777777" w:rsidR="006A439B" w:rsidRPr="00782762" w:rsidRDefault="006A439B" w:rsidP="000F7B25">
            <w:pPr>
              <w:jc w:val="center"/>
              <w:rPr>
                <w:rFonts w:ascii="Calibri" w:hAnsi="Calibri"/>
                <w:sz w:val="18"/>
                <w:szCs w:val="18"/>
              </w:rPr>
            </w:pPr>
            <w:r w:rsidRPr="00782762">
              <w:rPr>
                <w:rFonts w:ascii="Calibri" w:hAnsi="Calibri"/>
                <w:sz w:val="18"/>
                <w:szCs w:val="18"/>
              </w:rPr>
              <w:t>0.992</w:t>
            </w:r>
          </w:p>
        </w:tc>
        <w:tc>
          <w:tcPr>
            <w:tcW w:w="0" w:type="auto"/>
            <w:vAlign w:val="center"/>
          </w:tcPr>
          <w:p w14:paraId="0B5E091D" w14:textId="77777777" w:rsidR="006A439B" w:rsidRPr="00782762" w:rsidRDefault="006A439B" w:rsidP="000F7B25">
            <w:pPr>
              <w:jc w:val="center"/>
              <w:rPr>
                <w:rFonts w:ascii="Calibri" w:hAnsi="Calibri"/>
                <w:sz w:val="18"/>
                <w:szCs w:val="18"/>
              </w:rPr>
            </w:pPr>
            <w:r w:rsidRPr="00782762">
              <w:rPr>
                <w:rFonts w:ascii="Calibri" w:hAnsi="Calibri"/>
                <w:sz w:val="18"/>
                <w:szCs w:val="18"/>
              </w:rPr>
              <w:t>0.988</w:t>
            </w:r>
          </w:p>
        </w:tc>
        <w:tc>
          <w:tcPr>
            <w:tcW w:w="0" w:type="auto"/>
            <w:vAlign w:val="center"/>
          </w:tcPr>
          <w:p w14:paraId="0B5E091E" w14:textId="77777777" w:rsidR="006A439B" w:rsidRPr="00782762" w:rsidRDefault="006A439B" w:rsidP="000F7B25">
            <w:pPr>
              <w:jc w:val="center"/>
              <w:rPr>
                <w:rFonts w:ascii="Calibri" w:hAnsi="Calibri"/>
                <w:sz w:val="18"/>
                <w:szCs w:val="18"/>
              </w:rPr>
            </w:pPr>
            <w:r w:rsidRPr="00782762">
              <w:rPr>
                <w:rFonts w:ascii="Calibri" w:hAnsi="Calibri"/>
                <w:sz w:val="18"/>
                <w:szCs w:val="18"/>
              </w:rPr>
              <w:t>0.983</w:t>
            </w:r>
          </w:p>
        </w:tc>
      </w:tr>
      <w:tr w:rsidR="006A439B" w:rsidRPr="00782762" w14:paraId="0B5E092B" w14:textId="77777777" w:rsidTr="000F7B25">
        <w:trPr>
          <w:cantSplit/>
          <w:trHeight w:hRule="exact" w:val="187"/>
          <w:jc w:val="center"/>
        </w:trPr>
        <w:tc>
          <w:tcPr>
            <w:tcW w:w="0" w:type="auto"/>
            <w:vMerge/>
            <w:vAlign w:val="center"/>
          </w:tcPr>
          <w:p w14:paraId="0B5E0920" w14:textId="77777777" w:rsidR="006A439B" w:rsidRPr="00782762" w:rsidRDefault="006A439B" w:rsidP="000F7B25">
            <w:pPr>
              <w:jc w:val="center"/>
              <w:rPr>
                <w:rFonts w:ascii="Calibri" w:hAnsi="Calibri"/>
                <w:sz w:val="18"/>
                <w:szCs w:val="18"/>
              </w:rPr>
            </w:pPr>
          </w:p>
        </w:tc>
        <w:tc>
          <w:tcPr>
            <w:tcW w:w="0" w:type="auto"/>
            <w:vAlign w:val="center"/>
          </w:tcPr>
          <w:p w14:paraId="0B5E0921"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75</w:t>
            </w:r>
          </w:p>
        </w:tc>
        <w:tc>
          <w:tcPr>
            <w:tcW w:w="0" w:type="auto"/>
            <w:vAlign w:val="center"/>
          </w:tcPr>
          <w:p w14:paraId="0B5E0922" w14:textId="77777777" w:rsidR="006A439B" w:rsidRPr="00782762" w:rsidRDefault="006A439B" w:rsidP="000F7B25">
            <w:pPr>
              <w:jc w:val="center"/>
              <w:rPr>
                <w:rFonts w:ascii="Calibri" w:hAnsi="Calibri"/>
                <w:sz w:val="18"/>
                <w:szCs w:val="18"/>
              </w:rPr>
            </w:pPr>
            <w:r w:rsidRPr="00782762">
              <w:rPr>
                <w:rFonts w:ascii="Calibri" w:hAnsi="Calibri"/>
                <w:sz w:val="18"/>
                <w:szCs w:val="18"/>
              </w:rPr>
              <w:t>1.029</w:t>
            </w:r>
          </w:p>
        </w:tc>
        <w:tc>
          <w:tcPr>
            <w:tcW w:w="0" w:type="auto"/>
            <w:vAlign w:val="center"/>
          </w:tcPr>
          <w:p w14:paraId="0B5E0923" w14:textId="77777777" w:rsidR="006A439B" w:rsidRPr="00782762" w:rsidRDefault="006A439B" w:rsidP="000F7B25">
            <w:pPr>
              <w:jc w:val="center"/>
              <w:rPr>
                <w:rFonts w:ascii="Calibri" w:hAnsi="Calibri"/>
                <w:sz w:val="18"/>
                <w:szCs w:val="18"/>
              </w:rPr>
            </w:pPr>
            <w:r w:rsidRPr="00782762">
              <w:rPr>
                <w:rFonts w:ascii="Calibri" w:hAnsi="Calibri"/>
                <w:sz w:val="18"/>
                <w:szCs w:val="18"/>
              </w:rPr>
              <w:t>1.024</w:t>
            </w:r>
          </w:p>
        </w:tc>
        <w:tc>
          <w:tcPr>
            <w:tcW w:w="0" w:type="auto"/>
            <w:vAlign w:val="center"/>
          </w:tcPr>
          <w:p w14:paraId="0B5E0924" w14:textId="77777777" w:rsidR="006A439B" w:rsidRPr="00782762" w:rsidRDefault="006A439B" w:rsidP="000F7B25">
            <w:pPr>
              <w:jc w:val="center"/>
              <w:rPr>
                <w:rFonts w:ascii="Calibri" w:hAnsi="Calibri"/>
                <w:sz w:val="18"/>
                <w:szCs w:val="18"/>
              </w:rPr>
            </w:pPr>
            <w:r w:rsidRPr="00782762">
              <w:rPr>
                <w:rFonts w:ascii="Calibri" w:hAnsi="Calibri"/>
                <w:sz w:val="18"/>
                <w:szCs w:val="18"/>
              </w:rPr>
              <w:t>1.019</w:t>
            </w:r>
          </w:p>
        </w:tc>
        <w:tc>
          <w:tcPr>
            <w:tcW w:w="0" w:type="auto"/>
            <w:vAlign w:val="center"/>
          </w:tcPr>
          <w:p w14:paraId="0B5E0925" w14:textId="77777777" w:rsidR="006A439B" w:rsidRPr="00782762" w:rsidRDefault="006A439B" w:rsidP="000F7B25">
            <w:pPr>
              <w:jc w:val="center"/>
              <w:rPr>
                <w:rFonts w:ascii="Calibri" w:hAnsi="Calibri"/>
                <w:sz w:val="18"/>
                <w:szCs w:val="18"/>
              </w:rPr>
            </w:pPr>
            <w:r w:rsidRPr="00782762">
              <w:rPr>
                <w:rFonts w:ascii="Calibri" w:hAnsi="Calibri"/>
                <w:sz w:val="18"/>
                <w:szCs w:val="18"/>
              </w:rPr>
              <w:t>1.015</w:t>
            </w:r>
          </w:p>
        </w:tc>
        <w:tc>
          <w:tcPr>
            <w:tcW w:w="0" w:type="auto"/>
            <w:vAlign w:val="center"/>
          </w:tcPr>
          <w:p w14:paraId="0B5E0926" w14:textId="77777777" w:rsidR="006A439B" w:rsidRPr="00782762" w:rsidRDefault="006A439B" w:rsidP="000F7B25">
            <w:pPr>
              <w:jc w:val="center"/>
              <w:rPr>
                <w:rFonts w:ascii="Calibri" w:hAnsi="Calibri"/>
                <w:sz w:val="18"/>
                <w:szCs w:val="18"/>
              </w:rPr>
            </w:pPr>
            <w:r w:rsidRPr="00782762">
              <w:rPr>
                <w:rFonts w:ascii="Calibri" w:hAnsi="Calibri"/>
                <w:sz w:val="18"/>
                <w:szCs w:val="18"/>
              </w:rPr>
              <w:t>1.010</w:t>
            </w:r>
          </w:p>
        </w:tc>
        <w:tc>
          <w:tcPr>
            <w:tcW w:w="0" w:type="auto"/>
            <w:vAlign w:val="center"/>
          </w:tcPr>
          <w:p w14:paraId="0B5E0927" w14:textId="77777777" w:rsidR="006A439B" w:rsidRPr="00782762" w:rsidRDefault="006A439B" w:rsidP="000F7B25">
            <w:pPr>
              <w:jc w:val="center"/>
              <w:rPr>
                <w:rFonts w:ascii="Calibri" w:hAnsi="Calibri"/>
                <w:sz w:val="18"/>
                <w:szCs w:val="18"/>
              </w:rPr>
            </w:pPr>
            <w:r w:rsidRPr="00782762">
              <w:rPr>
                <w:rFonts w:ascii="Calibri" w:hAnsi="Calibri"/>
                <w:sz w:val="18"/>
                <w:szCs w:val="18"/>
              </w:rPr>
              <w:t>1.005</w:t>
            </w:r>
          </w:p>
        </w:tc>
        <w:tc>
          <w:tcPr>
            <w:tcW w:w="0" w:type="auto"/>
            <w:vAlign w:val="center"/>
          </w:tcPr>
          <w:p w14:paraId="0B5E0928" w14:textId="77777777" w:rsidR="006A439B" w:rsidRPr="00782762" w:rsidRDefault="006A439B" w:rsidP="000F7B25">
            <w:pPr>
              <w:jc w:val="center"/>
              <w:rPr>
                <w:rFonts w:ascii="Calibri" w:hAnsi="Calibri"/>
                <w:sz w:val="18"/>
                <w:szCs w:val="18"/>
              </w:rPr>
            </w:pPr>
            <w:r w:rsidRPr="00782762">
              <w:rPr>
                <w:rFonts w:ascii="Calibri" w:hAnsi="Calibri"/>
                <w:sz w:val="18"/>
                <w:szCs w:val="18"/>
              </w:rPr>
              <w:t>1.000</w:t>
            </w:r>
          </w:p>
        </w:tc>
        <w:tc>
          <w:tcPr>
            <w:tcW w:w="0" w:type="auto"/>
            <w:vAlign w:val="center"/>
          </w:tcPr>
          <w:p w14:paraId="0B5E0929" w14:textId="77777777" w:rsidR="006A439B" w:rsidRPr="00782762" w:rsidRDefault="006A439B" w:rsidP="000F7B25">
            <w:pPr>
              <w:jc w:val="center"/>
              <w:rPr>
                <w:rFonts w:ascii="Calibri" w:hAnsi="Calibri"/>
                <w:sz w:val="18"/>
                <w:szCs w:val="18"/>
              </w:rPr>
            </w:pPr>
            <w:r w:rsidRPr="00782762">
              <w:rPr>
                <w:rFonts w:ascii="Calibri" w:hAnsi="Calibri"/>
                <w:sz w:val="18"/>
                <w:szCs w:val="18"/>
              </w:rPr>
              <w:t>0.996</w:t>
            </w:r>
          </w:p>
        </w:tc>
        <w:tc>
          <w:tcPr>
            <w:tcW w:w="0" w:type="auto"/>
            <w:vAlign w:val="center"/>
          </w:tcPr>
          <w:p w14:paraId="0B5E092A" w14:textId="77777777" w:rsidR="006A439B" w:rsidRPr="00782762" w:rsidRDefault="006A439B" w:rsidP="000F7B25">
            <w:pPr>
              <w:jc w:val="center"/>
              <w:rPr>
                <w:rFonts w:ascii="Calibri" w:hAnsi="Calibri"/>
                <w:sz w:val="18"/>
                <w:szCs w:val="18"/>
              </w:rPr>
            </w:pPr>
            <w:r w:rsidRPr="00782762">
              <w:rPr>
                <w:rFonts w:ascii="Calibri" w:hAnsi="Calibri"/>
                <w:sz w:val="18"/>
                <w:szCs w:val="18"/>
              </w:rPr>
              <w:t>0.991</w:t>
            </w:r>
          </w:p>
        </w:tc>
      </w:tr>
      <w:tr w:rsidR="006A439B" w:rsidRPr="00782762" w14:paraId="0B5E0937" w14:textId="77777777" w:rsidTr="000F7B25">
        <w:trPr>
          <w:cantSplit/>
          <w:trHeight w:hRule="exact" w:val="187"/>
          <w:jc w:val="center"/>
        </w:trPr>
        <w:tc>
          <w:tcPr>
            <w:tcW w:w="0" w:type="auto"/>
            <w:vMerge/>
            <w:vAlign w:val="center"/>
          </w:tcPr>
          <w:p w14:paraId="0B5E092C" w14:textId="77777777" w:rsidR="006A439B" w:rsidRPr="00782762" w:rsidRDefault="006A439B" w:rsidP="000F7B25">
            <w:pPr>
              <w:jc w:val="center"/>
              <w:rPr>
                <w:rFonts w:ascii="Calibri" w:hAnsi="Calibri"/>
                <w:sz w:val="18"/>
                <w:szCs w:val="18"/>
              </w:rPr>
            </w:pPr>
          </w:p>
        </w:tc>
        <w:tc>
          <w:tcPr>
            <w:tcW w:w="0" w:type="auto"/>
            <w:vAlign w:val="center"/>
          </w:tcPr>
          <w:p w14:paraId="0B5E092D"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80</w:t>
            </w:r>
          </w:p>
        </w:tc>
        <w:tc>
          <w:tcPr>
            <w:tcW w:w="0" w:type="auto"/>
            <w:vAlign w:val="center"/>
          </w:tcPr>
          <w:p w14:paraId="0B5E092E" w14:textId="77777777" w:rsidR="006A439B" w:rsidRPr="00782762" w:rsidRDefault="006A439B" w:rsidP="000F7B25">
            <w:pPr>
              <w:jc w:val="center"/>
              <w:rPr>
                <w:rFonts w:ascii="Calibri" w:hAnsi="Calibri"/>
                <w:sz w:val="18"/>
                <w:szCs w:val="18"/>
              </w:rPr>
            </w:pPr>
            <w:r w:rsidRPr="00782762">
              <w:rPr>
                <w:rFonts w:ascii="Calibri" w:hAnsi="Calibri"/>
                <w:sz w:val="18"/>
                <w:szCs w:val="18"/>
              </w:rPr>
              <w:t>1.038</w:t>
            </w:r>
          </w:p>
        </w:tc>
        <w:tc>
          <w:tcPr>
            <w:tcW w:w="0" w:type="auto"/>
            <w:vAlign w:val="center"/>
          </w:tcPr>
          <w:p w14:paraId="0B5E092F" w14:textId="77777777" w:rsidR="006A439B" w:rsidRPr="00782762" w:rsidRDefault="006A439B" w:rsidP="000F7B25">
            <w:pPr>
              <w:jc w:val="center"/>
              <w:rPr>
                <w:rFonts w:ascii="Calibri" w:hAnsi="Calibri"/>
                <w:sz w:val="18"/>
                <w:szCs w:val="18"/>
              </w:rPr>
            </w:pPr>
            <w:r w:rsidRPr="00782762">
              <w:rPr>
                <w:rFonts w:ascii="Calibri" w:hAnsi="Calibri"/>
                <w:sz w:val="18"/>
                <w:szCs w:val="18"/>
              </w:rPr>
              <w:t>1.033</w:t>
            </w:r>
          </w:p>
        </w:tc>
        <w:tc>
          <w:tcPr>
            <w:tcW w:w="0" w:type="auto"/>
            <w:vAlign w:val="center"/>
          </w:tcPr>
          <w:p w14:paraId="0B5E0930" w14:textId="77777777" w:rsidR="006A439B" w:rsidRPr="00782762" w:rsidRDefault="006A439B" w:rsidP="000F7B25">
            <w:pPr>
              <w:jc w:val="center"/>
              <w:rPr>
                <w:rFonts w:ascii="Calibri" w:hAnsi="Calibri"/>
                <w:sz w:val="18"/>
                <w:szCs w:val="18"/>
              </w:rPr>
            </w:pPr>
            <w:r w:rsidRPr="00782762">
              <w:rPr>
                <w:rFonts w:ascii="Calibri" w:hAnsi="Calibri"/>
                <w:sz w:val="18"/>
                <w:szCs w:val="18"/>
              </w:rPr>
              <w:t>1.028</w:t>
            </w:r>
          </w:p>
        </w:tc>
        <w:tc>
          <w:tcPr>
            <w:tcW w:w="0" w:type="auto"/>
            <w:vAlign w:val="center"/>
          </w:tcPr>
          <w:p w14:paraId="0B5E0931" w14:textId="77777777" w:rsidR="006A439B" w:rsidRPr="00782762" w:rsidRDefault="006A439B" w:rsidP="000F7B25">
            <w:pPr>
              <w:jc w:val="center"/>
              <w:rPr>
                <w:rFonts w:ascii="Calibri" w:hAnsi="Calibri"/>
                <w:sz w:val="18"/>
                <w:szCs w:val="18"/>
              </w:rPr>
            </w:pPr>
            <w:r w:rsidRPr="00782762">
              <w:rPr>
                <w:rFonts w:ascii="Calibri" w:hAnsi="Calibri"/>
                <w:sz w:val="18"/>
                <w:szCs w:val="18"/>
              </w:rPr>
              <w:t>1.023</w:t>
            </w:r>
          </w:p>
        </w:tc>
        <w:tc>
          <w:tcPr>
            <w:tcW w:w="0" w:type="auto"/>
            <w:vAlign w:val="center"/>
          </w:tcPr>
          <w:p w14:paraId="0B5E0932" w14:textId="77777777" w:rsidR="006A439B" w:rsidRPr="00782762" w:rsidRDefault="006A439B" w:rsidP="000F7B25">
            <w:pPr>
              <w:jc w:val="center"/>
              <w:rPr>
                <w:rFonts w:ascii="Calibri" w:hAnsi="Calibri"/>
                <w:sz w:val="18"/>
                <w:szCs w:val="18"/>
              </w:rPr>
            </w:pPr>
            <w:r w:rsidRPr="00782762">
              <w:rPr>
                <w:rFonts w:ascii="Calibri" w:hAnsi="Calibri"/>
                <w:sz w:val="18"/>
                <w:szCs w:val="18"/>
              </w:rPr>
              <w:t>1.018</w:t>
            </w:r>
          </w:p>
        </w:tc>
        <w:tc>
          <w:tcPr>
            <w:tcW w:w="0" w:type="auto"/>
            <w:vAlign w:val="center"/>
          </w:tcPr>
          <w:p w14:paraId="0B5E0933" w14:textId="77777777" w:rsidR="006A439B" w:rsidRPr="00782762" w:rsidRDefault="006A439B" w:rsidP="000F7B25">
            <w:pPr>
              <w:jc w:val="center"/>
              <w:rPr>
                <w:rFonts w:ascii="Calibri" w:hAnsi="Calibri"/>
                <w:sz w:val="18"/>
                <w:szCs w:val="18"/>
              </w:rPr>
            </w:pPr>
            <w:r w:rsidRPr="00782762">
              <w:rPr>
                <w:rFonts w:ascii="Calibri" w:hAnsi="Calibri"/>
                <w:sz w:val="18"/>
                <w:szCs w:val="18"/>
              </w:rPr>
              <w:t>1.013</w:t>
            </w:r>
          </w:p>
        </w:tc>
        <w:tc>
          <w:tcPr>
            <w:tcW w:w="0" w:type="auto"/>
            <w:vAlign w:val="center"/>
          </w:tcPr>
          <w:p w14:paraId="0B5E0934" w14:textId="77777777" w:rsidR="006A439B" w:rsidRPr="00782762" w:rsidRDefault="006A439B" w:rsidP="000F7B25">
            <w:pPr>
              <w:jc w:val="center"/>
              <w:rPr>
                <w:rFonts w:ascii="Calibri" w:hAnsi="Calibri"/>
                <w:sz w:val="18"/>
                <w:szCs w:val="18"/>
              </w:rPr>
            </w:pPr>
            <w:r w:rsidRPr="00782762">
              <w:rPr>
                <w:rFonts w:ascii="Calibri" w:hAnsi="Calibri"/>
                <w:sz w:val="18"/>
                <w:szCs w:val="18"/>
              </w:rPr>
              <w:t>1.009</w:t>
            </w:r>
          </w:p>
        </w:tc>
        <w:tc>
          <w:tcPr>
            <w:tcW w:w="0" w:type="auto"/>
            <w:vAlign w:val="center"/>
          </w:tcPr>
          <w:p w14:paraId="0B5E0935" w14:textId="77777777" w:rsidR="006A439B" w:rsidRPr="00782762" w:rsidRDefault="006A439B" w:rsidP="000F7B25">
            <w:pPr>
              <w:jc w:val="center"/>
              <w:rPr>
                <w:rFonts w:ascii="Calibri" w:hAnsi="Calibri"/>
                <w:sz w:val="18"/>
                <w:szCs w:val="18"/>
              </w:rPr>
            </w:pPr>
            <w:r w:rsidRPr="00782762">
              <w:rPr>
                <w:rFonts w:ascii="Calibri" w:hAnsi="Calibri"/>
                <w:sz w:val="18"/>
                <w:szCs w:val="18"/>
              </w:rPr>
              <w:t>1.004</w:t>
            </w:r>
          </w:p>
        </w:tc>
        <w:tc>
          <w:tcPr>
            <w:tcW w:w="0" w:type="auto"/>
            <w:vAlign w:val="center"/>
          </w:tcPr>
          <w:p w14:paraId="0B5E0936" w14:textId="77777777" w:rsidR="006A439B" w:rsidRPr="00782762" w:rsidRDefault="006A439B" w:rsidP="000F7B25">
            <w:pPr>
              <w:jc w:val="center"/>
              <w:rPr>
                <w:rFonts w:ascii="Calibri" w:hAnsi="Calibri"/>
                <w:sz w:val="18"/>
                <w:szCs w:val="18"/>
              </w:rPr>
            </w:pPr>
            <w:r w:rsidRPr="00782762">
              <w:rPr>
                <w:rFonts w:ascii="Calibri" w:hAnsi="Calibri"/>
                <w:sz w:val="18"/>
                <w:szCs w:val="18"/>
              </w:rPr>
              <w:t>0.999</w:t>
            </w:r>
          </w:p>
        </w:tc>
      </w:tr>
      <w:tr w:rsidR="006A439B" w:rsidRPr="00782762" w14:paraId="0B5E0943" w14:textId="77777777" w:rsidTr="000F7B25">
        <w:trPr>
          <w:cantSplit/>
          <w:trHeight w:hRule="exact" w:val="187"/>
          <w:jc w:val="center"/>
        </w:trPr>
        <w:tc>
          <w:tcPr>
            <w:tcW w:w="0" w:type="auto"/>
            <w:vMerge/>
            <w:vAlign w:val="center"/>
          </w:tcPr>
          <w:p w14:paraId="0B5E0938" w14:textId="77777777" w:rsidR="006A439B" w:rsidRPr="00782762" w:rsidRDefault="006A439B" w:rsidP="000F7B25">
            <w:pPr>
              <w:jc w:val="center"/>
              <w:rPr>
                <w:rFonts w:ascii="Calibri" w:hAnsi="Calibri"/>
                <w:sz w:val="18"/>
                <w:szCs w:val="18"/>
              </w:rPr>
            </w:pPr>
          </w:p>
        </w:tc>
        <w:tc>
          <w:tcPr>
            <w:tcW w:w="0" w:type="auto"/>
            <w:vAlign w:val="center"/>
          </w:tcPr>
          <w:p w14:paraId="0B5E0939"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85</w:t>
            </w:r>
          </w:p>
        </w:tc>
        <w:tc>
          <w:tcPr>
            <w:tcW w:w="0" w:type="auto"/>
            <w:vAlign w:val="center"/>
          </w:tcPr>
          <w:p w14:paraId="0B5E093A" w14:textId="77777777" w:rsidR="006A439B" w:rsidRPr="00782762" w:rsidRDefault="006A439B" w:rsidP="000F7B25">
            <w:pPr>
              <w:jc w:val="center"/>
              <w:rPr>
                <w:rFonts w:ascii="Calibri" w:hAnsi="Calibri"/>
                <w:sz w:val="18"/>
                <w:szCs w:val="18"/>
              </w:rPr>
            </w:pPr>
            <w:r w:rsidRPr="00782762">
              <w:rPr>
                <w:rFonts w:ascii="Calibri" w:hAnsi="Calibri"/>
                <w:sz w:val="18"/>
                <w:szCs w:val="18"/>
              </w:rPr>
              <w:t>1.046</w:t>
            </w:r>
          </w:p>
        </w:tc>
        <w:tc>
          <w:tcPr>
            <w:tcW w:w="0" w:type="auto"/>
            <w:vAlign w:val="center"/>
          </w:tcPr>
          <w:p w14:paraId="0B5E093B" w14:textId="77777777" w:rsidR="006A439B" w:rsidRPr="00782762" w:rsidRDefault="006A439B" w:rsidP="000F7B25">
            <w:pPr>
              <w:jc w:val="center"/>
              <w:rPr>
                <w:rFonts w:ascii="Calibri" w:hAnsi="Calibri"/>
                <w:sz w:val="18"/>
                <w:szCs w:val="18"/>
              </w:rPr>
            </w:pPr>
            <w:r w:rsidRPr="00782762">
              <w:rPr>
                <w:rFonts w:ascii="Calibri" w:hAnsi="Calibri"/>
                <w:sz w:val="18"/>
                <w:szCs w:val="18"/>
              </w:rPr>
              <w:t>1.041</w:t>
            </w:r>
          </w:p>
        </w:tc>
        <w:tc>
          <w:tcPr>
            <w:tcW w:w="0" w:type="auto"/>
            <w:vAlign w:val="center"/>
          </w:tcPr>
          <w:p w14:paraId="0B5E093C" w14:textId="77777777" w:rsidR="006A439B" w:rsidRPr="00782762" w:rsidRDefault="006A439B" w:rsidP="000F7B25">
            <w:pPr>
              <w:jc w:val="center"/>
              <w:rPr>
                <w:rFonts w:ascii="Calibri" w:hAnsi="Calibri"/>
                <w:sz w:val="18"/>
                <w:szCs w:val="18"/>
              </w:rPr>
            </w:pPr>
            <w:r w:rsidRPr="00782762">
              <w:rPr>
                <w:rFonts w:ascii="Calibri" w:hAnsi="Calibri"/>
                <w:sz w:val="18"/>
                <w:szCs w:val="18"/>
              </w:rPr>
              <w:t>1.036</w:t>
            </w:r>
          </w:p>
        </w:tc>
        <w:tc>
          <w:tcPr>
            <w:tcW w:w="0" w:type="auto"/>
            <w:vAlign w:val="center"/>
          </w:tcPr>
          <w:p w14:paraId="0B5E093D" w14:textId="77777777" w:rsidR="006A439B" w:rsidRPr="00782762" w:rsidRDefault="006A439B" w:rsidP="000F7B25">
            <w:pPr>
              <w:jc w:val="center"/>
              <w:rPr>
                <w:rFonts w:ascii="Calibri" w:hAnsi="Calibri"/>
                <w:sz w:val="18"/>
                <w:szCs w:val="18"/>
              </w:rPr>
            </w:pPr>
            <w:r w:rsidRPr="00782762">
              <w:rPr>
                <w:rFonts w:ascii="Calibri" w:hAnsi="Calibri"/>
                <w:sz w:val="18"/>
                <w:szCs w:val="18"/>
              </w:rPr>
              <w:t>1.031</w:t>
            </w:r>
          </w:p>
        </w:tc>
        <w:tc>
          <w:tcPr>
            <w:tcW w:w="0" w:type="auto"/>
            <w:vAlign w:val="center"/>
          </w:tcPr>
          <w:p w14:paraId="0B5E093E" w14:textId="77777777" w:rsidR="006A439B" w:rsidRPr="00782762" w:rsidRDefault="006A439B" w:rsidP="000F7B25">
            <w:pPr>
              <w:jc w:val="center"/>
              <w:rPr>
                <w:rFonts w:ascii="Calibri" w:hAnsi="Calibri"/>
                <w:sz w:val="18"/>
                <w:szCs w:val="18"/>
              </w:rPr>
            </w:pPr>
            <w:r w:rsidRPr="00782762">
              <w:rPr>
                <w:rFonts w:ascii="Calibri" w:hAnsi="Calibri"/>
                <w:sz w:val="18"/>
                <w:szCs w:val="18"/>
              </w:rPr>
              <w:t>1.026</w:t>
            </w:r>
          </w:p>
        </w:tc>
        <w:tc>
          <w:tcPr>
            <w:tcW w:w="0" w:type="auto"/>
            <w:vAlign w:val="center"/>
          </w:tcPr>
          <w:p w14:paraId="0B5E093F" w14:textId="77777777" w:rsidR="006A439B" w:rsidRPr="00782762" w:rsidRDefault="006A439B" w:rsidP="000F7B25">
            <w:pPr>
              <w:jc w:val="center"/>
              <w:rPr>
                <w:rFonts w:ascii="Calibri" w:hAnsi="Calibri"/>
                <w:sz w:val="18"/>
                <w:szCs w:val="18"/>
              </w:rPr>
            </w:pPr>
            <w:r w:rsidRPr="00782762">
              <w:rPr>
                <w:rFonts w:ascii="Calibri" w:hAnsi="Calibri"/>
                <w:sz w:val="18"/>
                <w:szCs w:val="18"/>
              </w:rPr>
              <w:t>1.022</w:t>
            </w:r>
          </w:p>
        </w:tc>
        <w:tc>
          <w:tcPr>
            <w:tcW w:w="0" w:type="auto"/>
            <w:vAlign w:val="center"/>
          </w:tcPr>
          <w:p w14:paraId="0B5E0940" w14:textId="77777777" w:rsidR="006A439B" w:rsidRPr="00782762" w:rsidRDefault="006A439B" w:rsidP="000F7B25">
            <w:pPr>
              <w:jc w:val="center"/>
              <w:rPr>
                <w:rFonts w:ascii="Calibri" w:hAnsi="Calibri"/>
                <w:sz w:val="18"/>
                <w:szCs w:val="18"/>
              </w:rPr>
            </w:pPr>
            <w:r w:rsidRPr="00782762">
              <w:rPr>
                <w:rFonts w:ascii="Calibri" w:hAnsi="Calibri"/>
                <w:sz w:val="18"/>
                <w:szCs w:val="18"/>
              </w:rPr>
              <w:t>1.017</w:t>
            </w:r>
          </w:p>
        </w:tc>
        <w:tc>
          <w:tcPr>
            <w:tcW w:w="0" w:type="auto"/>
            <w:vAlign w:val="center"/>
          </w:tcPr>
          <w:p w14:paraId="0B5E0941" w14:textId="77777777" w:rsidR="006A439B" w:rsidRPr="00782762" w:rsidRDefault="006A439B" w:rsidP="000F7B25">
            <w:pPr>
              <w:jc w:val="center"/>
              <w:rPr>
                <w:rFonts w:ascii="Calibri" w:hAnsi="Calibri"/>
                <w:sz w:val="18"/>
                <w:szCs w:val="18"/>
              </w:rPr>
            </w:pPr>
            <w:r w:rsidRPr="00782762">
              <w:rPr>
                <w:rFonts w:ascii="Calibri" w:hAnsi="Calibri"/>
                <w:sz w:val="18"/>
                <w:szCs w:val="18"/>
              </w:rPr>
              <w:t>1.012</w:t>
            </w:r>
          </w:p>
        </w:tc>
        <w:tc>
          <w:tcPr>
            <w:tcW w:w="0" w:type="auto"/>
            <w:vAlign w:val="center"/>
          </w:tcPr>
          <w:p w14:paraId="0B5E0942" w14:textId="77777777" w:rsidR="006A439B" w:rsidRPr="00782762" w:rsidRDefault="006A439B" w:rsidP="000F7B25">
            <w:pPr>
              <w:jc w:val="center"/>
              <w:rPr>
                <w:rFonts w:ascii="Calibri" w:hAnsi="Calibri"/>
                <w:sz w:val="18"/>
                <w:szCs w:val="18"/>
              </w:rPr>
            </w:pPr>
            <w:r w:rsidRPr="00782762">
              <w:rPr>
                <w:rFonts w:ascii="Calibri" w:hAnsi="Calibri"/>
                <w:sz w:val="18"/>
                <w:szCs w:val="18"/>
              </w:rPr>
              <w:t>1.008</w:t>
            </w:r>
          </w:p>
        </w:tc>
      </w:tr>
      <w:tr w:rsidR="006A439B" w:rsidRPr="00782762" w14:paraId="0B5E094F" w14:textId="77777777" w:rsidTr="000F7B25">
        <w:trPr>
          <w:cantSplit/>
          <w:trHeight w:hRule="exact" w:val="187"/>
          <w:jc w:val="center"/>
        </w:trPr>
        <w:tc>
          <w:tcPr>
            <w:tcW w:w="0" w:type="auto"/>
            <w:vMerge/>
            <w:vAlign w:val="center"/>
          </w:tcPr>
          <w:p w14:paraId="0B5E0944" w14:textId="77777777" w:rsidR="006A439B" w:rsidRPr="00782762" w:rsidRDefault="006A439B" w:rsidP="000F7B25">
            <w:pPr>
              <w:jc w:val="center"/>
              <w:rPr>
                <w:rFonts w:ascii="Calibri" w:hAnsi="Calibri"/>
                <w:sz w:val="18"/>
                <w:szCs w:val="18"/>
              </w:rPr>
            </w:pPr>
          </w:p>
        </w:tc>
        <w:tc>
          <w:tcPr>
            <w:tcW w:w="0" w:type="auto"/>
            <w:vAlign w:val="center"/>
          </w:tcPr>
          <w:p w14:paraId="0B5E0945"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90</w:t>
            </w:r>
          </w:p>
        </w:tc>
        <w:tc>
          <w:tcPr>
            <w:tcW w:w="0" w:type="auto"/>
            <w:vAlign w:val="center"/>
          </w:tcPr>
          <w:p w14:paraId="0B5E0946" w14:textId="77777777" w:rsidR="006A439B" w:rsidRPr="00782762" w:rsidRDefault="006A439B" w:rsidP="000F7B25">
            <w:pPr>
              <w:jc w:val="center"/>
              <w:rPr>
                <w:rFonts w:ascii="Calibri" w:hAnsi="Calibri"/>
                <w:sz w:val="18"/>
                <w:szCs w:val="18"/>
              </w:rPr>
            </w:pPr>
            <w:r w:rsidRPr="00782762">
              <w:rPr>
                <w:rFonts w:ascii="Calibri" w:hAnsi="Calibri"/>
                <w:sz w:val="18"/>
                <w:szCs w:val="18"/>
              </w:rPr>
              <w:t>1.055</w:t>
            </w:r>
          </w:p>
        </w:tc>
        <w:tc>
          <w:tcPr>
            <w:tcW w:w="0" w:type="auto"/>
            <w:vAlign w:val="center"/>
          </w:tcPr>
          <w:p w14:paraId="0B5E0947" w14:textId="77777777" w:rsidR="006A439B" w:rsidRPr="00782762" w:rsidRDefault="006A439B" w:rsidP="000F7B25">
            <w:pPr>
              <w:jc w:val="center"/>
              <w:rPr>
                <w:rFonts w:ascii="Calibri" w:hAnsi="Calibri"/>
                <w:sz w:val="18"/>
                <w:szCs w:val="18"/>
              </w:rPr>
            </w:pPr>
            <w:r w:rsidRPr="00782762">
              <w:rPr>
                <w:rFonts w:ascii="Calibri" w:hAnsi="Calibri"/>
                <w:sz w:val="18"/>
                <w:szCs w:val="18"/>
              </w:rPr>
              <w:t>1.050</w:t>
            </w:r>
          </w:p>
        </w:tc>
        <w:tc>
          <w:tcPr>
            <w:tcW w:w="0" w:type="auto"/>
            <w:vAlign w:val="center"/>
          </w:tcPr>
          <w:p w14:paraId="0B5E0948" w14:textId="77777777" w:rsidR="006A439B" w:rsidRPr="00782762" w:rsidRDefault="006A439B" w:rsidP="000F7B25">
            <w:pPr>
              <w:jc w:val="center"/>
              <w:rPr>
                <w:rFonts w:ascii="Calibri" w:hAnsi="Calibri"/>
                <w:sz w:val="18"/>
                <w:szCs w:val="18"/>
              </w:rPr>
            </w:pPr>
            <w:r w:rsidRPr="00782762">
              <w:rPr>
                <w:rFonts w:ascii="Calibri" w:hAnsi="Calibri"/>
                <w:sz w:val="18"/>
                <w:szCs w:val="18"/>
              </w:rPr>
              <w:t>1.045</w:t>
            </w:r>
          </w:p>
        </w:tc>
        <w:tc>
          <w:tcPr>
            <w:tcW w:w="0" w:type="auto"/>
            <w:vAlign w:val="center"/>
          </w:tcPr>
          <w:p w14:paraId="0B5E0949" w14:textId="77777777" w:rsidR="006A439B" w:rsidRPr="00782762" w:rsidRDefault="006A439B" w:rsidP="000F7B25">
            <w:pPr>
              <w:jc w:val="center"/>
              <w:rPr>
                <w:rFonts w:ascii="Calibri" w:hAnsi="Calibri"/>
                <w:sz w:val="18"/>
                <w:szCs w:val="18"/>
              </w:rPr>
            </w:pPr>
            <w:r w:rsidRPr="00782762">
              <w:rPr>
                <w:rFonts w:ascii="Calibri" w:hAnsi="Calibri"/>
                <w:sz w:val="18"/>
                <w:szCs w:val="18"/>
              </w:rPr>
              <w:t>1.040</w:t>
            </w:r>
          </w:p>
        </w:tc>
        <w:tc>
          <w:tcPr>
            <w:tcW w:w="0" w:type="auto"/>
            <w:vAlign w:val="center"/>
          </w:tcPr>
          <w:p w14:paraId="0B5E094A" w14:textId="77777777" w:rsidR="006A439B" w:rsidRPr="00782762" w:rsidRDefault="006A439B" w:rsidP="000F7B25">
            <w:pPr>
              <w:jc w:val="center"/>
              <w:rPr>
                <w:rFonts w:ascii="Calibri" w:hAnsi="Calibri"/>
                <w:sz w:val="18"/>
                <w:szCs w:val="18"/>
              </w:rPr>
            </w:pPr>
            <w:r w:rsidRPr="00782762">
              <w:rPr>
                <w:rFonts w:ascii="Calibri" w:hAnsi="Calibri"/>
                <w:sz w:val="18"/>
                <w:szCs w:val="18"/>
              </w:rPr>
              <w:t>1.035</w:t>
            </w:r>
          </w:p>
        </w:tc>
        <w:tc>
          <w:tcPr>
            <w:tcW w:w="0" w:type="auto"/>
            <w:vAlign w:val="center"/>
          </w:tcPr>
          <w:p w14:paraId="0B5E094B" w14:textId="77777777" w:rsidR="006A439B" w:rsidRPr="00782762" w:rsidRDefault="006A439B" w:rsidP="000F7B25">
            <w:pPr>
              <w:jc w:val="center"/>
              <w:rPr>
                <w:rFonts w:ascii="Calibri" w:hAnsi="Calibri"/>
                <w:sz w:val="18"/>
                <w:szCs w:val="18"/>
              </w:rPr>
            </w:pPr>
            <w:r w:rsidRPr="00782762">
              <w:rPr>
                <w:rFonts w:ascii="Calibri" w:hAnsi="Calibri"/>
                <w:sz w:val="18"/>
                <w:szCs w:val="18"/>
              </w:rPr>
              <w:t>1.030</w:t>
            </w:r>
          </w:p>
        </w:tc>
        <w:tc>
          <w:tcPr>
            <w:tcW w:w="0" w:type="auto"/>
            <w:vAlign w:val="center"/>
          </w:tcPr>
          <w:p w14:paraId="0B5E094C" w14:textId="77777777" w:rsidR="006A439B" w:rsidRPr="00782762" w:rsidRDefault="006A439B" w:rsidP="000F7B25">
            <w:pPr>
              <w:jc w:val="center"/>
              <w:rPr>
                <w:rFonts w:ascii="Calibri" w:hAnsi="Calibri"/>
                <w:sz w:val="18"/>
                <w:szCs w:val="18"/>
              </w:rPr>
            </w:pPr>
            <w:r w:rsidRPr="00782762">
              <w:rPr>
                <w:rFonts w:ascii="Calibri" w:hAnsi="Calibri"/>
                <w:sz w:val="18"/>
                <w:szCs w:val="18"/>
              </w:rPr>
              <w:t>1.025</w:t>
            </w:r>
          </w:p>
        </w:tc>
        <w:tc>
          <w:tcPr>
            <w:tcW w:w="0" w:type="auto"/>
            <w:vAlign w:val="center"/>
          </w:tcPr>
          <w:p w14:paraId="0B5E094D" w14:textId="77777777" w:rsidR="006A439B" w:rsidRPr="00782762" w:rsidRDefault="006A439B" w:rsidP="000F7B25">
            <w:pPr>
              <w:jc w:val="center"/>
              <w:rPr>
                <w:rFonts w:ascii="Calibri" w:hAnsi="Calibri"/>
                <w:sz w:val="18"/>
                <w:szCs w:val="18"/>
              </w:rPr>
            </w:pPr>
            <w:r w:rsidRPr="00782762">
              <w:rPr>
                <w:rFonts w:ascii="Calibri" w:hAnsi="Calibri"/>
                <w:sz w:val="18"/>
                <w:szCs w:val="18"/>
              </w:rPr>
              <w:t>1.020</w:t>
            </w:r>
          </w:p>
        </w:tc>
        <w:tc>
          <w:tcPr>
            <w:tcW w:w="0" w:type="auto"/>
            <w:vAlign w:val="center"/>
          </w:tcPr>
          <w:p w14:paraId="0B5E094E" w14:textId="77777777" w:rsidR="006A439B" w:rsidRPr="00782762" w:rsidRDefault="006A439B" w:rsidP="000F7B25">
            <w:pPr>
              <w:jc w:val="center"/>
              <w:rPr>
                <w:rFonts w:ascii="Calibri" w:hAnsi="Calibri"/>
                <w:sz w:val="18"/>
                <w:szCs w:val="18"/>
              </w:rPr>
            </w:pPr>
            <w:r w:rsidRPr="00782762">
              <w:rPr>
                <w:rFonts w:ascii="Calibri" w:hAnsi="Calibri"/>
                <w:sz w:val="18"/>
                <w:szCs w:val="18"/>
              </w:rPr>
              <w:t>1.016</w:t>
            </w:r>
          </w:p>
        </w:tc>
      </w:tr>
      <w:tr w:rsidR="006A439B" w:rsidRPr="00782762" w14:paraId="0B5E095B" w14:textId="77777777" w:rsidTr="000F7B25">
        <w:trPr>
          <w:cantSplit/>
          <w:trHeight w:hRule="exact" w:val="187"/>
          <w:jc w:val="center"/>
        </w:trPr>
        <w:tc>
          <w:tcPr>
            <w:tcW w:w="0" w:type="auto"/>
            <w:vMerge/>
            <w:vAlign w:val="center"/>
          </w:tcPr>
          <w:p w14:paraId="0B5E0950" w14:textId="77777777" w:rsidR="006A439B" w:rsidRPr="00782762" w:rsidRDefault="006A439B" w:rsidP="000F7B25">
            <w:pPr>
              <w:jc w:val="center"/>
              <w:rPr>
                <w:rFonts w:ascii="Calibri" w:hAnsi="Calibri"/>
                <w:sz w:val="18"/>
                <w:szCs w:val="18"/>
              </w:rPr>
            </w:pPr>
          </w:p>
        </w:tc>
        <w:tc>
          <w:tcPr>
            <w:tcW w:w="0" w:type="auto"/>
            <w:vAlign w:val="center"/>
          </w:tcPr>
          <w:p w14:paraId="0B5E0951"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95</w:t>
            </w:r>
          </w:p>
        </w:tc>
        <w:tc>
          <w:tcPr>
            <w:tcW w:w="0" w:type="auto"/>
            <w:vAlign w:val="center"/>
          </w:tcPr>
          <w:p w14:paraId="0B5E0952" w14:textId="77777777" w:rsidR="006A439B" w:rsidRPr="00782762" w:rsidRDefault="006A439B" w:rsidP="000F7B25">
            <w:pPr>
              <w:jc w:val="center"/>
              <w:rPr>
                <w:rFonts w:ascii="Calibri" w:hAnsi="Calibri"/>
                <w:sz w:val="18"/>
                <w:szCs w:val="18"/>
              </w:rPr>
            </w:pPr>
            <w:r w:rsidRPr="00782762">
              <w:rPr>
                <w:rFonts w:ascii="Calibri" w:hAnsi="Calibri"/>
                <w:sz w:val="18"/>
                <w:szCs w:val="18"/>
              </w:rPr>
              <w:t>1.063</w:t>
            </w:r>
          </w:p>
        </w:tc>
        <w:tc>
          <w:tcPr>
            <w:tcW w:w="0" w:type="auto"/>
            <w:vAlign w:val="center"/>
          </w:tcPr>
          <w:p w14:paraId="0B5E0953" w14:textId="77777777" w:rsidR="006A439B" w:rsidRPr="00782762" w:rsidRDefault="006A439B" w:rsidP="000F7B25">
            <w:pPr>
              <w:jc w:val="center"/>
              <w:rPr>
                <w:rFonts w:ascii="Calibri" w:hAnsi="Calibri"/>
                <w:sz w:val="18"/>
                <w:szCs w:val="18"/>
              </w:rPr>
            </w:pPr>
            <w:r w:rsidRPr="00782762">
              <w:rPr>
                <w:rFonts w:ascii="Calibri" w:hAnsi="Calibri"/>
                <w:sz w:val="18"/>
                <w:szCs w:val="18"/>
              </w:rPr>
              <w:t>1.058</w:t>
            </w:r>
          </w:p>
        </w:tc>
        <w:tc>
          <w:tcPr>
            <w:tcW w:w="0" w:type="auto"/>
            <w:vAlign w:val="center"/>
          </w:tcPr>
          <w:p w14:paraId="0B5E0954" w14:textId="77777777" w:rsidR="006A439B" w:rsidRPr="00782762" w:rsidRDefault="006A439B" w:rsidP="000F7B25">
            <w:pPr>
              <w:jc w:val="center"/>
              <w:rPr>
                <w:rFonts w:ascii="Calibri" w:hAnsi="Calibri"/>
                <w:sz w:val="18"/>
                <w:szCs w:val="18"/>
              </w:rPr>
            </w:pPr>
            <w:r w:rsidRPr="00782762">
              <w:rPr>
                <w:rFonts w:ascii="Calibri" w:hAnsi="Calibri"/>
                <w:sz w:val="18"/>
                <w:szCs w:val="18"/>
              </w:rPr>
              <w:t>1.053</w:t>
            </w:r>
          </w:p>
        </w:tc>
        <w:tc>
          <w:tcPr>
            <w:tcW w:w="0" w:type="auto"/>
            <w:vAlign w:val="center"/>
          </w:tcPr>
          <w:p w14:paraId="0B5E0955" w14:textId="77777777" w:rsidR="006A439B" w:rsidRPr="00782762" w:rsidRDefault="006A439B" w:rsidP="000F7B25">
            <w:pPr>
              <w:jc w:val="center"/>
              <w:rPr>
                <w:rFonts w:ascii="Calibri" w:hAnsi="Calibri"/>
                <w:sz w:val="18"/>
                <w:szCs w:val="18"/>
              </w:rPr>
            </w:pPr>
            <w:r w:rsidRPr="00782762">
              <w:rPr>
                <w:rFonts w:ascii="Calibri" w:hAnsi="Calibri"/>
                <w:sz w:val="18"/>
                <w:szCs w:val="18"/>
              </w:rPr>
              <w:t>1.048</w:t>
            </w:r>
          </w:p>
        </w:tc>
        <w:tc>
          <w:tcPr>
            <w:tcW w:w="0" w:type="auto"/>
            <w:vAlign w:val="center"/>
          </w:tcPr>
          <w:p w14:paraId="0B5E0956" w14:textId="77777777" w:rsidR="006A439B" w:rsidRPr="00782762" w:rsidRDefault="006A439B" w:rsidP="000F7B25">
            <w:pPr>
              <w:jc w:val="center"/>
              <w:rPr>
                <w:rFonts w:ascii="Calibri" w:hAnsi="Calibri"/>
                <w:sz w:val="18"/>
                <w:szCs w:val="18"/>
              </w:rPr>
            </w:pPr>
            <w:r w:rsidRPr="00782762">
              <w:rPr>
                <w:rFonts w:ascii="Calibri" w:hAnsi="Calibri"/>
                <w:sz w:val="18"/>
                <w:szCs w:val="18"/>
              </w:rPr>
              <w:t>1.043</w:t>
            </w:r>
          </w:p>
        </w:tc>
        <w:tc>
          <w:tcPr>
            <w:tcW w:w="0" w:type="auto"/>
            <w:vAlign w:val="center"/>
          </w:tcPr>
          <w:p w14:paraId="0B5E0957" w14:textId="77777777" w:rsidR="006A439B" w:rsidRPr="00782762" w:rsidRDefault="006A439B" w:rsidP="000F7B25">
            <w:pPr>
              <w:jc w:val="center"/>
              <w:rPr>
                <w:rFonts w:ascii="Calibri" w:hAnsi="Calibri"/>
                <w:sz w:val="18"/>
                <w:szCs w:val="18"/>
              </w:rPr>
            </w:pPr>
            <w:r w:rsidRPr="00782762">
              <w:rPr>
                <w:rFonts w:ascii="Calibri" w:hAnsi="Calibri"/>
                <w:sz w:val="18"/>
                <w:szCs w:val="18"/>
              </w:rPr>
              <w:t>1.038</w:t>
            </w:r>
          </w:p>
        </w:tc>
        <w:tc>
          <w:tcPr>
            <w:tcW w:w="0" w:type="auto"/>
            <w:vAlign w:val="center"/>
          </w:tcPr>
          <w:p w14:paraId="0B5E0958" w14:textId="77777777" w:rsidR="006A439B" w:rsidRPr="00782762" w:rsidRDefault="006A439B" w:rsidP="000F7B25">
            <w:pPr>
              <w:jc w:val="center"/>
              <w:rPr>
                <w:rFonts w:ascii="Calibri" w:hAnsi="Calibri"/>
                <w:sz w:val="18"/>
                <w:szCs w:val="18"/>
              </w:rPr>
            </w:pPr>
            <w:r w:rsidRPr="00782762">
              <w:rPr>
                <w:rFonts w:ascii="Calibri" w:hAnsi="Calibri"/>
                <w:sz w:val="18"/>
                <w:szCs w:val="18"/>
              </w:rPr>
              <w:t>1.033</w:t>
            </w:r>
          </w:p>
        </w:tc>
        <w:tc>
          <w:tcPr>
            <w:tcW w:w="0" w:type="auto"/>
            <w:vAlign w:val="center"/>
          </w:tcPr>
          <w:p w14:paraId="0B5E0959" w14:textId="77777777" w:rsidR="006A439B" w:rsidRPr="00782762" w:rsidRDefault="006A439B" w:rsidP="000F7B25">
            <w:pPr>
              <w:jc w:val="center"/>
              <w:rPr>
                <w:rFonts w:ascii="Calibri" w:hAnsi="Calibri"/>
                <w:sz w:val="18"/>
                <w:szCs w:val="18"/>
              </w:rPr>
            </w:pPr>
            <w:r w:rsidRPr="00782762">
              <w:rPr>
                <w:rFonts w:ascii="Calibri" w:hAnsi="Calibri"/>
                <w:sz w:val="18"/>
                <w:szCs w:val="18"/>
              </w:rPr>
              <w:t>1.028</w:t>
            </w:r>
          </w:p>
        </w:tc>
        <w:tc>
          <w:tcPr>
            <w:tcW w:w="0" w:type="auto"/>
            <w:vAlign w:val="center"/>
          </w:tcPr>
          <w:p w14:paraId="0B5E095A" w14:textId="77777777" w:rsidR="006A439B" w:rsidRPr="00782762" w:rsidRDefault="006A439B" w:rsidP="000F7B25">
            <w:pPr>
              <w:jc w:val="center"/>
              <w:rPr>
                <w:rFonts w:ascii="Calibri" w:hAnsi="Calibri"/>
                <w:sz w:val="18"/>
                <w:szCs w:val="18"/>
              </w:rPr>
            </w:pPr>
            <w:r w:rsidRPr="00782762">
              <w:rPr>
                <w:rFonts w:ascii="Calibri" w:hAnsi="Calibri"/>
                <w:sz w:val="18"/>
                <w:szCs w:val="18"/>
              </w:rPr>
              <w:t>1.024</w:t>
            </w:r>
          </w:p>
        </w:tc>
      </w:tr>
      <w:tr w:rsidR="006A439B" w:rsidRPr="00782762" w14:paraId="0B5E0967" w14:textId="77777777" w:rsidTr="000F7B25">
        <w:trPr>
          <w:cantSplit/>
          <w:trHeight w:hRule="exact" w:val="187"/>
          <w:jc w:val="center"/>
        </w:trPr>
        <w:tc>
          <w:tcPr>
            <w:tcW w:w="0" w:type="auto"/>
            <w:vMerge/>
            <w:vAlign w:val="center"/>
          </w:tcPr>
          <w:p w14:paraId="0B5E095C" w14:textId="77777777" w:rsidR="006A439B" w:rsidRPr="00782762" w:rsidRDefault="006A439B" w:rsidP="000F7B25">
            <w:pPr>
              <w:jc w:val="center"/>
              <w:rPr>
                <w:rFonts w:ascii="Calibri" w:hAnsi="Calibri"/>
                <w:sz w:val="18"/>
                <w:szCs w:val="18"/>
              </w:rPr>
            </w:pPr>
          </w:p>
        </w:tc>
        <w:tc>
          <w:tcPr>
            <w:tcW w:w="0" w:type="auto"/>
            <w:vAlign w:val="center"/>
          </w:tcPr>
          <w:p w14:paraId="0B5E095D"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100</w:t>
            </w:r>
          </w:p>
        </w:tc>
        <w:tc>
          <w:tcPr>
            <w:tcW w:w="0" w:type="auto"/>
            <w:vAlign w:val="center"/>
          </w:tcPr>
          <w:p w14:paraId="0B5E095E" w14:textId="77777777" w:rsidR="006A439B" w:rsidRPr="00782762" w:rsidRDefault="006A439B" w:rsidP="000F7B25">
            <w:pPr>
              <w:jc w:val="center"/>
              <w:rPr>
                <w:rFonts w:ascii="Calibri" w:hAnsi="Calibri"/>
                <w:sz w:val="18"/>
                <w:szCs w:val="18"/>
              </w:rPr>
            </w:pPr>
            <w:r w:rsidRPr="00782762">
              <w:rPr>
                <w:rFonts w:ascii="Calibri" w:hAnsi="Calibri"/>
                <w:sz w:val="18"/>
                <w:szCs w:val="18"/>
              </w:rPr>
              <w:t>1.072</w:t>
            </w:r>
          </w:p>
        </w:tc>
        <w:tc>
          <w:tcPr>
            <w:tcW w:w="0" w:type="auto"/>
            <w:vAlign w:val="center"/>
          </w:tcPr>
          <w:p w14:paraId="0B5E095F" w14:textId="77777777" w:rsidR="006A439B" w:rsidRPr="00782762" w:rsidRDefault="006A439B" w:rsidP="000F7B25">
            <w:pPr>
              <w:jc w:val="center"/>
              <w:rPr>
                <w:rFonts w:ascii="Calibri" w:hAnsi="Calibri"/>
                <w:sz w:val="18"/>
                <w:szCs w:val="18"/>
              </w:rPr>
            </w:pPr>
            <w:r w:rsidRPr="00782762">
              <w:rPr>
                <w:rFonts w:ascii="Calibri" w:hAnsi="Calibri"/>
                <w:sz w:val="18"/>
                <w:szCs w:val="18"/>
              </w:rPr>
              <w:t>1.066</w:t>
            </w:r>
          </w:p>
        </w:tc>
        <w:tc>
          <w:tcPr>
            <w:tcW w:w="0" w:type="auto"/>
            <w:vAlign w:val="center"/>
          </w:tcPr>
          <w:p w14:paraId="0B5E0960" w14:textId="77777777" w:rsidR="006A439B" w:rsidRPr="00782762" w:rsidRDefault="006A439B" w:rsidP="000F7B25">
            <w:pPr>
              <w:jc w:val="center"/>
              <w:rPr>
                <w:rFonts w:ascii="Calibri" w:hAnsi="Calibri"/>
                <w:sz w:val="18"/>
                <w:szCs w:val="18"/>
              </w:rPr>
            </w:pPr>
            <w:r w:rsidRPr="00782762">
              <w:rPr>
                <w:rFonts w:ascii="Calibri" w:hAnsi="Calibri"/>
                <w:sz w:val="18"/>
                <w:szCs w:val="18"/>
              </w:rPr>
              <w:t>1.061</w:t>
            </w:r>
          </w:p>
        </w:tc>
        <w:tc>
          <w:tcPr>
            <w:tcW w:w="0" w:type="auto"/>
            <w:vAlign w:val="center"/>
          </w:tcPr>
          <w:p w14:paraId="0B5E0961" w14:textId="77777777" w:rsidR="006A439B" w:rsidRPr="00782762" w:rsidRDefault="006A439B" w:rsidP="000F7B25">
            <w:pPr>
              <w:jc w:val="center"/>
              <w:rPr>
                <w:rFonts w:ascii="Calibri" w:hAnsi="Calibri"/>
                <w:sz w:val="18"/>
                <w:szCs w:val="18"/>
              </w:rPr>
            </w:pPr>
            <w:r w:rsidRPr="00782762">
              <w:rPr>
                <w:rFonts w:ascii="Calibri" w:hAnsi="Calibri"/>
                <w:sz w:val="18"/>
                <w:szCs w:val="18"/>
              </w:rPr>
              <w:t>1.056</w:t>
            </w:r>
          </w:p>
        </w:tc>
        <w:tc>
          <w:tcPr>
            <w:tcW w:w="0" w:type="auto"/>
            <w:vAlign w:val="center"/>
          </w:tcPr>
          <w:p w14:paraId="0B5E0962" w14:textId="77777777" w:rsidR="006A439B" w:rsidRPr="00782762" w:rsidRDefault="006A439B" w:rsidP="000F7B25">
            <w:pPr>
              <w:jc w:val="center"/>
              <w:rPr>
                <w:rFonts w:ascii="Calibri" w:hAnsi="Calibri"/>
                <w:sz w:val="18"/>
                <w:szCs w:val="18"/>
              </w:rPr>
            </w:pPr>
            <w:r w:rsidRPr="00782762">
              <w:rPr>
                <w:rFonts w:ascii="Calibri" w:hAnsi="Calibri"/>
                <w:sz w:val="18"/>
                <w:szCs w:val="18"/>
              </w:rPr>
              <w:t>1.051</w:t>
            </w:r>
          </w:p>
        </w:tc>
        <w:tc>
          <w:tcPr>
            <w:tcW w:w="0" w:type="auto"/>
            <w:vAlign w:val="center"/>
          </w:tcPr>
          <w:p w14:paraId="0B5E0963" w14:textId="77777777" w:rsidR="006A439B" w:rsidRPr="00782762" w:rsidRDefault="006A439B" w:rsidP="000F7B25">
            <w:pPr>
              <w:jc w:val="center"/>
              <w:rPr>
                <w:rFonts w:ascii="Calibri" w:hAnsi="Calibri"/>
                <w:sz w:val="18"/>
                <w:szCs w:val="18"/>
              </w:rPr>
            </w:pPr>
            <w:r w:rsidRPr="00782762">
              <w:rPr>
                <w:rFonts w:ascii="Calibri" w:hAnsi="Calibri"/>
                <w:sz w:val="18"/>
                <w:szCs w:val="18"/>
              </w:rPr>
              <w:t>1.046</w:t>
            </w:r>
          </w:p>
        </w:tc>
        <w:tc>
          <w:tcPr>
            <w:tcW w:w="0" w:type="auto"/>
            <w:vAlign w:val="center"/>
          </w:tcPr>
          <w:p w14:paraId="0B5E0964" w14:textId="77777777" w:rsidR="006A439B" w:rsidRPr="00782762" w:rsidRDefault="006A439B" w:rsidP="000F7B25">
            <w:pPr>
              <w:jc w:val="center"/>
              <w:rPr>
                <w:rFonts w:ascii="Calibri" w:hAnsi="Calibri"/>
                <w:sz w:val="18"/>
                <w:szCs w:val="18"/>
              </w:rPr>
            </w:pPr>
            <w:r w:rsidRPr="00782762">
              <w:rPr>
                <w:rFonts w:ascii="Calibri" w:hAnsi="Calibri"/>
                <w:sz w:val="18"/>
                <w:szCs w:val="18"/>
              </w:rPr>
              <w:t>1.041</w:t>
            </w:r>
          </w:p>
        </w:tc>
        <w:tc>
          <w:tcPr>
            <w:tcW w:w="0" w:type="auto"/>
            <w:vAlign w:val="center"/>
          </w:tcPr>
          <w:p w14:paraId="0B5E0965" w14:textId="77777777" w:rsidR="006A439B" w:rsidRPr="00782762" w:rsidRDefault="006A439B" w:rsidP="000F7B25">
            <w:pPr>
              <w:jc w:val="center"/>
              <w:rPr>
                <w:rFonts w:ascii="Calibri" w:hAnsi="Calibri"/>
                <w:sz w:val="18"/>
                <w:szCs w:val="18"/>
              </w:rPr>
            </w:pPr>
            <w:r w:rsidRPr="00782762">
              <w:rPr>
                <w:rFonts w:ascii="Calibri" w:hAnsi="Calibri"/>
                <w:sz w:val="18"/>
                <w:szCs w:val="18"/>
              </w:rPr>
              <w:t>1.037</w:t>
            </w:r>
          </w:p>
        </w:tc>
        <w:tc>
          <w:tcPr>
            <w:tcW w:w="0" w:type="auto"/>
            <w:vAlign w:val="center"/>
          </w:tcPr>
          <w:p w14:paraId="0B5E0966" w14:textId="77777777" w:rsidR="006A439B" w:rsidRPr="00782762" w:rsidRDefault="006A439B" w:rsidP="000F7B25">
            <w:pPr>
              <w:jc w:val="center"/>
              <w:rPr>
                <w:rFonts w:ascii="Calibri" w:hAnsi="Calibri"/>
                <w:sz w:val="18"/>
                <w:szCs w:val="18"/>
              </w:rPr>
            </w:pPr>
            <w:r w:rsidRPr="00782762">
              <w:rPr>
                <w:rFonts w:ascii="Calibri" w:hAnsi="Calibri"/>
                <w:sz w:val="18"/>
                <w:szCs w:val="18"/>
              </w:rPr>
              <w:t>1.032</w:t>
            </w:r>
          </w:p>
        </w:tc>
      </w:tr>
      <w:tr w:rsidR="006A439B" w:rsidRPr="00782762" w14:paraId="0B5E0973" w14:textId="77777777" w:rsidTr="000F7B25">
        <w:trPr>
          <w:cantSplit/>
          <w:trHeight w:hRule="exact" w:val="187"/>
          <w:jc w:val="center"/>
        </w:trPr>
        <w:tc>
          <w:tcPr>
            <w:tcW w:w="0" w:type="auto"/>
            <w:vMerge/>
            <w:vAlign w:val="center"/>
          </w:tcPr>
          <w:p w14:paraId="0B5E0968" w14:textId="77777777" w:rsidR="006A439B" w:rsidRPr="00782762" w:rsidRDefault="006A439B" w:rsidP="000F7B25">
            <w:pPr>
              <w:jc w:val="center"/>
              <w:rPr>
                <w:rFonts w:ascii="Calibri" w:hAnsi="Calibri"/>
                <w:sz w:val="18"/>
                <w:szCs w:val="18"/>
              </w:rPr>
            </w:pPr>
          </w:p>
        </w:tc>
        <w:tc>
          <w:tcPr>
            <w:tcW w:w="0" w:type="auto"/>
            <w:vAlign w:val="center"/>
          </w:tcPr>
          <w:p w14:paraId="0B5E0969"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105</w:t>
            </w:r>
          </w:p>
        </w:tc>
        <w:tc>
          <w:tcPr>
            <w:tcW w:w="0" w:type="auto"/>
            <w:vAlign w:val="center"/>
          </w:tcPr>
          <w:p w14:paraId="0B5E096A" w14:textId="77777777" w:rsidR="006A439B" w:rsidRPr="00782762" w:rsidRDefault="006A439B" w:rsidP="000F7B25">
            <w:pPr>
              <w:jc w:val="center"/>
              <w:rPr>
                <w:rFonts w:ascii="Calibri" w:hAnsi="Calibri"/>
                <w:sz w:val="18"/>
                <w:szCs w:val="18"/>
              </w:rPr>
            </w:pPr>
            <w:r w:rsidRPr="00782762">
              <w:rPr>
                <w:rFonts w:ascii="Calibri" w:hAnsi="Calibri"/>
                <w:sz w:val="18"/>
                <w:szCs w:val="18"/>
              </w:rPr>
              <w:t>1.080</w:t>
            </w:r>
          </w:p>
        </w:tc>
        <w:tc>
          <w:tcPr>
            <w:tcW w:w="0" w:type="auto"/>
            <w:vAlign w:val="center"/>
          </w:tcPr>
          <w:p w14:paraId="0B5E096B" w14:textId="77777777" w:rsidR="006A439B" w:rsidRPr="00782762" w:rsidRDefault="006A439B" w:rsidP="000F7B25">
            <w:pPr>
              <w:jc w:val="center"/>
              <w:rPr>
                <w:rFonts w:ascii="Calibri" w:hAnsi="Calibri"/>
                <w:sz w:val="18"/>
                <w:szCs w:val="18"/>
              </w:rPr>
            </w:pPr>
            <w:r w:rsidRPr="00782762">
              <w:rPr>
                <w:rFonts w:ascii="Calibri" w:hAnsi="Calibri"/>
                <w:sz w:val="18"/>
                <w:szCs w:val="18"/>
              </w:rPr>
              <w:t>1.075</w:t>
            </w:r>
          </w:p>
        </w:tc>
        <w:tc>
          <w:tcPr>
            <w:tcW w:w="0" w:type="auto"/>
            <w:vAlign w:val="center"/>
          </w:tcPr>
          <w:p w14:paraId="0B5E096C" w14:textId="77777777" w:rsidR="006A439B" w:rsidRPr="00782762" w:rsidRDefault="006A439B" w:rsidP="000F7B25">
            <w:pPr>
              <w:jc w:val="center"/>
              <w:rPr>
                <w:rFonts w:ascii="Calibri" w:hAnsi="Calibri"/>
                <w:sz w:val="18"/>
                <w:szCs w:val="18"/>
              </w:rPr>
            </w:pPr>
            <w:r w:rsidRPr="00782762">
              <w:rPr>
                <w:rFonts w:ascii="Calibri" w:hAnsi="Calibri"/>
                <w:sz w:val="18"/>
                <w:szCs w:val="18"/>
              </w:rPr>
              <w:t>1.070</w:t>
            </w:r>
          </w:p>
        </w:tc>
        <w:tc>
          <w:tcPr>
            <w:tcW w:w="0" w:type="auto"/>
            <w:vAlign w:val="center"/>
          </w:tcPr>
          <w:p w14:paraId="0B5E096D" w14:textId="77777777" w:rsidR="006A439B" w:rsidRPr="00782762" w:rsidRDefault="006A439B" w:rsidP="000F7B25">
            <w:pPr>
              <w:jc w:val="center"/>
              <w:rPr>
                <w:rFonts w:ascii="Calibri" w:hAnsi="Calibri"/>
                <w:sz w:val="18"/>
                <w:szCs w:val="18"/>
              </w:rPr>
            </w:pPr>
            <w:r w:rsidRPr="00782762">
              <w:rPr>
                <w:rFonts w:ascii="Calibri" w:hAnsi="Calibri"/>
                <w:sz w:val="18"/>
                <w:szCs w:val="18"/>
              </w:rPr>
              <w:t>1.064</w:t>
            </w:r>
          </w:p>
        </w:tc>
        <w:tc>
          <w:tcPr>
            <w:tcW w:w="0" w:type="auto"/>
            <w:vAlign w:val="center"/>
          </w:tcPr>
          <w:p w14:paraId="0B5E096E" w14:textId="77777777" w:rsidR="006A439B" w:rsidRPr="00782762" w:rsidRDefault="006A439B" w:rsidP="000F7B25">
            <w:pPr>
              <w:jc w:val="center"/>
              <w:rPr>
                <w:rFonts w:ascii="Calibri" w:hAnsi="Calibri"/>
                <w:sz w:val="18"/>
                <w:szCs w:val="18"/>
              </w:rPr>
            </w:pPr>
            <w:r w:rsidRPr="00782762">
              <w:rPr>
                <w:rFonts w:ascii="Calibri" w:hAnsi="Calibri"/>
                <w:sz w:val="18"/>
                <w:szCs w:val="18"/>
              </w:rPr>
              <w:t>1.059</w:t>
            </w:r>
          </w:p>
        </w:tc>
        <w:tc>
          <w:tcPr>
            <w:tcW w:w="0" w:type="auto"/>
            <w:vAlign w:val="center"/>
          </w:tcPr>
          <w:p w14:paraId="0B5E096F" w14:textId="77777777" w:rsidR="006A439B" w:rsidRPr="00782762" w:rsidRDefault="006A439B" w:rsidP="000F7B25">
            <w:pPr>
              <w:jc w:val="center"/>
              <w:rPr>
                <w:rFonts w:ascii="Calibri" w:hAnsi="Calibri"/>
                <w:sz w:val="18"/>
                <w:szCs w:val="18"/>
              </w:rPr>
            </w:pPr>
            <w:r w:rsidRPr="00782762">
              <w:rPr>
                <w:rFonts w:ascii="Calibri" w:hAnsi="Calibri"/>
                <w:sz w:val="18"/>
                <w:szCs w:val="18"/>
              </w:rPr>
              <w:t>1.054</w:t>
            </w:r>
          </w:p>
        </w:tc>
        <w:tc>
          <w:tcPr>
            <w:tcW w:w="0" w:type="auto"/>
            <w:vAlign w:val="center"/>
          </w:tcPr>
          <w:p w14:paraId="0B5E0970" w14:textId="77777777" w:rsidR="006A439B" w:rsidRPr="00782762" w:rsidRDefault="006A439B" w:rsidP="000F7B25">
            <w:pPr>
              <w:jc w:val="center"/>
              <w:rPr>
                <w:rFonts w:ascii="Calibri" w:hAnsi="Calibri"/>
                <w:sz w:val="18"/>
                <w:szCs w:val="18"/>
              </w:rPr>
            </w:pPr>
            <w:r w:rsidRPr="00782762">
              <w:rPr>
                <w:rFonts w:ascii="Calibri" w:hAnsi="Calibri"/>
                <w:sz w:val="18"/>
                <w:szCs w:val="18"/>
              </w:rPr>
              <w:t>1.050</w:t>
            </w:r>
          </w:p>
        </w:tc>
        <w:tc>
          <w:tcPr>
            <w:tcW w:w="0" w:type="auto"/>
            <w:vAlign w:val="center"/>
          </w:tcPr>
          <w:p w14:paraId="0B5E0971" w14:textId="77777777" w:rsidR="006A439B" w:rsidRPr="00782762" w:rsidRDefault="006A439B" w:rsidP="000F7B25">
            <w:pPr>
              <w:jc w:val="center"/>
              <w:rPr>
                <w:rFonts w:ascii="Calibri" w:hAnsi="Calibri"/>
                <w:sz w:val="18"/>
                <w:szCs w:val="18"/>
              </w:rPr>
            </w:pPr>
            <w:r w:rsidRPr="00782762">
              <w:rPr>
                <w:rFonts w:ascii="Calibri" w:hAnsi="Calibri"/>
                <w:sz w:val="18"/>
                <w:szCs w:val="18"/>
              </w:rPr>
              <w:t>1.045</w:t>
            </w:r>
          </w:p>
        </w:tc>
        <w:tc>
          <w:tcPr>
            <w:tcW w:w="0" w:type="auto"/>
            <w:vAlign w:val="center"/>
          </w:tcPr>
          <w:p w14:paraId="0B5E0972" w14:textId="77777777" w:rsidR="006A439B" w:rsidRPr="00782762" w:rsidRDefault="006A439B" w:rsidP="000F7B25">
            <w:pPr>
              <w:jc w:val="center"/>
              <w:rPr>
                <w:rFonts w:ascii="Calibri" w:hAnsi="Calibri"/>
                <w:sz w:val="18"/>
                <w:szCs w:val="18"/>
              </w:rPr>
            </w:pPr>
            <w:r w:rsidRPr="00782762">
              <w:rPr>
                <w:rFonts w:ascii="Calibri" w:hAnsi="Calibri"/>
                <w:sz w:val="18"/>
                <w:szCs w:val="18"/>
              </w:rPr>
              <w:t>1.040</w:t>
            </w:r>
          </w:p>
        </w:tc>
      </w:tr>
      <w:tr w:rsidR="006A439B" w:rsidRPr="00782762" w14:paraId="0B5E097F" w14:textId="77777777" w:rsidTr="000F7B25">
        <w:trPr>
          <w:cantSplit/>
          <w:trHeight w:hRule="exact" w:val="187"/>
          <w:jc w:val="center"/>
        </w:trPr>
        <w:tc>
          <w:tcPr>
            <w:tcW w:w="0" w:type="auto"/>
            <w:vMerge/>
            <w:vAlign w:val="center"/>
          </w:tcPr>
          <w:p w14:paraId="0B5E0974" w14:textId="77777777" w:rsidR="006A439B" w:rsidRPr="00782762" w:rsidRDefault="006A439B" w:rsidP="000F7B25">
            <w:pPr>
              <w:jc w:val="center"/>
              <w:rPr>
                <w:rFonts w:ascii="Calibri" w:hAnsi="Calibri"/>
                <w:sz w:val="18"/>
                <w:szCs w:val="18"/>
              </w:rPr>
            </w:pPr>
          </w:p>
        </w:tc>
        <w:tc>
          <w:tcPr>
            <w:tcW w:w="0" w:type="auto"/>
            <w:vAlign w:val="center"/>
          </w:tcPr>
          <w:p w14:paraId="0B5E0975" w14:textId="77777777" w:rsidR="006A439B" w:rsidRPr="00782762" w:rsidRDefault="006A439B" w:rsidP="000F7B25">
            <w:pPr>
              <w:jc w:val="center"/>
              <w:rPr>
                <w:rFonts w:ascii="Calibri" w:hAnsi="Calibri"/>
                <w:b/>
                <w:sz w:val="18"/>
                <w:szCs w:val="18"/>
              </w:rPr>
            </w:pPr>
            <w:r w:rsidRPr="00782762">
              <w:rPr>
                <w:rFonts w:ascii="Calibri" w:hAnsi="Calibri"/>
                <w:b/>
                <w:sz w:val="18"/>
                <w:szCs w:val="18"/>
              </w:rPr>
              <w:t>110</w:t>
            </w:r>
          </w:p>
        </w:tc>
        <w:tc>
          <w:tcPr>
            <w:tcW w:w="0" w:type="auto"/>
            <w:vAlign w:val="center"/>
          </w:tcPr>
          <w:p w14:paraId="0B5E0976" w14:textId="77777777" w:rsidR="006A439B" w:rsidRPr="00782762" w:rsidRDefault="006A439B" w:rsidP="000F7B25">
            <w:pPr>
              <w:jc w:val="center"/>
              <w:rPr>
                <w:rFonts w:ascii="Calibri" w:hAnsi="Calibri"/>
                <w:sz w:val="18"/>
                <w:szCs w:val="18"/>
              </w:rPr>
            </w:pPr>
            <w:r w:rsidRPr="00782762">
              <w:rPr>
                <w:rFonts w:ascii="Calibri" w:hAnsi="Calibri"/>
                <w:sz w:val="18"/>
                <w:szCs w:val="18"/>
              </w:rPr>
              <w:t>1.088</w:t>
            </w:r>
          </w:p>
        </w:tc>
        <w:tc>
          <w:tcPr>
            <w:tcW w:w="0" w:type="auto"/>
            <w:vAlign w:val="center"/>
          </w:tcPr>
          <w:p w14:paraId="0B5E0977" w14:textId="77777777" w:rsidR="006A439B" w:rsidRPr="00782762" w:rsidRDefault="006A439B" w:rsidP="000F7B25">
            <w:pPr>
              <w:jc w:val="center"/>
              <w:rPr>
                <w:rFonts w:ascii="Calibri" w:hAnsi="Calibri"/>
                <w:sz w:val="18"/>
                <w:szCs w:val="18"/>
              </w:rPr>
            </w:pPr>
            <w:r w:rsidRPr="00782762">
              <w:rPr>
                <w:rFonts w:ascii="Calibri" w:hAnsi="Calibri"/>
                <w:sz w:val="18"/>
                <w:szCs w:val="18"/>
              </w:rPr>
              <w:t>1.083</w:t>
            </w:r>
          </w:p>
        </w:tc>
        <w:tc>
          <w:tcPr>
            <w:tcW w:w="0" w:type="auto"/>
            <w:vAlign w:val="center"/>
          </w:tcPr>
          <w:p w14:paraId="0B5E0978" w14:textId="77777777" w:rsidR="006A439B" w:rsidRPr="00782762" w:rsidRDefault="006A439B" w:rsidP="000F7B25">
            <w:pPr>
              <w:jc w:val="center"/>
              <w:rPr>
                <w:rFonts w:ascii="Calibri" w:hAnsi="Calibri"/>
                <w:sz w:val="18"/>
                <w:szCs w:val="18"/>
              </w:rPr>
            </w:pPr>
            <w:r w:rsidRPr="00782762">
              <w:rPr>
                <w:rFonts w:ascii="Calibri" w:hAnsi="Calibri"/>
                <w:sz w:val="18"/>
                <w:szCs w:val="18"/>
              </w:rPr>
              <w:t>1.078</w:t>
            </w:r>
          </w:p>
        </w:tc>
        <w:tc>
          <w:tcPr>
            <w:tcW w:w="0" w:type="auto"/>
            <w:vAlign w:val="center"/>
          </w:tcPr>
          <w:p w14:paraId="0B5E0979" w14:textId="77777777" w:rsidR="006A439B" w:rsidRPr="00782762" w:rsidRDefault="006A439B" w:rsidP="000F7B25">
            <w:pPr>
              <w:jc w:val="center"/>
              <w:rPr>
                <w:rFonts w:ascii="Calibri" w:hAnsi="Calibri"/>
                <w:sz w:val="18"/>
                <w:szCs w:val="18"/>
              </w:rPr>
            </w:pPr>
            <w:r w:rsidRPr="00782762">
              <w:rPr>
                <w:rFonts w:ascii="Calibri" w:hAnsi="Calibri"/>
                <w:sz w:val="18"/>
                <w:szCs w:val="18"/>
              </w:rPr>
              <w:t>1.073</w:t>
            </w:r>
          </w:p>
        </w:tc>
        <w:tc>
          <w:tcPr>
            <w:tcW w:w="0" w:type="auto"/>
            <w:vAlign w:val="center"/>
          </w:tcPr>
          <w:p w14:paraId="0B5E097A" w14:textId="77777777" w:rsidR="006A439B" w:rsidRPr="00782762" w:rsidRDefault="006A439B" w:rsidP="000F7B25">
            <w:pPr>
              <w:jc w:val="center"/>
              <w:rPr>
                <w:rFonts w:ascii="Calibri" w:hAnsi="Calibri"/>
                <w:sz w:val="18"/>
                <w:szCs w:val="18"/>
              </w:rPr>
            </w:pPr>
            <w:r w:rsidRPr="00782762">
              <w:rPr>
                <w:rFonts w:ascii="Calibri" w:hAnsi="Calibri"/>
                <w:sz w:val="18"/>
                <w:szCs w:val="18"/>
              </w:rPr>
              <w:t>1.068</w:t>
            </w:r>
          </w:p>
        </w:tc>
        <w:tc>
          <w:tcPr>
            <w:tcW w:w="0" w:type="auto"/>
            <w:vAlign w:val="center"/>
          </w:tcPr>
          <w:p w14:paraId="0B5E097B" w14:textId="77777777" w:rsidR="006A439B" w:rsidRPr="00782762" w:rsidRDefault="006A439B" w:rsidP="000F7B25">
            <w:pPr>
              <w:jc w:val="center"/>
              <w:rPr>
                <w:rFonts w:ascii="Calibri" w:hAnsi="Calibri"/>
                <w:sz w:val="18"/>
                <w:szCs w:val="18"/>
              </w:rPr>
            </w:pPr>
            <w:r w:rsidRPr="00782762">
              <w:rPr>
                <w:rFonts w:ascii="Calibri" w:hAnsi="Calibri"/>
                <w:sz w:val="18"/>
                <w:szCs w:val="18"/>
              </w:rPr>
              <w:t>1.063</w:t>
            </w:r>
          </w:p>
        </w:tc>
        <w:tc>
          <w:tcPr>
            <w:tcW w:w="0" w:type="auto"/>
            <w:vAlign w:val="center"/>
          </w:tcPr>
          <w:p w14:paraId="0B5E097C" w14:textId="77777777" w:rsidR="006A439B" w:rsidRPr="00782762" w:rsidRDefault="006A439B" w:rsidP="000F7B25">
            <w:pPr>
              <w:jc w:val="center"/>
              <w:rPr>
                <w:rFonts w:ascii="Calibri" w:hAnsi="Calibri"/>
                <w:sz w:val="18"/>
                <w:szCs w:val="18"/>
              </w:rPr>
            </w:pPr>
            <w:r w:rsidRPr="00782762">
              <w:rPr>
                <w:rFonts w:ascii="Calibri" w:hAnsi="Calibri"/>
                <w:sz w:val="18"/>
                <w:szCs w:val="18"/>
              </w:rPr>
              <w:t>1.058</w:t>
            </w:r>
          </w:p>
        </w:tc>
        <w:tc>
          <w:tcPr>
            <w:tcW w:w="0" w:type="auto"/>
            <w:vAlign w:val="center"/>
          </w:tcPr>
          <w:p w14:paraId="0B5E097D" w14:textId="77777777" w:rsidR="006A439B" w:rsidRPr="00782762" w:rsidRDefault="006A439B" w:rsidP="000F7B25">
            <w:pPr>
              <w:jc w:val="center"/>
              <w:rPr>
                <w:rFonts w:ascii="Calibri" w:hAnsi="Calibri"/>
                <w:sz w:val="18"/>
                <w:szCs w:val="18"/>
              </w:rPr>
            </w:pPr>
            <w:r w:rsidRPr="00782762">
              <w:rPr>
                <w:rFonts w:ascii="Calibri" w:hAnsi="Calibri"/>
                <w:sz w:val="18"/>
                <w:szCs w:val="18"/>
              </w:rPr>
              <w:t>1.053</w:t>
            </w:r>
          </w:p>
        </w:tc>
        <w:tc>
          <w:tcPr>
            <w:tcW w:w="0" w:type="auto"/>
            <w:vAlign w:val="center"/>
          </w:tcPr>
          <w:p w14:paraId="0B5E097E" w14:textId="77777777" w:rsidR="006A439B" w:rsidRPr="00782762" w:rsidRDefault="006A439B" w:rsidP="000F7B25">
            <w:pPr>
              <w:jc w:val="center"/>
              <w:rPr>
                <w:rFonts w:ascii="Calibri" w:hAnsi="Calibri"/>
                <w:sz w:val="18"/>
                <w:szCs w:val="18"/>
              </w:rPr>
            </w:pPr>
            <w:r w:rsidRPr="00782762">
              <w:rPr>
                <w:rFonts w:ascii="Calibri" w:hAnsi="Calibri"/>
                <w:sz w:val="18"/>
                <w:szCs w:val="18"/>
              </w:rPr>
              <w:t>1.048</w:t>
            </w:r>
          </w:p>
        </w:tc>
      </w:tr>
    </w:tbl>
    <w:p w14:paraId="0B5E0980" w14:textId="77777777" w:rsidR="006A439B" w:rsidRDefault="006A439B" w:rsidP="006A439B">
      <w:pPr>
        <w:pStyle w:val="ListParagraph"/>
        <w:rPr>
          <w:rFonts w:ascii="Calibri" w:hAnsi="Calibri"/>
          <w:sz w:val="18"/>
          <w:szCs w:val="18"/>
        </w:rPr>
      </w:pPr>
    </w:p>
    <w:p w14:paraId="0B5E0981" w14:textId="47EDC2F2" w:rsidR="006A439B" w:rsidRDefault="006A439B" w:rsidP="006A439B">
      <w:pPr>
        <w:pStyle w:val="ListParagraph"/>
        <w:numPr>
          <w:ilvl w:val="0"/>
          <w:numId w:val="47"/>
        </w:numPr>
        <w:rPr>
          <w:rFonts w:ascii="Calibri" w:hAnsi="Calibri"/>
          <w:sz w:val="18"/>
          <w:szCs w:val="18"/>
        </w:rPr>
      </w:pPr>
      <w:r w:rsidRPr="00782762">
        <w:rPr>
          <w:rFonts w:ascii="Calibri" w:hAnsi="Calibri"/>
          <w:sz w:val="18"/>
          <w:szCs w:val="18"/>
        </w:rPr>
        <w:t>This field is automatically calculated. The</w:t>
      </w:r>
      <w:r>
        <w:rPr>
          <w:rFonts w:ascii="Calibri" w:hAnsi="Calibri"/>
          <w:sz w:val="18"/>
          <w:szCs w:val="18"/>
        </w:rPr>
        <w:t xml:space="preserve"> equation used to calculate this value in the field equals to the product of F.5 * G.1 * G.2</w:t>
      </w:r>
      <w:r w:rsidRPr="00782762">
        <w:rPr>
          <w:rFonts w:ascii="Calibri" w:hAnsi="Calibri"/>
          <w:sz w:val="18"/>
          <w:szCs w:val="18"/>
        </w:rPr>
        <w:t>.</w:t>
      </w:r>
    </w:p>
    <w:p w14:paraId="0B5E0982" w14:textId="77777777" w:rsidR="006A439B" w:rsidRDefault="006A439B" w:rsidP="006A439B">
      <w:pPr>
        <w:pStyle w:val="ListParagraph"/>
        <w:rPr>
          <w:rFonts w:ascii="Calibri" w:hAnsi="Calibri"/>
          <w:sz w:val="18"/>
          <w:szCs w:val="18"/>
        </w:rPr>
      </w:pPr>
    </w:p>
    <w:p w14:paraId="0B5E0983" w14:textId="77777777" w:rsidR="006A439B" w:rsidRPr="00FD4DC5" w:rsidRDefault="006A439B" w:rsidP="006A439B">
      <w:pPr>
        <w:rPr>
          <w:rFonts w:ascii="Calibri" w:hAnsi="Calibri"/>
          <w:b/>
          <w:sz w:val="18"/>
          <w:szCs w:val="18"/>
        </w:rPr>
      </w:pPr>
      <w:r w:rsidRPr="00FD4DC5">
        <w:rPr>
          <w:rFonts w:ascii="Calibri" w:hAnsi="Calibri"/>
          <w:b/>
          <w:sz w:val="18"/>
          <w:szCs w:val="18"/>
        </w:rPr>
        <w:t xml:space="preserve">Section </w:t>
      </w:r>
      <w:r>
        <w:rPr>
          <w:rFonts w:ascii="Calibri" w:hAnsi="Calibri"/>
          <w:b/>
          <w:sz w:val="18"/>
          <w:szCs w:val="18"/>
        </w:rPr>
        <w:t>H. Accuracy Adjustment</w:t>
      </w:r>
    </w:p>
    <w:p w14:paraId="0B5E0984" w14:textId="075C8FF7" w:rsidR="006A439B" w:rsidRDefault="006A439B" w:rsidP="006A439B">
      <w:pPr>
        <w:pStyle w:val="ListParagraph"/>
        <w:numPr>
          <w:ilvl w:val="0"/>
          <w:numId w:val="48"/>
        </w:numPr>
        <w:rPr>
          <w:rFonts w:ascii="Calibri" w:hAnsi="Calibri"/>
          <w:sz w:val="18"/>
          <w:szCs w:val="18"/>
        </w:rPr>
      </w:pPr>
      <w:r w:rsidRPr="00A96082">
        <w:rPr>
          <w:rFonts w:ascii="Calibri" w:hAnsi="Calibri"/>
          <w:sz w:val="18"/>
          <w:szCs w:val="18"/>
        </w:rPr>
        <w:t xml:space="preserve">This field is automatically calculated. It is the </w:t>
      </w:r>
      <w:r w:rsidR="000F23AC">
        <w:rPr>
          <w:rFonts w:ascii="Calibri" w:hAnsi="Calibri"/>
          <w:sz w:val="18"/>
          <w:szCs w:val="18"/>
        </w:rPr>
        <w:t>S</w:t>
      </w:r>
      <w:r w:rsidRPr="00A96082">
        <w:rPr>
          <w:rFonts w:ascii="Calibri" w:hAnsi="Calibri"/>
          <w:sz w:val="18"/>
          <w:szCs w:val="18"/>
        </w:rPr>
        <w:t xml:space="preserve">tandard </w:t>
      </w:r>
      <w:r w:rsidR="000F23AC">
        <w:rPr>
          <w:rFonts w:ascii="Calibri" w:hAnsi="Calibri"/>
          <w:sz w:val="18"/>
          <w:szCs w:val="18"/>
        </w:rPr>
        <w:t>D</w:t>
      </w:r>
      <w:r w:rsidRPr="00A96082">
        <w:rPr>
          <w:rFonts w:ascii="Calibri" w:hAnsi="Calibri"/>
          <w:sz w:val="18"/>
          <w:szCs w:val="18"/>
        </w:rPr>
        <w:t xml:space="preserve">eviation of the </w:t>
      </w:r>
      <w:r w:rsidR="000F23AC">
        <w:rPr>
          <w:rFonts w:ascii="Calibri" w:hAnsi="Calibri"/>
          <w:sz w:val="18"/>
          <w:szCs w:val="18"/>
        </w:rPr>
        <w:t>N</w:t>
      </w:r>
      <w:r w:rsidRPr="00A96082">
        <w:rPr>
          <w:rFonts w:ascii="Calibri" w:hAnsi="Calibri"/>
          <w:sz w:val="18"/>
          <w:szCs w:val="18"/>
        </w:rPr>
        <w:t xml:space="preserve">ominal CFM50 values from Rows </w:t>
      </w:r>
      <w:r>
        <w:rPr>
          <w:rFonts w:ascii="Calibri" w:hAnsi="Calibri"/>
          <w:sz w:val="18"/>
          <w:szCs w:val="18"/>
        </w:rPr>
        <w:t>F</w:t>
      </w:r>
      <w:r w:rsidRPr="00A96082">
        <w:rPr>
          <w:rFonts w:ascii="Calibri" w:hAnsi="Calibri"/>
          <w:sz w:val="18"/>
          <w:szCs w:val="18"/>
        </w:rPr>
        <w:t>.</w:t>
      </w:r>
      <w:r>
        <w:rPr>
          <w:rFonts w:ascii="Calibri" w:hAnsi="Calibri"/>
          <w:sz w:val="18"/>
          <w:szCs w:val="18"/>
        </w:rPr>
        <w:t>4</w:t>
      </w:r>
      <w:r w:rsidRPr="00A96082">
        <w:rPr>
          <w:rFonts w:ascii="Calibri" w:hAnsi="Calibri"/>
          <w:sz w:val="18"/>
          <w:szCs w:val="18"/>
          <w:vertAlign w:val="subscript"/>
        </w:rPr>
        <w:t>1</w:t>
      </w:r>
      <w:r w:rsidRPr="00A96082">
        <w:rPr>
          <w:rFonts w:ascii="Calibri" w:hAnsi="Calibri"/>
          <w:sz w:val="18"/>
          <w:szCs w:val="18"/>
        </w:rPr>
        <w:t xml:space="preserve"> through </w:t>
      </w:r>
      <w:r>
        <w:rPr>
          <w:rFonts w:ascii="Calibri" w:hAnsi="Calibri"/>
          <w:sz w:val="18"/>
          <w:szCs w:val="18"/>
        </w:rPr>
        <w:t>F</w:t>
      </w:r>
      <w:r w:rsidRPr="00A96082">
        <w:rPr>
          <w:rFonts w:ascii="Calibri" w:hAnsi="Calibri"/>
          <w:sz w:val="18"/>
          <w:szCs w:val="18"/>
        </w:rPr>
        <w:t>.</w:t>
      </w:r>
      <w:r>
        <w:rPr>
          <w:rFonts w:ascii="Calibri" w:hAnsi="Calibri"/>
          <w:sz w:val="18"/>
          <w:szCs w:val="18"/>
        </w:rPr>
        <w:t>4</w:t>
      </w:r>
      <w:r w:rsidRPr="00A96082">
        <w:rPr>
          <w:rFonts w:ascii="Calibri" w:hAnsi="Calibri"/>
          <w:sz w:val="18"/>
          <w:szCs w:val="18"/>
          <w:vertAlign w:val="subscript"/>
        </w:rPr>
        <w:t>9</w:t>
      </w:r>
      <w:r w:rsidRPr="00A96082">
        <w:rPr>
          <w:rFonts w:ascii="Calibri" w:hAnsi="Calibri"/>
          <w:sz w:val="18"/>
          <w:szCs w:val="18"/>
        </w:rPr>
        <w:t xml:space="preserve">. The equation used </w:t>
      </w:r>
      <w:r>
        <w:rPr>
          <w:rFonts w:ascii="Calibri" w:hAnsi="Calibri"/>
          <w:sz w:val="18"/>
          <w:szCs w:val="18"/>
        </w:rPr>
        <w:t>to calculate this value in the field equals</w:t>
      </w:r>
      <w:r w:rsidRPr="00A96082">
        <w:rPr>
          <w:rFonts w:ascii="Calibri" w:hAnsi="Calibri"/>
          <w:sz w:val="18"/>
          <w:szCs w:val="18"/>
        </w:rPr>
        <w:t xml:space="preserve"> the square root of </w:t>
      </w:r>
      <w:r>
        <w:rPr>
          <w:rFonts w:ascii="Calibri" w:hAnsi="Calibri"/>
          <w:sz w:val="18"/>
          <w:szCs w:val="18"/>
        </w:rPr>
        <w:t>{[(F.5-</w:t>
      </w:r>
      <w:r w:rsidRPr="00A67747">
        <w:rPr>
          <w:rFonts w:ascii="Calibri" w:hAnsi="Calibri"/>
          <w:sz w:val="18"/>
          <w:szCs w:val="18"/>
        </w:rPr>
        <w:t xml:space="preserve"> </w:t>
      </w:r>
      <w:r>
        <w:rPr>
          <w:rFonts w:ascii="Calibri" w:hAnsi="Calibri"/>
          <w:sz w:val="18"/>
          <w:szCs w:val="18"/>
        </w:rPr>
        <w:t>F</w:t>
      </w:r>
      <w:r w:rsidRPr="00A96082">
        <w:rPr>
          <w:rFonts w:ascii="Calibri" w:hAnsi="Calibri"/>
          <w:sz w:val="18"/>
          <w:szCs w:val="18"/>
        </w:rPr>
        <w:t>.</w:t>
      </w:r>
      <w:r>
        <w:rPr>
          <w:rFonts w:ascii="Calibri" w:hAnsi="Calibri"/>
          <w:sz w:val="18"/>
          <w:szCs w:val="18"/>
        </w:rPr>
        <w:t>4</w:t>
      </w:r>
      <w:r w:rsidRPr="00A96082">
        <w:rPr>
          <w:rFonts w:ascii="Calibri" w:hAnsi="Calibri"/>
          <w:sz w:val="18"/>
          <w:szCs w:val="18"/>
          <w:vertAlign w:val="subscript"/>
        </w:rPr>
        <w:t>1</w:t>
      </w:r>
      <w:r>
        <w:rPr>
          <w:rFonts w:ascii="Calibri" w:hAnsi="Calibri"/>
          <w:sz w:val="18"/>
          <w:szCs w:val="18"/>
        </w:rPr>
        <w:t>)^2+(F.5-</w:t>
      </w:r>
      <w:r w:rsidRPr="00A67747">
        <w:rPr>
          <w:rFonts w:ascii="Calibri" w:hAnsi="Calibri"/>
          <w:sz w:val="18"/>
          <w:szCs w:val="18"/>
        </w:rPr>
        <w:t xml:space="preserve"> </w:t>
      </w:r>
      <w:r>
        <w:rPr>
          <w:rFonts w:ascii="Calibri" w:hAnsi="Calibri"/>
          <w:sz w:val="18"/>
          <w:szCs w:val="18"/>
        </w:rPr>
        <w:t>F</w:t>
      </w:r>
      <w:r w:rsidRPr="00A96082">
        <w:rPr>
          <w:rFonts w:ascii="Calibri" w:hAnsi="Calibri"/>
          <w:sz w:val="18"/>
          <w:szCs w:val="18"/>
        </w:rPr>
        <w:t>.</w:t>
      </w:r>
      <w:r>
        <w:rPr>
          <w:rFonts w:ascii="Calibri" w:hAnsi="Calibri"/>
          <w:sz w:val="18"/>
          <w:szCs w:val="18"/>
        </w:rPr>
        <w:t>4</w:t>
      </w:r>
      <w:r>
        <w:rPr>
          <w:rFonts w:ascii="Calibri" w:hAnsi="Calibri"/>
          <w:sz w:val="18"/>
          <w:szCs w:val="18"/>
          <w:vertAlign w:val="subscript"/>
        </w:rPr>
        <w:t>2</w:t>
      </w:r>
      <w:r>
        <w:rPr>
          <w:rFonts w:ascii="Calibri" w:hAnsi="Calibri"/>
          <w:sz w:val="18"/>
          <w:szCs w:val="18"/>
        </w:rPr>
        <w:t>)^2+(F.5-</w:t>
      </w:r>
      <w:r w:rsidRPr="00A67747">
        <w:rPr>
          <w:rFonts w:ascii="Calibri" w:hAnsi="Calibri"/>
          <w:sz w:val="18"/>
          <w:szCs w:val="18"/>
        </w:rPr>
        <w:t xml:space="preserve"> </w:t>
      </w:r>
      <w:r>
        <w:rPr>
          <w:rFonts w:ascii="Calibri" w:hAnsi="Calibri"/>
          <w:sz w:val="18"/>
          <w:szCs w:val="18"/>
        </w:rPr>
        <w:t>F</w:t>
      </w:r>
      <w:r w:rsidRPr="00A96082">
        <w:rPr>
          <w:rFonts w:ascii="Calibri" w:hAnsi="Calibri"/>
          <w:sz w:val="18"/>
          <w:szCs w:val="18"/>
        </w:rPr>
        <w:t>.</w:t>
      </w:r>
      <w:r>
        <w:rPr>
          <w:rFonts w:ascii="Calibri" w:hAnsi="Calibri"/>
          <w:sz w:val="18"/>
          <w:szCs w:val="18"/>
        </w:rPr>
        <w:t>4</w:t>
      </w:r>
      <w:r>
        <w:rPr>
          <w:rFonts w:ascii="Calibri" w:hAnsi="Calibri"/>
          <w:sz w:val="18"/>
          <w:szCs w:val="18"/>
          <w:vertAlign w:val="subscript"/>
        </w:rPr>
        <w:t>3</w:t>
      </w:r>
      <w:r>
        <w:rPr>
          <w:rFonts w:ascii="Calibri" w:hAnsi="Calibri"/>
          <w:sz w:val="18"/>
          <w:szCs w:val="18"/>
        </w:rPr>
        <w:t>)^2+(F.5-</w:t>
      </w:r>
      <w:r w:rsidRPr="00A67747">
        <w:rPr>
          <w:rFonts w:ascii="Calibri" w:hAnsi="Calibri"/>
          <w:sz w:val="18"/>
          <w:szCs w:val="18"/>
        </w:rPr>
        <w:t xml:space="preserve"> </w:t>
      </w:r>
      <w:r>
        <w:rPr>
          <w:rFonts w:ascii="Calibri" w:hAnsi="Calibri"/>
          <w:sz w:val="18"/>
          <w:szCs w:val="18"/>
        </w:rPr>
        <w:t>F</w:t>
      </w:r>
      <w:r w:rsidRPr="00A96082">
        <w:rPr>
          <w:rFonts w:ascii="Calibri" w:hAnsi="Calibri"/>
          <w:sz w:val="18"/>
          <w:szCs w:val="18"/>
        </w:rPr>
        <w:t>.</w:t>
      </w:r>
      <w:r>
        <w:rPr>
          <w:rFonts w:ascii="Calibri" w:hAnsi="Calibri"/>
          <w:sz w:val="18"/>
          <w:szCs w:val="18"/>
        </w:rPr>
        <w:t>4</w:t>
      </w:r>
      <w:r>
        <w:rPr>
          <w:rFonts w:ascii="Calibri" w:hAnsi="Calibri"/>
          <w:sz w:val="18"/>
          <w:szCs w:val="18"/>
          <w:vertAlign w:val="subscript"/>
        </w:rPr>
        <w:t>4</w:t>
      </w:r>
      <w:r>
        <w:rPr>
          <w:rFonts w:ascii="Calibri" w:hAnsi="Calibri"/>
          <w:sz w:val="18"/>
          <w:szCs w:val="18"/>
        </w:rPr>
        <w:t>)^2+(F.5-</w:t>
      </w:r>
      <w:r w:rsidRPr="00A67747">
        <w:rPr>
          <w:rFonts w:ascii="Calibri" w:hAnsi="Calibri"/>
          <w:sz w:val="18"/>
          <w:szCs w:val="18"/>
        </w:rPr>
        <w:t xml:space="preserve"> </w:t>
      </w:r>
      <w:r>
        <w:rPr>
          <w:rFonts w:ascii="Calibri" w:hAnsi="Calibri"/>
          <w:sz w:val="18"/>
          <w:szCs w:val="18"/>
        </w:rPr>
        <w:t>F</w:t>
      </w:r>
      <w:r w:rsidRPr="00A96082">
        <w:rPr>
          <w:rFonts w:ascii="Calibri" w:hAnsi="Calibri"/>
          <w:sz w:val="18"/>
          <w:szCs w:val="18"/>
        </w:rPr>
        <w:t>.</w:t>
      </w:r>
      <w:r>
        <w:rPr>
          <w:rFonts w:ascii="Calibri" w:hAnsi="Calibri"/>
          <w:sz w:val="18"/>
          <w:szCs w:val="18"/>
        </w:rPr>
        <w:t>4</w:t>
      </w:r>
      <w:r>
        <w:rPr>
          <w:rFonts w:ascii="Calibri" w:hAnsi="Calibri"/>
          <w:sz w:val="18"/>
          <w:szCs w:val="18"/>
          <w:vertAlign w:val="subscript"/>
        </w:rPr>
        <w:t>5</w:t>
      </w:r>
      <w:r>
        <w:rPr>
          <w:rFonts w:ascii="Calibri" w:hAnsi="Calibri"/>
          <w:sz w:val="18"/>
          <w:szCs w:val="18"/>
        </w:rPr>
        <w:t>)^2+(F.5-</w:t>
      </w:r>
      <w:r w:rsidRPr="00A67747">
        <w:rPr>
          <w:rFonts w:ascii="Calibri" w:hAnsi="Calibri"/>
          <w:sz w:val="18"/>
          <w:szCs w:val="18"/>
        </w:rPr>
        <w:t xml:space="preserve"> </w:t>
      </w:r>
      <w:r>
        <w:rPr>
          <w:rFonts w:ascii="Calibri" w:hAnsi="Calibri"/>
          <w:sz w:val="18"/>
          <w:szCs w:val="18"/>
        </w:rPr>
        <w:t>F</w:t>
      </w:r>
      <w:r w:rsidRPr="00A96082">
        <w:rPr>
          <w:rFonts w:ascii="Calibri" w:hAnsi="Calibri"/>
          <w:sz w:val="18"/>
          <w:szCs w:val="18"/>
        </w:rPr>
        <w:t>.</w:t>
      </w:r>
      <w:r>
        <w:rPr>
          <w:rFonts w:ascii="Calibri" w:hAnsi="Calibri"/>
          <w:sz w:val="18"/>
          <w:szCs w:val="18"/>
        </w:rPr>
        <w:t>4</w:t>
      </w:r>
      <w:r>
        <w:rPr>
          <w:rFonts w:ascii="Calibri" w:hAnsi="Calibri"/>
          <w:sz w:val="18"/>
          <w:szCs w:val="18"/>
          <w:vertAlign w:val="subscript"/>
        </w:rPr>
        <w:t>6</w:t>
      </w:r>
      <w:r>
        <w:rPr>
          <w:rFonts w:ascii="Calibri" w:hAnsi="Calibri"/>
          <w:sz w:val="18"/>
          <w:szCs w:val="18"/>
        </w:rPr>
        <w:t>)^2+(F.5-</w:t>
      </w:r>
      <w:r w:rsidRPr="00A67747">
        <w:rPr>
          <w:rFonts w:ascii="Calibri" w:hAnsi="Calibri"/>
          <w:sz w:val="18"/>
          <w:szCs w:val="18"/>
        </w:rPr>
        <w:t xml:space="preserve"> </w:t>
      </w:r>
      <w:r>
        <w:rPr>
          <w:rFonts w:ascii="Calibri" w:hAnsi="Calibri"/>
          <w:sz w:val="18"/>
          <w:szCs w:val="18"/>
        </w:rPr>
        <w:t>F</w:t>
      </w:r>
      <w:r w:rsidRPr="00A96082">
        <w:rPr>
          <w:rFonts w:ascii="Calibri" w:hAnsi="Calibri"/>
          <w:sz w:val="18"/>
          <w:szCs w:val="18"/>
        </w:rPr>
        <w:t>.</w:t>
      </w:r>
      <w:r>
        <w:rPr>
          <w:rFonts w:ascii="Calibri" w:hAnsi="Calibri"/>
          <w:sz w:val="18"/>
          <w:szCs w:val="18"/>
        </w:rPr>
        <w:t>4</w:t>
      </w:r>
      <w:r>
        <w:rPr>
          <w:rFonts w:ascii="Calibri" w:hAnsi="Calibri"/>
          <w:sz w:val="18"/>
          <w:szCs w:val="18"/>
          <w:vertAlign w:val="subscript"/>
        </w:rPr>
        <w:t>7</w:t>
      </w:r>
      <w:r>
        <w:rPr>
          <w:rFonts w:ascii="Calibri" w:hAnsi="Calibri"/>
          <w:sz w:val="18"/>
          <w:szCs w:val="18"/>
        </w:rPr>
        <w:t>)^2+(F.5-</w:t>
      </w:r>
      <w:r w:rsidRPr="00A67747">
        <w:rPr>
          <w:rFonts w:ascii="Calibri" w:hAnsi="Calibri"/>
          <w:sz w:val="18"/>
          <w:szCs w:val="18"/>
        </w:rPr>
        <w:t xml:space="preserve"> </w:t>
      </w:r>
      <w:r>
        <w:rPr>
          <w:rFonts w:ascii="Calibri" w:hAnsi="Calibri"/>
          <w:sz w:val="18"/>
          <w:szCs w:val="18"/>
        </w:rPr>
        <w:t>F</w:t>
      </w:r>
      <w:r w:rsidRPr="00A96082">
        <w:rPr>
          <w:rFonts w:ascii="Calibri" w:hAnsi="Calibri"/>
          <w:sz w:val="18"/>
          <w:szCs w:val="18"/>
        </w:rPr>
        <w:t>.</w:t>
      </w:r>
      <w:r>
        <w:rPr>
          <w:rFonts w:ascii="Calibri" w:hAnsi="Calibri"/>
          <w:sz w:val="18"/>
          <w:szCs w:val="18"/>
        </w:rPr>
        <w:t>4</w:t>
      </w:r>
      <w:r>
        <w:rPr>
          <w:rFonts w:ascii="Calibri" w:hAnsi="Calibri"/>
          <w:sz w:val="18"/>
          <w:szCs w:val="18"/>
          <w:vertAlign w:val="subscript"/>
        </w:rPr>
        <w:t>8</w:t>
      </w:r>
      <w:r>
        <w:rPr>
          <w:rFonts w:ascii="Calibri" w:hAnsi="Calibri"/>
          <w:sz w:val="18"/>
          <w:szCs w:val="18"/>
        </w:rPr>
        <w:t>)^2+(F.5-</w:t>
      </w:r>
      <w:r w:rsidRPr="00A67747">
        <w:rPr>
          <w:rFonts w:ascii="Calibri" w:hAnsi="Calibri"/>
          <w:sz w:val="18"/>
          <w:szCs w:val="18"/>
        </w:rPr>
        <w:t xml:space="preserve"> </w:t>
      </w:r>
      <w:r>
        <w:rPr>
          <w:rFonts w:ascii="Calibri" w:hAnsi="Calibri"/>
          <w:sz w:val="18"/>
          <w:szCs w:val="18"/>
        </w:rPr>
        <w:t>F</w:t>
      </w:r>
      <w:r w:rsidRPr="00A96082">
        <w:rPr>
          <w:rFonts w:ascii="Calibri" w:hAnsi="Calibri"/>
          <w:sz w:val="18"/>
          <w:szCs w:val="18"/>
        </w:rPr>
        <w:t>.</w:t>
      </w:r>
      <w:r>
        <w:rPr>
          <w:rFonts w:ascii="Calibri" w:hAnsi="Calibri"/>
          <w:sz w:val="18"/>
          <w:szCs w:val="18"/>
        </w:rPr>
        <w:t>4</w:t>
      </w:r>
      <w:r>
        <w:rPr>
          <w:rFonts w:ascii="Calibri" w:hAnsi="Calibri"/>
          <w:sz w:val="18"/>
          <w:szCs w:val="18"/>
          <w:vertAlign w:val="subscript"/>
        </w:rPr>
        <w:t>9</w:t>
      </w:r>
      <w:r>
        <w:rPr>
          <w:rFonts w:ascii="Calibri" w:hAnsi="Calibri"/>
          <w:sz w:val="18"/>
          <w:szCs w:val="18"/>
        </w:rPr>
        <w:t xml:space="preserve">)^2]/N-1 or the number of tests minus one} = </w:t>
      </w:r>
      <w:r w:rsidR="000F23AC">
        <w:rPr>
          <w:rFonts w:ascii="Calibri" w:hAnsi="Calibri"/>
          <w:sz w:val="18"/>
          <w:szCs w:val="18"/>
        </w:rPr>
        <w:t>S</w:t>
      </w:r>
      <w:r w:rsidRPr="00A96082">
        <w:rPr>
          <w:rFonts w:ascii="Calibri" w:hAnsi="Calibri"/>
          <w:sz w:val="18"/>
          <w:szCs w:val="18"/>
        </w:rPr>
        <w:t xml:space="preserve">tandard </w:t>
      </w:r>
      <w:r w:rsidR="000F23AC">
        <w:rPr>
          <w:rFonts w:ascii="Calibri" w:hAnsi="Calibri"/>
          <w:sz w:val="18"/>
          <w:szCs w:val="18"/>
        </w:rPr>
        <w:t>D</w:t>
      </w:r>
      <w:r w:rsidRPr="00A96082">
        <w:rPr>
          <w:rFonts w:ascii="Calibri" w:hAnsi="Calibri"/>
          <w:sz w:val="18"/>
          <w:szCs w:val="18"/>
        </w:rPr>
        <w:t xml:space="preserve">eviation of the </w:t>
      </w:r>
      <w:r w:rsidR="000F23AC">
        <w:rPr>
          <w:rFonts w:ascii="Calibri" w:hAnsi="Calibri"/>
          <w:sz w:val="18"/>
          <w:szCs w:val="18"/>
        </w:rPr>
        <w:t>N</w:t>
      </w:r>
      <w:r w:rsidRPr="00A96082">
        <w:rPr>
          <w:rFonts w:ascii="Calibri" w:hAnsi="Calibri"/>
          <w:sz w:val="18"/>
          <w:szCs w:val="18"/>
        </w:rPr>
        <w:t>ominal CFM50</w:t>
      </w:r>
      <w:r>
        <w:rPr>
          <w:rFonts w:ascii="Calibri" w:hAnsi="Calibri"/>
          <w:sz w:val="18"/>
          <w:szCs w:val="18"/>
        </w:rPr>
        <w:t>.</w:t>
      </w:r>
    </w:p>
    <w:p w14:paraId="0B5E0985" w14:textId="050BA63D" w:rsidR="006A439B" w:rsidRDefault="006A439B" w:rsidP="006A439B">
      <w:pPr>
        <w:pStyle w:val="ListParagraph"/>
        <w:numPr>
          <w:ilvl w:val="0"/>
          <w:numId w:val="48"/>
        </w:numPr>
        <w:rPr>
          <w:rFonts w:ascii="Calibri" w:hAnsi="Calibri"/>
          <w:sz w:val="18"/>
          <w:szCs w:val="18"/>
        </w:rPr>
      </w:pPr>
      <w:r w:rsidRPr="000505E9">
        <w:rPr>
          <w:rFonts w:ascii="Calibri" w:hAnsi="Calibri"/>
          <w:sz w:val="18"/>
          <w:szCs w:val="18"/>
        </w:rPr>
        <w:t xml:space="preserve">This field is automatically calculated. It is the </w:t>
      </w:r>
      <w:r w:rsidR="000F23AC">
        <w:rPr>
          <w:rFonts w:ascii="Calibri" w:hAnsi="Calibri"/>
          <w:sz w:val="18"/>
          <w:szCs w:val="18"/>
        </w:rPr>
        <w:t>P</w:t>
      </w:r>
      <w:r w:rsidRPr="000505E9">
        <w:rPr>
          <w:rFonts w:ascii="Calibri" w:hAnsi="Calibri"/>
          <w:sz w:val="18"/>
          <w:szCs w:val="18"/>
        </w:rPr>
        <w:t xml:space="preserve">ercent </w:t>
      </w:r>
      <w:r w:rsidR="000F23AC">
        <w:rPr>
          <w:rFonts w:ascii="Calibri" w:hAnsi="Calibri"/>
          <w:sz w:val="18"/>
          <w:szCs w:val="18"/>
        </w:rPr>
        <w:t>U</w:t>
      </w:r>
      <w:r w:rsidRPr="000505E9">
        <w:rPr>
          <w:rFonts w:ascii="Calibri" w:hAnsi="Calibri"/>
          <w:sz w:val="18"/>
          <w:szCs w:val="18"/>
        </w:rPr>
        <w:t xml:space="preserve">ncertainty and the equation used </w:t>
      </w:r>
      <w:r>
        <w:rPr>
          <w:rFonts w:ascii="Calibri" w:hAnsi="Calibri"/>
          <w:sz w:val="18"/>
          <w:szCs w:val="18"/>
        </w:rPr>
        <w:t>to calculate this value in the field equals {[(</w:t>
      </w:r>
      <w:r w:rsidR="005D4C2E">
        <w:rPr>
          <w:rFonts w:ascii="Calibri" w:hAnsi="Calibri"/>
          <w:sz w:val="18"/>
          <w:szCs w:val="18"/>
        </w:rPr>
        <w:t>H</w:t>
      </w:r>
      <w:r>
        <w:rPr>
          <w:rFonts w:ascii="Calibri" w:hAnsi="Calibri"/>
          <w:sz w:val="18"/>
          <w:szCs w:val="18"/>
        </w:rPr>
        <w:t xml:space="preserve">.1/ </w:t>
      </w:r>
      <w:r w:rsidRPr="00A96082">
        <w:rPr>
          <w:rFonts w:ascii="Calibri" w:hAnsi="Calibri"/>
          <w:sz w:val="18"/>
          <w:szCs w:val="18"/>
        </w:rPr>
        <w:t>square root</w:t>
      </w:r>
      <w:r>
        <w:rPr>
          <w:rFonts w:ascii="Calibri" w:hAnsi="Calibri"/>
          <w:sz w:val="18"/>
          <w:szCs w:val="18"/>
        </w:rPr>
        <w:t xml:space="preserve"> N or the number of tests)x t-statistic look up from table RA 3.8-1]/G.3 </w:t>
      </w:r>
      <w:r w:rsidR="000F23AC">
        <w:rPr>
          <w:rFonts w:ascii="Calibri" w:hAnsi="Calibri"/>
          <w:sz w:val="18"/>
          <w:szCs w:val="18"/>
        </w:rPr>
        <w:t>C</w:t>
      </w:r>
      <w:r>
        <w:rPr>
          <w:rFonts w:ascii="Calibri" w:hAnsi="Calibri"/>
          <w:sz w:val="18"/>
          <w:szCs w:val="18"/>
        </w:rPr>
        <w:t xml:space="preserve">orrected CFM50} = </w:t>
      </w:r>
      <w:r w:rsidR="000F23AC">
        <w:rPr>
          <w:rFonts w:ascii="Calibri" w:hAnsi="Calibri"/>
          <w:sz w:val="18"/>
          <w:szCs w:val="18"/>
        </w:rPr>
        <w:t>P</w:t>
      </w:r>
      <w:r>
        <w:rPr>
          <w:rFonts w:ascii="Calibri" w:hAnsi="Calibri"/>
          <w:sz w:val="18"/>
          <w:szCs w:val="18"/>
        </w:rPr>
        <w:t xml:space="preserve">ercent </w:t>
      </w:r>
      <w:r w:rsidR="000F23AC">
        <w:rPr>
          <w:rFonts w:ascii="Calibri" w:hAnsi="Calibri"/>
          <w:sz w:val="18"/>
          <w:szCs w:val="18"/>
        </w:rPr>
        <w:t>U</w:t>
      </w:r>
      <w:r>
        <w:rPr>
          <w:rFonts w:ascii="Calibri" w:hAnsi="Calibri"/>
          <w:sz w:val="18"/>
          <w:szCs w:val="18"/>
        </w:rPr>
        <w:t>ncertainty</w:t>
      </w:r>
      <w:r w:rsidR="00FD7914">
        <w:rPr>
          <w:rFonts w:ascii="Calibri" w:hAnsi="Calibri"/>
          <w:sz w:val="18"/>
          <w:szCs w:val="18"/>
        </w:rPr>
        <w:t>.</w:t>
      </w:r>
    </w:p>
    <w:p w14:paraId="0B5E0986" w14:textId="77777777" w:rsidR="006A439B" w:rsidRDefault="006A439B" w:rsidP="006A439B">
      <w:pPr>
        <w:pStyle w:val="ListParagraph"/>
        <w:rPr>
          <w:rFonts w:ascii="Calibri" w:hAnsi="Calibri"/>
          <w:sz w:val="18"/>
          <w:szCs w:val="18"/>
        </w:rPr>
      </w:pPr>
    </w:p>
    <w:p w14:paraId="0B5E0987" w14:textId="77777777" w:rsidR="006A439B" w:rsidRPr="00940A02" w:rsidRDefault="006A439B" w:rsidP="000F23AC">
      <w:pPr>
        <w:keepNext/>
        <w:keepLines/>
        <w:ind w:left="720" w:hanging="720"/>
        <w:jc w:val="center"/>
        <w:rPr>
          <w:rFonts w:ascii="Calibri" w:hAnsi="Calibri"/>
          <w:i/>
          <w:sz w:val="18"/>
          <w:szCs w:val="18"/>
        </w:rPr>
      </w:pPr>
      <w:r w:rsidRPr="00A91945">
        <w:rPr>
          <w:rFonts w:ascii="Calibri" w:hAnsi="Calibri"/>
          <w:b/>
          <w:i/>
          <w:sz w:val="18"/>
          <w:szCs w:val="18"/>
        </w:rPr>
        <w:lastRenderedPageBreak/>
        <w:t>Table 3.8-1 Precision Uncertainty:</w:t>
      </w:r>
      <w:r w:rsidRPr="00940A02">
        <w:rPr>
          <w:rFonts w:ascii="Calibri" w:hAnsi="Calibri"/>
          <w:i/>
          <w:sz w:val="18"/>
          <w:szCs w:val="18"/>
        </w:rPr>
        <w:t xml:space="preserve"> Values of t-statistic</w:t>
      </w:r>
    </w:p>
    <w:tbl>
      <w:tblPr>
        <w:tblW w:w="0" w:type="auto"/>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0"/>
        <w:gridCol w:w="2430"/>
      </w:tblGrid>
      <w:tr w:rsidR="006A439B" w:rsidRPr="00940A02" w14:paraId="0B5E098A" w14:textId="77777777" w:rsidTr="000F23AC">
        <w:trPr>
          <w:cantSplit/>
          <w:jc w:val="center"/>
        </w:trPr>
        <w:tc>
          <w:tcPr>
            <w:tcW w:w="2790" w:type="dxa"/>
          </w:tcPr>
          <w:p w14:paraId="0B5E0988" w14:textId="77777777" w:rsidR="006A439B" w:rsidRPr="00940A02" w:rsidRDefault="006A439B" w:rsidP="000F7B25">
            <w:pPr>
              <w:keepNext/>
              <w:keepLines/>
              <w:tabs>
                <w:tab w:val="left" w:pos="360"/>
              </w:tabs>
              <w:suppressAutoHyphens/>
              <w:ind w:left="-57"/>
              <w:jc w:val="center"/>
              <w:rPr>
                <w:rFonts w:ascii="Calibri" w:hAnsi="Calibri"/>
                <w:sz w:val="18"/>
                <w:szCs w:val="18"/>
              </w:rPr>
            </w:pPr>
            <w:r w:rsidRPr="00940A02">
              <w:rPr>
                <w:rFonts w:ascii="Calibri" w:hAnsi="Calibri"/>
                <w:sz w:val="18"/>
                <w:szCs w:val="18"/>
              </w:rPr>
              <w:t>Number of Readings</w:t>
            </w:r>
          </w:p>
        </w:tc>
        <w:tc>
          <w:tcPr>
            <w:tcW w:w="2430" w:type="dxa"/>
          </w:tcPr>
          <w:p w14:paraId="0B5E0989" w14:textId="77777777" w:rsidR="006A439B" w:rsidRPr="00940A02" w:rsidRDefault="006A439B" w:rsidP="000F7B25">
            <w:pPr>
              <w:keepNext/>
              <w:keepLines/>
              <w:tabs>
                <w:tab w:val="left" w:pos="360"/>
              </w:tabs>
              <w:suppressAutoHyphens/>
              <w:jc w:val="center"/>
              <w:rPr>
                <w:rFonts w:ascii="Calibri" w:hAnsi="Calibri"/>
                <w:sz w:val="18"/>
                <w:szCs w:val="18"/>
              </w:rPr>
            </w:pPr>
            <w:r w:rsidRPr="00940A02">
              <w:rPr>
                <w:rFonts w:ascii="Calibri" w:hAnsi="Calibri"/>
                <w:sz w:val="18"/>
                <w:szCs w:val="18"/>
              </w:rPr>
              <w:t>t-statistic</w:t>
            </w:r>
          </w:p>
        </w:tc>
      </w:tr>
      <w:tr w:rsidR="006A439B" w:rsidRPr="00940A02" w14:paraId="0B5E098D" w14:textId="77777777" w:rsidTr="000F23AC">
        <w:trPr>
          <w:cantSplit/>
          <w:jc w:val="center"/>
        </w:trPr>
        <w:tc>
          <w:tcPr>
            <w:tcW w:w="2790" w:type="dxa"/>
          </w:tcPr>
          <w:p w14:paraId="0B5E098B" w14:textId="77777777" w:rsidR="006A439B" w:rsidRPr="00940A02" w:rsidRDefault="006A439B" w:rsidP="000F7B25">
            <w:pPr>
              <w:keepNext/>
              <w:keepLines/>
              <w:tabs>
                <w:tab w:val="left" w:pos="360"/>
              </w:tabs>
              <w:suppressAutoHyphens/>
              <w:jc w:val="center"/>
              <w:rPr>
                <w:rFonts w:ascii="Calibri" w:hAnsi="Calibri"/>
                <w:sz w:val="18"/>
                <w:szCs w:val="18"/>
              </w:rPr>
            </w:pPr>
            <w:r w:rsidRPr="00940A02">
              <w:rPr>
                <w:rFonts w:ascii="Calibri" w:hAnsi="Calibri"/>
                <w:sz w:val="18"/>
                <w:szCs w:val="18"/>
              </w:rPr>
              <w:t>5</w:t>
            </w:r>
          </w:p>
        </w:tc>
        <w:tc>
          <w:tcPr>
            <w:tcW w:w="2430" w:type="dxa"/>
          </w:tcPr>
          <w:p w14:paraId="0B5E098C" w14:textId="77777777" w:rsidR="006A439B" w:rsidRPr="00940A02" w:rsidRDefault="006A439B" w:rsidP="000F7B25">
            <w:pPr>
              <w:keepNext/>
              <w:keepLines/>
              <w:tabs>
                <w:tab w:val="left" w:pos="360"/>
              </w:tabs>
              <w:suppressAutoHyphens/>
              <w:jc w:val="center"/>
              <w:rPr>
                <w:rFonts w:ascii="Calibri" w:hAnsi="Calibri"/>
                <w:sz w:val="18"/>
                <w:szCs w:val="18"/>
              </w:rPr>
            </w:pPr>
            <w:r w:rsidRPr="00940A02">
              <w:rPr>
                <w:rFonts w:ascii="Calibri" w:hAnsi="Calibri"/>
                <w:sz w:val="18"/>
                <w:szCs w:val="18"/>
              </w:rPr>
              <w:t>2.78</w:t>
            </w:r>
          </w:p>
        </w:tc>
      </w:tr>
      <w:tr w:rsidR="006A439B" w:rsidRPr="00940A02" w14:paraId="0B5E0990" w14:textId="77777777" w:rsidTr="000F23AC">
        <w:trPr>
          <w:cantSplit/>
          <w:jc w:val="center"/>
        </w:trPr>
        <w:tc>
          <w:tcPr>
            <w:tcW w:w="2790" w:type="dxa"/>
          </w:tcPr>
          <w:p w14:paraId="0B5E098E" w14:textId="77777777" w:rsidR="006A439B" w:rsidRPr="00940A02" w:rsidRDefault="006A439B" w:rsidP="000F7B25">
            <w:pPr>
              <w:keepNext/>
              <w:keepLines/>
              <w:tabs>
                <w:tab w:val="left" w:pos="360"/>
              </w:tabs>
              <w:suppressAutoHyphens/>
              <w:jc w:val="center"/>
              <w:rPr>
                <w:rFonts w:ascii="Calibri" w:hAnsi="Calibri"/>
                <w:sz w:val="18"/>
                <w:szCs w:val="18"/>
              </w:rPr>
            </w:pPr>
            <w:r w:rsidRPr="00940A02">
              <w:rPr>
                <w:rFonts w:ascii="Calibri" w:hAnsi="Calibri"/>
                <w:sz w:val="18"/>
                <w:szCs w:val="18"/>
              </w:rPr>
              <w:t>6</w:t>
            </w:r>
          </w:p>
        </w:tc>
        <w:tc>
          <w:tcPr>
            <w:tcW w:w="2430" w:type="dxa"/>
          </w:tcPr>
          <w:p w14:paraId="0B5E098F" w14:textId="77777777" w:rsidR="006A439B" w:rsidRPr="00940A02" w:rsidRDefault="006A439B" w:rsidP="000F7B25">
            <w:pPr>
              <w:keepNext/>
              <w:keepLines/>
              <w:tabs>
                <w:tab w:val="left" w:pos="360"/>
              </w:tabs>
              <w:suppressAutoHyphens/>
              <w:jc w:val="center"/>
              <w:rPr>
                <w:rFonts w:ascii="Calibri" w:hAnsi="Calibri"/>
                <w:sz w:val="18"/>
                <w:szCs w:val="18"/>
              </w:rPr>
            </w:pPr>
            <w:r w:rsidRPr="00940A02">
              <w:rPr>
                <w:rFonts w:ascii="Calibri" w:hAnsi="Calibri"/>
                <w:sz w:val="18"/>
                <w:szCs w:val="18"/>
              </w:rPr>
              <w:t>2.57</w:t>
            </w:r>
          </w:p>
        </w:tc>
      </w:tr>
      <w:tr w:rsidR="006A439B" w:rsidRPr="00940A02" w14:paraId="0B5E0993" w14:textId="77777777" w:rsidTr="000F23AC">
        <w:trPr>
          <w:cantSplit/>
          <w:jc w:val="center"/>
        </w:trPr>
        <w:tc>
          <w:tcPr>
            <w:tcW w:w="2790" w:type="dxa"/>
          </w:tcPr>
          <w:p w14:paraId="0B5E0991" w14:textId="77777777" w:rsidR="006A439B" w:rsidRPr="00940A02" w:rsidRDefault="006A439B" w:rsidP="000F7B25">
            <w:pPr>
              <w:keepNext/>
              <w:keepLines/>
              <w:tabs>
                <w:tab w:val="left" w:pos="360"/>
              </w:tabs>
              <w:suppressAutoHyphens/>
              <w:jc w:val="center"/>
              <w:rPr>
                <w:rFonts w:ascii="Calibri" w:hAnsi="Calibri"/>
                <w:sz w:val="18"/>
                <w:szCs w:val="18"/>
              </w:rPr>
            </w:pPr>
            <w:r w:rsidRPr="00940A02">
              <w:rPr>
                <w:rFonts w:ascii="Calibri" w:hAnsi="Calibri"/>
                <w:sz w:val="18"/>
                <w:szCs w:val="18"/>
              </w:rPr>
              <w:t>7</w:t>
            </w:r>
          </w:p>
        </w:tc>
        <w:tc>
          <w:tcPr>
            <w:tcW w:w="2430" w:type="dxa"/>
          </w:tcPr>
          <w:p w14:paraId="0B5E0992" w14:textId="77777777" w:rsidR="006A439B" w:rsidRPr="00940A02" w:rsidRDefault="006A439B" w:rsidP="000F7B25">
            <w:pPr>
              <w:keepNext/>
              <w:keepLines/>
              <w:tabs>
                <w:tab w:val="left" w:pos="360"/>
              </w:tabs>
              <w:suppressAutoHyphens/>
              <w:jc w:val="center"/>
              <w:rPr>
                <w:rFonts w:ascii="Calibri" w:hAnsi="Calibri"/>
                <w:sz w:val="18"/>
                <w:szCs w:val="18"/>
              </w:rPr>
            </w:pPr>
            <w:r w:rsidRPr="00940A02">
              <w:rPr>
                <w:rFonts w:ascii="Calibri" w:hAnsi="Calibri"/>
                <w:sz w:val="18"/>
                <w:szCs w:val="18"/>
              </w:rPr>
              <w:t>2.45</w:t>
            </w:r>
          </w:p>
        </w:tc>
      </w:tr>
      <w:tr w:rsidR="006A439B" w:rsidRPr="00940A02" w14:paraId="0B5E0996" w14:textId="77777777" w:rsidTr="000F23AC">
        <w:trPr>
          <w:cantSplit/>
          <w:jc w:val="center"/>
        </w:trPr>
        <w:tc>
          <w:tcPr>
            <w:tcW w:w="2790" w:type="dxa"/>
          </w:tcPr>
          <w:p w14:paraId="0B5E0994" w14:textId="77777777" w:rsidR="006A439B" w:rsidRPr="00940A02" w:rsidRDefault="006A439B" w:rsidP="000F7B25">
            <w:pPr>
              <w:keepNext/>
              <w:keepLines/>
              <w:tabs>
                <w:tab w:val="left" w:pos="360"/>
              </w:tabs>
              <w:suppressAutoHyphens/>
              <w:jc w:val="center"/>
              <w:rPr>
                <w:rFonts w:ascii="Calibri" w:hAnsi="Calibri"/>
                <w:sz w:val="18"/>
                <w:szCs w:val="18"/>
              </w:rPr>
            </w:pPr>
            <w:r w:rsidRPr="00940A02">
              <w:rPr>
                <w:rFonts w:ascii="Calibri" w:hAnsi="Calibri"/>
                <w:sz w:val="18"/>
                <w:szCs w:val="18"/>
              </w:rPr>
              <w:t>8</w:t>
            </w:r>
          </w:p>
        </w:tc>
        <w:tc>
          <w:tcPr>
            <w:tcW w:w="2430" w:type="dxa"/>
          </w:tcPr>
          <w:p w14:paraId="0B5E0995" w14:textId="77777777" w:rsidR="006A439B" w:rsidRPr="00940A02" w:rsidRDefault="006A439B" w:rsidP="000F7B25">
            <w:pPr>
              <w:keepNext/>
              <w:keepLines/>
              <w:tabs>
                <w:tab w:val="left" w:pos="360"/>
              </w:tabs>
              <w:suppressAutoHyphens/>
              <w:jc w:val="center"/>
              <w:rPr>
                <w:rFonts w:ascii="Calibri" w:hAnsi="Calibri"/>
                <w:sz w:val="18"/>
                <w:szCs w:val="18"/>
              </w:rPr>
            </w:pPr>
            <w:r w:rsidRPr="00940A02">
              <w:rPr>
                <w:rFonts w:ascii="Calibri" w:hAnsi="Calibri"/>
                <w:sz w:val="18"/>
                <w:szCs w:val="18"/>
              </w:rPr>
              <w:t>2.37</w:t>
            </w:r>
          </w:p>
        </w:tc>
      </w:tr>
      <w:tr w:rsidR="006A439B" w:rsidRPr="00940A02" w14:paraId="0B5E0999" w14:textId="77777777" w:rsidTr="000F23AC">
        <w:trPr>
          <w:cantSplit/>
          <w:jc w:val="center"/>
        </w:trPr>
        <w:tc>
          <w:tcPr>
            <w:tcW w:w="2790" w:type="dxa"/>
          </w:tcPr>
          <w:p w14:paraId="0B5E0997" w14:textId="77777777" w:rsidR="006A439B" w:rsidRPr="00940A02" w:rsidRDefault="006A439B" w:rsidP="000F7B25">
            <w:pPr>
              <w:keepNext/>
              <w:keepLines/>
              <w:tabs>
                <w:tab w:val="left" w:pos="360"/>
              </w:tabs>
              <w:suppressAutoHyphens/>
              <w:jc w:val="center"/>
              <w:rPr>
                <w:rFonts w:ascii="Calibri" w:hAnsi="Calibri"/>
                <w:sz w:val="18"/>
                <w:szCs w:val="18"/>
              </w:rPr>
            </w:pPr>
            <w:r w:rsidRPr="00940A02">
              <w:rPr>
                <w:rFonts w:ascii="Calibri" w:hAnsi="Calibri"/>
                <w:sz w:val="18"/>
                <w:szCs w:val="18"/>
              </w:rPr>
              <w:t>9</w:t>
            </w:r>
          </w:p>
        </w:tc>
        <w:tc>
          <w:tcPr>
            <w:tcW w:w="2430" w:type="dxa"/>
          </w:tcPr>
          <w:p w14:paraId="0B5E0998" w14:textId="77777777" w:rsidR="006A439B" w:rsidRPr="00940A02" w:rsidRDefault="006A439B" w:rsidP="000F7B25">
            <w:pPr>
              <w:keepNext/>
              <w:keepLines/>
              <w:tabs>
                <w:tab w:val="left" w:pos="360"/>
              </w:tabs>
              <w:suppressAutoHyphens/>
              <w:jc w:val="center"/>
              <w:rPr>
                <w:rFonts w:ascii="Calibri" w:hAnsi="Calibri"/>
                <w:sz w:val="18"/>
                <w:szCs w:val="18"/>
              </w:rPr>
            </w:pPr>
            <w:r w:rsidRPr="00940A02">
              <w:rPr>
                <w:rFonts w:ascii="Calibri" w:hAnsi="Calibri"/>
                <w:sz w:val="18"/>
                <w:szCs w:val="18"/>
              </w:rPr>
              <w:t>2.31</w:t>
            </w:r>
          </w:p>
        </w:tc>
      </w:tr>
    </w:tbl>
    <w:p w14:paraId="0B5E099A" w14:textId="77777777" w:rsidR="006A439B" w:rsidRDefault="006A439B" w:rsidP="006A439B">
      <w:pPr>
        <w:pStyle w:val="ListParagraph"/>
        <w:rPr>
          <w:rFonts w:ascii="Calibri" w:hAnsi="Calibri"/>
          <w:sz w:val="18"/>
          <w:szCs w:val="18"/>
        </w:rPr>
      </w:pPr>
    </w:p>
    <w:p w14:paraId="0B5E099B" w14:textId="2AF52BC8" w:rsidR="006A439B" w:rsidRDefault="006A439B" w:rsidP="006A439B">
      <w:pPr>
        <w:pStyle w:val="ListParagraph"/>
        <w:numPr>
          <w:ilvl w:val="0"/>
          <w:numId w:val="48"/>
        </w:numPr>
        <w:rPr>
          <w:rFonts w:ascii="Calibri" w:hAnsi="Calibri"/>
          <w:sz w:val="18"/>
          <w:szCs w:val="18"/>
        </w:rPr>
      </w:pPr>
      <w:r w:rsidRPr="000505E9">
        <w:rPr>
          <w:rFonts w:ascii="Calibri" w:hAnsi="Calibri"/>
          <w:sz w:val="18"/>
          <w:szCs w:val="18"/>
        </w:rPr>
        <w:t>This field is automatically calculated.</w:t>
      </w:r>
      <w:r>
        <w:rPr>
          <w:rFonts w:ascii="Calibri" w:hAnsi="Calibri"/>
          <w:sz w:val="18"/>
          <w:szCs w:val="18"/>
        </w:rPr>
        <w:t xml:space="preserve"> </w:t>
      </w:r>
      <w:r w:rsidRPr="00DD4C67">
        <w:rPr>
          <w:rFonts w:ascii="Calibri" w:hAnsi="Calibri"/>
          <w:sz w:val="18"/>
          <w:szCs w:val="18"/>
        </w:rPr>
        <w:t xml:space="preserve">The equation used </w:t>
      </w:r>
      <w:r>
        <w:rPr>
          <w:rFonts w:ascii="Calibri" w:hAnsi="Calibri"/>
          <w:sz w:val="18"/>
          <w:szCs w:val="18"/>
        </w:rPr>
        <w:t>to calculate this value in the field equals:</w:t>
      </w:r>
    </w:p>
    <w:p w14:paraId="0B5E099C" w14:textId="77777777" w:rsidR="006A439B" w:rsidRDefault="006A439B" w:rsidP="006A439B">
      <w:pPr>
        <w:pStyle w:val="ListParagraph"/>
        <w:numPr>
          <w:ilvl w:val="0"/>
          <w:numId w:val="27"/>
        </w:numPr>
        <w:rPr>
          <w:rFonts w:ascii="Calibri" w:hAnsi="Calibri"/>
          <w:sz w:val="18"/>
          <w:szCs w:val="18"/>
        </w:rPr>
      </w:pPr>
      <w:r>
        <w:rPr>
          <w:rFonts w:ascii="Calibri" w:hAnsi="Calibri"/>
          <w:sz w:val="18"/>
          <w:szCs w:val="18"/>
        </w:rPr>
        <w:t xml:space="preserve">If the </w:t>
      </w:r>
      <w:r w:rsidR="000F23AC">
        <w:rPr>
          <w:rFonts w:ascii="Calibri" w:hAnsi="Calibri"/>
          <w:sz w:val="18"/>
          <w:szCs w:val="18"/>
        </w:rPr>
        <w:t>P</w:t>
      </w:r>
      <w:r>
        <w:rPr>
          <w:rFonts w:ascii="Calibri" w:hAnsi="Calibri"/>
          <w:sz w:val="18"/>
          <w:szCs w:val="18"/>
        </w:rPr>
        <w:t xml:space="preserve">ercent </w:t>
      </w:r>
      <w:r w:rsidR="000F23AC">
        <w:rPr>
          <w:rFonts w:ascii="Calibri" w:hAnsi="Calibri"/>
          <w:sz w:val="18"/>
          <w:szCs w:val="18"/>
        </w:rPr>
        <w:t>U</w:t>
      </w:r>
      <w:r>
        <w:rPr>
          <w:rFonts w:ascii="Calibri" w:hAnsi="Calibri"/>
          <w:sz w:val="18"/>
          <w:szCs w:val="18"/>
        </w:rPr>
        <w:t>ncertainty in H</w:t>
      </w:r>
      <w:r w:rsidRPr="0091667B">
        <w:rPr>
          <w:rFonts w:ascii="Calibri" w:hAnsi="Calibri"/>
          <w:sz w:val="18"/>
          <w:szCs w:val="18"/>
        </w:rPr>
        <w:t>.</w:t>
      </w:r>
      <w:r>
        <w:rPr>
          <w:rFonts w:ascii="Calibri" w:hAnsi="Calibri"/>
          <w:sz w:val="18"/>
          <w:szCs w:val="18"/>
        </w:rPr>
        <w:t xml:space="preserve">2 </w:t>
      </w:r>
      <w:r w:rsidRPr="0091667B">
        <w:rPr>
          <w:rFonts w:ascii="Calibri" w:hAnsi="Calibri"/>
          <w:sz w:val="18"/>
          <w:szCs w:val="18"/>
        </w:rPr>
        <w:t xml:space="preserve">≤ </w:t>
      </w:r>
      <w:r>
        <w:rPr>
          <w:rFonts w:ascii="Calibri" w:hAnsi="Calibri"/>
          <w:sz w:val="18"/>
          <w:szCs w:val="18"/>
        </w:rPr>
        <w:t>10, then enter “</w:t>
      </w:r>
      <w:r w:rsidR="000F23AC">
        <w:rPr>
          <w:rFonts w:ascii="Calibri" w:hAnsi="Calibri"/>
          <w:sz w:val="18"/>
          <w:szCs w:val="18"/>
        </w:rPr>
        <w:t>S</w:t>
      </w:r>
      <w:r>
        <w:rPr>
          <w:rFonts w:ascii="Calibri" w:hAnsi="Calibri"/>
          <w:sz w:val="18"/>
          <w:szCs w:val="18"/>
        </w:rPr>
        <w:t xml:space="preserve">tandard” as </w:t>
      </w:r>
      <w:r w:rsidR="000F23AC">
        <w:rPr>
          <w:rFonts w:ascii="Calibri" w:hAnsi="Calibri"/>
          <w:sz w:val="18"/>
          <w:szCs w:val="18"/>
        </w:rPr>
        <w:t>A</w:t>
      </w:r>
      <w:r>
        <w:rPr>
          <w:rFonts w:ascii="Calibri" w:hAnsi="Calibri"/>
          <w:sz w:val="18"/>
          <w:szCs w:val="18"/>
        </w:rPr>
        <w:t xml:space="preserve">ccuracy </w:t>
      </w:r>
      <w:r w:rsidR="000F23AC">
        <w:rPr>
          <w:rFonts w:ascii="Calibri" w:hAnsi="Calibri"/>
          <w:sz w:val="18"/>
          <w:szCs w:val="18"/>
        </w:rPr>
        <w:t>L</w:t>
      </w:r>
      <w:r>
        <w:rPr>
          <w:rFonts w:ascii="Calibri" w:hAnsi="Calibri"/>
          <w:sz w:val="18"/>
          <w:szCs w:val="18"/>
        </w:rPr>
        <w:t>evel in box H. 3</w:t>
      </w:r>
    </w:p>
    <w:p w14:paraId="0B5E099D" w14:textId="77777777" w:rsidR="006A439B" w:rsidRDefault="006A439B" w:rsidP="006A439B">
      <w:pPr>
        <w:pStyle w:val="ListParagraph"/>
        <w:numPr>
          <w:ilvl w:val="0"/>
          <w:numId w:val="27"/>
        </w:numPr>
        <w:rPr>
          <w:rFonts w:ascii="Calibri" w:hAnsi="Calibri"/>
          <w:sz w:val="18"/>
          <w:szCs w:val="18"/>
        </w:rPr>
      </w:pPr>
      <w:r>
        <w:rPr>
          <w:rFonts w:ascii="Calibri" w:hAnsi="Calibri"/>
          <w:sz w:val="18"/>
          <w:szCs w:val="18"/>
        </w:rPr>
        <w:t xml:space="preserve">If the </w:t>
      </w:r>
      <w:r w:rsidR="000F23AC">
        <w:rPr>
          <w:rFonts w:ascii="Calibri" w:hAnsi="Calibri"/>
          <w:sz w:val="18"/>
          <w:szCs w:val="18"/>
        </w:rPr>
        <w:t>P</w:t>
      </w:r>
      <w:r>
        <w:rPr>
          <w:rFonts w:ascii="Calibri" w:hAnsi="Calibri"/>
          <w:sz w:val="18"/>
          <w:szCs w:val="18"/>
        </w:rPr>
        <w:t xml:space="preserve">ercent </w:t>
      </w:r>
      <w:r w:rsidR="000F23AC">
        <w:rPr>
          <w:rFonts w:ascii="Calibri" w:hAnsi="Calibri"/>
          <w:sz w:val="18"/>
          <w:szCs w:val="18"/>
        </w:rPr>
        <w:t>U</w:t>
      </w:r>
      <w:r>
        <w:rPr>
          <w:rFonts w:ascii="Calibri" w:hAnsi="Calibri"/>
          <w:sz w:val="18"/>
          <w:szCs w:val="18"/>
        </w:rPr>
        <w:t>ncertainty in H</w:t>
      </w:r>
      <w:r w:rsidRPr="0091667B">
        <w:rPr>
          <w:rFonts w:ascii="Calibri" w:hAnsi="Calibri"/>
          <w:sz w:val="18"/>
          <w:szCs w:val="18"/>
        </w:rPr>
        <w:t>.</w:t>
      </w:r>
      <w:r>
        <w:rPr>
          <w:rFonts w:ascii="Calibri" w:hAnsi="Calibri"/>
          <w:sz w:val="18"/>
          <w:szCs w:val="18"/>
        </w:rPr>
        <w:t>2 &gt; 10, then enter “</w:t>
      </w:r>
      <w:r w:rsidR="000F23AC">
        <w:rPr>
          <w:rFonts w:ascii="Calibri" w:hAnsi="Calibri"/>
          <w:sz w:val="18"/>
          <w:szCs w:val="18"/>
        </w:rPr>
        <w:t>R</w:t>
      </w:r>
      <w:r>
        <w:rPr>
          <w:rFonts w:ascii="Calibri" w:hAnsi="Calibri"/>
          <w:sz w:val="18"/>
          <w:szCs w:val="18"/>
        </w:rPr>
        <w:t xml:space="preserve">educed” as </w:t>
      </w:r>
      <w:r w:rsidR="000F23AC">
        <w:rPr>
          <w:rFonts w:ascii="Calibri" w:hAnsi="Calibri"/>
          <w:sz w:val="18"/>
          <w:szCs w:val="18"/>
        </w:rPr>
        <w:t>A</w:t>
      </w:r>
      <w:r>
        <w:rPr>
          <w:rFonts w:ascii="Calibri" w:hAnsi="Calibri"/>
          <w:sz w:val="18"/>
          <w:szCs w:val="18"/>
        </w:rPr>
        <w:t xml:space="preserve">ccuracy </w:t>
      </w:r>
      <w:r w:rsidR="000F23AC">
        <w:rPr>
          <w:rFonts w:ascii="Calibri" w:hAnsi="Calibri"/>
          <w:sz w:val="18"/>
          <w:szCs w:val="18"/>
        </w:rPr>
        <w:t>L</w:t>
      </w:r>
      <w:r>
        <w:rPr>
          <w:rFonts w:ascii="Calibri" w:hAnsi="Calibri"/>
          <w:sz w:val="18"/>
          <w:szCs w:val="18"/>
        </w:rPr>
        <w:t>evel in box H. 3</w:t>
      </w:r>
    </w:p>
    <w:p w14:paraId="0B5E099E" w14:textId="1A9D6549" w:rsidR="006A439B" w:rsidRDefault="006A439B" w:rsidP="006A439B">
      <w:pPr>
        <w:pStyle w:val="ListParagraph"/>
        <w:numPr>
          <w:ilvl w:val="0"/>
          <w:numId w:val="48"/>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to calculate this value in the field equals:</w:t>
      </w:r>
    </w:p>
    <w:p w14:paraId="0B5E099F" w14:textId="77777777" w:rsidR="006A439B" w:rsidRDefault="006A439B" w:rsidP="006A439B">
      <w:pPr>
        <w:pStyle w:val="ListParagraph"/>
        <w:numPr>
          <w:ilvl w:val="0"/>
          <w:numId w:val="33"/>
        </w:numPr>
        <w:ind w:left="1440"/>
        <w:rPr>
          <w:rFonts w:ascii="Calibri" w:hAnsi="Calibri"/>
          <w:sz w:val="18"/>
          <w:szCs w:val="18"/>
        </w:rPr>
      </w:pPr>
      <w:r>
        <w:rPr>
          <w:rFonts w:ascii="Calibri" w:hAnsi="Calibri"/>
          <w:sz w:val="18"/>
          <w:szCs w:val="18"/>
        </w:rPr>
        <w:t xml:space="preserve">If the </w:t>
      </w:r>
      <w:r w:rsidR="000F23AC">
        <w:rPr>
          <w:rFonts w:ascii="Calibri" w:hAnsi="Calibri"/>
          <w:sz w:val="18"/>
          <w:szCs w:val="18"/>
        </w:rPr>
        <w:t>A</w:t>
      </w:r>
      <w:r>
        <w:rPr>
          <w:rFonts w:ascii="Calibri" w:hAnsi="Calibri"/>
          <w:sz w:val="18"/>
          <w:szCs w:val="18"/>
        </w:rPr>
        <w:t xml:space="preserve">ccuracy </w:t>
      </w:r>
      <w:r w:rsidR="000F23AC">
        <w:rPr>
          <w:rFonts w:ascii="Calibri" w:hAnsi="Calibri"/>
          <w:sz w:val="18"/>
          <w:szCs w:val="18"/>
        </w:rPr>
        <w:t>L</w:t>
      </w:r>
      <w:r>
        <w:rPr>
          <w:rFonts w:ascii="Calibri" w:hAnsi="Calibri"/>
          <w:sz w:val="18"/>
          <w:szCs w:val="18"/>
        </w:rPr>
        <w:t>evel H</w:t>
      </w:r>
      <w:r w:rsidRPr="0091667B">
        <w:rPr>
          <w:rFonts w:ascii="Calibri" w:hAnsi="Calibri"/>
          <w:sz w:val="18"/>
          <w:szCs w:val="18"/>
        </w:rPr>
        <w:t>.</w:t>
      </w:r>
      <w:r>
        <w:rPr>
          <w:rFonts w:ascii="Calibri" w:hAnsi="Calibri"/>
          <w:sz w:val="18"/>
          <w:szCs w:val="18"/>
        </w:rPr>
        <w:t xml:space="preserve">3 = Standard, then enter 1 as Accuracy Adjustment </w:t>
      </w:r>
      <w:r w:rsidR="000F23AC">
        <w:rPr>
          <w:rFonts w:ascii="Calibri" w:hAnsi="Calibri"/>
          <w:sz w:val="18"/>
          <w:szCs w:val="18"/>
        </w:rPr>
        <w:t>F</w:t>
      </w:r>
      <w:r>
        <w:rPr>
          <w:rFonts w:ascii="Calibri" w:hAnsi="Calibri"/>
          <w:sz w:val="18"/>
          <w:szCs w:val="18"/>
        </w:rPr>
        <w:t>actor in box H.4</w:t>
      </w:r>
    </w:p>
    <w:p w14:paraId="0B5E09A0" w14:textId="77777777" w:rsidR="006A439B" w:rsidRDefault="006A439B" w:rsidP="006A439B">
      <w:pPr>
        <w:pStyle w:val="ListParagraph"/>
        <w:numPr>
          <w:ilvl w:val="0"/>
          <w:numId w:val="33"/>
        </w:numPr>
        <w:ind w:left="1440"/>
        <w:rPr>
          <w:rFonts w:ascii="Calibri" w:hAnsi="Calibri"/>
          <w:sz w:val="18"/>
          <w:szCs w:val="18"/>
        </w:rPr>
      </w:pPr>
      <w:r>
        <w:rPr>
          <w:rFonts w:ascii="Calibri" w:hAnsi="Calibri"/>
          <w:sz w:val="18"/>
          <w:szCs w:val="18"/>
        </w:rPr>
        <w:t xml:space="preserve">If the </w:t>
      </w:r>
      <w:r w:rsidR="000F23AC">
        <w:rPr>
          <w:rFonts w:ascii="Calibri" w:hAnsi="Calibri"/>
          <w:sz w:val="18"/>
          <w:szCs w:val="18"/>
        </w:rPr>
        <w:t>A</w:t>
      </w:r>
      <w:r>
        <w:rPr>
          <w:rFonts w:ascii="Calibri" w:hAnsi="Calibri"/>
          <w:sz w:val="18"/>
          <w:szCs w:val="18"/>
        </w:rPr>
        <w:t xml:space="preserve">ccuracy </w:t>
      </w:r>
      <w:r w:rsidR="000F23AC">
        <w:rPr>
          <w:rFonts w:ascii="Calibri" w:hAnsi="Calibri"/>
          <w:sz w:val="18"/>
          <w:szCs w:val="18"/>
        </w:rPr>
        <w:t>L</w:t>
      </w:r>
      <w:r>
        <w:rPr>
          <w:rFonts w:ascii="Calibri" w:hAnsi="Calibri"/>
          <w:sz w:val="18"/>
          <w:szCs w:val="18"/>
        </w:rPr>
        <w:t>evel H</w:t>
      </w:r>
      <w:r w:rsidRPr="0091667B">
        <w:rPr>
          <w:rFonts w:ascii="Calibri" w:hAnsi="Calibri"/>
          <w:sz w:val="18"/>
          <w:szCs w:val="18"/>
        </w:rPr>
        <w:t>.</w:t>
      </w:r>
      <w:r>
        <w:rPr>
          <w:rFonts w:ascii="Calibri" w:hAnsi="Calibri"/>
          <w:sz w:val="18"/>
          <w:szCs w:val="18"/>
        </w:rPr>
        <w:t xml:space="preserve">3 = Reduced, Accuracy Adjustment </w:t>
      </w:r>
      <w:r w:rsidR="000F23AC">
        <w:rPr>
          <w:rFonts w:ascii="Calibri" w:hAnsi="Calibri"/>
          <w:sz w:val="18"/>
          <w:szCs w:val="18"/>
        </w:rPr>
        <w:t>F</w:t>
      </w:r>
      <w:r>
        <w:rPr>
          <w:rFonts w:ascii="Calibri" w:hAnsi="Calibri"/>
          <w:sz w:val="18"/>
          <w:szCs w:val="18"/>
        </w:rPr>
        <w:t>actor equation equals 1+(H.2/100)</w:t>
      </w:r>
    </w:p>
    <w:p w14:paraId="0B5E09A1" w14:textId="23435BE4" w:rsidR="006A439B" w:rsidRDefault="006A439B" w:rsidP="006A439B">
      <w:pPr>
        <w:pStyle w:val="ListParagraph"/>
        <w:numPr>
          <w:ilvl w:val="0"/>
          <w:numId w:val="48"/>
        </w:numPr>
        <w:rPr>
          <w:rFonts w:ascii="Calibri" w:hAnsi="Calibri"/>
          <w:sz w:val="18"/>
          <w:szCs w:val="18"/>
        </w:rPr>
      </w:pPr>
      <w:r w:rsidRPr="00DD4C67">
        <w:rPr>
          <w:rFonts w:ascii="Calibri" w:hAnsi="Calibri"/>
          <w:sz w:val="18"/>
          <w:szCs w:val="18"/>
        </w:rPr>
        <w:t>This field is automatically calculat</w:t>
      </w:r>
      <w:r>
        <w:rPr>
          <w:rFonts w:ascii="Calibri" w:hAnsi="Calibri"/>
          <w:sz w:val="18"/>
          <w:szCs w:val="18"/>
        </w:rPr>
        <w:t xml:space="preserve">ed. </w:t>
      </w:r>
      <w:r w:rsidRPr="00DD4C67">
        <w:rPr>
          <w:rFonts w:ascii="Calibri" w:hAnsi="Calibri"/>
          <w:sz w:val="18"/>
          <w:szCs w:val="18"/>
        </w:rPr>
        <w:t xml:space="preserve">The equation used </w:t>
      </w:r>
      <w:r>
        <w:rPr>
          <w:rFonts w:ascii="Calibri" w:hAnsi="Calibri"/>
          <w:sz w:val="18"/>
          <w:szCs w:val="18"/>
        </w:rPr>
        <w:t xml:space="preserve">to calculate this value in the field equals </w:t>
      </w:r>
      <w:r w:rsidRPr="0091667B">
        <w:rPr>
          <w:rFonts w:ascii="Calibri" w:hAnsi="Calibri"/>
          <w:sz w:val="18"/>
          <w:szCs w:val="18"/>
        </w:rPr>
        <w:t xml:space="preserve">the </w:t>
      </w:r>
      <w:r>
        <w:rPr>
          <w:rFonts w:ascii="Calibri" w:hAnsi="Calibri"/>
          <w:sz w:val="18"/>
          <w:szCs w:val="18"/>
        </w:rPr>
        <w:t>G.3 * H.4 = Adjusted CFM50</w:t>
      </w:r>
      <w:r w:rsidR="00FD7914">
        <w:rPr>
          <w:rFonts w:ascii="Calibri" w:hAnsi="Calibri"/>
          <w:sz w:val="18"/>
          <w:szCs w:val="18"/>
        </w:rPr>
        <w:t>.</w:t>
      </w:r>
    </w:p>
    <w:p w14:paraId="0B5E09A2" w14:textId="77777777" w:rsidR="006A439B" w:rsidRDefault="006A439B" w:rsidP="006A439B">
      <w:pPr>
        <w:pStyle w:val="ListParagraph"/>
        <w:numPr>
          <w:ilvl w:val="0"/>
          <w:numId w:val="48"/>
        </w:numPr>
        <w:rPr>
          <w:rFonts w:ascii="Calibri" w:hAnsi="Calibri"/>
          <w:sz w:val="18"/>
          <w:szCs w:val="18"/>
        </w:rPr>
      </w:pPr>
      <w:r w:rsidRPr="00855947">
        <w:rPr>
          <w:rFonts w:ascii="Calibri" w:hAnsi="Calibri"/>
          <w:sz w:val="18"/>
          <w:szCs w:val="18"/>
        </w:rPr>
        <w:t xml:space="preserve">Enter the </w:t>
      </w:r>
      <w:r w:rsidR="000F23AC">
        <w:rPr>
          <w:rFonts w:ascii="Calibri" w:hAnsi="Calibri"/>
          <w:sz w:val="18"/>
          <w:szCs w:val="18"/>
        </w:rPr>
        <w:t>C</w:t>
      </w:r>
      <w:r>
        <w:rPr>
          <w:rFonts w:ascii="Calibri" w:hAnsi="Calibri"/>
          <w:sz w:val="18"/>
          <w:szCs w:val="18"/>
        </w:rPr>
        <w:t>orrected CFM50 from manometer software</w:t>
      </w:r>
      <w:r w:rsidRPr="00855947">
        <w:rPr>
          <w:rFonts w:ascii="Calibri" w:hAnsi="Calibri"/>
          <w:sz w:val="18"/>
          <w:szCs w:val="18"/>
        </w:rPr>
        <w:t>.</w:t>
      </w:r>
    </w:p>
    <w:p w14:paraId="0B5E09A3" w14:textId="77777777" w:rsidR="006A439B" w:rsidRDefault="006A439B" w:rsidP="006A439B">
      <w:pPr>
        <w:pStyle w:val="ListParagraph"/>
        <w:numPr>
          <w:ilvl w:val="0"/>
          <w:numId w:val="48"/>
        </w:numPr>
        <w:rPr>
          <w:rFonts w:ascii="Calibri" w:hAnsi="Calibri"/>
          <w:sz w:val="18"/>
          <w:szCs w:val="18"/>
        </w:rPr>
      </w:pPr>
      <w:r w:rsidRPr="00855947">
        <w:rPr>
          <w:rFonts w:ascii="Calibri" w:hAnsi="Calibri"/>
          <w:sz w:val="18"/>
          <w:szCs w:val="18"/>
        </w:rPr>
        <w:t xml:space="preserve">Enter the </w:t>
      </w:r>
      <w:r w:rsidR="000F23AC">
        <w:rPr>
          <w:rFonts w:ascii="Calibri" w:hAnsi="Calibri"/>
          <w:sz w:val="18"/>
          <w:szCs w:val="18"/>
        </w:rPr>
        <w:t>P</w:t>
      </w:r>
      <w:r>
        <w:rPr>
          <w:rFonts w:ascii="Calibri" w:hAnsi="Calibri"/>
          <w:sz w:val="18"/>
          <w:szCs w:val="18"/>
        </w:rPr>
        <w:t xml:space="preserve">ercent </w:t>
      </w:r>
      <w:r w:rsidR="000F23AC">
        <w:rPr>
          <w:rFonts w:ascii="Calibri" w:hAnsi="Calibri"/>
          <w:sz w:val="18"/>
          <w:szCs w:val="18"/>
        </w:rPr>
        <w:t>U</w:t>
      </w:r>
      <w:r>
        <w:rPr>
          <w:rFonts w:ascii="Calibri" w:hAnsi="Calibri"/>
          <w:sz w:val="18"/>
          <w:szCs w:val="18"/>
        </w:rPr>
        <w:t>ncertainty from manometer software</w:t>
      </w:r>
      <w:r w:rsidRPr="00855947">
        <w:rPr>
          <w:rFonts w:ascii="Calibri" w:hAnsi="Calibri"/>
          <w:sz w:val="18"/>
          <w:szCs w:val="18"/>
        </w:rPr>
        <w:t>.</w:t>
      </w:r>
    </w:p>
    <w:p w14:paraId="0B5E09A4" w14:textId="41AA2B5B" w:rsidR="006A439B" w:rsidDel="00F03834" w:rsidRDefault="006A439B" w:rsidP="00AB79C6">
      <w:pPr>
        <w:rPr>
          <w:del w:id="50" w:author="Shewmaker, Michael@Energy" w:date="2016-03-29T15:34:00Z"/>
          <w:rFonts w:ascii="Calibri" w:hAnsi="Calibri"/>
        </w:rPr>
      </w:pPr>
    </w:p>
    <w:p w14:paraId="0B5E09A5" w14:textId="7CC74B54" w:rsidR="00AB79C6" w:rsidRPr="00782762" w:rsidDel="00F03834" w:rsidRDefault="00AB79C6" w:rsidP="00AB79C6">
      <w:pPr>
        <w:rPr>
          <w:del w:id="51" w:author="Shewmaker, Michael@Energy" w:date="2016-03-29T15:34:00Z"/>
          <w:rFonts w:ascii="Calibri" w:hAnsi="Calibri"/>
          <w:b/>
          <w:sz w:val="18"/>
          <w:szCs w:val="18"/>
        </w:rPr>
      </w:pPr>
      <w:del w:id="52" w:author="Shewmaker, Michael@Energy" w:date="2016-03-29T15:34:00Z">
        <w:r w:rsidRPr="00782762" w:rsidDel="00F03834">
          <w:rPr>
            <w:rFonts w:ascii="Calibri" w:hAnsi="Calibri"/>
            <w:b/>
            <w:sz w:val="18"/>
            <w:szCs w:val="18"/>
          </w:rPr>
          <w:delText xml:space="preserve">Section </w:delText>
        </w:r>
        <w:r w:rsidR="006A439B" w:rsidDel="00F03834">
          <w:rPr>
            <w:rFonts w:ascii="Calibri" w:hAnsi="Calibri"/>
            <w:b/>
            <w:sz w:val="18"/>
            <w:szCs w:val="18"/>
          </w:rPr>
          <w:delText>I</w:delText>
        </w:r>
        <w:r w:rsidRPr="00782762" w:rsidDel="00F03834">
          <w:rPr>
            <w:rFonts w:ascii="Calibri" w:hAnsi="Calibri"/>
            <w:b/>
            <w:sz w:val="18"/>
            <w:szCs w:val="18"/>
          </w:rPr>
          <w:delText>. Additional Requirements for Compliance</w:delText>
        </w:r>
      </w:del>
    </w:p>
    <w:p w14:paraId="0B5E09A6" w14:textId="4F51886F" w:rsidR="00AB79C6" w:rsidRPr="00782762" w:rsidDel="00F03834" w:rsidRDefault="00AB79C6" w:rsidP="00AB79C6">
      <w:pPr>
        <w:pStyle w:val="ListParagraph"/>
        <w:numPr>
          <w:ilvl w:val="0"/>
          <w:numId w:val="42"/>
        </w:numPr>
        <w:rPr>
          <w:del w:id="53" w:author="Shewmaker, Michael@Energy" w:date="2016-03-29T15:34:00Z"/>
          <w:rFonts w:ascii="Calibri" w:hAnsi="Calibri"/>
          <w:sz w:val="18"/>
          <w:szCs w:val="18"/>
        </w:rPr>
      </w:pPr>
      <w:del w:id="54" w:author="Shewmaker, Michael@Energy" w:date="2016-03-29T15:34:00Z">
        <w:r w:rsidRPr="00782762" w:rsidDel="00F03834">
          <w:rPr>
            <w:rFonts w:ascii="Calibri" w:hAnsi="Calibri"/>
            <w:sz w:val="18"/>
            <w:szCs w:val="18"/>
          </w:rPr>
          <w:delText>This statement must be true (or not applicable) for the test to conform to the protocols.</w:delText>
        </w:r>
      </w:del>
    </w:p>
    <w:p w14:paraId="0B5E09A7" w14:textId="49EAA000" w:rsidR="00AB79C6" w:rsidRPr="00782762" w:rsidDel="00F03834" w:rsidRDefault="00AB79C6" w:rsidP="00AB79C6">
      <w:pPr>
        <w:pStyle w:val="ListParagraph"/>
        <w:numPr>
          <w:ilvl w:val="0"/>
          <w:numId w:val="42"/>
        </w:numPr>
        <w:rPr>
          <w:del w:id="55" w:author="Shewmaker, Michael@Energy" w:date="2016-03-29T15:34:00Z"/>
          <w:rFonts w:ascii="Calibri" w:hAnsi="Calibri"/>
          <w:sz w:val="18"/>
          <w:szCs w:val="18"/>
        </w:rPr>
      </w:pPr>
      <w:del w:id="56" w:author="Shewmaker, Michael@Energy" w:date="2016-03-29T15:34:00Z">
        <w:r w:rsidRPr="00782762" w:rsidDel="00F03834">
          <w:rPr>
            <w:rFonts w:ascii="Calibri" w:hAnsi="Calibri"/>
            <w:sz w:val="18"/>
            <w:szCs w:val="18"/>
          </w:rPr>
          <w:delText>This statement must be true (or not applicable) for the test to conform to the protocols.</w:delText>
        </w:r>
      </w:del>
    </w:p>
    <w:p w14:paraId="0B5E09A8" w14:textId="7A7C26B8" w:rsidR="00AB79C6" w:rsidRPr="00782762" w:rsidDel="00F03834" w:rsidRDefault="00AB79C6" w:rsidP="00AB79C6">
      <w:pPr>
        <w:pStyle w:val="ListParagraph"/>
        <w:numPr>
          <w:ilvl w:val="0"/>
          <w:numId w:val="42"/>
        </w:numPr>
        <w:rPr>
          <w:del w:id="57" w:author="Shewmaker, Michael@Energy" w:date="2016-03-29T15:34:00Z"/>
          <w:rFonts w:ascii="Calibri" w:hAnsi="Calibri"/>
          <w:sz w:val="18"/>
          <w:szCs w:val="18"/>
        </w:rPr>
      </w:pPr>
      <w:del w:id="58" w:author="Shewmaker, Michael@Energy" w:date="2016-03-29T15:34:00Z">
        <w:r w:rsidRPr="00782762" w:rsidDel="00F03834">
          <w:rPr>
            <w:rFonts w:ascii="Calibri" w:hAnsi="Calibri"/>
            <w:sz w:val="18"/>
            <w:szCs w:val="18"/>
          </w:rPr>
          <w:delText>This statement must be true (or not applicable) for the test to conform to the protocols.</w:delText>
        </w:r>
      </w:del>
    </w:p>
    <w:p w14:paraId="0B5E09A9" w14:textId="2C315A97" w:rsidR="00AB79C6" w:rsidRPr="00782762" w:rsidDel="00F03834" w:rsidRDefault="00AB79C6" w:rsidP="00AB79C6">
      <w:pPr>
        <w:pStyle w:val="ListParagraph"/>
        <w:numPr>
          <w:ilvl w:val="0"/>
          <w:numId w:val="42"/>
        </w:numPr>
        <w:rPr>
          <w:del w:id="59" w:author="Shewmaker, Michael@Energy" w:date="2016-03-29T15:34:00Z"/>
          <w:rFonts w:ascii="Calibri" w:hAnsi="Calibri"/>
          <w:sz w:val="18"/>
          <w:szCs w:val="18"/>
        </w:rPr>
      </w:pPr>
      <w:del w:id="60" w:author="Shewmaker, Michael@Energy" w:date="2016-03-29T15:34:00Z">
        <w:r w:rsidRPr="00782762" w:rsidDel="00F03834">
          <w:rPr>
            <w:rFonts w:ascii="Calibri" w:hAnsi="Calibri"/>
            <w:sz w:val="18"/>
            <w:szCs w:val="18"/>
          </w:rPr>
          <w:delText>This statement must be true (or not applicable) for the test to conform to the protocols.</w:delText>
        </w:r>
      </w:del>
    </w:p>
    <w:p w14:paraId="0B5E09AA" w14:textId="29C50B40" w:rsidR="00AB79C6" w:rsidDel="00F03834" w:rsidRDefault="00AB79C6" w:rsidP="00AB79C6">
      <w:pPr>
        <w:pStyle w:val="ListParagraph"/>
        <w:numPr>
          <w:ilvl w:val="0"/>
          <w:numId w:val="42"/>
        </w:numPr>
        <w:rPr>
          <w:del w:id="61" w:author="Shewmaker, Michael@Energy" w:date="2016-03-29T15:34:00Z"/>
          <w:rFonts w:ascii="Calibri" w:hAnsi="Calibri"/>
          <w:sz w:val="18"/>
          <w:szCs w:val="18"/>
        </w:rPr>
      </w:pPr>
      <w:del w:id="62" w:author="Shewmaker, Michael@Energy" w:date="2016-03-29T15:34:00Z">
        <w:r w:rsidRPr="00782762" w:rsidDel="00F03834">
          <w:rPr>
            <w:rFonts w:ascii="Calibri" w:hAnsi="Calibri"/>
            <w:sz w:val="18"/>
            <w:szCs w:val="18"/>
          </w:rPr>
          <w:delText>This statement must be true (or not applicable) for the test to conform to the protocols.</w:delText>
        </w:r>
      </w:del>
    </w:p>
    <w:p w14:paraId="0B5E09AB" w14:textId="77777777" w:rsidR="00AB79C6" w:rsidRDefault="00AB79C6" w:rsidP="0049004B">
      <w:pPr>
        <w:rPr>
          <w:rFonts w:ascii="Calibri" w:hAnsi="Calibri"/>
          <w:b/>
        </w:rPr>
      </w:pPr>
    </w:p>
    <w:p w14:paraId="0B5E09AC" w14:textId="77777777" w:rsidR="00AB79C6" w:rsidRDefault="00AB79C6" w:rsidP="0049004B">
      <w:pPr>
        <w:rPr>
          <w:rFonts w:ascii="Calibri" w:hAnsi="Calibri"/>
          <w:b/>
        </w:rPr>
      </w:pPr>
    </w:p>
    <w:p w14:paraId="0B5E09AD" w14:textId="77777777" w:rsidR="000F7B25" w:rsidRDefault="000F7B25">
      <w:pPr>
        <w:pStyle w:val="ListParagraph"/>
      </w:pPr>
    </w:p>
    <w:p w14:paraId="0B5E09AE" w14:textId="77777777" w:rsidR="00CD10AA" w:rsidRDefault="00CD10AA">
      <w:pPr>
        <w:sectPr w:rsidR="00CD10AA" w:rsidSect="003C523E">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08"/>
      </w:tblGrid>
      <w:tr w:rsidR="00CD10AA" w:rsidRPr="00673FDF" w14:paraId="0B5E09B0" w14:textId="77777777" w:rsidTr="0049004B">
        <w:tc>
          <w:tcPr>
            <w:tcW w:w="11016" w:type="dxa"/>
            <w:gridSpan w:val="3"/>
            <w:vAlign w:val="center"/>
          </w:tcPr>
          <w:p w14:paraId="0B5E09AF"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A40BDC">
              <w:rPr>
                <w:rFonts w:ascii="Calibri" w:hAnsi="Calibri"/>
                <w:b/>
                <w:szCs w:val="18"/>
              </w:rPr>
              <w:lastRenderedPageBreak/>
              <w:t>A. Building Air Leakage – General Information</w:t>
            </w:r>
          </w:p>
        </w:tc>
      </w:tr>
      <w:tr w:rsidR="00CD10AA" w:rsidRPr="00673FDF" w14:paraId="0B5E09B4" w14:textId="77777777" w:rsidTr="002E31C7">
        <w:tc>
          <w:tcPr>
            <w:tcW w:w="590" w:type="dxa"/>
            <w:vAlign w:val="center"/>
          </w:tcPr>
          <w:p w14:paraId="0B5E09B1" w14:textId="77777777" w:rsidR="00CD10AA" w:rsidRPr="00673FDF" w:rsidRDefault="003153C6" w:rsidP="005D194F">
            <w:pPr>
              <w:jc w:val="center"/>
              <w:rPr>
                <w:rFonts w:ascii="Calibri" w:hAnsi="Calibri"/>
                <w:b/>
                <w:sz w:val="18"/>
                <w:szCs w:val="18"/>
              </w:rPr>
            </w:pPr>
            <w:r>
              <w:rPr>
                <w:rFonts w:ascii="Calibri" w:hAnsi="Calibri"/>
                <w:sz w:val="18"/>
                <w:szCs w:val="18"/>
              </w:rPr>
              <w:t>01</w:t>
            </w:r>
          </w:p>
        </w:tc>
        <w:tc>
          <w:tcPr>
            <w:tcW w:w="4918" w:type="dxa"/>
          </w:tcPr>
          <w:p w14:paraId="0B5E09B2" w14:textId="6A290069" w:rsidR="00CD10AA" w:rsidRPr="00673FDF" w:rsidRDefault="00CD10AA" w:rsidP="002E31C7">
            <w:pPr>
              <w:rPr>
                <w:rFonts w:ascii="Calibri" w:hAnsi="Calibri"/>
                <w:sz w:val="18"/>
                <w:szCs w:val="18"/>
              </w:rPr>
            </w:pPr>
            <w:r w:rsidRPr="00673FDF">
              <w:rPr>
                <w:rFonts w:ascii="Calibri" w:hAnsi="Calibri"/>
                <w:sz w:val="18"/>
                <w:szCs w:val="18"/>
              </w:rPr>
              <w:t xml:space="preserve">Indoor </w:t>
            </w:r>
            <w:r w:rsidR="000A5B10">
              <w:rPr>
                <w:rFonts w:ascii="Calibri" w:hAnsi="Calibri"/>
                <w:sz w:val="18"/>
                <w:szCs w:val="18"/>
              </w:rPr>
              <w:t>T</w:t>
            </w:r>
            <w:r w:rsidRPr="00673FDF">
              <w:rPr>
                <w:rFonts w:ascii="Calibri" w:hAnsi="Calibri"/>
                <w:sz w:val="18"/>
                <w:szCs w:val="18"/>
              </w:rPr>
              <w:t xml:space="preserve">emperature </w:t>
            </w:r>
            <w:r w:rsidR="000A5B10">
              <w:rPr>
                <w:rFonts w:ascii="Calibri" w:hAnsi="Calibri"/>
                <w:sz w:val="18"/>
                <w:szCs w:val="18"/>
              </w:rPr>
              <w:t>D</w:t>
            </w:r>
            <w:r w:rsidRPr="00673FDF">
              <w:rPr>
                <w:rFonts w:ascii="Calibri" w:hAnsi="Calibri"/>
                <w:sz w:val="18"/>
                <w:szCs w:val="18"/>
              </w:rPr>
              <w:t xml:space="preserve">uring </w:t>
            </w:r>
            <w:r w:rsidR="000A5B10">
              <w:rPr>
                <w:rFonts w:ascii="Calibri" w:hAnsi="Calibri"/>
                <w:sz w:val="18"/>
                <w:szCs w:val="18"/>
              </w:rPr>
              <w:t>T</w:t>
            </w:r>
            <w:r w:rsidRPr="00673FDF">
              <w:rPr>
                <w:rFonts w:ascii="Calibri" w:hAnsi="Calibri"/>
                <w:sz w:val="18"/>
                <w:szCs w:val="18"/>
              </w:rPr>
              <w:t>est (</w:t>
            </w:r>
            <w:r w:rsidR="002E31C7">
              <w:rPr>
                <w:rFonts w:ascii="Calibri" w:hAnsi="Calibri"/>
                <w:sz w:val="18"/>
                <w:szCs w:val="18"/>
              </w:rPr>
              <w:t>°</w:t>
            </w:r>
            <w:r w:rsidRPr="00673FDF">
              <w:rPr>
                <w:rFonts w:ascii="Calibri" w:hAnsi="Calibri"/>
                <w:sz w:val="18"/>
                <w:szCs w:val="18"/>
              </w:rPr>
              <w:t>F)</w:t>
            </w:r>
          </w:p>
        </w:tc>
        <w:tc>
          <w:tcPr>
            <w:tcW w:w="5508" w:type="dxa"/>
          </w:tcPr>
          <w:p w14:paraId="0B5E09B3" w14:textId="77777777" w:rsidR="00CD10AA" w:rsidRPr="00673FDF" w:rsidRDefault="00CD10AA" w:rsidP="0049004B">
            <w:pPr>
              <w:tabs>
                <w:tab w:val="left" w:pos="2189"/>
              </w:tabs>
              <w:rPr>
                <w:rFonts w:ascii="Calibri" w:hAnsi="Calibri"/>
                <w:sz w:val="18"/>
                <w:szCs w:val="18"/>
              </w:rPr>
            </w:pPr>
            <w:r w:rsidRPr="00673FDF">
              <w:rPr>
                <w:rFonts w:ascii="Calibri" w:hAnsi="Calibri"/>
                <w:sz w:val="18"/>
                <w:szCs w:val="18"/>
              </w:rPr>
              <w:t xml:space="preserve">&lt;&lt;user input, </w:t>
            </w:r>
            <w:proofErr w:type="spellStart"/>
            <w:r w:rsidRPr="00673FDF">
              <w:rPr>
                <w:rFonts w:ascii="Calibri" w:hAnsi="Calibri"/>
                <w:sz w:val="18"/>
                <w:szCs w:val="18"/>
              </w:rPr>
              <w:t>degF</w:t>
            </w:r>
            <w:proofErr w:type="spellEnd"/>
            <w:r w:rsidRPr="00673FDF">
              <w:rPr>
                <w:rFonts w:ascii="Calibri" w:hAnsi="Calibri"/>
                <w:sz w:val="18"/>
                <w:szCs w:val="18"/>
              </w:rPr>
              <w:t>&gt;&gt;</w:t>
            </w:r>
            <w:r w:rsidRPr="00673FDF">
              <w:rPr>
                <w:rFonts w:ascii="Calibri" w:hAnsi="Calibri"/>
                <w:sz w:val="18"/>
                <w:szCs w:val="18"/>
              </w:rPr>
              <w:tab/>
            </w:r>
          </w:p>
        </w:tc>
      </w:tr>
      <w:tr w:rsidR="00CD10AA" w:rsidRPr="00673FDF" w14:paraId="0B5E09B8" w14:textId="77777777" w:rsidTr="002E31C7">
        <w:tc>
          <w:tcPr>
            <w:tcW w:w="590" w:type="dxa"/>
            <w:vAlign w:val="center"/>
          </w:tcPr>
          <w:p w14:paraId="0B5E09B5" w14:textId="77777777" w:rsidR="00CD10AA" w:rsidRPr="00673FDF" w:rsidRDefault="003153C6" w:rsidP="005D194F">
            <w:pPr>
              <w:jc w:val="center"/>
              <w:rPr>
                <w:rFonts w:ascii="Calibri" w:hAnsi="Calibri"/>
                <w:b/>
                <w:sz w:val="18"/>
                <w:szCs w:val="18"/>
              </w:rPr>
            </w:pPr>
            <w:r>
              <w:rPr>
                <w:rFonts w:ascii="Calibri" w:hAnsi="Calibri"/>
                <w:sz w:val="18"/>
                <w:szCs w:val="18"/>
              </w:rPr>
              <w:t>02</w:t>
            </w:r>
          </w:p>
        </w:tc>
        <w:tc>
          <w:tcPr>
            <w:tcW w:w="4918" w:type="dxa"/>
          </w:tcPr>
          <w:p w14:paraId="0B5E09B6" w14:textId="42019A08" w:rsidR="00CD10AA" w:rsidRPr="00673FDF" w:rsidRDefault="00CD10AA" w:rsidP="002E31C7">
            <w:pPr>
              <w:rPr>
                <w:rFonts w:ascii="Calibri" w:hAnsi="Calibri"/>
                <w:sz w:val="18"/>
                <w:szCs w:val="18"/>
              </w:rPr>
            </w:pPr>
            <w:r w:rsidRPr="00673FDF">
              <w:rPr>
                <w:rFonts w:ascii="Calibri" w:hAnsi="Calibri"/>
                <w:sz w:val="18"/>
                <w:szCs w:val="18"/>
              </w:rPr>
              <w:t xml:space="preserve">Outdoor </w:t>
            </w:r>
            <w:r w:rsidR="000A5B10">
              <w:rPr>
                <w:rFonts w:ascii="Calibri" w:hAnsi="Calibri"/>
                <w:sz w:val="18"/>
                <w:szCs w:val="18"/>
              </w:rPr>
              <w:t>T</w:t>
            </w:r>
            <w:r w:rsidRPr="00673FDF">
              <w:rPr>
                <w:rFonts w:ascii="Calibri" w:hAnsi="Calibri"/>
                <w:sz w:val="18"/>
                <w:szCs w:val="18"/>
              </w:rPr>
              <w:t xml:space="preserve">emperature </w:t>
            </w:r>
            <w:r w:rsidR="000A5B10">
              <w:rPr>
                <w:rFonts w:ascii="Calibri" w:hAnsi="Calibri"/>
                <w:sz w:val="18"/>
                <w:szCs w:val="18"/>
              </w:rPr>
              <w:t>D</w:t>
            </w:r>
            <w:r w:rsidRPr="00673FDF">
              <w:rPr>
                <w:rFonts w:ascii="Calibri" w:hAnsi="Calibri"/>
                <w:sz w:val="18"/>
                <w:szCs w:val="18"/>
              </w:rPr>
              <w:t xml:space="preserve">uring </w:t>
            </w:r>
            <w:r w:rsidR="000A5B10">
              <w:rPr>
                <w:rFonts w:ascii="Calibri" w:hAnsi="Calibri"/>
                <w:sz w:val="18"/>
                <w:szCs w:val="18"/>
              </w:rPr>
              <w:t>T</w:t>
            </w:r>
            <w:r w:rsidRPr="00673FDF">
              <w:rPr>
                <w:rFonts w:ascii="Calibri" w:hAnsi="Calibri"/>
                <w:sz w:val="18"/>
                <w:szCs w:val="18"/>
              </w:rPr>
              <w:t>est (</w:t>
            </w:r>
            <w:r w:rsidR="002E31C7">
              <w:rPr>
                <w:rFonts w:ascii="Calibri" w:hAnsi="Calibri"/>
                <w:sz w:val="18"/>
                <w:szCs w:val="18"/>
              </w:rPr>
              <w:t>°</w:t>
            </w:r>
            <w:r w:rsidRPr="00673FDF">
              <w:rPr>
                <w:rFonts w:ascii="Calibri" w:hAnsi="Calibri"/>
                <w:sz w:val="18"/>
                <w:szCs w:val="18"/>
              </w:rPr>
              <w:t>F)</w:t>
            </w:r>
          </w:p>
        </w:tc>
        <w:tc>
          <w:tcPr>
            <w:tcW w:w="5508" w:type="dxa"/>
          </w:tcPr>
          <w:p w14:paraId="0B5E09B7" w14:textId="77777777" w:rsidR="00CD10AA" w:rsidRPr="00673FDF" w:rsidRDefault="00CD10AA" w:rsidP="0049004B">
            <w:pPr>
              <w:rPr>
                <w:rFonts w:ascii="Calibri" w:hAnsi="Calibri"/>
                <w:sz w:val="18"/>
                <w:szCs w:val="18"/>
              </w:rPr>
            </w:pPr>
            <w:r w:rsidRPr="00673FDF">
              <w:rPr>
                <w:rFonts w:ascii="Calibri" w:hAnsi="Calibri"/>
                <w:sz w:val="18"/>
                <w:szCs w:val="18"/>
              </w:rPr>
              <w:t xml:space="preserve">&lt;&lt;user input, </w:t>
            </w:r>
            <w:proofErr w:type="spellStart"/>
            <w:r w:rsidRPr="00673FDF">
              <w:rPr>
                <w:rFonts w:ascii="Calibri" w:hAnsi="Calibri"/>
                <w:sz w:val="18"/>
                <w:szCs w:val="18"/>
              </w:rPr>
              <w:t>degF</w:t>
            </w:r>
            <w:proofErr w:type="spellEnd"/>
            <w:r w:rsidRPr="00673FDF">
              <w:rPr>
                <w:rFonts w:ascii="Calibri" w:hAnsi="Calibri"/>
                <w:sz w:val="18"/>
                <w:szCs w:val="18"/>
              </w:rPr>
              <w:t>&gt;&gt;</w:t>
            </w:r>
            <w:r w:rsidRPr="00673FDF">
              <w:rPr>
                <w:rFonts w:ascii="Calibri" w:hAnsi="Calibri"/>
                <w:sz w:val="18"/>
                <w:szCs w:val="18"/>
              </w:rPr>
              <w:tab/>
            </w:r>
          </w:p>
        </w:tc>
      </w:tr>
      <w:tr w:rsidR="00CD10AA" w:rsidRPr="00673FDF" w14:paraId="0B5E09BC" w14:textId="77777777" w:rsidTr="002E31C7">
        <w:tc>
          <w:tcPr>
            <w:tcW w:w="590" w:type="dxa"/>
            <w:vAlign w:val="center"/>
          </w:tcPr>
          <w:p w14:paraId="0B5E09B9" w14:textId="77777777" w:rsidR="00CD10AA" w:rsidRPr="00673FDF" w:rsidRDefault="003153C6" w:rsidP="005D194F">
            <w:pPr>
              <w:jc w:val="center"/>
              <w:rPr>
                <w:rFonts w:ascii="Calibri" w:hAnsi="Calibri"/>
                <w:sz w:val="18"/>
                <w:szCs w:val="18"/>
              </w:rPr>
            </w:pPr>
            <w:r>
              <w:rPr>
                <w:rFonts w:ascii="Calibri" w:hAnsi="Calibri"/>
                <w:sz w:val="18"/>
                <w:szCs w:val="18"/>
              </w:rPr>
              <w:t>03</w:t>
            </w:r>
          </w:p>
        </w:tc>
        <w:tc>
          <w:tcPr>
            <w:tcW w:w="4918" w:type="dxa"/>
          </w:tcPr>
          <w:p w14:paraId="0B5E09BA" w14:textId="3FDB90E6" w:rsidR="00CD10AA" w:rsidRPr="00673FDF" w:rsidRDefault="00CD10AA" w:rsidP="000A5B10">
            <w:pPr>
              <w:rPr>
                <w:rFonts w:ascii="Calibri" w:hAnsi="Calibri"/>
                <w:sz w:val="18"/>
                <w:szCs w:val="18"/>
              </w:rPr>
            </w:pPr>
            <w:r w:rsidRPr="00673FDF">
              <w:rPr>
                <w:rFonts w:ascii="Calibri" w:hAnsi="Calibri"/>
                <w:sz w:val="18"/>
                <w:szCs w:val="18"/>
              </w:rPr>
              <w:t xml:space="preserve">Blower </w:t>
            </w:r>
            <w:r w:rsidR="000A5B10">
              <w:rPr>
                <w:rFonts w:ascii="Calibri" w:hAnsi="Calibri"/>
                <w:sz w:val="18"/>
                <w:szCs w:val="18"/>
              </w:rPr>
              <w:t>D</w:t>
            </w:r>
            <w:r w:rsidRPr="00673FDF">
              <w:rPr>
                <w:rFonts w:ascii="Calibri" w:hAnsi="Calibri"/>
                <w:sz w:val="18"/>
                <w:szCs w:val="18"/>
              </w:rPr>
              <w:t xml:space="preserve">oor </w:t>
            </w:r>
            <w:r w:rsidR="000A5B10">
              <w:rPr>
                <w:rFonts w:ascii="Calibri" w:hAnsi="Calibri"/>
                <w:sz w:val="18"/>
                <w:szCs w:val="18"/>
              </w:rPr>
              <w:t>L</w:t>
            </w:r>
            <w:r w:rsidRPr="00673FDF">
              <w:rPr>
                <w:rFonts w:ascii="Calibri" w:hAnsi="Calibri"/>
                <w:sz w:val="18"/>
                <w:szCs w:val="18"/>
              </w:rPr>
              <w:t>ocation</w:t>
            </w:r>
          </w:p>
        </w:tc>
        <w:tc>
          <w:tcPr>
            <w:tcW w:w="5508" w:type="dxa"/>
          </w:tcPr>
          <w:p w14:paraId="0B5E09BB" w14:textId="77777777" w:rsidR="00CD10AA" w:rsidRPr="00673FDF" w:rsidRDefault="00CD10AA" w:rsidP="0049004B">
            <w:pPr>
              <w:rPr>
                <w:rFonts w:ascii="Calibri" w:hAnsi="Calibri"/>
                <w:sz w:val="18"/>
                <w:szCs w:val="18"/>
              </w:rPr>
            </w:pPr>
            <w:r w:rsidRPr="00673FDF">
              <w:rPr>
                <w:rFonts w:ascii="Calibri" w:hAnsi="Calibri"/>
                <w:sz w:val="18"/>
                <w:szCs w:val="18"/>
              </w:rPr>
              <w:t>&lt;&lt;user input, text, maximum 50 characters&gt;&gt;</w:t>
            </w:r>
          </w:p>
        </w:tc>
      </w:tr>
      <w:tr w:rsidR="00CD10AA" w:rsidRPr="00673FDF" w14:paraId="0B5E09C0" w14:textId="77777777" w:rsidTr="002E31C7">
        <w:tc>
          <w:tcPr>
            <w:tcW w:w="590" w:type="dxa"/>
            <w:vAlign w:val="center"/>
          </w:tcPr>
          <w:p w14:paraId="0B5E09BD" w14:textId="77777777" w:rsidR="00CD10AA" w:rsidRPr="00673FDF" w:rsidRDefault="003153C6" w:rsidP="005D194F">
            <w:pPr>
              <w:jc w:val="center"/>
              <w:rPr>
                <w:rFonts w:ascii="Calibri" w:hAnsi="Calibri"/>
                <w:sz w:val="18"/>
                <w:szCs w:val="18"/>
              </w:rPr>
            </w:pPr>
            <w:r>
              <w:rPr>
                <w:rFonts w:ascii="Calibri" w:hAnsi="Calibri"/>
                <w:sz w:val="18"/>
                <w:szCs w:val="18"/>
              </w:rPr>
              <w:t>04</w:t>
            </w:r>
          </w:p>
        </w:tc>
        <w:tc>
          <w:tcPr>
            <w:tcW w:w="4918" w:type="dxa"/>
          </w:tcPr>
          <w:p w14:paraId="0B5E09BE" w14:textId="655294A7" w:rsidR="00CD10AA" w:rsidRPr="00673FDF" w:rsidDel="00752910" w:rsidRDefault="00CD10AA" w:rsidP="0049004B">
            <w:pPr>
              <w:rPr>
                <w:rFonts w:ascii="Calibri" w:hAnsi="Calibri"/>
                <w:sz w:val="18"/>
                <w:szCs w:val="18"/>
              </w:rPr>
            </w:pPr>
            <w:r w:rsidRPr="00673FDF">
              <w:rPr>
                <w:rFonts w:ascii="Calibri" w:hAnsi="Calibri"/>
                <w:sz w:val="18"/>
                <w:szCs w:val="18"/>
              </w:rPr>
              <w:t>Building Elevation (</w:t>
            </w:r>
            <w:proofErr w:type="spellStart"/>
            <w:r w:rsidRPr="00673FDF">
              <w:rPr>
                <w:rFonts w:ascii="Calibri" w:hAnsi="Calibri"/>
                <w:sz w:val="18"/>
                <w:szCs w:val="18"/>
              </w:rPr>
              <w:t>ft</w:t>
            </w:r>
            <w:proofErr w:type="spellEnd"/>
            <w:r w:rsidRPr="00673FDF">
              <w:rPr>
                <w:rFonts w:ascii="Calibri" w:hAnsi="Calibri"/>
                <w:sz w:val="18"/>
                <w:szCs w:val="18"/>
              </w:rPr>
              <w:t>)</w:t>
            </w:r>
          </w:p>
        </w:tc>
        <w:tc>
          <w:tcPr>
            <w:tcW w:w="5508" w:type="dxa"/>
          </w:tcPr>
          <w:p w14:paraId="0B5E09BF" w14:textId="77777777" w:rsidR="00CD10AA" w:rsidRPr="00673FDF" w:rsidDel="00752910" w:rsidRDefault="00CD10AA" w:rsidP="0049004B">
            <w:pPr>
              <w:rPr>
                <w:rFonts w:ascii="Calibri" w:hAnsi="Calibri"/>
                <w:sz w:val="18"/>
                <w:szCs w:val="18"/>
              </w:rPr>
            </w:pPr>
            <w:r w:rsidRPr="00673FDF">
              <w:rPr>
                <w:rFonts w:ascii="Calibri" w:hAnsi="Calibri"/>
                <w:sz w:val="18"/>
                <w:szCs w:val="18"/>
              </w:rPr>
              <w:t>&lt;&lt;user input, Ft&gt;&gt;</w:t>
            </w:r>
          </w:p>
        </w:tc>
      </w:tr>
      <w:tr w:rsidR="00CD10AA" w:rsidRPr="00673FDF" w14:paraId="0B5E09C4" w14:textId="77777777" w:rsidTr="002E31C7">
        <w:tc>
          <w:tcPr>
            <w:tcW w:w="590" w:type="dxa"/>
            <w:vAlign w:val="center"/>
          </w:tcPr>
          <w:p w14:paraId="0B5E09C1" w14:textId="77777777" w:rsidR="00CD10AA" w:rsidRPr="00673FDF" w:rsidRDefault="003153C6" w:rsidP="005D194F">
            <w:pPr>
              <w:jc w:val="center"/>
              <w:rPr>
                <w:rFonts w:ascii="Calibri" w:hAnsi="Calibri"/>
                <w:sz w:val="18"/>
                <w:szCs w:val="18"/>
              </w:rPr>
            </w:pPr>
            <w:r>
              <w:rPr>
                <w:rFonts w:ascii="Calibri" w:hAnsi="Calibri"/>
                <w:sz w:val="18"/>
                <w:szCs w:val="18"/>
              </w:rPr>
              <w:t>05</w:t>
            </w:r>
          </w:p>
        </w:tc>
        <w:tc>
          <w:tcPr>
            <w:tcW w:w="4918" w:type="dxa"/>
          </w:tcPr>
          <w:p w14:paraId="0B5E09C2" w14:textId="2C1DC75A" w:rsidR="00CD10AA" w:rsidRPr="00673FDF" w:rsidRDefault="00CD10AA" w:rsidP="0049004B">
            <w:pPr>
              <w:rPr>
                <w:rFonts w:ascii="Calibri" w:hAnsi="Calibri"/>
                <w:sz w:val="18"/>
                <w:szCs w:val="18"/>
              </w:rPr>
            </w:pPr>
            <w:r w:rsidRPr="00673FDF">
              <w:rPr>
                <w:rFonts w:ascii="Calibri" w:hAnsi="Calibri"/>
                <w:sz w:val="18"/>
                <w:szCs w:val="18"/>
              </w:rPr>
              <w:t>Building Volume (ft</w:t>
            </w:r>
            <w:r w:rsidRPr="00A40BDC">
              <w:rPr>
                <w:rFonts w:ascii="Calibri" w:hAnsi="Calibri"/>
                <w:sz w:val="18"/>
                <w:szCs w:val="18"/>
                <w:vertAlign w:val="superscript"/>
              </w:rPr>
              <w:t>3</w:t>
            </w:r>
            <w:r w:rsidRPr="00673FDF">
              <w:rPr>
                <w:rFonts w:ascii="Calibri" w:hAnsi="Calibri"/>
                <w:sz w:val="18"/>
                <w:szCs w:val="18"/>
              </w:rPr>
              <w:t>)</w:t>
            </w:r>
          </w:p>
        </w:tc>
        <w:tc>
          <w:tcPr>
            <w:tcW w:w="5508" w:type="dxa"/>
          </w:tcPr>
          <w:p w14:paraId="0B5E09C3" w14:textId="77777777" w:rsidR="00CD10AA" w:rsidRPr="00673FDF" w:rsidRDefault="00CD10AA" w:rsidP="0049004B">
            <w:pPr>
              <w:rPr>
                <w:rFonts w:ascii="Calibri" w:hAnsi="Calibri"/>
                <w:sz w:val="18"/>
                <w:szCs w:val="18"/>
              </w:rPr>
            </w:pPr>
            <w:r w:rsidRPr="00673FDF">
              <w:rPr>
                <w:rFonts w:ascii="Calibri" w:hAnsi="Calibri"/>
                <w:sz w:val="18"/>
                <w:szCs w:val="18"/>
              </w:rPr>
              <w:t xml:space="preserve">&lt;&lt;pull from </w:t>
            </w:r>
            <w:r>
              <w:rPr>
                <w:rFonts w:ascii="Calibri" w:hAnsi="Calibri"/>
                <w:sz w:val="18"/>
                <w:szCs w:val="18"/>
              </w:rPr>
              <w:t>CF1R</w:t>
            </w:r>
            <w:r w:rsidRPr="00673FDF">
              <w:rPr>
                <w:rFonts w:ascii="Calibri" w:hAnsi="Calibri"/>
                <w:sz w:val="18"/>
                <w:szCs w:val="18"/>
              </w:rPr>
              <w:t>&gt;&gt;</w:t>
            </w:r>
          </w:p>
        </w:tc>
      </w:tr>
      <w:tr w:rsidR="00CD10AA" w:rsidRPr="00673FDF" w14:paraId="0B5E09C8" w14:textId="77777777" w:rsidTr="002E31C7">
        <w:tc>
          <w:tcPr>
            <w:tcW w:w="590" w:type="dxa"/>
            <w:vAlign w:val="center"/>
          </w:tcPr>
          <w:p w14:paraId="0B5E09C5" w14:textId="77777777" w:rsidR="00CD10AA" w:rsidRPr="00673FDF" w:rsidDel="0053362D" w:rsidRDefault="003153C6" w:rsidP="005D194F">
            <w:pPr>
              <w:jc w:val="center"/>
              <w:rPr>
                <w:rFonts w:ascii="Calibri" w:hAnsi="Calibri"/>
                <w:sz w:val="18"/>
                <w:szCs w:val="18"/>
              </w:rPr>
            </w:pPr>
            <w:r>
              <w:rPr>
                <w:rFonts w:ascii="Calibri" w:hAnsi="Calibri"/>
                <w:sz w:val="18"/>
                <w:szCs w:val="18"/>
              </w:rPr>
              <w:t>06</w:t>
            </w:r>
          </w:p>
        </w:tc>
        <w:tc>
          <w:tcPr>
            <w:tcW w:w="4918" w:type="dxa"/>
          </w:tcPr>
          <w:p w14:paraId="0B5E09C6" w14:textId="0D7584C4" w:rsidR="00CD10AA" w:rsidRPr="00673FDF" w:rsidRDefault="00CD10AA" w:rsidP="000A5B10">
            <w:pPr>
              <w:rPr>
                <w:rFonts w:ascii="Calibri" w:hAnsi="Calibri"/>
                <w:sz w:val="18"/>
                <w:szCs w:val="18"/>
              </w:rPr>
            </w:pPr>
            <w:r w:rsidRPr="00673FDF">
              <w:rPr>
                <w:rFonts w:ascii="Calibri" w:hAnsi="Calibri"/>
                <w:sz w:val="18"/>
                <w:szCs w:val="18"/>
              </w:rPr>
              <w:t xml:space="preserve">Date of the </w:t>
            </w:r>
            <w:r w:rsidR="000A5B10">
              <w:rPr>
                <w:rFonts w:ascii="Calibri" w:hAnsi="Calibri"/>
                <w:sz w:val="18"/>
                <w:szCs w:val="18"/>
              </w:rPr>
              <w:t>D</w:t>
            </w:r>
            <w:r w:rsidRPr="00673FDF">
              <w:rPr>
                <w:rFonts w:ascii="Calibri" w:hAnsi="Calibri"/>
                <w:sz w:val="18"/>
                <w:szCs w:val="18"/>
              </w:rPr>
              <w:t xml:space="preserve">iagnostic </w:t>
            </w:r>
            <w:r w:rsidR="000A5B10">
              <w:rPr>
                <w:rFonts w:ascii="Calibri" w:hAnsi="Calibri"/>
                <w:sz w:val="18"/>
                <w:szCs w:val="18"/>
              </w:rPr>
              <w:t>T</w:t>
            </w:r>
            <w:r w:rsidRPr="00673FDF">
              <w:rPr>
                <w:rFonts w:ascii="Calibri" w:hAnsi="Calibri"/>
                <w:sz w:val="18"/>
                <w:szCs w:val="18"/>
              </w:rPr>
              <w:t xml:space="preserve">est for this </w:t>
            </w:r>
            <w:r w:rsidR="000A5B10">
              <w:rPr>
                <w:rFonts w:ascii="Calibri" w:hAnsi="Calibri"/>
                <w:sz w:val="18"/>
                <w:szCs w:val="18"/>
              </w:rPr>
              <w:t>D</w:t>
            </w:r>
            <w:r w:rsidRPr="00673FDF">
              <w:rPr>
                <w:rFonts w:ascii="Calibri" w:hAnsi="Calibri"/>
                <w:sz w:val="18"/>
                <w:szCs w:val="18"/>
              </w:rPr>
              <w:t>welling</w:t>
            </w:r>
          </w:p>
        </w:tc>
        <w:tc>
          <w:tcPr>
            <w:tcW w:w="5508" w:type="dxa"/>
          </w:tcPr>
          <w:p w14:paraId="0B5E09C7" w14:textId="77777777" w:rsidR="00CD10AA" w:rsidRPr="00673FDF" w:rsidRDefault="00CD10AA" w:rsidP="0049004B">
            <w:pPr>
              <w:rPr>
                <w:rFonts w:ascii="Calibri" w:hAnsi="Calibri"/>
                <w:sz w:val="18"/>
                <w:szCs w:val="18"/>
              </w:rPr>
            </w:pPr>
            <w:r w:rsidRPr="00673FDF">
              <w:rPr>
                <w:rFonts w:ascii="Calibri" w:hAnsi="Calibri"/>
                <w:sz w:val="18"/>
                <w:szCs w:val="18"/>
              </w:rPr>
              <w:t>&lt;&lt;user input: date (use date format validation control)&gt;&gt;</w:t>
            </w:r>
          </w:p>
        </w:tc>
      </w:tr>
    </w:tbl>
    <w:p w14:paraId="0B5E09C9" w14:textId="77777777" w:rsidR="00CD10AA" w:rsidRDefault="00CD10AA"/>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CD10AA" w14:paraId="0B5E09CB" w14:textId="77777777" w:rsidTr="00D504F3">
        <w:tc>
          <w:tcPr>
            <w:tcW w:w="11016" w:type="dxa"/>
            <w:gridSpan w:val="9"/>
          </w:tcPr>
          <w:p w14:paraId="0B5E09CA" w14:textId="77777777" w:rsidR="00CD10AA" w:rsidRPr="00D504F3" w:rsidRDefault="00CD10AA" w:rsidP="00A06714">
            <w:pPr>
              <w:rPr>
                <w:rFonts w:ascii="Calibri" w:hAnsi="Calibri"/>
              </w:rPr>
            </w:pPr>
            <w:r w:rsidRPr="00A40BDC">
              <w:rPr>
                <w:rFonts w:ascii="Calibri" w:hAnsi="Calibri"/>
                <w:b/>
                <w:szCs w:val="18"/>
              </w:rPr>
              <w:t>B. Diagnostic Equipment Information</w:t>
            </w:r>
          </w:p>
        </w:tc>
      </w:tr>
      <w:tr w:rsidR="00CD10AA" w14:paraId="0B5E09CF" w14:textId="77777777" w:rsidTr="00D504F3">
        <w:tc>
          <w:tcPr>
            <w:tcW w:w="590" w:type="dxa"/>
            <w:vAlign w:val="center"/>
          </w:tcPr>
          <w:p w14:paraId="0B5E09CC" w14:textId="77777777" w:rsidR="00CD10AA" w:rsidRPr="00D504F3" w:rsidRDefault="00CD10AA" w:rsidP="00D504F3">
            <w:pPr>
              <w:jc w:val="center"/>
              <w:rPr>
                <w:rFonts w:ascii="Calibri" w:hAnsi="Calibri"/>
              </w:rPr>
            </w:pPr>
            <w:r w:rsidRPr="00D504F3">
              <w:rPr>
                <w:rFonts w:ascii="Calibri" w:hAnsi="Calibri"/>
                <w:sz w:val="18"/>
                <w:szCs w:val="18"/>
              </w:rPr>
              <w:t>01</w:t>
            </w:r>
          </w:p>
        </w:tc>
        <w:tc>
          <w:tcPr>
            <w:tcW w:w="4925" w:type="dxa"/>
            <w:gridSpan w:val="4"/>
            <w:vAlign w:val="center"/>
          </w:tcPr>
          <w:p w14:paraId="0B5E09CD" w14:textId="7073081A" w:rsidR="00CD10AA" w:rsidRPr="00D504F3" w:rsidRDefault="00CD10AA" w:rsidP="00A06714">
            <w:pPr>
              <w:rPr>
                <w:rFonts w:ascii="Calibri" w:hAnsi="Calibri"/>
              </w:rPr>
            </w:pPr>
            <w:r w:rsidRPr="00D504F3">
              <w:rPr>
                <w:rFonts w:ascii="Calibri" w:hAnsi="Calibri"/>
                <w:sz w:val="18"/>
                <w:szCs w:val="18"/>
              </w:rPr>
              <w:t>Number of Manometers Used to Measure Home Pressurization</w:t>
            </w:r>
          </w:p>
        </w:tc>
        <w:tc>
          <w:tcPr>
            <w:tcW w:w="5501" w:type="dxa"/>
            <w:gridSpan w:val="4"/>
          </w:tcPr>
          <w:p w14:paraId="0B5E09CE" w14:textId="77777777" w:rsidR="00CD10AA" w:rsidRPr="00D504F3" w:rsidRDefault="00CD10AA" w:rsidP="00A06714">
            <w:pPr>
              <w:rPr>
                <w:rFonts w:ascii="Calibri" w:hAnsi="Calibri"/>
              </w:rPr>
            </w:pPr>
            <w:r w:rsidRPr="00D504F3">
              <w:rPr>
                <w:rFonts w:ascii="Calibri" w:hAnsi="Calibri"/>
                <w:sz w:val="18"/>
                <w:szCs w:val="18"/>
              </w:rPr>
              <w:t>&lt;&lt;user input, integer&gt;&gt; For entries &gt;1, duplicate lines B. 2-6</w:t>
            </w:r>
          </w:p>
        </w:tc>
      </w:tr>
      <w:tr w:rsidR="00CD10AA" w14:paraId="0B5E09D5" w14:textId="77777777" w:rsidTr="00D504F3">
        <w:tc>
          <w:tcPr>
            <w:tcW w:w="2203" w:type="dxa"/>
            <w:gridSpan w:val="2"/>
            <w:vAlign w:val="center"/>
          </w:tcPr>
          <w:p w14:paraId="0B5E09D0" w14:textId="77777777" w:rsidR="00CD10AA" w:rsidRPr="00D504F3" w:rsidRDefault="00CD10AA" w:rsidP="00D504F3">
            <w:pPr>
              <w:jc w:val="center"/>
              <w:rPr>
                <w:rFonts w:ascii="Calibri" w:hAnsi="Calibri"/>
                <w:sz w:val="18"/>
                <w:szCs w:val="18"/>
              </w:rPr>
            </w:pPr>
            <w:r w:rsidRPr="00D504F3">
              <w:rPr>
                <w:rFonts w:ascii="Calibri" w:hAnsi="Calibri"/>
                <w:sz w:val="18"/>
                <w:szCs w:val="18"/>
              </w:rPr>
              <w:t>02</w:t>
            </w:r>
          </w:p>
        </w:tc>
        <w:tc>
          <w:tcPr>
            <w:tcW w:w="2203" w:type="dxa"/>
            <w:gridSpan w:val="2"/>
            <w:vAlign w:val="center"/>
          </w:tcPr>
          <w:p w14:paraId="0B5E09D1" w14:textId="77777777" w:rsidR="00CD10AA" w:rsidRPr="00D504F3" w:rsidRDefault="00CD10AA" w:rsidP="00D504F3">
            <w:pPr>
              <w:jc w:val="center"/>
              <w:rPr>
                <w:rFonts w:ascii="Calibri" w:hAnsi="Calibri"/>
                <w:sz w:val="18"/>
                <w:szCs w:val="18"/>
              </w:rPr>
            </w:pPr>
            <w:r w:rsidRPr="00D504F3">
              <w:rPr>
                <w:rFonts w:ascii="Calibri" w:hAnsi="Calibri"/>
                <w:sz w:val="18"/>
                <w:szCs w:val="18"/>
              </w:rPr>
              <w:t>03</w:t>
            </w:r>
          </w:p>
        </w:tc>
        <w:tc>
          <w:tcPr>
            <w:tcW w:w="2203" w:type="dxa"/>
            <w:gridSpan w:val="2"/>
            <w:vAlign w:val="center"/>
          </w:tcPr>
          <w:p w14:paraId="0B5E09D2" w14:textId="77777777" w:rsidR="00CD10AA" w:rsidRPr="00D504F3" w:rsidRDefault="00CD10AA" w:rsidP="00D504F3">
            <w:pPr>
              <w:jc w:val="center"/>
              <w:rPr>
                <w:rFonts w:ascii="Calibri" w:hAnsi="Calibri"/>
                <w:sz w:val="18"/>
                <w:szCs w:val="18"/>
              </w:rPr>
            </w:pPr>
            <w:r w:rsidRPr="00D504F3">
              <w:rPr>
                <w:rFonts w:ascii="Calibri" w:hAnsi="Calibri"/>
                <w:sz w:val="18"/>
                <w:szCs w:val="18"/>
              </w:rPr>
              <w:t>04</w:t>
            </w:r>
          </w:p>
        </w:tc>
        <w:tc>
          <w:tcPr>
            <w:tcW w:w="2203" w:type="dxa"/>
            <w:gridSpan w:val="2"/>
            <w:vAlign w:val="center"/>
          </w:tcPr>
          <w:p w14:paraId="0B5E09D3" w14:textId="77777777" w:rsidR="00CD10AA" w:rsidRPr="00D504F3" w:rsidRDefault="00CD10AA" w:rsidP="00D504F3">
            <w:pPr>
              <w:jc w:val="center"/>
              <w:rPr>
                <w:rFonts w:ascii="Calibri" w:hAnsi="Calibri"/>
                <w:sz w:val="18"/>
                <w:szCs w:val="18"/>
              </w:rPr>
            </w:pPr>
            <w:r w:rsidRPr="00D504F3">
              <w:rPr>
                <w:rFonts w:ascii="Calibri" w:hAnsi="Calibri"/>
                <w:sz w:val="18"/>
                <w:szCs w:val="18"/>
              </w:rPr>
              <w:t>05</w:t>
            </w:r>
          </w:p>
        </w:tc>
        <w:tc>
          <w:tcPr>
            <w:tcW w:w="2204" w:type="dxa"/>
            <w:vAlign w:val="center"/>
          </w:tcPr>
          <w:p w14:paraId="0B5E09D4" w14:textId="77777777" w:rsidR="00CD10AA" w:rsidRPr="00D504F3" w:rsidRDefault="00CD10AA" w:rsidP="00D504F3">
            <w:pPr>
              <w:jc w:val="center"/>
              <w:rPr>
                <w:rFonts w:ascii="Calibri" w:hAnsi="Calibri"/>
                <w:sz w:val="18"/>
                <w:szCs w:val="18"/>
              </w:rPr>
            </w:pPr>
            <w:r w:rsidRPr="00D504F3">
              <w:rPr>
                <w:rFonts w:ascii="Calibri" w:hAnsi="Calibri"/>
                <w:sz w:val="18"/>
                <w:szCs w:val="18"/>
              </w:rPr>
              <w:t>06</w:t>
            </w:r>
          </w:p>
        </w:tc>
      </w:tr>
      <w:tr w:rsidR="00CD10AA" w14:paraId="0B5E09DB" w14:textId="77777777" w:rsidTr="002E31C7">
        <w:tc>
          <w:tcPr>
            <w:tcW w:w="2203" w:type="dxa"/>
            <w:gridSpan w:val="2"/>
            <w:vAlign w:val="bottom"/>
          </w:tcPr>
          <w:p w14:paraId="0B5E09D6" w14:textId="77777777" w:rsidR="00CD10AA" w:rsidRPr="00D504F3" w:rsidRDefault="00CD10AA" w:rsidP="002E31C7">
            <w:pPr>
              <w:jc w:val="center"/>
              <w:rPr>
                <w:rFonts w:ascii="Calibri" w:hAnsi="Calibri"/>
                <w:sz w:val="18"/>
                <w:szCs w:val="18"/>
              </w:rPr>
            </w:pPr>
            <w:r w:rsidRPr="00D504F3">
              <w:rPr>
                <w:rFonts w:ascii="Calibri" w:hAnsi="Calibri"/>
                <w:sz w:val="18"/>
                <w:szCs w:val="18"/>
              </w:rPr>
              <w:t>Manometer                  Make</w:t>
            </w:r>
          </w:p>
        </w:tc>
        <w:tc>
          <w:tcPr>
            <w:tcW w:w="2203" w:type="dxa"/>
            <w:gridSpan w:val="2"/>
            <w:vAlign w:val="bottom"/>
          </w:tcPr>
          <w:p w14:paraId="0B5E09D7" w14:textId="77777777" w:rsidR="00CD10AA" w:rsidRPr="00D504F3" w:rsidRDefault="00CD10AA" w:rsidP="002E31C7">
            <w:pPr>
              <w:jc w:val="center"/>
              <w:rPr>
                <w:rFonts w:ascii="Calibri" w:hAnsi="Calibri"/>
                <w:sz w:val="18"/>
                <w:szCs w:val="18"/>
              </w:rPr>
            </w:pPr>
            <w:r w:rsidRPr="00D504F3">
              <w:rPr>
                <w:rFonts w:ascii="Calibri" w:hAnsi="Calibri"/>
                <w:sz w:val="18"/>
                <w:szCs w:val="18"/>
              </w:rPr>
              <w:t>Manometer                 Model</w:t>
            </w:r>
          </w:p>
        </w:tc>
        <w:tc>
          <w:tcPr>
            <w:tcW w:w="2203" w:type="dxa"/>
            <w:gridSpan w:val="2"/>
            <w:vAlign w:val="bottom"/>
          </w:tcPr>
          <w:p w14:paraId="0B5E09D8" w14:textId="77777777" w:rsidR="00CD10AA" w:rsidRPr="00D504F3" w:rsidRDefault="00CD10AA" w:rsidP="002E31C7">
            <w:pPr>
              <w:jc w:val="center"/>
              <w:rPr>
                <w:rFonts w:ascii="Calibri" w:hAnsi="Calibri"/>
                <w:sz w:val="18"/>
                <w:szCs w:val="18"/>
              </w:rPr>
            </w:pPr>
            <w:r w:rsidRPr="00D504F3">
              <w:rPr>
                <w:rFonts w:ascii="Calibri" w:hAnsi="Calibri"/>
                <w:sz w:val="18"/>
                <w:szCs w:val="18"/>
              </w:rPr>
              <w:t>Manometer                   Serial                          Number</w:t>
            </w:r>
          </w:p>
        </w:tc>
        <w:tc>
          <w:tcPr>
            <w:tcW w:w="2203" w:type="dxa"/>
            <w:gridSpan w:val="2"/>
            <w:vAlign w:val="bottom"/>
          </w:tcPr>
          <w:p w14:paraId="0B5E09D9" w14:textId="77777777" w:rsidR="00CD10AA" w:rsidRPr="00D504F3" w:rsidRDefault="00CD10AA" w:rsidP="002E31C7">
            <w:pPr>
              <w:jc w:val="center"/>
              <w:rPr>
                <w:rFonts w:ascii="Calibri" w:hAnsi="Calibri"/>
                <w:sz w:val="18"/>
                <w:szCs w:val="18"/>
              </w:rPr>
            </w:pPr>
            <w:r w:rsidRPr="00D504F3">
              <w:rPr>
                <w:rFonts w:ascii="Calibri" w:hAnsi="Calibri"/>
                <w:sz w:val="18"/>
                <w:szCs w:val="18"/>
              </w:rPr>
              <w:t>Manometer         Calibration                      Date</w:t>
            </w:r>
          </w:p>
        </w:tc>
        <w:tc>
          <w:tcPr>
            <w:tcW w:w="2204" w:type="dxa"/>
            <w:vAlign w:val="bottom"/>
          </w:tcPr>
          <w:p w14:paraId="0B5E09DA" w14:textId="77777777" w:rsidR="00CD10AA" w:rsidRPr="00D504F3" w:rsidRDefault="00CD10AA" w:rsidP="002E31C7">
            <w:pPr>
              <w:jc w:val="center"/>
              <w:rPr>
                <w:rFonts w:ascii="Calibri" w:hAnsi="Calibri"/>
                <w:sz w:val="18"/>
                <w:szCs w:val="18"/>
              </w:rPr>
            </w:pPr>
            <w:r w:rsidRPr="00D504F3">
              <w:rPr>
                <w:rFonts w:ascii="Calibri" w:hAnsi="Calibri"/>
                <w:sz w:val="18"/>
                <w:szCs w:val="18"/>
              </w:rPr>
              <w:t>Manometer        Calibration                   Status</w:t>
            </w:r>
          </w:p>
        </w:tc>
      </w:tr>
      <w:tr w:rsidR="00CD10AA" w14:paraId="0B5E09E1" w14:textId="77777777" w:rsidTr="002E31C7">
        <w:tc>
          <w:tcPr>
            <w:tcW w:w="2203" w:type="dxa"/>
            <w:gridSpan w:val="2"/>
            <w:tcBorders>
              <w:bottom w:val="single" w:sz="4" w:space="0" w:color="000000"/>
            </w:tcBorders>
            <w:vAlign w:val="center"/>
          </w:tcPr>
          <w:p w14:paraId="0B5E09DC"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maximum 50 characters&gt;&gt;</w:t>
            </w:r>
          </w:p>
        </w:tc>
        <w:tc>
          <w:tcPr>
            <w:tcW w:w="2203" w:type="dxa"/>
            <w:gridSpan w:val="2"/>
            <w:tcBorders>
              <w:bottom w:val="single" w:sz="4" w:space="0" w:color="000000"/>
            </w:tcBorders>
            <w:vAlign w:val="center"/>
          </w:tcPr>
          <w:p w14:paraId="0B5E09DD"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maximum 50 characters&gt;&gt;</w:t>
            </w:r>
          </w:p>
        </w:tc>
        <w:tc>
          <w:tcPr>
            <w:tcW w:w="2203" w:type="dxa"/>
            <w:gridSpan w:val="2"/>
            <w:tcBorders>
              <w:bottom w:val="single" w:sz="4" w:space="0" w:color="000000"/>
            </w:tcBorders>
            <w:vAlign w:val="center"/>
          </w:tcPr>
          <w:p w14:paraId="0B5E09DE"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maximum 50 characters&gt;&gt;</w:t>
            </w:r>
          </w:p>
        </w:tc>
        <w:tc>
          <w:tcPr>
            <w:tcW w:w="2203" w:type="dxa"/>
            <w:gridSpan w:val="2"/>
            <w:tcBorders>
              <w:bottom w:val="single" w:sz="4" w:space="0" w:color="000000"/>
            </w:tcBorders>
            <w:vAlign w:val="center"/>
          </w:tcPr>
          <w:p w14:paraId="0B5E09DF"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(Date), maximum 50 characters&gt;&gt;</w:t>
            </w:r>
          </w:p>
        </w:tc>
        <w:tc>
          <w:tcPr>
            <w:tcW w:w="2204" w:type="dxa"/>
            <w:tcBorders>
              <w:bottom w:val="single" w:sz="4" w:space="0" w:color="000000"/>
            </w:tcBorders>
            <w:vAlign w:val="center"/>
          </w:tcPr>
          <w:p w14:paraId="0B5E09E0" w14:textId="77777777" w:rsidR="00CD10AA" w:rsidRPr="00D504F3" w:rsidRDefault="00CD10AA" w:rsidP="003153C6">
            <w:pPr>
              <w:jc w:val="center"/>
              <w:rPr>
                <w:rFonts w:ascii="Calibri" w:hAnsi="Calibri"/>
                <w:sz w:val="18"/>
                <w:szCs w:val="18"/>
              </w:rPr>
            </w:pPr>
            <w:r w:rsidRPr="00D504F3">
              <w:rPr>
                <w:rFonts w:ascii="Calibri" w:hAnsi="Calibri"/>
                <w:sz w:val="18"/>
                <w:szCs w:val="18"/>
              </w:rPr>
              <w:t>&lt;&lt;calculated field: if manometer Calibration Date in B</w:t>
            </w:r>
            <w:r w:rsidR="005D194F">
              <w:rPr>
                <w:rFonts w:ascii="Calibri" w:hAnsi="Calibri"/>
                <w:sz w:val="18"/>
                <w:szCs w:val="18"/>
              </w:rPr>
              <w:t>. 5</w:t>
            </w:r>
            <w:r w:rsidRPr="00D504F3">
              <w:rPr>
                <w:rFonts w:ascii="Calibri" w:hAnsi="Calibri"/>
                <w:sz w:val="18"/>
                <w:szCs w:val="18"/>
              </w:rPr>
              <w:t xml:space="preserve"> is within 12 months of the date of the diagnostic test A. </w:t>
            </w:r>
            <w:r w:rsidR="003153C6">
              <w:rPr>
                <w:rFonts w:ascii="Calibri" w:hAnsi="Calibri"/>
                <w:sz w:val="18"/>
                <w:szCs w:val="18"/>
              </w:rPr>
              <w:t>6</w:t>
            </w:r>
            <w:r w:rsidRPr="00D504F3">
              <w:rPr>
                <w:rFonts w:ascii="Calibri" w:hAnsi="Calibri"/>
                <w:sz w:val="18"/>
                <w:szCs w:val="18"/>
              </w:rPr>
              <w:t xml:space="preserve">, then display message: Manometer Calibration is valid"; else display message: "WARNING - Manometer Calibration is expired.  A manometer with current calibration is required in order to comply with this </w:t>
            </w:r>
            <w:r w:rsidR="005C2EDA">
              <w:rPr>
                <w:rFonts w:ascii="Calibri" w:hAnsi="Calibri"/>
                <w:sz w:val="18"/>
                <w:szCs w:val="18"/>
              </w:rPr>
              <w:t>B</w:t>
            </w:r>
            <w:r w:rsidRPr="00D504F3">
              <w:rPr>
                <w:rFonts w:ascii="Calibri" w:hAnsi="Calibri"/>
                <w:sz w:val="18"/>
                <w:szCs w:val="18"/>
              </w:rPr>
              <w:t>uilding Leakage</w:t>
            </w:r>
            <w:r w:rsidR="005C2EDA" w:rsidRPr="00F502B3">
              <w:rPr>
                <w:rFonts w:ascii="Calibri" w:hAnsi="Calibri"/>
                <w:sz w:val="18"/>
                <w:szCs w:val="18"/>
              </w:rPr>
              <w:t xml:space="preserve"> </w:t>
            </w:r>
            <w:r w:rsidR="005C2EDA">
              <w:rPr>
                <w:rFonts w:ascii="Calibri" w:hAnsi="Calibri"/>
                <w:sz w:val="18"/>
                <w:szCs w:val="18"/>
              </w:rPr>
              <w:t>Worksheet measurement procedure</w:t>
            </w:r>
            <w:r w:rsidRPr="00D504F3">
              <w:rPr>
                <w:rFonts w:ascii="Calibri" w:hAnsi="Calibri"/>
                <w:sz w:val="18"/>
                <w:szCs w:val="18"/>
              </w:rPr>
              <w:t xml:space="preserve"> "&gt;&gt;</w:t>
            </w:r>
          </w:p>
        </w:tc>
      </w:tr>
      <w:tr w:rsidR="00CD10AA" w14:paraId="0B5E09E7" w14:textId="77777777" w:rsidTr="002E31C7">
        <w:tc>
          <w:tcPr>
            <w:tcW w:w="2203" w:type="dxa"/>
            <w:gridSpan w:val="2"/>
            <w:tcBorders>
              <w:bottom w:val="single" w:sz="4" w:space="0" w:color="000000"/>
            </w:tcBorders>
            <w:vAlign w:val="center"/>
          </w:tcPr>
          <w:p w14:paraId="0B5E09E2" w14:textId="77777777" w:rsidR="00CD10AA" w:rsidRPr="00D504F3" w:rsidRDefault="00CD10AA" w:rsidP="00D504F3">
            <w:pPr>
              <w:jc w:val="center"/>
              <w:rPr>
                <w:rFonts w:ascii="Calibri" w:hAnsi="Calibri"/>
                <w:sz w:val="18"/>
                <w:szCs w:val="18"/>
              </w:rPr>
            </w:pPr>
          </w:p>
        </w:tc>
        <w:tc>
          <w:tcPr>
            <w:tcW w:w="2203" w:type="dxa"/>
            <w:gridSpan w:val="2"/>
            <w:tcBorders>
              <w:bottom w:val="single" w:sz="4" w:space="0" w:color="000000"/>
            </w:tcBorders>
            <w:vAlign w:val="center"/>
          </w:tcPr>
          <w:p w14:paraId="0B5E09E3" w14:textId="77777777" w:rsidR="00CD10AA" w:rsidRPr="00D504F3" w:rsidRDefault="00CD10AA" w:rsidP="00D504F3">
            <w:pPr>
              <w:jc w:val="center"/>
              <w:rPr>
                <w:rFonts w:ascii="Calibri" w:hAnsi="Calibri"/>
                <w:sz w:val="18"/>
                <w:szCs w:val="18"/>
              </w:rPr>
            </w:pPr>
          </w:p>
        </w:tc>
        <w:tc>
          <w:tcPr>
            <w:tcW w:w="2203" w:type="dxa"/>
            <w:gridSpan w:val="2"/>
            <w:tcBorders>
              <w:bottom w:val="single" w:sz="4" w:space="0" w:color="000000"/>
            </w:tcBorders>
            <w:vAlign w:val="center"/>
          </w:tcPr>
          <w:p w14:paraId="0B5E09E4" w14:textId="77777777" w:rsidR="00CD10AA" w:rsidRPr="00D504F3" w:rsidRDefault="00CD10AA" w:rsidP="00D504F3">
            <w:pPr>
              <w:jc w:val="center"/>
              <w:rPr>
                <w:rFonts w:ascii="Calibri" w:hAnsi="Calibri"/>
                <w:sz w:val="18"/>
                <w:szCs w:val="18"/>
              </w:rPr>
            </w:pPr>
          </w:p>
        </w:tc>
        <w:tc>
          <w:tcPr>
            <w:tcW w:w="2203" w:type="dxa"/>
            <w:gridSpan w:val="2"/>
            <w:tcBorders>
              <w:bottom w:val="single" w:sz="4" w:space="0" w:color="000000"/>
            </w:tcBorders>
            <w:vAlign w:val="center"/>
          </w:tcPr>
          <w:p w14:paraId="0B5E09E5" w14:textId="77777777" w:rsidR="00CD10AA" w:rsidRPr="00D504F3" w:rsidRDefault="00CD10AA" w:rsidP="00D504F3">
            <w:pPr>
              <w:jc w:val="center"/>
              <w:rPr>
                <w:rFonts w:ascii="Calibri" w:hAnsi="Calibri"/>
                <w:sz w:val="18"/>
                <w:szCs w:val="18"/>
              </w:rPr>
            </w:pPr>
          </w:p>
        </w:tc>
        <w:tc>
          <w:tcPr>
            <w:tcW w:w="2204" w:type="dxa"/>
            <w:tcBorders>
              <w:bottom w:val="single" w:sz="4" w:space="0" w:color="000000"/>
            </w:tcBorders>
            <w:vAlign w:val="center"/>
          </w:tcPr>
          <w:p w14:paraId="0B5E09E6" w14:textId="77777777" w:rsidR="00CD10AA" w:rsidRPr="00D504F3" w:rsidRDefault="00CD10AA" w:rsidP="00D504F3">
            <w:pPr>
              <w:jc w:val="center"/>
              <w:rPr>
                <w:rFonts w:ascii="Calibri" w:hAnsi="Calibri"/>
                <w:sz w:val="18"/>
                <w:szCs w:val="18"/>
              </w:rPr>
            </w:pPr>
          </w:p>
        </w:tc>
      </w:tr>
      <w:tr w:rsidR="00CD10AA" w14:paraId="0B5E09EB" w14:textId="77777777" w:rsidTr="002E31C7">
        <w:tc>
          <w:tcPr>
            <w:tcW w:w="590" w:type="dxa"/>
            <w:tcBorders>
              <w:top w:val="single" w:sz="4" w:space="0" w:color="000000"/>
            </w:tcBorders>
            <w:vAlign w:val="center"/>
          </w:tcPr>
          <w:p w14:paraId="0B5E09E8" w14:textId="77777777" w:rsidR="00CD10AA" w:rsidRPr="00D504F3" w:rsidRDefault="00CD10AA" w:rsidP="00D504F3">
            <w:pPr>
              <w:jc w:val="center"/>
              <w:rPr>
                <w:rFonts w:ascii="Calibri" w:hAnsi="Calibri"/>
                <w:sz w:val="18"/>
                <w:szCs w:val="18"/>
              </w:rPr>
            </w:pPr>
            <w:r w:rsidRPr="00D504F3">
              <w:rPr>
                <w:rFonts w:ascii="Calibri" w:hAnsi="Calibri"/>
                <w:sz w:val="18"/>
                <w:szCs w:val="18"/>
              </w:rPr>
              <w:t>07</w:t>
            </w:r>
          </w:p>
        </w:tc>
        <w:tc>
          <w:tcPr>
            <w:tcW w:w="4925" w:type="dxa"/>
            <w:gridSpan w:val="4"/>
            <w:tcBorders>
              <w:top w:val="single" w:sz="4" w:space="0" w:color="000000"/>
            </w:tcBorders>
            <w:vAlign w:val="center"/>
          </w:tcPr>
          <w:p w14:paraId="0B5E09E9" w14:textId="080AB06E" w:rsidR="00CD10AA" w:rsidRPr="00D504F3" w:rsidRDefault="00CD10AA" w:rsidP="00927078">
            <w:pPr>
              <w:rPr>
                <w:rFonts w:ascii="Calibri" w:hAnsi="Calibri"/>
                <w:sz w:val="18"/>
                <w:szCs w:val="18"/>
              </w:rPr>
            </w:pPr>
            <w:r w:rsidRPr="00D504F3">
              <w:rPr>
                <w:rFonts w:ascii="Calibri" w:hAnsi="Calibri"/>
                <w:sz w:val="18"/>
                <w:szCs w:val="18"/>
              </w:rPr>
              <w:t>Number of Fans Used to Pressurize Home</w:t>
            </w:r>
          </w:p>
        </w:tc>
        <w:tc>
          <w:tcPr>
            <w:tcW w:w="5501" w:type="dxa"/>
            <w:gridSpan w:val="4"/>
            <w:tcBorders>
              <w:top w:val="single" w:sz="4" w:space="0" w:color="000000"/>
            </w:tcBorders>
            <w:vAlign w:val="center"/>
          </w:tcPr>
          <w:p w14:paraId="0B5E09EA" w14:textId="77777777" w:rsidR="00CD10AA" w:rsidRPr="00D504F3" w:rsidRDefault="00CD10AA" w:rsidP="00A06714">
            <w:pPr>
              <w:rPr>
                <w:rFonts w:ascii="Calibri" w:hAnsi="Calibri"/>
                <w:sz w:val="18"/>
                <w:szCs w:val="18"/>
              </w:rPr>
            </w:pPr>
            <w:r w:rsidRPr="00D504F3">
              <w:rPr>
                <w:rFonts w:ascii="Calibri" w:hAnsi="Calibri"/>
                <w:sz w:val="18"/>
                <w:szCs w:val="18"/>
              </w:rPr>
              <w:t>&lt;&lt;user input, integer&gt;&gt; For entries &gt;1, duplicate lines B. 8-11</w:t>
            </w:r>
          </w:p>
        </w:tc>
      </w:tr>
      <w:tr w:rsidR="00CD10AA" w14:paraId="0B5E09F0" w14:textId="77777777" w:rsidTr="00D504F3">
        <w:tc>
          <w:tcPr>
            <w:tcW w:w="2765" w:type="dxa"/>
            <w:gridSpan w:val="3"/>
            <w:vAlign w:val="center"/>
          </w:tcPr>
          <w:p w14:paraId="0B5E09EC" w14:textId="77777777" w:rsidR="00CD10AA" w:rsidRPr="00D504F3" w:rsidRDefault="00CD10AA" w:rsidP="00D504F3">
            <w:pPr>
              <w:jc w:val="center"/>
              <w:rPr>
                <w:rFonts w:ascii="Calibri" w:hAnsi="Calibri"/>
                <w:sz w:val="18"/>
                <w:szCs w:val="18"/>
              </w:rPr>
            </w:pPr>
            <w:r w:rsidRPr="00D504F3">
              <w:rPr>
                <w:rFonts w:ascii="Calibri" w:hAnsi="Calibri"/>
                <w:sz w:val="18"/>
                <w:szCs w:val="18"/>
              </w:rPr>
              <w:t>08</w:t>
            </w:r>
          </w:p>
        </w:tc>
        <w:tc>
          <w:tcPr>
            <w:tcW w:w="2750" w:type="dxa"/>
            <w:gridSpan w:val="2"/>
            <w:vAlign w:val="center"/>
          </w:tcPr>
          <w:p w14:paraId="0B5E09ED" w14:textId="77777777" w:rsidR="00CD10AA" w:rsidRPr="00D504F3" w:rsidRDefault="00CD10AA" w:rsidP="00D504F3">
            <w:pPr>
              <w:jc w:val="center"/>
              <w:rPr>
                <w:rFonts w:ascii="Calibri" w:hAnsi="Calibri"/>
                <w:sz w:val="18"/>
                <w:szCs w:val="18"/>
              </w:rPr>
            </w:pPr>
            <w:r w:rsidRPr="00D504F3">
              <w:rPr>
                <w:rFonts w:ascii="Calibri" w:hAnsi="Calibri"/>
                <w:sz w:val="18"/>
                <w:szCs w:val="18"/>
              </w:rPr>
              <w:t>09</w:t>
            </w:r>
          </w:p>
        </w:tc>
        <w:tc>
          <w:tcPr>
            <w:tcW w:w="2750" w:type="dxa"/>
            <w:gridSpan w:val="2"/>
            <w:vAlign w:val="center"/>
          </w:tcPr>
          <w:p w14:paraId="0B5E09EE" w14:textId="77777777" w:rsidR="00CD10AA" w:rsidRPr="00D504F3" w:rsidRDefault="00CD10AA" w:rsidP="00D504F3">
            <w:pPr>
              <w:jc w:val="center"/>
              <w:rPr>
                <w:rFonts w:ascii="Calibri" w:hAnsi="Calibri"/>
                <w:sz w:val="18"/>
                <w:szCs w:val="18"/>
              </w:rPr>
            </w:pPr>
            <w:r w:rsidRPr="00D504F3">
              <w:rPr>
                <w:rFonts w:ascii="Calibri" w:hAnsi="Calibri"/>
                <w:sz w:val="18"/>
                <w:szCs w:val="18"/>
              </w:rPr>
              <w:t>10</w:t>
            </w:r>
          </w:p>
        </w:tc>
        <w:tc>
          <w:tcPr>
            <w:tcW w:w="2751" w:type="dxa"/>
            <w:gridSpan w:val="2"/>
            <w:vAlign w:val="center"/>
          </w:tcPr>
          <w:p w14:paraId="0B5E09EF" w14:textId="77777777" w:rsidR="00CD10AA" w:rsidRPr="00D504F3" w:rsidRDefault="00CD10AA" w:rsidP="00D504F3">
            <w:pPr>
              <w:jc w:val="center"/>
              <w:rPr>
                <w:rFonts w:ascii="Calibri" w:hAnsi="Calibri"/>
                <w:sz w:val="18"/>
                <w:szCs w:val="18"/>
              </w:rPr>
            </w:pPr>
            <w:r w:rsidRPr="00D504F3">
              <w:rPr>
                <w:rFonts w:ascii="Calibri" w:hAnsi="Calibri"/>
                <w:sz w:val="18"/>
                <w:szCs w:val="18"/>
              </w:rPr>
              <w:t>11</w:t>
            </w:r>
          </w:p>
        </w:tc>
      </w:tr>
      <w:tr w:rsidR="00CD10AA" w14:paraId="0B5E09F5" w14:textId="77777777" w:rsidTr="00D504F3">
        <w:tc>
          <w:tcPr>
            <w:tcW w:w="2765" w:type="dxa"/>
            <w:gridSpan w:val="3"/>
            <w:vAlign w:val="center"/>
          </w:tcPr>
          <w:p w14:paraId="0B5E09F1" w14:textId="77777777" w:rsidR="00CD10AA" w:rsidRPr="00D504F3" w:rsidRDefault="00CD10AA" w:rsidP="00D504F3">
            <w:pPr>
              <w:jc w:val="center"/>
              <w:rPr>
                <w:rFonts w:ascii="Calibri" w:hAnsi="Calibri"/>
                <w:sz w:val="18"/>
                <w:szCs w:val="18"/>
              </w:rPr>
            </w:pPr>
            <w:r w:rsidRPr="00D504F3">
              <w:rPr>
                <w:rFonts w:ascii="Calibri" w:hAnsi="Calibri"/>
                <w:sz w:val="18"/>
                <w:szCs w:val="18"/>
              </w:rPr>
              <w:t>Fan Make</w:t>
            </w:r>
          </w:p>
        </w:tc>
        <w:tc>
          <w:tcPr>
            <w:tcW w:w="2750" w:type="dxa"/>
            <w:gridSpan w:val="2"/>
            <w:vAlign w:val="center"/>
          </w:tcPr>
          <w:p w14:paraId="0B5E09F2" w14:textId="77777777" w:rsidR="00CD10AA" w:rsidRPr="00D504F3" w:rsidRDefault="00CD10AA" w:rsidP="00D504F3">
            <w:pPr>
              <w:jc w:val="center"/>
              <w:rPr>
                <w:rFonts w:ascii="Calibri" w:hAnsi="Calibri"/>
                <w:sz w:val="18"/>
                <w:szCs w:val="18"/>
              </w:rPr>
            </w:pPr>
            <w:r w:rsidRPr="00D504F3">
              <w:rPr>
                <w:rFonts w:ascii="Calibri" w:hAnsi="Calibri"/>
                <w:sz w:val="18"/>
                <w:szCs w:val="18"/>
              </w:rPr>
              <w:t>Fan Model</w:t>
            </w:r>
          </w:p>
        </w:tc>
        <w:tc>
          <w:tcPr>
            <w:tcW w:w="2750" w:type="dxa"/>
            <w:gridSpan w:val="2"/>
            <w:vAlign w:val="center"/>
          </w:tcPr>
          <w:p w14:paraId="0B5E09F3" w14:textId="77777777" w:rsidR="00CD10AA" w:rsidRPr="00D504F3" w:rsidRDefault="00CD10AA" w:rsidP="00D504F3">
            <w:pPr>
              <w:jc w:val="center"/>
              <w:rPr>
                <w:rFonts w:ascii="Calibri" w:hAnsi="Calibri"/>
                <w:sz w:val="18"/>
                <w:szCs w:val="18"/>
              </w:rPr>
            </w:pPr>
            <w:r w:rsidRPr="00D504F3">
              <w:rPr>
                <w:rFonts w:ascii="Calibri" w:hAnsi="Calibri"/>
                <w:sz w:val="18"/>
                <w:szCs w:val="18"/>
              </w:rPr>
              <w:t>Fan Serial Number</w:t>
            </w:r>
          </w:p>
        </w:tc>
        <w:tc>
          <w:tcPr>
            <w:tcW w:w="2751" w:type="dxa"/>
            <w:gridSpan w:val="2"/>
            <w:vAlign w:val="center"/>
          </w:tcPr>
          <w:p w14:paraId="0B5E09F4" w14:textId="464057A7" w:rsidR="00CD10AA" w:rsidRPr="00D504F3" w:rsidRDefault="00CD10AA" w:rsidP="00D504F3">
            <w:pPr>
              <w:jc w:val="center"/>
              <w:rPr>
                <w:rFonts w:ascii="Calibri" w:hAnsi="Calibri"/>
                <w:sz w:val="18"/>
                <w:szCs w:val="18"/>
              </w:rPr>
            </w:pPr>
            <w:r w:rsidRPr="00D504F3">
              <w:rPr>
                <w:rFonts w:ascii="Calibri" w:hAnsi="Calibri"/>
                <w:sz w:val="18"/>
                <w:szCs w:val="18"/>
              </w:rPr>
              <w:t xml:space="preserve">Fan </w:t>
            </w:r>
            <w:r w:rsidR="000A5B10">
              <w:rPr>
                <w:rFonts w:ascii="Calibri" w:hAnsi="Calibri"/>
                <w:sz w:val="18"/>
                <w:szCs w:val="18"/>
              </w:rPr>
              <w:t>C</w:t>
            </w:r>
            <w:r w:rsidRPr="00D504F3">
              <w:rPr>
                <w:rFonts w:ascii="Calibri" w:hAnsi="Calibri"/>
                <w:sz w:val="18"/>
                <w:szCs w:val="18"/>
              </w:rPr>
              <w:t>onfiguration (rings)</w:t>
            </w:r>
          </w:p>
        </w:tc>
      </w:tr>
      <w:tr w:rsidR="00CD10AA" w14:paraId="0B5E09FA" w14:textId="77777777" w:rsidTr="00D504F3">
        <w:tc>
          <w:tcPr>
            <w:tcW w:w="2765" w:type="dxa"/>
            <w:gridSpan w:val="3"/>
            <w:vAlign w:val="center"/>
          </w:tcPr>
          <w:p w14:paraId="0B5E09F6"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maximum 50 characters&gt;&gt;</w:t>
            </w:r>
          </w:p>
        </w:tc>
        <w:tc>
          <w:tcPr>
            <w:tcW w:w="2750" w:type="dxa"/>
            <w:gridSpan w:val="2"/>
            <w:vAlign w:val="center"/>
          </w:tcPr>
          <w:p w14:paraId="0B5E09F7"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maximum 50 characters&gt;&gt;</w:t>
            </w:r>
          </w:p>
        </w:tc>
        <w:tc>
          <w:tcPr>
            <w:tcW w:w="2750" w:type="dxa"/>
            <w:gridSpan w:val="2"/>
            <w:vAlign w:val="center"/>
          </w:tcPr>
          <w:p w14:paraId="0B5E09F8"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maximum 50 characters&gt;&gt;</w:t>
            </w:r>
          </w:p>
        </w:tc>
        <w:tc>
          <w:tcPr>
            <w:tcW w:w="2751" w:type="dxa"/>
            <w:gridSpan w:val="2"/>
            <w:vAlign w:val="center"/>
          </w:tcPr>
          <w:p w14:paraId="0B5E09F9" w14:textId="77777777" w:rsidR="00CD10AA" w:rsidRPr="00D504F3" w:rsidRDefault="00CD10AA" w:rsidP="00D504F3">
            <w:pPr>
              <w:jc w:val="center"/>
              <w:rPr>
                <w:rFonts w:ascii="Calibri" w:hAnsi="Calibri"/>
                <w:sz w:val="18"/>
                <w:szCs w:val="18"/>
              </w:rPr>
            </w:pPr>
            <w:r w:rsidRPr="00D504F3">
              <w:rPr>
                <w:rFonts w:ascii="Calibri" w:hAnsi="Calibri"/>
                <w:sz w:val="18"/>
                <w:szCs w:val="18"/>
              </w:rPr>
              <w:t>&lt;&lt;user input, text, maximum 50 characters&gt;&gt;</w:t>
            </w:r>
          </w:p>
        </w:tc>
      </w:tr>
      <w:tr w:rsidR="00CD10AA" w14:paraId="0B5E09FF" w14:textId="77777777" w:rsidTr="00D504F3">
        <w:tc>
          <w:tcPr>
            <w:tcW w:w="2765" w:type="dxa"/>
            <w:gridSpan w:val="3"/>
            <w:vAlign w:val="center"/>
          </w:tcPr>
          <w:p w14:paraId="0B5E09FB" w14:textId="77777777" w:rsidR="00CD10AA" w:rsidRPr="00D504F3" w:rsidRDefault="00CD10AA" w:rsidP="00D504F3">
            <w:pPr>
              <w:jc w:val="center"/>
              <w:rPr>
                <w:rFonts w:ascii="Calibri" w:hAnsi="Calibri"/>
                <w:sz w:val="18"/>
                <w:szCs w:val="18"/>
              </w:rPr>
            </w:pPr>
          </w:p>
        </w:tc>
        <w:tc>
          <w:tcPr>
            <w:tcW w:w="2750" w:type="dxa"/>
            <w:gridSpan w:val="2"/>
            <w:vAlign w:val="center"/>
          </w:tcPr>
          <w:p w14:paraId="0B5E09FC" w14:textId="77777777" w:rsidR="00CD10AA" w:rsidRPr="00D504F3" w:rsidRDefault="00CD10AA" w:rsidP="00D504F3">
            <w:pPr>
              <w:jc w:val="center"/>
              <w:rPr>
                <w:rFonts w:ascii="Calibri" w:hAnsi="Calibri"/>
                <w:sz w:val="18"/>
                <w:szCs w:val="18"/>
              </w:rPr>
            </w:pPr>
          </w:p>
        </w:tc>
        <w:tc>
          <w:tcPr>
            <w:tcW w:w="2750" w:type="dxa"/>
            <w:gridSpan w:val="2"/>
            <w:vAlign w:val="center"/>
          </w:tcPr>
          <w:p w14:paraId="0B5E09FD" w14:textId="77777777" w:rsidR="00CD10AA" w:rsidRPr="00D504F3" w:rsidRDefault="00CD10AA" w:rsidP="00D504F3">
            <w:pPr>
              <w:jc w:val="center"/>
              <w:rPr>
                <w:rFonts w:ascii="Calibri" w:hAnsi="Calibri"/>
                <w:sz w:val="18"/>
                <w:szCs w:val="18"/>
              </w:rPr>
            </w:pPr>
          </w:p>
        </w:tc>
        <w:tc>
          <w:tcPr>
            <w:tcW w:w="2751" w:type="dxa"/>
            <w:gridSpan w:val="2"/>
            <w:vAlign w:val="center"/>
          </w:tcPr>
          <w:p w14:paraId="0B5E09FE" w14:textId="77777777" w:rsidR="00CD10AA" w:rsidRPr="00D504F3" w:rsidRDefault="00CD10AA" w:rsidP="00D504F3">
            <w:pPr>
              <w:jc w:val="center"/>
              <w:rPr>
                <w:rFonts w:ascii="Calibri" w:hAnsi="Calibri"/>
                <w:sz w:val="18"/>
                <w:szCs w:val="18"/>
              </w:rPr>
            </w:pPr>
          </w:p>
        </w:tc>
      </w:tr>
    </w:tbl>
    <w:p w14:paraId="0B5E0A00" w14:textId="77777777" w:rsidR="00CD10AA" w:rsidRDefault="00CD10AA"/>
    <w:p w14:paraId="0B5E0A01" w14:textId="77777777" w:rsidR="00CD10AA" w:rsidRDefault="00CD10AA"/>
    <w:p w14:paraId="0B5E0A02" w14:textId="77777777" w:rsidR="00CD10AA" w:rsidRDefault="00CD10AA">
      <w:r>
        <w:br w:type="page"/>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4911"/>
        <w:gridCol w:w="7"/>
        <w:gridCol w:w="5508"/>
      </w:tblGrid>
      <w:tr w:rsidR="00CD10AA" w:rsidRPr="00AB2BDC" w14:paraId="0B5E0A04" w14:textId="77777777" w:rsidTr="00D3389F">
        <w:tc>
          <w:tcPr>
            <w:tcW w:w="11016" w:type="dxa"/>
            <w:gridSpan w:val="4"/>
            <w:tcBorders>
              <w:top w:val="single" w:sz="4" w:space="0" w:color="auto"/>
            </w:tcBorders>
            <w:vAlign w:val="center"/>
          </w:tcPr>
          <w:p w14:paraId="0B5E0A03" w14:textId="77777777" w:rsidR="00CA53CB" w:rsidRPr="00A40BDC" w:rsidRDefault="00CD10A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A40BDC">
              <w:rPr>
                <w:rFonts w:ascii="Calibri" w:hAnsi="Calibri"/>
                <w:b/>
              </w:rPr>
              <w:lastRenderedPageBreak/>
              <w:t xml:space="preserve">C. Envelope Leakage </w:t>
            </w:r>
            <w:r w:rsidR="005D194F" w:rsidRPr="00A40BDC">
              <w:rPr>
                <w:rFonts w:ascii="Calibri" w:hAnsi="Calibri"/>
                <w:b/>
              </w:rPr>
              <w:t>Worksheet – Depressurization</w:t>
            </w:r>
            <w:r w:rsidRPr="00A40BDC">
              <w:rPr>
                <w:rFonts w:ascii="Calibri" w:hAnsi="Calibri"/>
                <w:b/>
              </w:rPr>
              <w:t xml:space="preserve"> - </w:t>
            </w:r>
            <w:r w:rsidR="005D194F" w:rsidRPr="00A40BDC">
              <w:rPr>
                <w:rFonts w:ascii="Calibri" w:hAnsi="Calibri"/>
                <w:b/>
              </w:rPr>
              <w:t>MCH</w:t>
            </w:r>
            <w:r w:rsidRPr="000A5B10">
              <w:rPr>
                <w:rFonts w:ascii="Calibri" w:hAnsi="Calibri"/>
                <w:b/>
              </w:rPr>
              <w:t>2</w:t>
            </w:r>
            <w:r w:rsidR="005D194F" w:rsidRPr="000A5B10">
              <w:rPr>
                <w:rFonts w:ascii="Calibri" w:hAnsi="Calibri"/>
                <w:b/>
              </w:rPr>
              <w:t>4</w:t>
            </w:r>
            <w:r w:rsidRPr="000A5B10">
              <w:rPr>
                <w:rFonts w:ascii="Calibri" w:hAnsi="Calibri"/>
                <w:b/>
              </w:rPr>
              <w:t>e – Repeated Single Point Air Tightness Test With Automatic Meter</w:t>
            </w:r>
          </w:p>
        </w:tc>
      </w:tr>
      <w:tr w:rsidR="00CD10AA" w:rsidRPr="00AB2BDC" w14:paraId="0B5E0A08" w14:textId="77777777" w:rsidTr="00D3389F">
        <w:tc>
          <w:tcPr>
            <w:tcW w:w="590" w:type="dxa"/>
            <w:vAlign w:val="center"/>
          </w:tcPr>
          <w:p w14:paraId="0B5E0A05" w14:textId="77777777" w:rsidR="00CD10AA" w:rsidRPr="00855947" w:rsidRDefault="00CD10AA"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855947">
              <w:rPr>
                <w:rFonts w:ascii="Calibri" w:hAnsi="Calibri"/>
                <w:sz w:val="18"/>
                <w:szCs w:val="18"/>
              </w:rPr>
              <w:t>1</w:t>
            </w:r>
          </w:p>
        </w:tc>
        <w:tc>
          <w:tcPr>
            <w:tcW w:w="4918" w:type="dxa"/>
            <w:gridSpan w:val="2"/>
            <w:vAlign w:val="center"/>
          </w:tcPr>
          <w:p w14:paraId="0B5E0A06" w14:textId="1D1F1D7E" w:rsidR="00CD10AA" w:rsidRPr="00855947" w:rsidRDefault="00CD10AA" w:rsidP="000A5B1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rPr>
              <w:t xml:space="preserve">Time </w:t>
            </w:r>
            <w:r w:rsidR="000A5B10">
              <w:rPr>
                <w:rFonts w:ascii="Calibri" w:hAnsi="Calibri"/>
                <w:sz w:val="18"/>
                <w:szCs w:val="18"/>
              </w:rPr>
              <w:t>A</w:t>
            </w:r>
            <w:r w:rsidRPr="00855947">
              <w:rPr>
                <w:rFonts w:ascii="Calibri" w:hAnsi="Calibri"/>
                <w:sz w:val="18"/>
                <w:szCs w:val="18"/>
              </w:rPr>
              <w:t xml:space="preserve">verage </w:t>
            </w:r>
            <w:r w:rsidR="000A5B10">
              <w:rPr>
                <w:rFonts w:ascii="Calibri" w:hAnsi="Calibri"/>
                <w:sz w:val="18"/>
                <w:szCs w:val="18"/>
              </w:rPr>
              <w:t>P</w:t>
            </w:r>
            <w:r w:rsidRPr="00855947">
              <w:rPr>
                <w:rFonts w:ascii="Calibri" w:hAnsi="Calibri"/>
                <w:sz w:val="18"/>
                <w:szCs w:val="18"/>
              </w:rPr>
              <w:t xml:space="preserve">eriod of </w:t>
            </w:r>
            <w:r w:rsidR="000A5B10">
              <w:rPr>
                <w:rFonts w:ascii="Calibri" w:hAnsi="Calibri"/>
                <w:sz w:val="18"/>
                <w:szCs w:val="18"/>
              </w:rPr>
              <w:t>M</w:t>
            </w:r>
            <w:r w:rsidRPr="00855947">
              <w:rPr>
                <w:rFonts w:ascii="Calibri" w:hAnsi="Calibri"/>
                <w:sz w:val="18"/>
                <w:szCs w:val="18"/>
              </w:rPr>
              <w:t>eter</w:t>
            </w:r>
          </w:p>
        </w:tc>
        <w:tc>
          <w:tcPr>
            <w:tcW w:w="5508" w:type="dxa"/>
            <w:vAlign w:val="center"/>
          </w:tcPr>
          <w:p w14:paraId="0B5E0A07" w14:textId="77777777" w:rsidR="00CD10AA" w:rsidRPr="00855947" w:rsidRDefault="00D06494"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00CD10AA" w:rsidRPr="00673FDF">
              <w:rPr>
                <w:rFonts w:ascii="Calibri" w:hAnsi="Calibri"/>
                <w:sz w:val="18"/>
                <w:szCs w:val="18"/>
              </w:rPr>
              <w:t>&lt;user entry but must be no less than 10, in second&gt;&gt;</w:t>
            </w:r>
          </w:p>
        </w:tc>
      </w:tr>
      <w:tr w:rsidR="00CD10AA" w:rsidRPr="00AB2BDC" w14:paraId="0B5E0A0C" w14:textId="77777777" w:rsidTr="00D3389F">
        <w:tc>
          <w:tcPr>
            <w:tcW w:w="590" w:type="dxa"/>
            <w:vAlign w:val="center"/>
          </w:tcPr>
          <w:p w14:paraId="0B5E0A09" w14:textId="77777777" w:rsidR="00CD10AA" w:rsidRPr="00855947" w:rsidRDefault="00CD10AA"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2"/>
          </w:tcPr>
          <w:p w14:paraId="0B5E0A0A" w14:textId="5E56E7BC" w:rsidR="00CD10AA" w:rsidRPr="00855947" w:rsidRDefault="00CD10AA" w:rsidP="000A5B1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lang w:eastAsia="zh-TW"/>
              </w:rPr>
              <w:t xml:space="preserve">Blower Door Software </w:t>
            </w:r>
            <w:r w:rsidR="000A5B10">
              <w:rPr>
                <w:rFonts w:ascii="Calibri" w:hAnsi="Calibri"/>
                <w:sz w:val="18"/>
                <w:szCs w:val="18"/>
                <w:lang w:eastAsia="zh-TW"/>
              </w:rPr>
              <w:t>U</w:t>
            </w:r>
            <w:r w:rsidRPr="00855947">
              <w:rPr>
                <w:rFonts w:ascii="Calibri" w:hAnsi="Calibri"/>
                <w:sz w:val="18"/>
                <w:szCs w:val="18"/>
                <w:lang w:eastAsia="zh-TW"/>
              </w:rPr>
              <w:t xml:space="preserve">sed for </w:t>
            </w:r>
            <w:r w:rsidR="000A5B10">
              <w:rPr>
                <w:rFonts w:ascii="Calibri" w:hAnsi="Calibri"/>
                <w:sz w:val="18"/>
                <w:szCs w:val="18"/>
                <w:lang w:eastAsia="zh-TW"/>
              </w:rPr>
              <w:t>C</w:t>
            </w:r>
            <w:r w:rsidRPr="00855947">
              <w:rPr>
                <w:rFonts w:ascii="Calibri" w:hAnsi="Calibri"/>
                <w:sz w:val="18"/>
                <w:szCs w:val="18"/>
                <w:lang w:eastAsia="zh-TW"/>
              </w:rPr>
              <w:t>alculations?</w:t>
            </w:r>
          </w:p>
        </w:tc>
        <w:tc>
          <w:tcPr>
            <w:tcW w:w="5508" w:type="dxa"/>
          </w:tcPr>
          <w:p w14:paraId="0B5E0A0B" w14:textId="77777777" w:rsidR="00CD10AA" w:rsidRPr="00855947" w:rsidRDefault="00CD10AA"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673FDF">
              <w:rPr>
                <w:rFonts w:ascii="Calibri" w:hAnsi="Calibri"/>
                <w:sz w:val="18"/>
                <w:szCs w:val="18"/>
              </w:rPr>
              <w:t>&lt;&lt;user entry, choices are “yes” or “no”&gt;</w:t>
            </w:r>
            <w:r w:rsidR="00D06494">
              <w:rPr>
                <w:rFonts w:ascii="Calibri" w:hAnsi="Calibri"/>
                <w:sz w:val="18"/>
                <w:szCs w:val="18"/>
              </w:rPr>
              <w:t>&gt;</w:t>
            </w:r>
          </w:p>
        </w:tc>
      </w:tr>
      <w:tr w:rsidR="00CD10AA" w:rsidRPr="00AB2BDC" w14:paraId="0B5E0A0E" w14:textId="77777777" w:rsidTr="002E31C7">
        <w:trPr>
          <w:trHeight w:hRule="exact" w:val="77"/>
        </w:trPr>
        <w:tc>
          <w:tcPr>
            <w:tcW w:w="11016" w:type="dxa"/>
            <w:gridSpan w:val="4"/>
            <w:vAlign w:val="center"/>
          </w:tcPr>
          <w:p w14:paraId="0B5E0A0D" w14:textId="77777777" w:rsidR="00CD10AA" w:rsidRPr="00AB2BDC" w:rsidRDefault="00CD10AA"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CD10AA" w:rsidRPr="00AB2BDC" w14:paraId="0B5E0A11" w14:textId="77777777" w:rsidTr="00D3389F">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0F" w14:textId="77777777" w:rsidR="00CD10AA" w:rsidRPr="00855947" w:rsidRDefault="00CD10AA" w:rsidP="00A0671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5515" w:type="dxa"/>
            <w:gridSpan w:val="2"/>
            <w:vAlign w:val="center"/>
          </w:tcPr>
          <w:p w14:paraId="0B5E0A10" w14:textId="77777777" w:rsidR="00CD10AA" w:rsidRPr="00855947" w:rsidRDefault="00CD10AA" w:rsidP="00A0671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r>
      <w:tr w:rsidR="00CD10AA" w:rsidRPr="00AB2BDC" w14:paraId="0B5E0A14" w14:textId="77777777" w:rsidTr="00D3389F">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12" w14:textId="77777777" w:rsidR="00CD10AA" w:rsidRPr="00855947" w:rsidRDefault="00CD10AA"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Induced Building Pressure</w:t>
            </w:r>
          </w:p>
        </w:tc>
        <w:tc>
          <w:tcPr>
            <w:tcW w:w="5515" w:type="dxa"/>
            <w:gridSpan w:val="2"/>
            <w:vAlign w:val="center"/>
          </w:tcPr>
          <w:p w14:paraId="0B5E0A13" w14:textId="77777777" w:rsidR="00CD10AA" w:rsidRPr="00855947" w:rsidRDefault="00CD10AA"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Nominal CFM50</w:t>
            </w:r>
          </w:p>
        </w:tc>
      </w:tr>
      <w:tr w:rsidR="00CD10AA" w:rsidRPr="00AB2BDC" w14:paraId="0B5E0A17"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15" w14:textId="77777777" w:rsidR="00CD10AA" w:rsidRPr="00327B45" w:rsidRDefault="0056544A" w:rsidP="00D71B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0.1 Pa)</w:t>
            </w:r>
          </w:p>
        </w:tc>
        <w:tc>
          <w:tcPr>
            <w:tcW w:w="5515" w:type="dxa"/>
            <w:gridSpan w:val="2"/>
            <w:vAlign w:val="center"/>
          </w:tcPr>
          <w:p w14:paraId="0B5E0A16" w14:textId="77777777" w:rsidR="00CD10AA" w:rsidRPr="00327B45" w:rsidRDefault="00D06494" w:rsidP="00D71B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1 CFM)</w:t>
            </w:r>
          </w:p>
        </w:tc>
      </w:tr>
      <w:tr w:rsidR="00CD10AA" w:rsidRPr="00AB2BDC" w14:paraId="0B5E0A1A"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18" w14:textId="77777777" w:rsidR="00CD10AA" w:rsidRPr="00327B45" w:rsidRDefault="0056544A" w:rsidP="00D71B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0.1 Pa)</w:t>
            </w:r>
          </w:p>
        </w:tc>
        <w:tc>
          <w:tcPr>
            <w:tcW w:w="5515" w:type="dxa"/>
            <w:gridSpan w:val="2"/>
            <w:vAlign w:val="center"/>
          </w:tcPr>
          <w:p w14:paraId="0B5E0A19" w14:textId="77777777" w:rsidR="00CD10AA"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1 CFM)</w:t>
            </w:r>
          </w:p>
        </w:tc>
      </w:tr>
      <w:tr w:rsidR="00CD10AA" w:rsidRPr="00AB2BDC" w14:paraId="0B5E0A1D"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1B" w14:textId="77777777" w:rsidR="00CD10AA" w:rsidRPr="00327B45" w:rsidRDefault="0056544A" w:rsidP="00D71B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0.1 Pa)</w:t>
            </w:r>
          </w:p>
        </w:tc>
        <w:tc>
          <w:tcPr>
            <w:tcW w:w="5515" w:type="dxa"/>
            <w:gridSpan w:val="2"/>
            <w:vAlign w:val="center"/>
          </w:tcPr>
          <w:p w14:paraId="0B5E0A1C" w14:textId="77777777" w:rsidR="00CD10AA"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1 CFM)</w:t>
            </w:r>
          </w:p>
        </w:tc>
      </w:tr>
      <w:tr w:rsidR="00CD10AA" w:rsidRPr="00AB2BDC" w14:paraId="0B5E0A20"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1E" w14:textId="77777777" w:rsidR="00CD10AA" w:rsidRPr="00327B45" w:rsidRDefault="0056544A" w:rsidP="00D71B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0.1 Pa)</w:t>
            </w:r>
          </w:p>
        </w:tc>
        <w:tc>
          <w:tcPr>
            <w:tcW w:w="5515" w:type="dxa"/>
            <w:gridSpan w:val="2"/>
            <w:vAlign w:val="center"/>
          </w:tcPr>
          <w:p w14:paraId="0B5E0A1F" w14:textId="77777777" w:rsidR="00CD10AA"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1 CFM)</w:t>
            </w:r>
          </w:p>
        </w:tc>
      </w:tr>
      <w:tr w:rsidR="00CD10AA" w:rsidRPr="00AB2BDC" w14:paraId="0B5E0A23"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21" w14:textId="77777777" w:rsidR="00CD10AA" w:rsidRPr="00327B45" w:rsidRDefault="0056544A" w:rsidP="00D71B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0.1 Pa)</w:t>
            </w:r>
          </w:p>
        </w:tc>
        <w:tc>
          <w:tcPr>
            <w:tcW w:w="5515" w:type="dxa"/>
            <w:gridSpan w:val="2"/>
            <w:vAlign w:val="center"/>
          </w:tcPr>
          <w:p w14:paraId="0B5E0A22" w14:textId="77777777" w:rsidR="00CD10AA"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00CD10AA" w:rsidRPr="00327B45">
              <w:rPr>
                <w:rFonts w:ascii="Calibri" w:hAnsi="Calibri"/>
                <w:sz w:val="18"/>
                <w:szCs w:val="18"/>
              </w:rPr>
              <w:t>&lt; required data&gt;</w:t>
            </w:r>
            <w:r>
              <w:rPr>
                <w:rFonts w:ascii="Calibri" w:hAnsi="Calibri"/>
                <w:sz w:val="18"/>
                <w:szCs w:val="18"/>
              </w:rPr>
              <w:t>&gt;</w:t>
            </w:r>
            <w:r w:rsidR="00CD10AA">
              <w:rPr>
                <w:rFonts w:ascii="Calibri" w:hAnsi="Calibri"/>
                <w:sz w:val="18"/>
                <w:szCs w:val="18"/>
              </w:rPr>
              <w:t xml:space="preserve"> (Resolution of 1 CFM)</w:t>
            </w:r>
          </w:p>
        </w:tc>
      </w:tr>
      <w:tr w:rsidR="00CD10AA" w:rsidRPr="00AB2BDC" w14:paraId="0B5E0A26"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24" w14:textId="77777777" w:rsidR="00CD10AA" w:rsidRPr="00327B45" w:rsidRDefault="0056544A"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00CD10AA" w:rsidRPr="00327B45">
              <w:rPr>
                <w:rFonts w:ascii="Calibri" w:hAnsi="Calibri"/>
                <w:sz w:val="18"/>
                <w:szCs w:val="18"/>
              </w:rPr>
              <w:t xml:space="preserve">&lt; </w:t>
            </w:r>
            <w:r w:rsidR="00CD10AA">
              <w:rPr>
                <w:rFonts w:ascii="Calibri" w:hAnsi="Calibri"/>
                <w:sz w:val="18"/>
                <w:szCs w:val="18"/>
              </w:rPr>
              <w:t xml:space="preserve">6-9 </w:t>
            </w:r>
            <w:r w:rsidR="00CD10AA" w:rsidRPr="00327B45">
              <w:rPr>
                <w:rFonts w:ascii="Calibri" w:hAnsi="Calibri"/>
                <w:sz w:val="18"/>
                <w:szCs w:val="18"/>
              </w:rPr>
              <w:t>optional data&gt;</w:t>
            </w:r>
            <w:r>
              <w:rPr>
                <w:rFonts w:ascii="Calibri" w:hAnsi="Calibri"/>
                <w:sz w:val="18"/>
                <w:szCs w:val="18"/>
              </w:rPr>
              <w:t>&gt;</w:t>
            </w:r>
            <w:r w:rsidR="00CD10AA">
              <w:rPr>
                <w:rFonts w:ascii="Calibri" w:hAnsi="Calibri"/>
                <w:sz w:val="18"/>
                <w:szCs w:val="18"/>
              </w:rPr>
              <w:t xml:space="preserve"> (Resolution of 0.1 Pa)</w:t>
            </w:r>
          </w:p>
        </w:tc>
        <w:tc>
          <w:tcPr>
            <w:tcW w:w="5515" w:type="dxa"/>
            <w:gridSpan w:val="2"/>
            <w:vAlign w:val="center"/>
          </w:tcPr>
          <w:p w14:paraId="0B5E0A25" w14:textId="77777777" w:rsidR="00CD10AA" w:rsidRPr="00327B45" w:rsidRDefault="00D06494" w:rsidP="00D71B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00CD10AA" w:rsidRPr="00327B45">
              <w:rPr>
                <w:rFonts w:ascii="Calibri" w:hAnsi="Calibri"/>
                <w:sz w:val="18"/>
                <w:szCs w:val="18"/>
              </w:rPr>
              <w:t xml:space="preserve">&lt; </w:t>
            </w:r>
            <w:r w:rsidR="00CD10AA">
              <w:rPr>
                <w:rFonts w:ascii="Calibri" w:hAnsi="Calibri"/>
                <w:sz w:val="18"/>
                <w:szCs w:val="18"/>
              </w:rPr>
              <w:t xml:space="preserve">6-9 </w:t>
            </w:r>
            <w:r w:rsidR="00CD10AA" w:rsidRPr="00327B45">
              <w:rPr>
                <w:rFonts w:ascii="Calibri" w:hAnsi="Calibri"/>
                <w:sz w:val="18"/>
                <w:szCs w:val="18"/>
              </w:rPr>
              <w:t>optional data&gt;</w:t>
            </w:r>
            <w:r>
              <w:rPr>
                <w:rFonts w:ascii="Calibri" w:hAnsi="Calibri"/>
                <w:sz w:val="18"/>
                <w:szCs w:val="18"/>
              </w:rPr>
              <w:t>&gt;</w:t>
            </w:r>
            <w:r w:rsidR="00CD10AA">
              <w:rPr>
                <w:rFonts w:ascii="Calibri" w:hAnsi="Calibri"/>
                <w:sz w:val="18"/>
                <w:szCs w:val="18"/>
              </w:rPr>
              <w:t xml:space="preserve"> (Resolution of 1 CFM)</w:t>
            </w:r>
          </w:p>
        </w:tc>
      </w:tr>
      <w:tr w:rsidR="00CD10AA" w:rsidRPr="00AB2BDC" w14:paraId="0B5E0A28" w14:textId="77777777" w:rsidTr="002E31C7">
        <w:tblPrEx>
          <w:tblBorders>
            <w:top w:val="single" w:sz="4" w:space="0" w:color="000000"/>
            <w:left w:val="single" w:sz="4" w:space="0" w:color="000000"/>
            <w:bottom w:val="single" w:sz="4" w:space="0" w:color="000000"/>
            <w:right w:val="single" w:sz="4" w:space="0" w:color="000000"/>
          </w:tblBorders>
        </w:tblPrEx>
        <w:trPr>
          <w:trHeight w:hRule="exact" w:val="77"/>
        </w:trPr>
        <w:tc>
          <w:tcPr>
            <w:tcW w:w="11016" w:type="dxa"/>
            <w:gridSpan w:val="4"/>
            <w:vAlign w:val="center"/>
          </w:tcPr>
          <w:p w14:paraId="0B5E0A27" w14:textId="77777777" w:rsidR="00CD10AA" w:rsidRPr="00855947" w:rsidRDefault="00CD10AA" w:rsidP="00D338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CD10AA" w:rsidRPr="00AB2BDC" w14:paraId="0B5E0A2C" w14:textId="77777777" w:rsidTr="00A40BDC">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0B5E0A29" w14:textId="77777777" w:rsidR="00CD10AA" w:rsidRPr="00855947" w:rsidRDefault="00CD10AA" w:rsidP="00A0671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0</w:t>
            </w:r>
            <w:r>
              <w:rPr>
                <w:rFonts w:ascii="Calibri" w:hAnsi="Calibri"/>
                <w:sz w:val="18"/>
                <w:szCs w:val="18"/>
              </w:rPr>
              <w:t>5</w:t>
            </w:r>
          </w:p>
        </w:tc>
        <w:tc>
          <w:tcPr>
            <w:tcW w:w="4918" w:type="dxa"/>
            <w:gridSpan w:val="2"/>
            <w:vAlign w:val="center"/>
          </w:tcPr>
          <w:p w14:paraId="0B5E0A2A" w14:textId="4DBB20B9" w:rsidR="00CD10AA" w:rsidRPr="00855947" w:rsidRDefault="00CD10AA" w:rsidP="000A5B1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855947">
              <w:rPr>
                <w:rFonts w:ascii="Calibri" w:hAnsi="Calibri"/>
                <w:sz w:val="18"/>
                <w:szCs w:val="18"/>
                <w:lang w:eastAsia="zh-TW"/>
              </w:rPr>
              <w:t xml:space="preserve">Average </w:t>
            </w:r>
            <w:r w:rsidR="000A5B10">
              <w:rPr>
                <w:rFonts w:ascii="Calibri" w:hAnsi="Calibri"/>
                <w:sz w:val="18"/>
                <w:szCs w:val="18"/>
                <w:lang w:eastAsia="zh-TW"/>
              </w:rPr>
              <w:t>N</w:t>
            </w:r>
            <w:r w:rsidRPr="00855947">
              <w:rPr>
                <w:rFonts w:ascii="Calibri" w:hAnsi="Calibri"/>
                <w:sz w:val="18"/>
                <w:szCs w:val="18"/>
                <w:lang w:eastAsia="zh-TW"/>
              </w:rPr>
              <w:t>ominal CFM50</w:t>
            </w:r>
          </w:p>
        </w:tc>
        <w:tc>
          <w:tcPr>
            <w:tcW w:w="5508" w:type="dxa"/>
          </w:tcPr>
          <w:p w14:paraId="0B5E0A2B" w14:textId="77777777" w:rsidR="00CD10AA" w:rsidRPr="00855947" w:rsidRDefault="00D06494" w:rsidP="0026636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w:t>
            </w:r>
            <w:r w:rsidR="0026636D">
              <w:rPr>
                <w:rFonts w:ascii="Calibri" w:hAnsi="Calibri"/>
                <w:sz w:val="18"/>
                <w:szCs w:val="18"/>
              </w:rPr>
              <w:t xml:space="preserve">calculated value, </w:t>
            </w:r>
            <w:r w:rsidR="00CD10AA">
              <w:rPr>
                <w:rFonts w:ascii="Calibri" w:hAnsi="Calibri"/>
                <w:sz w:val="18"/>
                <w:szCs w:val="18"/>
              </w:rPr>
              <w:t xml:space="preserve">= </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1</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2</w:t>
            </w:r>
            <w:r w:rsidR="00CD10AA" w:rsidRPr="00DD4C67">
              <w:rPr>
                <w:rFonts w:ascii="Calibri" w:hAnsi="Calibri"/>
                <w:sz w:val="18"/>
                <w:szCs w:val="18"/>
              </w:rPr>
              <w:t>+</w:t>
            </w:r>
            <w:r w:rsidR="00CD10AA" w:rsidRPr="00217230">
              <w:rPr>
                <w:rFonts w:ascii="Calibri" w:hAnsi="Calibri"/>
                <w:sz w:val="18"/>
                <w:szCs w:val="18"/>
              </w:rPr>
              <w:t xml:space="preserve"> </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3</w:t>
            </w:r>
            <w:r w:rsidR="00CD10AA" w:rsidRPr="00DD4C67">
              <w:rPr>
                <w:rFonts w:ascii="Calibri" w:hAnsi="Calibri"/>
                <w:sz w:val="18"/>
                <w:szCs w:val="18"/>
              </w:rPr>
              <w:t>+</w:t>
            </w:r>
            <w:r w:rsidR="00CD10AA" w:rsidRPr="00217230">
              <w:rPr>
                <w:rFonts w:ascii="Calibri" w:hAnsi="Calibri"/>
                <w:sz w:val="18"/>
                <w:szCs w:val="18"/>
              </w:rPr>
              <w:t xml:space="preserve"> </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4</w:t>
            </w:r>
            <w:r w:rsidR="00CD10AA" w:rsidRPr="00DD4C67">
              <w:rPr>
                <w:rFonts w:ascii="Calibri" w:hAnsi="Calibri"/>
                <w:sz w:val="18"/>
                <w:szCs w:val="18"/>
              </w:rPr>
              <w:t>+</w:t>
            </w:r>
            <w:r w:rsidR="00CD10AA" w:rsidRPr="00217230">
              <w:rPr>
                <w:rFonts w:ascii="Calibri" w:hAnsi="Calibri"/>
                <w:sz w:val="18"/>
                <w:szCs w:val="18"/>
              </w:rPr>
              <w:t xml:space="preserve"> </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5</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6</w:t>
            </w:r>
            <w:r w:rsidR="00CD10AA" w:rsidRPr="00DD4C67">
              <w:rPr>
                <w:rFonts w:ascii="Calibri" w:hAnsi="Calibri"/>
                <w:sz w:val="18"/>
                <w:szCs w:val="18"/>
              </w:rPr>
              <w:t>+</w:t>
            </w:r>
            <w:r w:rsidR="00CD10AA" w:rsidRPr="00217230">
              <w:rPr>
                <w:rFonts w:ascii="Calibri" w:hAnsi="Calibri"/>
                <w:sz w:val="18"/>
                <w:szCs w:val="18"/>
              </w:rPr>
              <w:t xml:space="preserve"> </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7</w:t>
            </w:r>
            <w:r w:rsidR="00CD10AA" w:rsidRPr="00DD4C67">
              <w:rPr>
                <w:rFonts w:ascii="Calibri" w:hAnsi="Calibri"/>
                <w:sz w:val="18"/>
                <w:szCs w:val="18"/>
              </w:rPr>
              <w:t>+</w:t>
            </w:r>
            <w:r w:rsidR="00CD10AA" w:rsidRPr="00217230">
              <w:rPr>
                <w:rFonts w:ascii="Calibri" w:hAnsi="Calibri"/>
                <w:sz w:val="18"/>
                <w:szCs w:val="18"/>
              </w:rPr>
              <w:t xml:space="preserve"> </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8</w:t>
            </w:r>
            <w:r w:rsidR="00CD10AA" w:rsidRPr="00DD4C67">
              <w:rPr>
                <w:rFonts w:ascii="Calibri" w:hAnsi="Calibri"/>
                <w:sz w:val="18"/>
                <w:szCs w:val="18"/>
              </w:rPr>
              <w:t>+</w:t>
            </w:r>
            <w:r w:rsidR="00CD10AA" w:rsidRPr="00217230">
              <w:rPr>
                <w:rFonts w:ascii="Calibri" w:hAnsi="Calibri"/>
                <w:sz w:val="18"/>
                <w:szCs w:val="18"/>
              </w:rPr>
              <w:t xml:space="preserve"> </w:t>
            </w:r>
            <w:r w:rsidR="00CD10AA" w:rsidRPr="00DD4C67">
              <w:rPr>
                <w:rFonts w:ascii="Calibri" w:hAnsi="Calibri"/>
                <w:sz w:val="18"/>
                <w:szCs w:val="18"/>
              </w:rPr>
              <w:t>C.</w:t>
            </w:r>
            <w:r w:rsidR="00CD10AA">
              <w:rPr>
                <w:rFonts w:ascii="Calibri" w:hAnsi="Calibri"/>
                <w:sz w:val="18"/>
                <w:szCs w:val="18"/>
              </w:rPr>
              <w:t>4</w:t>
            </w:r>
            <w:r w:rsidR="00CD10AA">
              <w:rPr>
                <w:rFonts w:ascii="Calibri" w:hAnsi="Calibri"/>
                <w:sz w:val="18"/>
                <w:szCs w:val="18"/>
                <w:vertAlign w:val="subscript"/>
              </w:rPr>
              <w:t>9</w:t>
            </w:r>
            <w:r w:rsidR="00CD10AA" w:rsidRPr="00DD4C67">
              <w:rPr>
                <w:rFonts w:ascii="Calibri" w:hAnsi="Calibri"/>
                <w:sz w:val="18"/>
                <w:szCs w:val="18"/>
              </w:rPr>
              <w:t>)/</w:t>
            </w:r>
            <w:r w:rsidR="00CD10AA">
              <w:rPr>
                <w:rFonts w:ascii="Calibri" w:hAnsi="Calibri"/>
                <w:sz w:val="18"/>
                <w:szCs w:val="18"/>
              </w:rPr>
              <w:t xml:space="preserve">N </w:t>
            </w:r>
            <w:r w:rsidR="005D194F">
              <w:rPr>
                <w:rFonts w:ascii="Calibri" w:hAnsi="Calibri"/>
                <w:sz w:val="18"/>
                <w:szCs w:val="18"/>
              </w:rPr>
              <w:t xml:space="preserve">(N equals </w:t>
            </w:r>
            <w:r w:rsidR="00CD10AA">
              <w:rPr>
                <w:rFonts w:ascii="Calibri" w:hAnsi="Calibri"/>
                <w:sz w:val="18"/>
                <w:szCs w:val="18"/>
              </w:rPr>
              <w:t>the number of tests</w:t>
            </w:r>
            <w:r w:rsidR="005D194F">
              <w:rPr>
                <w:rFonts w:ascii="Calibri" w:hAnsi="Calibri"/>
                <w:sz w:val="18"/>
                <w:szCs w:val="18"/>
              </w:rPr>
              <w:t>)</w:t>
            </w:r>
            <w:r>
              <w:rPr>
                <w:rFonts w:ascii="Calibri" w:hAnsi="Calibri"/>
                <w:sz w:val="18"/>
                <w:szCs w:val="18"/>
              </w:rPr>
              <w:t>&gt;&gt;</w:t>
            </w:r>
          </w:p>
        </w:tc>
      </w:tr>
      <w:tr w:rsidR="00F03834" w:rsidRPr="00AB2BDC" w14:paraId="53BB07AC" w14:textId="77777777" w:rsidTr="00E4266A">
        <w:tblPrEx>
          <w:tblBorders>
            <w:top w:val="single" w:sz="4" w:space="0" w:color="000000"/>
            <w:left w:val="single" w:sz="4" w:space="0" w:color="000000"/>
            <w:bottom w:val="single" w:sz="4" w:space="0" w:color="000000"/>
            <w:right w:val="single" w:sz="4" w:space="0" w:color="000000"/>
          </w:tblBorders>
        </w:tblPrEx>
        <w:trPr>
          <w:ins w:id="67" w:author="Shewmaker, Michael@Energy" w:date="2016-03-29T15:34:00Z"/>
        </w:trPr>
        <w:tc>
          <w:tcPr>
            <w:tcW w:w="11016" w:type="dxa"/>
            <w:gridSpan w:val="4"/>
            <w:vAlign w:val="center"/>
          </w:tcPr>
          <w:p w14:paraId="61CCB2B0" w14:textId="77777777" w:rsidR="00F03834" w:rsidRDefault="00F03834" w:rsidP="00F0383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68" w:author="Shewmaker, Michael@Energy" w:date="2016-03-29T15:34:00Z"/>
                <w:rFonts w:ascii="Calibri" w:hAnsi="Calibri"/>
                <w:sz w:val="18"/>
                <w:szCs w:val="18"/>
              </w:rPr>
            </w:pPr>
            <w:ins w:id="69" w:author="Shewmaker, Michael@Energy" w:date="2016-03-29T15:34:00Z">
              <w:r>
                <w:rPr>
                  <w:rFonts w:ascii="Calibri" w:hAnsi="Calibri"/>
                  <w:sz w:val="18"/>
                  <w:szCs w:val="18"/>
                </w:rPr>
                <w:t>Note:</w:t>
              </w:r>
            </w:ins>
          </w:p>
          <w:p w14:paraId="440D77D5" w14:textId="04EFEE32" w:rsidR="00F03834" w:rsidRPr="00F03834" w:rsidRDefault="00F03834" w:rsidP="00082525">
            <w:pPr>
              <w:pStyle w:val="ListParagraph"/>
              <w:numPr>
                <w:ilvl w:val="0"/>
                <w:numId w:val="49"/>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70" w:author="Shewmaker, Michael@Energy" w:date="2016-03-29T15:34:00Z"/>
                <w:rFonts w:ascii="Calibri" w:hAnsi="Calibri"/>
                <w:sz w:val="18"/>
                <w:rPrChange w:id="71" w:author="Shewmaker, Michael@Energy" w:date="2016-08-31T15:07:00Z">
                  <w:rPr>
                    <w:ins w:id="72" w:author="Shewmaker, Michael@Energy" w:date="2016-03-29T15:34:00Z"/>
                    <w:rFonts w:ascii="Calibri" w:hAnsi="Calibri"/>
                    <w:sz w:val="18"/>
                    <w:szCs w:val="18"/>
                  </w:rPr>
                </w:rPrChange>
              </w:rPr>
            </w:pPr>
            <w:ins w:id="73" w:author="Shewmaker, Michael@Energy" w:date="2016-03-29T15:34:00Z">
              <w:r w:rsidRPr="00082525">
                <w:rPr>
                  <w:rFonts w:asciiTheme="minorHAnsi" w:hAnsiTheme="minorHAnsi"/>
                  <w:sz w:val="18"/>
                </w:rPr>
                <w:t>For multifamily, each dwelling unit must be tested individually and shown to meet the leakage re</w:t>
              </w:r>
              <w:r w:rsidRPr="008305D3">
                <w:rPr>
                  <w:rFonts w:asciiTheme="minorHAnsi" w:hAnsiTheme="minorHAnsi"/>
                  <w:sz w:val="18"/>
                </w:rPr>
                <w:t>quirements. Depressurization of the adjacent dwelling units while conducting this test is not allowed.</w:t>
              </w:r>
            </w:ins>
          </w:p>
        </w:tc>
      </w:tr>
    </w:tbl>
    <w:p w14:paraId="0B5E0A2D" w14:textId="77777777" w:rsidR="00CD10AA" w:rsidRDefault="00CD10AA"/>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CD10AA" w:rsidRPr="00D14BF4" w14:paraId="0B5E0A2F" w14:textId="77777777" w:rsidTr="00A40BDC">
        <w:tc>
          <w:tcPr>
            <w:tcW w:w="11014" w:type="dxa"/>
            <w:gridSpan w:val="3"/>
            <w:tcBorders>
              <w:bottom w:val="nil"/>
            </w:tcBorders>
            <w:vAlign w:val="center"/>
          </w:tcPr>
          <w:p w14:paraId="0B5E0A2E"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40BDC">
              <w:rPr>
                <w:rFonts w:ascii="Calibri" w:hAnsi="Calibri"/>
                <w:b/>
                <w:szCs w:val="18"/>
              </w:rPr>
              <w:t>D. Altitude and Temperature Correction</w:t>
            </w:r>
          </w:p>
        </w:tc>
      </w:tr>
      <w:tr w:rsidR="00CD10AA" w:rsidRPr="00D14BF4" w14:paraId="0B5E0A31" w14:textId="77777777" w:rsidTr="00A40BDC">
        <w:tc>
          <w:tcPr>
            <w:tcW w:w="11014" w:type="dxa"/>
            <w:gridSpan w:val="3"/>
            <w:tcBorders>
              <w:top w:val="nil"/>
            </w:tcBorders>
            <w:vAlign w:val="center"/>
          </w:tcPr>
          <w:p w14:paraId="0B5E0A30" w14:textId="77777777" w:rsidR="00CD10AA" w:rsidRPr="00D14BF4" w:rsidRDefault="00CD10AA" w:rsidP="0070347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D14BF4">
              <w:rPr>
                <w:rFonts w:ascii="Calibri" w:hAnsi="Calibri"/>
                <w:sz w:val="18"/>
                <w:szCs w:val="18"/>
              </w:rPr>
              <w:t xml:space="preserve">&lt;&lt;if row C. </w:t>
            </w:r>
            <w:r>
              <w:rPr>
                <w:rFonts w:ascii="Calibri" w:hAnsi="Calibri"/>
                <w:sz w:val="18"/>
                <w:szCs w:val="18"/>
              </w:rPr>
              <w:t>2</w:t>
            </w:r>
            <w:r w:rsidRPr="00D14BF4">
              <w:rPr>
                <w:rFonts w:ascii="Calibri" w:hAnsi="Calibri"/>
                <w:sz w:val="18"/>
                <w:szCs w:val="18"/>
              </w:rPr>
              <w:t xml:space="preserve"> = “no”, use this section&gt;&gt;</w:t>
            </w:r>
          </w:p>
        </w:tc>
      </w:tr>
      <w:tr w:rsidR="00CD10AA" w:rsidRPr="00D14BF4" w14:paraId="0B5E0A37" w14:textId="77777777" w:rsidTr="00A40BDC">
        <w:tc>
          <w:tcPr>
            <w:tcW w:w="589" w:type="dxa"/>
            <w:vAlign w:val="center"/>
          </w:tcPr>
          <w:p w14:paraId="0B5E0A32"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1</w:t>
            </w:r>
          </w:p>
        </w:tc>
        <w:tc>
          <w:tcPr>
            <w:tcW w:w="4651" w:type="dxa"/>
            <w:vAlign w:val="center"/>
          </w:tcPr>
          <w:p w14:paraId="0B5E0A33" w14:textId="1EE32AA8" w:rsidR="00CD10AA" w:rsidRPr="00D14BF4" w:rsidRDefault="00CD10AA" w:rsidP="000A5B1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Altitude </w:t>
            </w:r>
            <w:r w:rsidR="000A5B10">
              <w:rPr>
                <w:rFonts w:ascii="Calibri" w:hAnsi="Calibri"/>
                <w:sz w:val="18"/>
                <w:szCs w:val="18"/>
              </w:rPr>
              <w:t>C</w:t>
            </w:r>
            <w:r w:rsidRPr="00D14BF4">
              <w:rPr>
                <w:rFonts w:ascii="Calibri" w:hAnsi="Calibri"/>
                <w:sz w:val="18"/>
                <w:szCs w:val="18"/>
              </w:rPr>
              <w:t xml:space="preserve">orrection </w:t>
            </w:r>
            <w:r w:rsidR="000A5B10">
              <w:rPr>
                <w:rFonts w:ascii="Calibri" w:hAnsi="Calibri"/>
                <w:sz w:val="18"/>
                <w:szCs w:val="18"/>
              </w:rPr>
              <w:t>F</w:t>
            </w:r>
            <w:r w:rsidRPr="00D14BF4">
              <w:rPr>
                <w:rFonts w:ascii="Calibri" w:hAnsi="Calibri"/>
                <w:sz w:val="18"/>
                <w:szCs w:val="18"/>
              </w:rPr>
              <w:t>actor</w:t>
            </w:r>
          </w:p>
        </w:tc>
        <w:tc>
          <w:tcPr>
            <w:tcW w:w="5774" w:type="dxa"/>
          </w:tcPr>
          <w:p w14:paraId="0B5E0A34"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&lt;&lt;calculated value, if </w:t>
            </w:r>
          </w:p>
          <w:p w14:paraId="0B5E0A35"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row A. </w:t>
            </w:r>
            <w:r w:rsidR="003153C6">
              <w:rPr>
                <w:rFonts w:ascii="Calibri" w:hAnsi="Calibri"/>
                <w:sz w:val="18"/>
                <w:szCs w:val="18"/>
              </w:rPr>
              <w:t>4</w:t>
            </w:r>
            <w:r w:rsidR="00A54AC9" w:rsidRPr="00D14BF4">
              <w:rPr>
                <w:rFonts w:ascii="Calibri" w:hAnsi="Calibri"/>
                <w:sz w:val="18"/>
                <w:szCs w:val="18"/>
              </w:rPr>
              <w:t xml:space="preserve"> </w:t>
            </w:r>
            <w:r w:rsidRPr="00D14BF4">
              <w:rPr>
                <w:rFonts w:ascii="Calibri" w:hAnsi="Calibri"/>
                <w:sz w:val="18"/>
                <w:szCs w:val="18"/>
              </w:rPr>
              <w:t>≤ 5000 Ft = 1;</w:t>
            </w:r>
          </w:p>
          <w:p w14:paraId="0B5E0A36" w14:textId="77777777" w:rsidR="00CA53CB" w:rsidRDefault="00CD10AA" w:rsidP="003153C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row A. </w:t>
            </w:r>
            <w:r w:rsidR="003153C6">
              <w:rPr>
                <w:rFonts w:ascii="Calibri" w:hAnsi="Calibri"/>
                <w:sz w:val="18"/>
                <w:szCs w:val="18"/>
              </w:rPr>
              <w:t>4</w:t>
            </w:r>
            <w:r w:rsidR="00A54AC9" w:rsidRPr="00D14BF4">
              <w:rPr>
                <w:rFonts w:ascii="Calibri" w:hAnsi="Calibri"/>
                <w:sz w:val="18"/>
                <w:szCs w:val="18"/>
              </w:rPr>
              <w:t xml:space="preserve"> </w:t>
            </w:r>
            <w:r w:rsidRPr="00D14BF4">
              <w:rPr>
                <w:rFonts w:ascii="Calibri" w:hAnsi="Calibri"/>
                <w:sz w:val="18"/>
                <w:szCs w:val="18"/>
              </w:rPr>
              <w:t xml:space="preserve">&gt; 5000 =, 1 + .000006 * row A. </w:t>
            </w:r>
            <w:r w:rsidR="003153C6">
              <w:rPr>
                <w:rFonts w:ascii="Calibri" w:hAnsi="Calibri"/>
                <w:sz w:val="18"/>
                <w:szCs w:val="18"/>
              </w:rPr>
              <w:t>4</w:t>
            </w:r>
            <w:r w:rsidR="00D06494">
              <w:rPr>
                <w:rFonts w:ascii="Calibri" w:hAnsi="Calibri"/>
                <w:sz w:val="18"/>
                <w:szCs w:val="18"/>
              </w:rPr>
              <w:t>&gt;&gt;</w:t>
            </w:r>
          </w:p>
        </w:tc>
      </w:tr>
      <w:tr w:rsidR="00CD10AA" w:rsidRPr="00D14BF4" w14:paraId="0B5E0A3B" w14:textId="77777777" w:rsidTr="0049004B">
        <w:tc>
          <w:tcPr>
            <w:tcW w:w="589" w:type="dxa"/>
            <w:vAlign w:val="center"/>
          </w:tcPr>
          <w:p w14:paraId="0B5E0A38"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2</w:t>
            </w:r>
          </w:p>
        </w:tc>
        <w:tc>
          <w:tcPr>
            <w:tcW w:w="4651" w:type="dxa"/>
          </w:tcPr>
          <w:p w14:paraId="0B5E0A39" w14:textId="0BE83385" w:rsidR="00CD10AA" w:rsidRPr="00D14BF4" w:rsidRDefault="00CD10AA" w:rsidP="000A5B1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Temperature </w:t>
            </w:r>
            <w:r w:rsidR="000A5B10">
              <w:rPr>
                <w:rFonts w:ascii="Calibri" w:hAnsi="Calibri"/>
                <w:sz w:val="18"/>
                <w:szCs w:val="18"/>
              </w:rPr>
              <w:t>C</w:t>
            </w:r>
            <w:r w:rsidRPr="00D14BF4">
              <w:rPr>
                <w:rFonts w:ascii="Calibri" w:hAnsi="Calibri"/>
                <w:sz w:val="18"/>
                <w:szCs w:val="18"/>
              </w:rPr>
              <w:t xml:space="preserve">orrection </w:t>
            </w:r>
            <w:r w:rsidR="000A5B10">
              <w:rPr>
                <w:rFonts w:ascii="Calibri" w:hAnsi="Calibri"/>
                <w:sz w:val="18"/>
                <w:szCs w:val="18"/>
              </w:rPr>
              <w:t>F</w:t>
            </w:r>
            <w:r w:rsidRPr="00D14BF4">
              <w:rPr>
                <w:rFonts w:ascii="Calibri" w:hAnsi="Calibri"/>
                <w:sz w:val="18"/>
                <w:szCs w:val="18"/>
              </w:rPr>
              <w:t>actor</w:t>
            </w:r>
          </w:p>
        </w:tc>
        <w:tc>
          <w:tcPr>
            <w:tcW w:w="5774" w:type="dxa"/>
          </w:tcPr>
          <w:p w14:paraId="0B5E0A3A" w14:textId="77777777" w:rsidR="00CD10AA" w:rsidRPr="00D14BF4" w:rsidRDefault="00CD10AA" w:rsidP="00A54AC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&lt;&lt;from tables RA3.8-2 and RA3.8-3</w:t>
            </w:r>
            <w:r w:rsidR="006C6639" w:rsidRPr="00D14BF4">
              <w:rPr>
                <w:rFonts w:ascii="Calibri" w:hAnsi="Calibri"/>
                <w:sz w:val="18"/>
                <w:szCs w:val="18"/>
              </w:rPr>
              <w:t xml:space="preserve"> </w:t>
            </w:r>
            <w:r w:rsidRPr="00D14BF4">
              <w:rPr>
                <w:rFonts w:ascii="Calibri" w:hAnsi="Calibri"/>
                <w:sz w:val="18"/>
                <w:szCs w:val="18"/>
              </w:rPr>
              <w:t>&gt;&gt;</w:t>
            </w:r>
          </w:p>
        </w:tc>
      </w:tr>
      <w:tr w:rsidR="00CD10AA" w:rsidRPr="00D14BF4" w14:paraId="0B5E0A3F" w14:textId="77777777" w:rsidTr="00A40BDC">
        <w:tc>
          <w:tcPr>
            <w:tcW w:w="589" w:type="dxa"/>
            <w:vAlign w:val="center"/>
          </w:tcPr>
          <w:p w14:paraId="0B5E0A3C"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D14BF4">
              <w:rPr>
                <w:rFonts w:ascii="Calibri" w:hAnsi="Calibri"/>
                <w:sz w:val="18"/>
                <w:szCs w:val="18"/>
              </w:rPr>
              <w:t>3</w:t>
            </w:r>
          </w:p>
        </w:tc>
        <w:tc>
          <w:tcPr>
            <w:tcW w:w="4651" w:type="dxa"/>
            <w:vAlign w:val="center"/>
          </w:tcPr>
          <w:p w14:paraId="0B5E0A3D" w14:textId="660D298A" w:rsidR="00CD10AA" w:rsidRPr="00D14BF4" w:rsidRDefault="00CD10AA" w:rsidP="000A5B1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w:t>
            </w:r>
          </w:p>
        </w:tc>
        <w:tc>
          <w:tcPr>
            <w:tcW w:w="5774" w:type="dxa"/>
          </w:tcPr>
          <w:p w14:paraId="0B5E0A3E" w14:textId="77777777" w:rsidR="00CD10AA" w:rsidRPr="00D14BF4" w:rsidRDefault="00CD10AA" w:rsidP="005D194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&lt;&lt;calculated value, Row C. </w:t>
            </w:r>
            <w:r w:rsidR="005D194F">
              <w:rPr>
                <w:rFonts w:ascii="Calibri" w:hAnsi="Calibri"/>
                <w:sz w:val="18"/>
                <w:szCs w:val="18"/>
              </w:rPr>
              <w:t>5</w:t>
            </w:r>
            <w:r w:rsidRPr="00D14BF4">
              <w:rPr>
                <w:rFonts w:ascii="Calibri" w:hAnsi="Calibri"/>
                <w:sz w:val="18"/>
                <w:szCs w:val="18"/>
              </w:rPr>
              <w:t>*altitude correction D. 1 * temperature correction D. 2&gt;&gt;</w:t>
            </w:r>
          </w:p>
        </w:tc>
      </w:tr>
    </w:tbl>
    <w:p w14:paraId="0B5E0A40" w14:textId="77777777" w:rsidR="00CD10AA" w:rsidRDefault="00CD10AA"/>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CD10AA" w:rsidRPr="00D14BF4" w14:paraId="0B5E0A42" w14:textId="77777777" w:rsidTr="00A40BDC">
        <w:tc>
          <w:tcPr>
            <w:tcW w:w="11016" w:type="dxa"/>
            <w:gridSpan w:val="3"/>
            <w:tcBorders>
              <w:bottom w:val="nil"/>
            </w:tcBorders>
          </w:tcPr>
          <w:p w14:paraId="0B5E0A41" w14:textId="77777777" w:rsidR="00CD10AA" w:rsidRPr="00D14BF4" w:rsidRDefault="00CD10AA" w:rsidP="0049004B">
            <w:pPr>
              <w:keepNext/>
              <w:rPr>
                <w:rFonts w:ascii="Calibri" w:hAnsi="Calibri"/>
                <w:sz w:val="18"/>
                <w:szCs w:val="18"/>
              </w:rPr>
            </w:pPr>
            <w:r w:rsidRPr="00A40BDC">
              <w:rPr>
                <w:rFonts w:ascii="Calibri" w:hAnsi="Calibri"/>
                <w:b/>
                <w:szCs w:val="18"/>
              </w:rPr>
              <w:t>E. Accuracy Adjustment</w:t>
            </w:r>
          </w:p>
        </w:tc>
      </w:tr>
      <w:tr w:rsidR="00CD10AA" w:rsidRPr="00D14BF4" w14:paraId="0B5E0A44" w14:textId="77777777" w:rsidTr="00A40BDC">
        <w:tc>
          <w:tcPr>
            <w:tcW w:w="11016" w:type="dxa"/>
            <w:gridSpan w:val="3"/>
            <w:tcBorders>
              <w:top w:val="nil"/>
            </w:tcBorders>
          </w:tcPr>
          <w:p w14:paraId="0B5E0A43" w14:textId="77777777" w:rsidR="00CD10AA" w:rsidRPr="00D14BF4" w:rsidRDefault="00CD10AA" w:rsidP="00703471">
            <w:pPr>
              <w:keepNext/>
              <w:rPr>
                <w:rFonts w:ascii="Calibri" w:hAnsi="Calibri"/>
                <w:b/>
                <w:sz w:val="18"/>
                <w:szCs w:val="18"/>
              </w:rPr>
            </w:pPr>
            <w:r w:rsidRPr="00D14BF4">
              <w:rPr>
                <w:rFonts w:ascii="Calibri" w:hAnsi="Calibri"/>
                <w:sz w:val="18"/>
                <w:szCs w:val="18"/>
              </w:rPr>
              <w:t xml:space="preserve">&lt;&lt;if row C. </w:t>
            </w:r>
            <w:r>
              <w:rPr>
                <w:rFonts w:ascii="Calibri" w:hAnsi="Calibri"/>
                <w:sz w:val="18"/>
                <w:szCs w:val="18"/>
              </w:rPr>
              <w:t>2</w:t>
            </w:r>
            <w:r w:rsidRPr="00D14BF4">
              <w:rPr>
                <w:rFonts w:ascii="Calibri" w:hAnsi="Calibri"/>
                <w:sz w:val="18"/>
                <w:szCs w:val="18"/>
              </w:rPr>
              <w:t xml:space="preserve"> = “no”, use this section&gt;&gt;</w:t>
            </w:r>
          </w:p>
        </w:tc>
      </w:tr>
      <w:tr w:rsidR="00CD10AA" w:rsidRPr="00D14BF4" w14:paraId="0B5E0A48" w14:textId="77777777" w:rsidTr="0049004B">
        <w:tc>
          <w:tcPr>
            <w:tcW w:w="558" w:type="dxa"/>
            <w:vAlign w:val="center"/>
          </w:tcPr>
          <w:p w14:paraId="0B5E0A45"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1</w:t>
            </w:r>
          </w:p>
        </w:tc>
        <w:tc>
          <w:tcPr>
            <w:tcW w:w="4680" w:type="dxa"/>
          </w:tcPr>
          <w:p w14:paraId="0B5E0A46" w14:textId="21FF8420" w:rsidR="00CD10AA" w:rsidRPr="00D14BF4" w:rsidRDefault="00CD10AA" w:rsidP="000A5B1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Standard </w:t>
            </w:r>
            <w:r w:rsidR="000A5B10">
              <w:rPr>
                <w:rFonts w:ascii="Calibri" w:hAnsi="Calibri"/>
                <w:sz w:val="18"/>
                <w:szCs w:val="18"/>
                <w:lang w:eastAsia="zh-TW"/>
              </w:rPr>
              <w:t>D</w:t>
            </w:r>
            <w:r w:rsidRPr="00D14BF4">
              <w:rPr>
                <w:rFonts w:ascii="Calibri" w:hAnsi="Calibri"/>
                <w:sz w:val="18"/>
                <w:szCs w:val="18"/>
                <w:lang w:eastAsia="zh-TW"/>
              </w:rPr>
              <w:t xml:space="preserve">eviation of </w:t>
            </w:r>
            <w:r w:rsidR="000A5B10">
              <w:rPr>
                <w:rFonts w:ascii="Calibri" w:hAnsi="Calibri"/>
                <w:sz w:val="18"/>
                <w:szCs w:val="18"/>
                <w:lang w:eastAsia="zh-TW"/>
              </w:rPr>
              <w:t>N</w:t>
            </w:r>
            <w:r w:rsidRPr="00D14BF4">
              <w:rPr>
                <w:rFonts w:ascii="Calibri" w:hAnsi="Calibri"/>
                <w:sz w:val="18"/>
                <w:szCs w:val="18"/>
                <w:lang w:eastAsia="zh-TW"/>
              </w:rPr>
              <w:t xml:space="preserve">ominal CFM 50 </w:t>
            </w:r>
            <w:r w:rsidR="000A5B10">
              <w:rPr>
                <w:rFonts w:ascii="Calibri" w:hAnsi="Calibri"/>
                <w:sz w:val="18"/>
                <w:szCs w:val="18"/>
                <w:lang w:eastAsia="zh-TW"/>
              </w:rPr>
              <w:t>V</w:t>
            </w:r>
            <w:r w:rsidRPr="00D14BF4">
              <w:rPr>
                <w:rFonts w:ascii="Calibri" w:hAnsi="Calibri"/>
                <w:sz w:val="18"/>
                <w:szCs w:val="18"/>
                <w:lang w:eastAsia="zh-TW"/>
              </w:rPr>
              <w:t xml:space="preserve">alues </w:t>
            </w:r>
            <w:r w:rsidR="000A5B10">
              <w:rPr>
                <w:rFonts w:ascii="Calibri" w:hAnsi="Calibri"/>
                <w:sz w:val="18"/>
                <w:szCs w:val="18"/>
                <w:lang w:eastAsia="zh-TW"/>
              </w:rPr>
              <w:t>A</w:t>
            </w:r>
            <w:r w:rsidRPr="00D14BF4">
              <w:rPr>
                <w:rFonts w:ascii="Calibri" w:hAnsi="Calibri"/>
                <w:sz w:val="18"/>
                <w:szCs w:val="18"/>
                <w:lang w:eastAsia="zh-TW"/>
              </w:rPr>
              <w:t>bove</w:t>
            </w:r>
          </w:p>
        </w:tc>
        <w:tc>
          <w:tcPr>
            <w:tcW w:w="5778" w:type="dxa"/>
          </w:tcPr>
          <w:p w14:paraId="0B5E0A47" w14:textId="77777777" w:rsidR="00CD10AA" w:rsidRPr="00D14BF4" w:rsidRDefault="00CD10AA" w:rsidP="00A0671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&lt;&lt;calculated</w:t>
            </w:r>
            <w:r>
              <w:rPr>
                <w:rFonts w:ascii="Calibri" w:hAnsi="Calibri"/>
                <w:sz w:val="18"/>
                <w:szCs w:val="18"/>
                <w:lang w:eastAsia="zh-TW"/>
              </w:rPr>
              <w:t xml:space="preserve">, </w:t>
            </w:r>
            <w:r>
              <w:rPr>
                <w:rFonts w:ascii="Calibri" w:hAnsi="Calibri"/>
                <w:sz w:val="18"/>
                <w:szCs w:val="18"/>
              </w:rPr>
              <w:t>equals</w:t>
            </w:r>
            <w:r w:rsidRPr="00A96082">
              <w:rPr>
                <w:rFonts w:ascii="Calibri" w:hAnsi="Calibri"/>
                <w:sz w:val="18"/>
                <w:szCs w:val="18"/>
              </w:rPr>
              <w:t xml:space="preserve"> the square root of </w:t>
            </w:r>
            <w:r>
              <w:rPr>
                <w:rFonts w:ascii="Calibri" w:hAnsi="Calibri"/>
                <w:sz w:val="18"/>
                <w:szCs w:val="18"/>
              </w:rPr>
              <w:t>{[(C.5-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sidRPr="00A96082">
              <w:rPr>
                <w:rFonts w:ascii="Calibri" w:hAnsi="Calibri"/>
                <w:sz w:val="18"/>
                <w:szCs w:val="18"/>
                <w:vertAlign w:val="subscript"/>
              </w:rPr>
              <w:t>1</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2</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3</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4</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5</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6</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7</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8</w:t>
            </w:r>
            <w:r>
              <w:rPr>
                <w:rFonts w:ascii="Calibri" w:hAnsi="Calibri"/>
                <w:sz w:val="18"/>
                <w:szCs w:val="18"/>
              </w:rPr>
              <w:t>)^2+(C.5-</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4</w:t>
            </w:r>
            <w:r>
              <w:rPr>
                <w:rFonts w:ascii="Calibri" w:hAnsi="Calibri"/>
                <w:sz w:val="18"/>
                <w:szCs w:val="18"/>
                <w:vertAlign w:val="subscript"/>
              </w:rPr>
              <w:t>9</w:t>
            </w:r>
            <w:r>
              <w:rPr>
                <w:rFonts w:ascii="Calibri" w:hAnsi="Calibri"/>
                <w:sz w:val="18"/>
                <w:szCs w:val="18"/>
              </w:rPr>
              <w:t>)^2]/N-1</w:t>
            </w:r>
            <w:r w:rsidR="00D06494">
              <w:rPr>
                <w:rFonts w:ascii="Calibri" w:hAnsi="Calibri"/>
                <w:sz w:val="18"/>
                <w:szCs w:val="18"/>
              </w:rPr>
              <w:t xml:space="preserve"> (N equals the number of tests)</w:t>
            </w:r>
            <w:r w:rsidRPr="00D14BF4">
              <w:rPr>
                <w:rFonts w:ascii="Calibri" w:hAnsi="Calibri"/>
                <w:sz w:val="18"/>
                <w:szCs w:val="18"/>
                <w:lang w:eastAsia="zh-TW"/>
              </w:rPr>
              <w:t>&gt;&gt;</w:t>
            </w:r>
          </w:p>
        </w:tc>
      </w:tr>
      <w:tr w:rsidR="00CD10AA" w:rsidRPr="00D14BF4" w14:paraId="0B5E0A4C" w14:textId="77777777" w:rsidTr="0049004B">
        <w:tc>
          <w:tcPr>
            <w:tcW w:w="558" w:type="dxa"/>
            <w:vAlign w:val="center"/>
          </w:tcPr>
          <w:p w14:paraId="0B5E0A49"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2</w:t>
            </w:r>
          </w:p>
        </w:tc>
        <w:tc>
          <w:tcPr>
            <w:tcW w:w="4680" w:type="dxa"/>
          </w:tcPr>
          <w:p w14:paraId="0B5E0A4A" w14:textId="627C962A" w:rsidR="00CD10AA" w:rsidRPr="00D14BF4" w:rsidRDefault="00CD10AA" w:rsidP="000A5B1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Percent </w:t>
            </w:r>
            <w:r w:rsidR="000A5B10">
              <w:rPr>
                <w:rFonts w:ascii="Calibri" w:hAnsi="Calibri"/>
                <w:sz w:val="18"/>
                <w:szCs w:val="18"/>
                <w:lang w:eastAsia="zh-TW"/>
              </w:rPr>
              <w:t>U</w:t>
            </w:r>
            <w:r w:rsidRPr="00D14BF4">
              <w:rPr>
                <w:rFonts w:ascii="Calibri" w:hAnsi="Calibri"/>
                <w:sz w:val="18"/>
                <w:szCs w:val="18"/>
                <w:lang w:eastAsia="zh-TW"/>
              </w:rPr>
              <w:t>ncertainty</w:t>
            </w:r>
          </w:p>
        </w:tc>
        <w:tc>
          <w:tcPr>
            <w:tcW w:w="5778" w:type="dxa"/>
          </w:tcPr>
          <w:p w14:paraId="0B5E0A4B"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&lt;&lt;calculated, {[ </w:t>
            </w:r>
            <w:proofErr w:type="spellStart"/>
            <w:r w:rsidRPr="00D14BF4">
              <w:rPr>
                <w:rFonts w:ascii="Calibri" w:hAnsi="Calibri"/>
                <w:sz w:val="18"/>
                <w:szCs w:val="18"/>
                <w:lang w:eastAsia="zh-TW"/>
              </w:rPr>
              <w:t>std</w:t>
            </w:r>
            <w:proofErr w:type="spellEnd"/>
            <w:r w:rsidRPr="00D14BF4">
              <w:rPr>
                <w:rFonts w:ascii="Calibri" w:hAnsi="Calibri"/>
                <w:sz w:val="18"/>
                <w:szCs w:val="18"/>
                <w:lang w:eastAsia="zh-TW"/>
              </w:rPr>
              <w:t xml:space="preserve"> </w:t>
            </w:r>
            <w:proofErr w:type="spellStart"/>
            <w:r w:rsidRPr="00D14BF4">
              <w:rPr>
                <w:rFonts w:ascii="Calibri" w:hAnsi="Calibri"/>
                <w:sz w:val="18"/>
                <w:szCs w:val="18"/>
                <w:lang w:eastAsia="zh-TW"/>
              </w:rPr>
              <w:t>dev</w:t>
            </w:r>
            <w:proofErr w:type="spellEnd"/>
            <w:r>
              <w:rPr>
                <w:rFonts w:ascii="Calibri" w:hAnsi="Calibri"/>
                <w:sz w:val="18"/>
                <w:szCs w:val="18"/>
                <w:lang w:eastAsia="zh-TW"/>
              </w:rPr>
              <w:t xml:space="preserve"> C. 1</w:t>
            </w:r>
            <w:r w:rsidRPr="00D14BF4">
              <w:rPr>
                <w:rFonts w:ascii="Calibri" w:hAnsi="Calibri"/>
                <w:sz w:val="18"/>
                <w:szCs w:val="18"/>
                <w:lang w:eastAsia="zh-TW"/>
              </w:rPr>
              <w:t>/</w:t>
            </w:r>
            <w:proofErr w:type="spellStart"/>
            <w:r w:rsidRPr="00D14BF4">
              <w:rPr>
                <w:rFonts w:ascii="Calibri" w:hAnsi="Calibri"/>
                <w:sz w:val="18"/>
                <w:szCs w:val="18"/>
                <w:lang w:eastAsia="zh-TW"/>
              </w:rPr>
              <w:t>sqrt</w:t>
            </w:r>
            <w:proofErr w:type="spellEnd"/>
            <w:r w:rsidRPr="00D14BF4">
              <w:rPr>
                <w:rFonts w:ascii="Calibri" w:hAnsi="Calibri"/>
                <w:sz w:val="18"/>
                <w:szCs w:val="18"/>
                <w:lang w:eastAsia="zh-TW"/>
              </w:rPr>
              <w:t>(N) ] * look up table RA 3.8-1}/corrected CFM50</w:t>
            </w:r>
            <w:r w:rsidR="00D06494">
              <w:rPr>
                <w:rFonts w:ascii="Calibri" w:hAnsi="Calibri"/>
                <w:sz w:val="18"/>
                <w:szCs w:val="18"/>
                <w:lang w:eastAsia="zh-TW"/>
              </w:rPr>
              <w:t xml:space="preserve"> </w:t>
            </w:r>
            <w:r w:rsidR="00D06494">
              <w:rPr>
                <w:rFonts w:ascii="Calibri" w:hAnsi="Calibri"/>
                <w:sz w:val="18"/>
                <w:szCs w:val="18"/>
              </w:rPr>
              <w:t>(N equals the number of tests)</w:t>
            </w:r>
            <w:r w:rsidRPr="00D14BF4">
              <w:rPr>
                <w:rFonts w:ascii="Calibri" w:hAnsi="Calibri"/>
                <w:sz w:val="18"/>
                <w:szCs w:val="18"/>
                <w:lang w:eastAsia="zh-TW"/>
              </w:rPr>
              <w:t>&gt;&gt;</w:t>
            </w:r>
          </w:p>
        </w:tc>
      </w:tr>
      <w:tr w:rsidR="00CD10AA" w:rsidRPr="00D14BF4" w14:paraId="0B5E0A50" w14:textId="77777777" w:rsidTr="0049004B">
        <w:tc>
          <w:tcPr>
            <w:tcW w:w="558" w:type="dxa"/>
            <w:vAlign w:val="center"/>
          </w:tcPr>
          <w:p w14:paraId="0B5E0A4D"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3</w:t>
            </w:r>
          </w:p>
        </w:tc>
        <w:tc>
          <w:tcPr>
            <w:tcW w:w="4680" w:type="dxa"/>
          </w:tcPr>
          <w:p w14:paraId="0B5E0A4E" w14:textId="6099C197" w:rsidR="00CD10AA" w:rsidRPr="00D14BF4" w:rsidRDefault="00CD10AA" w:rsidP="000A5B1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Accuracy </w:t>
            </w:r>
            <w:r w:rsidR="000A5B10">
              <w:rPr>
                <w:rFonts w:ascii="Calibri" w:hAnsi="Calibri"/>
                <w:sz w:val="18"/>
                <w:szCs w:val="18"/>
                <w:lang w:eastAsia="zh-TW"/>
              </w:rPr>
              <w:t>L</w:t>
            </w:r>
            <w:r w:rsidRPr="00D14BF4">
              <w:rPr>
                <w:rFonts w:ascii="Calibri" w:hAnsi="Calibri"/>
                <w:sz w:val="18"/>
                <w:szCs w:val="18"/>
                <w:lang w:eastAsia="zh-TW"/>
              </w:rPr>
              <w:t>evel</w:t>
            </w:r>
          </w:p>
        </w:tc>
        <w:tc>
          <w:tcPr>
            <w:tcW w:w="5778" w:type="dxa"/>
          </w:tcPr>
          <w:p w14:paraId="0B5E0A4F"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&lt;&lt;calculated, if % uncertainty ≤10, “Standard”; if % uncertainty &gt; 10, “Reduced”&gt;&gt;</w:t>
            </w:r>
          </w:p>
        </w:tc>
      </w:tr>
      <w:tr w:rsidR="00CD10AA" w:rsidRPr="00D14BF4" w14:paraId="0B5E0A55" w14:textId="77777777" w:rsidTr="0049004B">
        <w:tc>
          <w:tcPr>
            <w:tcW w:w="558" w:type="dxa"/>
            <w:vAlign w:val="center"/>
          </w:tcPr>
          <w:p w14:paraId="0B5E0A51"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4</w:t>
            </w:r>
          </w:p>
        </w:tc>
        <w:tc>
          <w:tcPr>
            <w:tcW w:w="4680" w:type="dxa"/>
          </w:tcPr>
          <w:p w14:paraId="0B5E0A52" w14:textId="05A4B31F" w:rsidR="00CD10AA" w:rsidRPr="00D14BF4" w:rsidRDefault="00A54AC9" w:rsidP="000A5B1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Accuracy Adjustment</w:t>
            </w:r>
            <w:r w:rsidRPr="00D14BF4">
              <w:rPr>
                <w:rFonts w:ascii="Calibri" w:hAnsi="Calibri"/>
                <w:sz w:val="18"/>
                <w:szCs w:val="18"/>
              </w:rPr>
              <w:t xml:space="preserve"> </w:t>
            </w:r>
            <w:r w:rsidR="000A5B10">
              <w:rPr>
                <w:rFonts w:ascii="Calibri" w:hAnsi="Calibri"/>
                <w:sz w:val="18"/>
                <w:szCs w:val="18"/>
              </w:rPr>
              <w:t>F</w:t>
            </w:r>
            <w:r w:rsidR="00CD10AA" w:rsidRPr="00D14BF4">
              <w:rPr>
                <w:rFonts w:ascii="Calibri" w:hAnsi="Calibri"/>
                <w:sz w:val="18"/>
                <w:szCs w:val="18"/>
              </w:rPr>
              <w:t>actor</w:t>
            </w:r>
          </w:p>
        </w:tc>
        <w:tc>
          <w:tcPr>
            <w:tcW w:w="5778" w:type="dxa"/>
          </w:tcPr>
          <w:p w14:paraId="0B5E0A53" w14:textId="77777777" w:rsidR="00CD10AA" w:rsidRPr="00D14BF4" w:rsidRDefault="00CD10AA" w:rsidP="0049004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&lt;&lt;calculated, if row E. 3 is “Standard”=1;</w:t>
            </w:r>
          </w:p>
          <w:p w14:paraId="0B5E0A54"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If it is “Reduced”, 1+ (% uncertainty/100)&gt;&gt;</w:t>
            </w:r>
          </w:p>
        </w:tc>
      </w:tr>
      <w:tr w:rsidR="00CD10AA" w:rsidRPr="00D14BF4" w14:paraId="0B5E0A5A" w14:textId="77777777" w:rsidTr="0049004B">
        <w:tc>
          <w:tcPr>
            <w:tcW w:w="558" w:type="dxa"/>
            <w:vAlign w:val="center"/>
          </w:tcPr>
          <w:p w14:paraId="0B5E0A56"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5</w:t>
            </w:r>
          </w:p>
        </w:tc>
        <w:tc>
          <w:tcPr>
            <w:tcW w:w="4680" w:type="dxa"/>
          </w:tcPr>
          <w:p w14:paraId="0B5E0A57" w14:textId="77777777" w:rsidR="003153C6"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Adjusted CFM50 </w:t>
            </w:r>
            <w:r w:rsidR="003153C6">
              <w:rPr>
                <w:rFonts w:ascii="Calibri" w:hAnsi="Calibri"/>
                <w:sz w:val="18"/>
                <w:szCs w:val="18"/>
              </w:rPr>
              <w:t xml:space="preserve">Depressurization </w:t>
            </w:r>
          </w:p>
          <w:p w14:paraId="0B5E0A58" w14:textId="1A786A01"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(measured air leakage rate)</w:t>
            </w:r>
          </w:p>
        </w:tc>
        <w:tc>
          <w:tcPr>
            <w:tcW w:w="5778" w:type="dxa"/>
          </w:tcPr>
          <w:p w14:paraId="0B5E0A59"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&lt;&lt;calculated, row D. 3 * row E. 4&gt;&gt;</w:t>
            </w:r>
          </w:p>
        </w:tc>
      </w:tr>
      <w:tr w:rsidR="00CD10AA" w:rsidRPr="00D14BF4" w14:paraId="0B5E0A5C" w14:textId="77777777" w:rsidTr="0049004B">
        <w:tc>
          <w:tcPr>
            <w:tcW w:w="11016" w:type="dxa"/>
            <w:gridSpan w:val="3"/>
            <w:vAlign w:val="center"/>
          </w:tcPr>
          <w:p w14:paraId="0B5E0A5B" w14:textId="77777777" w:rsidR="00CD10AA" w:rsidRPr="00D14BF4" w:rsidRDefault="00CD10AA" w:rsidP="007034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&lt;&lt;if row C. </w:t>
            </w:r>
            <w:r>
              <w:rPr>
                <w:rFonts w:ascii="Calibri" w:hAnsi="Calibri"/>
                <w:sz w:val="18"/>
                <w:szCs w:val="18"/>
              </w:rPr>
              <w:t>2</w:t>
            </w:r>
            <w:r w:rsidRPr="00D14BF4">
              <w:rPr>
                <w:rFonts w:ascii="Calibri" w:hAnsi="Calibri"/>
                <w:sz w:val="18"/>
                <w:szCs w:val="18"/>
              </w:rPr>
              <w:t xml:space="preserve"> = “yes”, use next two lines&gt;&gt;</w:t>
            </w:r>
          </w:p>
        </w:tc>
      </w:tr>
      <w:tr w:rsidR="00CD10AA" w:rsidRPr="00D14BF4" w14:paraId="0B5E0A60" w14:textId="77777777" w:rsidTr="0049004B">
        <w:tc>
          <w:tcPr>
            <w:tcW w:w="558" w:type="dxa"/>
            <w:vAlign w:val="center"/>
          </w:tcPr>
          <w:p w14:paraId="0B5E0A5D"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6</w:t>
            </w:r>
          </w:p>
        </w:tc>
        <w:tc>
          <w:tcPr>
            <w:tcW w:w="4680" w:type="dxa"/>
          </w:tcPr>
          <w:p w14:paraId="0B5E0A5E" w14:textId="1887759E"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 (from software)</w:t>
            </w:r>
          </w:p>
        </w:tc>
        <w:tc>
          <w:tcPr>
            <w:tcW w:w="5778" w:type="dxa"/>
          </w:tcPr>
          <w:p w14:paraId="0B5E0A5F"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&lt;&lt;</w:t>
            </w:r>
            <w:r w:rsidR="00A54AC9">
              <w:rPr>
                <w:rFonts w:ascii="Calibri" w:hAnsi="Calibri"/>
                <w:sz w:val="18"/>
                <w:szCs w:val="18"/>
              </w:rPr>
              <w:t xml:space="preserve">user entry of value </w:t>
            </w:r>
            <w:r w:rsidRPr="00D14BF4">
              <w:rPr>
                <w:rFonts w:ascii="Calibri" w:hAnsi="Calibri"/>
                <w:sz w:val="18"/>
                <w:szCs w:val="18"/>
              </w:rPr>
              <w:t>calculated by software&gt;&gt;</w:t>
            </w:r>
          </w:p>
        </w:tc>
      </w:tr>
      <w:tr w:rsidR="00CD10AA" w:rsidRPr="00D14BF4" w14:paraId="0B5E0A64" w14:textId="77777777" w:rsidTr="0049004B">
        <w:tc>
          <w:tcPr>
            <w:tcW w:w="558" w:type="dxa"/>
            <w:vAlign w:val="center"/>
          </w:tcPr>
          <w:p w14:paraId="0B5E0A61"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7</w:t>
            </w:r>
          </w:p>
        </w:tc>
        <w:tc>
          <w:tcPr>
            <w:tcW w:w="4680" w:type="dxa"/>
          </w:tcPr>
          <w:p w14:paraId="2F6AE86F" w14:textId="302697A3" w:rsidR="00A40BDC" w:rsidRDefault="00CD10AA" w:rsidP="00A40B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Percent </w:t>
            </w:r>
            <w:r w:rsidR="00A40BDC">
              <w:rPr>
                <w:rFonts w:ascii="Calibri" w:hAnsi="Calibri"/>
                <w:sz w:val="18"/>
                <w:szCs w:val="18"/>
                <w:lang w:eastAsia="zh-TW"/>
              </w:rPr>
              <w:t>U</w:t>
            </w:r>
            <w:r w:rsidRPr="00D14BF4">
              <w:rPr>
                <w:rFonts w:ascii="Calibri" w:hAnsi="Calibri"/>
                <w:sz w:val="18"/>
                <w:szCs w:val="18"/>
                <w:lang w:eastAsia="zh-TW"/>
              </w:rPr>
              <w:t xml:space="preserve">ncertainty @ 95% </w:t>
            </w:r>
            <w:r w:rsidR="00A40BDC">
              <w:rPr>
                <w:rFonts w:ascii="Calibri" w:hAnsi="Calibri"/>
                <w:sz w:val="18"/>
                <w:szCs w:val="18"/>
                <w:lang w:eastAsia="zh-TW"/>
              </w:rPr>
              <w:t>C</w:t>
            </w:r>
            <w:r w:rsidRPr="00D14BF4">
              <w:rPr>
                <w:rFonts w:ascii="Calibri" w:hAnsi="Calibri"/>
                <w:sz w:val="18"/>
                <w:szCs w:val="18"/>
                <w:lang w:eastAsia="zh-TW"/>
              </w:rPr>
              <w:t xml:space="preserve">onfidence </w:t>
            </w:r>
            <w:r w:rsidR="00A40BDC">
              <w:rPr>
                <w:rFonts w:ascii="Calibri" w:hAnsi="Calibri"/>
                <w:sz w:val="18"/>
                <w:szCs w:val="18"/>
                <w:lang w:eastAsia="zh-TW"/>
              </w:rPr>
              <w:t>L</w:t>
            </w:r>
            <w:r w:rsidRPr="00D14BF4">
              <w:rPr>
                <w:rFonts w:ascii="Calibri" w:hAnsi="Calibri"/>
                <w:sz w:val="18"/>
                <w:szCs w:val="18"/>
                <w:lang w:eastAsia="zh-TW"/>
              </w:rPr>
              <w:t xml:space="preserve">evel </w:t>
            </w:r>
          </w:p>
          <w:p w14:paraId="0B5E0A62" w14:textId="1FB7EC4B" w:rsidR="00CD10AA" w:rsidRPr="00D14BF4" w:rsidRDefault="00CD10AA" w:rsidP="00A40B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(from software)</w:t>
            </w:r>
          </w:p>
        </w:tc>
        <w:tc>
          <w:tcPr>
            <w:tcW w:w="5778" w:type="dxa"/>
          </w:tcPr>
          <w:p w14:paraId="0B5E0A63" w14:textId="77777777" w:rsidR="00CD10AA" w:rsidRPr="00D14BF4" w:rsidRDefault="00CD10AA" w:rsidP="0049004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&lt;&lt;</w:t>
            </w:r>
            <w:r w:rsidR="00A54AC9">
              <w:rPr>
                <w:rFonts w:ascii="Calibri" w:hAnsi="Calibri"/>
                <w:sz w:val="18"/>
                <w:szCs w:val="18"/>
                <w:lang w:eastAsia="zh-TW"/>
              </w:rPr>
              <w:t xml:space="preserve">user entry of value </w:t>
            </w:r>
            <w:r w:rsidRPr="00D14BF4">
              <w:rPr>
                <w:rFonts w:ascii="Calibri" w:hAnsi="Calibri"/>
                <w:sz w:val="18"/>
                <w:szCs w:val="18"/>
                <w:lang w:eastAsia="zh-TW"/>
              </w:rPr>
              <w:t>calculated by software&gt;&gt;</w:t>
            </w:r>
          </w:p>
        </w:tc>
      </w:tr>
    </w:tbl>
    <w:p w14:paraId="0B5E0A65" w14:textId="77777777" w:rsidR="00CD10AA" w:rsidRDefault="00CD10AA"/>
    <w:p w14:paraId="6641DAC4" w14:textId="77777777" w:rsidR="00F03834" w:rsidRDefault="00F03834">
      <w:pPr>
        <w:rPr>
          <w:ins w:id="74" w:author="Shewmaker, Michael@Energy" w:date="2016-03-29T15:34:00Z"/>
        </w:rPr>
      </w:pPr>
      <w:ins w:id="75" w:author="Shewmaker, Michael@Energy" w:date="2016-03-29T15:34:00Z">
        <w:r>
          <w:br w:type="page"/>
        </w:r>
      </w:ins>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4911"/>
        <w:gridCol w:w="7"/>
        <w:gridCol w:w="5508"/>
      </w:tblGrid>
      <w:tr w:rsidR="00D06494" w:rsidRPr="00AB2BDC" w14:paraId="0B5E0A67" w14:textId="77777777" w:rsidTr="00D06494">
        <w:tc>
          <w:tcPr>
            <w:tcW w:w="11016" w:type="dxa"/>
            <w:gridSpan w:val="4"/>
            <w:tcBorders>
              <w:top w:val="single" w:sz="4" w:space="0" w:color="auto"/>
            </w:tcBorders>
            <w:vAlign w:val="center"/>
          </w:tcPr>
          <w:p w14:paraId="0B5E0A66" w14:textId="6810C426" w:rsidR="00D06494" w:rsidRPr="00A40BDC"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A40BDC">
              <w:rPr>
                <w:rFonts w:ascii="Calibri" w:hAnsi="Calibri"/>
                <w:b/>
              </w:rPr>
              <w:lastRenderedPageBreak/>
              <w:t>F. Envelope Leakage Worksheet – Pressurization - MCH24e – Repeated Single Point Air Tightness Test With Automatic Meter</w:t>
            </w:r>
          </w:p>
        </w:tc>
      </w:tr>
      <w:tr w:rsidR="00D06494" w:rsidRPr="00AB2BDC" w14:paraId="0B5E0A6B" w14:textId="77777777" w:rsidTr="00D06494">
        <w:tc>
          <w:tcPr>
            <w:tcW w:w="590" w:type="dxa"/>
            <w:vAlign w:val="center"/>
          </w:tcPr>
          <w:p w14:paraId="0B5E0A68"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855947">
              <w:rPr>
                <w:rFonts w:ascii="Calibri" w:hAnsi="Calibri"/>
                <w:sz w:val="18"/>
                <w:szCs w:val="18"/>
              </w:rPr>
              <w:t>1</w:t>
            </w:r>
          </w:p>
        </w:tc>
        <w:tc>
          <w:tcPr>
            <w:tcW w:w="4918" w:type="dxa"/>
            <w:gridSpan w:val="2"/>
            <w:vAlign w:val="center"/>
          </w:tcPr>
          <w:p w14:paraId="0B5E0A69" w14:textId="6DF0AE11" w:rsidR="00D06494" w:rsidRPr="00855947" w:rsidRDefault="00D06494" w:rsidP="00A40BD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rPr>
              <w:t xml:space="preserve">Time </w:t>
            </w:r>
            <w:r w:rsidR="00A40BDC">
              <w:rPr>
                <w:rFonts w:ascii="Calibri" w:hAnsi="Calibri"/>
                <w:sz w:val="18"/>
                <w:szCs w:val="18"/>
              </w:rPr>
              <w:t>A</w:t>
            </w:r>
            <w:r w:rsidRPr="00855947">
              <w:rPr>
                <w:rFonts w:ascii="Calibri" w:hAnsi="Calibri"/>
                <w:sz w:val="18"/>
                <w:szCs w:val="18"/>
              </w:rPr>
              <w:t xml:space="preserve">verage </w:t>
            </w:r>
            <w:r w:rsidR="00A40BDC">
              <w:rPr>
                <w:rFonts w:ascii="Calibri" w:hAnsi="Calibri"/>
                <w:sz w:val="18"/>
                <w:szCs w:val="18"/>
              </w:rPr>
              <w:t>P</w:t>
            </w:r>
            <w:r w:rsidRPr="00855947">
              <w:rPr>
                <w:rFonts w:ascii="Calibri" w:hAnsi="Calibri"/>
                <w:sz w:val="18"/>
                <w:szCs w:val="18"/>
              </w:rPr>
              <w:t xml:space="preserve">eriod of </w:t>
            </w:r>
            <w:r w:rsidR="00A40BDC">
              <w:rPr>
                <w:rFonts w:ascii="Calibri" w:hAnsi="Calibri"/>
                <w:sz w:val="18"/>
                <w:szCs w:val="18"/>
              </w:rPr>
              <w:t>M</w:t>
            </w:r>
            <w:r w:rsidRPr="00855947">
              <w:rPr>
                <w:rFonts w:ascii="Calibri" w:hAnsi="Calibri"/>
                <w:sz w:val="18"/>
                <w:szCs w:val="18"/>
              </w:rPr>
              <w:t>eter</w:t>
            </w:r>
          </w:p>
        </w:tc>
        <w:tc>
          <w:tcPr>
            <w:tcW w:w="5508" w:type="dxa"/>
            <w:vAlign w:val="center"/>
          </w:tcPr>
          <w:p w14:paraId="0B5E0A6A"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Pr="00673FDF">
              <w:rPr>
                <w:rFonts w:ascii="Calibri" w:hAnsi="Calibri"/>
                <w:sz w:val="18"/>
                <w:szCs w:val="18"/>
              </w:rPr>
              <w:t>&lt;user entry but must be no less than 10, in second&gt;&gt;</w:t>
            </w:r>
          </w:p>
        </w:tc>
      </w:tr>
      <w:tr w:rsidR="00D06494" w:rsidRPr="00AB2BDC" w14:paraId="0B5E0A6F" w14:textId="77777777" w:rsidTr="00D06494">
        <w:tc>
          <w:tcPr>
            <w:tcW w:w="590" w:type="dxa"/>
            <w:vAlign w:val="center"/>
          </w:tcPr>
          <w:p w14:paraId="0B5E0A6C"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2"/>
          </w:tcPr>
          <w:p w14:paraId="0B5E0A6D" w14:textId="0FDE1046" w:rsidR="00D06494" w:rsidRPr="00855947" w:rsidRDefault="00D06494" w:rsidP="00A40BD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55947">
              <w:rPr>
                <w:rFonts w:ascii="Calibri" w:hAnsi="Calibri"/>
                <w:sz w:val="18"/>
                <w:szCs w:val="18"/>
                <w:lang w:eastAsia="zh-TW"/>
              </w:rPr>
              <w:t xml:space="preserve">Blower Door Software </w:t>
            </w:r>
            <w:r w:rsidR="00A40BDC">
              <w:rPr>
                <w:rFonts w:ascii="Calibri" w:hAnsi="Calibri"/>
                <w:sz w:val="18"/>
                <w:szCs w:val="18"/>
                <w:lang w:eastAsia="zh-TW"/>
              </w:rPr>
              <w:t>U</w:t>
            </w:r>
            <w:r w:rsidRPr="00855947">
              <w:rPr>
                <w:rFonts w:ascii="Calibri" w:hAnsi="Calibri"/>
                <w:sz w:val="18"/>
                <w:szCs w:val="18"/>
                <w:lang w:eastAsia="zh-TW"/>
              </w:rPr>
              <w:t>sed for calculations?</w:t>
            </w:r>
          </w:p>
        </w:tc>
        <w:tc>
          <w:tcPr>
            <w:tcW w:w="5508" w:type="dxa"/>
          </w:tcPr>
          <w:p w14:paraId="0B5E0A6E"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673FDF">
              <w:rPr>
                <w:rFonts w:ascii="Calibri" w:hAnsi="Calibri"/>
                <w:sz w:val="18"/>
                <w:szCs w:val="18"/>
              </w:rPr>
              <w:t>&lt;&lt;user entry, choices are “yes” or “no”&gt;</w:t>
            </w:r>
            <w:r>
              <w:rPr>
                <w:rFonts w:ascii="Calibri" w:hAnsi="Calibri"/>
                <w:sz w:val="18"/>
                <w:szCs w:val="18"/>
              </w:rPr>
              <w:t>&gt;</w:t>
            </w:r>
          </w:p>
        </w:tc>
      </w:tr>
      <w:tr w:rsidR="00D06494" w:rsidRPr="00AB2BDC" w14:paraId="0B5E0A71" w14:textId="77777777" w:rsidTr="002E31C7">
        <w:trPr>
          <w:trHeight w:hRule="exact" w:val="77"/>
        </w:trPr>
        <w:tc>
          <w:tcPr>
            <w:tcW w:w="11016" w:type="dxa"/>
            <w:gridSpan w:val="4"/>
            <w:vAlign w:val="center"/>
          </w:tcPr>
          <w:p w14:paraId="0B5E0A70" w14:textId="77777777" w:rsidR="00D06494" w:rsidRPr="00AB2BDC"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D06494" w:rsidRPr="00AB2BDC" w14:paraId="0B5E0A74"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72"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5515" w:type="dxa"/>
            <w:gridSpan w:val="2"/>
            <w:vAlign w:val="center"/>
          </w:tcPr>
          <w:p w14:paraId="0B5E0A73"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r>
      <w:tr w:rsidR="00D06494" w:rsidRPr="00AB2BDC" w14:paraId="0B5E0A77"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75"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Induced Building Pressure</w:t>
            </w:r>
          </w:p>
        </w:tc>
        <w:tc>
          <w:tcPr>
            <w:tcW w:w="5515" w:type="dxa"/>
            <w:gridSpan w:val="2"/>
            <w:vAlign w:val="center"/>
          </w:tcPr>
          <w:p w14:paraId="0B5E0A76"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Nominal CFM50</w:t>
            </w:r>
          </w:p>
        </w:tc>
      </w:tr>
      <w:tr w:rsidR="00D06494" w:rsidRPr="00AB2BDC" w14:paraId="0B5E0A7A"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78"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0.1 Pa)</w:t>
            </w:r>
          </w:p>
        </w:tc>
        <w:tc>
          <w:tcPr>
            <w:tcW w:w="5515" w:type="dxa"/>
            <w:gridSpan w:val="2"/>
            <w:vAlign w:val="center"/>
          </w:tcPr>
          <w:p w14:paraId="0B5E0A79"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1 CFM)</w:t>
            </w:r>
          </w:p>
        </w:tc>
      </w:tr>
      <w:tr w:rsidR="00D06494" w:rsidRPr="00AB2BDC" w14:paraId="0B5E0A7D"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7B"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0.1 Pa)</w:t>
            </w:r>
          </w:p>
        </w:tc>
        <w:tc>
          <w:tcPr>
            <w:tcW w:w="5515" w:type="dxa"/>
            <w:gridSpan w:val="2"/>
            <w:vAlign w:val="center"/>
          </w:tcPr>
          <w:p w14:paraId="0B5E0A7C"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1 CFM)</w:t>
            </w:r>
          </w:p>
        </w:tc>
      </w:tr>
      <w:tr w:rsidR="00D06494" w:rsidRPr="00AB2BDC" w14:paraId="0B5E0A80"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7E"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0.1 Pa)</w:t>
            </w:r>
          </w:p>
        </w:tc>
        <w:tc>
          <w:tcPr>
            <w:tcW w:w="5515" w:type="dxa"/>
            <w:gridSpan w:val="2"/>
            <w:vAlign w:val="center"/>
          </w:tcPr>
          <w:p w14:paraId="0B5E0A7F"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1 CFM)</w:t>
            </w:r>
          </w:p>
        </w:tc>
      </w:tr>
      <w:tr w:rsidR="00D06494" w:rsidRPr="00AB2BDC" w14:paraId="0B5E0A83"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81"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0.1 Pa)</w:t>
            </w:r>
          </w:p>
        </w:tc>
        <w:tc>
          <w:tcPr>
            <w:tcW w:w="5515" w:type="dxa"/>
            <w:gridSpan w:val="2"/>
            <w:vAlign w:val="center"/>
          </w:tcPr>
          <w:p w14:paraId="0B5E0A82"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1 CFM)</w:t>
            </w:r>
          </w:p>
        </w:tc>
      </w:tr>
      <w:tr w:rsidR="00D06494" w:rsidRPr="00AB2BDC" w14:paraId="0B5E0A86"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84"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0.1 Pa)</w:t>
            </w:r>
          </w:p>
        </w:tc>
        <w:tc>
          <w:tcPr>
            <w:tcW w:w="5515" w:type="dxa"/>
            <w:gridSpan w:val="2"/>
            <w:vAlign w:val="center"/>
          </w:tcPr>
          <w:p w14:paraId="0B5E0A85"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Pr="00327B45">
              <w:rPr>
                <w:rFonts w:ascii="Calibri" w:hAnsi="Calibri"/>
                <w:sz w:val="18"/>
                <w:szCs w:val="18"/>
              </w:rPr>
              <w:t>&lt; required data&gt;</w:t>
            </w:r>
            <w:r>
              <w:rPr>
                <w:rFonts w:ascii="Calibri" w:hAnsi="Calibri"/>
                <w:sz w:val="18"/>
                <w:szCs w:val="18"/>
              </w:rPr>
              <w:t>&gt; (Resolution of 1 CFM)</w:t>
            </w:r>
          </w:p>
        </w:tc>
      </w:tr>
      <w:tr w:rsidR="00D06494" w:rsidRPr="00AB2BDC" w14:paraId="0B5E0A89" w14:textId="77777777" w:rsidTr="00D0649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0B5E0A87"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w:t>
            </w:r>
            <w:r w:rsidRPr="00327B45">
              <w:rPr>
                <w:rFonts w:ascii="Calibri" w:hAnsi="Calibri"/>
                <w:sz w:val="18"/>
                <w:szCs w:val="18"/>
              </w:rPr>
              <w:t xml:space="preserve">&lt; </w:t>
            </w:r>
            <w:r>
              <w:rPr>
                <w:rFonts w:ascii="Calibri" w:hAnsi="Calibri"/>
                <w:sz w:val="18"/>
                <w:szCs w:val="18"/>
              </w:rPr>
              <w:t xml:space="preserve">6-9 </w:t>
            </w:r>
            <w:r w:rsidRPr="00327B45">
              <w:rPr>
                <w:rFonts w:ascii="Calibri" w:hAnsi="Calibri"/>
                <w:sz w:val="18"/>
                <w:szCs w:val="18"/>
              </w:rPr>
              <w:t>optional data&gt;</w:t>
            </w:r>
            <w:r>
              <w:rPr>
                <w:rFonts w:ascii="Calibri" w:hAnsi="Calibri"/>
                <w:sz w:val="18"/>
                <w:szCs w:val="18"/>
              </w:rPr>
              <w:t>&gt; (Resolution of 0.1 Pa)</w:t>
            </w:r>
          </w:p>
        </w:tc>
        <w:tc>
          <w:tcPr>
            <w:tcW w:w="5515" w:type="dxa"/>
            <w:gridSpan w:val="2"/>
            <w:vAlign w:val="center"/>
          </w:tcPr>
          <w:p w14:paraId="0B5E0A88" w14:textId="77777777" w:rsidR="00D06494" w:rsidRPr="00327B45"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&lt;</w:t>
            </w:r>
            <w:r w:rsidRPr="00327B45">
              <w:rPr>
                <w:rFonts w:ascii="Calibri" w:hAnsi="Calibri"/>
                <w:sz w:val="18"/>
                <w:szCs w:val="18"/>
              </w:rPr>
              <w:t xml:space="preserve">&lt; </w:t>
            </w:r>
            <w:r>
              <w:rPr>
                <w:rFonts w:ascii="Calibri" w:hAnsi="Calibri"/>
                <w:sz w:val="18"/>
                <w:szCs w:val="18"/>
              </w:rPr>
              <w:t xml:space="preserve">6-9 </w:t>
            </w:r>
            <w:r w:rsidRPr="00327B45">
              <w:rPr>
                <w:rFonts w:ascii="Calibri" w:hAnsi="Calibri"/>
                <w:sz w:val="18"/>
                <w:szCs w:val="18"/>
              </w:rPr>
              <w:t>optional data&gt;</w:t>
            </w:r>
            <w:r>
              <w:rPr>
                <w:rFonts w:ascii="Calibri" w:hAnsi="Calibri"/>
                <w:sz w:val="18"/>
                <w:szCs w:val="18"/>
              </w:rPr>
              <w:t>&gt; (Resolution of 1 CFM)</w:t>
            </w:r>
          </w:p>
        </w:tc>
      </w:tr>
      <w:tr w:rsidR="00D06494" w:rsidRPr="00AB2BDC" w14:paraId="0B5E0A8B" w14:textId="77777777" w:rsidTr="002E31C7">
        <w:tblPrEx>
          <w:tblBorders>
            <w:top w:val="single" w:sz="4" w:space="0" w:color="000000"/>
            <w:left w:val="single" w:sz="4" w:space="0" w:color="000000"/>
            <w:bottom w:val="single" w:sz="4" w:space="0" w:color="000000"/>
            <w:right w:val="single" w:sz="4" w:space="0" w:color="000000"/>
          </w:tblBorders>
        </w:tblPrEx>
        <w:trPr>
          <w:trHeight w:hRule="exact" w:val="77"/>
        </w:trPr>
        <w:tc>
          <w:tcPr>
            <w:tcW w:w="11016" w:type="dxa"/>
            <w:gridSpan w:val="4"/>
            <w:vAlign w:val="center"/>
          </w:tcPr>
          <w:p w14:paraId="0B5E0A8A"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D06494" w:rsidRPr="00AB2BDC" w14:paraId="0B5E0A8F" w14:textId="77777777" w:rsidTr="00A40BDC">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0B5E0A8C"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855947">
              <w:rPr>
                <w:rFonts w:ascii="Calibri" w:hAnsi="Calibri"/>
                <w:sz w:val="18"/>
                <w:szCs w:val="18"/>
              </w:rPr>
              <w:t>0</w:t>
            </w:r>
            <w:r>
              <w:rPr>
                <w:rFonts w:ascii="Calibri" w:hAnsi="Calibri"/>
                <w:sz w:val="18"/>
                <w:szCs w:val="18"/>
              </w:rPr>
              <w:t>5</w:t>
            </w:r>
          </w:p>
        </w:tc>
        <w:tc>
          <w:tcPr>
            <w:tcW w:w="4918" w:type="dxa"/>
            <w:gridSpan w:val="2"/>
            <w:vAlign w:val="center"/>
          </w:tcPr>
          <w:p w14:paraId="0B5E0A8D" w14:textId="4552C48D" w:rsidR="00D06494" w:rsidRPr="00855947" w:rsidRDefault="00D06494" w:rsidP="00A40BD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855947">
              <w:rPr>
                <w:rFonts w:ascii="Calibri" w:hAnsi="Calibri"/>
                <w:sz w:val="18"/>
                <w:szCs w:val="18"/>
                <w:lang w:eastAsia="zh-TW"/>
              </w:rPr>
              <w:t xml:space="preserve">Average </w:t>
            </w:r>
            <w:r w:rsidR="00A40BDC">
              <w:rPr>
                <w:rFonts w:ascii="Calibri" w:hAnsi="Calibri"/>
                <w:sz w:val="18"/>
                <w:szCs w:val="18"/>
                <w:lang w:eastAsia="zh-TW"/>
              </w:rPr>
              <w:t>N</w:t>
            </w:r>
            <w:r w:rsidRPr="00855947">
              <w:rPr>
                <w:rFonts w:ascii="Calibri" w:hAnsi="Calibri"/>
                <w:sz w:val="18"/>
                <w:szCs w:val="18"/>
                <w:lang w:eastAsia="zh-TW"/>
              </w:rPr>
              <w:t>ominal CFM50</w:t>
            </w:r>
          </w:p>
        </w:tc>
        <w:tc>
          <w:tcPr>
            <w:tcW w:w="5508" w:type="dxa"/>
          </w:tcPr>
          <w:p w14:paraId="0B5E0A8E" w14:textId="77777777" w:rsidR="00D06494" w:rsidRPr="00855947"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w:t>
            </w:r>
            <w:r w:rsidRPr="00DD4C67">
              <w:rPr>
                <w:rFonts w:ascii="Calibri" w:hAnsi="Calibri"/>
                <w:sz w:val="18"/>
                <w:szCs w:val="18"/>
              </w:rPr>
              <w:t xml:space="preserve">Average </w:t>
            </w:r>
            <w:r>
              <w:rPr>
                <w:rFonts w:ascii="Calibri" w:hAnsi="Calibri"/>
                <w:sz w:val="18"/>
                <w:szCs w:val="18"/>
              </w:rPr>
              <w:t>Nominal CFM50</w:t>
            </w:r>
            <w:r w:rsidRPr="00DD4C67">
              <w:rPr>
                <w:rFonts w:ascii="Calibri" w:hAnsi="Calibri"/>
                <w:sz w:val="18"/>
                <w:szCs w:val="18"/>
              </w:rPr>
              <w:t xml:space="preserve"> </w:t>
            </w:r>
            <w:r>
              <w:rPr>
                <w:rFonts w:ascii="Calibri" w:hAnsi="Calibri"/>
                <w:sz w:val="18"/>
                <w:szCs w:val="18"/>
              </w:rPr>
              <w:t xml:space="preserve"> = </w:t>
            </w:r>
            <w:r w:rsidRPr="00DD4C67">
              <w:rPr>
                <w:rFonts w:ascii="Calibri" w:hAnsi="Calibri"/>
                <w:sz w:val="18"/>
                <w:szCs w:val="18"/>
              </w:rPr>
              <w:t>(</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1</w:t>
            </w:r>
            <w:r w:rsidRPr="00DD4C67">
              <w:rPr>
                <w:rFonts w:ascii="Calibri" w:hAnsi="Calibri"/>
                <w:sz w:val="18"/>
                <w:szCs w:val="18"/>
              </w:rPr>
              <w:t>+</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2</w:t>
            </w:r>
            <w:r w:rsidRPr="00DD4C67">
              <w:rPr>
                <w:rFonts w:ascii="Calibri" w:hAnsi="Calibri"/>
                <w:sz w:val="18"/>
                <w:szCs w:val="18"/>
              </w:rPr>
              <w:t>+</w:t>
            </w:r>
            <w:r w:rsidRPr="00217230">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3</w:t>
            </w:r>
            <w:r w:rsidRPr="00DD4C67">
              <w:rPr>
                <w:rFonts w:ascii="Calibri" w:hAnsi="Calibri"/>
                <w:sz w:val="18"/>
                <w:szCs w:val="18"/>
              </w:rPr>
              <w:t>+</w:t>
            </w:r>
            <w:r w:rsidRPr="00217230">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4</w:t>
            </w:r>
            <w:r w:rsidRPr="00DD4C67">
              <w:rPr>
                <w:rFonts w:ascii="Calibri" w:hAnsi="Calibri"/>
                <w:sz w:val="18"/>
                <w:szCs w:val="18"/>
              </w:rPr>
              <w:t>+</w:t>
            </w:r>
            <w:r w:rsidRPr="00217230">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5</w:t>
            </w:r>
            <w:r w:rsidRPr="00DD4C67">
              <w:rPr>
                <w:rFonts w:ascii="Calibri" w:hAnsi="Calibri"/>
                <w:sz w:val="18"/>
                <w:szCs w:val="18"/>
              </w:rPr>
              <w:t>+</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6</w:t>
            </w:r>
            <w:r w:rsidRPr="00DD4C67">
              <w:rPr>
                <w:rFonts w:ascii="Calibri" w:hAnsi="Calibri"/>
                <w:sz w:val="18"/>
                <w:szCs w:val="18"/>
              </w:rPr>
              <w:t>+</w:t>
            </w:r>
            <w:r w:rsidRPr="00217230">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7</w:t>
            </w:r>
            <w:r w:rsidRPr="00DD4C67">
              <w:rPr>
                <w:rFonts w:ascii="Calibri" w:hAnsi="Calibri"/>
                <w:sz w:val="18"/>
                <w:szCs w:val="18"/>
              </w:rPr>
              <w:t>+</w:t>
            </w:r>
            <w:r w:rsidRPr="00217230">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8</w:t>
            </w:r>
            <w:r w:rsidRPr="00DD4C67">
              <w:rPr>
                <w:rFonts w:ascii="Calibri" w:hAnsi="Calibri"/>
                <w:sz w:val="18"/>
                <w:szCs w:val="18"/>
              </w:rPr>
              <w:t>+</w:t>
            </w:r>
            <w:r w:rsidRPr="00217230">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9</w:t>
            </w:r>
            <w:r w:rsidRPr="00DD4C67">
              <w:rPr>
                <w:rFonts w:ascii="Calibri" w:hAnsi="Calibri"/>
                <w:sz w:val="18"/>
                <w:szCs w:val="18"/>
              </w:rPr>
              <w:t>)/</w:t>
            </w:r>
            <w:r>
              <w:rPr>
                <w:rFonts w:ascii="Calibri" w:hAnsi="Calibri"/>
                <w:sz w:val="18"/>
                <w:szCs w:val="18"/>
              </w:rPr>
              <w:t>N (N equals the number of tests)&gt;&gt;</w:t>
            </w:r>
          </w:p>
        </w:tc>
      </w:tr>
      <w:tr w:rsidR="00F03834" w:rsidRPr="00AB2BDC" w14:paraId="70B7DFF8" w14:textId="77777777" w:rsidTr="00E4266A">
        <w:tblPrEx>
          <w:tblBorders>
            <w:top w:val="single" w:sz="4" w:space="0" w:color="000000"/>
            <w:left w:val="single" w:sz="4" w:space="0" w:color="000000"/>
            <w:bottom w:val="single" w:sz="4" w:space="0" w:color="000000"/>
            <w:right w:val="single" w:sz="4" w:space="0" w:color="000000"/>
          </w:tblBorders>
        </w:tblPrEx>
        <w:trPr>
          <w:ins w:id="76" w:author="Shewmaker, Michael@Energy" w:date="2016-03-29T15:34:00Z"/>
        </w:trPr>
        <w:tc>
          <w:tcPr>
            <w:tcW w:w="11016" w:type="dxa"/>
            <w:gridSpan w:val="4"/>
            <w:vAlign w:val="center"/>
          </w:tcPr>
          <w:p w14:paraId="6AB00A39" w14:textId="77777777" w:rsidR="00F03834" w:rsidRDefault="00F03834" w:rsidP="00F0383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77" w:author="Shewmaker, Michael@Energy" w:date="2016-03-29T15:35:00Z"/>
                <w:rFonts w:ascii="Calibri" w:hAnsi="Calibri"/>
                <w:sz w:val="18"/>
                <w:szCs w:val="18"/>
              </w:rPr>
            </w:pPr>
            <w:ins w:id="78" w:author="Shewmaker, Michael@Energy" w:date="2016-03-29T15:35:00Z">
              <w:r>
                <w:rPr>
                  <w:rFonts w:ascii="Calibri" w:hAnsi="Calibri"/>
                  <w:sz w:val="18"/>
                  <w:szCs w:val="18"/>
                </w:rPr>
                <w:t>Note:</w:t>
              </w:r>
            </w:ins>
          </w:p>
          <w:p w14:paraId="4B7C0AD1" w14:textId="7E85288F" w:rsidR="00F03834" w:rsidRPr="008305D3" w:rsidRDefault="00F03834" w:rsidP="00082525">
            <w:pPr>
              <w:pStyle w:val="ListParagraph"/>
              <w:numPr>
                <w:ilvl w:val="0"/>
                <w:numId w:val="49"/>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79" w:author="Shewmaker, Michael@Energy" w:date="2016-03-29T15:34:00Z"/>
                <w:rFonts w:ascii="Calibri" w:hAnsi="Calibri"/>
                <w:sz w:val="18"/>
              </w:rPr>
            </w:pPr>
            <w:ins w:id="80" w:author="Shewmaker, Michael@Energy" w:date="2016-03-29T15:35:00Z">
              <w:r w:rsidRPr="00082525">
                <w:rPr>
                  <w:rFonts w:asciiTheme="minorHAnsi" w:hAnsiTheme="minorHAnsi"/>
                  <w:sz w:val="18"/>
                </w:rPr>
                <w:t>For multifamily, each dwelling unit must be tested individually and shown to meet the leakage requirements. Pressurization of the adjacent dwelling units while conducting this test is not allowed.</w:t>
              </w:r>
            </w:ins>
          </w:p>
        </w:tc>
      </w:tr>
    </w:tbl>
    <w:p w14:paraId="0B5E0A90" w14:textId="77777777" w:rsidR="00D06494" w:rsidRDefault="00D06494"/>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D06494" w:rsidRPr="00D14BF4" w14:paraId="0B5E0A92" w14:textId="77777777" w:rsidTr="00A40BDC">
        <w:tc>
          <w:tcPr>
            <w:tcW w:w="11014" w:type="dxa"/>
            <w:gridSpan w:val="3"/>
            <w:tcBorders>
              <w:bottom w:val="nil"/>
            </w:tcBorders>
            <w:vAlign w:val="center"/>
          </w:tcPr>
          <w:p w14:paraId="0B5E0A91" w14:textId="77777777" w:rsidR="007500DC" w:rsidRDefault="0056544A"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40BDC">
              <w:rPr>
                <w:rFonts w:ascii="Calibri" w:hAnsi="Calibri"/>
                <w:b/>
                <w:szCs w:val="18"/>
              </w:rPr>
              <w:t>G</w:t>
            </w:r>
            <w:r w:rsidR="00D06494" w:rsidRPr="00A40BDC">
              <w:rPr>
                <w:rFonts w:ascii="Calibri" w:hAnsi="Calibri"/>
                <w:b/>
                <w:szCs w:val="18"/>
              </w:rPr>
              <w:t>. Altitude and Temperature Correction</w:t>
            </w:r>
          </w:p>
        </w:tc>
      </w:tr>
      <w:tr w:rsidR="00D06494" w:rsidRPr="00D14BF4" w14:paraId="0B5E0A94" w14:textId="77777777" w:rsidTr="00A40BDC">
        <w:tc>
          <w:tcPr>
            <w:tcW w:w="11014" w:type="dxa"/>
            <w:gridSpan w:val="3"/>
            <w:tcBorders>
              <w:top w:val="nil"/>
            </w:tcBorders>
            <w:vAlign w:val="center"/>
          </w:tcPr>
          <w:p w14:paraId="0B5E0A93" w14:textId="77777777" w:rsidR="007500DC" w:rsidRDefault="00D06494"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D14BF4">
              <w:rPr>
                <w:rFonts w:ascii="Calibri" w:hAnsi="Calibri"/>
                <w:sz w:val="18"/>
                <w:szCs w:val="18"/>
              </w:rPr>
              <w:t xml:space="preserve">&lt;&lt;if row </w:t>
            </w:r>
            <w:r w:rsidR="0056544A">
              <w:rPr>
                <w:rFonts w:ascii="Calibri" w:hAnsi="Calibri"/>
                <w:sz w:val="18"/>
                <w:szCs w:val="18"/>
              </w:rPr>
              <w:t>F</w:t>
            </w:r>
            <w:r w:rsidRPr="00D14BF4">
              <w:rPr>
                <w:rFonts w:ascii="Calibri" w:hAnsi="Calibri"/>
                <w:sz w:val="18"/>
                <w:szCs w:val="18"/>
              </w:rPr>
              <w:t xml:space="preserve">. </w:t>
            </w:r>
            <w:r>
              <w:rPr>
                <w:rFonts w:ascii="Calibri" w:hAnsi="Calibri"/>
                <w:sz w:val="18"/>
                <w:szCs w:val="18"/>
              </w:rPr>
              <w:t>2</w:t>
            </w:r>
            <w:r w:rsidRPr="00D14BF4">
              <w:rPr>
                <w:rFonts w:ascii="Calibri" w:hAnsi="Calibri"/>
                <w:sz w:val="18"/>
                <w:szCs w:val="18"/>
              </w:rPr>
              <w:t xml:space="preserve"> = “no”, use this section&gt;&gt;</w:t>
            </w:r>
          </w:p>
        </w:tc>
      </w:tr>
      <w:tr w:rsidR="00D06494" w:rsidRPr="00D14BF4" w14:paraId="0B5E0A9A" w14:textId="77777777" w:rsidTr="00A40BDC">
        <w:tc>
          <w:tcPr>
            <w:tcW w:w="589" w:type="dxa"/>
            <w:vAlign w:val="center"/>
          </w:tcPr>
          <w:p w14:paraId="0B5E0A95" w14:textId="77777777" w:rsidR="007500DC" w:rsidRDefault="00D06494"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1</w:t>
            </w:r>
          </w:p>
        </w:tc>
        <w:tc>
          <w:tcPr>
            <w:tcW w:w="4651" w:type="dxa"/>
            <w:vAlign w:val="center"/>
          </w:tcPr>
          <w:p w14:paraId="0B5E0A96" w14:textId="134B312A" w:rsidR="007500DC" w:rsidRDefault="00D06494" w:rsidP="00A40B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Altitude </w:t>
            </w:r>
            <w:r w:rsidR="00A40BDC">
              <w:rPr>
                <w:rFonts w:ascii="Calibri" w:hAnsi="Calibri"/>
                <w:sz w:val="18"/>
                <w:szCs w:val="18"/>
              </w:rPr>
              <w:t>C</w:t>
            </w:r>
            <w:r w:rsidRPr="00D14BF4">
              <w:rPr>
                <w:rFonts w:ascii="Calibri" w:hAnsi="Calibri"/>
                <w:sz w:val="18"/>
                <w:szCs w:val="18"/>
              </w:rPr>
              <w:t xml:space="preserve">orrection </w:t>
            </w:r>
            <w:r w:rsidR="00A40BDC">
              <w:rPr>
                <w:rFonts w:ascii="Calibri" w:hAnsi="Calibri"/>
                <w:sz w:val="18"/>
                <w:szCs w:val="18"/>
              </w:rPr>
              <w:t>F</w:t>
            </w:r>
            <w:r w:rsidRPr="00D14BF4">
              <w:rPr>
                <w:rFonts w:ascii="Calibri" w:hAnsi="Calibri"/>
                <w:sz w:val="18"/>
                <w:szCs w:val="18"/>
              </w:rPr>
              <w:t>actor</w:t>
            </w:r>
          </w:p>
        </w:tc>
        <w:tc>
          <w:tcPr>
            <w:tcW w:w="5774" w:type="dxa"/>
          </w:tcPr>
          <w:p w14:paraId="0B5E0A97" w14:textId="77777777" w:rsidR="007500DC" w:rsidRDefault="00D06494"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&lt;&lt;calculated value, if </w:t>
            </w:r>
          </w:p>
          <w:p w14:paraId="0B5E0A98" w14:textId="77777777" w:rsidR="007500DC" w:rsidRDefault="00D06494"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row A. </w:t>
            </w:r>
            <w:r w:rsidR="003153C6">
              <w:rPr>
                <w:rFonts w:ascii="Calibri" w:hAnsi="Calibri"/>
                <w:sz w:val="18"/>
                <w:szCs w:val="18"/>
              </w:rPr>
              <w:t>4</w:t>
            </w:r>
            <w:r w:rsidR="003153C6" w:rsidRPr="00D14BF4">
              <w:rPr>
                <w:rFonts w:ascii="Calibri" w:hAnsi="Calibri"/>
                <w:sz w:val="18"/>
                <w:szCs w:val="18"/>
              </w:rPr>
              <w:t xml:space="preserve"> </w:t>
            </w:r>
            <w:r w:rsidRPr="00D14BF4">
              <w:rPr>
                <w:rFonts w:ascii="Calibri" w:hAnsi="Calibri"/>
                <w:sz w:val="18"/>
                <w:szCs w:val="18"/>
              </w:rPr>
              <w:t>≤ 5000 Ft = 1;</w:t>
            </w:r>
          </w:p>
          <w:p w14:paraId="0B5E0A99" w14:textId="77777777" w:rsidR="007500DC" w:rsidRDefault="00D06494"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row A. </w:t>
            </w:r>
            <w:r w:rsidR="003153C6">
              <w:rPr>
                <w:rFonts w:ascii="Calibri" w:hAnsi="Calibri"/>
                <w:sz w:val="18"/>
                <w:szCs w:val="18"/>
              </w:rPr>
              <w:t>4</w:t>
            </w:r>
            <w:r w:rsidR="003153C6" w:rsidRPr="00D14BF4">
              <w:rPr>
                <w:rFonts w:ascii="Calibri" w:hAnsi="Calibri"/>
                <w:sz w:val="18"/>
                <w:szCs w:val="18"/>
              </w:rPr>
              <w:t xml:space="preserve"> </w:t>
            </w:r>
            <w:r w:rsidRPr="00D14BF4">
              <w:rPr>
                <w:rFonts w:ascii="Calibri" w:hAnsi="Calibri"/>
                <w:sz w:val="18"/>
                <w:szCs w:val="18"/>
              </w:rPr>
              <w:t xml:space="preserve">&gt; 5000 =, 1 + .000006 * row A. </w:t>
            </w:r>
            <w:r w:rsidR="003153C6">
              <w:rPr>
                <w:rFonts w:ascii="Calibri" w:hAnsi="Calibri"/>
                <w:sz w:val="18"/>
                <w:szCs w:val="18"/>
              </w:rPr>
              <w:t>4</w:t>
            </w:r>
            <w:r>
              <w:rPr>
                <w:rFonts w:ascii="Calibri" w:hAnsi="Calibri"/>
                <w:sz w:val="18"/>
                <w:szCs w:val="18"/>
              </w:rPr>
              <w:t>&gt;&gt;</w:t>
            </w:r>
          </w:p>
        </w:tc>
      </w:tr>
      <w:tr w:rsidR="00D06494" w:rsidRPr="00D14BF4" w14:paraId="0B5E0A9E" w14:textId="77777777" w:rsidTr="00A40BDC">
        <w:tc>
          <w:tcPr>
            <w:tcW w:w="589" w:type="dxa"/>
            <w:vAlign w:val="center"/>
          </w:tcPr>
          <w:p w14:paraId="0B5E0A9B" w14:textId="77777777" w:rsidR="007500DC" w:rsidRDefault="00D06494"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D14BF4">
              <w:rPr>
                <w:rFonts w:ascii="Calibri" w:hAnsi="Calibri"/>
                <w:sz w:val="18"/>
                <w:szCs w:val="18"/>
              </w:rPr>
              <w:t>2</w:t>
            </w:r>
          </w:p>
        </w:tc>
        <w:tc>
          <w:tcPr>
            <w:tcW w:w="4651" w:type="dxa"/>
            <w:vAlign w:val="center"/>
          </w:tcPr>
          <w:p w14:paraId="0B5E0A9C" w14:textId="46A9C6DD" w:rsidR="007500DC" w:rsidRDefault="00D06494" w:rsidP="00A40B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 xml:space="preserve">Temperature </w:t>
            </w:r>
            <w:r w:rsidR="00A40BDC">
              <w:rPr>
                <w:rFonts w:ascii="Calibri" w:hAnsi="Calibri"/>
                <w:sz w:val="18"/>
                <w:szCs w:val="18"/>
              </w:rPr>
              <w:t>C</w:t>
            </w:r>
            <w:r w:rsidRPr="00D14BF4">
              <w:rPr>
                <w:rFonts w:ascii="Calibri" w:hAnsi="Calibri"/>
                <w:sz w:val="18"/>
                <w:szCs w:val="18"/>
              </w:rPr>
              <w:t xml:space="preserve">orrection </w:t>
            </w:r>
            <w:r w:rsidR="00A40BDC">
              <w:rPr>
                <w:rFonts w:ascii="Calibri" w:hAnsi="Calibri"/>
                <w:sz w:val="18"/>
                <w:szCs w:val="18"/>
              </w:rPr>
              <w:t>F</w:t>
            </w:r>
            <w:r w:rsidRPr="00D14BF4">
              <w:rPr>
                <w:rFonts w:ascii="Calibri" w:hAnsi="Calibri"/>
                <w:sz w:val="18"/>
                <w:szCs w:val="18"/>
              </w:rPr>
              <w:t>actor</w:t>
            </w:r>
          </w:p>
        </w:tc>
        <w:tc>
          <w:tcPr>
            <w:tcW w:w="5774" w:type="dxa"/>
          </w:tcPr>
          <w:p w14:paraId="0B5E0A9D" w14:textId="77777777" w:rsidR="007500DC" w:rsidRDefault="00D06494"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D14BF4">
              <w:rPr>
                <w:rFonts w:ascii="Calibri" w:hAnsi="Calibri"/>
                <w:sz w:val="18"/>
                <w:szCs w:val="18"/>
              </w:rPr>
              <w:t>&lt;&lt;from tables RA3.8-2 and RA3.8-3&gt;&gt;</w:t>
            </w:r>
          </w:p>
        </w:tc>
      </w:tr>
      <w:tr w:rsidR="00D06494" w:rsidRPr="00D14BF4" w14:paraId="0B5E0AA2" w14:textId="77777777" w:rsidTr="00A40BDC">
        <w:tc>
          <w:tcPr>
            <w:tcW w:w="589" w:type="dxa"/>
            <w:vAlign w:val="center"/>
          </w:tcPr>
          <w:p w14:paraId="0B5E0A9F" w14:textId="77777777" w:rsidR="007500DC" w:rsidRDefault="00D06494"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D14BF4">
              <w:rPr>
                <w:rFonts w:ascii="Calibri" w:hAnsi="Calibri"/>
                <w:sz w:val="18"/>
                <w:szCs w:val="18"/>
              </w:rPr>
              <w:t>3</w:t>
            </w:r>
          </w:p>
        </w:tc>
        <w:tc>
          <w:tcPr>
            <w:tcW w:w="4651" w:type="dxa"/>
            <w:vAlign w:val="center"/>
          </w:tcPr>
          <w:p w14:paraId="0B5E0AA0" w14:textId="7A3EE55F" w:rsidR="007500DC" w:rsidRDefault="00D06494" w:rsidP="00A40B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w:t>
            </w:r>
          </w:p>
        </w:tc>
        <w:tc>
          <w:tcPr>
            <w:tcW w:w="5774" w:type="dxa"/>
          </w:tcPr>
          <w:p w14:paraId="0B5E0AA1" w14:textId="77777777" w:rsidR="007500DC" w:rsidRDefault="00D06494" w:rsidP="007500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&lt;&lt;calculated value, Row </w:t>
            </w:r>
            <w:r w:rsidR="0056544A">
              <w:rPr>
                <w:rFonts w:ascii="Calibri" w:hAnsi="Calibri"/>
                <w:sz w:val="18"/>
                <w:szCs w:val="18"/>
              </w:rPr>
              <w:t>F</w:t>
            </w:r>
            <w:r w:rsidRPr="00D14BF4">
              <w:rPr>
                <w:rFonts w:ascii="Calibri" w:hAnsi="Calibri"/>
                <w:sz w:val="18"/>
                <w:szCs w:val="18"/>
              </w:rPr>
              <w:t xml:space="preserve">. </w:t>
            </w:r>
            <w:r>
              <w:rPr>
                <w:rFonts w:ascii="Calibri" w:hAnsi="Calibri"/>
                <w:sz w:val="18"/>
                <w:szCs w:val="18"/>
              </w:rPr>
              <w:t>5</w:t>
            </w:r>
            <w:r w:rsidRPr="00D14BF4">
              <w:rPr>
                <w:rFonts w:ascii="Calibri" w:hAnsi="Calibri"/>
                <w:sz w:val="18"/>
                <w:szCs w:val="18"/>
              </w:rPr>
              <w:t xml:space="preserve">*altitude correction </w:t>
            </w:r>
            <w:r w:rsidR="0056544A">
              <w:rPr>
                <w:rFonts w:ascii="Calibri" w:hAnsi="Calibri"/>
                <w:sz w:val="18"/>
                <w:szCs w:val="18"/>
              </w:rPr>
              <w:t>G</w:t>
            </w:r>
            <w:r w:rsidRPr="00D14BF4">
              <w:rPr>
                <w:rFonts w:ascii="Calibri" w:hAnsi="Calibri"/>
                <w:sz w:val="18"/>
                <w:szCs w:val="18"/>
              </w:rPr>
              <w:t xml:space="preserve">. 1 * temperature correction </w:t>
            </w:r>
            <w:r w:rsidR="0056544A">
              <w:rPr>
                <w:rFonts w:ascii="Calibri" w:hAnsi="Calibri"/>
                <w:sz w:val="18"/>
                <w:szCs w:val="18"/>
              </w:rPr>
              <w:t>G</w:t>
            </w:r>
            <w:r w:rsidRPr="00D14BF4">
              <w:rPr>
                <w:rFonts w:ascii="Calibri" w:hAnsi="Calibri"/>
                <w:sz w:val="18"/>
                <w:szCs w:val="18"/>
              </w:rPr>
              <w:t>. 2&gt;&gt;</w:t>
            </w:r>
          </w:p>
        </w:tc>
      </w:tr>
    </w:tbl>
    <w:p w14:paraId="0B5E0AA3" w14:textId="77777777" w:rsidR="00D06494" w:rsidRDefault="00D0649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D06494" w:rsidRPr="00D14BF4" w14:paraId="0B5E0AA5" w14:textId="77777777" w:rsidTr="00A40BDC">
        <w:tc>
          <w:tcPr>
            <w:tcW w:w="11016" w:type="dxa"/>
            <w:gridSpan w:val="3"/>
            <w:tcBorders>
              <w:bottom w:val="nil"/>
            </w:tcBorders>
          </w:tcPr>
          <w:p w14:paraId="0B5E0AA4" w14:textId="77777777" w:rsidR="00D06494" w:rsidRPr="00D14BF4" w:rsidRDefault="0056544A" w:rsidP="0056544A">
            <w:pPr>
              <w:keepNext/>
              <w:rPr>
                <w:rFonts w:ascii="Calibri" w:hAnsi="Calibri"/>
                <w:sz w:val="18"/>
                <w:szCs w:val="18"/>
              </w:rPr>
            </w:pPr>
            <w:r w:rsidRPr="00A40BDC">
              <w:rPr>
                <w:rFonts w:ascii="Calibri" w:hAnsi="Calibri"/>
                <w:b/>
                <w:szCs w:val="18"/>
              </w:rPr>
              <w:t>H</w:t>
            </w:r>
            <w:r w:rsidR="00D06494" w:rsidRPr="00A40BDC">
              <w:rPr>
                <w:rFonts w:ascii="Calibri" w:hAnsi="Calibri"/>
                <w:b/>
                <w:szCs w:val="18"/>
              </w:rPr>
              <w:t>. Accuracy Adjustment</w:t>
            </w:r>
          </w:p>
        </w:tc>
      </w:tr>
      <w:tr w:rsidR="00D06494" w:rsidRPr="00D14BF4" w14:paraId="0B5E0AA7" w14:textId="77777777" w:rsidTr="00A40BDC">
        <w:tc>
          <w:tcPr>
            <w:tcW w:w="11016" w:type="dxa"/>
            <w:gridSpan w:val="3"/>
            <w:tcBorders>
              <w:top w:val="nil"/>
            </w:tcBorders>
          </w:tcPr>
          <w:p w14:paraId="0B5E0AA6" w14:textId="77777777" w:rsidR="00D06494" w:rsidRPr="00D14BF4" w:rsidRDefault="00D06494" w:rsidP="0056544A">
            <w:pPr>
              <w:keepNext/>
              <w:rPr>
                <w:rFonts w:ascii="Calibri" w:hAnsi="Calibri"/>
                <w:b/>
                <w:sz w:val="18"/>
                <w:szCs w:val="18"/>
              </w:rPr>
            </w:pPr>
            <w:r w:rsidRPr="00D14BF4">
              <w:rPr>
                <w:rFonts w:ascii="Calibri" w:hAnsi="Calibri"/>
                <w:sz w:val="18"/>
                <w:szCs w:val="18"/>
              </w:rPr>
              <w:t xml:space="preserve">&lt;&lt;if row </w:t>
            </w:r>
            <w:r w:rsidR="0056544A">
              <w:rPr>
                <w:rFonts w:ascii="Calibri" w:hAnsi="Calibri"/>
                <w:sz w:val="18"/>
                <w:szCs w:val="18"/>
              </w:rPr>
              <w:t>F</w:t>
            </w:r>
            <w:r w:rsidRPr="00D14BF4">
              <w:rPr>
                <w:rFonts w:ascii="Calibri" w:hAnsi="Calibri"/>
                <w:sz w:val="18"/>
                <w:szCs w:val="18"/>
              </w:rPr>
              <w:t xml:space="preserve">. </w:t>
            </w:r>
            <w:r>
              <w:rPr>
                <w:rFonts w:ascii="Calibri" w:hAnsi="Calibri"/>
                <w:sz w:val="18"/>
                <w:szCs w:val="18"/>
              </w:rPr>
              <w:t>2</w:t>
            </w:r>
            <w:r w:rsidRPr="00D14BF4">
              <w:rPr>
                <w:rFonts w:ascii="Calibri" w:hAnsi="Calibri"/>
                <w:sz w:val="18"/>
                <w:szCs w:val="18"/>
              </w:rPr>
              <w:t xml:space="preserve"> = “no”, use this section&gt;&gt;</w:t>
            </w:r>
          </w:p>
        </w:tc>
      </w:tr>
      <w:tr w:rsidR="00D06494" w:rsidRPr="00D14BF4" w14:paraId="0B5E0AAB" w14:textId="77777777" w:rsidTr="00A40BDC">
        <w:tc>
          <w:tcPr>
            <w:tcW w:w="558" w:type="dxa"/>
            <w:vAlign w:val="center"/>
          </w:tcPr>
          <w:p w14:paraId="0B5E0AA8"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1</w:t>
            </w:r>
          </w:p>
        </w:tc>
        <w:tc>
          <w:tcPr>
            <w:tcW w:w="4680" w:type="dxa"/>
            <w:vAlign w:val="center"/>
          </w:tcPr>
          <w:p w14:paraId="0B5E0AA9" w14:textId="59F26C97" w:rsidR="00D06494" w:rsidRPr="00D14BF4" w:rsidRDefault="00D06494" w:rsidP="00A40B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Standard </w:t>
            </w:r>
            <w:r w:rsidR="00A40BDC">
              <w:rPr>
                <w:rFonts w:ascii="Calibri" w:hAnsi="Calibri"/>
                <w:sz w:val="18"/>
                <w:szCs w:val="18"/>
                <w:lang w:eastAsia="zh-TW"/>
              </w:rPr>
              <w:t>D</w:t>
            </w:r>
            <w:r w:rsidRPr="00D14BF4">
              <w:rPr>
                <w:rFonts w:ascii="Calibri" w:hAnsi="Calibri"/>
                <w:sz w:val="18"/>
                <w:szCs w:val="18"/>
                <w:lang w:eastAsia="zh-TW"/>
              </w:rPr>
              <w:t xml:space="preserve">eviation of </w:t>
            </w:r>
            <w:r w:rsidR="00A40BDC">
              <w:rPr>
                <w:rFonts w:ascii="Calibri" w:hAnsi="Calibri"/>
                <w:sz w:val="18"/>
                <w:szCs w:val="18"/>
                <w:lang w:eastAsia="zh-TW"/>
              </w:rPr>
              <w:t>N</w:t>
            </w:r>
            <w:r w:rsidRPr="00D14BF4">
              <w:rPr>
                <w:rFonts w:ascii="Calibri" w:hAnsi="Calibri"/>
                <w:sz w:val="18"/>
                <w:szCs w:val="18"/>
                <w:lang w:eastAsia="zh-TW"/>
              </w:rPr>
              <w:t xml:space="preserve">ominal CFM 50 </w:t>
            </w:r>
            <w:r w:rsidR="00A40BDC">
              <w:rPr>
                <w:rFonts w:ascii="Calibri" w:hAnsi="Calibri"/>
                <w:sz w:val="18"/>
                <w:szCs w:val="18"/>
                <w:lang w:eastAsia="zh-TW"/>
              </w:rPr>
              <w:t>V</w:t>
            </w:r>
            <w:r w:rsidRPr="00D14BF4">
              <w:rPr>
                <w:rFonts w:ascii="Calibri" w:hAnsi="Calibri"/>
                <w:sz w:val="18"/>
                <w:szCs w:val="18"/>
                <w:lang w:eastAsia="zh-TW"/>
              </w:rPr>
              <w:t xml:space="preserve">alues </w:t>
            </w:r>
            <w:r w:rsidR="00A40BDC">
              <w:rPr>
                <w:rFonts w:ascii="Calibri" w:hAnsi="Calibri"/>
                <w:sz w:val="18"/>
                <w:szCs w:val="18"/>
                <w:lang w:eastAsia="zh-TW"/>
              </w:rPr>
              <w:t>A</w:t>
            </w:r>
            <w:r w:rsidRPr="00D14BF4">
              <w:rPr>
                <w:rFonts w:ascii="Calibri" w:hAnsi="Calibri"/>
                <w:sz w:val="18"/>
                <w:szCs w:val="18"/>
                <w:lang w:eastAsia="zh-TW"/>
              </w:rPr>
              <w:t>bove</w:t>
            </w:r>
          </w:p>
        </w:tc>
        <w:tc>
          <w:tcPr>
            <w:tcW w:w="5778" w:type="dxa"/>
          </w:tcPr>
          <w:p w14:paraId="0B5E0AAA"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&lt;&lt;calculated</w:t>
            </w:r>
            <w:r>
              <w:rPr>
                <w:rFonts w:ascii="Calibri" w:hAnsi="Calibri"/>
                <w:sz w:val="18"/>
                <w:szCs w:val="18"/>
                <w:lang w:eastAsia="zh-TW"/>
              </w:rPr>
              <w:t xml:space="preserve">, </w:t>
            </w:r>
            <w:r>
              <w:rPr>
                <w:rFonts w:ascii="Calibri" w:hAnsi="Calibri"/>
                <w:sz w:val="18"/>
                <w:szCs w:val="18"/>
              </w:rPr>
              <w:t>equals</w:t>
            </w:r>
            <w:r w:rsidRPr="00A96082">
              <w:rPr>
                <w:rFonts w:ascii="Calibri" w:hAnsi="Calibri"/>
                <w:sz w:val="18"/>
                <w:szCs w:val="18"/>
              </w:rPr>
              <w:t xml:space="preserve"> the square root of </w:t>
            </w:r>
            <w:r>
              <w:rPr>
                <w:rFonts w:ascii="Calibri" w:hAnsi="Calibri"/>
                <w:sz w:val="18"/>
                <w:szCs w:val="18"/>
              </w:rPr>
              <w:t>{[(</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sidRPr="00A96082">
              <w:rPr>
                <w:rFonts w:ascii="Calibri" w:hAnsi="Calibri"/>
                <w:sz w:val="18"/>
                <w:szCs w:val="18"/>
                <w:vertAlign w:val="subscript"/>
              </w:rPr>
              <w:t>1</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2</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3</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4</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5</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6</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7</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8</w:t>
            </w:r>
            <w:r>
              <w:rPr>
                <w:rFonts w:ascii="Calibri" w:hAnsi="Calibri"/>
                <w:sz w:val="18"/>
                <w:szCs w:val="18"/>
              </w:rPr>
              <w:t>)^2+(</w:t>
            </w:r>
            <w:r w:rsidR="0056544A">
              <w:rPr>
                <w:rFonts w:ascii="Calibri" w:hAnsi="Calibri"/>
                <w:sz w:val="18"/>
                <w:szCs w:val="18"/>
              </w:rPr>
              <w:t>F.</w:t>
            </w:r>
            <w:r>
              <w:rPr>
                <w:rFonts w:ascii="Calibri" w:hAnsi="Calibri"/>
                <w:sz w:val="18"/>
                <w:szCs w:val="18"/>
              </w:rPr>
              <w:t>5-</w:t>
            </w:r>
            <w:r w:rsidRPr="00A67747">
              <w:rPr>
                <w:rFonts w:ascii="Calibri" w:hAnsi="Calibri"/>
                <w:sz w:val="18"/>
                <w:szCs w:val="18"/>
              </w:rPr>
              <w:t xml:space="preserve"> </w:t>
            </w:r>
            <w:r w:rsidR="0056544A">
              <w:rPr>
                <w:rFonts w:ascii="Calibri" w:hAnsi="Calibri"/>
                <w:sz w:val="18"/>
                <w:szCs w:val="18"/>
              </w:rPr>
              <w:t>F.</w:t>
            </w:r>
            <w:r>
              <w:rPr>
                <w:rFonts w:ascii="Calibri" w:hAnsi="Calibri"/>
                <w:sz w:val="18"/>
                <w:szCs w:val="18"/>
              </w:rPr>
              <w:t>4</w:t>
            </w:r>
            <w:r>
              <w:rPr>
                <w:rFonts w:ascii="Calibri" w:hAnsi="Calibri"/>
                <w:sz w:val="18"/>
                <w:szCs w:val="18"/>
                <w:vertAlign w:val="subscript"/>
              </w:rPr>
              <w:t>9</w:t>
            </w:r>
            <w:r>
              <w:rPr>
                <w:rFonts w:ascii="Calibri" w:hAnsi="Calibri"/>
                <w:sz w:val="18"/>
                <w:szCs w:val="18"/>
              </w:rPr>
              <w:t>)^2]/N-1 (N equals the number of tests)</w:t>
            </w:r>
            <w:r w:rsidRPr="00D14BF4">
              <w:rPr>
                <w:rFonts w:ascii="Calibri" w:hAnsi="Calibri"/>
                <w:sz w:val="18"/>
                <w:szCs w:val="18"/>
                <w:lang w:eastAsia="zh-TW"/>
              </w:rPr>
              <w:t>&gt;&gt;</w:t>
            </w:r>
          </w:p>
        </w:tc>
      </w:tr>
      <w:tr w:rsidR="00D06494" w:rsidRPr="00D14BF4" w14:paraId="0B5E0AAF" w14:textId="77777777" w:rsidTr="00A40BDC">
        <w:tc>
          <w:tcPr>
            <w:tcW w:w="558" w:type="dxa"/>
            <w:vAlign w:val="center"/>
          </w:tcPr>
          <w:p w14:paraId="0B5E0AAC"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2</w:t>
            </w:r>
          </w:p>
        </w:tc>
        <w:tc>
          <w:tcPr>
            <w:tcW w:w="4680" w:type="dxa"/>
            <w:vAlign w:val="center"/>
          </w:tcPr>
          <w:p w14:paraId="0B5E0AAD" w14:textId="443CB918" w:rsidR="00D06494" w:rsidRPr="00D14BF4" w:rsidRDefault="00D06494" w:rsidP="00A40B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Percent </w:t>
            </w:r>
            <w:r w:rsidR="00A40BDC">
              <w:rPr>
                <w:rFonts w:ascii="Calibri" w:hAnsi="Calibri"/>
                <w:sz w:val="18"/>
                <w:szCs w:val="18"/>
                <w:lang w:eastAsia="zh-TW"/>
              </w:rPr>
              <w:t>U</w:t>
            </w:r>
            <w:r w:rsidRPr="00D14BF4">
              <w:rPr>
                <w:rFonts w:ascii="Calibri" w:hAnsi="Calibri"/>
                <w:sz w:val="18"/>
                <w:szCs w:val="18"/>
                <w:lang w:eastAsia="zh-TW"/>
              </w:rPr>
              <w:t>ncertainty</w:t>
            </w:r>
          </w:p>
        </w:tc>
        <w:tc>
          <w:tcPr>
            <w:tcW w:w="5778" w:type="dxa"/>
          </w:tcPr>
          <w:p w14:paraId="0B5E0AAE" w14:textId="77777777" w:rsidR="00D06494" w:rsidRPr="00D14BF4" w:rsidRDefault="00D06494"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 xml:space="preserve">&lt;&lt;calculated, {[ </w:t>
            </w:r>
            <w:proofErr w:type="spellStart"/>
            <w:r w:rsidRPr="00D14BF4">
              <w:rPr>
                <w:rFonts w:ascii="Calibri" w:hAnsi="Calibri"/>
                <w:sz w:val="18"/>
                <w:szCs w:val="18"/>
                <w:lang w:eastAsia="zh-TW"/>
              </w:rPr>
              <w:t>std</w:t>
            </w:r>
            <w:proofErr w:type="spellEnd"/>
            <w:r w:rsidRPr="00D14BF4">
              <w:rPr>
                <w:rFonts w:ascii="Calibri" w:hAnsi="Calibri"/>
                <w:sz w:val="18"/>
                <w:szCs w:val="18"/>
                <w:lang w:eastAsia="zh-TW"/>
              </w:rPr>
              <w:t xml:space="preserve"> </w:t>
            </w:r>
            <w:proofErr w:type="spellStart"/>
            <w:r w:rsidRPr="00D14BF4">
              <w:rPr>
                <w:rFonts w:ascii="Calibri" w:hAnsi="Calibri"/>
                <w:sz w:val="18"/>
                <w:szCs w:val="18"/>
                <w:lang w:eastAsia="zh-TW"/>
              </w:rPr>
              <w:t>dev</w:t>
            </w:r>
            <w:proofErr w:type="spellEnd"/>
            <w:r>
              <w:rPr>
                <w:rFonts w:ascii="Calibri" w:hAnsi="Calibri"/>
                <w:sz w:val="18"/>
                <w:szCs w:val="18"/>
                <w:lang w:eastAsia="zh-TW"/>
              </w:rPr>
              <w:t xml:space="preserve"> </w:t>
            </w:r>
            <w:r w:rsidR="0056544A">
              <w:rPr>
                <w:rFonts w:ascii="Calibri" w:hAnsi="Calibri"/>
                <w:sz w:val="18"/>
                <w:szCs w:val="18"/>
                <w:lang w:eastAsia="zh-TW"/>
              </w:rPr>
              <w:t>H.</w:t>
            </w:r>
            <w:r>
              <w:rPr>
                <w:rFonts w:ascii="Calibri" w:hAnsi="Calibri"/>
                <w:sz w:val="18"/>
                <w:szCs w:val="18"/>
                <w:lang w:eastAsia="zh-TW"/>
              </w:rPr>
              <w:t xml:space="preserve"> 1</w:t>
            </w:r>
            <w:r w:rsidRPr="00D14BF4">
              <w:rPr>
                <w:rFonts w:ascii="Calibri" w:hAnsi="Calibri"/>
                <w:sz w:val="18"/>
                <w:szCs w:val="18"/>
                <w:lang w:eastAsia="zh-TW"/>
              </w:rPr>
              <w:t>/</w:t>
            </w:r>
            <w:proofErr w:type="spellStart"/>
            <w:r w:rsidRPr="00D14BF4">
              <w:rPr>
                <w:rFonts w:ascii="Calibri" w:hAnsi="Calibri"/>
                <w:sz w:val="18"/>
                <w:szCs w:val="18"/>
                <w:lang w:eastAsia="zh-TW"/>
              </w:rPr>
              <w:t>sqrt</w:t>
            </w:r>
            <w:proofErr w:type="spellEnd"/>
            <w:r w:rsidRPr="00D14BF4">
              <w:rPr>
                <w:rFonts w:ascii="Calibri" w:hAnsi="Calibri"/>
                <w:sz w:val="18"/>
                <w:szCs w:val="18"/>
                <w:lang w:eastAsia="zh-TW"/>
              </w:rPr>
              <w:t>(N) ] * look up table RA 3.8-1}/corrected CFM50</w:t>
            </w:r>
            <w:r>
              <w:rPr>
                <w:rFonts w:ascii="Calibri" w:hAnsi="Calibri"/>
                <w:sz w:val="18"/>
                <w:szCs w:val="18"/>
                <w:lang w:eastAsia="zh-TW"/>
              </w:rPr>
              <w:t xml:space="preserve"> </w:t>
            </w:r>
            <w:r>
              <w:rPr>
                <w:rFonts w:ascii="Calibri" w:hAnsi="Calibri"/>
                <w:sz w:val="18"/>
                <w:szCs w:val="18"/>
              </w:rPr>
              <w:t>(N equals the number of tests)</w:t>
            </w:r>
            <w:r w:rsidRPr="00D14BF4">
              <w:rPr>
                <w:rFonts w:ascii="Calibri" w:hAnsi="Calibri"/>
                <w:sz w:val="18"/>
                <w:szCs w:val="18"/>
                <w:lang w:eastAsia="zh-TW"/>
              </w:rPr>
              <w:t>&gt;&gt;</w:t>
            </w:r>
          </w:p>
        </w:tc>
      </w:tr>
      <w:tr w:rsidR="00D06494" w:rsidRPr="00D14BF4" w14:paraId="0B5E0AB3" w14:textId="77777777" w:rsidTr="00A40BDC">
        <w:tc>
          <w:tcPr>
            <w:tcW w:w="558" w:type="dxa"/>
            <w:vAlign w:val="center"/>
          </w:tcPr>
          <w:p w14:paraId="0B5E0AB0"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3</w:t>
            </w:r>
          </w:p>
        </w:tc>
        <w:tc>
          <w:tcPr>
            <w:tcW w:w="4680" w:type="dxa"/>
            <w:vAlign w:val="center"/>
          </w:tcPr>
          <w:p w14:paraId="0B5E0AB1" w14:textId="68959832" w:rsidR="00D06494" w:rsidRPr="00D14BF4" w:rsidRDefault="00D06494" w:rsidP="00A40B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Accuracy </w:t>
            </w:r>
            <w:r w:rsidR="00A40BDC">
              <w:rPr>
                <w:rFonts w:ascii="Calibri" w:hAnsi="Calibri"/>
                <w:sz w:val="18"/>
                <w:szCs w:val="18"/>
                <w:lang w:eastAsia="zh-TW"/>
              </w:rPr>
              <w:t>L</w:t>
            </w:r>
            <w:r w:rsidRPr="00D14BF4">
              <w:rPr>
                <w:rFonts w:ascii="Calibri" w:hAnsi="Calibri"/>
                <w:sz w:val="18"/>
                <w:szCs w:val="18"/>
                <w:lang w:eastAsia="zh-TW"/>
              </w:rPr>
              <w:t>evel</w:t>
            </w:r>
          </w:p>
        </w:tc>
        <w:tc>
          <w:tcPr>
            <w:tcW w:w="5778" w:type="dxa"/>
          </w:tcPr>
          <w:p w14:paraId="0B5E0AB2"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&lt;&lt;calculated, if % uncertainty ≤10, “Standard”; if % uncertainty &gt; 10, “Reduced”&gt;&gt;</w:t>
            </w:r>
          </w:p>
        </w:tc>
      </w:tr>
      <w:tr w:rsidR="00D06494" w:rsidRPr="00D14BF4" w14:paraId="0B5E0AB8" w14:textId="77777777" w:rsidTr="00A40BDC">
        <w:tc>
          <w:tcPr>
            <w:tcW w:w="558" w:type="dxa"/>
            <w:vAlign w:val="center"/>
          </w:tcPr>
          <w:p w14:paraId="0B5E0AB4"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4</w:t>
            </w:r>
          </w:p>
        </w:tc>
        <w:tc>
          <w:tcPr>
            <w:tcW w:w="4680" w:type="dxa"/>
            <w:vAlign w:val="center"/>
          </w:tcPr>
          <w:p w14:paraId="0B5E0AB5" w14:textId="4DFCA522" w:rsidR="00D06494" w:rsidRPr="00D14BF4" w:rsidRDefault="003153C6" w:rsidP="00A40B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Accuracy Adjustment</w:t>
            </w:r>
            <w:r w:rsidRPr="00D14BF4">
              <w:rPr>
                <w:rFonts w:ascii="Calibri" w:hAnsi="Calibri"/>
                <w:sz w:val="18"/>
                <w:szCs w:val="18"/>
              </w:rPr>
              <w:t xml:space="preserve"> </w:t>
            </w:r>
            <w:r w:rsidR="00A40BDC">
              <w:rPr>
                <w:rFonts w:ascii="Calibri" w:hAnsi="Calibri"/>
                <w:sz w:val="18"/>
                <w:szCs w:val="18"/>
              </w:rPr>
              <w:t>F</w:t>
            </w:r>
            <w:r w:rsidR="00D06494" w:rsidRPr="00D14BF4">
              <w:rPr>
                <w:rFonts w:ascii="Calibri" w:hAnsi="Calibri"/>
                <w:sz w:val="18"/>
                <w:szCs w:val="18"/>
              </w:rPr>
              <w:t>actor</w:t>
            </w:r>
          </w:p>
        </w:tc>
        <w:tc>
          <w:tcPr>
            <w:tcW w:w="5778" w:type="dxa"/>
          </w:tcPr>
          <w:p w14:paraId="0B5E0AB6" w14:textId="77777777" w:rsidR="00D06494" w:rsidRPr="00D14BF4" w:rsidRDefault="00D06494" w:rsidP="00D064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&lt;&lt;calculated, if row </w:t>
            </w:r>
            <w:r w:rsidR="003153C6">
              <w:rPr>
                <w:rFonts w:ascii="Calibri" w:hAnsi="Calibri"/>
                <w:sz w:val="18"/>
                <w:szCs w:val="18"/>
              </w:rPr>
              <w:t>H</w:t>
            </w:r>
            <w:r w:rsidRPr="00D14BF4">
              <w:rPr>
                <w:rFonts w:ascii="Calibri" w:hAnsi="Calibri"/>
                <w:sz w:val="18"/>
                <w:szCs w:val="18"/>
              </w:rPr>
              <w:t>. 3 is “Standard”=1;</w:t>
            </w:r>
          </w:p>
          <w:p w14:paraId="0B5E0AB7"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If it is “Reduced”, 1+ (% uncertainty/100)&gt;&gt;</w:t>
            </w:r>
          </w:p>
        </w:tc>
      </w:tr>
      <w:tr w:rsidR="00D06494" w:rsidRPr="00D14BF4" w14:paraId="0B5E0ABC" w14:textId="77777777" w:rsidTr="00D06494">
        <w:tc>
          <w:tcPr>
            <w:tcW w:w="558" w:type="dxa"/>
            <w:vAlign w:val="center"/>
          </w:tcPr>
          <w:p w14:paraId="0B5E0AB9"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D14BF4">
              <w:rPr>
                <w:rFonts w:ascii="Calibri" w:hAnsi="Calibri"/>
                <w:sz w:val="18"/>
                <w:szCs w:val="18"/>
              </w:rPr>
              <w:t>5</w:t>
            </w:r>
          </w:p>
        </w:tc>
        <w:tc>
          <w:tcPr>
            <w:tcW w:w="4680" w:type="dxa"/>
          </w:tcPr>
          <w:p w14:paraId="4C4C7A88" w14:textId="77777777" w:rsidR="002E31C7"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Adjusted CFM50 </w:t>
            </w:r>
            <w:r w:rsidR="003153C6">
              <w:rPr>
                <w:rFonts w:ascii="Calibri" w:hAnsi="Calibri"/>
                <w:sz w:val="18"/>
                <w:szCs w:val="18"/>
              </w:rPr>
              <w:t xml:space="preserve">Pressurization </w:t>
            </w:r>
          </w:p>
          <w:p w14:paraId="0B5E0ABA" w14:textId="7057E390"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(measured air leakage rate)</w:t>
            </w:r>
          </w:p>
        </w:tc>
        <w:tc>
          <w:tcPr>
            <w:tcW w:w="5778" w:type="dxa"/>
          </w:tcPr>
          <w:p w14:paraId="0B5E0ABB" w14:textId="77777777" w:rsidR="00D06494" w:rsidRPr="00D14BF4" w:rsidRDefault="00D06494"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rPr>
              <w:t xml:space="preserve">&lt;&lt;calculated, row </w:t>
            </w:r>
            <w:r w:rsidR="0056544A">
              <w:rPr>
                <w:rFonts w:ascii="Calibri" w:hAnsi="Calibri"/>
                <w:sz w:val="18"/>
                <w:szCs w:val="18"/>
              </w:rPr>
              <w:t>G</w:t>
            </w:r>
            <w:r w:rsidRPr="00D14BF4">
              <w:rPr>
                <w:rFonts w:ascii="Calibri" w:hAnsi="Calibri"/>
                <w:sz w:val="18"/>
                <w:szCs w:val="18"/>
              </w:rPr>
              <w:t xml:space="preserve">. 3 * row </w:t>
            </w:r>
            <w:r w:rsidR="0056544A">
              <w:rPr>
                <w:rFonts w:ascii="Calibri" w:hAnsi="Calibri"/>
                <w:sz w:val="18"/>
                <w:szCs w:val="18"/>
              </w:rPr>
              <w:t>H</w:t>
            </w:r>
            <w:r w:rsidRPr="00D14BF4">
              <w:rPr>
                <w:rFonts w:ascii="Calibri" w:hAnsi="Calibri"/>
                <w:sz w:val="18"/>
                <w:szCs w:val="18"/>
              </w:rPr>
              <w:t>. 4&gt;&gt;</w:t>
            </w:r>
          </w:p>
        </w:tc>
      </w:tr>
      <w:tr w:rsidR="00D06494" w:rsidRPr="00D14BF4" w14:paraId="0B5E0ABE" w14:textId="77777777" w:rsidTr="00D06494">
        <w:tc>
          <w:tcPr>
            <w:tcW w:w="11016" w:type="dxa"/>
            <w:gridSpan w:val="3"/>
            <w:vAlign w:val="center"/>
          </w:tcPr>
          <w:p w14:paraId="0B5E0ABD" w14:textId="77777777" w:rsidR="00D06494" w:rsidRPr="00D14BF4" w:rsidRDefault="00D06494" w:rsidP="0056544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 xml:space="preserve">&lt;&lt;if row </w:t>
            </w:r>
            <w:r w:rsidR="0056544A">
              <w:rPr>
                <w:rFonts w:ascii="Calibri" w:hAnsi="Calibri"/>
                <w:sz w:val="18"/>
                <w:szCs w:val="18"/>
              </w:rPr>
              <w:t>F</w:t>
            </w:r>
            <w:r w:rsidRPr="00D14BF4">
              <w:rPr>
                <w:rFonts w:ascii="Calibri" w:hAnsi="Calibri"/>
                <w:sz w:val="18"/>
                <w:szCs w:val="18"/>
              </w:rPr>
              <w:t xml:space="preserve">. </w:t>
            </w:r>
            <w:r>
              <w:rPr>
                <w:rFonts w:ascii="Calibri" w:hAnsi="Calibri"/>
                <w:sz w:val="18"/>
                <w:szCs w:val="18"/>
              </w:rPr>
              <w:t>2</w:t>
            </w:r>
            <w:r w:rsidRPr="00D14BF4">
              <w:rPr>
                <w:rFonts w:ascii="Calibri" w:hAnsi="Calibri"/>
                <w:sz w:val="18"/>
                <w:szCs w:val="18"/>
              </w:rPr>
              <w:t xml:space="preserve"> = “yes”, use next two lines&gt;&gt;</w:t>
            </w:r>
          </w:p>
        </w:tc>
      </w:tr>
      <w:tr w:rsidR="00D06494" w:rsidRPr="00D14BF4" w14:paraId="0B5E0AC2" w14:textId="77777777" w:rsidTr="00D06494">
        <w:tc>
          <w:tcPr>
            <w:tcW w:w="558" w:type="dxa"/>
            <w:vAlign w:val="center"/>
          </w:tcPr>
          <w:p w14:paraId="0B5E0ABF"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6</w:t>
            </w:r>
          </w:p>
        </w:tc>
        <w:tc>
          <w:tcPr>
            <w:tcW w:w="4680" w:type="dxa"/>
          </w:tcPr>
          <w:p w14:paraId="0B5E0AC0" w14:textId="76C1FFD3"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Corrected CFM50 (from software)</w:t>
            </w:r>
          </w:p>
        </w:tc>
        <w:tc>
          <w:tcPr>
            <w:tcW w:w="5778" w:type="dxa"/>
          </w:tcPr>
          <w:p w14:paraId="0B5E0AC1"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rPr>
              <w:t>&lt;&lt;calculated by software&gt;&gt;</w:t>
            </w:r>
          </w:p>
        </w:tc>
      </w:tr>
      <w:tr w:rsidR="00D06494" w:rsidRPr="00D14BF4" w14:paraId="0B5E0AC6" w14:textId="77777777" w:rsidTr="00D06494">
        <w:tc>
          <w:tcPr>
            <w:tcW w:w="558" w:type="dxa"/>
            <w:vAlign w:val="center"/>
          </w:tcPr>
          <w:p w14:paraId="0B5E0AC3"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D14BF4">
              <w:rPr>
                <w:rFonts w:ascii="Calibri" w:hAnsi="Calibri"/>
                <w:sz w:val="18"/>
                <w:szCs w:val="18"/>
                <w:lang w:eastAsia="zh-TW"/>
              </w:rPr>
              <w:t>7</w:t>
            </w:r>
          </w:p>
        </w:tc>
        <w:tc>
          <w:tcPr>
            <w:tcW w:w="4680" w:type="dxa"/>
          </w:tcPr>
          <w:p w14:paraId="43BE1769" w14:textId="313C9BB8" w:rsidR="00A40BDC" w:rsidRDefault="00D06494" w:rsidP="00A40B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D14BF4">
              <w:rPr>
                <w:rFonts w:ascii="Calibri" w:hAnsi="Calibri"/>
                <w:sz w:val="18"/>
                <w:szCs w:val="18"/>
                <w:lang w:eastAsia="zh-TW"/>
              </w:rPr>
              <w:t xml:space="preserve">Percent </w:t>
            </w:r>
            <w:r w:rsidR="00A40BDC">
              <w:rPr>
                <w:rFonts w:ascii="Calibri" w:hAnsi="Calibri"/>
                <w:sz w:val="18"/>
                <w:szCs w:val="18"/>
                <w:lang w:eastAsia="zh-TW"/>
              </w:rPr>
              <w:t>U</w:t>
            </w:r>
            <w:r w:rsidRPr="00D14BF4">
              <w:rPr>
                <w:rFonts w:ascii="Calibri" w:hAnsi="Calibri"/>
                <w:sz w:val="18"/>
                <w:szCs w:val="18"/>
                <w:lang w:eastAsia="zh-TW"/>
              </w:rPr>
              <w:t xml:space="preserve">ncertainty @ 95% </w:t>
            </w:r>
            <w:r w:rsidR="00A40BDC">
              <w:rPr>
                <w:rFonts w:ascii="Calibri" w:hAnsi="Calibri"/>
                <w:sz w:val="18"/>
                <w:szCs w:val="18"/>
                <w:lang w:eastAsia="zh-TW"/>
              </w:rPr>
              <w:t>C</w:t>
            </w:r>
            <w:r w:rsidRPr="00D14BF4">
              <w:rPr>
                <w:rFonts w:ascii="Calibri" w:hAnsi="Calibri"/>
                <w:sz w:val="18"/>
                <w:szCs w:val="18"/>
                <w:lang w:eastAsia="zh-TW"/>
              </w:rPr>
              <w:t xml:space="preserve">onfidence </w:t>
            </w:r>
            <w:r w:rsidR="00A40BDC">
              <w:rPr>
                <w:rFonts w:ascii="Calibri" w:hAnsi="Calibri"/>
                <w:sz w:val="18"/>
                <w:szCs w:val="18"/>
                <w:lang w:eastAsia="zh-TW"/>
              </w:rPr>
              <w:t>L</w:t>
            </w:r>
            <w:r w:rsidRPr="00D14BF4">
              <w:rPr>
                <w:rFonts w:ascii="Calibri" w:hAnsi="Calibri"/>
                <w:sz w:val="18"/>
                <w:szCs w:val="18"/>
                <w:lang w:eastAsia="zh-TW"/>
              </w:rPr>
              <w:t xml:space="preserve">evel </w:t>
            </w:r>
          </w:p>
          <w:p w14:paraId="0B5E0AC4" w14:textId="0B802CE1" w:rsidR="00D06494" w:rsidRPr="00D14BF4" w:rsidRDefault="00D06494" w:rsidP="00A40B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(from software)</w:t>
            </w:r>
          </w:p>
        </w:tc>
        <w:tc>
          <w:tcPr>
            <w:tcW w:w="5778" w:type="dxa"/>
          </w:tcPr>
          <w:p w14:paraId="0B5E0AC5" w14:textId="77777777" w:rsidR="00D06494" w:rsidRPr="00D14BF4" w:rsidRDefault="00D06494" w:rsidP="00D064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4BF4">
              <w:rPr>
                <w:rFonts w:ascii="Calibri" w:hAnsi="Calibri"/>
                <w:sz w:val="18"/>
                <w:szCs w:val="18"/>
                <w:lang w:eastAsia="zh-TW"/>
              </w:rPr>
              <w:t>&lt;&lt;calculated by software&gt;&gt;</w:t>
            </w:r>
          </w:p>
        </w:tc>
      </w:tr>
    </w:tbl>
    <w:p w14:paraId="0B5E0AC7" w14:textId="77777777" w:rsidR="00D06494" w:rsidRDefault="00D06494"/>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283036" w:rsidRPr="00305DBA" w:rsidDel="00F03834" w14:paraId="0B5E0AC9" w14:textId="29F000A4" w:rsidTr="000F7B25">
        <w:trPr>
          <w:del w:id="81" w:author="Shewmaker, Michael@Energy" w:date="2016-03-29T15:34:00Z"/>
        </w:trPr>
        <w:tc>
          <w:tcPr>
            <w:tcW w:w="11020" w:type="dxa"/>
            <w:gridSpan w:val="2"/>
          </w:tcPr>
          <w:p w14:paraId="0B5E0AC8" w14:textId="1D38DFD7" w:rsidR="00283036" w:rsidRPr="00305DBA" w:rsidDel="00F03834" w:rsidRDefault="00283036" w:rsidP="00A40BD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82" w:author="Shewmaker, Michael@Energy" w:date="2016-03-29T15:34:00Z"/>
                <w:rFonts w:ascii="Calibri" w:hAnsi="Calibri"/>
                <w:sz w:val="18"/>
                <w:szCs w:val="18"/>
                <w:highlight w:val="cyan"/>
              </w:rPr>
            </w:pPr>
            <w:del w:id="83" w:author="Shewmaker, Michael@Energy" w:date="2016-03-29T15:34:00Z">
              <w:r w:rsidRPr="00A40BDC" w:rsidDel="00F03834">
                <w:rPr>
                  <w:rFonts w:ascii="Calibri" w:hAnsi="Calibri"/>
                  <w:b/>
                  <w:szCs w:val="18"/>
                </w:rPr>
                <w:delText xml:space="preserve">I. Additional Requirements </w:delText>
              </w:r>
              <w:r w:rsidR="00A40BDC" w:rsidRPr="00A40BDC" w:rsidDel="00F03834">
                <w:rPr>
                  <w:rFonts w:ascii="Calibri" w:hAnsi="Calibri"/>
                  <w:b/>
                  <w:szCs w:val="18"/>
                </w:rPr>
                <w:delText>f</w:delText>
              </w:r>
              <w:r w:rsidRPr="00A40BDC" w:rsidDel="00F03834">
                <w:rPr>
                  <w:rFonts w:ascii="Calibri" w:hAnsi="Calibri"/>
                  <w:b/>
                  <w:szCs w:val="18"/>
                </w:rPr>
                <w:delText>or Compliance</w:delText>
              </w:r>
            </w:del>
          </w:p>
        </w:tc>
      </w:tr>
      <w:tr w:rsidR="00283036" w:rsidRPr="00305DBA" w:rsidDel="00F03834" w14:paraId="0B5E0ACC" w14:textId="440C4A05" w:rsidTr="000F7B25">
        <w:trPr>
          <w:del w:id="84" w:author="Shewmaker, Michael@Energy" w:date="2016-03-29T15:34:00Z"/>
        </w:trPr>
        <w:tc>
          <w:tcPr>
            <w:tcW w:w="590" w:type="dxa"/>
            <w:vAlign w:val="center"/>
          </w:tcPr>
          <w:p w14:paraId="0B5E0ACA" w14:textId="55E7CD60" w:rsidR="00283036" w:rsidRPr="00305DBA" w:rsidDel="00F03834" w:rsidRDefault="00283036" w:rsidP="000F7B2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85" w:author="Shewmaker, Michael@Energy" w:date="2016-03-29T15:34:00Z"/>
                <w:rFonts w:ascii="Calibri" w:hAnsi="Calibri"/>
                <w:sz w:val="18"/>
                <w:szCs w:val="18"/>
                <w:highlight w:val="cyan"/>
              </w:rPr>
            </w:pPr>
            <w:del w:id="86" w:author="Shewmaker, Michael@Energy" w:date="2016-03-29T15:34:00Z">
              <w:r w:rsidDel="00F03834">
                <w:rPr>
                  <w:rFonts w:ascii="Calibri" w:hAnsi="Calibri"/>
                  <w:sz w:val="18"/>
                  <w:szCs w:val="18"/>
                </w:rPr>
                <w:delText>0</w:delText>
              </w:r>
              <w:r w:rsidRPr="00305DBA" w:rsidDel="00F03834">
                <w:rPr>
                  <w:rFonts w:ascii="Calibri" w:hAnsi="Calibri"/>
                  <w:sz w:val="18"/>
                  <w:szCs w:val="18"/>
                </w:rPr>
                <w:delText>1</w:delText>
              </w:r>
            </w:del>
          </w:p>
        </w:tc>
        <w:tc>
          <w:tcPr>
            <w:tcW w:w="10430" w:type="dxa"/>
            <w:vAlign w:val="center"/>
          </w:tcPr>
          <w:p w14:paraId="0B5E0ACB" w14:textId="0A3C3D67" w:rsidR="00283036" w:rsidRPr="00305DBA" w:rsidDel="00F03834" w:rsidRDefault="00283036" w:rsidP="000F7B25">
            <w:pPr>
              <w:shd w:val="clear" w:color="auto" w:fill="FFFFFF"/>
              <w:rPr>
                <w:del w:id="87" w:author="Shewmaker, Michael@Energy" w:date="2016-03-29T15:34:00Z"/>
                <w:rFonts w:ascii="Calibri" w:hAnsi="Calibri"/>
                <w:sz w:val="18"/>
                <w:szCs w:val="18"/>
                <w:highlight w:val="cyan"/>
              </w:rPr>
            </w:pPr>
            <w:del w:id="88" w:author="Shewmaker, Michael@Energy" w:date="2016-03-29T15:34:00Z">
              <w:r w:rsidRPr="00305DBA" w:rsidDel="00F03834">
                <w:rPr>
                  <w:rFonts w:ascii="Calibri" w:hAnsi="Calibri"/>
                  <w:sz w:val="18"/>
                  <w:szCs w:val="18"/>
                </w:rPr>
                <w:delText>Open all interior doors and access including those to closets and those between a conditioned basement and attic.</w:delText>
              </w:r>
            </w:del>
          </w:p>
        </w:tc>
      </w:tr>
      <w:tr w:rsidR="00283036" w:rsidRPr="00305DBA" w:rsidDel="00F03834" w14:paraId="0B5E0ACF" w14:textId="05562F1E" w:rsidTr="000F7B25">
        <w:trPr>
          <w:del w:id="89" w:author="Shewmaker, Michael@Energy" w:date="2016-03-29T15:34:00Z"/>
        </w:trPr>
        <w:tc>
          <w:tcPr>
            <w:tcW w:w="590" w:type="dxa"/>
            <w:vAlign w:val="center"/>
          </w:tcPr>
          <w:p w14:paraId="0B5E0ACD" w14:textId="3D00CA01" w:rsidR="00283036" w:rsidRPr="00305DBA" w:rsidDel="00F03834" w:rsidRDefault="00283036" w:rsidP="000F7B2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90" w:author="Shewmaker, Michael@Energy" w:date="2016-03-29T15:34:00Z"/>
                <w:rFonts w:ascii="Calibri" w:hAnsi="Calibri"/>
                <w:sz w:val="18"/>
                <w:szCs w:val="18"/>
                <w:highlight w:val="cyan"/>
              </w:rPr>
            </w:pPr>
            <w:del w:id="91" w:author="Shewmaker, Michael@Energy" w:date="2016-03-29T15:34:00Z">
              <w:r w:rsidDel="00F03834">
                <w:rPr>
                  <w:rFonts w:ascii="Calibri" w:hAnsi="Calibri"/>
                  <w:sz w:val="18"/>
                  <w:szCs w:val="18"/>
                </w:rPr>
                <w:delText>0</w:delText>
              </w:r>
              <w:r w:rsidRPr="00305DBA" w:rsidDel="00F03834">
                <w:rPr>
                  <w:rFonts w:ascii="Calibri" w:hAnsi="Calibri"/>
                  <w:sz w:val="18"/>
                  <w:szCs w:val="18"/>
                </w:rPr>
                <w:delText>2</w:delText>
              </w:r>
            </w:del>
          </w:p>
        </w:tc>
        <w:tc>
          <w:tcPr>
            <w:tcW w:w="10430" w:type="dxa"/>
            <w:vAlign w:val="center"/>
          </w:tcPr>
          <w:p w14:paraId="0B5E0ACE" w14:textId="33A2BDC0" w:rsidR="00283036" w:rsidRPr="00305DBA" w:rsidDel="00F03834" w:rsidRDefault="00283036" w:rsidP="000F7B25">
            <w:pPr>
              <w:shd w:val="clear" w:color="auto" w:fill="FFFFFF"/>
              <w:contextualSpacing/>
              <w:rPr>
                <w:del w:id="92" w:author="Shewmaker, Michael@Energy" w:date="2016-03-29T15:34:00Z"/>
                <w:rFonts w:ascii="Calibri" w:hAnsi="Calibri"/>
                <w:sz w:val="18"/>
                <w:szCs w:val="18"/>
              </w:rPr>
            </w:pPr>
            <w:del w:id="93" w:author="Shewmaker, Michael@Energy" w:date="2016-03-29T15:34:00Z">
              <w:r w:rsidRPr="00305DBA" w:rsidDel="00F03834">
                <w:rPr>
                  <w:rFonts w:ascii="Calibri" w:hAnsi="Calibri"/>
                  <w:sz w:val="18"/>
                  <w:szCs w:val="18"/>
                </w:rPr>
                <w:delText>HVAC Supply and return register dampers shall be fully open.</w:delText>
              </w:r>
            </w:del>
          </w:p>
        </w:tc>
      </w:tr>
      <w:tr w:rsidR="00283036" w:rsidRPr="00305DBA" w:rsidDel="00F03834" w14:paraId="0B5E0AD2" w14:textId="5F1E9A7A" w:rsidTr="000F7B25">
        <w:trPr>
          <w:del w:id="94" w:author="Shewmaker, Michael@Energy" w:date="2016-03-29T15:34:00Z"/>
        </w:trPr>
        <w:tc>
          <w:tcPr>
            <w:tcW w:w="590" w:type="dxa"/>
            <w:vAlign w:val="center"/>
          </w:tcPr>
          <w:p w14:paraId="0B5E0AD0" w14:textId="60AD199B" w:rsidR="00283036" w:rsidRPr="00305DBA" w:rsidDel="00F03834" w:rsidRDefault="00283036" w:rsidP="000F7B2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95" w:author="Shewmaker, Michael@Energy" w:date="2016-03-29T15:34:00Z"/>
                <w:rFonts w:ascii="Calibri" w:hAnsi="Calibri"/>
                <w:sz w:val="18"/>
                <w:szCs w:val="18"/>
              </w:rPr>
            </w:pPr>
            <w:del w:id="96" w:author="Shewmaker, Michael@Energy" w:date="2016-03-29T15:34:00Z">
              <w:r w:rsidDel="00F03834">
                <w:rPr>
                  <w:rFonts w:ascii="Calibri" w:hAnsi="Calibri"/>
                  <w:sz w:val="18"/>
                  <w:szCs w:val="18"/>
                </w:rPr>
                <w:delText>0</w:delText>
              </w:r>
              <w:r w:rsidRPr="00305DBA" w:rsidDel="00F03834">
                <w:rPr>
                  <w:rFonts w:ascii="Calibri" w:hAnsi="Calibri"/>
                  <w:sz w:val="18"/>
                  <w:szCs w:val="18"/>
                </w:rPr>
                <w:delText>3</w:delText>
              </w:r>
            </w:del>
          </w:p>
        </w:tc>
        <w:tc>
          <w:tcPr>
            <w:tcW w:w="10430" w:type="dxa"/>
            <w:vAlign w:val="center"/>
          </w:tcPr>
          <w:p w14:paraId="0B5E0AD1" w14:textId="315D309C" w:rsidR="00283036" w:rsidRPr="00305DBA" w:rsidDel="00F03834" w:rsidRDefault="00283036" w:rsidP="000F7B25">
            <w:pPr>
              <w:shd w:val="clear" w:color="auto" w:fill="FFFFFF"/>
              <w:rPr>
                <w:del w:id="97" w:author="Shewmaker, Michael@Energy" w:date="2016-03-29T15:34:00Z"/>
                <w:rFonts w:ascii="Calibri" w:hAnsi="Calibri"/>
                <w:sz w:val="18"/>
                <w:szCs w:val="18"/>
              </w:rPr>
            </w:pPr>
            <w:del w:id="98" w:author="Shewmaker, Michael@Energy" w:date="2016-03-29T15:34:00Z">
              <w:r w:rsidRPr="00305DBA" w:rsidDel="00F03834">
                <w:rPr>
                  <w:rFonts w:ascii="Calibri" w:hAnsi="Calibr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283036" w:rsidRPr="00305DBA" w:rsidDel="00F03834" w14:paraId="0B5E0AD5" w14:textId="77127DFB" w:rsidTr="000F7B25">
        <w:trPr>
          <w:del w:id="99" w:author="Shewmaker, Michael@Energy" w:date="2016-03-29T15:34:00Z"/>
        </w:trPr>
        <w:tc>
          <w:tcPr>
            <w:tcW w:w="590" w:type="dxa"/>
            <w:vAlign w:val="center"/>
          </w:tcPr>
          <w:p w14:paraId="0B5E0AD3" w14:textId="132ADCC5" w:rsidR="00283036" w:rsidRPr="00305DBA" w:rsidDel="00F03834" w:rsidRDefault="00283036" w:rsidP="000F7B2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0" w:author="Shewmaker, Michael@Energy" w:date="2016-03-29T15:34:00Z"/>
                <w:rFonts w:ascii="Calibri" w:hAnsi="Calibri"/>
                <w:sz w:val="18"/>
                <w:szCs w:val="18"/>
              </w:rPr>
            </w:pPr>
            <w:del w:id="101" w:author="Shewmaker, Michael@Energy" w:date="2016-03-29T15:34:00Z">
              <w:r w:rsidDel="00F03834">
                <w:rPr>
                  <w:rFonts w:ascii="Calibri" w:hAnsi="Calibri"/>
                  <w:sz w:val="18"/>
                  <w:szCs w:val="18"/>
                </w:rPr>
                <w:delText>0</w:delText>
              </w:r>
              <w:r w:rsidRPr="00305DBA" w:rsidDel="00F03834">
                <w:rPr>
                  <w:rFonts w:ascii="Calibri" w:hAnsi="Calibri"/>
                  <w:sz w:val="18"/>
                  <w:szCs w:val="18"/>
                </w:rPr>
                <w:delText>4</w:delText>
              </w:r>
            </w:del>
          </w:p>
        </w:tc>
        <w:tc>
          <w:tcPr>
            <w:tcW w:w="10430" w:type="dxa"/>
            <w:vAlign w:val="center"/>
          </w:tcPr>
          <w:p w14:paraId="0B5E0AD4" w14:textId="1486164E" w:rsidR="00283036" w:rsidRPr="00305DBA" w:rsidDel="00F03834" w:rsidRDefault="00283036" w:rsidP="000F7B25">
            <w:pPr>
              <w:autoSpaceDE w:val="0"/>
              <w:autoSpaceDN w:val="0"/>
              <w:adjustRightInd w:val="0"/>
              <w:rPr>
                <w:del w:id="102" w:author="Shewmaker, Michael@Energy" w:date="2016-03-29T15:34:00Z"/>
                <w:rFonts w:ascii="Calibri" w:hAnsi="Calibri"/>
                <w:sz w:val="18"/>
                <w:szCs w:val="18"/>
              </w:rPr>
            </w:pPr>
            <w:del w:id="103" w:author="Shewmaker, Michael@Energy" w:date="2016-03-29T15:34:00Z">
              <w:r w:rsidRPr="00305DBA" w:rsidDel="00F03834">
                <w:rPr>
                  <w:rFonts w:ascii="Calibri" w:hAnsi="Calibri"/>
                  <w:sz w:val="18"/>
                  <w:szCs w:val="18"/>
                </w:rPr>
                <w:delText xml:space="preserve">Continuously operated ventilation devices like energy recovery ventilators may be sealed.  </w:delText>
              </w:r>
            </w:del>
          </w:p>
        </w:tc>
      </w:tr>
      <w:tr w:rsidR="00283036" w:rsidRPr="00305DBA" w:rsidDel="00F03834" w14:paraId="0B5E0AD8" w14:textId="41A75E8E" w:rsidTr="000F7B25">
        <w:trPr>
          <w:del w:id="104" w:author="Shewmaker, Michael@Energy" w:date="2016-03-29T15:34:00Z"/>
        </w:trPr>
        <w:tc>
          <w:tcPr>
            <w:tcW w:w="590" w:type="dxa"/>
            <w:vAlign w:val="center"/>
          </w:tcPr>
          <w:p w14:paraId="0B5E0AD6" w14:textId="3C7970E7" w:rsidR="00283036" w:rsidRPr="00305DBA" w:rsidDel="00F03834" w:rsidRDefault="00283036" w:rsidP="000F7B2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5" w:author="Shewmaker, Michael@Energy" w:date="2016-03-29T15:34:00Z"/>
                <w:rFonts w:ascii="Calibri" w:hAnsi="Calibri"/>
                <w:sz w:val="18"/>
                <w:szCs w:val="18"/>
              </w:rPr>
            </w:pPr>
            <w:del w:id="106" w:author="Shewmaker, Michael@Energy" w:date="2016-03-29T15:34:00Z">
              <w:r w:rsidDel="00F03834">
                <w:rPr>
                  <w:rFonts w:ascii="Calibri" w:hAnsi="Calibri"/>
                  <w:sz w:val="18"/>
                  <w:szCs w:val="18"/>
                </w:rPr>
                <w:delText>0</w:delText>
              </w:r>
              <w:r w:rsidRPr="00305DBA" w:rsidDel="00F03834">
                <w:rPr>
                  <w:rFonts w:ascii="Calibri" w:hAnsi="Calibri"/>
                  <w:sz w:val="18"/>
                  <w:szCs w:val="18"/>
                </w:rPr>
                <w:delText>5</w:delText>
              </w:r>
            </w:del>
          </w:p>
        </w:tc>
        <w:tc>
          <w:tcPr>
            <w:tcW w:w="10430" w:type="dxa"/>
            <w:vAlign w:val="center"/>
          </w:tcPr>
          <w:p w14:paraId="0B5E0AD7" w14:textId="13A1CFA3" w:rsidR="00283036" w:rsidRPr="00305DBA" w:rsidDel="00F03834" w:rsidRDefault="00283036" w:rsidP="000F7B25">
            <w:pPr>
              <w:autoSpaceDE w:val="0"/>
              <w:autoSpaceDN w:val="0"/>
              <w:adjustRightInd w:val="0"/>
              <w:rPr>
                <w:del w:id="107" w:author="Shewmaker, Michael@Energy" w:date="2016-03-29T15:34:00Z"/>
                <w:rFonts w:ascii="Calibri" w:hAnsi="Calibri"/>
                <w:sz w:val="18"/>
                <w:szCs w:val="18"/>
              </w:rPr>
            </w:pPr>
            <w:del w:id="108" w:author="Shewmaker, Michael@Energy" w:date="2016-03-29T15:34:00Z">
              <w:r w:rsidRPr="00305DBA" w:rsidDel="00F03834">
                <w:rPr>
                  <w:rFonts w:ascii="Calibri" w:hAnsi="Calibri"/>
                  <w:sz w:val="18"/>
                  <w:szCs w:val="18"/>
                </w:rPr>
                <w:delText>Multifamily – Each dwelling unit must be tested individually and shown to meet the leakage requirements.  Pressurization of the adjacent dwelling units while conducting this test is not allowed.</w:delText>
              </w:r>
            </w:del>
          </w:p>
        </w:tc>
      </w:tr>
      <w:tr w:rsidR="00283036" w:rsidRPr="00317238" w:rsidDel="00F03834" w14:paraId="0B5E0ADA" w14:textId="3455D5B5" w:rsidTr="000F7B25">
        <w:trPr>
          <w:del w:id="109" w:author="Shewmaker, Michael@Energy" w:date="2016-03-29T15:34:00Z"/>
        </w:trPr>
        <w:tc>
          <w:tcPr>
            <w:tcW w:w="11020" w:type="dxa"/>
            <w:gridSpan w:val="2"/>
            <w:vAlign w:val="center"/>
          </w:tcPr>
          <w:p w14:paraId="0B5E0AD9" w14:textId="7CF09374" w:rsidR="00CA53CB" w:rsidDel="00F03834" w:rsidRDefault="00283036">
            <w:pPr>
              <w:autoSpaceDE w:val="0"/>
              <w:autoSpaceDN w:val="0"/>
              <w:adjustRightInd w:val="0"/>
              <w:rPr>
                <w:del w:id="110" w:author="Shewmaker, Michael@Energy" w:date="2016-03-29T15:34:00Z"/>
                <w:rFonts w:ascii="Calibri" w:hAnsi="Calibri"/>
                <w:sz w:val="18"/>
                <w:szCs w:val="18"/>
              </w:rPr>
            </w:pPr>
            <w:del w:id="111" w:author="Shewmaker, Michael@Energy" w:date="2016-03-29T15:34:00Z">
              <w:r w:rsidDel="00F03834">
                <w:rPr>
                  <w:rFonts w:ascii="Calibri" w:hAnsi="Calibri"/>
                  <w:b/>
                  <w:sz w:val="18"/>
                  <w:szCs w:val="18"/>
                </w:rPr>
                <w:delText>The responsible person’s signature on this compliance document affirms that all applicable requirements in this table have been met</w:delText>
              </w:r>
              <w:r w:rsidR="00A54AC9" w:rsidDel="00F03834">
                <w:rPr>
                  <w:rFonts w:ascii="Calibri" w:hAnsi="Calibri"/>
                  <w:b/>
                  <w:sz w:val="18"/>
                  <w:szCs w:val="18"/>
                </w:rPr>
                <w:delText>.</w:delText>
              </w:r>
            </w:del>
          </w:p>
        </w:tc>
      </w:tr>
    </w:tbl>
    <w:p w14:paraId="0B5E0ADB" w14:textId="77777777" w:rsidR="00283036" w:rsidRDefault="00283036"/>
    <w:p w14:paraId="0B5E0ADC" w14:textId="77777777" w:rsidR="00283036" w:rsidRDefault="00283036"/>
    <w:p w14:paraId="0B5E0ADD" w14:textId="77777777" w:rsidR="00CD10AA" w:rsidRPr="00807631" w:rsidRDefault="00CD10AA">
      <w:pPr>
        <w:sectPr w:rsidR="00CD10AA" w:rsidRPr="00807631" w:rsidSect="003C523E">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pPr>
    </w:p>
    <w:p w14:paraId="0B5E0ADE" w14:textId="77777777" w:rsidR="00CD10AA" w:rsidRPr="00F51431" w:rsidRDefault="00CD10AA" w:rsidP="002E437C">
      <w:pPr>
        <w:autoSpaceDE w:val="0"/>
        <w:autoSpaceDN w:val="0"/>
        <w:adjustRightInd w:val="0"/>
        <w:jc w:val="both"/>
        <w:rPr>
          <w:rFonts w:ascii="Calibri" w:hAnsi="Calibri"/>
          <w:sz w:val="18"/>
          <w:szCs w:val="18"/>
        </w:rPr>
      </w:pPr>
    </w:p>
    <w:sectPr w:rsidR="00CD10AA" w:rsidRPr="00F51431" w:rsidSect="002751DF">
      <w:headerReference w:type="even" r:id="rId22"/>
      <w:headerReference w:type="default" r:id="rId23"/>
      <w:footerReference w:type="default" r:id="rId24"/>
      <w:headerReference w:type="first" r:id="rId25"/>
      <w:type w:val="continuous"/>
      <w:pgSz w:w="12240" w:h="15840" w:code="1"/>
      <w:pgMar w:top="720" w:right="720" w:bottom="720" w:left="720" w:header="720" w:footer="576"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769E56" w14:textId="77777777" w:rsidR="00E4266A" w:rsidRDefault="00E4266A">
      <w:r>
        <w:separator/>
      </w:r>
    </w:p>
  </w:endnote>
  <w:endnote w:type="continuationSeparator" w:id="0">
    <w:p w14:paraId="42E32FE9" w14:textId="77777777" w:rsidR="00E4266A" w:rsidRDefault="00E4266A">
      <w:r>
        <w:continuationSeparator/>
      </w:r>
    </w:p>
  </w:endnote>
  <w:endnote w:type="continuationNotice" w:id="1">
    <w:p w14:paraId="602BF2A9" w14:textId="77777777" w:rsidR="00E4266A" w:rsidRDefault="00E426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1C1082" w14:textId="77777777" w:rsidR="008305D3" w:rsidRDefault="008305D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E0AF6" w14:textId="77777777" w:rsidR="00E4266A" w:rsidRPr="00807631" w:rsidRDefault="00E4266A" w:rsidP="00AB50D4">
    <w:pPr>
      <w:pStyle w:val="Style7"/>
      <w:rPr>
        <w:b w:val="0"/>
        <w:i w:val="0"/>
      </w:rPr>
    </w:pPr>
    <w:r w:rsidRPr="00807631">
      <w:rPr>
        <w:b w:val="0"/>
        <w:i w:val="0"/>
      </w:rPr>
      <w:t xml:space="preserve">Registration Number:                                                           Registration Date/Time:                                           HERS Provider:                       </w:t>
    </w:r>
  </w:p>
  <w:p w14:paraId="0B5E0AF7" w14:textId="7CA26D6B" w:rsidR="00E4266A" w:rsidRPr="00807631" w:rsidRDefault="00E4266A" w:rsidP="00AB50D4">
    <w:pPr>
      <w:pStyle w:val="Style7"/>
      <w:rPr>
        <w:b w:val="0"/>
        <w:i w:val="0"/>
      </w:rPr>
    </w:pPr>
    <w:r w:rsidRPr="00807631">
      <w:rPr>
        <w:b w:val="0"/>
        <w:i w:val="0"/>
      </w:rPr>
      <w:t>CA Building Energy Efficiency Standards - 201</w:t>
    </w:r>
    <w:r>
      <w:rPr>
        <w:b w:val="0"/>
        <w:i w:val="0"/>
      </w:rPr>
      <w:t>6</w:t>
    </w:r>
    <w:r w:rsidRPr="00807631">
      <w:rPr>
        <w:b w:val="0"/>
        <w:i w:val="0"/>
      </w:rPr>
      <w:t xml:space="preserve"> Residential Compliance</w:t>
    </w:r>
    <w:r w:rsidRPr="00807631">
      <w:rPr>
        <w:b w:val="0"/>
        <w:i w:val="0"/>
      </w:rPr>
      <w:tab/>
    </w:r>
    <w:del w:id="47" w:author="Shewmaker, Michael@Energy" w:date="2016-03-29T15:33:00Z">
      <w:r w:rsidDel="00F03834">
        <w:rPr>
          <w:b w:val="0"/>
          <w:i w:val="0"/>
        </w:rPr>
        <w:delText xml:space="preserve">January </w:delText>
      </w:r>
    </w:del>
    <w:ins w:id="48" w:author="Shewmaker, Michael@Energy" w:date="2016-09-29T14:00:00Z">
      <w:r w:rsidR="008305D3">
        <w:rPr>
          <w:b w:val="0"/>
          <w:i w:val="0"/>
        </w:rPr>
        <w:t>September</w:t>
      </w:r>
    </w:ins>
    <w:ins w:id="49" w:author="Shewmaker, Michael@Energy" w:date="2016-03-29T15:33:00Z">
      <w:r>
        <w:rPr>
          <w:b w:val="0"/>
          <w:i w:val="0"/>
        </w:rPr>
        <w:t xml:space="preserve"> </w:t>
      </w:r>
    </w:ins>
    <w:r>
      <w:rPr>
        <w:b w:val="0"/>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A07CF" w14:textId="77777777" w:rsidR="008305D3" w:rsidRDefault="008305D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E0B01" w14:textId="3D67A9D2" w:rsidR="00E4266A" w:rsidRPr="00AB50D4" w:rsidRDefault="00E4266A" w:rsidP="00AB50D4">
    <w:pPr>
      <w:pStyle w:val="Footer"/>
      <w:rPr>
        <w:b/>
      </w:rPr>
    </w:pPr>
    <w:r w:rsidRPr="00AB50D4">
      <w:t>CA Building Energy Efficiency Standards - 201</w:t>
    </w:r>
    <w:r>
      <w:t>6</w:t>
    </w:r>
    <w:r w:rsidRPr="00AB50D4">
      <w:t xml:space="preserve"> Residential Compliance</w:t>
    </w:r>
    <w:r w:rsidRPr="00AB50D4">
      <w:tab/>
    </w:r>
    <w:del w:id="63" w:author="Shewmaker, Michael@Energy" w:date="2016-03-29T15:33:00Z">
      <w:r w:rsidDel="00F03834">
        <w:delText xml:space="preserve">January </w:delText>
      </w:r>
    </w:del>
    <w:ins w:id="64" w:author="Shewmaker, Michael@Energy" w:date="2016-09-29T14:01:00Z">
      <w:r w:rsidR="008305D3">
        <w:t>September</w:t>
      </w:r>
    </w:ins>
    <w:bookmarkStart w:id="65" w:name="_GoBack"/>
    <w:bookmarkEnd w:id="65"/>
    <w:ins w:id="66" w:author="Shewmaker, Michael@Energy" w:date="2016-03-29T15:33:00Z">
      <w:r>
        <w:t xml:space="preserve"> </w:t>
      </w:r>
    </w:ins>
    <w:r>
      <w:t>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E0B0E" w14:textId="77777777" w:rsidR="00E4266A" w:rsidRPr="002751DF" w:rsidRDefault="00E4266A" w:rsidP="00AB50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3C8AF4" w14:textId="77777777" w:rsidR="00E4266A" w:rsidRDefault="00E4266A">
      <w:r>
        <w:separator/>
      </w:r>
    </w:p>
  </w:footnote>
  <w:footnote w:type="continuationSeparator" w:id="0">
    <w:p w14:paraId="699368EA" w14:textId="77777777" w:rsidR="00E4266A" w:rsidRDefault="00E4266A">
      <w:r>
        <w:continuationSeparator/>
      </w:r>
    </w:p>
  </w:footnote>
  <w:footnote w:type="continuationNotice" w:id="1">
    <w:p w14:paraId="6C2E99F6" w14:textId="77777777" w:rsidR="00E4266A" w:rsidRDefault="00E4266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E0AE3" w14:textId="77777777" w:rsidR="00E4266A" w:rsidRDefault="008305D3">
    <w:pPr>
      <w:pStyle w:val="Header"/>
    </w:pPr>
    <w:r>
      <w:rPr>
        <w:noProof/>
      </w:rPr>
      <w:pict w14:anchorId="0B5E0B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57" o:spid="_x0000_s2049"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E0AE4" w14:textId="053C163E" w:rsidR="00E4266A" w:rsidRPr="007770C5" w:rsidRDefault="00E4266A" w:rsidP="00A406AC">
    <w:pPr>
      <w:suppressAutoHyphens/>
      <w:ind w:left="-90"/>
      <w:rPr>
        <w:rFonts w:ascii="Arial" w:hAnsi="Arial" w:cs="Arial"/>
        <w:sz w:val="14"/>
        <w:szCs w:val="14"/>
      </w:rPr>
    </w:pPr>
    <w:r>
      <w:rPr>
        <w:noProof/>
      </w:rPr>
      <w:drawing>
        <wp:anchor distT="0" distB="0" distL="114300" distR="114300" simplePos="0" relativeHeight="251658252" behindDoc="0" locked="0" layoutInCell="1" allowOverlap="1" wp14:anchorId="0B5E0B11" wp14:editId="4EA0F72B">
          <wp:simplePos x="0" y="0"/>
          <wp:positionH relativeFrom="margin">
            <wp:posOffset>6632575</wp:posOffset>
          </wp:positionH>
          <wp:positionV relativeFrom="margin">
            <wp:posOffset>-1215390</wp:posOffset>
          </wp:positionV>
          <wp:extent cx="314325" cy="27559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0B5E0AE5" w14:textId="77777777" w:rsidR="00E4266A" w:rsidRPr="007770C5" w:rsidRDefault="00E4266A" w:rsidP="00A406AC">
    <w:pPr>
      <w:suppressAutoHyphens/>
      <w:ind w:left="-90"/>
      <w:rPr>
        <w:rFonts w:ascii="Arial" w:hAnsi="Arial" w:cs="Arial"/>
        <w:b/>
        <w:sz w:val="24"/>
        <w:szCs w:val="24"/>
      </w:rPr>
    </w:pPr>
    <w:r>
      <w:rPr>
        <w:rFonts w:ascii="Arial" w:hAnsi="Arial" w:cs="Arial"/>
        <w:b/>
        <w:sz w:val="24"/>
        <w:szCs w:val="24"/>
      </w:rPr>
      <w:t>BUILDING LEAKAGE WORKSHEET</w:t>
    </w:r>
  </w:p>
  <w:p w14:paraId="0B5E0AE6" w14:textId="57125B8C" w:rsidR="00E4266A" w:rsidRPr="007770C5" w:rsidRDefault="00E4266A" w:rsidP="00A406AC">
    <w:pPr>
      <w:suppressAutoHyphens/>
      <w:ind w:left="-90"/>
      <w:rPr>
        <w:rFonts w:ascii="Arial" w:hAnsi="Arial" w:cs="Arial"/>
        <w:sz w:val="14"/>
        <w:szCs w:val="14"/>
      </w:rPr>
    </w:pPr>
    <w:r>
      <w:rPr>
        <w:rFonts w:ascii="Arial" w:hAnsi="Arial" w:cs="Arial"/>
        <w:sz w:val="14"/>
        <w:szCs w:val="14"/>
      </w:rPr>
      <w:t>CEC-CF3R-MCH-24-H</w:t>
    </w:r>
    <w:r w:rsidRPr="007770C5">
      <w:rPr>
        <w:rFonts w:ascii="Arial" w:hAnsi="Arial" w:cs="Arial"/>
        <w:sz w:val="14"/>
        <w:szCs w:val="14"/>
      </w:rPr>
      <w:t xml:space="preserve"> (Revised </w:t>
    </w:r>
    <w:del w:id="44" w:author="Shewmaker, Michael@Energy" w:date="2016-09-29T14:00:00Z">
      <w:r w:rsidDel="008305D3">
        <w:rPr>
          <w:rFonts w:ascii="Arial" w:hAnsi="Arial" w:cs="Arial"/>
          <w:sz w:val="14"/>
          <w:szCs w:val="14"/>
        </w:rPr>
        <w:delText>0</w:delText>
      </w:r>
    </w:del>
    <w:del w:id="45" w:author="Shewmaker, Michael@Energy" w:date="2016-03-29T15:33:00Z">
      <w:r w:rsidDel="00F03834">
        <w:rPr>
          <w:rFonts w:ascii="Arial" w:hAnsi="Arial" w:cs="Arial"/>
          <w:sz w:val="14"/>
          <w:szCs w:val="14"/>
        </w:rPr>
        <w:delText>1</w:delText>
      </w:r>
    </w:del>
    <w:ins w:id="46" w:author="Shewmaker, Michael@Energy" w:date="2016-09-29T14:00:00Z">
      <w:r w:rsidR="008305D3">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E4266A" w:rsidRPr="00F85124" w14:paraId="0B5E0AE9" w14:textId="77777777" w:rsidTr="00A406AC">
      <w:trPr>
        <w:cantSplit/>
        <w:trHeight w:val="288"/>
      </w:trPr>
      <w:tc>
        <w:tcPr>
          <w:tcW w:w="3877" w:type="pct"/>
          <w:gridSpan w:val="2"/>
          <w:tcBorders>
            <w:right w:val="nil"/>
          </w:tcBorders>
          <w:vAlign w:val="center"/>
        </w:tcPr>
        <w:p w14:paraId="0B5E0AE7" w14:textId="77777777" w:rsidR="00E4266A" w:rsidRPr="00D504F3" w:rsidRDefault="008305D3" w:rsidP="00AB22CE">
          <w:pPr>
            <w:pStyle w:val="Heading1"/>
            <w:rPr>
              <w:rFonts w:ascii="Calibri" w:hAnsi="Calibri"/>
              <w:b w:val="0"/>
              <w:bCs/>
              <w:sz w:val="20"/>
            </w:rPr>
          </w:pPr>
          <w:r>
            <w:rPr>
              <w:noProof/>
            </w:rPr>
            <w:pict w14:anchorId="0B5E0B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58" o:spid="_x0000_s2051" type="#_x0000_t75" style="position:absolute;margin-left:0;margin-top:0;width:10in;height:540pt;z-index:-251658238;mso-position-horizontal:center;mso-position-horizontal-relative:margin;mso-position-vertical:center;mso-position-vertical-relative:margin" o:allowincell="f">
                <v:imagedata r:id="rId2" o:title="" gain="19661f" blacklevel="22938f"/>
                <w10:wrap anchorx="margin" anchory="margin"/>
              </v:shape>
            </w:pict>
          </w:r>
          <w:r w:rsidR="00E4266A" w:rsidRPr="00D504F3">
            <w:rPr>
              <w:rFonts w:ascii="Calibri" w:hAnsi="Calibri"/>
              <w:b w:val="0"/>
              <w:bCs/>
              <w:sz w:val="20"/>
            </w:rPr>
            <w:t>CERTIFICATE OF INSTALLATION</w:t>
          </w:r>
        </w:p>
      </w:tc>
      <w:tc>
        <w:tcPr>
          <w:tcW w:w="1123" w:type="pct"/>
          <w:tcBorders>
            <w:left w:val="nil"/>
          </w:tcBorders>
          <w:tcMar>
            <w:left w:w="115" w:type="dxa"/>
            <w:right w:w="115" w:type="dxa"/>
          </w:tcMar>
          <w:vAlign w:val="center"/>
        </w:tcPr>
        <w:p w14:paraId="0B5E0AE8" w14:textId="77777777" w:rsidR="00E4266A" w:rsidRPr="00D504F3" w:rsidRDefault="00E4266A" w:rsidP="00283036">
          <w:pPr>
            <w:pStyle w:val="Heading1"/>
            <w:jc w:val="right"/>
            <w:rPr>
              <w:rFonts w:ascii="Calibri" w:hAnsi="Calibri"/>
              <w:b w:val="0"/>
              <w:bCs/>
              <w:sz w:val="20"/>
            </w:rPr>
          </w:pPr>
          <w:r w:rsidRPr="00D504F3">
            <w:rPr>
              <w:rFonts w:ascii="Calibri" w:hAnsi="Calibri"/>
              <w:b w:val="0"/>
              <w:bCs/>
              <w:sz w:val="20"/>
            </w:rPr>
            <w:t>CF</w:t>
          </w:r>
          <w:r>
            <w:rPr>
              <w:rFonts w:ascii="Calibri" w:hAnsi="Calibri"/>
              <w:b w:val="0"/>
              <w:bCs/>
              <w:sz w:val="20"/>
            </w:rPr>
            <w:t>3</w:t>
          </w:r>
          <w:r w:rsidRPr="00D504F3">
            <w:rPr>
              <w:rFonts w:ascii="Calibri" w:hAnsi="Calibri"/>
              <w:b w:val="0"/>
              <w:bCs/>
              <w:sz w:val="20"/>
            </w:rPr>
            <w:t>R-</w:t>
          </w:r>
          <w:r>
            <w:rPr>
              <w:rFonts w:ascii="Calibri" w:hAnsi="Calibri"/>
              <w:b w:val="0"/>
              <w:bCs/>
              <w:sz w:val="20"/>
            </w:rPr>
            <w:t>MCH</w:t>
          </w:r>
          <w:r w:rsidRPr="00D504F3">
            <w:rPr>
              <w:rFonts w:ascii="Calibri" w:hAnsi="Calibri"/>
              <w:b w:val="0"/>
              <w:bCs/>
              <w:sz w:val="20"/>
            </w:rPr>
            <w:t>-2</w:t>
          </w:r>
          <w:r>
            <w:rPr>
              <w:rFonts w:ascii="Calibri" w:hAnsi="Calibri"/>
              <w:b w:val="0"/>
              <w:bCs/>
              <w:sz w:val="20"/>
            </w:rPr>
            <w:t>4</w:t>
          </w:r>
          <w:r w:rsidRPr="00D504F3">
            <w:rPr>
              <w:rFonts w:ascii="Calibri" w:hAnsi="Calibri"/>
              <w:b w:val="0"/>
              <w:bCs/>
              <w:sz w:val="20"/>
            </w:rPr>
            <w:t>-H</w:t>
          </w:r>
        </w:p>
      </w:tc>
    </w:tr>
    <w:tr w:rsidR="00E4266A" w:rsidRPr="00F85124" w14:paraId="0B5E0AEC" w14:textId="77777777" w:rsidTr="00AB22CE">
      <w:trPr>
        <w:cantSplit/>
        <w:trHeight w:val="288"/>
      </w:trPr>
      <w:tc>
        <w:tcPr>
          <w:tcW w:w="2500" w:type="pct"/>
          <w:tcBorders>
            <w:right w:val="nil"/>
          </w:tcBorders>
        </w:tcPr>
        <w:p w14:paraId="0B5E0AEA" w14:textId="77777777" w:rsidR="00E4266A" w:rsidRPr="00F85124" w:rsidRDefault="00E4266A" w:rsidP="00A54F55">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w:t>
          </w:r>
        </w:p>
      </w:tc>
      <w:tc>
        <w:tcPr>
          <w:tcW w:w="2500" w:type="pct"/>
          <w:gridSpan w:val="2"/>
          <w:tcBorders>
            <w:left w:val="nil"/>
          </w:tcBorders>
        </w:tcPr>
        <w:p w14:paraId="0B5E0AEB" w14:textId="77777777" w:rsidR="00E4266A" w:rsidRPr="00F85124" w:rsidRDefault="00E4266A" w:rsidP="00AB22C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305D3">
            <w:rPr>
              <w:rFonts w:ascii="Calibri" w:hAnsi="Calibri"/>
              <w:bCs/>
              <w:noProof/>
            </w:rPr>
            <w:t>4</w:t>
          </w:r>
          <w:r w:rsidRPr="00E32371">
            <w:rPr>
              <w:rFonts w:ascii="Calibri" w:hAnsi="Calibri"/>
              <w:bCs/>
            </w:rPr>
            <w:fldChar w:fldCharType="end"/>
          </w:r>
          <w:r w:rsidRPr="00F85124">
            <w:rPr>
              <w:rFonts w:ascii="Calibri" w:hAnsi="Calibri"/>
              <w:bCs/>
            </w:rPr>
            <w:t xml:space="preserve"> of </w:t>
          </w:r>
          <w:r w:rsidR="008305D3">
            <w:fldChar w:fldCharType="begin"/>
          </w:r>
          <w:r w:rsidR="008305D3">
            <w:instrText xml:space="preserve"> SECTIONPAGES   \* MERGEFORMAT </w:instrText>
          </w:r>
          <w:r w:rsidR="008305D3">
            <w:fldChar w:fldCharType="separate"/>
          </w:r>
          <w:r w:rsidR="008305D3" w:rsidRPr="008305D3">
            <w:rPr>
              <w:rFonts w:ascii="Calibri" w:hAnsi="Calibri"/>
              <w:bCs/>
              <w:noProof/>
            </w:rPr>
            <w:t>4</w:t>
          </w:r>
          <w:r w:rsidR="008305D3">
            <w:rPr>
              <w:rFonts w:ascii="Calibri" w:hAnsi="Calibri"/>
              <w:bCs/>
              <w:noProof/>
            </w:rPr>
            <w:fldChar w:fldCharType="end"/>
          </w:r>
          <w:r w:rsidRPr="00F85124">
            <w:rPr>
              <w:rFonts w:ascii="Calibri" w:hAnsi="Calibri"/>
              <w:bCs/>
            </w:rPr>
            <w:t>)</w:t>
          </w:r>
        </w:p>
      </w:tc>
    </w:tr>
    <w:tr w:rsidR="00E4266A" w:rsidRPr="00F85124" w14:paraId="0B5E0AF0" w14:textId="77777777" w:rsidTr="00A406AC">
      <w:trPr>
        <w:cantSplit/>
        <w:trHeight w:val="288"/>
      </w:trPr>
      <w:tc>
        <w:tcPr>
          <w:tcW w:w="0" w:type="auto"/>
        </w:tcPr>
        <w:p w14:paraId="0B5E0AED" w14:textId="77777777" w:rsidR="00E4266A" w:rsidRPr="00F85124" w:rsidRDefault="00E4266A" w:rsidP="00AB22CE">
          <w:pPr>
            <w:rPr>
              <w:rFonts w:ascii="Calibri" w:hAnsi="Calibri"/>
              <w:sz w:val="12"/>
              <w:szCs w:val="12"/>
            </w:rPr>
          </w:pPr>
          <w:r w:rsidRPr="00F85124">
            <w:rPr>
              <w:rFonts w:ascii="Calibri" w:hAnsi="Calibri"/>
              <w:sz w:val="12"/>
              <w:szCs w:val="12"/>
            </w:rPr>
            <w:t>Project Name:</w:t>
          </w:r>
        </w:p>
      </w:tc>
      <w:tc>
        <w:tcPr>
          <w:tcW w:w="1377" w:type="pct"/>
        </w:tcPr>
        <w:p w14:paraId="0B5E0AEE" w14:textId="77777777" w:rsidR="00E4266A" w:rsidRPr="00F85124" w:rsidRDefault="00E4266A" w:rsidP="00AB22CE">
          <w:pPr>
            <w:rPr>
              <w:rFonts w:ascii="Calibri" w:hAnsi="Calibri"/>
              <w:sz w:val="12"/>
              <w:szCs w:val="12"/>
            </w:rPr>
          </w:pPr>
          <w:r w:rsidRPr="00F85124">
            <w:rPr>
              <w:rFonts w:ascii="Calibri" w:hAnsi="Calibri"/>
              <w:sz w:val="12"/>
              <w:szCs w:val="12"/>
            </w:rPr>
            <w:t>Enforcement Agency:</w:t>
          </w:r>
        </w:p>
      </w:tc>
      <w:tc>
        <w:tcPr>
          <w:tcW w:w="1123" w:type="pct"/>
        </w:tcPr>
        <w:p w14:paraId="0B5E0AEF" w14:textId="77777777" w:rsidR="00E4266A" w:rsidRPr="00F85124" w:rsidRDefault="00E4266A" w:rsidP="00AB22CE">
          <w:pPr>
            <w:rPr>
              <w:rFonts w:ascii="Calibri" w:hAnsi="Calibri"/>
              <w:sz w:val="12"/>
              <w:szCs w:val="12"/>
            </w:rPr>
          </w:pPr>
          <w:r w:rsidRPr="00F85124">
            <w:rPr>
              <w:rFonts w:ascii="Calibri" w:hAnsi="Calibri"/>
              <w:sz w:val="12"/>
              <w:szCs w:val="12"/>
            </w:rPr>
            <w:t>Permit Number:</w:t>
          </w:r>
        </w:p>
      </w:tc>
    </w:tr>
    <w:tr w:rsidR="00E4266A" w:rsidRPr="00F85124" w14:paraId="0B5E0AF4" w14:textId="77777777" w:rsidTr="00A406AC">
      <w:trPr>
        <w:cantSplit/>
        <w:trHeight w:val="288"/>
      </w:trPr>
      <w:tc>
        <w:tcPr>
          <w:tcW w:w="0" w:type="auto"/>
        </w:tcPr>
        <w:p w14:paraId="0B5E0AF1" w14:textId="77777777" w:rsidR="00E4266A" w:rsidRPr="00F85124" w:rsidRDefault="00E4266A" w:rsidP="00AB22CE">
          <w:pPr>
            <w:rPr>
              <w:rFonts w:ascii="Calibri" w:hAnsi="Calibri"/>
              <w:sz w:val="12"/>
              <w:szCs w:val="12"/>
              <w:vertAlign w:val="superscript"/>
            </w:rPr>
          </w:pPr>
          <w:r w:rsidRPr="00F85124">
            <w:rPr>
              <w:rFonts w:ascii="Calibri" w:hAnsi="Calibri"/>
              <w:sz w:val="12"/>
              <w:szCs w:val="12"/>
            </w:rPr>
            <w:t>Dwelling Address:</w:t>
          </w:r>
        </w:p>
      </w:tc>
      <w:tc>
        <w:tcPr>
          <w:tcW w:w="1377" w:type="pct"/>
        </w:tcPr>
        <w:p w14:paraId="0B5E0AF2" w14:textId="61AEEAE6" w:rsidR="00E4266A" w:rsidRPr="00F85124" w:rsidRDefault="00E4266A" w:rsidP="00AB22C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0B5E0AF3" w14:textId="0E7672F1" w:rsidR="00E4266A" w:rsidRPr="00F85124" w:rsidRDefault="00E4266A" w:rsidP="00AB22C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0B5E0AF5" w14:textId="77777777" w:rsidR="00E4266A" w:rsidRDefault="00E4266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E0AF8" w14:textId="77777777" w:rsidR="00E4266A" w:rsidRDefault="008305D3">
    <w:pPr>
      <w:pStyle w:val="Header"/>
    </w:pPr>
    <w:r>
      <w:rPr>
        <w:noProof/>
      </w:rPr>
      <w:pict w14:anchorId="0B5E0B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56" o:spid="_x0000_s2052"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E0AF9" w14:textId="77777777" w:rsidR="00E4266A" w:rsidRDefault="008305D3">
    <w:pPr>
      <w:pStyle w:val="Header"/>
    </w:pPr>
    <w:r>
      <w:rPr>
        <w:noProof/>
      </w:rPr>
      <w:pict w14:anchorId="0B5E0B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0" o:spid="_x0000_s2053"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E4266A" w:rsidRPr="00F85124" w14:paraId="0B5E0AFC" w14:textId="77777777" w:rsidTr="00AB22CE">
      <w:trPr>
        <w:cantSplit/>
        <w:trHeight w:val="288"/>
      </w:trPr>
      <w:tc>
        <w:tcPr>
          <w:tcW w:w="3877" w:type="pct"/>
          <w:gridSpan w:val="2"/>
          <w:tcBorders>
            <w:right w:val="nil"/>
          </w:tcBorders>
          <w:vAlign w:val="center"/>
        </w:tcPr>
        <w:p w14:paraId="0B5E0AFA" w14:textId="77777777" w:rsidR="00E4266A" w:rsidRPr="00D504F3" w:rsidRDefault="008305D3" w:rsidP="00AB22CE">
          <w:pPr>
            <w:pStyle w:val="Heading1"/>
            <w:rPr>
              <w:rFonts w:ascii="Calibri" w:hAnsi="Calibri"/>
              <w:b w:val="0"/>
              <w:bCs/>
              <w:sz w:val="20"/>
            </w:rPr>
          </w:pPr>
          <w:r>
            <w:rPr>
              <w:noProof/>
            </w:rPr>
            <w:pict w14:anchorId="0B5E0B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1" o:spid="_x0000_s2054"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r w:rsidR="00E4266A" w:rsidRPr="00D504F3">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0B5E0AFB" w14:textId="77777777" w:rsidR="00E4266A" w:rsidRPr="00D504F3" w:rsidRDefault="00E4266A" w:rsidP="00283036">
          <w:pPr>
            <w:pStyle w:val="Heading1"/>
            <w:jc w:val="right"/>
            <w:rPr>
              <w:rFonts w:ascii="Calibri" w:hAnsi="Calibri"/>
              <w:b w:val="0"/>
              <w:bCs/>
              <w:sz w:val="20"/>
            </w:rPr>
          </w:pPr>
          <w:r w:rsidRPr="00D504F3">
            <w:rPr>
              <w:rFonts w:ascii="Calibri" w:hAnsi="Calibri"/>
              <w:b w:val="0"/>
              <w:bCs/>
              <w:sz w:val="20"/>
            </w:rPr>
            <w:t>CF</w:t>
          </w:r>
          <w:r>
            <w:rPr>
              <w:rFonts w:ascii="Calibri" w:hAnsi="Calibri"/>
              <w:b w:val="0"/>
              <w:bCs/>
              <w:sz w:val="20"/>
            </w:rPr>
            <w:t>3</w:t>
          </w:r>
          <w:r w:rsidRPr="00D504F3">
            <w:rPr>
              <w:rFonts w:ascii="Calibri" w:hAnsi="Calibri"/>
              <w:b w:val="0"/>
              <w:bCs/>
              <w:sz w:val="20"/>
            </w:rPr>
            <w:t>R-</w:t>
          </w:r>
          <w:r>
            <w:rPr>
              <w:rFonts w:ascii="Calibri" w:hAnsi="Calibri"/>
              <w:b w:val="0"/>
              <w:bCs/>
              <w:sz w:val="20"/>
            </w:rPr>
            <w:t>MCH</w:t>
          </w:r>
          <w:r w:rsidRPr="00D504F3">
            <w:rPr>
              <w:rFonts w:ascii="Calibri" w:hAnsi="Calibri"/>
              <w:b w:val="0"/>
              <w:bCs/>
              <w:sz w:val="20"/>
            </w:rPr>
            <w:t>-2</w:t>
          </w:r>
          <w:r>
            <w:rPr>
              <w:rFonts w:ascii="Calibri" w:hAnsi="Calibri"/>
              <w:b w:val="0"/>
              <w:bCs/>
              <w:sz w:val="20"/>
            </w:rPr>
            <w:t>4</w:t>
          </w:r>
          <w:r w:rsidRPr="00D504F3">
            <w:rPr>
              <w:rFonts w:ascii="Calibri" w:hAnsi="Calibri"/>
              <w:b w:val="0"/>
              <w:bCs/>
              <w:sz w:val="20"/>
            </w:rPr>
            <w:t>-H</w:t>
          </w:r>
        </w:p>
      </w:tc>
    </w:tr>
    <w:tr w:rsidR="00E4266A" w:rsidRPr="00F85124" w14:paraId="0B5E0AFF" w14:textId="77777777" w:rsidTr="00AB22CE">
      <w:trPr>
        <w:cantSplit/>
        <w:trHeight w:val="288"/>
      </w:trPr>
      <w:tc>
        <w:tcPr>
          <w:tcW w:w="2500" w:type="pct"/>
          <w:tcBorders>
            <w:right w:val="nil"/>
          </w:tcBorders>
        </w:tcPr>
        <w:p w14:paraId="0B5E0AFD" w14:textId="77777777" w:rsidR="00E4266A" w:rsidRPr="00F85124" w:rsidRDefault="00E4266A" w:rsidP="00A54F55">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MCH-24e</w:t>
          </w:r>
        </w:p>
      </w:tc>
      <w:tc>
        <w:tcPr>
          <w:tcW w:w="2500" w:type="pct"/>
          <w:gridSpan w:val="2"/>
          <w:tcBorders>
            <w:left w:val="nil"/>
          </w:tcBorders>
        </w:tcPr>
        <w:p w14:paraId="0B5E0AFE" w14:textId="77777777" w:rsidR="00E4266A" w:rsidRPr="00F85124" w:rsidRDefault="00E4266A" w:rsidP="00AB22C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305D3">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8305D3">
            <w:fldChar w:fldCharType="begin"/>
          </w:r>
          <w:r w:rsidR="008305D3">
            <w:instrText xml:space="preserve"> SECTIONPAGES   \* MERGEFORMAT </w:instrText>
          </w:r>
          <w:r w:rsidR="008305D3">
            <w:fldChar w:fldCharType="separate"/>
          </w:r>
          <w:r w:rsidR="008305D3" w:rsidRPr="008305D3">
            <w:rPr>
              <w:rFonts w:ascii="Calibri" w:hAnsi="Calibri"/>
              <w:bCs/>
              <w:noProof/>
            </w:rPr>
            <w:t>4</w:t>
          </w:r>
          <w:r w:rsidR="008305D3">
            <w:rPr>
              <w:rFonts w:ascii="Calibri" w:hAnsi="Calibri"/>
              <w:bCs/>
              <w:noProof/>
            </w:rPr>
            <w:fldChar w:fldCharType="end"/>
          </w:r>
          <w:r w:rsidRPr="00F85124">
            <w:rPr>
              <w:rFonts w:ascii="Calibri" w:hAnsi="Calibri"/>
              <w:bCs/>
            </w:rPr>
            <w:t>)</w:t>
          </w:r>
        </w:p>
      </w:tc>
    </w:tr>
  </w:tbl>
  <w:p w14:paraId="0B5E0B00" w14:textId="77777777" w:rsidR="00E4266A" w:rsidRDefault="00E4266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E0B02" w14:textId="77777777" w:rsidR="00E4266A" w:rsidRDefault="008305D3">
    <w:pPr>
      <w:pStyle w:val="Header"/>
    </w:pPr>
    <w:r>
      <w:rPr>
        <w:noProof/>
      </w:rPr>
      <w:pict w14:anchorId="0B5E0B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59" o:spid="_x0000_s2055"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E0B03" w14:textId="77777777" w:rsidR="00E4266A" w:rsidRDefault="008305D3">
    <w:pPr>
      <w:pStyle w:val="Header"/>
    </w:pPr>
    <w:r>
      <w:rPr>
        <w:noProof/>
      </w:rPr>
      <w:pict w14:anchorId="0B5E0B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3" o:spid="_x0000_s2056"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E4266A" w:rsidRPr="00F85124" w14:paraId="0B5E0B06" w14:textId="77777777" w:rsidTr="00133105">
      <w:trPr>
        <w:cantSplit/>
        <w:trHeight w:val="288"/>
      </w:trPr>
      <w:tc>
        <w:tcPr>
          <w:tcW w:w="3877" w:type="pct"/>
          <w:gridSpan w:val="2"/>
          <w:tcBorders>
            <w:right w:val="nil"/>
          </w:tcBorders>
          <w:vAlign w:val="center"/>
        </w:tcPr>
        <w:p w14:paraId="0B5E0B04" w14:textId="77777777" w:rsidR="00E4266A" w:rsidRPr="00D504F3" w:rsidRDefault="008305D3" w:rsidP="00AB50D4">
          <w:pPr>
            <w:pStyle w:val="Heading1"/>
            <w:rPr>
              <w:rFonts w:ascii="Calibri" w:hAnsi="Calibri"/>
              <w:b w:val="0"/>
              <w:bCs/>
              <w:sz w:val="20"/>
            </w:rPr>
          </w:pPr>
          <w:r>
            <w:rPr>
              <w:noProof/>
            </w:rPr>
            <w:pict w14:anchorId="0B5E0B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4" o:spid="_x0000_s2057"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r w:rsidR="00E4266A" w:rsidRPr="00D504F3">
            <w:rPr>
              <w:rFonts w:ascii="Calibri" w:hAnsi="Calibri"/>
              <w:b w:val="0"/>
              <w:bCs/>
              <w:sz w:val="20"/>
            </w:rPr>
            <w:t>CERTIFICATE OF INSTALLATION – DATA FIELD DEFINITIONS AND CALCULATIONS</w:t>
          </w:r>
        </w:p>
      </w:tc>
      <w:tc>
        <w:tcPr>
          <w:tcW w:w="1123" w:type="pct"/>
          <w:tcBorders>
            <w:left w:val="nil"/>
          </w:tcBorders>
          <w:tcMar>
            <w:left w:w="115" w:type="dxa"/>
            <w:right w:w="115" w:type="dxa"/>
          </w:tcMar>
          <w:vAlign w:val="center"/>
        </w:tcPr>
        <w:p w14:paraId="0B5E0B05" w14:textId="77777777" w:rsidR="00E4266A" w:rsidRPr="00D504F3" w:rsidRDefault="00E4266A" w:rsidP="00283036">
          <w:pPr>
            <w:pStyle w:val="Heading1"/>
            <w:jc w:val="right"/>
            <w:rPr>
              <w:rFonts w:ascii="Calibri" w:hAnsi="Calibri"/>
              <w:b w:val="0"/>
              <w:bCs/>
              <w:sz w:val="20"/>
            </w:rPr>
          </w:pPr>
          <w:r w:rsidRPr="00D504F3">
            <w:rPr>
              <w:rFonts w:ascii="Calibri" w:hAnsi="Calibri"/>
              <w:b w:val="0"/>
              <w:bCs/>
              <w:sz w:val="20"/>
            </w:rPr>
            <w:t>CF</w:t>
          </w:r>
          <w:r>
            <w:rPr>
              <w:rFonts w:ascii="Calibri" w:hAnsi="Calibri"/>
              <w:b w:val="0"/>
              <w:bCs/>
              <w:sz w:val="20"/>
            </w:rPr>
            <w:t>3</w:t>
          </w:r>
          <w:r w:rsidRPr="00D504F3">
            <w:rPr>
              <w:rFonts w:ascii="Calibri" w:hAnsi="Calibri"/>
              <w:b w:val="0"/>
              <w:bCs/>
              <w:sz w:val="20"/>
            </w:rPr>
            <w:t>R-</w:t>
          </w:r>
          <w:r>
            <w:rPr>
              <w:rFonts w:ascii="Calibri" w:hAnsi="Calibri"/>
              <w:b w:val="0"/>
              <w:bCs/>
              <w:sz w:val="20"/>
            </w:rPr>
            <w:t>MCH</w:t>
          </w:r>
          <w:r w:rsidRPr="00D504F3">
            <w:rPr>
              <w:rFonts w:ascii="Calibri" w:hAnsi="Calibri"/>
              <w:b w:val="0"/>
              <w:bCs/>
              <w:sz w:val="20"/>
            </w:rPr>
            <w:t>-2</w:t>
          </w:r>
          <w:r>
            <w:rPr>
              <w:rFonts w:ascii="Calibri" w:hAnsi="Calibri"/>
              <w:b w:val="0"/>
              <w:bCs/>
              <w:sz w:val="20"/>
            </w:rPr>
            <w:t>4</w:t>
          </w:r>
          <w:r w:rsidRPr="00D504F3">
            <w:rPr>
              <w:rFonts w:ascii="Calibri" w:hAnsi="Calibri"/>
              <w:b w:val="0"/>
              <w:bCs/>
              <w:sz w:val="20"/>
            </w:rPr>
            <w:t>-H</w:t>
          </w:r>
        </w:p>
      </w:tc>
    </w:tr>
    <w:tr w:rsidR="00E4266A" w:rsidRPr="00F85124" w14:paraId="0B5E0B09" w14:textId="77777777" w:rsidTr="00AB22CE">
      <w:trPr>
        <w:cantSplit/>
        <w:trHeight w:val="288"/>
      </w:trPr>
      <w:tc>
        <w:tcPr>
          <w:tcW w:w="2500" w:type="pct"/>
          <w:tcBorders>
            <w:right w:val="nil"/>
          </w:tcBorders>
        </w:tcPr>
        <w:p w14:paraId="0B5E0B07" w14:textId="77777777" w:rsidR="00E4266A" w:rsidRPr="00F85124" w:rsidRDefault="00E4266A" w:rsidP="005D194F">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MCH-24e</w:t>
          </w:r>
        </w:p>
      </w:tc>
      <w:tc>
        <w:tcPr>
          <w:tcW w:w="2500" w:type="pct"/>
          <w:gridSpan w:val="2"/>
          <w:tcBorders>
            <w:left w:val="nil"/>
          </w:tcBorders>
        </w:tcPr>
        <w:p w14:paraId="0B5E0B08" w14:textId="77777777" w:rsidR="00E4266A" w:rsidRPr="00F85124" w:rsidRDefault="00E4266A" w:rsidP="00AB22C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305D3">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8305D3">
            <w:fldChar w:fldCharType="begin"/>
          </w:r>
          <w:r w:rsidR="008305D3">
            <w:instrText xml:space="preserve"> SECTIONPAGES   \* MERGEFORMAT </w:instrText>
          </w:r>
          <w:r w:rsidR="008305D3">
            <w:fldChar w:fldCharType="separate"/>
          </w:r>
          <w:r w:rsidR="008305D3" w:rsidRPr="008305D3">
            <w:rPr>
              <w:rFonts w:ascii="Calibri" w:hAnsi="Calibri"/>
              <w:bCs/>
              <w:noProof/>
            </w:rPr>
            <w:t>3</w:t>
          </w:r>
          <w:r w:rsidR="008305D3">
            <w:rPr>
              <w:rFonts w:ascii="Calibri" w:hAnsi="Calibri"/>
              <w:bCs/>
              <w:noProof/>
            </w:rPr>
            <w:fldChar w:fldCharType="end"/>
          </w:r>
          <w:r w:rsidRPr="00F85124">
            <w:rPr>
              <w:rFonts w:ascii="Calibri" w:hAnsi="Calibri"/>
              <w:bCs/>
            </w:rPr>
            <w:t>)</w:t>
          </w:r>
        </w:p>
      </w:tc>
    </w:tr>
  </w:tbl>
  <w:p w14:paraId="0B5E0B0A" w14:textId="77777777" w:rsidR="00E4266A" w:rsidRDefault="00E4266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E0B0B" w14:textId="77777777" w:rsidR="00E4266A" w:rsidRDefault="008305D3">
    <w:pPr>
      <w:pStyle w:val="Header"/>
    </w:pPr>
    <w:r>
      <w:rPr>
        <w:noProof/>
      </w:rPr>
      <w:pict w14:anchorId="0B5E0B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2" o:spid="_x0000_s2058"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E0B0C" w14:textId="77777777" w:rsidR="00E4266A" w:rsidRDefault="008305D3">
    <w:pPr>
      <w:pStyle w:val="Header"/>
    </w:pPr>
    <w:r>
      <w:rPr>
        <w:noProof/>
      </w:rPr>
      <w:pict w14:anchorId="0B5E0B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6" o:spid="_x0000_s2059" type="#_x0000_t75" style="position:absolute;margin-left:0;margin-top:0;width:10in;height:540pt;z-index:-251658230;mso-position-horizontal:center;mso-position-horizontal-relative:margin;mso-position-vertical:center;mso-position-vertical-relative:margin" o:allowincell="f">
          <v:imagedata r:id="rId1" o:title="" gain="19661f" blacklevel="22938f"/>
          <w10:wrap anchorx="margin" anchory="margin"/>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E0B0D" w14:textId="77777777" w:rsidR="00E4266A" w:rsidRDefault="008305D3">
    <w:pPr>
      <w:pStyle w:val="Header"/>
    </w:pPr>
    <w:r>
      <w:rPr>
        <w:noProof/>
      </w:rPr>
      <w:pict w14:anchorId="0B5E0B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7" o:spid="_x0000_s2060" type="#_x0000_t75" style="position:absolute;margin-left:0;margin-top:0;width:10in;height:540pt;z-index:-251658229;mso-position-horizontal:center;mso-position-horizontal-relative:margin;mso-position-vertical:center;mso-position-vertical-relative:margin" o:allowincell="f">
          <v:imagedata r:id="rId1" o:title="" gain="19661f" blacklevel="22938f"/>
          <w10:wrap anchorx="margin" anchory="margin"/>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E0B0F" w14:textId="77777777" w:rsidR="00E4266A" w:rsidRDefault="008305D3">
    <w:pPr>
      <w:pStyle w:val="Header"/>
    </w:pPr>
    <w:r>
      <w:rPr>
        <w:noProof/>
      </w:rPr>
      <w:pict w14:anchorId="0B5E0B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5" o:spid="_x0000_s2061" type="#_x0000_t75" style="position:absolute;margin-left:0;margin-top:0;width:10in;height:540pt;z-index:-251658231;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17E7264"/>
    <w:multiLevelType w:val="hybridMultilevel"/>
    <w:tmpl w:val="C4600D26"/>
    <w:lvl w:ilvl="0" w:tplc="A6E29DE0">
      <w:start w:val="1"/>
      <w:numFmt w:val="decimal"/>
      <w:lvlText w:val="%1."/>
      <w:lvlJc w:val="left"/>
      <w:pPr>
        <w:ind w:left="720" w:hanging="360"/>
      </w:pPr>
      <w:rPr>
        <w:rFonts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6B73AE4"/>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nsid w:val="0EA03408"/>
    <w:multiLevelType w:val="hybridMultilevel"/>
    <w:tmpl w:val="BE50728A"/>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6">
    <w:nsid w:val="1133086F"/>
    <w:multiLevelType w:val="hybridMultilevel"/>
    <w:tmpl w:val="2BF27206"/>
    <w:lvl w:ilvl="0" w:tplc="DEE8084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nsid w:val="15A167A6"/>
    <w:multiLevelType w:val="hybridMultilevel"/>
    <w:tmpl w:val="0F3AA7B6"/>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8">
    <w:nsid w:val="1764113D"/>
    <w:multiLevelType w:val="hybridMultilevel"/>
    <w:tmpl w:val="28AC937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1E096DD4"/>
    <w:multiLevelType w:val="hybridMultilevel"/>
    <w:tmpl w:val="07C456A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3">
    <w:nsid w:val="2A4260FF"/>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2CF741C9"/>
    <w:multiLevelType w:val="hybridMultilevel"/>
    <w:tmpl w:val="F502F378"/>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15">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6">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7">
    <w:nsid w:val="30EB7193"/>
    <w:multiLevelType w:val="hybridMultilevel"/>
    <w:tmpl w:val="5D7E3E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62E4EF6"/>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3FA609D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0">
    <w:nsid w:val="413E3597"/>
    <w:multiLevelType w:val="hybridMultilevel"/>
    <w:tmpl w:val="A46649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49CA1A5D"/>
    <w:multiLevelType w:val="hybridMultilevel"/>
    <w:tmpl w:val="6A4AF8A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3">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nsid w:val="51BD03D9"/>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52653259"/>
    <w:multiLevelType w:val="hybridMultilevel"/>
    <w:tmpl w:val="59F6C986"/>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7">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nsid w:val="639216E4"/>
    <w:multiLevelType w:val="hybridMultilevel"/>
    <w:tmpl w:val="AE964F7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1">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6CF96D91"/>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4">
    <w:nsid w:val="6FAE440A"/>
    <w:multiLevelType w:val="hybridMultilevel"/>
    <w:tmpl w:val="56FA1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nsid w:val="78E52905"/>
    <w:multiLevelType w:val="hybridMultilevel"/>
    <w:tmpl w:val="9C64290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2"/>
  </w:num>
  <w:num w:numId="14">
    <w:abstractNumId w:val="4"/>
  </w:num>
  <w:num w:numId="15">
    <w:abstractNumId w:val="23"/>
  </w:num>
  <w:num w:numId="16">
    <w:abstractNumId w:val="1"/>
  </w:num>
  <w:num w:numId="17">
    <w:abstractNumId w:val="0"/>
  </w:num>
  <w:num w:numId="18">
    <w:abstractNumId w:val="30"/>
  </w:num>
  <w:num w:numId="19">
    <w:abstractNumId w:val="11"/>
  </w:num>
  <w:num w:numId="20">
    <w:abstractNumId w:val="24"/>
  </w:num>
  <w:num w:numId="21">
    <w:abstractNumId w:val="28"/>
  </w:num>
  <w:num w:numId="22">
    <w:abstractNumId w:val="31"/>
  </w:num>
  <w:num w:numId="23">
    <w:abstractNumId w:val="9"/>
  </w:num>
  <w:num w:numId="24">
    <w:abstractNumId w:val="8"/>
  </w:num>
  <w:num w:numId="25">
    <w:abstractNumId w:val="25"/>
  </w:num>
  <w:num w:numId="26">
    <w:abstractNumId w:val="36"/>
  </w:num>
  <w:num w:numId="27">
    <w:abstractNumId w:val="26"/>
  </w:num>
  <w:num w:numId="28">
    <w:abstractNumId w:val="14"/>
  </w:num>
  <w:num w:numId="29">
    <w:abstractNumId w:val="6"/>
  </w:num>
  <w:num w:numId="30">
    <w:abstractNumId w:val="19"/>
  </w:num>
  <w:num w:numId="31">
    <w:abstractNumId w:val="5"/>
  </w:num>
  <w:num w:numId="32">
    <w:abstractNumId w:val="29"/>
  </w:num>
  <w:num w:numId="33">
    <w:abstractNumId w:val="7"/>
  </w:num>
  <w:num w:numId="34">
    <w:abstractNumId w:val="33"/>
  </w:num>
  <w:num w:numId="35">
    <w:abstractNumId w:val="16"/>
  </w:num>
  <w:num w:numId="36">
    <w:abstractNumId w:val="35"/>
  </w:num>
  <w:num w:numId="37">
    <w:abstractNumId w:val="22"/>
  </w:num>
  <w:num w:numId="38">
    <w:abstractNumId w:val="15"/>
  </w:num>
  <w:num w:numId="39">
    <w:abstractNumId w:val="32"/>
  </w:num>
  <w:num w:numId="40">
    <w:abstractNumId w:val="10"/>
  </w:num>
  <w:num w:numId="41">
    <w:abstractNumId w:val="17"/>
  </w:num>
  <w:num w:numId="42">
    <w:abstractNumId w:val="27"/>
  </w:num>
  <w:num w:numId="43">
    <w:abstractNumId w:val="13"/>
  </w:num>
  <w:num w:numId="44">
    <w:abstractNumId w:val="18"/>
  </w:num>
  <w:num w:numId="45">
    <w:abstractNumId w:val="21"/>
  </w:num>
  <w:num w:numId="46">
    <w:abstractNumId w:val="2"/>
  </w:num>
  <w:num w:numId="47">
    <w:abstractNumId w:val="20"/>
  </w:num>
  <w:num w:numId="48">
    <w:abstractNumId w:val="3"/>
  </w:num>
  <w:num w:numId="49">
    <w:abstractNumId w:val="3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EF5"/>
    <w:rsid w:val="00003C12"/>
    <w:rsid w:val="00010FC4"/>
    <w:rsid w:val="000505E9"/>
    <w:rsid w:val="0005240A"/>
    <w:rsid w:val="00082525"/>
    <w:rsid w:val="00086E7B"/>
    <w:rsid w:val="000945A4"/>
    <w:rsid w:val="000A4E42"/>
    <w:rsid w:val="000A5B10"/>
    <w:rsid w:val="000A75EC"/>
    <w:rsid w:val="000D1CB5"/>
    <w:rsid w:val="000E087C"/>
    <w:rsid w:val="000F23AC"/>
    <w:rsid w:val="000F7B25"/>
    <w:rsid w:val="00117CB9"/>
    <w:rsid w:val="00127D1D"/>
    <w:rsid w:val="00132C45"/>
    <w:rsid w:val="00133105"/>
    <w:rsid w:val="00163079"/>
    <w:rsid w:val="0018079E"/>
    <w:rsid w:val="00193DB6"/>
    <w:rsid w:val="001A3D52"/>
    <w:rsid w:val="001A5703"/>
    <w:rsid w:val="001B14D6"/>
    <w:rsid w:val="001B6B55"/>
    <w:rsid w:val="00212F40"/>
    <w:rsid w:val="00217230"/>
    <w:rsid w:val="002211AF"/>
    <w:rsid w:val="00222BC0"/>
    <w:rsid w:val="0026636D"/>
    <w:rsid w:val="002733C5"/>
    <w:rsid w:val="002751DF"/>
    <w:rsid w:val="00275784"/>
    <w:rsid w:val="00283036"/>
    <w:rsid w:val="00284655"/>
    <w:rsid w:val="00292218"/>
    <w:rsid w:val="002C3E6E"/>
    <w:rsid w:val="002D27EE"/>
    <w:rsid w:val="002D7193"/>
    <w:rsid w:val="002E227D"/>
    <w:rsid w:val="002E31C7"/>
    <w:rsid w:val="002E437C"/>
    <w:rsid w:val="00307961"/>
    <w:rsid w:val="003153C6"/>
    <w:rsid w:val="00327B45"/>
    <w:rsid w:val="00363C80"/>
    <w:rsid w:val="003A3915"/>
    <w:rsid w:val="003B0B31"/>
    <w:rsid w:val="003C1957"/>
    <w:rsid w:val="003C523E"/>
    <w:rsid w:val="003E6A1A"/>
    <w:rsid w:val="004165C5"/>
    <w:rsid w:val="00426A58"/>
    <w:rsid w:val="0047600B"/>
    <w:rsid w:val="0049004B"/>
    <w:rsid w:val="00495EA6"/>
    <w:rsid w:val="004A4530"/>
    <w:rsid w:val="004F4C11"/>
    <w:rsid w:val="005026F6"/>
    <w:rsid w:val="0052573D"/>
    <w:rsid w:val="0052716B"/>
    <w:rsid w:val="0053362D"/>
    <w:rsid w:val="00557E04"/>
    <w:rsid w:val="0056544A"/>
    <w:rsid w:val="00566E3A"/>
    <w:rsid w:val="00597B83"/>
    <w:rsid w:val="005A52DB"/>
    <w:rsid w:val="005C1C8D"/>
    <w:rsid w:val="005C2EDA"/>
    <w:rsid w:val="005D194F"/>
    <w:rsid w:val="005D4C2E"/>
    <w:rsid w:val="005E42C5"/>
    <w:rsid w:val="00611756"/>
    <w:rsid w:val="006251ED"/>
    <w:rsid w:val="0063647E"/>
    <w:rsid w:val="006442DE"/>
    <w:rsid w:val="006507EB"/>
    <w:rsid w:val="00673FDF"/>
    <w:rsid w:val="006A439B"/>
    <w:rsid w:val="006B51F4"/>
    <w:rsid w:val="006C5111"/>
    <w:rsid w:val="006C6639"/>
    <w:rsid w:val="006D76E4"/>
    <w:rsid w:val="006E3D04"/>
    <w:rsid w:val="006E6C9B"/>
    <w:rsid w:val="006F36B1"/>
    <w:rsid w:val="00703471"/>
    <w:rsid w:val="00707A3C"/>
    <w:rsid w:val="00714348"/>
    <w:rsid w:val="00744F07"/>
    <w:rsid w:val="00745924"/>
    <w:rsid w:val="00745ED0"/>
    <w:rsid w:val="007500DC"/>
    <w:rsid w:val="00752910"/>
    <w:rsid w:val="00760262"/>
    <w:rsid w:val="00761B46"/>
    <w:rsid w:val="00764A32"/>
    <w:rsid w:val="007770C5"/>
    <w:rsid w:val="00777B2F"/>
    <w:rsid w:val="00790B9D"/>
    <w:rsid w:val="007919DE"/>
    <w:rsid w:val="007B5550"/>
    <w:rsid w:val="007C0217"/>
    <w:rsid w:val="00801FB7"/>
    <w:rsid w:val="00807631"/>
    <w:rsid w:val="00821D4F"/>
    <w:rsid w:val="008305D3"/>
    <w:rsid w:val="00834B71"/>
    <w:rsid w:val="00855947"/>
    <w:rsid w:val="008562BC"/>
    <w:rsid w:val="008579C6"/>
    <w:rsid w:val="008878A4"/>
    <w:rsid w:val="008976B5"/>
    <w:rsid w:val="008B4F67"/>
    <w:rsid w:val="008E6C57"/>
    <w:rsid w:val="008F1A21"/>
    <w:rsid w:val="0091667B"/>
    <w:rsid w:val="00924C86"/>
    <w:rsid w:val="00927078"/>
    <w:rsid w:val="009351D2"/>
    <w:rsid w:val="00940A02"/>
    <w:rsid w:val="00945A26"/>
    <w:rsid w:val="00995E84"/>
    <w:rsid w:val="00997081"/>
    <w:rsid w:val="009A22B8"/>
    <w:rsid w:val="009E2C1C"/>
    <w:rsid w:val="00A06714"/>
    <w:rsid w:val="00A406AC"/>
    <w:rsid w:val="00A40BDC"/>
    <w:rsid w:val="00A472B2"/>
    <w:rsid w:val="00A54AC9"/>
    <w:rsid w:val="00A54F55"/>
    <w:rsid w:val="00A575D2"/>
    <w:rsid w:val="00A67747"/>
    <w:rsid w:val="00A8309C"/>
    <w:rsid w:val="00A91945"/>
    <w:rsid w:val="00A94C69"/>
    <w:rsid w:val="00A96082"/>
    <w:rsid w:val="00AA1EA9"/>
    <w:rsid w:val="00AA7D5B"/>
    <w:rsid w:val="00AB22CE"/>
    <w:rsid w:val="00AB2BDC"/>
    <w:rsid w:val="00AB50D4"/>
    <w:rsid w:val="00AB79C6"/>
    <w:rsid w:val="00B12838"/>
    <w:rsid w:val="00B272DC"/>
    <w:rsid w:val="00B372F3"/>
    <w:rsid w:val="00B43A71"/>
    <w:rsid w:val="00B576CE"/>
    <w:rsid w:val="00B706F4"/>
    <w:rsid w:val="00BC794A"/>
    <w:rsid w:val="00BF1ADA"/>
    <w:rsid w:val="00C10653"/>
    <w:rsid w:val="00C22C91"/>
    <w:rsid w:val="00C351A9"/>
    <w:rsid w:val="00C77D58"/>
    <w:rsid w:val="00C8126B"/>
    <w:rsid w:val="00CA53CB"/>
    <w:rsid w:val="00CD10AA"/>
    <w:rsid w:val="00CE441B"/>
    <w:rsid w:val="00CF1100"/>
    <w:rsid w:val="00CF6A5E"/>
    <w:rsid w:val="00D008F8"/>
    <w:rsid w:val="00D06494"/>
    <w:rsid w:val="00D14BF4"/>
    <w:rsid w:val="00D3389F"/>
    <w:rsid w:val="00D45592"/>
    <w:rsid w:val="00D504F3"/>
    <w:rsid w:val="00D647A5"/>
    <w:rsid w:val="00D71BE4"/>
    <w:rsid w:val="00D72270"/>
    <w:rsid w:val="00D75FE9"/>
    <w:rsid w:val="00D814DE"/>
    <w:rsid w:val="00DB30FB"/>
    <w:rsid w:val="00DD4C67"/>
    <w:rsid w:val="00DF0740"/>
    <w:rsid w:val="00DF77B9"/>
    <w:rsid w:val="00E02C4E"/>
    <w:rsid w:val="00E136A4"/>
    <w:rsid w:val="00E2116D"/>
    <w:rsid w:val="00E32371"/>
    <w:rsid w:val="00E4266A"/>
    <w:rsid w:val="00E6457D"/>
    <w:rsid w:val="00E74533"/>
    <w:rsid w:val="00EA5FDC"/>
    <w:rsid w:val="00EA73BB"/>
    <w:rsid w:val="00EA7926"/>
    <w:rsid w:val="00EE2D2B"/>
    <w:rsid w:val="00F03834"/>
    <w:rsid w:val="00F253F5"/>
    <w:rsid w:val="00F313A4"/>
    <w:rsid w:val="00F37D94"/>
    <w:rsid w:val="00F46EA0"/>
    <w:rsid w:val="00F51431"/>
    <w:rsid w:val="00F85124"/>
    <w:rsid w:val="00F95571"/>
    <w:rsid w:val="00FA5960"/>
    <w:rsid w:val="00FD4DC5"/>
    <w:rsid w:val="00FD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2"/>
    <o:shapelayout v:ext="edit">
      <o:idmap v:ext="edit" data="1"/>
    </o:shapelayout>
  </w:shapeDefaults>
  <w:decimalSymbol w:val="."/>
  <w:listSeparator w:val=","/>
  <w14:docId w14:val="0B5E0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D1D"/>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8B4F67"/>
    <w:pPr>
      <w:keepNext/>
      <w:numPr>
        <w:ilvl w:val="1"/>
        <w:numId w:val="1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8B4F67"/>
    <w:pPr>
      <w:keepNext/>
      <w:numPr>
        <w:ilvl w:val="2"/>
        <w:numId w:val="1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27D1D"/>
    <w:rPr>
      <w:rFonts w:cs="Times New Roman"/>
      <w:b/>
      <w:sz w:val="30"/>
    </w:rPr>
  </w:style>
  <w:style w:type="character" w:customStyle="1" w:styleId="Heading2Char">
    <w:name w:val="Heading 2 Char"/>
    <w:aliases w:val="h2 Char,h21 Char,h22 Char"/>
    <w:basedOn w:val="DefaultParagraphFont"/>
    <w:link w:val="Heading2"/>
    <w:uiPriority w:val="99"/>
    <w:locked/>
    <w:rsid w:val="003B0B3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127D1D"/>
    <w:rPr>
      <w:rFonts w:ascii="Arial Black" w:hAnsi="Arial Black"/>
      <w:szCs w:val="20"/>
    </w:rPr>
  </w:style>
  <w:style w:type="paragraph" w:customStyle="1" w:styleId="Style2">
    <w:name w:val="Style2"/>
    <w:basedOn w:val="Normal"/>
    <w:uiPriority w:val="99"/>
    <w:rsid w:val="00127D1D"/>
    <w:pPr>
      <w:spacing w:before="120"/>
    </w:pPr>
  </w:style>
  <w:style w:type="paragraph" w:customStyle="1" w:styleId="Style3">
    <w:name w:val="Style3"/>
    <w:basedOn w:val="Normal"/>
    <w:autoRedefine/>
    <w:uiPriority w:val="99"/>
    <w:rsid w:val="00127D1D"/>
    <w:pPr>
      <w:spacing w:before="120"/>
    </w:pPr>
  </w:style>
  <w:style w:type="paragraph" w:customStyle="1" w:styleId="Style4">
    <w:name w:val="Style4"/>
    <w:basedOn w:val="Normal"/>
    <w:uiPriority w:val="99"/>
    <w:rsid w:val="00127D1D"/>
    <w:pPr>
      <w:numPr>
        <w:numId w:val="15"/>
      </w:numPr>
      <w:spacing w:before="120"/>
    </w:pPr>
    <w:rPr>
      <w:sz w:val="22"/>
    </w:rPr>
  </w:style>
  <w:style w:type="paragraph" w:customStyle="1" w:styleId="Style5">
    <w:name w:val="Style5"/>
    <w:basedOn w:val="Normal"/>
    <w:autoRedefine/>
    <w:uiPriority w:val="99"/>
    <w:rsid w:val="00127D1D"/>
    <w:pPr>
      <w:spacing w:before="120"/>
    </w:pPr>
    <w:rPr>
      <w:sz w:val="22"/>
    </w:rPr>
  </w:style>
  <w:style w:type="paragraph" w:customStyle="1" w:styleId="Style6">
    <w:name w:val="Style6"/>
    <w:basedOn w:val="Normal"/>
    <w:uiPriority w:val="99"/>
    <w:rsid w:val="00127D1D"/>
    <w:pPr>
      <w:spacing w:before="120"/>
    </w:pPr>
    <w:rPr>
      <w:sz w:val="22"/>
      <w:szCs w:val="22"/>
    </w:rPr>
  </w:style>
  <w:style w:type="paragraph" w:customStyle="1" w:styleId="Style8">
    <w:name w:val="Style8"/>
    <w:basedOn w:val="Heading2"/>
    <w:uiPriority w:val="99"/>
    <w:rsid w:val="00127D1D"/>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B50D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AB50D4"/>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127D1D"/>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3B0B31"/>
    <w:rPr>
      <w:rFonts w:cs="Times New Roman"/>
      <w:b/>
      <w:bCs/>
      <w:sz w:val="20"/>
      <w:szCs w:val="20"/>
    </w:rPr>
  </w:style>
  <w:style w:type="paragraph" w:styleId="Header">
    <w:name w:val="header"/>
    <w:basedOn w:val="Normal"/>
    <w:link w:val="HeaderChar"/>
    <w:uiPriority w:val="99"/>
    <w:rsid w:val="00127D1D"/>
    <w:pPr>
      <w:tabs>
        <w:tab w:val="center" w:pos="4320"/>
        <w:tab w:val="right" w:pos="8640"/>
      </w:tabs>
    </w:pPr>
  </w:style>
  <w:style w:type="character" w:customStyle="1" w:styleId="HeaderChar">
    <w:name w:val="Header Char"/>
    <w:basedOn w:val="DefaultParagraphFont"/>
    <w:link w:val="Header"/>
    <w:uiPriority w:val="99"/>
    <w:locked/>
    <w:rsid w:val="003B0B31"/>
    <w:rPr>
      <w:rFonts w:cs="Times New Roman"/>
      <w:sz w:val="20"/>
      <w:szCs w:val="20"/>
    </w:rPr>
  </w:style>
  <w:style w:type="paragraph" w:styleId="FootnoteText">
    <w:name w:val="footnote text"/>
    <w:basedOn w:val="Normal"/>
    <w:link w:val="FootnoteTextChar"/>
    <w:uiPriority w:val="99"/>
    <w:semiHidden/>
    <w:rsid w:val="00127D1D"/>
  </w:style>
  <w:style w:type="character" w:customStyle="1" w:styleId="FootnoteTextChar">
    <w:name w:val="Footnote Text Char"/>
    <w:basedOn w:val="DefaultParagraphFont"/>
    <w:link w:val="FootnoteText"/>
    <w:uiPriority w:val="99"/>
    <w:semiHidden/>
    <w:locked/>
    <w:rsid w:val="003B0B31"/>
    <w:rPr>
      <w:rFonts w:cs="Times New Roman"/>
      <w:sz w:val="20"/>
      <w:szCs w:val="20"/>
    </w:rPr>
  </w:style>
  <w:style w:type="paragraph" w:styleId="ListNumber3">
    <w:name w:val="List Number 3"/>
    <w:basedOn w:val="Normal"/>
    <w:uiPriority w:val="99"/>
    <w:rsid w:val="00127D1D"/>
    <w:pPr>
      <w:numPr>
        <w:numId w:val="7"/>
      </w:numPr>
      <w:tabs>
        <w:tab w:val="clear" w:pos="1800"/>
        <w:tab w:val="num" w:pos="1080"/>
      </w:tabs>
      <w:ind w:left="1080"/>
    </w:pPr>
  </w:style>
  <w:style w:type="paragraph" w:customStyle="1" w:styleId="doublelineabove">
    <w:name w:val="double line above"/>
    <w:basedOn w:val="Normal"/>
    <w:uiPriority w:val="99"/>
    <w:rsid w:val="00127D1D"/>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127D1D"/>
    <w:pPr>
      <w:widowControl w:val="0"/>
      <w:tabs>
        <w:tab w:val="left" w:pos="357"/>
      </w:tabs>
      <w:spacing w:line="255" w:lineRule="atLeast"/>
      <w:ind w:left="1083" w:hanging="357"/>
    </w:pPr>
    <w:rPr>
      <w:sz w:val="24"/>
    </w:rPr>
  </w:style>
  <w:style w:type="paragraph" w:styleId="BlockText">
    <w:name w:val="Block Text"/>
    <w:basedOn w:val="Normal"/>
    <w:uiPriority w:val="99"/>
    <w:rsid w:val="00127D1D"/>
    <w:pPr>
      <w:spacing w:after="120"/>
      <w:ind w:left="1440" w:right="1440"/>
    </w:pPr>
  </w:style>
  <w:style w:type="paragraph" w:styleId="BalloonText">
    <w:name w:val="Balloon Text"/>
    <w:basedOn w:val="Normal"/>
    <w:link w:val="BalloonTextChar"/>
    <w:uiPriority w:val="99"/>
    <w:semiHidden/>
    <w:rsid w:val="00127D1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0B31"/>
    <w:rPr>
      <w:rFonts w:cs="Times New Roman"/>
      <w:sz w:val="2"/>
    </w:rPr>
  </w:style>
  <w:style w:type="character" w:styleId="CommentReference">
    <w:name w:val="annotation reference"/>
    <w:basedOn w:val="DefaultParagraphFont"/>
    <w:uiPriority w:val="99"/>
    <w:rsid w:val="00127D1D"/>
    <w:rPr>
      <w:rFonts w:cs="Times New Roman"/>
      <w:sz w:val="16"/>
    </w:rPr>
  </w:style>
  <w:style w:type="table" w:styleId="TableGrid">
    <w:name w:val="Table Grid"/>
    <w:basedOn w:val="TableNormal"/>
    <w:uiPriority w:val="99"/>
    <w:rsid w:val="00127D1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127D1D"/>
    <w:rPr>
      <w:rFonts w:cs="Times New Roman"/>
      <w:i/>
    </w:rPr>
  </w:style>
  <w:style w:type="paragraph" w:customStyle="1" w:styleId="DarkList-Accent31">
    <w:name w:val="Dark List - Accent 31"/>
    <w:hidden/>
    <w:uiPriority w:val="99"/>
    <w:semiHidden/>
    <w:rsid w:val="00127D1D"/>
    <w:rPr>
      <w:sz w:val="20"/>
      <w:szCs w:val="20"/>
    </w:rPr>
  </w:style>
  <w:style w:type="paragraph" w:customStyle="1" w:styleId="ColorfulShading-Accent31">
    <w:name w:val="Colorful Shading - Accent 31"/>
    <w:basedOn w:val="Normal"/>
    <w:uiPriority w:val="99"/>
    <w:rsid w:val="00127D1D"/>
    <w:pPr>
      <w:ind w:left="720"/>
      <w:contextualSpacing/>
    </w:pPr>
  </w:style>
  <w:style w:type="paragraph" w:customStyle="1" w:styleId="NormalBullet">
    <w:name w:val="Normal Bullet"/>
    <w:basedOn w:val="Normal"/>
    <w:uiPriority w:val="99"/>
    <w:rsid w:val="00127D1D"/>
    <w:pPr>
      <w:numPr>
        <w:numId w:val="18"/>
      </w:numPr>
      <w:spacing w:before="120"/>
    </w:pPr>
    <w:rPr>
      <w:rFonts w:ascii="Arial" w:hAnsi="Arial"/>
    </w:rPr>
  </w:style>
  <w:style w:type="paragraph" w:customStyle="1" w:styleId="ColorfulShading-Accent11">
    <w:name w:val="Colorful Shading - Accent 11"/>
    <w:hidden/>
    <w:uiPriority w:val="99"/>
    <w:rsid w:val="00127D1D"/>
    <w:rPr>
      <w:sz w:val="20"/>
      <w:szCs w:val="20"/>
    </w:rPr>
  </w:style>
  <w:style w:type="paragraph" w:styleId="ListParagraph">
    <w:name w:val="List Paragraph"/>
    <w:basedOn w:val="Normal"/>
    <w:uiPriority w:val="99"/>
    <w:qFormat/>
    <w:rsid w:val="002751DF"/>
    <w:pPr>
      <w:ind w:left="720"/>
      <w:contextualSpacing/>
    </w:pPr>
  </w:style>
  <w:style w:type="paragraph" w:customStyle="1" w:styleId="Style17">
    <w:name w:val="Style17"/>
    <w:basedOn w:val="Heading1"/>
    <w:link w:val="Style17Char"/>
    <w:uiPriority w:val="99"/>
    <w:rsid w:val="002751DF"/>
    <w:rPr>
      <w:rFonts w:ascii="Calibri" w:hAnsi="Calibri"/>
      <w:b w:val="0"/>
      <w:bCs/>
    </w:rPr>
  </w:style>
  <w:style w:type="paragraph" w:customStyle="1" w:styleId="Style18">
    <w:name w:val="Style18"/>
    <w:basedOn w:val="Heading1"/>
    <w:link w:val="Style18Char"/>
    <w:uiPriority w:val="99"/>
    <w:rsid w:val="002751DF"/>
    <w:pPr>
      <w:jc w:val="right"/>
    </w:pPr>
    <w:rPr>
      <w:rFonts w:ascii="Calibri" w:hAnsi="Calibri"/>
      <w:b w:val="0"/>
      <w:bCs/>
    </w:rPr>
  </w:style>
  <w:style w:type="character" w:customStyle="1" w:styleId="Style17Char">
    <w:name w:val="Style17 Char"/>
    <w:basedOn w:val="Heading1Char"/>
    <w:link w:val="Style17"/>
    <w:uiPriority w:val="99"/>
    <w:locked/>
    <w:rsid w:val="002751DF"/>
    <w:rPr>
      <w:rFonts w:ascii="Calibri" w:hAnsi="Calibri" w:cs="Times New Roman"/>
      <w:b/>
      <w:bCs/>
      <w:sz w:val="30"/>
    </w:rPr>
  </w:style>
  <w:style w:type="paragraph" w:customStyle="1" w:styleId="Style19">
    <w:name w:val="Style19"/>
    <w:basedOn w:val="Normal"/>
    <w:link w:val="Style19Char"/>
    <w:uiPriority w:val="99"/>
    <w:rsid w:val="002751DF"/>
    <w:pPr>
      <w:tabs>
        <w:tab w:val="right" w:pos="10543"/>
      </w:tabs>
    </w:pPr>
    <w:rPr>
      <w:rFonts w:ascii="Calibri" w:hAnsi="Calibri"/>
      <w:bCs/>
    </w:rPr>
  </w:style>
  <w:style w:type="character" w:customStyle="1" w:styleId="Style18Char">
    <w:name w:val="Style18 Char"/>
    <w:basedOn w:val="Heading1Char"/>
    <w:link w:val="Style18"/>
    <w:uiPriority w:val="99"/>
    <w:locked/>
    <w:rsid w:val="002751DF"/>
    <w:rPr>
      <w:rFonts w:ascii="Calibri" w:hAnsi="Calibri" w:cs="Times New Roman"/>
      <w:b/>
      <w:bCs/>
      <w:sz w:val="30"/>
    </w:rPr>
  </w:style>
  <w:style w:type="paragraph" w:customStyle="1" w:styleId="Style20">
    <w:name w:val="Style20"/>
    <w:basedOn w:val="Normal"/>
    <w:link w:val="Style20Char"/>
    <w:uiPriority w:val="99"/>
    <w:rsid w:val="002751DF"/>
    <w:rPr>
      <w:rFonts w:ascii="Calibri" w:hAnsi="Calibri"/>
      <w:sz w:val="12"/>
      <w:szCs w:val="12"/>
    </w:rPr>
  </w:style>
  <w:style w:type="character" w:customStyle="1" w:styleId="Style19Char">
    <w:name w:val="Style19 Char"/>
    <w:basedOn w:val="DefaultParagraphFont"/>
    <w:link w:val="Style19"/>
    <w:uiPriority w:val="99"/>
    <w:locked/>
    <w:rsid w:val="002751DF"/>
    <w:rPr>
      <w:rFonts w:ascii="Calibri" w:hAnsi="Calibri" w:cs="Times New Roman"/>
      <w:bCs/>
    </w:rPr>
  </w:style>
  <w:style w:type="character" w:customStyle="1" w:styleId="Style20Char">
    <w:name w:val="Style20 Char"/>
    <w:basedOn w:val="DefaultParagraphFont"/>
    <w:link w:val="Style20"/>
    <w:uiPriority w:val="99"/>
    <w:locked/>
    <w:rsid w:val="002751DF"/>
    <w:rPr>
      <w:rFonts w:ascii="Calibri" w:hAnsi="Calibri" w:cs="Times New Roman"/>
      <w:sz w:val="12"/>
      <w:szCs w:val="12"/>
    </w:rPr>
  </w:style>
  <w:style w:type="paragraph" w:customStyle="1" w:styleId="Style7">
    <w:name w:val="Style7"/>
    <w:basedOn w:val="Footer"/>
    <w:link w:val="Style7Char"/>
    <w:uiPriority w:val="99"/>
    <w:rsid w:val="00AB50D4"/>
    <w:rPr>
      <w:b/>
      <w:i/>
    </w:rPr>
  </w:style>
  <w:style w:type="character" w:customStyle="1" w:styleId="Style7Char">
    <w:name w:val="Style7 Char"/>
    <w:basedOn w:val="FooterChar"/>
    <w:link w:val="Style7"/>
    <w:uiPriority w:val="99"/>
    <w:locked/>
    <w:rsid w:val="00AB50D4"/>
    <w:rPr>
      <w:rFonts w:ascii="Calibri" w:hAnsi="Calibri" w:cs="Times New Roman"/>
      <w:b/>
      <w:i/>
    </w:rPr>
  </w:style>
  <w:style w:type="paragraph" w:styleId="Revision">
    <w:name w:val="Revision"/>
    <w:hidden/>
    <w:uiPriority w:val="99"/>
    <w:rsid w:val="00AB79C6"/>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D1D"/>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8B4F67"/>
    <w:pPr>
      <w:keepNext/>
      <w:numPr>
        <w:ilvl w:val="1"/>
        <w:numId w:val="1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8B4F67"/>
    <w:pPr>
      <w:keepNext/>
      <w:numPr>
        <w:ilvl w:val="2"/>
        <w:numId w:val="1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27D1D"/>
    <w:rPr>
      <w:rFonts w:cs="Times New Roman"/>
      <w:b/>
      <w:sz w:val="30"/>
    </w:rPr>
  </w:style>
  <w:style w:type="character" w:customStyle="1" w:styleId="Heading2Char">
    <w:name w:val="Heading 2 Char"/>
    <w:aliases w:val="h2 Char,h21 Char,h22 Char"/>
    <w:basedOn w:val="DefaultParagraphFont"/>
    <w:link w:val="Heading2"/>
    <w:uiPriority w:val="99"/>
    <w:locked/>
    <w:rsid w:val="003B0B3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127D1D"/>
    <w:rPr>
      <w:rFonts w:ascii="Arial Black" w:hAnsi="Arial Black"/>
      <w:szCs w:val="20"/>
    </w:rPr>
  </w:style>
  <w:style w:type="paragraph" w:customStyle="1" w:styleId="Style2">
    <w:name w:val="Style2"/>
    <w:basedOn w:val="Normal"/>
    <w:uiPriority w:val="99"/>
    <w:rsid w:val="00127D1D"/>
    <w:pPr>
      <w:spacing w:before="120"/>
    </w:pPr>
  </w:style>
  <w:style w:type="paragraph" w:customStyle="1" w:styleId="Style3">
    <w:name w:val="Style3"/>
    <w:basedOn w:val="Normal"/>
    <w:autoRedefine/>
    <w:uiPriority w:val="99"/>
    <w:rsid w:val="00127D1D"/>
    <w:pPr>
      <w:spacing w:before="120"/>
    </w:pPr>
  </w:style>
  <w:style w:type="paragraph" w:customStyle="1" w:styleId="Style4">
    <w:name w:val="Style4"/>
    <w:basedOn w:val="Normal"/>
    <w:uiPriority w:val="99"/>
    <w:rsid w:val="00127D1D"/>
    <w:pPr>
      <w:numPr>
        <w:numId w:val="15"/>
      </w:numPr>
      <w:spacing w:before="120"/>
    </w:pPr>
    <w:rPr>
      <w:sz w:val="22"/>
    </w:rPr>
  </w:style>
  <w:style w:type="paragraph" w:customStyle="1" w:styleId="Style5">
    <w:name w:val="Style5"/>
    <w:basedOn w:val="Normal"/>
    <w:autoRedefine/>
    <w:uiPriority w:val="99"/>
    <w:rsid w:val="00127D1D"/>
    <w:pPr>
      <w:spacing w:before="120"/>
    </w:pPr>
    <w:rPr>
      <w:sz w:val="22"/>
    </w:rPr>
  </w:style>
  <w:style w:type="paragraph" w:customStyle="1" w:styleId="Style6">
    <w:name w:val="Style6"/>
    <w:basedOn w:val="Normal"/>
    <w:uiPriority w:val="99"/>
    <w:rsid w:val="00127D1D"/>
    <w:pPr>
      <w:spacing w:before="120"/>
    </w:pPr>
    <w:rPr>
      <w:sz w:val="22"/>
      <w:szCs w:val="22"/>
    </w:rPr>
  </w:style>
  <w:style w:type="paragraph" w:customStyle="1" w:styleId="Style8">
    <w:name w:val="Style8"/>
    <w:basedOn w:val="Heading2"/>
    <w:uiPriority w:val="99"/>
    <w:rsid w:val="00127D1D"/>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B50D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AB50D4"/>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127D1D"/>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3B0B31"/>
    <w:rPr>
      <w:rFonts w:cs="Times New Roman"/>
      <w:b/>
      <w:bCs/>
      <w:sz w:val="20"/>
      <w:szCs w:val="20"/>
    </w:rPr>
  </w:style>
  <w:style w:type="paragraph" w:styleId="Header">
    <w:name w:val="header"/>
    <w:basedOn w:val="Normal"/>
    <w:link w:val="HeaderChar"/>
    <w:uiPriority w:val="99"/>
    <w:rsid w:val="00127D1D"/>
    <w:pPr>
      <w:tabs>
        <w:tab w:val="center" w:pos="4320"/>
        <w:tab w:val="right" w:pos="8640"/>
      </w:tabs>
    </w:pPr>
  </w:style>
  <w:style w:type="character" w:customStyle="1" w:styleId="HeaderChar">
    <w:name w:val="Header Char"/>
    <w:basedOn w:val="DefaultParagraphFont"/>
    <w:link w:val="Header"/>
    <w:uiPriority w:val="99"/>
    <w:locked/>
    <w:rsid w:val="003B0B31"/>
    <w:rPr>
      <w:rFonts w:cs="Times New Roman"/>
      <w:sz w:val="20"/>
      <w:szCs w:val="20"/>
    </w:rPr>
  </w:style>
  <w:style w:type="paragraph" w:styleId="FootnoteText">
    <w:name w:val="footnote text"/>
    <w:basedOn w:val="Normal"/>
    <w:link w:val="FootnoteTextChar"/>
    <w:uiPriority w:val="99"/>
    <w:semiHidden/>
    <w:rsid w:val="00127D1D"/>
  </w:style>
  <w:style w:type="character" w:customStyle="1" w:styleId="FootnoteTextChar">
    <w:name w:val="Footnote Text Char"/>
    <w:basedOn w:val="DefaultParagraphFont"/>
    <w:link w:val="FootnoteText"/>
    <w:uiPriority w:val="99"/>
    <w:semiHidden/>
    <w:locked/>
    <w:rsid w:val="003B0B31"/>
    <w:rPr>
      <w:rFonts w:cs="Times New Roman"/>
      <w:sz w:val="20"/>
      <w:szCs w:val="20"/>
    </w:rPr>
  </w:style>
  <w:style w:type="paragraph" w:styleId="ListNumber3">
    <w:name w:val="List Number 3"/>
    <w:basedOn w:val="Normal"/>
    <w:uiPriority w:val="99"/>
    <w:rsid w:val="00127D1D"/>
    <w:pPr>
      <w:numPr>
        <w:numId w:val="7"/>
      </w:numPr>
      <w:tabs>
        <w:tab w:val="clear" w:pos="1800"/>
        <w:tab w:val="num" w:pos="1080"/>
      </w:tabs>
      <w:ind w:left="1080"/>
    </w:pPr>
  </w:style>
  <w:style w:type="paragraph" w:customStyle="1" w:styleId="doublelineabove">
    <w:name w:val="double line above"/>
    <w:basedOn w:val="Normal"/>
    <w:uiPriority w:val="99"/>
    <w:rsid w:val="00127D1D"/>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127D1D"/>
    <w:pPr>
      <w:widowControl w:val="0"/>
      <w:tabs>
        <w:tab w:val="left" w:pos="357"/>
      </w:tabs>
      <w:spacing w:line="255" w:lineRule="atLeast"/>
      <w:ind w:left="1083" w:hanging="357"/>
    </w:pPr>
    <w:rPr>
      <w:sz w:val="24"/>
    </w:rPr>
  </w:style>
  <w:style w:type="paragraph" w:styleId="BlockText">
    <w:name w:val="Block Text"/>
    <w:basedOn w:val="Normal"/>
    <w:uiPriority w:val="99"/>
    <w:rsid w:val="00127D1D"/>
    <w:pPr>
      <w:spacing w:after="120"/>
      <w:ind w:left="1440" w:right="1440"/>
    </w:pPr>
  </w:style>
  <w:style w:type="paragraph" w:styleId="BalloonText">
    <w:name w:val="Balloon Text"/>
    <w:basedOn w:val="Normal"/>
    <w:link w:val="BalloonTextChar"/>
    <w:uiPriority w:val="99"/>
    <w:semiHidden/>
    <w:rsid w:val="00127D1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0B31"/>
    <w:rPr>
      <w:rFonts w:cs="Times New Roman"/>
      <w:sz w:val="2"/>
    </w:rPr>
  </w:style>
  <w:style w:type="character" w:styleId="CommentReference">
    <w:name w:val="annotation reference"/>
    <w:basedOn w:val="DefaultParagraphFont"/>
    <w:uiPriority w:val="99"/>
    <w:rsid w:val="00127D1D"/>
    <w:rPr>
      <w:rFonts w:cs="Times New Roman"/>
      <w:sz w:val="16"/>
    </w:rPr>
  </w:style>
  <w:style w:type="table" w:styleId="TableGrid">
    <w:name w:val="Table Grid"/>
    <w:basedOn w:val="TableNormal"/>
    <w:uiPriority w:val="99"/>
    <w:rsid w:val="00127D1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127D1D"/>
    <w:rPr>
      <w:rFonts w:cs="Times New Roman"/>
      <w:i/>
    </w:rPr>
  </w:style>
  <w:style w:type="paragraph" w:customStyle="1" w:styleId="DarkList-Accent31">
    <w:name w:val="Dark List - Accent 31"/>
    <w:hidden/>
    <w:uiPriority w:val="99"/>
    <w:semiHidden/>
    <w:rsid w:val="00127D1D"/>
    <w:rPr>
      <w:sz w:val="20"/>
      <w:szCs w:val="20"/>
    </w:rPr>
  </w:style>
  <w:style w:type="paragraph" w:customStyle="1" w:styleId="ColorfulShading-Accent31">
    <w:name w:val="Colorful Shading - Accent 31"/>
    <w:basedOn w:val="Normal"/>
    <w:uiPriority w:val="99"/>
    <w:rsid w:val="00127D1D"/>
    <w:pPr>
      <w:ind w:left="720"/>
      <w:contextualSpacing/>
    </w:pPr>
  </w:style>
  <w:style w:type="paragraph" w:customStyle="1" w:styleId="NormalBullet">
    <w:name w:val="Normal Bullet"/>
    <w:basedOn w:val="Normal"/>
    <w:uiPriority w:val="99"/>
    <w:rsid w:val="00127D1D"/>
    <w:pPr>
      <w:numPr>
        <w:numId w:val="18"/>
      </w:numPr>
      <w:spacing w:before="120"/>
    </w:pPr>
    <w:rPr>
      <w:rFonts w:ascii="Arial" w:hAnsi="Arial"/>
    </w:rPr>
  </w:style>
  <w:style w:type="paragraph" w:customStyle="1" w:styleId="ColorfulShading-Accent11">
    <w:name w:val="Colorful Shading - Accent 11"/>
    <w:hidden/>
    <w:uiPriority w:val="99"/>
    <w:rsid w:val="00127D1D"/>
    <w:rPr>
      <w:sz w:val="20"/>
      <w:szCs w:val="20"/>
    </w:rPr>
  </w:style>
  <w:style w:type="paragraph" w:styleId="ListParagraph">
    <w:name w:val="List Paragraph"/>
    <w:basedOn w:val="Normal"/>
    <w:uiPriority w:val="99"/>
    <w:qFormat/>
    <w:rsid w:val="002751DF"/>
    <w:pPr>
      <w:ind w:left="720"/>
      <w:contextualSpacing/>
    </w:pPr>
  </w:style>
  <w:style w:type="paragraph" w:customStyle="1" w:styleId="Style17">
    <w:name w:val="Style17"/>
    <w:basedOn w:val="Heading1"/>
    <w:link w:val="Style17Char"/>
    <w:uiPriority w:val="99"/>
    <w:rsid w:val="002751DF"/>
    <w:rPr>
      <w:rFonts w:ascii="Calibri" w:hAnsi="Calibri"/>
      <w:b w:val="0"/>
      <w:bCs/>
    </w:rPr>
  </w:style>
  <w:style w:type="paragraph" w:customStyle="1" w:styleId="Style18">
    <w:name w:val="Style18"/>
    <w:basedOn w:val="Heading1"/>
    <w:link w:val="Style18Char"/>
    <w:uiPriority w:val="99"/>
    <w:rsid w:val="002751DF"/>
    <w:pPr>
      <w:jc w:val="right"/>
    </w:pPr>
    <w:rPr>
      <w:rFonts w:ascii="Calibri" w:hAnsi="Calibri"/>
      <w:b w:val="0"/>
      <w:bCs/>
    </w:rPr>
  </w:style>
  <w:style w:type="character" w:customStyle="1" w:styleId="Style17Char">
    <w:name w:val="Style17 Char"/>
    <w:basedOn w:val="Heading1Char"/>
    <w:link w:val="Style17"/>
    <w:uiPriority w:val="99"/>
    <w:locked/>
    <w:rsid w:val="002751DF"/>
    <w:rPr>
      <w:rFonts w:ascii="Calibri" w:hAnsi="Calibri" w:cs="Times New Roman"/>
      <w:b/>
      <w:bCs/>
      <w:sz w:val="30"/>
    </w:rPr>
  </w:style>
  <w:style w:type="paragraph" w:customStyle="1" w:styleId="Style19">
    <w:name w:val="Style19"/>
    <w:basedOn w:val="Normal"/>
    <w:link w:val="Style19Char"/>
    <w:uiPriority w:val="99"/>
    <w:rsid w:val="002751DF"/>
    <w:pPr>
      <w:tabs>
        <w:tab w:val="right" w:pos="10543"/>
      </w:tabs>
    </w:pPr>
    <w:rPr>
      <w:rFonts w:ascii="Calibri" w:hAnsi="Calibri"/>
      <w:bCs/>
    </w:rPr>
  </w:style>
  <w:style w:type="character" w:customStyle="1" w:styleId="Style18Char">
    <w:name w:val="Style18 Char"/>
    <w:basedOn w:val="Heading1Char"/>
    <w:link w:val="Style18"/>
    <w:uiPriority w:val="99"/>
    <w:locked/>
    <w:rsid w:val="002751DF"/>
    <w:rPr>
      <w:rFonts w:ascii="Calibri" w:hAnsi="Calibri" w:cs="Times New Roman"/>
      <w:b/>
      <w:bCs/>
      <w:sz w:val="30"/>
    </w:rPr>
  </w:style>
  <w:style w:type="paragraph" w:customStyle="1" w:styleId="Style20">
    <w:name w:val="Style20"/>
    <w:basedOn w:val="Normal"/>
    <w:link w:val="Style20Char"/>
    <w:uiPriority w:val="99"/>
    <w:rsid w:val="002751DF"/>
    <w:rPr>
      <w:rFonts w:ascii="Calibri" w:hAnsi="Calibri"/>
      <w:sz w:val="12"/>
      <w:szCs w:val="12"/>
    </w:rPr>
  </w:style>
  <w:style w:type="character" w:customStyle="1" w:styleId="Style19Char">
    <w:name w:val="Style19 Char"/>
    <w:basedOn w:val="DefaultParagraphFont"/>
    <w:link w:val="Style19"/>
    <w:uiPriority w:val="99"/>
    <w:locked/>
    <w:rsid w:val="002751DF"/>
    <w:rPr>
      <w:rFonts w:ascii="Calibri" w:hAnsi="Calibri" w:cs="Times New Roman"/>
      <w:bCs/>
    </w:rPr>
  </w:style>
  <w:style w:type="character" w:customStyle="1" w:styleId="Style20Char">
    <w:name w:val="Style20 Char"/>
    <w:basedOn w:val="DefaultParagraphFont"/>
    <w:link w:val="Style20"/>
    <w:uiPriority w:val="99"/>
    <w:locked/>
    <w:rsid w:val="002751DF"/>
    <w:rPr>
      <w:rFonts w:ascii="Calibri" w:hAnsi="Calibri" w:cs="Times New Roman"/>
      <w:sz w:val="12"/>
      <w:szCs w:val="12"/>
    </w:rPr>
  </w:style>
  <w:style w:type="paragraph" w:customStyle="1" w:styleId="Style7">
    <w:name w:val="Style7"/>
    <w:basedOn w:val="Footer"/>
    <w:link w:val="Style7Char"/>
    <w:uiPriority w:val="99"/>
    <w:rsid w:val="00AB50D4"/>
    <w:rPr>
      <w:b/>
      <w:i/>
    </w:rPr>
  </w:style>
  <w:style w:type="character" w:customStyle="1" w:styleId="Style7Char">
    <w:name w:val="Style7 Char"/>
    <w:basedOn w:val="FooterChar"/>
    <w:link w:val="Style7"/>
    <w:uiPriority w:val="99"/>
    <w:locked/>
    <w:rsid w:val="00AB50D4"/>
    <w:rPr>
      <w:rFonts w:ascii="Calibri" w:hAnsi="Calibri" w:cs="Times New Roman"/>
      <w:b/>
      <w:i/>
    </w:rPr>
  </w:style>
  <w:style w:type="paragraph" w:styleId="Revision">
    <w:name w:val="Revision"/>
    <w:hidden/>
    <w:uiPriority w:val="99"/>
    <w:rsid w:val="00AB79C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520975">
      <w:bodyDiv w:val="1"/>
      <w:marLeft w:val="0"/>
      <w:marRight w:val="0"/>
      <w:marTop w:val="0"/>
      <w:marBottom w:val="0"/>
      <w:divBdr>
        <w:top w:val="none" w:sz="0" w:space="0" w:color="auto"/>
        <w:left w:val="none" w:sz="0" w:space="0" w:color="auto"/>
        <w:bottom w:val="none" w:sz="0" w:space="0" w:color="auto"/>
        <w:right w:val="none" w:sz="0" w:space="0" w:color="auto"/>
      </w:divBdr>
    </w:div>
    <w:div w:id="1554268640">
      <w:bodyDiv w:val="1"/>
      <w:marLeft w:val="0"/>
      <w:marRight w:val="0"/>
      <w:marTop w:val="0"/>
      <w:marBottom w:val="0"/>
      <w:divBdr>
        <w:top w:val="none" w:sz="0" w:space="0" w:color="auto"/>
        <w:left w:val="none" w:sz="0" w:space="0" w:color="auto"/>
        <w:bottom w:val="none" w:sz="0" w:space="0" w:color="auto"/>
        <w:right w:val="none" w:sz="0" w:space="0" w:color="auto"/>
      </w:divBdr>
    </w:div>
    <w:div w:id="1778866138">
      <w:bodyDiv w:val="1"/>
      <w:marLeft w:val="0"/>
      <w:marRight w:val="0"/>
      <w:marTop w:val="0"/>
      <w:marBottom w:val="0"/>
      <w:divBdr>
        <w:top w:val="none" w:sz="0" w:space="0" w:color="auto"/>
        <w:left w:val="none" w:sz="0" w:space="0" w:color="auto"/>
        <w:bottom w:val="none" w:sz="0" w:space="0" w:color="auto"/>
        <w:right w:val="none" w:sz="0" w:space="0" w:color="auto"/>
      </w:divBdr>
    </w:div>
    <w:div w:id="1825898768">
      <w:bodyDiv w:val="1"/>
      <w:marLeft w:val="0"/>
      <w:marRight w:val="0"/>
      <w:marTop w:val="0"/>
      <w:marBottom w:val="0"/>
      <w:divBdr>
        <w:top w:val="none" w:sz="0" w:space="0" w:color="auto"/>
        <w:left w:val="none" w:sz="0" w:space="0" w:color="auto"/>
        <w:bottom w:val="none" w:sz="0" w:space="0" w:color="auto"/>
        <w:right w:val="none" w:sz="0" w:space="0" w:color="auto"/>
      </w:divBdr>
    </w:div>
    <w:div w:id="2109235645">
      <w:marLeft w:val="0"/>
      <w:marRight w:val="0"/>
      <w:marTop w:val="0"/>
      <w:marBottom w:val="0"/>
      <w:divBdr>
        <w:top w:val="none" w:sz="0" w:space="0" w:color="auto"/>
        <w:left w:val="none" w:sz="0" w:space="0" w:color="auto"/>
        <w:bottom w:val="none" w:sz="0" w:space="0" w:color="auto"/>
        <w:right w:val="none" w:sz="0" w:space="0" w:color="auto"/>
      </w:divBdr>
    </w:div>
    <w:div w:id="2109235646">
      <w:marLeft w:val="0"/>
      <w:marRight w:val="0"/>
      <w:marTop w:val="0"/>
      <w:marBottom w:val="0"/>
      <w:divBdr>
        <w:top w:val="none" w:sz="0" w:space="0" w:color="auto"/>
        <w:left w:val="none" w:sz="0" w:space="0" w:color="auto"/>
        <w:bottom w:val="none" w:sz="0" w:space="0" w:color="auto"/>
        <w:right w:val="none" w:sz="0" w:space="0" w:color="auto"/>
      </w:divBdr>
    </w:div>
    <w:div w:id="2109235647">
      <w:marLeft w:val="0"/>
      <w:marRight w:val="0"/>
      <w:marTop w:val="0"/>
      <w:marBottom w:val="0"/>
      <w:divBdr>
        <w:top w:val="none" w:sz="0" w:space="0" w:color="auto"/>
        <w:left w:val="none" w:sz="0" w:space="0" w:color="auto"/>
        <w:bottom w:val="none" w:sz="0" w:space="0" w:color="auto"/>
        <w:right w:val="none" w:sz="0" w:space="0" w:color="auto"/>
      </w:divBdr>
    </w:div>
    <w:div w:id="2109235648">
      <w:marLeft w:val="0"/>
      <w:marRight w:val="0"/>
      <w:marTop w:val="0"/>
      <w:marBottom w:val="0"/>
      <w:divBdr>
        <w:top w:val="none" w:sz="0" w:space="0" w:color="auto"/>
        <w:left w:val="none" w:sz="0" w:space="0" w:color="auto"/>
        <w:bottom w:val="none" w:sz="0" w:space="0" w:color="auto"/>
        <w:right w:val="none" w:sz="0" w:space="0" w:color="auto"/>
      </w:divBdr>
    </w:div>
    <w:div w:id="210923564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11.xml"/><Relationship Id="rId10" Type="http://schemas.openxmlformats.org/officeDocument/2006/relationships/header" Target="header2.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10.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8645B-5EB6-4B7B-8A77-D8E38166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3787</Words>
  <Characters>22759</Characters>
  <Application>Microsoft Office Word</Application>
  <DocSecurity>0</DocSecurity>
  <Lines>189</Lines>
  <Paragraphs>52</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26494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Dee Anne Ross</dc:creator>
  <cp:lastModifiedBy>Shewmaker, Michael@Energy</cp:lastModifiedBy>
  <cp:revision>10</cp:revision>
  <cp:lastPrinted>2013-09-11T14:50:00Z</cp:lastPrinted>
  <dcterms:created xsi:type="dcterms:W3CDTF">2015-06-09T18:52:00Z</dcterms:created>
  <dcterms:modified xsi:type="dcterms:W3CDTF">2016-09-29T21:01:00Z</dcterms:modified>
</cp:coreProperties>
</file>