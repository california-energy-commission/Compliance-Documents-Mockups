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757"/>
        <w:gridCol w:w="2758"/>
        <w:gridCol w:w="1838"/>
        <w:gridCol w:w="1838"/>
        <w:gridCol w:w="1839"/>
      </w:tblGrid>
      <w:tr w:rsidR="000120BF" w:rsidRPr="009577D0" w14:paraId="46D5A5C5" w14:textId="77777777" w:rsidTr="005057DF">
        <w:trPr>
          <w:trHeight w:val="158"/>
        </w:trPr>
        <w:tc>
          <w:tcPr>
            <w:tcW w:w="11030" w:type="dxa"/>
            <w:gridSpan w:val="5"/>
            <w:vAlign w:val="center"/>
          </w:tcPr>
          <w:p w14:paraId="46D5A5C1" w14:textId="77777777" w:rsidR="000120BF" w:rsidRDefault="000120BF" w:rsidP="005057DF">
            <w:pPr>
              <w:spacing w:after="0" w:line="240" w:lineRule="auto"/>
              <w:rPr>
                <w:rFonts w:asciiTheme="minorHAnsi" w:hAnsiTheme="minorHAnsi"/>
                <w:b/>
                <w:sz w:val="18"/>
                <w:szCs w:val="18"/>
              </w:rPr>
            </w:pPr>
            <w:r w:rsidRPr="00FF77DD">
              <w:rPr>
                <w:rFonts w:asciiTheme="minorHAnsi" w:hAnsiTheme="minorHAnsi"/>
                <w:b/>
                <w:sz w:val="20"/>
                <w:szCs w:val="18"/>
              </w:rPr>
              <w:t>A. Whole House Fan (WHF)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0800"/>
            </w:tblGrid>
            <w:tr w:rsidR="003A6D01" w:rsidRPr="00487F56" w14:paraId="46D5A5C3" w14:textId="77777777" w:rsidTr="00FF77DD">
              <w:trPr>
                <w:trHeight w:val="158"/>
              </w:trPr>
              <w:tc>
                <w:tcPr>
                  <w:tcW w:w="11030" w:type="dxa"/>
                  <w:tcBorders>
                    <w:top w:val="nil"/>
                    <w:left w:val="nil"/>
                    <w:bottom w:val="nil"/>
                    <w:right w:val="nil"/>
                  </w:tcBorders>
                  <w:vAlign w:val="center"/>
                </w:tcPr>
                <w:p w14:paraId="46D5A5C2" w14:textId="77777777" w:rsidR="003A6D01" w:rsidRPr="00487F56" w:rsidRDefault="003A6D01" w:rsidP="003A6D01">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 150.1(c)12</w:t>
                  </w:r>
                </w:p>
              </w:tc>
            </w:tr>
          </w:tbl>
          <w:p w14:paraId="46D5A5C4" w14:textId="77777777" w:rsidR="003A6D01" w:rsidRPr="00E94E5A" w:rsidRDefault="003A6D01" w:rsidP="005057DF">
            <w:pPr>
              <w:spacing w:after="0" w:line="240" w:lineRule="auto"/>
              <w:rPr>
                <w:rFonts w:asciiTheme="minorHAnsi" w:hAnsiTheme="minorHAnsi"/>
                <w:b/>
                <w:sz w:val="18"/>
                <w:szCs w:val="18"/>
              </w:rPr>
            </w:pPr>
          </w:p>
        </w:tc>
      </w:tr>
      <w:tr w:rsidR="000120BF" w:rsidRPr="009577D0" w14:paraId="46D5A5CB" w14:textId="77777777" w:rsidTr="005057DF">
        <w:trPr>
          <w:trHeight w:val="144"/>
        </w:trPr>
        <w:tc>
          <w:tcPr>
            <w:tcW w:w="2757" w:type="dxa"/>
            <w:vAlign w:val="center"/>
          </w:tcPr>
          <w:p w14:paraId="46D5A5C6" w14:textId="77777777" w:rsidR="000120BF" w:rsidRDefault="000120BF" w:rsidP="005057DF">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1</w:t>
            </w:r>
          </w:p>
        </w:tc>
        <w:tc>
          <w:tcPr>
            <w:tcW w:w="2758" w:type="dxa"/>
            <w:vAlign w:val="center"/>
          </w:tcPr>
          <w:p w14:paraId="46D5A5C7" w14:textId="77777777" w:rsidR="000120BF" w:rsidRPr="009577D0" w:rsidRDefault="000120BF" w:rsidP="005057DF">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2</w:t>
            </w:r>
          </w:p>
        </w:tc>
        <w:tc>
          <w:tcPr>
            <w:tcW w:w="1838" w:type="dxa"/>
            <w:vAlign w:val="center"/>
          </w:tcPr>
          <w:p w14:paraId="46D5A5C8" w14:textId="77777777" w:rsidR="000120BF" w:rsidRPr="00C77D58" w:rsidRDefault="000120BF" w:rsidP="005057DF">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3</w:t>
            </w:r>
          </w:p>
        </w:tc>
        <w:tc>
          <w:tcPr>
            <w:tcW w:w="1838" w:type="dxa"/>
            <w:vAlign w:val="center"/>
          </w:tcPr>
          <w:p w14:paraId="46D5A5C9" w14:textId="77777777" w:rsidR="000120BF" w:rsidRDefault="000120BF" w:rsidP="005057DF">
            <w:pPr>
              <w:spacing w:after="0" w:line="240" w:lineRule="auto"/>
              <w:jc w:val="center"/>
              <w:rPr>
                <w:rFonts w:asciiTheme="minorHAnsi" w:hAnsiTheme="minorHAnsi"/>
                <w:sz w:val="18"/>
                <w:szCs w:val="18"/>
              </w:rPr>
            </w:pPr>
            <w:r>
              <w:rPr>
                <w:rFonts w:asciiTheme="minorHAnsi" w:hAnsiTheme="minorHAnsi"/>
                <w:sz w:val="18"/>
                <w:szCs w:val="18"/>
              </w:rPr>
              <w:t>04</w:t>
            </w:r>
          </w:p>
        </w:tc>
        <w:tc>
          <w:tcPr>
            <w:tcW w:w="1839" w:type="dxa"/>
            <w:vAlign w:val="center"/>
          </w:tcPr>
          <w:p w14:paraId="46D5A5CA" w14:textId="77777777" w:rsidR="004761C1" w:rsidRDefault="000120BF">
            <w:pPr>
              <w:spacing w:after="0" w:line="240" w:lineRule="auto"/>
              <w:jc w:val="center"/>
              <w:rPr>
                <w:rFonts w:asciiTheme="minorHAnsi" w:hAnsiTheme="minorHAnsi"/>
                <w:sz w:val="18"/>
                <w:szCs w:val="18"/>
              </w:rPr>
            </w:pPr>
            <w:r>
              <w:rPr>
                <w:rFonts w:asciiTheme="minorHAnsi" w:hAnsiTheme="minorHAnsi"/>
                <w:sz w:val="18"/>
                <w:szCs w:val="18"/>
              </w:rPr>
              <w:t>05</w:t>
            </w:r>
          </w:p>
        </w:tc>
      </w:tr>
      <w:tr w:rsidR="000120BF" w:rsidRPr="009577D0" w14:paraId="46D5A5D1" w14:textId="77777777" w:rsidTr="005057DF">
        <w:trPr>
          <w:trHeight w:val="144"/>
        </w:trPr>
        <w:tc>
          <w:tcPr>
            <w:tcW w:w="2757" w:type="dxa"/>
            <w:vAlign w:val="center"/>
          </w:tcPr>
          <w:p w14:paraId="46D5A5CC" w14:textId="77777777" w:rsidR="000120BF" w:rsidRDefault="000120BF" w:rsidP="005057DF">
            <w:pPr>
              <w:spacing w:after="0" w:line="240" w:lineRule="auto"/>
              <w:jc w:val="center"/>
              <w:rPr>
                <w:rFonts w:asciiTheme="minorHAnsi" w:hAnsiTheme="minorHAnsi"/>
                <w:sz w:val="18"/>
                <w:szCs w:val="18"/>
              </w:rPr>
            </w:pPr>
            <w:r w:rsidRPr="009577D0">
              <w:rPr>
                <w:rFonts w:asciiTheme="minorHAnsi" w:hAnsiTheme="minorHAnsi"/>
                <w:sz w:val="18"/>
                <w:szCs w:val="18"/>
              </w:rPr>
              <w:t>WHF Manufacturer Name</w:t>
            </w:r>
          </w:p>
        </w:tc>
        <w:tc>
          <w:tcPr>
            <w:tcW w:w="2758" w:type="dxa"/>
            <w:vAlign w:val="center"/>
          </w:tcPr>
          <w:p w14:paraId="46D5A5CD" w14:textId="77777777" w:rsidR="000120BF" w:rsidRPr="009577D0" w:rsidRDefault="000120BF" w:rsidP="005057DF">
            <w:pPr>
              <w:spacing w:after="0" w:line="240" w:lineRule="auto"/>
              <w:jc w:val="center"/>
              <w:rPr>
                <w:rFonts w:asciiTheme="minorHAnsi" w:hAnsiTheme="minorHAnsi"/>
                <w:sz w:val="18"/>
                <w:szCs w:val="18"/>
              </w:rPr>
            </w:pPr>
            <w:r w:rsidRPr="009577D0">
              <w:rPr>
                <w:rFonts w:asciiTheme="minorHAnsi" w:hAnsiTheme="minorHAnsi"/>
                <w:sz w:val="18"/>
                <w:szCs w:val="18"/>
              </w:rPr>
              <w:t xml:space="preserve">WHF Model </w:t>
            </w:r>
            <w:r>
              <w:rPr>
                <w:rFonts w:asciiTheme="minorHAnsi" w:hAnsiTheme="minorHAnsi"/>
                <w:sz w:val="18"/>
                <w:szCs w:val="18"/>
              </w:rPr>
              <w:t>Number</w:t>
            </w:r>
          </w:p>
        </w:tc>
        <w:tc>
          <w:tcPr>
            <w:tcW w:w="1838" w:type="dxa"/>
            <w:vAlign w:val="center"/>
          </w:tcPr>
          <w:p w14:paraId="46D5A5CE" w14:textId="77777777" w:rsidR="000120BF" w:rsidRPr="00C77D58" w:rsidRDefault="000120BF" w:rsidP="005057DF">
            <w:pPr>
              <w:spacing w:after="0" w:line="240" w:lineRule="auto"/>
              <w:jc w:val="center"/>
              <w:rPr>
                <w:rFonts w:asciiTheme="minorHAnsi" w:hAnsiTheme="minorHAnsi"/>
                <w:sz w:val="18"/>
                <w:szCs w:val="18"/>
              </w:rPr>
            </w:pPr>
            <w:r>
              <w:rPr>
                <w:rFonts w:asciiTheme="minorHAnsi" w:hAnsiTheme="minorHAnsi"/>
                <w:sz w:val="18"/>
                <w:szCs w:val="18"/>
              </w:rPr>
              <w:t xml:space="preserve">WHF Model </w:t>
            </w:r>
            <w:r w:rsidRPr="009577D0">
              <w:rPr>
                <w:rFonts w:asciiTheme="minorHAnsi" w:hAnsiTheme="minorHAnsi"/>
                <w:sz w:val="18"/>
                <w:szCs w:val="18"/>
              </w:rPr>
              <w:t xml:space="preserve">Rated </w:t>
            </w:r>
            <w:r>
              <w:rPr>
                <w:rFonts w:asciiTheme="minorHAnsi" w:hAnsiTheme="minorHAnsi"/>
                <w:sz w:val="18"/>
                <w:szCs w:val="18"/>
              </w:rPr>
              <w:t>Airflow (CFM)</w:t>
            </w:r>
          </w:p>
        </w:tc>
        <w:tc>
          <w:tcPr>
            <w:tcW w:w="1838" w:type="dxa"/>
            <w:vAlign w:val="center"/>
          </w:tcPr>
          <w:p w14:paraId="46D5A5CF" w14:textId="119384AD" w:rsidR="000120BF" w:rsidRPr="009577D0" w:rsidRDefault="000120BF" w:rsidP="00863D38">
            <w:pPr>
              <w:spacing w:after="0" w:line="240" w:lineRule="auto"/>
              <w:jc w:val="center"/>
              <w:rPr>
                <w:rFonts w:asciiTheme="minorHAnsi" w:hAnsiTheme="minorHAnsi"/>
                <w:sz w:val="18"/>
                <w:szCs w:val="18"/>
              </w:rPr>
            </w:pPr>
            <w:r>
              <w:rPr>
                <w:rFonts w:asciiTheme="minorHAnsi" w:hAnsiTheme="minorHAnsi"/>
                <w:sz w:val="18"/>
                <w:szCs w:val="18"/>
              </w:rPr>
              <w:t xml:space="preserve">WHF Model Quantity in this </w:t>
            </w:r>
            <w:r w:rsidR="00863D38">
              <w:rPr>
                <w:rFonts w:asciiTheme="minorHAnsi" w:hAnsiTheme="minorHAnsi"/>
                <w:sz w:val="18"/>
                <w:szCs w:val="18"/>
              </w:rPr>
              <w:t>D</w:t>
            </w:r>
            <w:r>
              <w:rPr>
                <w:rFonts w:asciiTheme="minorHAnsi" w:hAnsiTheme="minorHAnsi"/>
                <w:sz w:val="18"/>
                <w:szCs w:val="18"/>
              </w:rPr>
              <w:t>welling</w:t>
            </w:r>
          </w:p>
        </w:tc>
        <w:tc>
          <w:tcPr>
            <w:tcW w:w="1839" w:type="dxa"/>
            <w:vAlign w:val="center"/>
          </w:tcPr>
          <w:p w14:paraId="46D5A5D0" w14:textId="77777777" w:rsidR="000120BF" w:rsidRPr="009577D0" w:rsidRDefault="000120BF" w:rsidP="005057DF">
            <w:pPr>
              <w:spacing w:after="0" w:line="240" w:lineRule="auto"/>
              <w:jc w:val="center"/>
              <w:rPr>
                <w:rFonts w:asciiTheme="minorHAnsi" w:hAnsiTheme="minorHAnsi"/>
                <w:sz w:val="18"/>
                <w:szCs w:val="18"/>
              </w:rPr>
            </w:pPr>
            <w:r>
              <w:rPr>
                <w:rFonts w:asciiTheme="minorHAnsi" w:hAnsiTheme="minorHAnsi"/>
                <w:sz w:val="18"/>
                <w:szCs w:val="18"/>
              </w:rPr>
              <w:t>WHF Model Total Rated Airflow (CFM)</w:t>
            </w:r>
          </w:p>
        </w:tc>
      </w:tr>
      <w:tr w:rsidR="000120BF" w:rsidRPr="009577D0" w14:paraId="46D5A5D7" w14:textId="77777777" w:rsidTr="005057DF">
        <w:trPr>
          <w:trHeight w:val="144"/>
        </w:trPr>
        <w:tc>
          <w:tcPr>
            <w:tcW w:w="2757" w:type="dxa"/>
            <w:vAlign w:val="center"/>
          </w:tcPr>
          <w:p w14:paraId="46D5A5D2" w14:textId="77777777" w:rsidR="000120BF" w:rsidRPr="009577D0" w:rsidRDefault="000120BF" w:rsidP="005057DF">
            <w:pPr>
              <w:spacing w:after="0" w:line="240" w:lineRule="auto"/>
              <w:jc w:val="center"/>
              <w:rPr>
                <w:rFonts w:asciiTheme="minorHAnsi" w:hAnsiTheme="minorHAnsi"/>
                <w:sz w:val="18"/>
                <w:szCs w:val="18"/>
              </w:rPr>
            </w:pPr>
          </w:p>
        </w:tc>
        <w:tc>
          <w:tcPr>
            <w:tcW w:w="2758" w:type="dxa"/>
            <w:vAlign w:val="center"/>
          </w:tcPr>
          <w:p w14:paraId="46D5A5D3" w14:textId="77777777" w:rsidR="000120BF" w:rsidRPr="009577D0" w:rsidRDefault="000120BF" w:rsidP="005057DF">
            <w:pPr>
              <w:spacing w:after="0" w:line="240" w:lineRule="auto"/>
              <w:rPr>
                <w:rFonts w:asciiTheme="minorHAnsi" w:hAnsiTheme="minorHAnsi"/>
                <w:sz w:val="18"/>
                <w:szCs w:val="18"/>
              </w:rPr>
            </w:pPr>
          </w:p>
        </w:tc>
        <w:tc>
          <w:tcPr>
            <w:tcW w:w="1838" w:type="dxa"/>
            <w:vAlign w:val="center"/>
          </w:tcPr>
          <w:p w14:paraId="46D5A5D4" w14:textId="77777777" w:rsidR="000120BF" w:rsidRPr="009577D0" w:rsidRDefault="000120BF" w:rsidP="005057DF">
            <w:pPr>
              <w:spacing w:after="0" w:line="240" w:lineRule="auto"/>
              <w:rPr>
                <w:rFonts w:asciiTheme="minorHAnsi" w:hAnsiTheme="minorHAnsi"/>
                <w:sz w:val="18"/>
                <w:szCs w:val="18"/>
              </w:rPr>
            </w:pPr>
          </w:p>
        </w:tc>
        <w:tc>
          <w:tcPr>
            <w:tcW w:w="1838" w:type="dxa"/>
          </w:tcPr>
          <w:p w14:paraId="46D5A5D5" w14:textId="77777777" w:rsidR="000120BF" w:rsidRPr="00C77D58" w:rsidRDefault="000120BF" w:rsidP="005057DF">
            <w:pPr>
              <w:spacing w:after="0" w:line="240" w:lineRule="auto"/>
              <w:rPr>
                <w:rFonts w:asciiTheme="minorHAnsi" w:hAnsiTheme="minorHAnsi"/>
                <w:sz w:val="18"/>
                <w:szCs w:val="18"/>
              </w:rPr>
            </w:pPr>
          </w:p>
        </w:tc>
        <w:tc>
          <w:tcPr>
            <w:tcW w:w="1839" w:type="dxa"/>
          </w:tcPr>
          <w:p w14:paraId="46D5A5D6" w14:textId="77777777" w:rsidR="000120BF" w:rsidRPr="00C77D58" w:rsidRDefault="000120BF" w:rsidP="005057DF">
            <w:pPr>
              <w:spacing w:after="0" w:line="240" w:lineRule="auto"/>
              <w:rPr>
                <w:rFonts w:asciiTheme="minorHAnsi" w:hAnsiTheme="minorHAnsi"/>
                <w:sz w:val="18"/>
                <w:szCs w:val="18"/>
              </w:rPr>
            </w:pPr>
          </w:p>
        </w:tc>
      </w:tr>
      <w:tr w:rsidR="000120BF" w:rsidRPr="009577D0" w14:paraId="46D5A5DD" w14:textId="77777777" w:rsidTr="005057DF">
        <w:trPr>
          <w:trHeight w:val="144"/>
        </w:trPr>
        <w:tc>
          <w:tcPr>
            <w:tcW w:w="2757" w:type="dxa"/>
            <w:vAlign w:val="center"/>
          </w:tcPr>
          <w:p w14:paraId="46D5A5D8" w14:textId="77777777" w:rsidR="000120BF" w:rsidRPr="009577D0" w:rsidRDefault="000120BF" w:rsidP="005057DF">
            <w:pPr>
              <w:spacing w:after="0" w:line="240" w:lineRule="auto"/>
              <w:jc w:val="center"/>
              <w:rPr>
                <w:rFonts w:asciiTheme="minorHAnsi" w:hAnsiTheme="minorHAnsi"/>
                <w:sz w:val="18"/>
                <w:szCs w:val="18"/>
              </w:rPr>
            </w:pPr>
          </w:p>
        </w:tc>
        <w:tc>
          <w:tcPr>
            <w:tcW w:w="2758" w:type="dxa"/>
            <w:vAlign w:val="center"/>
          </w:tcPr>
          <w:p w14:paraId="46D5A5D9" w14:textId="77777777" w:rsidR="000120BF" w:rsidRPr="009577D0" w:rsidRDefault="000120BF" w:rsidP="005057DF">
            <w:pPr>
              <w:spacing w:after="0" w:line="240" w:lineRule="auto"/>
              <w:rPr>
                <w:rFonts w:asciiTheme="minorHAnsi" w:hAnsiTheme="minorHAnsi"/>
                <w:sz w:val="18"/>
                <w:szCs w:val="18"/>
              </w:rPr>
            </w:pPr>
          </w:p>
        </w:tc>
        <w:tc>
          <w:tcPr>
            <w:tcW w:w="1838" w:type="dxa"/>
            <w:vAlign w:val="center"/>
          </w:tcPr>
          <w:p w14:paraId="46D5A5DA" w14:textId="77777777" w:rsidR="000120BF" w:rsidRPr="009577D0" w:rsidRDefault="000120BF" w:rsidP="005057DF">
            <w:pPr>
              <w:spacing w:after="0" w:line="240" w:lineRule="auto"/>
              <w:rPr>
                <w:rFonts w:asciiTheme="minorHAnsi" w:hAnsiTheme="minorHAnsi"/>
                <w:sz w:val="18"/>
                <w:szCs w:val="18"/>
              </w:rPr>
            </w:pPr>
          </w:p>
        </w:tc>
        <w:tc>
          <w:tcPr>
            <w:tcW w:w="1838" w:type="dxa"/>
          </w:tcPr>
          <w:p w14:paraId="46D5A5DB" w14:textId="77777777" w:rsidR="000120BF" w:rsidRPr="00C77D58" w:rsidRDefault="000120BF" w:rsidP="005057DF">
            <w:pPr>
              <w:spacing w:after="0" w:line="240" w:lineRule="auto"/>
              <w:rPr>
                <w:rFonts w:asciiTheme="minorHAnsi" w:hAnsiTheme="minorHAnsi"/>
                <w:sz w:val="18"/>
                <w:szCs w:val="18"/>
              </w:rPr>
            </w:pPr>
          </w:p>
        </w:tc>
        <w:tc>
          <w:tcPr>
            <w:tcW w:w="1839" w:type="dxa"/>
          </w:tcPr>
          <w:p w14:paraId="46D5A5DC" w14:textId="77777777" w:rsidR="000120BF" w:rsidRPr="00C77D58" w:rsidRDefault="000120BF" w:rsidP="005057DF">
            <w:pPr>
              <w:spacing w:after="0" w:line="240" w:lineRule="auto"/>
              <w:rPr>
                <w:rFonts w:asciiTheme="minorHAnsi" w:hAnsiTheme="minorHAnsi"/>
                <w:sz w:val="18"/>
                <w:szCs w:val="18"/>
              </w:rPr>
            </w:pPr>
          </w:p>
        </w:tc>
      </w:tr>
      <w:tr w:rsidR="000120BF" w:rsidRPr="009577D0" w14:paraId="46D5A5E3" w14:textId="77777777" w:rsidTr="005057DF">
        <w:trPr>
          <w:trHeight w:val="144"/>
        </w:trPr>
        <w:tc>
          <w:tcPr>
            <w:tcW w:w="2757" w:type="dxa"/>
            <w:vAlign w:val="center"/>
          </w:tcPr>
          <w:p w14:paraId="46D5A5DE" w14:textId="77777777" w:rsidR="000120BF" w:rsidRPr="009577D0" w:rsidRDefault="000120BF" w:rsidP="005057DF">
            <w:pPr>
              <w:spacing w:after="0" w:line="240" w:lineRule="auto"/>
              <w:jc w:val="center"/>
              <w:rPr>
                <w:rFonts w:asciiTheme="minorHAnsi" w:hAnsiTheme="minorHAnsi"/>
                <w:sz w:val="18"/>
                <w:szCs w:val="18"/>
              </w:rPr>
            </w:pPr>
          </w:p>
        </w:tc>
        <w:tc>
          <w:tcPr>
            <w:tcW w:w="2758" w:type="dxa"/>
            <w:vAlign w:val="center"/>
          </w:tcPr>
          <w:p w14:paraId="46D5A5DF" w14:textId="77777777" w:rsidR="000120BF" w:rsidRPr="009577D0" w:rsidRDefault="000120BF" w:rsidP="005057DF">
            <w:pPr>
              <w:spacing w:after="0" w:line="240" w:lineRule="auto"/>
              <w:rPr>
                <w:rFonts w:asciiTheme="minorHAnsi" w:hAnsiTheme="minorHAnsi"/>
                <w:sz w:val="18"/>
                <w:szCs w:val="18"/>
              </w:rPr>
            </w:pPr>
          </w:p>
        </w:tc>
        <w:tc>
          <w:tcPr>
            <w:tcW w:w="1838" w:type="dxa"/>
            <w:vAlign w:val="center"/>
          </w:tcPr>
          <w:p w14:paraId="46D5A5E0" w14:textId="77777777" w:rsidR="000120BF" w:rsidRPr="009577D0" w:rsidRDefault="000120BF" w:rsidP="005057DF">
            <w:pPr>
              <w:spacing w:after="0" w:line="240" w:lineRule="auto"/>
              <w:rPr>
                <w:rFonts w:asciiTheme="minorHAnsi" w:hAnsiTheme="minorHAnsi"/>
                <w:sz w:val="18"/>
                <w:szCs w:val="18"/>
              </w:rPr>
            </w:pPr>
          </w:p>
        </w:tc>
        <w:tc>
          <w:tcPr>
            <w:tcW w:w="1838" w:type="dxa"/>
          </w:tcPr>
          <w:p w14:paraId="46D5A5E1" w14:textId="77777777" w:rsidR="000120BF" w:rsidRPr="00C77D58" w:rsidRDefault="000120BF" w:rsidP="005057DF">
            <w:pPr>
              <w:spacing w:after="0" w:line="240" w:lineRule="auto"/>
              <w:rPr>
                <w:rFonts w:asciiTheme="minorHAnsi" w:hAnsiTheme="minorHAnsi"/>
                <w:sz w:val="18"/>
                <w:szCs w:val="18"/>
              </w:rPr>
            </w:pPr>
          </w:p>
        </w:tc>
        <w:tc>
          <w:tcPr>
            <w:tcW w:w="1839" w:type="dxa"/>
          </w:tcPr>
          <w:p w14:paraId="46D5A5E2" w14:textId="77777777" w:rsidR="000120BF" w:rsidRPr="00C77D58" w:rsidRDefault="000120BF" w:rsidP="005057DF">
            <w:pPr>
              <w:spacing w:after="0" w:line="240" w:lineRule="auto"/>
              <w:rPr>
                <w:rFonts w:asciiTheme="minorHAnsi" w:hAnsiTheme="minorHAnsi"/>
                <w:sz w:val="18"/>
                <w:szCs w:val="18"/>
              </w:rPr>
            </w:pPr>
          </w:p>
        </w:tc>
      </w:tr>
    </w:tbl>
    <w:p w14:paraId="46D5A5E4" w14:textId="77777777" w:rsidR="00F60148" w:rsidRPr="00FF77DD" w:rsidRDefault="00F60148" w:rsidP="003C0502">
      <w:pPr>
        <w:spacing w:after="0"/>
        <w:ind w:hanging="677"/>
        <w:rPr>
          <w:rFonts w:asciiTheme="minorHAnsi" w:hAnsiTheme="minorHAnsi"/>
          <w:sz w:val="20"/>
          <w:szCs w:val="18"/>
        </w:rPr>
      </w:pPr>
    </w:p>
    <w:tbl>
      <w:tblPr>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781"/>
        <w:gridCol w:w="8"/>
      </w:tblGrid>
      <w:tr w:rsidR="007060EC" w:rsidRPr="009577D0" w14:paraId="46D5A5E6" w14:textId="77777777" w:rsidTr="00F85ED7">
        <w:trPr>
          <w:gridAfter w:val="1"/>
          <w:wAfter w:w="8" w:type="dxa"/>
          <w:trHeight w:val="158"/>
        </w:trPr>
        <w:tc>
          <w:tcPr>
            <w:tcW w:w="11015" w:type="dxa"/>
            <w:gridSpan w:val="3"/>
            <w:vAlign w:val="center"/>
          </w:tcPr>
          <w:p w14:paraId="46D5A5E5" w14:textId="77777777" w:rsidR="007060EC" w:rsidRPr="00E94E5A" w:rsidRDefault="007060EC" w:rsidP="005057DF">
            <w:pPr>
              <w:spacing w:after="0" w:line="240" w:lineRule="auto"/>
              <w:rPr>
                <w:rFonts w:asciiTheme="minorHAnsi" w:hAnsiTheme="minorHAnsi"/>
                <w:b/>
                <w:sz w:val="18"/>
                <w:szCs w:val="18"/>
              </w:rPr>
            </w:pPr>
            <w:r w:rsidRPr="00FF77DD">
              <w:rPr>
                <w:rFonts w:asciiTheme="minorHAnsi" w:hAnsiTheme="minorHAnsi"/>
                <w:b/>
                <w:sz w:val="20"/>
                <w:szCs w:val="18"/>
              </w:rPr>
              <w:t xml:space="preserve">B. Whole House Fan </w:t>
            </w:r>
            <w:r w:rsidR="003A6D01">
              <w:rPr>
                <w:rFonts w:asciiTheme="minorHAnsi" w:hAnsiTheme="minorHAnsi"/>
                <w:b/>
                <w:sz w:val="20"/>
                <w:szCs w:val="18"/>
              </w:rPr>
              <w:t>C</w:t>
            </w:r>
            <w:r w:rsidRPr="00FF77DD">
              <w:rPr>
                <w:rFonts w:asciiTheme="minorHAnsi" w:hAnsiTheme="minorHAnsi"/>
                <w:b/>
                <w:sz w:val="20"/>
                <w:szCs w:val="18"/>
              </w:rPr>
              <w:t xml:space="preserve">ompliance </w:t>
            </w:r>
            <w:r w:rsidR="003A6D01">
              <w:rPr>
                <w:rFonts w:asciiTheme="minorHAnsi" w:hAnsiTheme="minorHAnsi"/>
                <w:b/>
                <w:sz w:val="20"/>
                <w:szCs w:val="18"/>
              </w:rPr>
              <w:t>C</w:t>
            </w:r>
            <w:r w:rsidRPr="00FF77DD">
              <w:rPr>
                <w:rFonts w:asciiTheme="minorHAnsi" w:hAnsiTheme="minorHAnsi"/>
                <w:b/>
                <w:sz w:val="20"/>
                <w:szCs w:val="18"/>
              </w:rPr>
              <w:t>alculations</w:t>
            </w:r>
          </w:p>
        </w:tc>
      </w:tr>
      <w:tr w:rsidR="007060EC" w:rsidRPr="009577D0" w14:paraId="46D5A5EA" w14:textId="77777777" w:rsidTr="00F85ED7">
        <w:tblPrEx>
          <w:tblCellMar>
            <w:left w:w="115" w:type="dxa"/>
            <w:right w:w="115" w:type="dxa"/>
          </w:tblCellMar>
        </w:tblPrEx>
        <w:trPr>
          <w:trHeight w:val="144"/>
        </w:trPr>
        <w:tc>
          <w:tcPr>
            <w:tcW w:w="583" w:type="dxa"/>
            <w:vAlign w:val="center"/>
          </w:tcPr>
          <w:p w14:paraId="46D5A5E7" w14:textId="77777777" w:rsidR="007060EC" w:rsidRPr="009577D0" w:rsidDel="00B13309"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46D5A5E8" w14:textId="66C5F333" w:rsidR="007060EC" w:rsidRPr="009577D0" w:rsidDel="00B82A05" w:rsidRDefault="007060EC" w:rsidP="00863D38">
            <w:pPr>
              <w:spacing w:after="0" w:line="240" w:lineRule="auto"/>
              <w:rPr>
                <w:rFonts w:asciiTheme="minorHAnsi" w:hAnsiTheme="minorHAnsi"/>
                <w:sz w:val="18"/>
                <w:szCs w:val="18"/>
              </w:rPr>
            </w:pPr>
            <w:r>
              <w:rPr>
                <w:rFonts w:asciiTheme="minorHAnsi" w:hAnsiTheme="minorHAnsi"/>
                <w:sz w:val="18"/>
                <w:szCs w:val="18"/>
              </w:rPr>
              <w:t xml:space="preserve">Sum of all </w:t>
            </w:r>
            <w:r w:rsidR="00863D38">
              <w:rPr>
                <w:rFonts w:asciiTheme="minorHAnsi" w:hAnsiTheme="minorHAnsi"/>
                <w:sz w:val="18"/>
                <w:szCs w:val="18"/>
              </w:rPr>
              <w:t>I</w:t>
            </w:r>
            <w:r>
              <w:rPr>
                <w:rFonts w:asciiTheme="minorHAnsi" w:hAnsiTheme="minorHAnsi"/>
                <w:sz w:val="18"/>
                <w:szCs w:val="18"/>
              </w:rPr>
              <w:t>nstalled WHF Rated Airflow in Dwelling (CFM)</w:t>
            </w:r>
          </w:p>
        </w:tc>
        <w:tc>
          <w:tcPr>
            <w:tcW w:w="5789" w:type="dxa"/>
            <w:gridSpan w:val="2"/>
            <w:vAlign w:val="center"/>
          </w:tcPr>
          <w:p w14:paraId="46D5A5E9" w14:textId="77777777" w:rsidR="007060EC" w:rsidRPr="009577D0" w:rsidDel="00B82A05" w:rsidRDefault="007060EC" w:rsidP="005057DF">
            <w:pPr>
              <w:spacing w:after="0" w:line="240" w:lineRule="auto"/>
              <w:rPr>
                <w:rFonts w:asciiTheme="minorHAnsi" w:hAnsiTheme="minorHAnsi"/>
                <w:sz w:val="18"/>
                <w:szCs w:val="18"/>
              </w:rPr>
            </w:pPr>
          </w:p>
        </w:tc>
      </w:tr>
      <w:tr w:rsidR="007060EC" w:rsidRPr="009577D0" w14:paraId="46D5A5EE" w14:textId="77777777" w:rsidTr="00F85ED7">
        <w:tblPrEx>
          <w:tblCellMar>
            <w:left w:w="115" w:type="dxa"/>
            <w:right w:w="115" w:type="dxa"/>
          </w:tblCellMar>
        </w:tblPrEx>
        <w:trPr>
          <w:trHeight w:val="144"/>
        </w:trPr>
        <w:tc>
          <w:tcPr>
            <w:tcW w:w="583" w:type="dxa"/>
            <w:vAlign w:val="center"/>
          </w:tcPr>
          <w:p w14:paraId="46D5A5EB" w14:textId="77777777"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02</w:t>
            </w:r>
          </w:p>
        </w:tc>
        <w:tc>
          <w:tcPr>
            <w:tcW w:w="4651" w:type="dxa"/>
            <w:vAlign w:val="center"/>
          </w:tcPr>
          <w:p w14:paraId="46D5A5EC" w14:textId="67325F88" w:rsidR="007060EC" w:rsidRPr="009577D0" w:rsidRDefault="007060EC" w:rsidP="00FF77DD">
            <w:pPr>
              <w:spacing w:after="0" w:line="240" w:lineRule="auto"/>
              <w:rPr>
                <w:rFonts w:asciiTheme="minorHAnsi" w:hAnsiTheme="minorHAnsi"/>
                <w:sz w:val="18"/>
                <w:szCs w:val="18"/>
              </w:rPr>
            </w:pPr>
            <w:r w:rsidRPr="009577D0">
              <w:rPr>
                <w:rFonts w:asciiTheme="minorHAnsi" w:hAnsiTheme="minorHAnsi"/>
                <w:sz w:val="18"/>
                <w:szCs w:val="18"/>
              </w:rPr>
              <w:t xml:space="preserve">Required Attic </w:t>
            </w:r>
            <w:r>
              <w:rPr>
                <w:rFonts w:asciiTheme="minorHAnsi" w:hAnsiTheme="minorHAnsi"/>
                <w:sz w:val="18"/>
                <w:szCs w:val="18"/>
              </w:rPr>
              <w:t>Vent</w:t>
            </w:r>
            <w:r w:rsidRPr="009577D0">
              <w:rPr>
                <w:rFonts w:asciiTheme="minorHAnsi" w:hAnsiTheme="minorHAnsi"/>
                <w:sz w:val="18"/>
                <w:szCs w:val="18"/>
              </w:rPr>
              <w:t xml:space="preserve"> </w:t>
            </w:r>
            <w:r>
              <w:rPr>
                <w:rFonts w:asciiTheme="minorHAnsi" w:hAnsiTheme="minorHAnsi"/>
                <w:sz w:val="18"/>
                <w:szCs w:val="18"/>
              </w:rPr>
              <w:t xml:space="preserve">Free </w:t>
            </w:r>
            <w:r w:rsidRPr="009577D0">
              <w:rPr>
                <w:rFonts w:asciiTheme="minorHAnsi" w:hAnsiTheme="minorHAnsi"/>
                <w:sz w:val="18"/>
                <w:szCs w:val="18"/>
              </w:rPr>
              <w:t>Area (</w:t>
            </w:r>
            <w:r w:rsidR="003A6D01">
              <w:rPr>
                <w:rFonts w:asciiTheme="minorHAnsi" w:hAnsiTheme="minorHAnsi"/>
                <w:sz w:val="18"/>
                <w:szCs w:val="18"/>
              </w:rPr>
              <w:t>ft</w:t>
            </w:r>
            <w:r w:rsidR="003A6D01">
              <w:rPr>
                <w:rFonts w:asciiTheme="minorHAnsi" w:hAnsiTheme="minorHAnsi"/>
                <w:sz w:val="18"/>
                <w:szCs w:val="18"/>
                <w:vertAlign w:val="superscript"/>
              </w:rPr>
              <w:t>2</w:t>
            </w:r>
            <w:r>
              <w:rPr>
                <w:rFonts w:asciiTheme="minorHAnsi" w:hAnsiTheme="minorHAnsi"/>
                <w:sz w:val="18"/>
                <w:szCs w:val="18"/>
              </w:rPr>
              <w:t>)</w:t>
            </w:r>
          </w:p>
        </w:tc>
        <w:tc>
          <w:tcPr>
            <w:tcW w:w="5789" w:type="dxa"/>
            <w:gridSpan w:val="2"/>
            <w:vAlign w:val="center"/>
          </w:tcPr>
          <w:p w14:paraId="46D5A5ED" w14:textId="77777777" w:rsidR="007060EC" w:rsidRPr="009577D0" w:rsidDel="00B82A05" w:rsidRDefault="007060EC" w:rsidP="005057DF">
            <w:pPr>
              <w:spacing w:after="0" w:line="240" w:lineRule="auto"/>
              <w:rPr>
                <w:rFonts w:asciiTheme="minorHAnsi" w:hAnsiTheme="minorHAnsi"/>
                <w:sz w:val="18"/>
                <w:szCs w:val="18"/>
              </w:rPr>
            </w:pPr>
          </w:p>
        </w:tc>
      </w:tr>
      <w:tr w:rsidR="007060EC" w:rsidRPr="009577D0" w14:paraId="46D5A5F2" w14:textId="77777777" w:rsidTr="00F85ED7">
        <w:tblPrEx>
          <w:tblCellMar>
            <w:left w:w="115" w:type="dxa"/>
            <w:right w:w="115" w:type="dxa"/>
          </w:tblCellMar>
        </w:tblPrEx>
        <w:trPr>
          <w:trHeight w:val="144"/>
        </w:trPr>
        <w:tc>
          <w:tcPr>
            <w:tcW w:w="583" w:type="dxa"/>
            <w:vAlign w:val="center"/>
          </w:tcPr>
          <w:p w14:paraId="46D5A5EF" w14:textId="77777777"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03</w:t>
            </w:r>
          </w:p>
        </w:tc>
        <w:tc>
          <w:tcPr>
            <w:tcW w:w="4651" w:type="dxa"/>
            <w:vAlign w:val="center"/>
          </w:tcPr>
          <w:p w14:paraId="46D5A5F0" w14:textId="1287DE65" w:rsidR="007060EC" w:rsidRPr="009577D0" w:rsidRDefault="007060EC" w:rsidP="00FF77DD">
            <w:pPr>
              <w:spacing w:after="0" w:line="240" w:lineRule="auto"/>
              <w:rPr>
                <w:rFonts w:asciiTheme="minorHAnsi" w:hAnsiTheme="minorHAnsi"/>
                <w:sz w:val="18"/>
                <w:szCs w:val="18"/>
              </w:rPr>
            </w:pPr>
            <w:r>
              <w:rPr>
                <w:rFonts w:asciiTheme="minorHAnsi" w:hAnsiTheme="minorHAnsi"/>
                <w:sz w:val="18"/>
                <w:szCs w:val="18"/>
              </w:rPr>
              <w:t xml:space="preserve">Installed </w:t>
            </w:r>
            <w:r w:rsidRPr="009577D0">
              <w:rPr>
                <w:rFonts w:asciiTheme="minorHAnsi" w:hAnsiTheme="minorHAnsi"/>
                <w:sz w:val="18"/>
                <w:szCs w:val="18"/>
              </w:rPr>
              <w:t xml:space="preserve">Attic </w:t>
            </w:r>
            <w:r>
              <w:rPr>
                <w:rFonts w:asciiTheme="minorHAnsi" w:hAnsiTheme="minorHAnsi"/>
                <w:sz w:val="18"/>
                <w:szCs w:val="18"/>
              </w:rPr>
              <w:t>Vent Free</w:t>
            </w:r>
            <w:r w:rsidRPr="009577D0">
              <w:rPr>
                <w:rFonts w:asciiTheme="minorHAnsi" w:hAnsiTheme="minorHAnsi"/>
                <w:sz w:val="18"/>
                <w:szCs w:val="18"/>
              </w:rPr>
              <w:t xml:space="preserve"> Area (</w:t>
            </w:r>
            <w:r w:rsidR="003A6D01">
              <w:rPr>
                <w:rFonts w:asciiTheme="minorHAnsi" w:hAnsiTheme="minorHAnsi"/>
                <w:sz w:val="18"/>
                <w:szCs w:val="18"/>
              </w:rPr>
              <w:t>ft</w:t>
            </w:r>
            <w:r w:rsidR="003A6D01">
              <w:rPr>
                <w:rFonts w:asciiTheme="minorHAnsi" w:hAnsiTheme="minorHAnsi"/>
                <w:sz w:val="18"/>
                <w:szCs w:val="18"/>
                <w:vertAlign w:val="superscript"/>
              </w:rPr>
              <w:t>2</w:t>
            </w:r>
            <w:r>
              <w:rPr>
                <w:rFonts w:asciiTheme="minorHAnsi" w:hAnsiTheme="minorHAnsi"/>
                <w:sz w:val="18"/>
                <w:szCs w:val="18"/>
              </w:rPr>
              <w:t>)</w:t>
            </w:r>
          </w:p>
        </w:tc>
        <w:tc>
          <w:tcPr>
            <w:tcW w:w="5789" w:type="dxa"/>
            <w:gridSpan w:val="2"/>
            <w:vAlign w:val="center"/>
          </w:tcPr>
          <w:p w14:paraId="46D5A5F1" w14:textId="77777777" w:rsidR="007060EC" w:rsidRPr="00C77D58" w:rsidRDefault="007060EC" w:rsidP="005057DF">
            <w:pPr>
              <w:spacing w:after="0" w:line="240" w:lineRule="auto"/>
              <w:rPr>
                <w:rFonts w:asciiTheme="minorHAnsi" w:hAnsiTheme="minorHAnsi"/>
                <w:sz w:val="18"/>
                <w:szCs w:val="18"/>
              </w:rPr>
            </w:pPr>
          </w:p>
        </w:tc>
      </w:tr>
      <w:tr w:rsidR="00F85ED7" w:rsidRPr="009577D0" w14:paraId="46D5A5F6" w14:textId="77777777" w:rsidTr="00F85ED7">
        <w:tblPrEx>
          <w:tblCellMar>
            <w:left w:w="115" w:type="dxa"/>
            <w:right w:w="115" w:type="dxa"/>
          </w:tblCellMar>
        </w:tblPrEx>
        <w:trPr>
          <w:trHeight w:val="144"/>
        </w:trPr>
        <w:tc>
          <w:tcPr>
            <w:tcW w:w="583" w:type="dxa"/>
            <w:vAlign w:val="center"/>
          </w:tcPr>
          <w:p w14:paraId="46D5A5F3" w14:textId="77777777"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46D5A5F4" w14:textId="016B7115" w:rsidR="00F85ED7" w:rsidRDefault="00F85ED7" w:rsidP="00FF77DD">
            <w:pPr>
              <w:spacing w:after="0" w:line="240" w:lineRule="auto"/>
              <w:rPr>
                <w:rFonts w:asciiTheme="minorHAnsi" w:hAnsiTheme="minorHAnsi"/>
                <w:sz w:val="18"/>
                <w:szCs w:val="18"/>
              </w:rPr>
            </w:pPr>
            <w:r w:rsidRPr="009577D0">
              <w:rPr>
                <w:rFonts w:asciiTheme="minorHAnsi" w:hAnsiTheme="minorHAnsi"/>
                <w:sz w:val="18"/>
                <w:szCs w:val="18"/>
              </w:rPr>
              <w:t>Dwelling Conditioned Floor Area (</w:t>
            </w:r>
            <w:r w:rsidR="003A6D01">
              <w:rPr>
                <w:rFonts w:asciiTheme="minorHAnsi" w:hAnsiTheme="minorHAnsi"/>
                <w:sz w:val="18"/>
                <w:szCs w:val="18"/>
              </w:rPr>
              <w:t>ft</w:t>
            </w:r>
            <w:r w:rsidR="003A6D01">
              <w:rPr>
                <w:rFonts w:asciiTheme="minorHAnsi" w:hAnsiTheme="minorHAnsi"/>
                <w:sz w:val="18"/>
                <w:szCs w:val="18"/>
                <w:vertAlign w:val="superscript"/>
              </w:rPr>
              <w:t>2</w:t>
            </w:r>
            <w:r w:rsidRPr="009577D0">
              <w:rPr>
                <w:rFonts w:asciiTheme="minorHAnsi" w:hAnsiTheme="minorHAnsi"/>
                <w:sz w:val="18"/>
                <w:szCs w:val="18"/>
              </w:rPr>
              <w:t>)</w:t>
            </w:r>
          </w:p>
        </w:tc>
        <w:tc>
          <w:tcPr>
            <w:tcW w:w="5789" w:type="dxa"/>
            <w:gridSpan w:val="2"/>
            <w:vAlign w:val="center"/>
          </w:tcPr>
          <w:p w14:paraId="46D5A5F5" w14:textId="77777777" w:rsidR="00F85ED7" w:rsidRPr="00C77D58" w:rsidRDefault="00F85ED7" w:rsidP="005057DF">
            <w:pPr>
              <w:spacing w:after="0" w:line="240" w:lineRule="auto"/>
              <w:rPr>
                <w:rFonts w:asciiTheme="minorHAnsi" w:hAnsiTheme="minorHAnsi"/>
                <w:sz w:val="18"/>
                <w:szCs w:val="18"/>
              </w:rPr>
            </w:pPr>
          </w:p>
        </w:tc>
      </w:tr>
      <w:tr w:rsidR="00F85ED7" w:rsidRPr="009577D0" w14:paraId="46D5A5FA" w14:textId="77777777" w:rsidTr="00F85ED7">
        <w:tblPrEx>
          <w:tblCellMar>
            <w:left w:w="115" w:type="dxa"/>
            <w:right w:w="115" w:type="dxa"/>
          </w:tblCellMar>
        </w:tblPrEx>
        <w:trPr>
          <w:trHeight w:val="144"/>
        </w:trPr>
        <w:tc>
          <w:tcPr>
            <w:tcW w:w="583" w:type="dxa"/>
            <w:vAlign w:val="center"/>
          </w:tcPr>
          <w:p w14:paraId="46D5A5F7" w14:textId="77777777"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46D5A5F8" w14:textId="11DDE270" w:rsidR="00F85ED7" w:rsidRDefault="00F85ED7" w:rsidP="005057DF">
            <w:pPr>
              <w:spacing w:after="0" w:line="240" w:lineRule="auto"/>
              <w:rPr>
                <w:rFonts w:asciiTheme="minorHAnsi" w:hAnsiTheme="minorHAnsi"/>
                <w:sz w:val="18"/>
                <w:szCs w:val="18"/>
              </w:rPr>
            </w:pPr>
            <w:r w:rsidRPr="009577D0">
              <w:rPr>
                <w:rFonts w:asciiTheme="minorHAnsi" w:hAnsiTheme="minorHAnsi"/>
                <w:sz w:val="18"/>
                <w:szCs w:val="18"/>
              </w:rPr>
              <w:t xml:space="preserve">Minimum </w:t>
            </w:r>
            <w:r>
              <w:rPr>
                <w:rFonts w:asciiTheme="minorHAnsi" w:hAnsiTheme="minorHAnsi"/>
                <w:sz w:val="18"/>
                <w:szCs w:val="18"/>
              </w:rPr>
              <w:t xml:space="preserve">WHF Airflow Rate Requirement </w:t>
            </w:r>
            <w:r w:rsidRPr="009577D0">
              <w:rPr>
                <w:rFonts w:asciiTheme="minorHAnsi" w:hAnsiTheme="minorHAnsi"/>
                <w:sz w:val="18"/>
                <w:szCs w:val="18"/>
              </w:rPr>
              <w:t>(CFM)</w:t>
            </w:r>
          </w:p>
        </w:tc>
        <w:tc>
          <w:tcPr>
            <w:tcW w:w="5789" w:type="dxa"/>
            <w:gridSpan w:val="2"/>
            <w:vAlign w:val="center"/>
          </w:tcPr>
          <w:p w14:paraId="46D5A5F9" w14:textId="77777777" w:rsidR="00F85ED7" w:rsidRPr="00C77D58" w:rsidRDefault="00F85ED7" w:rsidP="005057DF">
            <w:pPr>
              <w:spacing w:after="0" w:line="240" w:lineRule="auto"/>
              <w:rPr>
                <w:rFonts w:asciiTheme="minorHAnsi" w:hAnsiTheme="minorHAnsi"/>
                <w:sz w:val="18"/>
                <w:szCs w:val="18"/>
              </w:rPr>
            </w:pPr>
          </w:p>
        </w:tc>
      </w:tr>
    </w:tbl>
    <w:p w14:paraId="46D5A5FB" w14:textId="77777777" w:rsidR="007060EC" w:rsidRDefault="007060EC" w:rsidP="007060EC">
      <w:pPr>
        <w:spacing w:after="0" w:line="240" w:lineRule="auto"/>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98"/>
      </w:tblGrid>
      <w:tr w:rsidR="007060EC" w:rsidRPr="00305DBA" w14:paraId="46D5A5FD" w14:textId="77777777" w:rsidTr="005057DF">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5FC" w14:textId="77777777" w:rsidR="007060EC" w:rsidRPr="0060558D" w:rsidRDefault="007060EC" w:rsidP="005057DF">
            <w:pPr>
              <w:spacing w:after="0"/>
              <w:rPr>
                <w:rFonts w:asciiTheme="minorHAnsi" w:hAnsiTheme="minorHAnsi"/>
                <w:b/>
                <w:sz w:val="18"/>
                <w:szCs w:val="18"/>
              </w:rPr>
            </w:pPr>
            <w:r w:rsidRPr="00FF77DD">
              <w:rPr>
                <w:rFonts w:asciiTheme="minorHAnsi" w:hAnsiTheme="minorHAnsi"/>
                <w:b/>
                <w:sz w:val="20"/>
                <w:szCs w:val="18"/>
              </w:rPr>
              <w:t>C. Compliance Statement</w:t>
            </w:r>
          </w:p>
        </w:tc>
      </w:tr>
      <w:tr w:rsidR="007060EC" w:rsidRPr="00305DBA" w14:paraId="46D5A5FF" w14:textId="77777777" w:rsidTr="005057DF">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46D5A600" w14:textId="77777777" w:rsidR="007060EC" w:rsidRPr="00FF77DD" w:rsidRDefault="007060EC" w:rsidP="007060EC">
      <w:pPr>
        <w:spacing w:after="0" w:line="240" w:lineRule="auto"/>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408"/>
      </w:tblGrid>
      <w:tr w:rsidR="007060EC" w:rsidRPr="009577D0" w14:paraId="46D5A602" w14:textId="77777777" w:rsidTr="005057DF">
        <w:trPr>
          <w:trHeight w:val="158"/>
        </w:trPr>
        <w:tc>
          <w:tcPr>
            <w:tcW w:w="10998" w:type="dxa"/>
            <w:gridSpan w:val="2"/>
            <w:tcBorders>
              <w:top w:val="single" w:sz="4" w:space="0" w:color="000000"/>
              <w:left w:val="single" w:sz="4" w:space="0" w:color="000000"/>
              <w:bottom w:val="single" w:sz="4" w:space="0" w:color="000000"/>
              <w:right w:val="single" w:sz="4" w:space="0" w:color="000000"/>
            </w:tcBorders>
            <w:vAlign w:val="center"/>
          </w:tcPr>
          <w:p w14:paraId="46D5A601" w14:textId="77777777" w:rsidR="007060EC" w:rsidRPr="00E94E5A" w:rsidRDefault="007060EC" w:rsidP="005057DF">
            <w:pPr>
              <w:spacing w:after="0"/>
              <w:rPr>
                <w:rFonts w:asciiTheme="minorHAnsi" w:hAnsiTheme="minorHAnsi"/>
                <w:b/>
                <w:sz w:val="18"/>
                <w:szCs w:val="18"/>
              </w:rPr>
            </w:pPr>
            <w:r w:rsidRPr="00FF77DD">
              <w:rPr>
                <w:rFonts w:asciiTheme="minorHAnsi" w:hAnsiTheme="minorHAnsi"/>
                <w:b/>
                <w:sz w:val="20"/>
                <w:szCs w:val="18"/>
              </w:rPr>
              <w:t>D. Additional Requirements</w:t>
            </w:r>
          </w:p>
        </w:tc>
      </w:tr>
      <w:tr w:rsidR="007060EC" w:rsidRPr="009577D0" w14:paraId="46D5A605" w14:textId="77777777" w:rsidTr="005057DF">
        <w:trPr>
          <w:trHeight w:val="158"/>
        </w:trPr>
        <w:tc>
          <w:tcPr>
            <w:tcW w:w="590"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408" w:type="dxa"/>
            <w:vAlign w:val="center"/>
          </w:tcPr>
          <w:p w14:paraId="46D5A604" w14:textId="77777777" w:rsidR="007060EC" w:rsidRPr="00C73FEB" w:rsidRDefault="007060EC"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on the CEC appliance directory as an approved model.</w:t>
            </w:r>
          </w:p>
        </w:tc>
      </w:tr>
      <w:tr w:rsidR="007060EC" w:rsidRPr="009577D0" w14:paraId="46D5A608" w14:textId="77777777" w:rsidTr="005057DF">
        <w:trPr>
          <w:trHeight w:val="158"/>
        </w:trPr>
        <w:tc>
          <w:tcPr>
            <w:tcW w:w="590"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408" w:type="dxa"/>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7060EC" w:rsidRPr="009577D0" w14:paraId="46D5A60A" w14:textId="77777777" w:rsidTr="005057DF">
        <w:trPr>
          <w:trHeight w:val="158"/>
        </w:trPr>
        <w:tc>
          <w:tcPr>
            <w:tcW w:w="10998" w:type="dxa"/>
            <w:gridSpan w:val="2"/>
            <w:vAlign w:val="center"/>
          </w:tcPr>
          <w:p w14:paraId="46D5A609" w14:textId="77777777" w:rsidR="007060EC" w:rsidRPr="00C73FEB" w:rsidRDefault="007060EC" w:rsidP="005057DF">
            <w:pPr>
              <w:spacing w:after="0" w:line="240" w:lineRule="auto"/>
              <w:rPr>
                <w:rFonts w:asciiTheme="minorHAnsi" w:hAnsiTheme="minorHAnsi"/>
                <w:sz w:val="18"/>
                <w:szCs w:val="18"/>
              </w:rPr>
            </w:pPr>
            <w:r w:rsidRPr="00711DF8">
              <w:rPr>
                <w:b/>
                <w:sz w:val="18"/>
                <w:szCs w:val="18"/>
              </w:rPr>
              <w:t>The responsible person’s signature on this compliance document affirms that all applicable requirements in this table have been met.</w:t>
            </w:r>
          </w:p>
        </w:tc>
      </w:tr>
    </w:tbl>
    <w:p w14:paraId="46D5A60B" w14:textId="77777777" w:rsidR="007060EC" w:rsidRDefault="007060EC" w:rsidP="003C0502">
      <w:pPr>
        <w:spacing w:after="0"/>
        <w:ind w:hanging="677"/>
        <w:rPr>
          <w:rFonts w:asciiTheme="minorHAnsi" w:hAnsiTheme="minorHAnsi"/>
          <w:sz w:val="18"/>
          <w:szCs w:val="18"/>
        </w:rPr>
      </w:pPr>
    </w:p>
    <w:p w14:paraId="46D5A60C" w14:textId="77777777" w:rsidR="00F60148" w:rsidRDefault="00F60148" w:rsidP="003C0502">
      <w:pPr>
        <w:spacing w:after="0"/>
        <w:ind w:hanging="677"/>
        <w:rPr>
          <w:rFonts w:asciiTheme="minorHAnsi" w:hAnsiTheme="minorHAnsi"/>
          <w:sz w:val="18"/>
          <w:szCs w:val="18"/>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703E2" w:rsidRPr="004703E2" w14:paraId="46D5A60E" w14:textId="77777777" w:rsidTr="00E829F5">
        <w:trPr>
          <w:trHeight w:val="206"/>
        </w:trPr>
        <w:tc>
          <w:tcPr>
            <w:tcW w:w="10943" w:type="dxa"/>
            <w:gridSpan w:val="4"/>
            <w:vAlign w:val="center"/>
          </w:tcPr>
          <w:p w14:paraId="46D5A60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703E2">
              <w:rPr>
                <w:rFonts w:asciiTheme="minorHAnsi" w:eastAsia="Times New Roman" w:hAnsiTheme="minorHAnsi" w:cs="Arial"/>
                <w:b/>
                <w:caps/>
                <w:sz w:val="18"/>
                <w:szCs w:val="18"/>
              </w:rPr>
              <w:lastRenderedPageBreak/>
              <w:t>Documentation Author's Declaration Statement</w:t>
            </w:r>
          </w:p>
        </w:tc>
      </w:tr>
      <w:tr w:rsidR="004703E2" w:rsidRPr="004703E2" w14:paraId="46D5A610" w14:textId="77777777" w:rsidTr="00FF77DD">
        <w:trPr>
          <w:trHeight w:hRule="exact" w:val="244"/>
        </w:trPr>
        <w:tc>
          <w:tcPr>
            <w:tcW w:w="10943" w:type="dxa"/>
            <w:gridSpan w:val="4"/>
            <w:vAlign w:val="center"/>
          </w:tcPr>
          <w:p w14:paraId="46D5A60F" w14:textId="77777777" w:rsidR="004703E2" w:rsidRPr="004703E2" w:rsidRDefault="004703E2" w:rsidP="00FF77DD">
            <w:pPr>
              <w:keepNext/>
              <w:numPr>
                <w:ilvl w:val="0"/>
                <w:numId w:val="12"/>
              </w:numPr>
              <w:tabs>
                <w:tab w:val="left" w:pos="-2600"/>
              </w:tabs>
              <w:spacing w:after="0" w:line="240" w:lineRule="auto"/>
              <w:ind w:right="90"/>
              <w:outlineLvl w:val="2"/>
              <w:rPr>
                <w:rFonts w:asciiTheme="minorHAnsi" w:eastAsia="Times New Roman" w:hAnsiTheme="minorHAnsi"/>
                <w:sz w:val="18"/>
                <w:szCs w:val="18"/>
              </w:rPr>
            </w:pPr>
            <w:r w:rsidRPr="004703E2">
              <w:rPr>
                <w:rFonts w:asciiTheme="minorHAnsi" w:eastAsia="Times New Roman" w:hAnsiTheme="minorHAnsi"/>
                <w:sz w:val="18"/>
                <w:szCs w:val="18"/>
              </w:rPr>
              <w:t>I certify that this Certificate of Installation documentation is accurate and complete.</w:t>
            </w:r>
          </w:p>
        </w:tc>
      </w:tr>
      <w:tr w:rsidR="004703E2" w:rsidRPr="004703E2" w14:paraId="46D5A613" w14:textId="77777777" w:rsidTr="00E829F5">
        <w:trPr>
          <w:trHeight w:val="360"/>
        </w:trPr>
        <w:tc>
          <w:tcPr>
            <w:tcW w:w="5577" w:type="dxa"/>
            <w:gridSpan w:val="2"/>
          </w:tcPr>
          <w:p w14:paraId="46D5A611"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Name:</w:t>
            </w:r>
          </w:p>
        </w:tc>
        <w:tc>
          <w:tcPr>
            <w:tcW w:w="5366" w:type="dxa"/>
            <w:gridSpan w:val="2"/>
          </w:tcPr>
          <w:p w14:paraId="46D5A612"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Signature:</w:t>
            </w:r>
          </w:p>
        </w:tc>
      </w:tr>
      <w:tr w:rsidR="004703E2" w:rsidRPr="004703E2" w14:paraId="46D5A616" w14:textId="77777777" w:rsidTr="00E829F5">
        <w:trPr>
          <w:trHeight w:val="360"/>
        </w:trPr>
        <w:tc>
          <w:tcPr>
            <w:tcW w:w="5577" w:type="dxa"/>
            <w:gridSpan w:val="2"/>
          </w:tcPr>
          <w:p w14:paraId="46D5A614"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Company Name:</w:t>
            </w:r>
          </w:p>
        </w:tc>
        <w:tc>
          <w:tcPr>
            <w:tcW w:w="5366" w:type="dxa"/>
            <w:gridSpan w:val="2"/>
          </w:tcPr>
          <w:p w14:paraId="46D5A615"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r w:rsidR="004703E2" w:rsidRPr="004703E2" w14:paraId="46D5A619" w14:textId="77777777" w:rsidTr="00E829F5">
        <w:trPr>
          <w:trHeight w:val="360"/>
        </w:trPr>
        <w:tc>
          <w:tcPr>
            <w:tcW w:w="5577" w:type="dxa"/>
            <w:gridSpan w:val="2"/>
          </w:tcPr>
          <w:p w14:paraId="46D5A617"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366" w:type="dxa"/>
            <w:gridSpan w:val="2"/>
          </w:tcPr>
          <w:p w14:paraId="46D5A618"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CEA/HERS Certification Identification (If applicable):</w:t>
            </w:r>
          </w:p>
        </w:tc>
      </w:tr>
      <w:tr w:rsidR="004703E2" w:rsidRPr="004703E2" w14:paraId="46D5A61C" w14:textId="77777777" w:rsidTr="00E829F5">
        <w:trPr>
          <w:trHeight w:val="360"/>
        </w:trPr>
        <w:tc>
          <w:tcPr>
            <w:tcW w:w="5577" w:type="dxa"/>
            <w:gridSpan w:val="2"/>
          </w:tcPr>
          <w:p w14:paraId="46D5A61A"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5366" w:type="dxa"/>
            <w:gridSpan w:val="2"/>
          </w:tcPr>
          <w:p w14:paraId="46D5A61B"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Phone:</w:t>
            </w:r>
          </w:p>
        </w:tc>
      </w:tr>
      <w:tr w:rsidR="004703E2" w:rsidRPr="004703E2" w14:paraId="46D5A61E" w14:textId="77777777" w:rsidTr="00E829F5">
        <w:tblPrEx>
          <w:tblCellMar>
            <w:left w:w="115" w:type="dxa"/>
            <w:right w:w="115" w:type="dxa"/>
          </w:tblCellMar>
        </w:tblPrEx>
        <w:trPr>
          <w:trHeight w:val="296"/>
        </w:trPr>
        <w:tc>
          <w:tcPr>
            <w:tcW w:w="10943" w:type="dxa"/>
            <w:gridSpan w:val="4"/>
            <w:vAlign w:val="center"/>
          </w:tcPr>
          <w:p w14:paraId="46D5A61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4703E2">
              <w:rPr>
                <w:rFonts w:asciiTheme="minorHAnsi" w:eastAsia="Times New Roman" w:hAnsiTheme="minorHAnsi" w:cs="Arial"/>
                <w:b/>
                <w:caps/>
                <w:sz w:val="18"/>
                <w:szCs w:val="18"/>
              </w:rPr>
              <w:t>Responsible Person's Declaration statement</w:t>
            </w:r>
          </w:p>
        </w:tc>
      </w:tr>
      <w:tr w:rsidR="004703E2" w:rsidRPr="004703E2" w14:paraId="46D5A625" w14:textId="77777777" w:rsidTr="00E829F5">
        <w:tblPrEx>
          <w:tblCellMar>
            <w:left w:w="115" w:type="dxa"/>
            <w:right w:w="115" w:type="dxa"/>
          </w:tblCellMar>
        </w:tblPrEx>
        <w:trPr>
          <w:trHeight w:val="504"/>
        </w:trPr>
        <w:tc>
          <w:tcPr>
            <w:tcW w:w="10943" w:type="dxa"/>
            <w:gridSpan w:val="4"/>
          </w:tcPr>
          <w:p w14:paraId="7D43858A" w14:textId="77777777" w:rsidR="00BE041F" w:rsidRPr="00BE041F" w:rsidRDefault="00BE041F" w:rsidP="00BE041F">
            <w:pPr>
              <w:pStyle w:val="Heading3"/>
              <w:numPr>
                <w:ilvl w:val="0"/>
                <w:numId w:val="0"/>
              </w:numPr>
              <w:spacing w:before="60"/>
              <w:ind w:right="86"/>
              <w:rPr>
                <w:ins w:id="0" w:author="Shewmaker, Michael@Energy" w:date="2016-10-11T10:31:00Z"/>
                <w:rFonts w:asciiTheme="minorHAnsi" w:hAnsiTheme="minorHAnsi"/>
                <w:sz w:val="18"/>
              </w:rPr>
            </w:pPr>
            <w:ins w:id="1" w:author="Shewmaker, Michael@Energy" w:date="2016-10-11T10:31:00Z">
              <w:r w:rsidRPr="00BE041F">
                <w:rPr>
                  <w:rFonts w:asciiTheme="minorHAnsi" w:hAnsiTheme="minorHAnsi"/>
                  <w:sz w:val="18"/>
                </w:rPr>
                <w:t xml:space="preserve">I certify the following under penalty of perjury, under the laws of the State of California: </w:t>
              </w:r>
            </w:ins>
          </w:p>
          <w:p w14:paraId="226709E7" w14:textId="77777777" w:rsidR="00BE041F" w:rsidRPr="00BE041F" w:rsidRDefault="00BE041F" w:rsidP="00BE041F">
            <w:pPr>
              <w:pStyle w:val="Heading3"/>
              <w:numPr>
                <w:ilvl w:val="0"/>
                <w:numId w:val="20"/>
              </w:numPr>
              <w:spacing w:before="0"/>
              <w:ind w:right="90"/>
              <w:rPr>
                <w:ins w:id="2" w:author="Shewmaker, Michael@Energy" w:date="2016-10-11T10:31:00Z"/>
                <w:rFonts w:asciiTheme="minorHAnsi" w:hAnsiTheme="minorHAnsi"/>
                <w:color w:val="4F81BD" w:themeColor="accent1"/>
                <w:sz w:val="18"/>
              </w:rPr>
            </w:pPr>
            <w:ins w:id="3" w:author="Shewmaker, Michael@Energy" w:date="2016-10-11T10:31:00Z">
              <w:r w:rsidRPr="00BE041F">
                <w:rPr>
                  <w:rFonts w:asciiTheme="minorHAnsi" w:hAnsiTheme="minorHAnsi"/>
                  <w:sz w:val="18"/>
                </w:rPr>
                <w:t xml:space="preserve">The information provided on this Certificate of Installation is true and correct. </w:t>
              </w:r>
            </w:ins>
          </w:p>
          <w:p w14:paraId="65F3A5AD" w14:textId="77777777" w:rsidR="00BE041F" w:rsidRPr="00BE041F" w:rsidRDefault="00BE041F" w:rsidP="00BE041F">
            <w:pPr>
              <w:keepNext/>
              <w:widowControl w:val="0"/>
              <w:numPr>
                <w:ilvl w:val="0"/>
                <w:numId w:val="20"/>
              </w:numPr>
              <w:spacing w:after="0" w:line="240" w:lineRule="auto"/>
              <w:ind w:right="90"/>
              <w:rPr>
                <w:ins w:id="4" w:author="Shewmaker, Michael@Energy" w:date="2016-10-11T10:31:00Z"/>
                <w:rFonts w:asciiTheme="minorHAnsi" w:hAnsiTheme="minorHAnsi"/>
                <w:sz w:val="18"/>
              </w:rPr>
            </w:pPr>
            <w:ins w:id="5" w:author="Shewmaker, Michael@Energy" w:date="2016-10-11T10:31:00Z">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ins>
          </w:p>
          <w:p w14:paraId="4F27D7FB" w14:textId="77777777" w:rsidR="00BE041F" w:rsidRPr="00BE041F" w:rsidRDefault="00BE041F" w:rsidP="00BE041F">
            <w:pPr>
              <w:pStyle w:val="ListParagraph"/>
              <w:keepNext/>
              <w:numPr>
                <w:ilvl w:val="0"/>
                <w:numId w:val="20"/>
              </w:numPr>
              <w:autoSpaceDE w:val="0"/>
              <w:autoSpaceDN w:val="0"/>
              <w:adjustRightInd w:val="0"/>
              <w:spacing w:after="0" w:line="240" w:lineRule="auto"/>
              <w:ind w:right="90"/>
              <w:rPr>
                <w:ins w:id="6" w:author="Shewmaker, Michael@Energy" w:date="2016-10-11T10:31:00Z"/>
                <w:rFonts w:asciiTheme="minorHAnsi" w:hAnsiTheme="minorHAnsi"/>
                <w:sz w:val="18"/>
              </w:rPr>
            </w:pPr>
            <w:ins w:id="7" w:author="Shewmaker, Michael@Energy" w:date="2016-10-11T10:31:00Z">
              <w:r w:rsidRPr="00BE041F">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46D5A624" w14:textId="1330602E" w:rsidR="004703E2" w:rsidRPr="004703E2" w:rsidRDefault="00BE041F" w:rsidP="00FF77DD">
            <w:pPr>
              <w:keepNext/>
              <w:numPr>
                <w:ilvl w:val="0"/>
                <w:numId w:val="13"/>
              </w:numPr>
              <w:spacing w:after="0" w:line="240" w:lineRule="auto"/>
              <w:contextualSpacing/>
              <w:rPr>
                <w:rFonts w:ascii="Times New Roman" w:eastAsia="Times New Roman" w:hAnsi="Times New Roman"/>
                <w:sz w:val="20"/>
                <w:szCs w:val="20"/>
              </w:rPr>
            </w:pPr>
            <w:ins w:id="8" w:author="Shewmaker, Michael@Energy" w:date="2016-10-11T10:31:00Z">
              <w:r w:rsidRPr="00BE041F">
                <w:rPr>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4703E2" w:rsidRPr="004703E2" w14:paraId="46D5A628" w14:textId="77777777" w:rsidTr="00E829F5">
        <w:tblPrEx>
          <w:tblCellMar>
            <w:left w:w="108" w:type="dxa"/>
            <w:right w:w="108" w:type="dxa"/>
          </w:tblCellMar>
        </w:tblPrEx>
        <w:trPr>
          <w:trHeight w:val="360"/>
        </w:trPr>
        <w:tc>
          <w:tcPr>
            <w:tcW w:w="5307" w:type="dxa"/>
          </w:tcPr>
          <w:p w14:paraId="46D5A626"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Name:</w:t>
            </w:r>
          </w:p>
        </w:tc>
        <w:tc>
          <w:tcPr>
            <w:tcW w:w="5636" w:type="dxa"/>
            <w:gridSpan w:val="3"/>
          </w:tcPr>
          <w:p w14:paraId="46D5A627"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Signature:</w:t>
            </w:r>
          </w:p>
        </w:tc>
      </w:tr>
      <w:tr w:rsidR="004703E2" w:rsidRPr="004703E2" w14:paraId="46D5A62B"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9"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6D5A62A"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Position With Company (Title):</w:t>
            </w:r>
          </w:p>
        </w:tc>
      </w:tr>
      <w:tr w:rsidR="004703E2" w:rsidRPr="004703E2" w14:paraId="46D5A62E"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C"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6D5A62D"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CSLB License:</w:t>
            </w:r>
          </w:p>
        </w:tc>
      </w:tr>
      <w:tr w:rsidR="004703E2" w:rsidRPr="004703E2" w14:paraId="46D5A632"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F"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30"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Phone</w:t>
            </w:r>
            <w:r w:rsidR="003A6D01">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6D5A631"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bl>
    <w:p w14:paraId="46D5A633" w14:textId="77777777" w:rsidR="007304C6" w:rsidRPr="00127AE3" w:rsidRDefault="007304C6" w:rsidP="007304C6">
      <w:pPr>
        <w:contextualSpacing/>
        <w:rPr>
          <w:sz w:val="2"/>
          <w:szCs w:val="2"/>
        </w:rPr>
      </w:pPr>
    </w:p>
    <w:p w14:paraId="46D5A634" w14:textId="77777777" w:rsidR="009577D0" w:rsidRPr="00E32776" w:rsidRDefault="009577D0" w:rsidP="009577D0">
      <w:pPr>
        <w:rPr>
          <w:sz w:val="16"/>
          <w:szCs w:val="16"/>
        </w:rPr>
      </w:pPr>
    </w:p>
    <w:p w14:paraId="46D5A635" w14:textId="77777777" w:rsidR="003C0502" w:rsidRDefault="003C0502" w:rsidP="009577D0">
      <w:pPr>
        <w:spacing w:after="0"/>
        <w:rPr>
          <w:rFonts w:asciiTheme="minorHAnsi" w:hAnsiTheme="minorHAnsi"/>
          <w:sz w:val="18"/>
          <w:szCs w:val="18"/>
        </w:rPr>
        <w:sectPr w:rsidR="003C0502" w:rsidSect="00336D4C">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576" w:gutter="0"/>
          <w:cols w:space="720"/>
          <w:docGrid w:linePitch="360"/>
        </w:sectPr>
      </w:pPr>
    </w:p>
    <w:p w14:paraId="46D5A636" w14:textId="77777777" w:rsidR="0045400A" w:rsidRPr="00FF77DD" w:rsidRDefault="003A6D01" w:rsidP="00FF77DD">
      <w:pPr>
        <w:spacing w:after="0"/>
        <w:jc w:val="center"/>
        <w:rPr>
          <w:rFonts w:asciiTheme="minorHAnsi" w:hAnsiTheme="minorHAnsi"/>
          <w:b/>
          <w:sz w:val="20"/>
          <w:szCs w:val="18"/>
        </w:rPr>
      </w:pPr>
      <w:r>
        <w:rPr>
          <w:rFonts w:asciiTheme="minorHAnsi" w:hAnsiTheme="minorHAnsi"/>
          <w:b/>
          <w:sz w:val="20"/>
          <w:szCs w:val="18"/>
        </w:rPr>
        <w:lastRenderedPageBreak/>
        <w:t>CF2R-MCH-02-E User Instructions</w:t>
      </w:r>
    </w:p>
    <w:p w14:paraId="46D5A637" w14:textId="77777777" w:rsidR="0045400A" w:rsidRDefault="0045400A" w:rsidP="0045400A">
      <w:pPr>
        <w:spacing w:after="0" w:line="240" w:lineRule="auto"/>
        <w:rPr>
          <w:rFonts w:asciiTheme="minorHAnsi" w:hAnsiTheme="minorHAnsi"/>
          <w:b/>
          <w:sz w:val="18"/>
          <w:szCs w:val="18"/>
        </w:rPr>
      </w:pPr>
    </w:p>
    <w:p w14:paraId="46D5A638" w14:textId="77777777" w:rsidR="005057DF" w:rsidRPr="00144CFC" w:rsidRDefault="005057DF" w:rsidP="005057DF">
      <w:pPr>
        <w:spacing w:after="0" w:line="240" w:lineRule="auto"/>
        <w:rPr>
          <w:rFonts w:asciiTheme="minorHAnsi" w:hAnsiTheme="minorHAnsi"/>
          <w:b/>
          <w:sz w:val="18"/>
          <w:szCs w:val="18"/>
        </w:rPr>
      </w:pPr>
      <w:r w:rsidRPr="00144CFC">
        <w:rPr>
          <w:rFonts w:asciiTheme="minorHAnsi" w:hAnsiTheme="minorHAnsi"/>
          <w:b/>
          <w:sz w:val="18"/>
          <w:szCs w:val="18"/>
        </w:rPr>
        <w:t xml:space="preserve">Section A. Whole House Fan </w:t>
      </w:r>
      <w:r>
        <w:rPr>
          <w:rFonts w:asciiTheme="minorHAnsi" w:hAnsiTheme="minorHAnsi"/>
          <w:b/>
          <w:sz w:val="18"/>
          <w:szCs w:val="18"/>
        </w:rPr>
        <w:t xml:space="preserve">(WHF) </w:t>
      </w:r>
      <w:r w:rsidRPr="00144CFC">
        <w:rPr>
          <w:rFonts w:asciiTheme="minorHAnsi" w:hAnsiTheme="minorHAnsi"/>
          <w:b/>
          <w:sz w:val="18"/>
          <w:szCs w:val="18"/>
        </w:rPr>
        <w:t>Equipment Information</w:t>
      </w:r>
    </w:p>
    <w:p w14:paraId="46D5A639"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name of the manufacturer of the whole house fan.</w:t>
      </w:r>
    </w:p>
    <w:p w14:paraId="46D5A63A"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model number of the whole house fan</w:t>
      </w:r>
    </w:p>
    <w:p w14:paraId="46D5A63B" w14:textId="530FD94C"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rate</w:t>
      </w:r>
      <w:r w:rsidR="00AB4171">
        <w:rPr>
          <w:rFonts w:asciiTheme="minorHAnsi" w:hAnsiTheme="minorHAnsi"/>
          <w:sz w:val="18"/>
          <w:szCs w:val="18"/>
        </w:rPr>
        <w:t>d</w:t>
      </w:r>
      <w:r>
        <w:rPr>
          <w:rFonts w:asciiTheme="minorHAnsi" w:hAnsiTheme="minorHAnsi"/>
          <w:sz w:val="18"/>
          <w:szCs w:val="18"/>
        </w:rPr>
        <w:t xml:space="preserve"> airflow in CFM of the whole house fan.</w:t>
      </w:r>
    </w:p>
    <w:p w14:paraId="46D5A63C" w14:textId="77777777" w:rsidR="005057DF" w:rsidRDefault="005057DF" w:rsidP="005057DF">
      <w:pPr>
        <w:numPr>
          <w:ilvl w:val="0"/>
          <w:numId w:val="15"/>
        </w:numPr>
        <w:spacing w:after="0" w:line="240" w:lineRule="auto"/>
        <w:rPr>
          <w:rFonts w:asciiTheme="minorHAnsi" w:hAnsiTheme="minorHAnsi"/>
          <w:sz w:val="18"/>
          <w:szCs w:val="18"/>
        </w:rPr>
      </w:pPr>
      <w:r>
        <w:rPr>
          <w:rFonts w:asciiTheme="minorHAnsi" w:hAnsiTheme="minorHAnsi"/>
          <w:sz w:val="18"/>
          <w:szCs w:val="18"/>
        </w:rPr>
        <w:t>Enter the quantity of this exact make and model of whole house fan installed in the home. Different make/model fans will be entered on a separate row.</w:t>
      </w:r>
    </w:p>
    <w:p w14:paraId="46D5A63D" w14:textId="77777777" w:rsidR="005057DF" w:rsidRDefault="005057DF" w:rsidP="005057DF">
      <w:pPr>
        <w:pStyle w:val="ListParagraph"/>
        <w:numPr>
          <w:ilvl w:val="0"/>
          <w:numId w:val="15"/>
        </w:numPr>
        <w:spacing w:after="0" w:line="240" w:lineRule="auto"/>
        <w:rPr>
          <w:rFonts w:asciiTheme="minorHAnsi" w:hAnsiTheme="minorHAnsi"/>
          <w:sz w:val="18"/>
          <w:szCs w:val="18"/>
        </w:rPr>
      </w:pPr>
      <w:r>
        <w:rPr>
          <w:rFonts w:asciiTheme="minorHAnsi" w:hAnsiTheme="minorHAnsi"/>
          <w:sz w:val="18"/>
          <w:szCs w:val="18"/>
        </w:rPr>
        <w:t>This value is calculated automatically. It is the number of this type of fan multiplied by the rated air flow of this type of fan.</w:t>
      </w:r>
    </w:p>
    <w:p w14:paraId="46D5A63E" w14:textId="77777777" w:rsidR="005057DF" w:rsidRDefault="005057DF" w:rsidP="005057DF">
      <w:pPr>
        <w:spacing w:after="0" w:line="240" w:lineRule="auto"/>
        <w:rPr>
          <w:rFonts w:asciiTheme="minorHAnsi" w:hAnsiTheme="minorHAnsi"/>
          <w:b/>
          <w:sz w:val="18"/>
          <w:szCs w:val="18"/>
        </w:rPr>
      </w:pPr>
    </w:p>
    <w:p w14:paraId="46D5A63F" w14:textId="77777777" w:rsidR="005057DF" w:rsidRPr="00144CFC" w:rsidRDefault="005057DF" w:rsidP="005057DF">
      <w:pPr>
        <w:spacing w:after="0" w:line="240" w:lineRule="auto"/>
        <w:rPr>
          <w:rFonts w:asciiTheme="minorHAnsi" w:hAnsiTheme="minorHAnsi"/>
          <w:b/>
          <w:sz w:val="18"/>
          <w:szCs w:val="18"/>
        </w:rPr>
      </w:pPr>
      <w:r w:rsidRPr="00144CFC">
        <w:rPr>
          <w:rFonts w:asciiTheme="minorHAnsi" w:hAnsiTheme="minorHAnsi"/>
          <w:b/>
          <w:sz w:val="18"/>
          <w:szCs w:val="18"/>
        </w:rPr>
        <w:t xml:space="preserve">Section B. Whole House Fan </w:t>
      </w:r>
      <w:r w:rsidR="003A6D01">
        <w:rPr>
          <w:rFonts w:asciiTheme="minorHAnsi" w:hAnsiTheme="minorHAnsi"/>
          <w:b/>
          <w:sz w:val="18"/>
          <w:szCs w:val="18"/>
        </w:rPr>
        <w:t>C</w:t>
      </w:r>
      <w:r w:rsidRPr="00144CFC">
        <w:rPr>
          <w:rFonts w:asciiTheme="minorHAnsi" w:hAnsiTheme="minorHAnsi"/>
          <w:b/>
          <w:sz w:val="18"/>
          <w:szCs w:val="18"/>
        </w:rPr>
        <w:t xml:space="preserve">ompliance </w:t>
      </w:r>
      <w:r w:rsidR="003A6D01">
        <w:rPr>
          <w:rFonts w:asciiTheme="minorHAnsi" w:hAnsiTheme="minorHAnsi"/>
          <w:b/>
          <w:sz w:val="18"/>
          <w:szCs w:val="18"/>
        </w:rPr>
        <w:t>C</w:t>
      </w:r>
      <w:r w:rsidRPr="00144CFC">
        <w:rPr>
          <w:rFonts w:asciiTheme="minorHAnsi" w:hAnsiTheme="minorHAnsi"/>
          <w:b/>
          <w:sz w:val="18"/>
          <w:szCs w:val="18"/>
        </w:rPr>
        <w:t>alculations</w:t>
      </w:r>
    </w:p>
    <w:p w14:paraId="46D5A640" w14:textId="77777777"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This field is automatically calculated. It is the sum of the rated air flows of all the installed whole house fans.</w:t>
      </w:r>
    </w:p>
    <w:p w14:paraId="46D5A641" w14:textId="2210166C"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 xml:space="preserve">This field is automatically calculated. It is the total installed whole house fan air flow </w:t>
      </w:r>
      <w:r w:rsidR="00F85ED7">
        <w:rPr>
          <w:rFonts w:asciiTheme="minorHAnsi" w:hAnsiTheme="minorHAnsi"/>
          <w:sz w:val="18"/>
          <w:szCs w:val="18"/>
        </w:rPr>
        <w:t>divided</w:t>
      </w:r>
      <w:r>
        <w:rPr>
          <w:rFonts w:asciiTheme="minorHAnsi" w:hAnsiTheme="minorHAnsi"/>
          <w:sz w:val="18"/>
          <w:szCs w:val="18"/>
        </w:rPr>
        <w:t xml:space="preserve"> by </w:t>
      </w:r>
      <w:r w:rsidR="00F506B1">
        <w:rPr>
          <w:rFonts w:asciiTheme="minorHAnsi" w:hAnsiTheme="minorHAnsi"/>
          <w:sz w:val="18"/>
          <w:szCs w:val="18"/>
        </w:rPr>
        <w:t>750</w:t>
      </w:r>
      <w:r>
        <w:rPr>
          <w:rFonts w:asciiTheme="minorHAnsi" w:hAnsiTheme="minorHAnsi"/>
          <w:sz w:val="18"/>
          <w:szCs w:val="18"/>
        </w:rPr>
        <w:t>.</w:t>
      </w:r>
    </w:p>
    <w:p w14:paraId="46D5A642" w14:textId="77777777" w:rsidR="005057DF" w:rsidRDefault="005057DF" w:rsidP="005057DF">
      <w:pPr>
        <w:pStyle w:val="ListParagraph"/>
        <w:numPr>
          <w:ilvl w:val="0"/>
          <w:numId w:val="6"/>
        </w:numPr>
        <w:spacing w:after="0" w:line="240" w:lineRule="auto"/>
        <w:rPr>
          <w:rFonts w:asciiTheme="minorHAnsi" w:hAnsiTheme="minorHAnsi"/>
          <w:sz w:val="18"/>
          <w:szCs w:val="18"/>
        </w:rPr>
      </w:pPr>
      <w:r>
        <w:rPr>
          <w:rFonts w:asciiTheme="minorHAnsi" w:hAnsiTheme="minorHAnsi"/>
          <w:sz w:val="18"/>
          <w:szCs w:val="18"/>
        </w:rPr>
        <w:t>Enter the actual installed attic net free vent area.</w:t>
      </w:r>
    </w:p>
    <w:p w14:paraId="46D5A643" w14:textId="5E38F098" w:rsidR="005057DF" w:rsidRPr="00F15985" w:rsidRDefault="005057DF" w:rsidP="005057DF">
      <w:pPr>
        <w:pStyle w:val="ListParagraph"/>
        <w:numPr>
          <w:ilvl w:val="0"/>
          <w:numId w:val="6"/>
        </w:numPr>
        <w:spacing w:after="0" w:line="240" w:lineRule="auto"/>
        <w:rPr>
          <w:rFonts w:asciiTheme="minorHAnsi" w:hAnsiTheme="minorHAnsi"/>
          <w:sz w:val="18"/>
          <w:szCs w:val="18"/>
        </w:rPr>
      </w:pPr>
      <w:r w:rsidRPr="00F15985">
        <w:rPr>
          <w:rFonts w:asciiTheme="minorHAnsi" w:hAnsiTheme="minorHAnsi"/>
          <w:sz w:val="18"/>
          <w:szCs w:val="18"/>
        </w:rPr>
        <w:t xml:space="preserve">This field is automatically imported from the </w:t>
      </w:r>
      <w:r>
        <w:rPr>
          <w:rFonts w:asciiTheme="minorHAnsi" w:hAnsiTheme="minorHAnsi"/>
          <w:sz w:val="18"/>
          <w:szCs w:val="18"/>
        </w:rPr>
        <w:t>CF1R</w:t>
      </w:r>
      <w:r w:rsidRPr="00F15985">
        <w:rPr>
          <w:rFonts w:asciiTheme="minorHAnsi" w:hAnsiTheme="minorHAnsi"/>
          <w:sz w:val="18"/>
          <w:szCs w:val="18"/>
        </w:rPr>
        <w:t xml:space="preserve">. The number used in the field equals </w:t>
      </w:r>
      <w:r>
        <w:rPr>
          <w:rFonts w:asciiTheme="minorHAnsi" w:hAnsiTheme="minorHAnsi"/>
          <w:sz w:val="18"/>
          <w:szCs w:val="18"/>
        </w:rPr>
        <w:t xml:space="preserve">the </w:t>
      </w:r>
      <w:r w:rsidRPr="00F15985">
        <w:rPr>
          <w:rFonts w:asciiTheme="minorHAnsi" w:hAnsiTheme="minorHAnsi"/>
          <w:sz w:val="18"/>
          <w:szCs w:val="18"/>
        </w:rPr>
        <w:t xml:space="preserve">Conditioned Floor Area (CFA), in square feet, from the </w:t>
      </w:r>
      <w:r>
        <w:rPr>
          <w:rFonts w:asciiTheme="minorHAnsi" w:hAnsiTheme="minorHAnsi"/>
          <w:sz w:val="18"/>
          <w:szCs w:val="18"/>
        </w:rPr>
        <w:t>CF1R</w:t>
      </w:r>
      <w:r w:rsidRPr="00F15985">
        <w:rPr>
          <w:rFonts w:asciiTheme="minorHAnsi" w:hAnsiTheme="minorHAnsi"/>
          <w:sz w:val="18"/>
          <w:szCs w:val="18"/>
        </w:rPr>
        <w:t>.</w:t>
      </w:r>
    </w:p>
    <w:p w14:paraId="46D5A644" w14:textId="567D0A98" w:rsidR="005057DF" w:rsidRDefault="005057DF" w:rsidP="005057DF">
      <w:pPr>
        <w:pStyle w:val="ListParagraph"/>
        <w:numPr>
          <w:ilvl w:val="0"/>
          <w:numId w:val="6"/>
        </w:numPr>
        <w:spacing w:after="0" w:line="240" w:lineRule="auto"/>
        <w:rPr>
          <w:rFonts w:asciiTheme="minorHAnsi" w:hAnsiTheme="minorHAnsi"/>
          <w:sz w:val="18"/>
          <w:szCs w:val="18"/>
        </w:rPr>
      </w:pPr>
      <w:r w:rsidRPr="00DD4C67">
        <w:rPr>
          <w:rFonts w:asciiTheme="minorHAnsi" w:hAnsiTheme="minorHAnsi"/>
          <w:sz w:val="18"/>
          <w:szCs w:val="18"/>
        </w:rPr>
        <w:t xml:space="preserve">This field is automatically calculated. </w:t>
      </w:r>
      <w:r>
        <w:rPr>
          <w:rFonts w:asciiTheme="minorHAnsi" w:hAnsiTheme="minorHAnsi"/>
          <w:sz w:val="18"/>
          <w:szCs w:val="18"/>
        </w:rPr>
        <w:t xml:space="preserve">It is the Dwelling Conditioned floor area multiplied by </w:t>
      </w:r>
      <w:r w:rsidR="00F506B1">
        <w:rPr>
          <w:rFonts w:asciiTheme="minorHAnsi" w:hAnsiTheme="minorHAnsi"/>
          <w:sz w:val="18"/>
          <w:szCs w:val="18"/>
        </w:rPr>
        <w:t xml:space="preserve">1.5 </w:t>
      </w:r>
      <w:r>
        <w:rPr>
          <w:rFonts w:asciiTheme="minorHAnsi" w:hAnsiTheme="minorHAnsi"/>
          <w:sz w:val="18"/>
          <w:szCs w:val="18"/>
        </w:rPr>
        <w:t>cfm/</w:t>
      </w:r>
      <w:r w:rsidR="00863D38">
        <w:rPr>
          <w:rFonts w:asciiTheme="minorHAnsi" w:hAnsiTheme="minorHAnsi"/>
          <w:sz w:val="18"/>
          <w:szCs w:val="18"/>
        </w:rPr>
        <w:t>ft</w:t>
      </w:r>
      <w:r w:rsidR="00863D38">
        <w:rPr>
          <w:rFonts w:asciiTheme="minorHAnsi" w:hAnsiTheme="minorHAnsi"/>
          <w:sz w:val="18"/>
          <w:szCs w:val="18"/>
          <w:vertAlign w:val="superscript"/>
        </w:rPr>
        <w:t>2</w:t>
      </w:r>
      <w:r>
        <w:rPr>
          <w:rFonts w:asciiTheme="minorHAnsi" w:hAnsiTheme="minorHAnsi"/>
          <w:sz w:val="18"/>
          <w:szCs w:val="18"/>
        </w:rPr>
        <w:t>.</w:t>
      </w:r>
    </w:p>
    <w:p w14:paraId="46D5A645" w14:textId="77777777" w:rsidR="005057DF" w:rsidRDefault="005057DF" w:rsidP="005057DF">
      <w:pPr>
        <w:spacing w:after="0" w:line="240" w:lineRule="auto"/>
        <w:rPr>
          <w:rFonts w:asciiTheme="minorHAnsi" w:hAnsiTheme="minorHAnsi"/>
          <w:sz w:val="18"/>
          <w:szCs w:val="18"/>
        </w:rPr>
      </w:pPr>
    </w:p>
    <w:p w14:paraId="46D5A646" w14:textId="77777777" w:rsidR="005057DF" w:rsidRDefault="005057DF" w:rsidP="005057DF">
      <w:pPr>
        <w:spacing w:after="0" w:line="240" w:lineRule="auto"/>
        <w:rPr>
          <w:rFonts w:asciiTheme="minorHAnsi" w:hAnsiTheme="minorHAnsi"/>
          <w:b/>
          <w:sz w:val="18"/>
          <w:szCs w:val="18"/>
        </w:rPr>
      </w:pPr>
      <w:r>
        <w:rPr>
          <w:rFonts w:asciiTheme="minorHAnsi" w:hAnsiTheme="minorHAnsi"/>
          <w:b/>
          <w:sz w:val="18"/>
          <w:szCs w:val="18"/>
        </w:rPr>
        <w:t>C</w:t>
      </w:r>
      <w:r w:rsidRPr="00305DBA">
        <w:rPr>
          <w:rFonts w:asciiTheme="minorHAnsi" w:hAnsiTheme="minorHAnsi"/>
          <w:b/>
          <w:sz w:val="18"/>
          <w:szCs w:val="18"/>
        </w:rPr>
        <w:t>. Compliance Statement</w:t>
      </w:r>
    </w:p>
    <w:p w14:paraId="46D5A647" w14:textId="1522D5C1" w:rsidR="005057DF" w:rsidRDefault="005057DF" w:rsidP="005057DF">
      <w:pPr>
        <w:spacing w:after="0" w:line="240" w:lineRule="auto"/>
        <w:ind w:left="720"/>
        <w:rPr>
          <w:rFonts w:asciiTheme="minorHAnsi" w:hAnsiTheme="minorHAnsi"/>
          <w:sz w:val="18"/>
          <w:szCs w:val="18"/>
        </w:rPr>
      </w:pPr>
      <w:r>
        <w:rPr>
          <w:rFonts w:asciiTheme="minorHAnsi" w:hAnsiTheme="minorHAnsi"/>
          <w:sz w:val="18"/>
          <w:szCs w:val="18"/>
        </w:rPr>
        <w:t>To comply</w:t>
      </w:r>
      <w:r w:rsidR="00AB4171">
        <w:rPr>
          <w:rFonts w:asciiTheme="minorHAnsi" w:hAnsiTheme="minorHAnsi"/>
          <w:sz w:val="18"/>
          <w:szCs w:val="18"/>
        </w:rPr>
        <w:t>,</w:t>
      </w:r>
      <w:r>
        <w:rPr>
          <w:rFonts w:asciiTheme="minorHAnsi" w:hAnsiTheme="minorHAnsi"/>
          <w:sz w:val="18"/>
          <w:szCs w:val="18"/>
        </w:rPr>
        <w:t xml:space="preserve"> the total installed whole house fan airflow must be greater than or equal to the minimum whole house fan air flow AND the installed attic net free vent area must be greater than</w:t>
      </w:r>
      <w:r w:rsidR="00863D38">
        <w:rPr>
          <w:rFonts w:asciiTheme="minorHAnsi" w:hAnsiTheme="minorHAnsi"/>
          <w:sz w:val="18"/>
          <w:szCs w:val="18"/>
        </w:rPr>
        <w:t>,</w:t>
      </w:r>
      <w:r>
        <w:rPr>
          <w:rFonts w:asciiTheme="minorHAnsi" w:hAnsiTheme="minorHAnsi"/>
          <w:sz w:val="18"/>
          <w:szCs w:val="18"/>
        </w:rPr>
        <w:t xml:space="preserve"> or equal to</w:t>
      </w:r>
      <w:r w:rsidR="00863D38">
        <w:rPr>
          <w:rFonts w:asciiTheme="minorHAnsi" w:hAnsiTheme="minorHAnsi"/>
          <w:sz w:val="18"/>
          <w:szCs w:val="18"/>
        </w:rPr>
        <w:t>,</w:t>
      </w:r>
      <w:r>
        <w:rPr>
          <w:rFonts w:asciiTheme="minorHAnsi" w:hAnsiTheme="minorHAnsi"/>
          <w:sz w:val="18"/>
          <w:szCs w:val="18"/>
        </w:rPr>
        <w:t xml:space="preserve"> the required attic net free vent area.</w:t>
      </w:r>
    </w:p>
    <w:p w14:paraId="46D5A648" w14:textId="77777777" w:rsidR="005057DF" w:rsidRDefault="005057DF" w:rsidP="005057DF">
      <w:pPr>
        <w:spacing w:after="0" w:line="240" w:lineRule="auto"/>
        <w:rPr>
          <w:rFonts w:asciiTheme="minorHAnsi" w:hAnsiTheme="minorHAnsi"/>
          <w:sz w:val="18"/>
          <w:szCs w:val="18"/>
        </w:rPr>
      </w:pPr>
    </w:p>
    <w:p w14:paraId="46D5A649" w14:textId="77777777" w:rsidR="005057DF" w:rsidRPr="00CE58E9" w:rsidRDefault="005057DF" w:rsidP="005057DF">
      <w:pPr>
        <w:spacing w:after="0" w:line="240" w:lineRule="auto"/>
        <w:rPr>
          <w:rFonts w:asciiTheme="minorHAnsi" w:hAnsiTheme="minorHAnsi"/>
          <w:b/>
          <w:sz w:val="18"/>
          <w:szCs w:val="18"/>
        </w:rPr>
      </w:pPr>
      <w:r w:rsidRPr="00CE58E9">
        <w:rPr>
          <w:rFonts w:asciiTheme="minorHAnsi" w:hAnsiTheme="minorHAnsi"/>
          <w:b/>
          <w:sz w:val="18"/>
          <w:szCs w:val="18"/>
        </w:rPr>
        <w:t>D. Additional Requirements</w:t>
      </w:r>
    </w:p>
    <w:p w14:paraId="46D5A64A" w14:textId="746F0E99" w:rsidR="005057DF" w:rsidRDefault="005057DF" w:rsidP="005057DF">
      <w:pPr>
        <w:pStyle w:val="ListParagraph"/>
        <w:numPr>
          <w:ilvl w:val="0"/>
          <w:numId w:val="19"/>
        </w:numPr>
        <w:spacing w:after="0"/>
        <w:ind w:left="720"/>
        <w:rPr>
          <w:rFonts w:asciiTheme="minorHAnsi" w:hAnsiTheme="minorHAnsi"/>
          <w:sz w:val="18"/>
        </w:rPr>
      </w:pPr>
      <w:r w:rsidRPr="007E539F">
        <w:rPr>
          <w:rFonts w:asciiTheme="minorHAnsi" w:hAnsiTheme="minorHAnsi"/>
          <w:sz w:val="18"/>
        </w:rPr>
        <w:t xml:space="preserve">To qualify for the whole house fan credit the installed whole house fans must have been certified to the </w:t>
      </w:r>
      <w:r w:rsidR="00863D38">
        <w:rPr>
          <w:rFonts w:asciiTheme="minorHAnsi" w:hAnsiTheme="minorHAnsi"/>
          <w:sz w:val="18"/>
        </w:rPr>
        <w:t xml:space="preserve">Energy </w:t>
      </w:r>
      <w:r w:rsidRPr="007E539F">
        <w:rPr>
          <w:rFonts w:asciiTheme="minorHAnsi" w:hAnsiTheme="minorHAnsi"/>
          <w:sz w:val="18"/>
        </w:rPr>
        <w:t xml:space="preserve">Commission to meet the necessary requirements. If so, it will appear on the Commission’s list of certified whole house fans. </w:t>
      </w:r>
      <w:hyperlink r:id="rId15" w:history="1">
        <w:r w:rsidR="001F62B7" w:rsidRPr="005B0F81">
          <w:rPr>
            <w:rStyle w:val="Hyperlink"/>
            <w:rFonts w:asciiTheme="minorHAnsi" w:hAnsiTheme="minorHAnsi"/>
            <w:sz w:val="18"/>
          </w:rPr>
          <w:t>http://www.energy.ca.gov/title24/equipment_cert/</w:t>
        </w:r>
      </w:hyperlink>
      <w:r w:rsidR="001F62B7">
        <w:rPr>
          <w:rFonts w:asciiTheme="minorHAnsi" w:hAnsiTheme="minorHAnsi"/>
          <w:sz w:val="18"/>
        </w:rPr>
        <w:t xml:space="preserve"> </w:t>
      </w:r>
    </w:p>
    <w:p w14:paraId="46D5A64B" w14:textId="77777777" w:rsidR="005057DF" w:rsidRPr="005057DF" w:rsidRDefault="005057DF" w:rsidP="0045400A">
      <w:pPr>
        <w:pStyle w:val="ListParagraph"/>
        <w:numPr>
          <w:ilvl w:val="0"/>
          <w:numId w:val="19"/>
        </w:numPr>
        <w:spacing w:after="0" w:line="240" w:lineRule="auto"/>
        <w:ind w:left="720"/>
        <w:rPr>
          <w:rFonts w:asciiTheme="minorHAnsi" w:hAnsiTheme="minorHAnsi"/>
          <w:sz w:val="18"/>
          <w:szCs w:val="18"/>
        </w:rPr>
      </w:pPr>
      <w:r>
        <w:rPr>
          <w:rFonts w:asciiTheme="minorHAnsi" w:hAnsiTheme="minorHAnsi"/>
          <w:sz w:val="18"/>
          <w:szCs w:val="18"/>
        </w:rPr>
        <w:t>This must be a true statement to comply.</w:t>
      </w:r>
    </w:p>
    <w:p w14:paraId="46D5A64C" w14:textId="77777777" w:rsidR="005057DF" w:rsidRDefault="005057DF" w:rsidP="0045400A">
      <w:pPr>
        <w:spacing w:after="0" w:line="240" w:lineRule="auto"/>
        <w:rPr>
          <w:rFonts w:asciiTheme="minorHAnsi" w:hAnsiTheme="minorHAnsi"/>
          <w:b/>
          <w:sz w:val="18"/>
          <w:szCs w:val="18"/>
        </w:rPr>
      </w:pPr>
    </w:p>
    <w:p w14:paraId="46D5A64D" w14:textId="77777777" w:rsidR="00103E04" w:rsidRDefault="00103E04" w:rsidP="002A7B2E">
      <w:pPr>
        <w:spacing w:after="0"/>
        <w:rPr>
          <w:rFonts w:asciiTheme="minorHAnsi" w:hAnsiTheme="minorHAnsi"/>
          <w:sz w:val="18"/>
          <w:szCs w:val="18"/>
        </w:rPr>
      </w:pPr>
    </w:p>
    <w:p w14:paraId="46D5A64E" w14:textId="77777777" w:rsidR="00103E04" w:rsidRDefault="00103E04" w:rsidP="002A7B2E">
      <w:pPr>
        <w:spacing w:after="0"/>
        <w:rPr>
          <w:rFonts w:asciiTheme="minorHAnsi" w:hAnsiTheme="minorHAnsi"/>
          <w:sz w:val="18"/>
          <w:szCs w:val="18"/>
        </w:rPr>
      </w:pPr>
    </w:p>
    <w:p w14:paraId="46D5A64F" w14:textId="77777777" w:rsidR="00103E04" w:rsidRDefault="00103E04" w:rsidP="002A7B2E">
      <w:pPr>
        <w:spacing w:after="0"/>
        <w:rPr>
          <w:rFonts w:asciiTheme="minorHAnsi" w:hAnsiTheme="minorHAnsi"/>
          <w:sz w:val="18"/>
          <w:szCs w:val="18"/>
        </w:rPr>
        <w:sectPr w:rsidR="00103E04" w:rsidSect="009577D0">
          <w:headerReference w:type="even" r:id="rId16"/>
          <w:headerReference w:type="default" r:id="rId17"/>
          <w:headerReference w:type="first" r:id="rId18"/>
          <w:footerReference w:type="first" r:id="rId19"/>
          <w:pgSz w:w="12240" w:h="15840" w:code="1"/>
          <w:pgMar w:top="720" w:right="720" w:bottom="720" w:left="720" w:header="432" w:footer="720" w:gutter="0"/>
          <w:cols w:space="720"/>
          <w:titlePg/>
          <w:docGrid w:linePitch="36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757"/>
        <w:gridCol w:w="2758"/>
        <w:gridCol w:w="1838"/>
        <w:gridCol w:w="1838"/>
        <w:gridCol w:w="1839"/>
      </w:tblGrid>
      <w:tr w:rsidR="00862D0F" w:rsidRPr="009577D0" w14:paraId="46D5A652" w14:textId="77777777" w:rsidTr="00862D0F">
        <w:trPr>
          <w:trHeight w:val="158"/>
        </w:trPr>
        <w:tc>
          <w:tcPr>
            <w:tcW w:w="11030" w:type="dxa"/>
            <w:gridSpan w:val="5"/>
            <w:vAlign w:val="center"/>
          </w:tcPr>
          <w:p w14:paraId="46D5A650" w14:textId="77777777" w:rsidR="00862D0F" w:rsidRDefault="001F62B7" w:rsidP="00FF77DD">
            <w:pPr>
              <w:spacing w:after="0" w:line="240" w:lineRule="auto"/>
              <w:rPr>
                <w:rFonts w:asciiTheme="minorHAnsi" w:hAnsiTheme="minorHAnsi"/>
                <w:b/>
                <w:sz w:val="18"/>
                <w:szCs w:val="18"/>
              </w:rPr>
            </w:pPr>
            <w:r>
              <w:rPr>
                <w:rFonts w:asciiTheme="minorHAnsi" w:hAnsiTheme="minorHAnsi"/>
                <w:b/>
                <w:sz w:val="18"/>
                <w:szCs w:val="18"/>
              </w:rPr>
              <w:lastRenderedPageBreak/>
              <w:t>A</w:t>
            </w:r>
            <w:r w:rsidR="00862D0F" w:rsidRPr="00E94E5A">
              <w:rPr>
                <w:rFonts w:asciiTheme="minorHAnsi" w:hAnsiTheme="minorHAnsi"/>
                <w:b/>
                <w:sz w:val="18"/>
                <w:szCs w:val="18"/>
              </w:rPr>
              <w:t xml:space="preserve">. Whole House Fan </w:t>
            </w:r>
            <w:r w:rsidR="00862D0F">
              <w:rPr>
                <w:rFonts w:asciiTheme="minorHAnsi" w:hAnsiTheme="minorHAnsi"/>
                <w:b/>
                <w:sz w:val="18"/>
                <w:szCs w:val="18"/>
              </w:rPr>
              <w:t xml:space="preserve">(WHF) </w:t>
            </w:r>
            <w:r w:rsidR="00862D0F" w:rsidRPr="00E94E5A">
              <w:rPr>
                <w:rFonts w:asciiTheme="minorHAnsi" w:hAnsiTheme="minorHAnsi"/>
                <w:b/>
                <w:sz w:val="18"/>
                <w:szCs w:val="18"/>
              </w:rPr>
              <w:t>Equipment Information</w:t>
            </w:r>
          </w:p>
          <w:p w14:paraId="46D5A651" w14:textId="77777777" w:rsidR="001F62B7" w:rsidRPr="00E94E5A" w:rsidRDefault="001F62B7" w:rsidP="00FF77DD">
            <w:pPr>
              <w:spacing w:after="0" w:line="240" w:lineRule="auto"/>
              <w:rPr>
                <w:rFonts w:asciiTheme="minorHAnsi" w:hAnsiTheme="minorHAnsi"/>
                <w:b/>
                <w:sz w:val="18"/>
                <w:szCs w:val="18"/>
              </w:rPr>
            </w:pPr>
            <w:r>
              <w:rPr>
                <w:rFonts w:asciiTheme="minorHAnsi" w:hAnsiTheme="minorHAnsi"/>
                <w:sz w:val="18"/>
                <w:szCs w:val="18"/>
              </w:rPr>
              <w:t>Prescriptive r</w:t>
            </w:r>
            <w:r w:rsidRPr="00487F56">
              <w:rPr>
                <w:rFonts w:asciiTheme="minorHAnsi" w:hAnsiTheme="minorHAnsi"/>
                <w:sz w:val="18"/>
                <w:szCs w:val="18"/>
              </w:rPr>
              <w:t>equirements for Whole House Fans are given in Section 150.1(c)12</w:t>
            </w:r>
          </w:p>
        </w:tc>
      </w:tr>
      <w:tr w:rsidR="00862D0F" w:rsidRPr="009577D0" w14:paraId="46D5A658" w14:textId="77777777" w:rsidTr="00A700B6">
        <w:trPr>
          <w:trHeight w:val="144"/>
        </w:trPr>
        <w:tc>
          <w:tcPr>
            <w:tcW w:w="2757" w:type="dxa"/>
            <w:vAlign w:val="center"/>
          </w:tcPr>
          <w:p w14:paraId="46D5A653" w14:textId="77777777" w:rsidR="00862D0F" w:rsidRDefault="00862D0F" w:rsidP="00A700B6">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1</w:t>
            </w:r>
          </w:p>
        </w:tc>
        <w:tc>
          <w:tcPr>
            <w:tcW w:w="2758" w:type="dxa"/>
            <w:vAlign w:val="center"/>
          </w:tcPr>
          <w:p w14:paraId="46D5A654" w14:textId="77777777" w:rsidR="00862D0F" w:rsidRPr="009577D0" w:rsidRDefault="00862D0F" w:rsidP="00A700B6">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2</w:t>
            </w:r>
          </w:p>
        </w:tc>
        <w:tc>
          <w:tcPr>
            <w:tcW w:w="1838" w:type="dxa"/>
            <w:vAlign w:val="center"/>
          </w:tcPr>
          <w:p w14:paraId="46D5A655" w14:textId="77777777" w:rsidR="00862D0F" w:rsidRPr="00C77D58" w:rsidRDefault="00862D0F" w:rsidP="00A700B6">
            <w:pPr>
              <w:spacing w:after="0" w:line="240" w:lineRule="auto"/>
              <w:jc w:val="center"/>
              <w:rPr>
                <w:rFonts w:asciiTheme="minorHAnsi" w:hAnsiTheme="minorHAnsi"/>
                <w:sz w:val="18"/>
                <w:szCs w:val="18"/>
              </w:rPr>
            </w:pPr>
            <w:r>
              <w:rPr>
                <w:rFonts w:asciiTheme="minorHAnsi" w:hAnsiTheme="minorHAnsi"/>
                <w:sz w:val="18"/>
                <w:szCs w:val="18"/>
              </w:rPr>
              <w:t>0</w:t>
            </w:r>
            <w:r w:rsidRPr="009577D0">
              <w:rPr>
                <w:rFonts w:asciiTheme="minorHAnsi" w:hAnsiTheme="minorHAnsi"/>
                <w:sz w:val="18"/>
                <w:szCs w:val="18"/>
              </w:rPr>
              <w:t>3</w:t>
            </w:r>
          </w:p>
        </w:tc>
        <w:tc>
          <w:tcPr>
            <w:tcW w:w="1838" w:type="dxa"/>
            <w:vAlign w:val="center"/>
          </w:tcPr>
          <w:p w14:paraId="46D5A656" w14:textId="77777777" w:rsidR="00862D0F" w:rsidRDefault="00862D0F" w:rsidP="00A700B6">
            <w:pPr>
              <w:spacing w:after="0" w:line="240" w:lineRule="auto"/>
              <w:jc w:val="center"/>
              <w:rPr>
                <w:rFonts w:asciiTheme="minorHAnsi" w:hAnsiTheme="minorHAnsi"/>
                <w:sz w:val="18"/>
                <w:szCs w:val="18"/>
              </w:rPr>
            </w:pPr>
            <w:r>
              <w:rPr>
                <w:rFonts w:asciiTheme="minorHAnsi" w:hAnsiTheme="minorHAnsi"/>
                <w:sz w:val="18"/>
                <w:szCs w:val="18"/>
              </w:rPr>
              <w:t>04</w:t>
            </w:r>
          </w:p>
        </w:tc>
        <w:tc>
          <w:tcPr>
            <w:tcW w:w="1839" w:type="dxa"/>
            <w:vAlign w:val="center"/>
          </w:tcPr>
          <w:p w14:paraId="46D5A657" w14:textId="77777777" w:rsidR="004761C1" w:rsidRDefault="00862D0F">
            <w:pPr>
              <w:spacing w:after="0" w:line="240" w:lineRule="auto"/>
              <w:jc w:val="center"/>
              <w:rPr>
                <w:rFonts w:asciiTheme="minorHAnsi" w:hAnsiTheme="minorHAnsi"/>
                <w:sz w:val="18"/>
                <w:szCs w:val="18"/>
              </w:rPr>
            </w:pPr>
            <w:r>
              <w:rPr>
                <w:rFonts w:asciiTheme="minorHAnsi" w:hAnsiTheme="minorHAnsi"/>
                <w:sz w:val="18"/>
                <w:szCs w:val="18"/>
              </w:rPr>
              <w:t>0</w:t>
            </w:r>
            <w:r w:rsidR="000120BF">
              <w:rPr>
                <w:rFonts w:asciiTheme="minorHAnsi" w:hAnsiTheme="minorHAnsi"/>
                <w:sz w:val="18"/>
                <w:szCs w:val="18"/>
              </w:rPr>
              <w:t>5</w:t>
            </w:r>
          </w:p>
        </w:tc>
      </w:tr>
      <w:tr w:rsidR="00862D0F" w:rsidRPr="009577D0" w14:paraId="46D5A65E" w14:textId="77777777" w:rsidTr="00862D0F">
        <w:trPr>
          <w:trHeight w:val="144"/>
        </w:trPr>
        <w:tc>
          <w:tcPr>
            <w:tcW w:w="2757" w:type="dxa"/>
            <w:vAlign w:val="center"/>
          </w:tcPr>
          <w:p w14:paraId="46D5A659" w14:textId="77777777" w:rsidR="00862D0F" w:rsidRDefault="00862D0F" w:rsidP="00862D0F">
            <w:pPr>
              <w:spacing w:after="0" w:line="240" w:lineRule="auto"/>
              <w:jc w:val="center"/>
              <w:rPr>
                <w:rFonts w:asciiTheme="minorHAnsi" w:hAnsiTheme="minorHAnsi"/>
                <w:sz w:val="18"/>
                <w:szCs w:val="18"/>
              </w:rPr>
            </w:pPr>
            <w:r w:rsidRPr="009577D0">
              <w:rPr>
                <w:rFonts w:asciiTheme="minorHAnsi" w:hAnsiTheme="minorHAnsi"/>
                <w:sz w:val="18"/>
                <w:szCs w:val="18"/>
              </w:rPr>
              <w:t>WHF Manufacturer Name</w:t>
            </w:r>
          </w:p>
        </w:tc>
        <w:tc>
          <w:tcPr>
            <w:tcW w:w="2758" w:type="dxa"/>
            <w:vAlign w:val="center"/>
          </w:tcPr>
          <w:p w14:paraId="46D5A65A" w14:textId="77777777" w:rsidR="00862D0F" w:rsidRPr="009577D0" w:rsidRDefault="00862D0F" w:rsidP="00862D0F">
            <w:pPr>
              <w:spacing w:after="0" w:line="240" w:lineRule="auto"/>
              <w:jc w:val="center"/>
              <w:rPr>
                <w:rFonts w:asciiTheme="minorHAnsi" w:hAnsiTheme="minorHAnsi"/>
                <w:sz w:val="18"/>
                <w:szCs w:val="18"/>
              </w:rPr>
            </w:pPr>
            <w:r w:rsidRPr="009577D0">
              <w:rPr>
                <w:rFonts w:asciiTheme="minorHAnsi" w:hAnsiTheme="minorHAnsi"/>
                <w:sz w:val="18"/>
                <w:szCs w:val="18"/>
              </w:rPr>
              <w:t xml:space="preserve">WHF Model </w:t>
            </w:r>
            <w:r>
              <w:rPr>
                <w:rFonts w:asciiTheme="minorHAnsi" w:hAnsiTheme="minorHAnsi"/>
                <w:sz w:val="18"/>
                <w:szCs w:val="18"/>
              </w:rPr>
              <w:t>Number</w:t>
            </w:r>
          </w:p>
        </w:tc>
        <w:tc>
          <w:tcPr>
            <w:tcW w:w="1838" w:type="dxa"/>
            <w:vAlign w:val="center"/>
          </w:tcPr>
          <w:p w14:paraId="46D5A65B" w14:textId="77777777" w:rsidR="00862D0F" w:rsidRPr="00C77D58" w:rsidRDefault="003F5975" w:rsidP="00A700B6">
            <w:pPr>
              <w:spacing w:after="0" w:line="240" w:lineRule="auto"/>
              <w:jc w:val="center"/>
              <w:rPr>
                <w:rFonts w:asciiTheme="minorHAnsi" w:hAnsiTheme="minorHAnsi"/>
                <w:sz w:val="18"/>
                <w:szCs w:val="18"/>
              </w:rPr>
            </w:pPr>
            <w:r>
              <w:rPr>
                <w:rFonts w:asciiTheme="minorHAnsi" w:hAnsiTheme="minorHAnsi"/>
                <w:sz w:val="18"/>
                <w:szCs w:val="18"/>
              </w:rPr>
              <w:t xml:space="preserve">WHF </w:t>
            </w:r>
            <w:r w:rsidR="00A700B6">
              <w:rPr>
                <w:rFonts w:asciiTheme="minorHAnsi" w:hAnsiTheme="minorHAnsi"/>
                <w:sz w:val="18"/>
                <w:szCs w:val="18"/>
              </w:rPr>
              <w:t xml:space="preserve">Model </w:t>
            </w:r>
            <w:r w:rsidR="00862D0F" w:rsidRPr="009577D0">
              <w:rPr>
                <w:rFonts w:asciiTheme="minorHAnsi" w:hAnsiTheme="minorHAnsi"/>
                <w:sz w:val="18"/>
                <w:szCs w:val="18"/>
              </w:rPr>
              <w:t xml:space="preserve">Rated </w:t>
            </w:r>
            <w:r w:rsidR="00862D0F">
              <w:rPr>
                <w:rFonts w:asciiTheme="minorHAnsi" w:hAnsiTheme="minorHAnsi"/>
                <w:sz w:val="18"/>
                <w:szCs w:val="18"/>
              </w:rPr>
              <w:t>Airflow (CFM)</w:t>
            </w:r>
          </w:p>
        </w:tc>
        <w:tc>
          <w:tcPr>
            <w:tcW w:w="1838" w:type="dxa"/>
            <w:vAlign w:val="center"/>
          </w:tcPr>
          <w:p w14:paraId="46D5A65C" w14:textId="160C3A25" w:rsidR="00862D0F" w:rsidRPr="009577D0" w:rsidRDefault="003F5975" w:rsidP="00863D38">
            <w:pPr>
              <w:spacing w:after="0" w:line="240" w:lineRule="auto"/>
              <w:jc w:val="center"/>
              <w:rPr>
                <w:rFonts w:asciiTheme="minorHAnsi" w:hAnsiTheme="minorHAnsi"/>
                <w:sz w:val="18"/>
                <w:szCs w:val="18"/>
              </w:rPr>
            </w:pPr>
            <w:r>
              <w:rPr>
                <w:rFonts w:asciiTheme="minorHAnsi" w:hAnsiTheme="minorHAnsi"/>
                <w:sz w:val="18"/>
                <w:szCs w:val="18"/>
              </w:rPr>
              <w:t xml:space="preserve">WHF </w:t>
            </w:r>
            <w:r w:rsidR="00A700B6">
              <w:rPr>
                <w:rFonts w:asciiTheme="minorHAnsi" w:hAnsiTheme="minorHAnsi"/>
                <w:sz w:val="18"/>
                <w:szCs w:val="18"/>
              </w:rPr>
              <w:t xml:space="preserve">Model </w:t>
            </w:r>
            <w:r w:rsidR="00862D0F">
              <w:rPr>
                <w:rFonts w:asciiTheme="minorHAnsi" w:hAnsiTheme="minorHAnsi"/>
                <w:sz w:val="18"/>
                <w:szCs w:val="18"/>
              </w:rPr>
              <w:t>Quantity</w:t>
            </w:r>
            <w:r>
              <w:rPr>
                <w:rFonts w:asciiTheme="minorHAnsi" w:hAnsiTheme="minorHAnsi"/>
                <w:sz w:val="18"/>
                <w:szCs w:val="18"/>
              </w:rPr>
              <w:t xml:space="preserve"> in this</w:t>
            </w:r>
            <w:r w:rsidR="00862D0F">
              <w:rPr>
                <w:rFonts w:asciiTheme="minorHAnsi" w:hAnsiTheme="minorHAnsi"/>
                <w:sz w:val="18"/>
                <w:szCs w:val="18"/>
              </w:rPr>
              <w:t xml:space="preserve"> </w:t>
            </w:r>
            <w:r w:rsidR="00863D38">
              <w:rPr>
                <w:rFonts w:asciiTheme="minorHAnsi" w:hAnsiTheme="minorHAnsi"/>
                <w:sz w:val="18"/>
                <w:szCs w:val="18"/>
              </w:rPr>
              <w:t>D</w:t>
            </w:r>
            <w:r w:rsidR="00862D0F">
              <w:rPr>
                <w:rFonts w:asciiTheme="minorHAnsi" w:hAnsiTheme="minorHAnsi"/>
                <w:sz w:val="18"/>
                <w:szCs w:val="18"/>
              </w:rPr>
              <w:t>welling</w:t>
            </w:r>
          </w:p>
        </w:tc>
        <w:tc>
          <w:tcPr>
            <w:tcW w:w="1839" w:type="dxa"/>
            <w:vAlign w:val="center"/>
          </w:tcPr>
          <w:p w14:paraId="46D5A65D" w14:textId="77777777" w:rsidR="00862D0F" w:rsidRPr="009577D0" w:rsidRDefault="003F5975" w:rsidP="00A700B6">
            <w:pPr>
              <w:spacing w:after="0" w:line="240" w:lineRule="auto"/>
              <w:jc w:val="center"/>
              <w:rPr>
                <w:rFonts w:asciiTheme="minorHAnsi" w:hAnsiTheme="minorHAnsi"/>
                <w:sz w:val="18"/>
                <w:szCs w:val="18"/>
              </w:rPr>
            </w:pPr>
            <w:r>
              <w:rPr>
                <w:rFonts w:asciiTheme="minorHAnsi" w:hAnsiTheme="minorHAnsi"/>
                <w:sz w:val="18"/>
                <w:szCs w:val="18"/>
              </w:rPr>
              <w:t xml:space="preserve">WHF </w:t>
            </w:r>
            <w:r w:rsidR="00A700B6">
              <w:rPr>
                <w:rFonts w:asciiTheme="minorHAnsi" w:hAnsiTheme="minorHAnsi"/>
                <w:sz w:val="18"/>
                <w:szCs w:val="18"/>
              </w:rPr>
              <w:t xml:space="preserve">Model </w:t>
            </w:r>
            <w:r w:rsidR="00862D0F">
              <w:rPr>
                <w:rFonts w:asciiTheme="minorHAnsi" w:hAnsiTheme="minorHAnsi"/>
                <w:sz w:val="18"/>
                <w:szCs w:val="18"/>
              </w:rPr>
              <w:t>Total Rated Airflow (CFM)</w:t>
            </w:r>
          </w:p>
        </w:tc>
      </w:tr>
      <w:tr w:rsidR="00862D0F" w:rsidRPr="009577D0" w14:paraId="46D5A664" w14:textId="77777777" w:rsidTr="00862D0F">
        <w:trPr>
          <w:trHeight w:val="144"/>
        </w:trPr>
        <w:tc>
          <w:tcPr>
            <w:tcW w:w="2757" w:type="dxa"/>
            <w:vAlign w:val="center"/>
          </w:tcPr>
          <w:p w14:paraId="46D5A65F" w14:textId="77777777" w:rsidR="00862D0F" w:rsidRPr="009577D0" w:rsidRDefault="00862D0F" w:rsidP="00862D0F">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Manufacturer Name</w:t>
            </w:r>
            <w:r w:rsidRPr="00C77D58">
              <w:rPr>
                <w:rFonts w:asciiTheme="minorHAnsi" w:hAnsiTheme="minorHAnsi"/>
                <w:sz w:val="18"/>
                <w:szCs w:val="18"/>
              </w:rPr>
              <w:t>&gt;&gt;</w:t>
            </w:r>
          </w:p>
        </w:tc>
        <w:tc>
          <w:tcPr>
            <w:tcW w:w="2758" w:type="dxa"/>
            <w:vAlign w:val="center"/>
          </w:tcPr>
          <w:p w14:paraId="46D5A660" w14:textId="77777777" w:rsidR="00862D0F" w:rsidRPr="009577D0" w:rsidRDefault="00862D0F" w:rsidP="00862D0F">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Model Number</w:t>
            </w:r>
            <w:r w:rsidRPr="00C77D58">
              <w:rPr>
                <w:rFonts w:asciiTheme="minorHAnsi" w:hAnsiTheme="minorHAnsi"/>
                <w:sz w:val="18"/>
                <w:szCs w:val="18"/>
              </w:rPr>
              <w:t>&gt;&gt;</w:t>
            </w:r>
          </w:p>
        </w:tc>
        <w:tc>
          <w:tcPr>
            <w:tcW w:w="1838" w:type="dxa"/>
            <w:vAlign w:val="center"/>
          </w:tcPr>
          <w:p w14:paraId="46D5A661" w14:textId="77777777" w:rsidR="00862D0F" w:rsidRPr="00C77D58" w:rsidRDefault="00862D0F" w:rsidP="00862D0F">
            <w:pPr>
              <w:spacing w:after="0" w:line="240" w:lineRule="auto"/>
              <w:rPr>
                <w:rFonts w:asciiTheme="minorHAnsi" w:hAnsiTheme="minorHAnsi"/>
                <w:sz w:val="18"/>
                <w:szCs w:val="18"/>
              </w:rPr>
            </w:pPr>
            <w:r w:rsidRPr="00C77D58">
              <w:rPr>
                <w:rFonts w:asciiTheme="minorHAnsi" w:hAnsiTheme="minorHAnsi"/>
                <w:sz w:val="18"/>
                <w:szCs w:val="18"/>
              </w:rPr>
              <w:t xml:space="preserve">&lt;&lt;user input, </w:t>
            </w:r>
            <w:r>
              <w:rPr>
                <w:rFonts w:asciiTheme="minorHAnsi" w:hAnsiTheme="minorHAnsi"/>
                <w:sz w:val="18"/>
                <w:szCs w:val="18"/>
              </w:rPr>
              <w:t>WHF Rated CFM</w:t>
            </w:r>
            <w:r w:rsidRPr="00C77D58">
              <w:rPr>
                <w:rFonts w:asciiTheme="minorHAnsi" w:hAnsiTheme="minorHAnsi"/>
                <w:sz w:val="18"/>
                <w:szCs w:val="18"/>
              </w:rPr>
              <w:t>&gt;&gt;</w:t>
            </w:r>
          </w:p>
        </w:tc>
        <w:tc>
          <w:tcPr>
            <w:tcW w:w="1838" w:type="dxa"/>
          </w:tcPr>
          <w:p w14:paraId="46D5A662" w14:textId="77777777" w:rsidR="00862D0F" w:rsidRPr="00C77D58" w:rsidRDefault="00862D0F" w:rsidP="00862D0F">
            <w:pPr>
              <w:spacing w:after="0" w:line="240" w:lineRule="auto"/>
              <w:rPr>
                <w:rFonts w:asciiTheme="minorHAnsi" w:hAnsiTheme="minorHAnsi"/>
                <w:sz w:val="18"/>
                <w:szCs w:val="18"/>
              </w:rPr>
            </w:pPr>
            <w:r>
              <w:rPr>
                <w:rFonts w:asciiTheme="minorHAnsi" w:hAnsiTheme="minorHAnsi"/>
                <w:sz w:val="18"/>
                <w:szCs w:val="18"/>
              </w:rPr>
              <w:t>&lt;&lt;user input, integer&gt;&gt;</w:t>
            </w:r>
          </w:p>
        </w:tc>
        <w:tc>
          <w:tcPr>
            <w:tcW w:w="1839" w:type="dxa"/>
          </w:tcPr>
          <w:p w14:paraId="46D5A663" w14:textId="77777777" w:rsidR="00862D0F" w:rsidRPr="00C77D58" w:rsidRDefault="00862D0F" w:rsidP="00862D0F">
            <w:pPr>
              <w:spacing w:after="0" w:line="240" w:lineRule="auto"/>
              <w:rPr>
                <w:rFonts w:asciiTheme="minorHAnsi" w:hAnsiTheme="minorHAnsi"/>
                <w:sz w:val="18"/>
                <w:szCs w:val="18"/>
              </w:rPr>
            </w:pPr>
            <w:r>
              <w:rPr>
                <w:rFonts w:asciiTheme="minorHAnsi" w:hAnsiTheme="minorHAnsi"/>
                <w:sz w:val="18"/>
                <w:szCs w:val="18"/>
              </w:rPr>
              <w:t>&lt;&lt;Calculated field: A03 * A04&gt;&gt;</w:t>
            </w:r>
          </w:p>
        </w:tc>
      </w:tr>
      <w:tr w:rsidR="00862D0F" w:rsidRPr="009577D0" w14:paraId="46D5A66A" w14:textId="77777777" w:rsidTr="00862D0F">
        <w:trPr>
          <w:trHeight w:val="144"/>
        </w:trPr>
        <w:tc>
          <w:tcPr>
            <w:tcW w:w="2757" w:type="dxa"/>
            <w:vAlign w:val="center"/>
          </w:tcPr>
          <w:p w14:paraId="46D5A665" w14:textId="77777777" w:rsidR="00862D0F" w:rsidRPr="009577D0" w:rsidRDefault="00862D0F" w:rsidP="00862D0F">
            <w:pPr>
              <w:spacing w:after="0" w:line="240" w:lineRule="auto"/>
              <w:jc w:val="center"/>
              <w:rPr>
                <w:rFonts w:asciiTheme="minorHAnsi" w:hAnsiTheme="minorHAnsi"/>
                <w:sz w:val="18"/>
                <w:szCs w:val="18"/>
              </w:rPr>
            </w:pPr>
          </w:p>
        </w:tc>
        <w:tc>
          <w:tcPr>
            <w:tcW w:w="2758" w:type="dxa"/>
            <w:vAlign w:val="center"/>
          </w:tcPr>
          <w:p w14:paraId="46D5A666" w14:textId="77777777" w:rsidR="00862D0F" w:rsidRPr="009577D0" w:rsidRDefault="00862D0F" w:rsidP="00862D0F">
            <w:pPr>
              <w:spacing w:after="0" w:line="240" w:lineRule="auto"/>
              <w:rPr>
                <w:rFonts w:asciiTheme="minorHAnsi" w:hAnsiTheme="minorHAnsi"/>
                <w:sz w:val="18"/>
                <w:szCs w:val="18"/>
              </w:rPr>
            </w:pPr>
          </w:p>
        </w:tc>
        <w:tc>
          <w:tcPr>
            <w:tcW w:w="1838" w:type="dxa"/>
            <w:vAlign w:val="center"/>
          </w:tcPr>
          <w:p w14:paraId="46D5A667" w14:textId="77777777" w:rsidR="00862D0F" w:rsidRPr="009577D0" w:rsidRDefault="00862D0F" w:rsidP="00862D0F">
            <w:pPr>
              <w:spacing w:after="0" w:line="240" w:lineRule="auto"/>
              <w:rPr>
                <w:rFonts w:asciiTheme="minorHAnsi" w:hAnsiTheme="minorHAnsi"/>
                <w:sz w:val="18"/>
                <w:szCs w:val="18"/>
              </w:rPr>
            </w:pPr>
          </w:p>
        </w:tc>
        <w:tc>
          <w:tcPr>
            <w:tcW w:w="1838" w:type="dxa"/>
          </w:tcPr>
          <w:p w14:paraId="46D5A668" w14:textId="77777777" w:rsidR="00862D0F" w:rsidRPr="00C77D58" w:rsidRDefault="00862D0F" w:rsidP="00862D0F">
            <w:pPr>
              <w:spacing w:after="0" w:line="240" w:lineRule="auto"/>
              <w:rPr>
                <w:rFonts w:asciiTheme="minorHAnsi" w:hAnsiTheme="minorHAnsi"/>
                <w:sz w:val="18"/>
                <w:szCs w:val="18"/>
              </w:rPr>
            </w:pPr>
          </w:p>
        </w:tc>
        <w:tc>
          <w:tcPr>
            <w:tcW w:w="1839" w:type="dxa"/>
          </w:tcPr>
          <w:p w14:paraId="46D5A669" w14:textId="77777777" w:rsidR="00862D0F" w:rsidRPr="00C77D58" w:rsidRDefault="00862D0F" w:rsidP="00862D0F">
            <w:pPr>
              <w:spacing w:after="0" w:line="240" w:lineRule="auto"/>
              <w:rPr>
                <w:rFonts w:asciiTheme="minorHAnsi" w:hAnsiTheme="minorHAnsi"/>
                <w:sz w:val="18"/>
                <w:szCs w:val="18"/>
              </w:rPr>
            </w:pPr>
          </w:p>
        </w:tc>
      </w:tr>
      <w:tr w:rsidR="00862D0F" w:rsidRPr="009577D0" w14:paraId="46D5A670" w14:textId="77777777" w:rsidTr="00862D0F">
        <w:trPr>
          <w:trHeight w:val="144"/>
        </w:trPr>
        <w:tc>
          <w:tcPr>
            <w:tcW w:w="2757" w:type="dxa"/>
            <w:vAlign w:val="center"/>
          </w:tcPr>
          <w:p w14:paraId="46D5A66B" w14:textId="77777777" w:rsidR="00862D0F" w:rsidRPr="009577D0" w:rsidRDefault="00862D0F" w:rsidP="00862D0F">
            <w:pPr>
              <w:spacing w:after="0" w:line="240" w:lineRule="auto"/>
              <w:jc w:val="center"/>
              <w:rPr>
                <w:rFonts w:asciiTheme="minorHAnsi" w:hAnsiTheme="minorHAnsi"/>
                <w:sz w:val="18"/>
                <w:szCs w:val="18"/>
              </w:rPr>
            </w:pPr>
          </w:p>
        </w:tc>
        <w:tc>
          <w:tcPr>
            <w:tcW w:w="2758" w:type="dxa"/>
            <w:vAlign w:val="center"/>
          </w:tcPr>
          <w:p w14:paraId="46D5A66C" w14:textId="77777777" w:rsidR="00862D0F" w:rsidRPr="009577D0" w:rsidRDefault="00862D0F" w:rsidP="00862D0F">
            <w:pPr>
              <w:spacing w:after="0" w:line="240" w:lineRule="auto"/>
              <w:rPr>
                <w:rFonts w:asciiTheme="minorHAnsi" w:hAnsiTheme="minorHAnsi"/>
                <w:sz w:val="18"/>
                <w:szCs w:val="18"/>
              </w:rPr>
            </w:pPr>
          </w:p>
        </w:tc>
        <w:tc>
          <w:tcPr>
            <w:tcW w:w="1838" w:type="dxa"/>
            <w:vAlign w:val="center"/>
          </w:tcPr>
          <w:p w14:paraId="46D5A66D" w14:textId="77777777" w:rsidR="00862D0F" w:rsidRPr="009577D0" w:rsidRDefault="00862D0F" w:rsidP="00862D0F">
            <w:pPr>
              <w:spacing w:after="0" w:line="240" w:lineRule="auto"/>
              <w:rPr>
                <w:rFonts w:asciiTheme="minorHAnsi" w:hAnsiTheme="minorHAnsi"/>
                <w:sz w:val="18"/>
                <w:szCs w:val="18"/>
              </w:rPr>
            </w:pPr>
          </w:p>
        </w:tc>
        <w:tc>
          <w:tcPr>
            <w:tcW w:w="1838" w:type="dxa"/>
          </w:tcPr>
          <w:p w14:paraId="46D5A66E" w14:textId="77777777" w:rsidR="00862D0F" w:rsidRPr="00C77D58" w:rsidRDefault="00862D0F" w:rsidP="00862D0F">
            <w:pPr>
              <w:spacing w:after="0" w:line="240" w:lineRule="auto"/>
              <w:rPr>
                <w:rFonts w:asciiTheme="minorHAnsi" w:hAnsiTheme="minorHAnsi"/>
                <w:sz w:val="18"/>
                <w:szCs w:val="18"/>
              </w:rPr>
            </w:pPr>
          </w:p>
        </w:tc>
        <w:tc>
          <w:tcPr>
            <w:tcW w:w="1839" w:type="dxa"/>
          </w:tcPr>
          <w:p w14:paraId="46D5A66F" w14:textId="77777777" w:rsidR="00862D0F" w:rsidRPr="00C77D58" w:rsidRDefault="00862D0F" w:rsidP="00862D0F">
            <w:pPr>
              <w:spacing w:after="0" w:line="240" w:lineRule="auto"/>
              <w:rPr>
                <w:rFonts w:asciiTheme="minorHAnsi" w:hAnsiTheme="minorHAnsi"/>
                <w:sz w:val="18"/>
                <w:szCs w:val="18"/>
              </w:rPr>
            </w:pPr>
          </w:p>
        </w:tc>
      </w:tr>
      <w:tr w:rsidR="00862D0F" w:rsidRPr="009577D0" w14:paraId="46D5A676" w14:textId="77777777" w:rsidTr="00862D0F">
        <w:trPr>
          <w:trHeight w:val="144"/>
        </w:trPr>
        <w:tc>
          <w:tcPr>
            <w:tcW w:w="2757" w:type="dxa"/>
            <w:vAlign w:val="center"/>
          </w:tcPr>
          <w:p w14:paraId="46D5A671" w14:textId="77777777" w:rsidR="00862D0F" w:rsidRPr="009577D0" w:rsidRDefault="00862D0F" w:rsidP="00862D0F">
            <w:pPr>
              <w:spacing w:after="0" w:line="240" w:lineRule="auto"/>
              <w:jc w:val="center"/>
              <w:rPr>
                <w:rFonts w:asciiTheme="minorHAnsi" w:hAnsiTheme="minorHAnsi"/>
                <w:sz w:val="18"/>
                <w:szCs w:val="18"/>
              </w:rPr>
            </w:pPr>
          </w:p>
        </w:tc>
        <w:tc>
          <w:tcPr>
            <w:tcW w:w="2758" w:type="dxa"/>
            <w:vAlign w:val="center"/>
          </w:tcPr>
          <w:p w14:paraId="46D5A672" w14:textId="77777777" w:rsidR="00862D0F" w:rsidRPr="009577D0" w:rsidRDefault="00862D0F" w:rsidP="00862D0F">
            <w:pPr>
              <w:spacing w:after="0" w:line="240" w:lineRule="auto"/>
              <w:rPr>
                <w:rFonts w:asciiTheme="minorHAnsi" w:hAnsiTheme="minorHAnsi"/>
                <w:sz w:val="18"/>
                <w:szCs w:val="18"/>
              </w:rPr>
            </w:pPr>
          </w:p>
        </w:tc>
        <w:tc>
          <w:tcPr>
            <w:tcW w:w="1838" w:type="dxa"/>
            <w:vAlign w:val="center"/>
          </w:tcPr>
          <w:p w14:paraId="46D5A673" w14:textId="77777777" w:rsidR="00862D0F" w:rsidRPr="009577D0" w:rsidRDefault="00862D0F" w:rsidP="00862D0F">
            <w:pPr>
              <w:spacing w:after="0" w:line="240" w:lineRule="auto"/>
              <w:rPr>
                <w:rFonts w:asciiTheme="minorHAnsi" w:hAnsiTheme="minorHAnsi"/>
                <w:sz w:val="18"/>
                <w:szCs w:val="18"/>
              </w:rPr>
            </w:pPr>
          </w:p>
        </w:tc>
        <w:tc>
          <w:tcPr>
            <w:tcW w:w="1838" w:type="dxa"/>
          </w:tcPr>
          <w:p w14:paraId="46D5A674" w14:textId="77777777" w:rsidR="00862D0F" w:rsidRPr="00C77D58" w:rsidRDefault="00862D0F" w:rsidP="00862D0F">
            <w:pPr>
              <w:spacing w:after="0" w:line="240" w:lineRule="auto"/>
              <w:rPr>
                <w:rFonts w:asciiTheme="minorHAnsi" w:hAnsiTheme="minorHAnsi"/>
                <w:sz w:val="18"/>
                <w:szCs w:val="18"/>
              </w:rPr>
            </w:pPr>
          </w:p>
        </w:tc>
        <w:tc>
          <w:tcPr>
            <w:tcW w:w="1839" w:type="dxa"/>
          </w:tcPr>
          <w:p w14:paraId="46D5A675" w14:textId="77777777" w:rsidR="00862D0F" w:rsidRPr="00C77D58" w:rsidRDefault="00862D0F" w:rsidP="00862D0F">
            <w:pPr>
              <w:spacing w:after="0" w:line="240" w:lineRule="auto"/>
              <w:rPr>
                <w:rFonts w:asciiTheme="minorHAnsi" w:hAnsiTheme="minorHAnsi"/>
                <w:sz w:val="18"/>
                <w:szCs w:val="18"/>
              </w:rPr>
            </w:pPr>
          </w:p>
        </w:tc>
      </w:tr>
    </w:tbl>
    <w:p w14:paraId="46D5A677" w14:textId="77777777" w:rsidR="00F60148" w:rsidRPr="00FF77DD" w:rsidRDefault="00F60148" w:rsidP="00F85ED7">
      <w:pPr>
        <w:spacing w:after="0" w:line="240" w:lineRule="auto"/>
        <w:rPr>
          <w:sz w:val="20"/>
          <w:szCs w:val="18"/>
        </w:rPr>
      </w:pPr>
    </w:p>
    <w:tbl>
      <w:tblPr>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781"/>
        <w:gridCol w:w="8"/>
      </w:tblGrid>
      <w:tr w:rsidR="00F85ED7" w:rsidRPr="009577D0" w14:paraId="46D5A679" w14:textId="77777777" w:rsidTr="00103E04">
        <w:trPr>
          <w:gridAfter w:val="1"/>
          <w:wAfter w:w="8" w:type="dxa"/>
          <w:trHeight w:val="158"/>
        </w:trPr>
        <w:tc>
          <w:tcPr>
            <w:tcW w:w="11015" w:type="dxa"/>
            <w:gridSpan w:val="3"/>
            <w:vAlign w:val="center"/>
          </w:tcPr>
          <w:p w14:paraId="46D5A678" w14:textId="77777777" w:rsidR="00F85ED7" w:rsidRPr="00E94E5A" w:rsidRDefault="001F62B7" w:rsidP="00FF77DD">
            <w:pPr>
              <w:spacing w:after="0" w:line="240" w:lineRule="auto"/>
              <w:rPr>
                <w:rFonts w:asciiTheme="minorHAnsi" w:hAnsiTheme="minorHAnsi"/>
                <w:b/>
                <w:sz w:val="18"/>
                <w:szCs w:val="18"/>
              </w:rPr>
            </w:pPr>
            <w:r w:rsidRPr="00FF77DD">
              <w:rPr>
                <w:rFonts w:asciiTheme="minorHAnsi" w:hAnsiTheme="minorHAnsi"/>
                <w:b/>
                <w:sz w:val="20"/>
                <w:szCs w:val="18"/>
              </w:rPr>
              <w:t>B</w:t>
            </w:r>
            <w:r w:rsidR="00F85ED7" w:rsidRPr="00FF77DD">
              <w:rPr>
                <w:rFonts w:asciiTheme="minorHAnsi" w:hAnsiTheme="minorHAnsi"/>
                <w:b/>
                <w:sz w:val="20"/>
                <w:szCs w:val="18"/>
              </w:rPr>
              <w:t xml:space="preserve">. Whole House Fan </w:t>
            </w:r>
            <w:r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7D" w14:textId="77777777" w:rsidTr="00103E04">
        <w:tblPrEx>
          <w:tblCellMar>
            <w:left w:w="115" w:type="dxa"/>
            <w:right w:w="115" w:type="dxa"/>
          </w:tblCellMar>
        </w:tblPrEx>
        <w:trPr>
          <w:trHeight w:val="144"/>
        </w:trPr>
        <w:tc>
          <w:tcPr>
            <w:tcW w:w="583" w:type="dxa"/>
            <w:vAlign w:val="center"/>
          </w:tcPr>
          <w:p w14:paraId="46D5A67A" w14:textId="77777777" w:rsidR="00F85ED7" w:rsidRPr="009577D0" w:rsidDel="00B13309"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46D5A67B" w14:textId="6E1F5782" w:rsidR="00F85ED7" w:rsidRPr="009577D0" w:rsidDel="00B82A05" w:rsidRDefault="00F85ED7" w:rsidP="00863D38">
            <w:pPr>
              <w:spacing w:after="0" w:line="240" w:lineRule="auto"/>
              <w:rPr>
                <w:rFonts w:asciiTheme="minorHAnsi" w:hAnsiTheme="minorHAnsi"/>
                <w:sz w:val="18"/>
                <w:szCs w:val="18"/>
              </w:rPr>
            </w:pPr>
            <w:r>
              <w:rPr>
                <w:rFonts w:asciiTheme="minorHAnsi" w:hAnsiTheme="minorHAnsi"/>
                <w:sz w:val="18"/>
                <w:szCs w:val="18"/>
              </w:rPr>
              <w:t xml:space="preserve"> Sum of all </w:t>
            </w:r>
            <w:r w:rsidR="00863D38">
              <w:rPr>
                <w:rFonts w:asciiTheme="minorHAnsi" w:hAnsiTheme="minorHAnsi"/>
                <w:sz w:val="18"/>
                <w:szCs w:val="18"/>
              </w:rPr>
              <w:t>I</w:t>
            </w:r>
            <w:r>
              <w:rPr>
                <w:rFonts w:asciiTheme="minorHAnsi" w:hAnsiTheme="minorHAnsi"/>
                <w:sz w:val="18"/>
                <w:szCs w:val="18"/>
              </w:rPr>
              <w:t>nstalled WHF Rated Airflow in Dwelling (CFM)</w:t>
            </w:r>
          </w:p>
        </w:tc>
        <w:tc>
          <w:tcPr>
            <w:tcW w:w="5789" w:type="dxa"/>
            <w:gridSpan w:val="2"/>
            <w:vAlign w:val="center"/>
          </w:tcPr>
          <w:p w14:paraId="46D5A67C" w14:textId="77777777" w:rsidR="00F85ED7" w:rsidRPr="009577D0" w:rsidDel="00B82A05" w:rsidRDefault="00F85ED7" w:rsidP="00103E04">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w:t>
            </w:r>
            <w:r w:rsidRPr="00C77D58">
              <w:rPr>
                <w:rFonts w:asciiTheme="minorHAnsi" w:hAnsiTheme="minorHAnsi"/>
                <w:sz w:val="18"/>
                <w:szCs w:val="18"/>
              </w:rPr>
              <w:t xml:space="preserve"> </w:t>
            </w:r>
            <w:r>
              <w:rPr>
                <w:rFonts w:asciiTheme="minorHAnsi" w:hAnsiTheme="minorHAnsi"/>
                <w:sz w:val="18"/>
                <w:szCs w:val="18"/>
              </w:rPr>
              <w:t>sum all values in column A05</w:t>
            </w:r>
            <w:r w:rsidRPr="00C77D58">
              <w:rPr>
                <w:rFonts w:asciiTheme="minorHAnsi" w:hAnsiTheme="minorHAnsi"/>
                <w:sz w:val="18"/>
                <w:szCs w:val="18"/>
              </w:rPr>
              <w:t>&gt;&gt;</w:t>
            </w:r>
          </w:p>
        </w:tc>
      </w:tr>
      <w:tr w:rsidR="00F85ED7" w:rsidRPr="009577D0" w14:paraId="46D5A681" w14:textId="77777777" w:rsidTr="00103E04">
        <w:tblPrEx>
          <w:tblCellMar>
            <w:left w:w="115" w:type="dxa"/>
            <w:right w:w="115" w:type="dxa"/>
          </w:tblCellMar>
        </w:tblPrEx>
        <w:trPr>
          <w:trHeight w:val="144"/>
        </w:trPr>
        <w:tc>
          <w:tcPr>
            <w:tcW w:w="583" w:type="dxa"/>
            <w:vAlign w:val="center"/>
          </w:tcPr>
          <w:p w14:paraId="46D5A67E" w14:textId="77777777"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651" w:type="dxa"/>
            <w:vAlign w:val="center"/>
          </w:tcPr>
          <w:p w14:paraId="46D5A67F" w14:textId="499AEDEF" w:rsidR="00F85ED7" w:rsidRPr="009577D0" w:rsidRDefault="00F85ED7" w:rsidP="00FF77DD">
            <w:pPr>
              <w:spacing w:after="0" w:line="240" w:lineRule="auto"/>
              <w:rPr>
                <w:rFonts w:asciiTheme="minorHAnsi" w:hAnsiTheme="minorHAnsi"/>
                <w:sz w:val="18"/>
                <w:szCs w:val="18"/>
              </w:rPr>
            </w:pPr>
            <w:r w:rsidRPr="009577D0">
              <w:rPr>
                <w:rFonts w:asciiTheme="minorHAnsi" w:hAnsiTheme="minorHAnsi"/>
                <w:sz w:val="18"/>
                <w:szCs w:val="18"/>
              </w:rPr>
              <w:t xml:space="preserve">Required Attic </w:t>
            </w:r>
            <w:r>
              <w:rPr>
                <w:rFonts w:asciiTheme="minorHAnsi" w:hAnsiTheme="minorHAnsi"/>
                <w:sz w:val="18"/>
                <w:szCs w:val="18"/>
              </w:rPr>
              <w:t>Vent</w:t>
            </w:r>
            <w:r w:rsidRPr="009577D0">
              <w:rPr>
                <w:rFonts w:asciiTheme="minorHAnsi" w:hAnsiTheme="minorHAnsi"/>
                <w:sz w:val="18"/>
                <w:szCs w:val="18"/>
              </w:rPr>
              <w:t xml:space="preserve"> </w:t>
            </w:r>
            <w:r>
              <w:rPr>
                <w:rFonts w:asciiTheme="minorHAnsi" w:hAnsiTheme="minorHAnsi"/>
                <w:sz w:val="18"/>
                <w:szCs w:val="18"/>
              </w:rPr>
              <w:t xml:space="preserve">Free </w:t>
            </w:r>
            <w:r w:rsidRPr="009577D0">
              <w:rPr>
                <w:rFonts w:asciiTheme="minorHAnsi" w:hAnsiTheme="minorHAnsi"/>
                <w:sz w:val="18"/>
                <w:szCs w:val="18"/>
              </w:rPr>
              <w:t>Area (</w:t>
            </w:r>
            <w:r w:rsidR="001F62B7">
              <w:rPr>
                <w:rFonts w:asciiTheme="minorHAnsi" w:hAnsiTheme="minorHAnsi"/>
                <w:sz w:val="18"/>
                <w:szCs w:val="18"/>
              </w:rPr>
              <w:t>ft</w:t>
            </w:r>
            <w:r w:rsidR="001F62B7">
              <w:rPr>
                <w:rFonts w:asciiTheme="minorHAnsi" w:hAnsiTheme="minorHAnsi"/>
                <w:sz w:val="18"/>
                <w:szCs w:val="18"/>
                <w:vertAlign w:val="superscript"/>
              </w:rPr>
              <w:t>2</w:t>
            </w:r>
            <w:r>
              <w:rPr>
                <w:rFonts w:asciiTheme="minorHAnsi" w:hAnsiTheme="minorHAnsi"/>
                <w:sz w:val="18"/>
                <w:szCs w:val="18"/>
              </w:rPr>
              <w:t>)</w:t>
            </w:r>
          </w:p>
        </w:tc>
        <w:tc>
          <w:tcPr>
            <w:tcW w:w="5789" w:type="dxa"/>
            <w:gridSpan w:val="2"/>
            <w:vAlign w:val="center"/>
          </w:tcPr>
          <w:p w14:paraId="46D5A680" w14:textId="49B1FAC3" w:rsidR="00F85ED7" w:rsidRPr="009577D0" w:rsidDel="00B82A05" w:rsidRDefault="00F85ED7" w:rsidP="00F506B1">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 B01/</w:t>
            </w:r>
            <w:r w:rsidR="00F506B1">
              <w:rPr>
                <w:rFonts w:asciiTheme="minorHAnsi" w:hAnsiTheme="minorHAnsi"/>
                <w:sz w:val="18"/>
                <w:szCs w:val="18"/>
              </w:rPr>
              <w:t>750</w:t>
            </w:r>
            <w:r>
              <w:rPr>
                <w:rFonts w:asciiTheme="minorHAnsi" w:hAnsiTheme="minorHAnsi"/>
                <w:sz w:val="18"/>
                <w:szCs w:val="18"/>
              </w:rPr>
              <w:t>&gt;&gt;</w:t>
            </w:r>
            <w:r w:rsidRPr="00C77D58">
              <w:rPr>
                <w:rFonts w:asciiTheme="minorHAnsi" w:hAnsiTheme="minorHAnsi"/>
                <w:sz w:val="18"/>
                <w:szCs w:val="18"/>
              </w:rPr>
              <w:t xml:space="preserve"> </w:t>
            </w:r>
            <w:r>
              <w:rPr>
                <w:rFonts w:asciiTheme="minorHAnsi" w:hAnsiTheme="minorHAnsi"/>
                <w:sz w:val="18"/>
                <w:szCs w:val="18"/>
              </w:rPr>
              <w:t xml:space="preserve"> </w:t>
            </w:r>
            <w:r w:rsidRPr="00C77D58">
              <w:rPr>
                <w:rFonts w:asciiTheme="minorHAnsi" w:hAnsiTheme="minorHAnsi"/>
                <w:sz w:val="18"/>
                <w:szCs w:val="18"/>
              </w:rPr>
              <w:t>&gt;&gt;</w:t>
            </w:r>
          </w:p>
        </w:tc>
      </w:tr>
      <w:tr w:rsidR="00F85ED7" w:rsidRPr="009577D0" w14:paraId="46D5A685" w14:textId="77777777" w:rsidTr="00103E04">
        <w:tblPrEx>
          <w:tblCellMar>
            <w:left w:w="115" w:type="dxa"/>
            <w:right w:w="115" w:type="dxa"/>
          </w:tblCellMar>
        </w:tblPrEx>
        <w:trPr>
          <w:trHeight w:val="144"/>
        </w:trPr>
        <w:tc>
          <w:tcPr>
            <w:tcW w:w="583" w:type="dxa"/>
            <w:vAlign w:val="center"/>
          </w:tcPr>
          <w:p w14:paraId="46D5A682" w14:textId="77777777"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03</w:t>
            </w:r>
          </w:p>
        </w:tc>
        <w:tc>
          <w:tcPr>
            <w:tcW w:w="4651" w:type="dxa"/>
            <w:vAlign w:val="center"/>
          </w:tcPr>
          <w:p w14:paraId="46D5A683" w14:textId="57A6B457" w:rsidR="00F85ED7" w:rsidRPr="009577D0" w:rsidRDefault="00F85ED7" w:rsidP="00FF77DD">
            <w:pPr>
              <w:spacing w:after="0" w:line="240" w:lineRule="auto"/>
              <w:rPr>
                <w:rFonts w:asciiTheme="minorHAnsi" w:hAnsiTheme="minorHAnsi"/>
                <w:sz w:val="18"/>
                <w:szCs w:val="18"/>
              </w:rPr>
            </w:pPr>
            <w:r>
              <w:rPr>
                <w:rFonts w:asciiTheme="minorHAnsi" w:hAnsiTheme="minorHAnsi"/>
                <w:sz w:val="18"/>
                <w:szCs w:val="18"/>
              </w:rPr>
              <w:t xml:space="preserve">Installed </w:t>
            </w:r>
            <w:r w:rsidRPr="009577D0">
              <w:rPr>
                <w:rFonts w:asciiTheme="minorHAnsi" w:hAnsiTheme="minorHAnsi"/>
                <w:sz w:val="18"/>
                <w:szCs w:val="18"/>
              </w:rPr>
              <w:t xml:space="preserve">Attic </w:t>
            </w:r>
            <w:r>
              <w:rPr>
                <w:rFonts w:asciiTheme="minorHAnsi" w:hAnsiTheme="minorHAnsi"/>
                <w:sz w:val="18"/>
                <w:szCs w:val="18"/>
              </w:rPr>
              <w:t>Vent Free</w:t>
            </w:r>
            <w:r w:rsidRPr="009577D0">
              <w:rPr>
                <w:rFonts w:asciiTheme="minorHAnsi" w:hAnsiTheme="minorHAnsi"/>
                <w:sz w:val="18"/>
                <w:szCs w:val="18"/>
              </w:rPr>
              <w:t xml:space="preserve"> Area (</w:t>
            </w:r>
            <w:r w:rsidR="001F62B7">
              <w:rPr>
                <w:rFonts w:asciiTheme="minorHAnsi" w:hAnsiTheme="minorHAnsi"/>
                <w:sz w:val="18"/>
                <w:szCs w:val="18"/>
              </w:rPr>
              <w:t>ft</w:t>
            </w:r>
            <w:r w:rsidR="001F62B7">
              <w:rPr>
                <w:rFonts w:asciiTheme="minorHAnsi" w:hAnsiTheme="minorHAnsi"/>
                <w:sz w:val="18"/>
                <w:szCs w:val="18"/>
                <w:vertAlign w:val="superscript"/>
              </w:rPr>
              <w:t>2</w:t>
            </w:r>
            <w:r>
              <w:rPr>
                <w:rFonts w:asciiTheme="minorHAnsi" w:hAnsiTheme="minorHAnsi"/>
                <w:sz w:val="18"/>
                <w:szCs w:val="18"/>
              </w:rPr>
              <w:t>)</w:t>
            </w:r>
          </w:p>
        </w:tc>
        <w:tc>
          <w:tcPr>
            <w:tcW w:w="5789" w:type="dxa"/>
            <w:gridSpan w:val="2"/>
            <w:vAlign w:val="center"/>
          </w:tcPr>
          <w:p w14:paraId="46D5A684" w14:textId="4BEDFA08" w:rsidR="00F85ED7" w:rsidRPr="00C77D58" w:rsidRDefault="00F85ED7" w:rsidP="00103E04">
            <w:pPr>
              <w:spacing w:after="0" w:line="240" w:lineRule="auto"/>
              <w:rPr>
                <w:rFonts w:asciiTheme="minorHAnsi" w:hAnsiTheme="minorHAnsi"/>
                <w:sz w:val="18"/>
                <w:szCs w:val="18"/>
              </w:rPr>
            </w:pPr>
            <w:r w:rsidRPr="00C77D58">
              <w:rPr>
                <w:rFonts w:asciiTheme="minorHAnsi" w:hAnsiTheme="minorHAnsi"/>
                <w:sz w:val="18"/>
                <w:szCs w:val="18"/>
              </w:rPr>
              <w:t>&lt;&lt;user input</w:t>
            </w:r>
            <w:r>
              <w:rPr>
                <w:rFonts w:asciiTheme="minorHAnsi" w:hAnsiTheme="minorHAnsi"/>
                <w:sz w:val="18"/>
                <w:szCs w:val="18"/>
              </w:rPr>
              <w:t xml:space="preserve">: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F85ED7" w:rsidRPr="009577D0" w14:paraId="46D5A689" w14:textId="77777777" w:rsidTr="00103E04">
        <w:tblPrEx>
          <w:tblCellMar>
            <w:left w:w="115" w:type="dxa"/>
            <w:right w:w="115" w:type="dxa"/>
          </w:tblCellMar>
        </w:tblPrEx>
        <w:trPr>
          <w:trHeight w:val="144"/>
        </w:trPr>
        <w:tc>
          <w:tcPr>
            <w:tcW w:w="583" w:type="dxa"/>
            <w:vAlign w:val="center"/>
          </w:tcPr>
          <w:p w14:paraId="46D5A686" w14:textId="77777777"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46D5A687" w14:textId="31614CEA" w:rsidR="00F85ED7" w:rsidRDefault="00F85ED7" w:rsidP="00FF77DD">
            <w:pPr>
              <w:spacing w:after="0" w:line="240" w:lineRule="auto"/>
              <w:rPr>
                <w:rFonts w:asciiTheme="minorHAnsi" w:hAnsiTheme="minorHAnsi"/>
                <w:sz w:val="18"/>
                <w:szCs w:val="18"/>
              </w:rPr>
            </w:pPr>
            <w:r w:rsidRPr="009577D0">
              <w:rPr>
                <w:rFonts w:asciiTheme="minorHAnsi" w:hAnsiTheme="minorHAnsi"/>
                <w:sz w:val="18"/>
                <w:szCs w:val="18"/>
              </w:rPr>
              <w:t>Dwelling Conditioned Floor Area (</w:t>
            </w:r>
            <w:r w:rsidR="001F62B7">
              <w:rPr>
                <w:rFonts w:asciiTheme="minorHAnsi" w:hAnsiTheme="minorHAnsi"/>
                <w:sz w:val="18"/>
                <w:szCs w:val="18"/>
              </w:rPr>
              <w:t>ft</w:t>
            </w:r>
            <w:r w:rsidR="001F62B7">
              <w:rPr>
                <w:rFonts w:asciiTheme="minorHAnsi" w:hAnsiTheme="minorHAnsi"/>
                <w:sz w:val="18"/>
                <w:szCs w:val="18"/>
                <w:vertAlign w:val="superscript"/>
              </w:rPr>
              <w:t>2</w:t>
            </w:r>
            <w:r w:rsidRPr="009577D0">
              <w:rPr>
                <w:rFonts w:asciiTheme="minorHAnsi" w:hAnsiTheme="minorHAnsi"/>
                <w:sz w:val="18"/>
                <w:szCs w:val="18"/>
              </w:rPr>
              <w:t>)</w:t>
            </w:r>
          </w:p>
        </w:tc>
        <w:tc>
          <w:tcPr>
            <w:tcW w:w="5789" w:type="dxa"/>
            <w:gridSpan w:val="2"/>
            <w:vAlign w:val="center"/>
          </w:tcPr>
          <w:p w14:paraId="46D5A688" w14:textId="77777777" w:rsidR="00F85ED7" w:rsidRPr="009577D0" w:rsidRDefault="00F85ED7" w:rsidP="00103E04">
            <w:pPr>
              <w:spacing w:after="0" w:line="240" w:lineRule="auto"/>
              <w:rPr>
                <w:rFonts w:asciiTheme="minorHAnsi" w:hAnsiTheme="minorHAnsi"/>
                <w:sz w:val="18"/>
                <w:szCs w:val="18"/>
              </w:rPr>
            </w:pPr>
            <w:r w:rsidRPr="00C77D58">
              <w:rPr>
                <w:rFonts w:asciiTheme="minorHAnsi" w:hAnsiTheme="minorHAnsi"/>
                <w:sz w:val="18"/>
                <w:szCs w:val="18"/>
              </w:rPr>
              <w:t>&lt;&lt;</w:t>
            </w:r>
            <w:r>
              <w:rPr>
                <w:rFonts w:asciiTheme="minorHAnsi" w:hAnsiTheme="minorHAnsi"/>
                <w:sz w:val="18"/>
                <w:szCs w:val="18"/>
              </w:rPr>
              <w:t>reference</w:t>
            </w:r>
            <w:r w:rsidRPr="00C77D58">
              <w:rPr>
                <w:rFonts w:asciiTheme="minorHAnsi" w:hAnsiTheme="minorHAnsi"/>
                <w:sz w:val="18"/>
                <w:szCs w:val="18"/>
              </w:rPr>
              <w:t xml:space="preserve"> from </w:t>
            </w:r>
            <w:r>
              <w:rPr>
                <w:rFonts w:asciiTheme="minorHAnsi" w:hAnsiTheme="minorHAnsi"/>
                <w:sz w:val="18"/>
                <w:szCs w:val="18"/>
              </w:rPr>
              <w:t>CF1R</w:t>
            </w:r>
            <w:r w:rsidRPr="00C77D58">
              <w:rPr>
                <w:rFonts w:asciiTheme="minorHAnsi" w:hAnsiTheme="minorHAnsi"/>
                <w:sz w:val="18"/>
                <w:szCs w:val="18"/>
              </w:rPr>
              <w:t>&gt;&gt;</w:t>
            </w:r>
          </w:p>
        </w:tc>
      </w:tr>
      <w:tr w:rsidR="00F85ED7" w:rsidRPr="009577D0" w14:paraId="46D5A68D" w14:textId="77777777" w:rsidTr="00103E04">
        <w:tblPrEx>
          <w:tblCellMar>
            <w:left w:w="115" w:type="dxa"/>
            <w:right w:w="115" w:type="dxa"/>
          </w:tblCellMar>
        </w:tblPrEx>
        <w:trPr>
          <w:trHeight w:val="144"/>
        </w:trPr>
        <w:tc>
          <w:tcPr>
            <w:tcW w:w="583" w:type="dxa"/>
            <w:vAlign w:val="center"/>
          </w:tcPr>
          <w:p w14:paraId="46D5A68A" w14:textId="77777777"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46D5A68B" w14:textId="7CD088A4" w:rsidR="00F85ED7" w:rsidRDefault="00F85ED7" w:rsidP="00103E04">
            <w:pPr>
              <w:spacing w:after="0" w:line="240" w:lineRule="auto"/>
              <w:rPr>
                <w:rFonts w:asciiTheme="minorHAnsi" w:hAnsiTheme="minorHAnsi"/>
                <w:sz w:val="18"/>
                <w:szCs w:val="18"/>
              </w:rPr>
            </w:pPr>
            <w:r w:rsidRPr="009577D0">
              <w:rPr>
                <w:rFonts w:asciiTheme="minorHAnsi" w:hAnsiTheme="minorHAnsi"/>
                <w:sz w:val="18"/>
                <w:szCs w:val="18"/>
              </w:rPr>
              <w:t xml:space="preserve">Minimum </w:t>
            </w:r>
            <w:r>
              <w:rPr>
                <w:rFonts w:asciiTheme="minorHAnsi" w:hAnsiTheme="minorHAnsi"/>
                <w:sz w:val="18"/>
                <w:szCs w:val="18"/>
              </w:rPr>
              <w:t xml:space="preserve">WHF Airflow Rate Requirement </w:t>
            </w:r>
            <w:r w:rsidRPr="009577D0">
              <w:rPr>
                <w:rFonts w:asciiTheme="minorHAnsi" w:hAnsiTheme="minorHAnsi"/>
                <w:sz w:val="18"/>
                <w:szCs w:val="18"/>
              </w:rPr>
              <w:t>(CFM)</w:t>
            </w:r>
          </w:p>
        </w:tc>
        <w:tc>
          <w:tcPr>
            <w:tcW w:w="5789" w:type="dxa"/>
            <w:gridSpan w:val="2"/>
            <w:vAlign w:val="center"/>
          </w:tcPr>
          <w:p w14:paraId="46D5A68C" w14:textId="29BD83FB" w:rsidR="00F85ED7" w:rsidRPr="009577D0" w:rsidRDefault="00F85ED7" w:rsidP="00F506B1">
            <w:pPr>
              <w:spacing w:after="0" w:line="240" w:lineRule="auto"/>
              <w:rPr>
                <w:rFonts w:asciiTheme="minorHAnsi" w:hAnsiTheme="minorHAnsi"/>
                <w:sz w:val="18"/>
                <w:szCs w:val="18"/>
              </w:rPr>
            </w:pPr>
            <w:r w:rsidRPr="00C77D58">
              <w:rPr>
                <w:rFonts w:asciiTheme="minorHAnsi" w:hAnsiTheme="minorHAnsi"/>
                <w:sz w:val="18"/>
                <w:szCs w:val="18"/>
              </w:rPr>
              <w:t>&lt;&lt;calculated</w:t>
            </w:r>
            <w:r>
              <w:rPr>
                <w:rFonts w:asciiTheme="minorHAnsi" w:hAnsiTheme="minorHAnsi"/>
                <w:sz w:val="18"/>
                <w:szCs w:val="18"/>
              </w:rPr>
              <w:t xml:space="preserve"> field: </w:t>
            </w:r>
            <w:ins w:id="18" w:author="Shewmaker, Michael@Energy" w:date="2016-03-29T14:38:00Z">
              <w:r w:rsidR="00E256C2">
                <w:rPr>
                  <w:rFonts w:asciiTheme="minorHAnsi" w:hAnsiTheme="minorHAnsi"/>
                  <w:sz w:val="18"/>
                  <w:szCs w:val="18"/>
                </w:rPr>
                <w:t xml:space="preserve">if parent = CF1R-PRF, then result = </w:t>
              </w:r>
              <w:proofErr w:type="spellStart"/>
              <w:r w:rsidR="00E256C2">
                <w:rPr>
                  <w:rFonts w:asciiTheme="minorHAnsi" w:hAnsiTheme="minorHAnsi"/>
                  <w:i/>
                  <w:sz w:val="18"/>
                  <w:szCs w:val="18"/>
                </w:rPr>
                <w:t>CoolingVent</w:t>
              </w:r>
              <w:proofErr w:type="spellEnd"/>
              <w:r w:rsidR="00E256C2">
                <w:rPr>
                  <w:rFonts w:asciiTheme="minorHAnsi" w:hAnsiTheme="minorHAnsi"/>
                  <w:sz w:val="18"/>
                  <w:szCs w:val="18"/>
                </w:rPr>
                <w:t xml:space="preserve">; else </w:t>
              </w:r>
            </w:ins>
            <w:r>
              <w:rPr>
                <w:rFonts w:asciiTheme="minorHAnsi" w:hAnsiTheme="minorHAnsi"/>
                <w:sz w:val="18"/>
                <w:szCs w:val="18"/>
              </w:rPr>
              <w:t xml:space="preserve">B04* </w:t>
            </w:r>
            <w:r w:rsidR="00F506B1">
              <w:rPr>
                <w:rFonts w:asciiTheme="minorHAnsi" w:hAnsiTheme="minorHAnsi"/>
                <w:sz w:val="18"/>
                <w:szCs w:val="18"/>
              </w:rPr>
              <w:t>1.5</w:t>
            </w:r>
            <w:ins w:id="19" w:author="Shewmaker, Michael@Energy" w:date="2016-10-25T08:47:00Z">
              <w:r w:rsidR="00A946AB">
                <w:rPr>
                  <w:rFonts w:asciiTheme="minorHAnsi" w:hAnsiTheme="minorHAnsi"/>
                  <w:sz w:val="18"/>
                  <w:szCs w:val="18"/>
                </w:rPr>
                <w:t xml:space="preserve"> CFM per ft</w:t>
              </w:r>
            </w:ins>
            <w:ins w:id="20" w:author="Shewmaker, Michael@Energy" w:date="2016-10-25T08:48:00Z">
              <w:r w:rsidR="00A946AB">
                <w:rPr>
                  <w:rFonts w:asciiTheme="minorHAnsi" w:hAnsiTheme="minorHAnsi"/>
                  <w:sz w:val="18"/>
                  <w:szCs w:val="18"/>
                  <w:vertAlign w:val="superscript"/>
                </w:rPr>
                <w:t>2</w:t>
              </w:r>
            </w:ins>
            <w:bookmarkStart w:id="21" w:name="_GoBack"/>
            <w:bookmarkEnd w:id="21"/>
            <w:r>
              <w:rPr>
                <w:rFonts w:asciiTheme="minorHAnsi" w:hAnsiTheme="minorHAnsi"/>
                <w:sz w:val="18"/>
                <w:szCs w:val="18"/>
              </w:rPr>
              <w:t>&gt;&gt;</w:t>
            </w:r>
          </w:p>
        </w:tc>
      </w:tr>
    </w:tbl>
    <w:p w14:paraId="46D5A68E" w14:textId="77777777" w:rsidR="008A4463" w:rsidRPr="00FF77DD" w:rsidRDefault="008A4463" w:rsidP="008A4463">
      <w:pPr>
        <w:spacing w:after="0" w:line="240" w:lineRule="auto"/>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98"/>
      </w:tblGrid>
      <w:tr w:rsidR="008A4463" w:rsidRPr="00305DBA" w14:paraId="46D5A690" w14:textId="77777777" w:rsidTr="008A4463">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68F" w14:textId="77777777" w:rsidR="008A4463" w:rsidRPr="0060558D" w:rsidRDefault="001F62B7" w:rsidP="00FF77DD">
            <w:pPr>
              <w:spacing w:after="0"/>
              <w:rPr>
                <w:rFonts w:asciiTheme="minorHAnsi" w:hAnsiTheme="minorHAnsi"/>
                <w:b/>
                <w:sz w:val="18"/>
                <w:szCs w:val="18"/>
              </w:rPr>
            </w:pPr>
            <w:r>
              <w:rPr>
                <w:rFonts w:asciiTheme="minorHAnsi" w:hAnsiTheme="minorHAnsi"/>
                <w:b/>
                <w:sz w:val="18"/>
                <w:szCs w:val="18"/>
              </w:rPr>
              <w:t>C</w:t>
            </w:r>
            <w:r w:rsidR="008A4463" w:rsidRPr="00305DBA">
              <w:rPr>
                <w:rFonts w:asciiTheme="minorHAnsi" w:hAnsiTheme="minorHAnsi"/>
                <w:b/>
                <w:sz w:val="18"/>
                <w:szCs w:val="18"/>
              </w:rPr>
              <w:t>. Compliance Statement</w:t>
            </w:r>
          </w:p>
        </w:tc>
      </w:tr>
      <w:tr w:rsidR="008A4463" w:rsidRPr="00305DBA" w14:paraId="46D5A692" w14:textId="77777777" w:rsidTr="008A4463">
        <w:trPr>
          <w:trHeight w:val="158"/>
        </w:trPr>
        <w:tc>
          <w:tcPr>
            <w:tcW w:w="10998" w:type="dxa"/>
            <w:tcBorders>
              <w:top w:val="single" w:sz="4" w:space="0" w:color="000000"/>
              <w:left w:val="single" w:sz="4" w:space="0" w:color="000000"/>
              <w:bottom w:val="single" w:sz="4" w:space="0" w:color="000000"/>
              <w:right w:val="single" w:sz="4" w:space="0" w:color="000000"/>
            </w:tcBorders>
            <w:vAlign w:val="center"/>
          </w:tcPr>
          <w:p w14:paraId="46D5A691" w14:textId="77777777" w:rsidR="008A4463" w:rsidRPr="0060558D" w:rsidRDefault="00487F56" w:rsidP="0020430C">
            <w:pPr>
              <w:spacing w:after="0" w:line="240" w:lineRule="auto"/>
              <w:rPr>
                <w:rFonts w:asciiTheme="minorHAnsi" w:hAnsiTheme="minorHAnsi"/>
                <w:sz w:val="18"/>
                <w:szCs w:val="18"/>
              </w:rPr>
            </w:pPr>
            <w:r>
              <w:rPr>
                <w:rFonts w:asciiTheme="minorHAnsi" w:hAnsiTheme="minorHAnsi"/>
                <w:sz w:val="18"/>
                <w:szCs w:val="18"/>
              </w:rPr>
              <w:t>&lt;&lt;calculated field: if</w:t>
            </w:r>
            <w:r w:rsidR="0020430C">
              <w:rPr>
                <w:rFonts w:asciiTheme="minorHAnsi" w:hAnsiTheme="minorHAnsi"/>
                <w:sz w:val="18"/>
                <w:szCs w:val="18"/>
              </w:rPr>
              <w:t xml:space="preserve"> B01 ≥ B05, and if B03 ≥ B02, then display result: </w:t>
            </w:r>
            <w:r w:rsidR="007E2299">
              <w:rPr>
                <w:rFonts w:asciiTheme="minorHAnsi" w:hAnsiTheme="minorHAnsi"/>
                <w:sz w:val="18"/>
                <w:szCs w:val="18"/>
              </w:rPr>
              <w:t xml:space="preserve">pass - </w:t>
            </w:r>
            <w:r w:rsidR="0020430C">
              <w:rPr>
                <w:rFonts w:asciiTheme="minorHAnsi" w:hAnsiTheme="minorHAnsi"/>
                <w:sz w:val="18"/>
                <w:szCs w:val="18"/>
              </w:rPr>
              <w:t xml:space="preserve">dwelling complies with the prescriptive WHF requirement; else display result: </w:t>
            </w:r>
            <w:r w:rsidR="007E2299">
              <w:rPr>
                <w:rFonts w:asciiTheme="minorHAnsi" w:hAnsiTheme="minorHAnsi"/>
                <w:sz w:val="18"/>
                <w:szCs w:val="18"/>
              </w:rPr>
              <w:t xml:space="preserve">fail - </w:t>
            </w:r>
            <w:r w:rsidR="0020430C">
              <w:rPr>
                <w:rFonts w:asciiTheme="minorHAnsi" w:hAnsiTheme="minorHAnsi"/>
                <w:sz w:val="18"/>
                <w:szCs w:val="18"/>
              </w:rPr>
              <w:t>dwelling does not comply with the prescriptive WHF requirement&gt;&gt;</w:t>
            </w:r>
          </w:p>
        </w:tc>
      </w:tr>
    </w:tbl>
    <w:p w14:paraId="46D5A693" w14:textId="77777777" w:rsidR="008A4463" w:rsidRPr="00FF77DD" w:rsidRDefault="008A4463" w:rsidP="008A4463">
      <w:pPr>
        <w:spacing w:after="0" w:line="240" w:lineRule="auto"/>
        <w:rPr>
          <w:rFonts w:asciiTheme="minorHAnsi" w:hAnsiTheme="minorHAnsi"/>
          <w:sz w:val="20"/>
          <w:szCs w:val="20"/>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
        <w:gridCol w:w="569"/>
        <w:gridCol w:w="4738"/>
        <w:gridCol w:w="270"/>
        <w:gridCol w:w="2551"/>
        <w:gridCol w:w="2815"/>
        <w:gridCol w:w="34"/>
      </w:tblGrid>
      <w:tr w:rsidR="006802FC" w:rsidRPr="00FF77DD" w14:paraId="46D5A695" w14:textId="77777777" w:rsidTr="007B6227">
        <w:trPr>
          <w:trHeight w:val="158"/>
        </w:trPr>
        <w:tc>
          <w:tcPr>
            <w:tcW w:w="10998" w:type="dxa"/>
            <w:gridSpan w:val="7"/>
            <w:tcBorders>
              <w:top w:val="single" w:sz="4" w:space="0" w:color="000000"/>
              <w:left w:val="single" w:sz="4" w:space="0" w:color="000000"/>
              <w:bottom w:val="single" w:sz="4" w:space="0" w:color="000000"/>
              <w:right w:val="single" w:sz="4" w:space="0" w:color="000000"/>
            </w:tcBorders>
            <w:vAlign w:val="center"/>
          </w:tcPr>
          <w:p w14:paraId="46D5A694" w14:textId="6FE46765" w:rsidR="006802FC" w:rsidRPr="00FF77DD" w:rsidRDefault="00E4371A" w:rsidP="00D73292">
            <w:pPr>
              <w:spacing w:after="0"/>
              <w:rPr>
                <w:rFonts w:asciiTheme="minorHAnsi" w:hAnsiTheme="minorHAnsi"/>
                <w:b/>
                <w:sz w:val="20"/>
                <w:szCs w:val="20"/>
              </w:rPr>
            </w:pPr>
            <w:r>
              <w:rPr>
                <w:rFonts w:asciiTheme="minorHAnsi" w:hAnsiTheme="minorHAnsi"/>
                <w:b/>
                <w:sz w:val="20"/>
                <w:szCs w:val="20"/>
              </w:rPr>
              <w:t>D</w:t>
            </w:r>
            <w:r w:rsidR="006802FC" w:rsidRPr="00FF77DD">
              <w:rPr>
                <w:rFonts w:asciiTheme="minorHAnsi" w:hAnsiTheme="minorHAnsi"/>
                <w:b/>
                <w:sz w:val="20"/>
                <w:szCs w:val="20"/>
              </w:rPr>
              <w:t>. Additional Requirements</w:t>
            </w:r>
          </w:p>
        </w:tc>
      </w:tr>
      <w:tr w:rsidR="006802FC" w:rsidRPr="009577D0" w14:paraId="46D5A698" w14:textId="77777777" w:rsidTr="007B6227">
        <w:trPr>
          <w:trHeight w:val="158"/>
        </w:trPr>
        <w:tc>
          <w:tcPr>
            <w:tcW w:w="590" w:type="dxa"/>
            <w:gridSpan w:val="2"/>
            <w:vAlign w:val="center"/>
          </w:tcPr>
          <w:p w14:paraId="46D5A696"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1</w:t>
            </w:r>
          </w:p>
        </w:tc>
        <w:tc>
          <w:tcPr>
            <w:tcW w:w="10408" w:type="dxa"/>
            <w:gridSpan w:val="5"/>
            <w:vAlign w:val="center"/>
          </w:tcPr>
          <w:p w14:paraId="46D5A697" w14:textId="77777777"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on the CEC appliance directory as an approved model.</w:t>
            </w:r>
          </w:p>
        </w:tc>
      </w:tr>
      <w:tr w:rsidR="006802FC" w:rsidRPr="009577D0" w14:paraId="46D5A69B" w14:textId="77777777" w:rsidTr="007B6227">
        <w:trPr>
          <w:trHeight w:val="158"/>
        </w:trPr>
        <w:tc>
          <w:tcPr>
            <w:tcW w:w="590" w:type="dxa"/>
            <w:gridSpan w:val="2"/>
            <w:vAlign w:val="center"/>
          </w:tcPr>
          <w:p w14:paraId="46D5A699"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2</w:t>
            </w:r>
          </w:p>
        </w:tc>
        <w:tc>
          <w:tcPr>
            <w:tcW w:w="10408" w:type="dxa"/>
            <w:gridSpan w:val="5"/>
            <w:vAlign w:val="center"/>
          </w:tcPr>
          <w:p w14:paraId="46D5A69A" w14:textId="0140C7B8"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homeowner </w:t>
            </w:r>
            <w:r>
              <w:rPr>
                <w:rFonts w:asciiTheme="minorHAnsi" w:hAnsiTheme="minorHAnsi"/>
                <w:sz w:val="18"/>
                <w:szCs w:val="18"/>
              </w:rPr>
              <w:t>shall be provided with</w:t>
            </w:r>
            <w:r w:rsidRPr="00C73FEB">
              <w:rPr>
                <w:rFonts w:asciiTheme="minorHAnsi" w:hAnsiTheme="minorHAnsi"/>
                <w:sz w:val="18"/>
                <w:szCs w:val="18"/>
              </w:rPr>
              <w:t xml:space="preserve"> </w:t>
            </w:r>
            <w:r>
              <w:rPr>
                <w:rFonts w:asciiTheme="minorHAnsi" w:hAnsiTheme="minorHAnsi"/>
                <w:sz w:val="18"/>
                <w:szCs w:val="18"/>
              </w:rPr>
              <w:t>user instructions documentation that describe</w:t>
            </w:r>
            <w:r w:rsidR="00863D38">
              <w:rPr>
                <w:rFonts w:asciiTheme="minorHAnsi" w:hAnsiTheme="minorHAnsi"/>
                <w:sz w:val="18"/>
                <w:szCs w:val="18"/>
              </w:rPr>
              <w:t>s</w:t>
            </w:r>
            <w:r>
              <w:rPr>
                <w:rFonts w:asciiTheme="minorHAnsi" w:hAnsiTheme="minorHAnsi"/>
                <w:sz w:val="18"/>
                <w:szCs w:val="18"/>
              </w:rPr>
              <w:t xml:space="preserve"> the proper use of the whole house fan necessary</w:t>
            </w:r>
            <w:r>
              <w:rPr>
                <w:rFonts w:ascii="Arial" w:eastAsia="Times New Roman" w:hAnsi="Arial" w:cs="Arial"/>
                <w:bCs/>
                <w:sz w:val="17"/>
                <w:szCs w:val="17"/>
              </w:rPr>
              <w:t xml:space="preserve"> to obtain the full energy savings benefit</w:t>
            </w:r>
            <w:r w:rsidRPr="00C73FEB">
              <w:rPr>
                <w:rFonts w:asciiTheme="minorHAnsi" w:hAnsiTheme="minorHAnsi"/>
                <w:sz w:val="18"/>
                <w:szCs w:val="18"/>
              </w:rPr>
              <w:t>.</w:t>
            </w:r>
          </w:p>
        </w:tc>
      </w:tr>
      <w:tr w:rsidR="007F66DE" w:rsidRPr="009577D0" w14:paraId="46D5A69D" w14:textId="77777777" w:rsidTr="00F60148">
        <w:trPr>
          <w:trHeight w:val="158"/>
        </w:trPr>
        <w:tc>
          <w:tcPr>
            <w:tcW w:w="10998" w:type="dxa"/>
            <w:gridSpan w:val="7"/>
            <w:vAlign w:val="center"/>
          </w:tcPr>
          <w:p w14:paraId="46D5A69C" w14:textId="77777777" w:rsidR="007F66DE" w:rsidRPr="00C73FEB" w:rsidRDefault="007F66DE" w:rsidP="00F60148">
            <w:pPr>
              <w:spacing w:after="0" w:line="240" w:lineRule="auto"/>
              <w:rPr>
                <w:rFonts w:asciiTheme="minorHAnsi" w:hAnsiTheme="minorHAnsi"/>
                <w:sz w:val="18"/>
                <w:szCs w:val="18"/>
              </w:rPr>
            </w:pPr>
            <w:r w:rsidRPr="00711DF8">
              <w:rPr>
                <w:b/>
                <w:sz w:val="18"/>
                <w:szCs w:val="18"/>
              </w:rPr>
              <w:t>The responsible person’s signature on this compliance document affirms that all applicable requirements in this table have been met.</w:t>
            </w:r>
          </w:p>
        </w:tc>
      </w:tr>
      <w:tr w:rsidR="007B6227" w:rsidRPr="009E2C1C" w14:paraId="46D5A69F"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34" w:type="dxa"/>
          <w:trHeight w:val="206"/>
        </w:trPr>
        <w:tc>
          <w:tcPr>
            <w:tcW w:w="10943" w:type="dxa"/>
            <w:gridSpan w:val="5"/>
            <w:vAlign w:val="center"/>
          </w:tcPr>
          <w:p w14:paraId="46D5A69E" w14:textId="77777777" w:rsidR="007B6227" w:rsidRPr="009351D2"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asciiTheme="minorHAnsi" w:hAnsiTheme="minorHAnsi" w:cs="Arial"/>
                <w:b/>
                <w:caps/>
                <w:sz w:val="18"/>
                <w:szCs w:val="18"/>
              </w:rPr>
              <w:lastRenderedPageBreak/>
              <w:t>Documentation Author's Declaration Statement</w:t>
            </w:r>
          </w:p>
        </w:tc>
      </w:tr>
      <w:tr w:rsidR="007B6227" w:rsidRPr="00FD7A7F" w14:paraId="46D5A6A1" w14:textId="77777777" w:rsidTr="00FF7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34" w:type="dxa"/>
          <w:trHeight w:hRule="exact" w:val="289"/>
        </w:trPr>
        <w:tc>
          <w:tcPr>
            <w:tcW w:w="10943" w:type="dxa"/>
            <w:gridSpan w:val="5"/>
            <w:vAlign w:val="center"/>
          </w:tcPr>
          <w:p w14:paraId="46D5A6A0" w14:textId="77777777" w:rsidR="007B6227" w:rsidRPr="003010EE" w:rsidRDefault="007B6227" w:rsidP="00FF77DD">
            <w:pPr>
              <w:pStyle w:val="Heading3"/>
              <w:numPr>
                <w:ilvl w:val="0"/>
                <w:numId w:val="17"/>
              </w:numPr>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7B6227" w:rsidRPr="00B272DC" w14:paraId="46D5A6A4"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34" w:type="dxa"/>
          <w:trHeight w:val="360"/>
        </w:trPr>
        <w:tc>
          <w:tcPr>
            <w:tcW w:w="5577" w:type="dxa"/>
            <w:gridSpan w:val="3"/>
          </w:tcPr>
          <w:p w14:paraId="46D5A6A2" w14:textId="77777777"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46D5A6A3" w14:textId="77777777"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7B6227" w:rsidRPr="00B272DC" w14:paraId="46D5A6A7"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34" w:type="dxa"/>
          <w:trHeight w:val="360"/>
        </w:trPr>
        <w:tc>
          <w:tcPr>
            <w:tcW w:w="5577" w:type="dxa"/>
            <w:gridSpan w:val="3"/>
          </w:tcPr>
          <w:p w14:paraId="46D5A6A5" w14:textId="77777777" w:rsidR="007B6227" w:rsidRPr="00B272DC" w:rsidRDefault="007B6227" w:rsidP="00D73292">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46D5A6A6"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7B6227" w:rsidRPr="00B272DC" w14:paraId="46D5A6AA"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34" w:type="dxa"/>
          <w:trHeight w:val="360"/>
        </w:trPr>
        <w:tc>
          <w:tcPr>
            <w:tcW w:w="5577" w:type="dxa"/>
            <w:gridSpan w:val="3"/>
          </w:tcPr>
          <w:p w14:paraId="46D5A6A8"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46D5A6A9"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CEA/CEPE/HERS certification identification (If applicable):</w:t>
            </w:r>
          </w:p>
        </w:tc>
      </w:tr>
      <w:tr w:rsidR="007B6227" w:rsidRPr="00B272DC" w14:paraId="46D5A6AD"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34" w:type="dxa"/>
          <w:trHeight w:val="360"/>
        </w:trPr>
        <w:tc>
          <w:tcPr>
            <w:tcW w:w="5577" w:type="dxa"/>
            <w:gridSpan w:val="3"/>
          </w:tcPr>
          <w:p w14:paraId="46D5A6AB"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46D5A6AC"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Phone:</w:t>
            </w:r>
          </w:p>
        </w:tc>
      </w:tr>
      <w:tr w:rsidR="007B6227" w:rsidRPr="008E6C57" w14:paraId="46D5A6AF"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gridAfter w:val="1"/>
          <w:wBefore w:w="21" w:type="dxa"/>
          <w:wAfter w:w="34" w:type="dxa"/>
          <w:trHeight w:val="296"/>
        </w:trPr>
        <w:tc>
          <w:tcPr>
            <w:tcW w:w="10943" w:type="dxa"/>
            <w:gridSpan w:val="5"/>
            <w:vAlign w:val="center"/>
          </w:tcPr>
          <w:p w14:paraId="46D5A6AE" w14:textId="77777777" w:rsidR="007B6227"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7B6227" w:rsidRPr="008E6C57" w14:paraId="46D5A6B6"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gridAfter w:val="1"/>
          <w:wBefore w:w="21" w:type="dxa"/>
          <w:wAfter w:w="34" w:type="dxa"/>
          <w:trHeight w:val="504"/>
        </w:trPr>
        <w:tc>
          <w:tcPr>
            <w:tcW w:w="10943" w:type="dxa"/>
            <w:gridSpan w:val="5"/>
          </w:tcPr>
          <w:p w14:paraId="6D64593A" w14:textId="77777777" w:rsidR="00BE041F" w:rsidRPr="00BE041F" w:rsidRDefault="00BE041F" w:rsidP="00BE041F">
            <w:pPr>
              <w:pStyle w:val="Heading3"/>
              <w:numPr>
                <w:ilvl w:val="0"/>
                <w:numId w:val="0"/>
              </w:numPr>
              <w:spacing w:before="60"/>
              <w:ind w:right="86"/>
              <w:rPr>
                <w:ins w:id="22" w:author="Shewmaker, Michael@Energy" w:date="2016-10-11T10:32:00Z"/>
                <w:rFonts w:asciiTheme="minorHAnsi" w:hAnsiTheme="minorHAnsi"/>
                <w:sz w:val="18"/>
              </w:rPr>
            </w:pPr>
            <w:ins w:id="23" w:author="Shewmaker, Michael@Energy" w:date="2016-10-11T10:32:00Z">
              <w:r w:rsidRPr="00BE041F">
                <w:rPr>
                  <w:rFonts w:asciiTheme="minorHAnsi" w:hAnsiTheme="minorHAnsi"/>
                  <w:sz w:val="18"/>
                </w:rPr>
                <w:t xml:space="preserve">I certify the following under penalty of perjury, under the laws of the State of California: </w:t>
              </w:r>
            </w:ins>
          </w:p>
          <w:p w14:paraId="3DBFF2B8" w14:textId="77777777" w:rsidR="00BE041F" w:rsidRPr="00BE041F" w:rsidRDefault="00BE041F" w:rsidP="00BE041F">
            <w:pPr>
              <w:pStyle w:val="Heading3"/>
              <w:numPr>
                <w:ilvl w:val="0"/>
                <w:numId w:val="21"/>
              </w:numPr>
              <w:spacing w:before="0"/>
              <w:ind w:right="90"/>
              <w:rPr>
                <w:ins w:id="24" w:author="Shewmaker, Michael@Energy" w:date="2016-10-11T10:32:00Z"/>
                <w:rFonts w:asciiTheme="minorHAnsi" w:hAnsiTheme="minorHAnsi"/>
                <w:color w:val="4F81BD" w:themeColor="accent1"/>
                <w:sz w:val="18"/>
              </w:rPr>
            </w:pPr>
            <w:ins w:id="25" w:author="Shewmaker, Michael@Energy" w:date="2016-10-11T10:32:00Z">
              <w:r w:rsidRPr="00BE041F">
                <w:rPr>
                  <w:rFonts w:asciiTheme="minorHAnsi" w:hAnsiTheme="minorHAnsi"/>
                  <w:sz w:val="18"/>
                </w:rPr>
                <w:t xml:space="preserve">The information provided on this Certificate of Installation is true and correct. </w:t>
              </w:r>
            </w:ins>
          </w:p>
          <w:p w14:paraId="07CF3EDC" w14:textId="77777777" w:rsidR="00BE041F" w:rsidRPr="00BE041F" w:rsidRDefault="00BE041F" w:rsidP="00BE041F">
            <w:pPr>
              <w:keepNext/>
              <w:widowControl w:val="0"/>
              <w:numPr>
                <w:ilvl w:val="0"/>
                <w:numId w:val="21"/>
              </w:numPr>
              <w:spacing w:after="0" w:line="240" w:lineRule="auto"/>
              <w:ind w:right="90"/>
              <w:rPr>
                <w:ins w:id="26" w:author="Shewmaker, Michael@Energy" w:date="2016-10-11T10:32:00Z"/>
                <w:rFonts w:asciiTheme="minorHAnsi" w:hAnsiTheme="minorHAnsi"/>
                <w:sz w:val="18"/>
              </w:rPr>
            </w:pPr>
            <w:ins w:id="27" w:author="Shewmaker, Michael@Energy" w:date="2016-10-11T10:32:00Z">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ins>
          </w:p>
          <w:p w14:paraId="34AB325F" w14:textId="77777777" w:rsidR="00BE041F" w:rsidRPr="00BE041F" w:rsidRDefault="00BE041F" w:rsidP="00BE041F">
            <w:pPr>
              <w:pStyle w:val="ListParagraph"/>
              <w:keepNext/>
              <w:numPr>
                <w:ilvl w:val="0"/>
                <w:numId w:val="21"/>
              </w:numPr>
              <w:autoSpaceDE w:val="0"/>
              <w:autoSpaceDN w:val="0"/>
              <w:adjustRightInd w:val="0"/>
              <w:spacing w:after="0" w:line="240" w:lineRule="auto"/>
              <w:ind w:right="90"/>
              <w:rPr>
                <w:ins w:id="28" w:author="Shewmaker, Michael@Energy" w:date="2016-10-11T10:32:00Z"/>
                <w:rFonts w:asciiTheme="minorHAnsi" w:hAnsiTheme="minorHAnsi"/>
                <w:sz w:val="18"/>
              </w:rPr>
            </w:pPr>
            <w:ins w:id="29" w:author="Shewmaker, Michael@Energy" w:date="2016-10-11T10:32:00Z">
              <w:r w:rsidRPr="00BE041F">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46D5A6B5" w14:textId="21D708B2" w:rsidR="007B6227" w:rsidRPr="00975DC6" w:rsidRDefault="00BE041F" w:rsidP="00BE041F">
            <w:pPr>
              <w:pStyle w:val="ListParagraph"/>
              <w:keepNext/>
              <w:numPr>
                <w:ilvl w:val="0"/>
                <w:numId w:val="21"/>
              </w:numPr>
              <w:spacing w:after="0" w:line="240" w:lineRule="auto"/>
            </w:pPr>
            <w:ins w:id="30" w:author="Shewmaker, Michael@Energy" w:date="2016-10-11T10:32:00Z">
              <w:r w:rsidRPr="00BE041F">
                <w:rPr>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7B6227" w:rsidRPr="00B272DC" w14:paraId="46D5A6B9"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34" w:type="dxa"/>
          <w:trHeight w:val="360"/>
        </w:trPr>
        <w:tc>
          <w:tcPr>
            <w:tcW w:w="5307" w:type="dxa"/>
            <w:gridSpan w:val="2"/>
          </w:tcPr>
          <w:p w14:paraId="46D5A6B7" w14:textId="77777777"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46D5A6B8" w14:textId="77777777"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7B6227" w:rsidRPr="00B272DC" w14:paraId="46D5A6BC"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34" w:type="dxa"/>
          <w:trHeight w:val="360"/>
        </w:trPr>
        <w:tc>
          <w:tcPr>
            <w:tcW w:w="5307" w:type="dxa"/>
            <w:gridSpan w:val="2"/>
            <w:tcBorders>
              <w:top w:val="single" w:sz="4" w:space="0" w:color="auto"/>
              <w:left w:val="single" w:sz="4" w:space="0" w:color="auto"/>
              <w:bottom w:val="single" w:sz="4" w:space="0" w:color="auto"/>
              <w:right w:val="single" w:sz="4" w:space="0" w:color="auto"/>
            </w:tcBorders>
          </w:tcPr>
          <w:p w14:paraId="46D5A6BA"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6D5A6BB"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7B6227" w:rsidRPr="00B272DC" w14:paraId="46D5A6BF"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34" w:type="dxa"/>
          <w:trHeight w:val="360"/>
        </w:trPr>
        <w:tc>
          <w:tcPr>
            <w:tcW w:w="5307" w:type="dxa"/>
            <w:gridSpan w:val="2"/>
            <w:tcBorders>
              <w:top w:val="single" w:sz="4" w:space="0" w:color="auto"/>
              <w:left w:val="single" w:sz="4" w:space="0" w:color="auto"/>
              <w:bottom w:val="single" w:sz="4" w:space="0" w:color="auto"/>
              <w:right w:val="single" w:sz="4" w:space="0" w:color="auto"/>
            </w:tcBorders>
          </w:tcPr>
          <w:p w14:paraId="46D5A6BD"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6D5A6BE"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7B6227" w:rsidRPr="00B272DC" w14:paraId="46D5A6C3" w14:textId="77777777" w:rsidTr="007B62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34" w:type="dxa"/>
          <w:trHeight w:val="360"/>
        </w:trPr>
        <w:tc>
          <w:tcPr>
            <w:tcW w:w="5307" w:type="dxa"/>
            <w:gridSpan w:val="2"/>
            <w:tcBorders>
              <w:top w:val="single" w:sz="4" w:space="0" w:color="auto"/>
              <w:left w:val="single" w:sz="4" w:space="0" w:color="auto"/>
              <w:bottom w:val="single" w:sz="4" w:space="0" w:color="auto"/>
              <w:right w:val="single" w:sz="4" w:space="0" w:color="auto"/>
            </w:tcBorders>
          </w:tcPr>
          <w:p w14:paraId="46D5A6C0"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C1"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1F62B7">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6D5A6C2"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46D5A6C4" w14:textId="77777777" w:rsidR="007B6227" w:rsidRDefault="007B6227" w:rsidP="007B6227">
      <w:pPr>
        <w:rPr>
          <w:rFonts w:asciiTheme="minorHAnsi" w:hAnsiTheme="minorHAnsi"/>
          <w:sz w:val="18"/>
          <w:szCs w:val="18"/>
        </w:rPr>
      </w:pPr>
    </w:p>
    <w:sectPr w:rsidR="007B6227" w:rsidSect="009E0BD3">
      <w:headerReference w:type="even" r:id="rId20"/>
      <w:headerReference w:type="default" r:id="rId21"/>
      <w:footerReference w:type="default" r:id="rId22"/>
      <w:headerReference w:type="first" r:id="rId23"/>
      <w:footerReference w:type="first" r:id="rId24"/>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1A5FA7" w14:textId="77777777" w:rsidR="00336D4C" w:rsidRDefault="00336D4C" w:rsidP="00C25A5C">
      <w:pPr>
        <w:spacing w:after="0" w:line="240" w:lineRule="auto"/>
      </w:pPr>
      <w:r>
        <w:separator/>
      </w:r>
    </w:p>
  </w:endnote>
  <w:endnote w:type="continuationSeparator" w:id="0">
    <w:p w14:paraId="1DFC1EB6" w14:textId="77777777" w:rsidR="00336D4C" w:rsidRDefault="00336D4C" w:rsidP="00C25A5C">
      <w:pPr>
        <w:spacing w:after="0" w:line="240" w:lineRule="auto"/>
      </w:pPr>
      <w:r>
        <w:continuationSeparator/>
      </w:r>
    </w:p>
  </w:endnote>
  <w:endnote w:type="continuationNotice" w:id="1">
    <w:p w14:paraId="79B2599E" w14:textId="77777777" w:rsidR="00336D4C" w:rsidRDefault="00336D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DD" w14:textId="77777777" w:rsidR="00336D4C" w:rsidRPr="007304C6" w:rsidRDefault="00336D4C"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0165B024" w:rsidR="00336D4C" w:rsidRPr="007304C6" w:rsidRDefault="00336D4C" w:rsidP="007304C6">
    <w:pPr>
      <w:pStyle w:val="Footer"/>
      <w:pBdr>
        <w:top w:val="single" w:sz="4" w:space="1" w:color="auto"/>
      </w:pBdr>
      <w:tabs>
        <w:tab w:val="clear" w:pos="9360"/>
        <w:tab w:val="right" w:pos="10800"/>
      </w:tabs>
      <w:spacing w:after="0"/>
      <w:rPr>
        <w:sz w:val="18"/>
        <w:szCs w:val="18"/>
      </w:rPr>
    </w:pPr>
    <w:r w:rsidRPr="007304C6">
      <w:rPr>
        <w:sz w:val="18"/>
        <w:szCs w:val="18"/>
      </w:rPr>
      <w:t>CA Building Energy Efficiency Standards - 201</w:t>
    </w:r>
    <w:r>
      <w:rPr>
        <w:sz w:val="18"/>
        <w:szCs w:val="18"/>
      </w:rPr>
      <w:t>6</w:t>
    </w:r>
    <w:r w:rsidRPr="007304C6">
      <w:rPr>
        <w:sz w:val="18"/>
        <w:szCs w:val="18"/>
      </w:rPr>
      <w:t xml:space="preserve"> Resi</w:t>
    </w:r>
    <w:r>
      <w:rPr>
        <w:sz w:val="18"/>
        <w:szCs w:val="18"/>
      </w:rPr>
      <w:t>dential Compliance</w:t>
    </w:r>
    <w:r>
      <w:rPr>
        <w:sz w:val="18"/>
        <w:szCs w:val="18"/>
      </w:rPr>
      <w:tab/>
    </w:r>
    <w:del w:id="12" w:author="Shewmaker, Michael@Energy" w:date="2016-03-29T14:37:00Z">
      <w:r w:rsidDel="00E256C2">
        <w:rPr>
          <w:sz w:val="18"/>
          <w:szCs w:val="18"/>
        </w:rPr>
        <w:delText xml:space="preserve">January </w:delText>
      </w:r>
    </w:del>
    <w:ins w:id="13" w:author="Shewmaker, Michael@Energy" w:date="2016-10-11T10:31:00Z">
      <w:r w:rsidR="00BE041F">
        <w:rPr>
          <w:sz w:val="18"/>
          <w:szCs w:val="18"/>
        </w:rPr>
        <w:t>October</w:t>
      </w:r>
    </w:ins>
    <w:ins w:id="14" w:author="Shewmaker, Michael@Energy" w:date="2016-03-29T14:37:00Z">
      <w:r w:rsidR="00E256C2">
        <w:rPr>
          <w:sz w:val="18"/>
          <w:szCs w:val="18"/>
        </w:rPr>
        <w:t xml:space="preserve"> </w:t>
      </w:r>
    </w:ins>
    <w:r>
      <w:rPr>
        <w:sz w:val="18"/>
        <w:szCs w:val="18"/>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EA" w14:textId="77777777" w:rsidR="00336D4C" w:rsidRPr="009577D0" w:rsidRDefault="00336D4C"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336D4C" w:rsidRPr="009577D0" w:rsidRDefault="00336D4C"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F5" w14:textId="3D3D72B5" w:rsidR="00336D4C" w:rsidRPr="00496CF1" w:rsidRDefault="00336D4C" w:rsidP="00FF77DD">
    <w:pPr>
      <w:pStyle w:val="Footer"/>
      <w:pBdr>
        <w:top w:val="single" w:sz="4" w:space="1" w:color="auto"/>
      </w:pBdr>
      <w:tabs>
        <w:tab w:val="clear" w:pos="9360"/>
        <w:tab w:val="right" w:pos="10800"/>
      </w:tabs>
      <w:spacing w:after="0"/>
      <w:rPr>
        <w:rFonts w:asciiTheme="minorHAnsi" w:hAnsiTheme="minorHAnsi"/>
      </w:rPr>
    </w:pPr>
    <w:r w:rsidRPr="00D161B1">
      <w:rPr>
        <w:rFonts w:asciiTheme="minorHAnsi" w:hAnsiTheme="minorHAnsi"/>
      </w:rPr>
      <w:t>CA Building Energy Efficiency Standards - 201</w:t>
    </w:r>
    <w:r>
      <w:rPr>
        <w:rFonts w:asciiTheme="minorHAnsi" w:hAnsiTheme="minorHAnsi"/>
      </w:rPr>
      <w:t>6</w:t>
    </w:r>
    <w:r w:rsidRPr="00D161B1">
      <w:rPr>
        <w:rFonts w:asciiTheme="minorHAnsi" w:hAnsiTheme="minorHAnsi"/>
      </w:rPr>
      <w:t xml:space="preserve"> Res</w:t>
    </w:r>
    <w:r>
      <w:rPr>
        <w:rFonts w:asciiTheme="minorHAnsi" w:hAnsiTheme="minorHAnsi"/>
      </w:rPr>
      <w:t>idential Compliance</w:t>
    </w:r>
    <w:r>
      <w:rPr>
        <w:rFonts w:asciiTheme="minorHAnsi" w:hAnsiTheme="minorHAnsi"/>
      </w:rPr>
      <w:tab/>
    </w:r>
    <w:del w:id="15" w:author="Shewmaker, Michael@Energy" w:date="2016-03-29T14:37:00Z">
      <w:r w:rsidDel="00E256C2">
        <w:rPr>
          <w:rFonts w:asciiTheme="minorHAnsi" w:hAnsiTheme="minorHAnsi"/>
        </w:rPr>
        <w:delText xml:space="preserve">January </w:delText>
      </w:r>
    </w:del>
    <w:ins w:id="16" w:author="Shewmaker, Michael@Energy" w:date="2016-10-11T10:31:00Z">
      <w:r w:rsidR="00BE041F">
        <w:rPr>
          <w:rFonts w:asciiTheme="minorHAnsi" w:hAnsiTheme="minorHAnsi"/>
        </w:rPr>
        <w:t>October</w:t>
      </w:r>
    </w:ins>
    <w:ins w:id="17" w:author="Shewmaker, Michael@Energy" w:date="2016-03-29T14:37:00Z">
      <w:r w:rsidR="00E256C2">
        <w:rPr>
          <w:rFonts w:asciiTheme="minorHAnsi" w:hAnsiTheme="minorHAnsi"/>
        </w:rPr>
        <w:t xml:space="preserve"> </w:t>
      </w:r>
    </w:ins>
    <w:r>
      <w:rPr>
        <w:rFonts w:asciiTheme="minorHAnsi" w:hAnsiTheme="minorHAnsi"/>
      </w:rP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FE" w14:textId="219E7672" w:rsidR="00336D4C" w:rsidRPr="008C6E49" w:rsidRDefault="00336D4C"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- 201</w:t>
    </w:r>
    <w:r>
      <w:rPr>
        <w:sz w:val="18"/>
        <w:szCs w:val="18"/>
      </w:rPr>
      <w:t>6</w:t>
    </w:r>
    <w:r w:rsidRPr="008C6E49">
      <w:rPr>
        <w:sz w:val="18"/>
        <w:szCs w:val="18"/>
      </w:rPr>
      <w:t xml:space="preserve"> Residential Compliance</w:t>
    </w:r>
    <w:r w:rsidRPr="008C6E49">
      <w:rPr>
        <w:sz w:val="18"/>
        <w:szCs w:val="18"/>
      </w:rPr>
      <w:tab/>
    </w:r>
    <w:del w:id="31" w:author="Shewmaker, Michael@Energy" w:date="2016-10-11T10:31:00Z">
      <w:r w:rsidDel="00BE041F">
        <w:rPr>
          <w:sz w:val="18"/>
          <w:szCs w:val="18"/>
        </w:rPr>
        <w:delText xml:space="preserve">January </w:delText>
      </w:r>
    </w:del>
    <w:ins w:id="32" w:author="Shewmaker, Michael@Energy" w:date="2016-10-11T10:31:00Z">
      <w:r w:rsidR="00BE041F">
        <w:rPr>
          <w:sz w:val="18"/>
          <w:szCs w:val="18"/>
        </w:rPr>
        <w:t>O</w:t>
      </w:r>
    </w:ins>
    <w:ins w:id="33" w:author="Shewmaker, Michael@Energy" w:date="2016-10-11T10:32:00Z">
      <w:r w:rsidR="00BE041F">
        <w:rPr>
          <w:sz w:val="18"/>
          <w:szCs w:val="18"/>
        </w:rPr>
        <w:t>ctober</w:t>
      </w:r>
    </w:ins>
    <w:ins w:id="34" w:author="Shewmaker, Michael@Energy" w:date="2016-10-11T10:31:00Z">
      <w:r w:rsidR="00BE041F">
        <w:rPr>
          <w:sz w:val="18"/>
          <w:szCs w:val="18"/>
        </w:rPr>
        <w:t xml:space="preserve"> </w:t>
      </w:r>
    </w:ins>
    <w:r>
      <w:rPr>
        <w:sz w:val="18"/>
        <w:szCs w:val="18"/>
      </w:rP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706" w14:textId="54567002" w:rsidR="00336D4C" w:rsidRPr="00496CF1" w:rsidRDefault="00336D4C" w:rsidP="00644136">
    <w:pPr>
      <w:pStyle w:val="Footer"/>
      <w:pBdr>
        <w:top w:val="single" w:sz="4" w:space="1" w:color="auto"/>
      </w:pBdr>
      <w:tabs>
        <w:tab w:val="clear" w:pos="9360"/>
        <w:tab w:val="right" w:pos="10800"/>
      </w:tabs>
      <w:spacing w:after="0"/>
      <w:rPr>
        <w:rFonts w:asciiTheme="minorHAnsi" w:hAnsiTheme="minorHAnsi"/>
      </w:rPr>
    </w:pPr>
    <w:r w:rsidRPr="00D161B1">
      <w:rPr>
        <w:rFonts w:asciiTheme="minorHAnsi" w:hAnsiTheme="minorHAnsi"/>
      </w:rPr>
      <w:t>CA Building Energy Efficiency Standards - 201</w:t>
    </w:r>
    <w:r>
      <w:rPr>
        <w:rFonts w:asciiTheme="minorHAnsi" w:hAnsiTheme="minorHAnsi"/>
      </w:rPr>
      <w:t>6</w:t>
    </w:r>
    <w:r w:rsidRPr="00D161B1">
      <w:rPr>
        <w:rFonts w:asciiTheme="minorHAnsi" w:hAnsiTheme="minorHAnsi"/>
      </w:rPr>
      <w:t xml:space="preserve"> Res</w:t>
    </w:r>
    <w:r>
      <w:rPr>
        <w:rFonts w:asciiTheme="minorHAnsi" w:hAnsiTheme="minorHAnsi"/>
      </w:rPr>
      <w:t>idential Compliance</w:t>
    </w:r>
    <w:r>
      <w:rPr>
        <w:rFonts w:asciiTheme="minorHAnsi" w:hAnsiTheme="minorHAnsi"/>
      </w:rPr>
      <w:tab/>
    </w:r>
    <w:del w:id="35" w:author="Shewmaker, Michael@Energy" w:date="2016-03-29T14:37:00Z">
      <w:r w:rsidDel="00E256C2">
        <w:rPr>
          <w:rFonts w:asciiTheme="minorHAnsi" w:hAnsiTheme="minorHAnsi"/>
        </w:rPr>
        <w:delText xml:space="preserve">January </w:delText>
      </w:r>
    </w:del>
    <w:ins w:id="36" w:author="Shewmaker, Michael@Energy" w:date="2016-10-11T10:31:00Z">
      <w:r w:rsidR="00BE041F">
        <w:rPr>
          <w:rFonts w:asciiTheme="minorHAnsi" w:hAnsiTheme="minorHAnsi"/>
        </w:rPr>
        <w:t>October</w:t>
      </w:r>
    </w:ins>
    <w:ins w:id="37" w:author="Shewmaker, Michael@Energy" w:date="2016-03-29T14:37:00Z">
      <w:r w:rsidR="00E256C2">
        <w:rPr>
          <w:rFonts w:asciiTheme="minorHAnsi" w:hAnsiTheme="minorHAnsi"/>
        </w:rPr>
        <w:t xml:space="preserve"> </w:t>
      </w:r>
    </w:ins>
    <w:r>
      <w:rPr>
        <w:rFonts w:asciiTheme="minorHAnsi" w:hAnsiTheme="minorHAns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0720B" w14:textId="77777777" w:rsidR="00336D4C" w:rsidRDefault="00336D4C" w:rsidP="00C25A5C">
      <w:pPr>
        <w:spacing w:after="0" w:line="240" w:lineRule="auto"/>
      </w:pPr>
      <w:r>
        <w:separator/>
      </w:r>
    </w:p>
  </w:footnote>
  <w:footnote w:type="continuationSeparator" w:id="0">
    <w:p w14:paraId="30432E4B" w14:textId="77777777" w:rsidR="00336D4C" w:rsidRDefault="00336D4C" w:rsidP="00C25A5C">
      <w:pPr>
        <w:spacing w:after="0" w:line="240" w:lineRule="auto"/>
      </w:pPr>
      <w:r>
        <w:continuationSeparator/>
      </w:r>
    </w:p>
  </w:footnote>
  <w:footnote w:type="continuationNotice" w:id="1">
    <w:p w14:paraId="51D95CBE" w14:textId="77777777" w:rsidR="00336D4C" w:rsidRDefault="00336D4C">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C9" w14:textId="77777777" w:rsidR="00336D4C" w:rsidRDefault="00A946AB">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1843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CA" w14:textId="77777777" w:rsidR="00336D4C" w:rsidRPr="004703E2" w:rsidRDefault="00336D4C"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noProof/>
        <w:sz w:val="14"/>
        <w:szCs w:val="14"/>
      </w:rPr>
      <w:drawing>
        <wp:anchor distT="0" distB="0" distL="114300" distR="114300" simplePos="0" relativeHeight="251658240"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A946AB">
      <w:rPr>
        <w:rFonts w:ascii="Arial" w:eastAsia="Times New Roman" w:hAnsi="Arial" w:cs="Arial"/>
        <w:noProof/>
        <w:sz w:val="14"/>
        <w:szCs w:val="14"/>
      </w:rPr>
      <w:pict w14:anchorId="46D5A7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6" o:spid="_x0000_s1843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4703E2">
      <w:rPr>
        <w:rFonts w:ascii="Arial" w:eastAsia="Times New Roman" w:hAnsi="Arial" w:cs="Arial"/>
        <w:sz w:val="14"/>
        <w:szCs w:val="14"/>
      </w:rPr>
      <w:t>STATE OF CALIFORNIA</w:t>
    </w:r>
  </w:p>
  <w:p w14:paraId="46D5A6CB" w14:textId="77777777" w:rsidR="00336D4C" w:rsidRPr="004703E2" w:rsidRDefault="00336D4C"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WHOLE HOUSE FAN</w:t>
    </w:r>
  </w:p>
  <w:p w14:paraId="46D5A6CC" w14:textId="61D793C6" w:rsidR="00336D4C" w:rsidRPr="004703E2" w:rsidRDefault="00336D4C"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CEC-CF2R-</w:t>
    </w:r>
    <w:r>
      <w:rPr>
        <w:rFonts w:ascii="Arial" w:eastAsia="Times New Roman" w:hAnsi="Arial" w:cs="Arial"/>
        <w:sz w:val="14"/>
        <w:szCs w:val="14"/>
      </w:rPr>
      <w:t>MCH-02-E</w:t>
    </w:r>
    <w:r w:rsidRPr="004703E2">
      <w:rPr>
        <w:rFonts w:ascii="Arial" w:eastAsia="Times New Roman" w:hAnsi="Arial" w:cs="Arial"/>
        <w:sz w:val="14"/>
        <w:szCs w:val="14"/>
      </w:rPr>
      <w:t xml:space="preserve"> (Revised </w:t>
    </w:r>
    <w:del w:id="9" w:author="Shewmaker, Michael@Energy" w:date="2016-10-11T10:31:00Z">
      <w:r w:rsidDel="00BE041F">
        <w:rPr>
          <w:rFonts w:ascii="Arial" w:eastAsia="Times New Roman" w:hAnsi="Arial" w:cs="Arial"/>
          <w:sz w:val="14"/>
          <w:szCs w:val="14"/>
        </w:rPr>
        <w:delText>0</w:delText>
      </w:r>
    </w:del>
    <w:del w:id="10" w:author="Shewmaker, Michael@Energy" w:date="2016-03-29T14:37:00Z">
      <w:r w:rsidDel="00E256C2">
        <w:rPr>
          <w:rFonts w:ascii="Arial" w:eastAsia="Times New Roman" w:hAnsi="Arial" w:cs="Arial"/>
          <w:sz w:val="14"/>
          <w:szCs w:val="14"/>
        </w:rPr>
        <w:delText>1</w:delText>
      </w:r>
    </w:del>
    <w:ins w:id="11" w:author="Shewmaker, Michael@Energy" w:date="2016-10-11T10:31:00Z">
      <w:r w:rsidR="00BE041F">
        <w:rPr>
          <w:rFonts w:ascii="Arial" w:eastAsia="Times New Roman" w:hAnsi="Arial" w:cs="Arial"/>
          <w:sz w:val="14"/>
          <w:szCs w:val="14"/>
        </w:rPr>
        <w:t>10</w:t>
      </w:r>
    </w:ins>
    <w:r>
      <w:rPr>
        <w:rFonts w:ascii="Arial" w:eastAsia="Times New Roman" w:hAnsi="Arial" w:cs="Arial"/>
        <w:sz w:val="14"/>
        <w:szCs w:val="14"/>
      </w:rPr>
      <w:t>/16</w:t>
    </w:r>
    <w:r w:rsidRPr="004703E2">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336D4C" w:rsidRPr="00F85124" w14:paraId="46D5A6CF" w14:textId="77777777" w:rsidTr="004703E2">
      <w:trPr>
        <w:cantSplit/>
        <w:trHeight w:val="288"/>
      </w:trPr>
      <w:tc>
        <w:tcPr>
          <w:tcW w:w="4016" w:type="pct"/>
          <w:gridSpan w:val="3"/>
          <w:tcBorders>
            <w:right w:val="nil"/>
          </w:tcBorders>
          <w:vAlign w:val="center"/>
        </w:tcPr>
        <w:p w14:paraId="46D5A6CD" w14:textId="77777777" w:rsidR="00336D4C" w:rsidRPr="00AF7776" w:rsidRDefault="00336D4C"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984" w:type="pct"/>
          <w:tcBorders>
            <w:left w:val="nil"/>
          </w:tcBorders>
          <w:tcMar>
            <w:left w:w="115" w:type="dxa"/>
            <w:right w:w="115" w:type="dxa"/>
          </w:tcMar>
          <w:vAlign w:val="center"/>
        </w:tcPr>
        <w:p w14:paraId="46D5A6CE" w14:textId="77777777" w:rsidR="00336D4C" w:rsidRPr="00AF7776" w:rsidRDefault="00336D4C" w:rsidP="009770D4">
          <w:pPr>
            <w:pStyle w:val="Style18"/>
            <w:rPr>
              <w:rFonts w:asciiTheme="minorHAnsi" w:hAnsiTheme="minorHAnsi"/>
              <w:b/>
              <w:color w:val="auto"/>
              <w:sz w:val="20"/>
              <w:szCs w:val="20"/>
            </w:rPr>
          </w:pPr>
          <w:r w:rsidRPr="00AF7776">
            <w:rPr>
              <w:rFonts w:asciiTheme="minorHAnsi" w:hAnsiTheme="minorHAnsi"/>
              <w:color w:val="auto"/>
              <w:sz w:val="20"/>
              <w:szCs w:val="20"/>
            </w:rPr>
            <w:t>CF2R-MCH-02</w:t>
          </w:r>
          <w:r>
            <w:rPr>
              <w:rFonts w:asciiTheme="minorHAnsi" w:hAnsiTheme="minorHAnsi"/>
              <w:color w:val="auto"/>
              <w:sz w:val="20"/>
              <w:szCs w:val="20"/>
            </w:rPr>
            <w:t>-E</w:t>
          </w:r>
        </w:p>
      </w:tc>
    </w:tr>
    <w:tr w:rsidR="00336D4C" w:rsidRPr="00F85124" w14:paraId="46D5A6D2" w14:textId="77777777" w:rsidTr="00AF7776">
      <w:trPr>
        <w:cantSplit/>
        <w:trHeight w:val="226"/>
      </w:trPr>
      <w:tc>
        <w:tcPr>
          <w:tcW w:w="2500" w:type="pct"/>
          <w:gridSpan w:val="2"/>
          <w:tcBorders>
            <w:right w:val="nil"/>
          </w:tcBorders>
        </w:tcPr>
        <w:p w14:paraId="46D5A6D0" w14:textId="77777777" w:rsidR="00336D4C" w:rsidRPr="00AF7776" w:rsidRDefault="00336D4C" w:rsidP="00AF7776">
          <w:pPr>
            <w:pStyle w:val="Style75"/>
          </w:pPr>
          <w:r>
            <w:t>Whole House Fan</w:t>
          </w:r>
        </w:p>
      </w:tc>
      <w:tc>
        <w:tcPr>
          <w:tcW w:w="2500" w:type="pct"/>
          <w:gridSpan w:val="2"/>
          <w:tcBorders>
            <w:left w:val="nil"/>
          </w:tcBorders>
        </w:tcPr>
        <w:p w14:paraId="46D5A6D1" w14:textId="77777777" w:rsidR="00336D4C" w:rsidRPr="00AF7776" w:rsidRDefault="00336D4C" w:rsidP="00AF777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sidR="00A946AB">
            <w:rPr>
              <w:noProof/>
            </w:rPr>
            <w:t>2</w:t>
          </w:r>
          <w:r w:rsidRPr="00AF7776">
            <w:fldChar w:fldCharType="end"/>
          </w:r>
          <w:r w:rsidRPr="00F85124">
            <w:t xml:space="preserve"> of </w:t>
          </w:r>
          <w:fldSimple w:instr=" SECTIONPAGES   \* MERGEFORMAT ">
            <w:r w:rsidR="00A946AB">
              <w:rPr>
                <w:noProof/>
              </w:rPr>
              <w:t>2</w:t>
            </w:r>
          </w:fldSimple>
          <w:r w:rsidRPr="00F85124">
            <w:t>)</w:t>
          </w:r>
        </w:p>
      </w:tc>
    </w:tr>
    <w:tr w:rsidR="00336D4C" w:rsidRPr="00F85124" w14:paraId="46D5A6D6" w14:textId="77777777" w:rsidTr="004703E2">
      <w:trPr>
        <w:cantSplit/>
        <w:trHeight w:val="288"/>
      </w:trPr>
      <w:tc>
        <w:tcPr>
          <w:tcW w:w="0" w:type="auto"/>
        </w:tcPr>
        <w:p w14:paraId="46D5A6D3" w14:textId="77777777" w:rsidR="00336D4C" w:rsidRPr="009A055C" w:rsidRDefault="00336D4C" w:rsidP="00082521">
          <w:pPr>
            <w:pStyle w:val="Style20"/>
          </w:pPr>
          <w:r w:rsidRPr="009A055C">
            <w:t>Project Name:</w:t>
          </w:r>
        </w:p>
      </w:tc>
      <w:tc>
        <w:tcPr>
          <w:tcW w:w="1655" w:type="pct"/>
          <w:gridSpan w:val="2"/>
        </w:tcPr>
        <w:p w14:paraId="46D5A6D4" w14:textId="77777777" w:rsidR="00336D4C" w:rsidRPr="009A055C" w:rsidRDefault="00336D4C" w:rsidP="00082521">
          <w:pPr>
            <w:pStyle w:val="Style20"/>
          </w:pPr>
          <w:r w:rsidRPr="009A055C">
            <w:t>Enforcement Agency:</w:t>
          </w:r>
        </w:p>
      </w:tc>
      <w:tc>
        <w:tcPr>
          <w:tcW w:w="984" w:type="pct"/>
        </w:tcPr>
        <w:p w14:paraId="46D5A6D5" w14:textId="77777777" w:rsidR="00336D4C" w:rsidRPr="009A055C" w:rsidRDefault="00336D4C" w:rsidP="00082521">
          <w:pPr>
            <w:pStyle w:val="Style20"/>
          </w:pPr>
          <w:r w:rsidRPr="009A055C">
            <w:t>Permit Number:</w:t>
          </w:r>
        </w:p>
      </w:tc>
    </w:tr>
    <w:tr w:rsidR="00336D4C" w:rsidRPr="00F85124" w14:paraId="46D5A6DA" w14:textId="77777777" w:rsidTr="004703E2">
      <w:trPr>
        <w:cantSplit/>
        <w:trHeight w:val="288"/>
      </w:trPr>
      <w:tc>
        <w:tcPr>
          <w:tcW w:w="0" w:type="auto"/>
        </w:tcPr>
        <w:p w14:paraId="46D5A6D7" w14:textId="77777777" w:rsidR="00336D4C" w:rsidRPr="009A055C" w:rsidRDefault="00336D4C" w:rsidP="00082521">
          <w:pPr>
            <w:pStyle w:val="Style20"/>
            <w:rPr>
              <w:vertAlign w:val="superscript"/>
            </w:rPr>
          </w:pPr>
          <w:r w:rsidRPr="009A055C">
            <w:t>Dwelling Address:</w:t>
          </w:r>
        </w:p>
      </w:tc>
      <w:tc>
        <w:tcPr>
          <w:tcW w:w="1655" w:type="pct"/>
          <w:gridSpan w:val="2"/>
        </w:tcPr>
        <w:p w14:paraId="46D5A6D8" w14:textId="77777777" w:rsidR="00336D4C" w:rsidRPr="009A055C" w:rsidRDefault="00336D4C" w:rsidP="00082521">
          <w:pPr>
            <w:pStyle w:val="Style20"/>
            <w:rPr>
              <w:vertAlign w:val="superscript"/>
            </w:rPr>
          </w:pPr>
          <w:r w:rsidRPr="009A055C">
            <w:t>City</w:t>
          </w:r>
          <w:r>
            <w:t>:</w:t>
          </w:r>
        </w:p>
      </w:tc>
      <w:tc>
        <w:tcPr>
          <w:tcW w:w="984" w:type="pct"/>
        </w:tcPr>
        <w:p w14:paraId="46D5A6D9" w14:textId="77777777" w:rsidR="00336D4C" w:rsidRPr="009A055C" w:rsidRDefault="00336D4C" w:rsidP="00082521">
          <w:pPr>
            <w:pStyle w:val="Style20"/>
            <w:rPr>
              <w:vertAlign w:val="superscript"/>
            </w:rPr>
          </w:pPr>
          <w:r w:rsidRPr="009A055C">
            <w:t>Zip Code</w:t>
          </w:r>
          <w:r>
            <w:t>:</w:t>
          </w:r>
        </w:p>
      </w:tc>
    </w:tr>
  </w:tbl>
  <w:p w14:paraId="46D5A6DB" w14:textId="77777777" w:rsidR="00336D4C" w:rsidRPr="00FF77DD" w:rsidRDefault="00336D4C" w:rsidP="003C0502">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519"/>
      <w:gridCol w:w="2646"/>
      <w:gridCol w:w="110"/>
      <w:gridCol w:w="1223"/>
      <w:gridCol w:w="1536"/>
    </w:tblGrid>
    <w:tr w:rsidR="00336D4C" w:rsidRPr="002047DE" w14:paraId="46D5A6E1" w14:textId="77777777" w:rsidTr="00660438">
      <w:trPr>
        <w:cantSplit/>
        <w:trHeight w:val="420"/>
      </w:trPr>
      <w:tc>
        <w:tcPr>
          <w:tcW w:w="3700" w:type="pct"/>
          <w:gridSpan w:val="2"/>
          <w:tcBorders>
            <w:right w:val="nil"/>
          </w:tcBorders>
        </w:tcPr>
        <w:p w14:paraId="46D5A6DF" w14:textId="77777777" w:rsidR="00336D4C" w:rsidRPr="002047DE" w:rsidRDefault="00A946AB" w:rsidP="00660438">
          <w:pPr>
            <w:keepNext/>
            <w:spacing w:after="0"/>
            <w:outlineLvl w:val="0"/>
            <w:rPr>
              <w:b/>
              <w:bCs/>
            </w:rPr>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1843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36D4C"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336D4C" w:rsidRPr="002047DE" w:rsidRDefault="00336D4C"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336D4C"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336D4C" w:rsidRPr="002047DE" w:rsidRDefault="00336D4C"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77777777" w:rsidR="00336D4C" w:rsidRPr="002047DE" w:rsidRDefault="00336D4C"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fldSimple w:instr=" NUMPAGES  \* Arabic  \* MERGEFORMAT ">
            <w:r w:rsidRPr="00FF77DD">
              <w:rPr>
                <w:b/>
                <w:bCs/>
                <w:noProof/>
              </w:rPr>
              <w:t>5</w:t>
            </w:r>
          </w:fldSimple>
          <w:r w:rsidRPr="002047DE">
            <w:rPr>
              <w:b/>
              <w:bCs/>
            </w:rPr>
            <w:t>)</w:t>
          </w:r>
        </w:p>
      </w:tc>
    </w:tr>
    <w:tr w:rsidR="00336D4C" w:rsidRPr="002047DE" w14:paraId="46D5A6E8" w14:textId="77777777" w:rsidTr="00660438">
      <w:trPr>
        <w:cantSplit/>
        <w:trHeight w:val="504"/>
      </w:trPr>
      <w:tc>
        <w:tcPr>
          <w:tcW w:w="2501" w:type="pct"/>
          <w:tcBorders>
            <w:bottom w:val="single" w:sz="12" w:space="0" w:color="auto"/>
          </w:tcBorders>
        </w:tcPr>
        <w:p w14:paraId="46D5A6E5" w14:textId="77777777" w:rsidR="00336D4C" w:rsidRPr="002047DE" w:rsidRDefault="00336D4C"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336D4C" w:rsidRPr="002047DE" w:rsidRDefault="00336D4C"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336D4C" w:rsidRPr="002047DE" w:rsidRDefault="00336D4C" w:rsidP="00660438">
          <w:pPr>
            <w:rPr>
              <w:b/>
              <w:sz w:val="18"/>
              <w:szCs w:val="18"/>
              <w:vertAlign w:val="superscript"/>
            </w:rPr>
          </w:pPr>
          <w:r w:rsidRPr="002047DE">
            <w:rPr>
              <w:b/>
              <w:sz w:val="18"/>
              <w:szCs w:val="18"/>
            </w:rPr>
            <w:t>Permit Number:</w:t>
          </w:r>
        </w:p>
      </w:tc>
    </w:tr>
  </w:tbl>
  <w:p w14:paraId="46D5A6E9" w14:textId="77777777" w:rsidR="00336D4C" w:rsidRDefault="00336D4C" w:rsidP="003C0502">
    <w:pPr>
      <w:pStyle w:val="Heade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EC" w14:textId="77777777" w:rsidR="00336D4C" w:rsidRDefault="00A946AB">
    <w:pPr>
      <w:pStyle w:val="Header"/>
    </w:pPr>
    <w:r>
      <w:rPr>
        <w:noProof/>
      </w:rPr>
      <w:pict w14:anchorId="46D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8" o:spid="_x0000_s1843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ED" w14:textId="77777777" w:rsidR="00336D4C" w:rsidRDefault="00A946AB">
    <w:pPr>
      <w:pStyle w:val="Header"/>
    </w:pPr>
    <w:r>
      <w:rPr>
        <w:noProof/>
      </w:rPr>
      <w:pict w14:anchorId="46D5A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9" o:spid="_x0000_s1843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336D4C"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77777777" w:rsidR="00336D4C" w:rsidRPr="00496CF1" w:rsidRDefault="00A946AB" w:rsidP="009770D4">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6D5A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7" o:spid="_x0000_s1843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36D4C" w:rsidRPr="00496CF1">
            <w:rPr>
              <w:rFonts w:asciiTheme="minorHAnsi" w:eastAsia="Times New Roman" w:hAnsiTheme="minorHAnsi"/>
              <w:bCs/>
              <w:sz w:val="20"/>
              <w:szCs w:val="20"/>
            </w:rPr>
            <w:t xml:space="preserve">CERTIFICATE OF </w:t>
          </w:r>
          <w:r w:rsidR="00336D4C">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77777777" w:rsidR="00336D4C" w:rsidRPr="00496CF1" w:rsidRDefault="00336D4C" w:rsidP="009770D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02-E</w:t>
          </w:r>
        </w:p>
      </w:tc>
    </w:tr>
    <w:tr w:rsidR="00336D4C" w:rsidRPr="00496CF1" w14:paraId="46D5A6F3" w14:textId="77777777" w:rsidTr="00082521">
      <w:trPr>
        <w:cantSplit/>
        <w:trHeight w:val="288"/>
      </w:trPr>
      <w:tc>
        <w:tcPr>
          <w:tcW w:w="2500" w:type="pct"/>
          <w:tcBorders>
            <w:right w:val="nil"/>
          </w:tcBorders>
        </w:tcPr>
        <w:p w14:paraId="46D5A6F1" w14:textId="77777777" w:rsidR="00336D4C" w:rsidRPr="00496CF1" w:rsidRDefault="00336D4C"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77777777" w:rsidR="00336D4C" w:rsidRPr="00496CF1" w:rsidRDefault="00336D4C"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fldSimple w:instr=" SECTIONPAGES   \* MERGEFORMAT ">
            <w:r w:rsidR="00A946AB" w:rsidRPr="00A946AB">
              <w:rPr>
                <w:rFonts w:asciiTheme="minorHAnsi" w:eastAsia="Times New Roman" w:hAnsiTheme="minorHAnsi"/>
                <w:bCs/>
                <w:noProof/>
                <w:sz w:val="20"/>
                <w:szCs w:val="20"/>
              </w:rPr>
              <w:t>1</w:t>
            </w:r>
          </w:fldSimple>
          <w:r w:rsidRPr="00496CF1">
            <w:rPr>
              <w:rFonts w:asciiTheme="minorHAnsi" w:eastAsia="Times New Roman" w:hAnsiTheme="minorHAnsi"/>
              <w:bCs/>
              <w:sz w:val="20"/>
              <w:szCs w:val="20"/>
            </w:rPr>
            <w:t>)</w:t>
          </w:r>
        </w:p>
      </w:tc>
    </w:tr>
  </w:tbl>
  <w:p w14:paraId="46D5A6F4" w14:textId="77777777" w:rsidR="00336D4C" w:rsidRPr="00496CF1" w:rsidRDefault="00336D4C" w:rsidP="003C0502">
    <w:pPr>
      <w:pStyle w:val="Header"/>
      <w:spacing w:after="0"/>
      <w:rPr>
        <w:sz w:val="16"/>
        <w:szCs w:val="16"/>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A6F6" w14:textId="77777777" w:rsidR="00336D4C" w:rsidRDefault="00A946AB">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1844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336D4C"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77777777" w:rsidR="00336D4C" w:rsidRPr="00496CF1" w:rsidRDefault="00A946AB" w:rsidP="00691CEE">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1844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36D4C" w:rsidRPr="00496CF1">
            <w:rPr>
              <w:rFonts w:asciiTheme="minorHAnsi" w:eastAsia="Times New Roman" w:hAnsiTheme="minorHAnsi"/>
              <w:bCs/>
              <w:sz w:val="20"/>
              <w:szCs w:val="20"/>
            </w:rPr>
            <w:t xml:space="preserve">CERTIFICATE OF </w:t>
          </w:r>
          <w:r w:rsidR="00336D4C">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77777777" w:rsidR="00336D4C" w:rsidRPr="00496CF1" w:rsidRDefault="00336D4C" w:rsidP="00691CE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w:t>
          </w:r>
        </w:p>
      </w:tc>
    </w:tr>
    <w:tr w:rsidR="00336D4C" w:rsidRPr="00496CF1" w14:paraId="46D5A6FC" w14:textId="77777777" w:rsidTr="00691CEE">
      <w:trPr>
        <w:cantSplit/>
        <w:trHeight w:val="288"/>
      </w:trPr>
      <w:tc>
        <w:tcPr>
          <w:tcW w:w="2500" w:type="pct"/>
          <w:tcBorders>
            <w:right w:val="nil"/>
          </w:tcBorders>
        </w:tcPr>
        <w:p w14:paraId="46D5A6FA" w14:textId="77777777" w:rsidR="00336D4C" w:rsidRPr="00496CF1" w:rsidRDefault="00336D4C"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77777777" w:rsidR="00336D4C" w:rsidRPr="00496CF1" w:rsidRDefault="00336D4C"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fldSimple w:instr=" SECTIONPAGES   \* MERGEFORMAT ">
            <w:r w:rsidR="00A946AB" w:rsidRPr="00A946AB">
              <w:rPr>
                <w:rFonts w:asciiTheme="minorHAnsi" w:eastAsia="Times New Roman" w:hAnsiTheme="minorHAnsi"/>
                <w:bCs/>
                <w:noProof/>
                <w:sz w:val="20"/>
                <w:szCs w:val="20"/>
              </w:rPr>
              <w:t>2</w:t>
            </w:r>
          </w:fldSimple>
          <w:r w:rsidRPr="00496CF1">
            <w:rPr>
              <w:rFonts w:asciiTheme="minorHAnsi" w:eastAsia="Times New Roman" w:hAnsiTheme="minorHAnsi"/>
              <w:bCs/>
              <w:sz w:val="20"/>
              <w:szCs w:val="20"/>
            </w:rPr>
            <w:t>)</w:t>
          </w:r>
        </w:p>
      </w:tc>
    </w:tr>
  </w:tbl>
  <w:p w14:paraId="46D5A6FD" w14:textId="77777777" w:rsidR="00336D4C" w:rsidRPr="00AF7776" w:rsidRDefault="00336D4C" w:rsidP="003C0502">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336D4C"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77777777" w:rsidR="00336D4C" w:rsidRPr="00496CF1" w:rsidRDefault="00A946AB" w:rsidP="00496CF1">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1843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36D4C" w:rsidRPr="00496CF1">
            <w:rPr>
              <w:rFonts w:asciiTheme="minorHAnsi" w:eastAsia="Times New Roman" w:hAnsiTheme="minorHAnsi"/>
              <w:bCs/>
              <w:sz w:val="20"/>
              <w:szCs w:val="20"/>
            </w:rPr>
            <w:t xml:space="preserve">CERTIFICATE OF </w:t>
          </w:r>
          <w:r w:rsidR="00336D4C">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77777777" w:rsidR="00336D4C" w:rsidRPr="00496CF1" w:rsidRDefault="00336D4C" w:rsidP="009770D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02-E</w:t>
          </w:r>
        </w:p>
      </w:tc>
    </w:tr>
    <w:tr w:rsidR="00336D4C" w:rsidRPr="00496CF1" w14:paraId="46D5A704" w14:textId="77777777" w:rsidTr="00082521">
      <w:trPr>
        <w:cantSplit/>
        <w:trHeight w:val="288"/>
      </w:trPr>
      <w:tc>
        <w:tcPr>
          <w:tcW w:w="2500" w:type="pct"/>
          <w:tcBorders>
            <w:right w:val="nil"/>
          </w:tcBorders>
        </w:tcPr>
        <w:p w14:paraId="46D5A702" w14:textId="77777777" w:rsidR="00336D4C" w:rsidRPr="00496CF1" w:rsidRDefault="00336D4C"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77777777" w:rsidR="00336D4C" w:rsidRPr="00496CF1" w:rsidRDefault="00336D4C"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fldSimple w:instr=" SECTIONPAGES   \* MERGEFORMAT ">
            <w:r w:rsidR="00A946AB" w:rsidRPr="00A946AB">
              <w:rPr>
                <w:rFonts w:asciiTheme="minorHAnsi" w:eastAsia="Times New Roman" w:hAnsiTheme="minorHAnsi"/>
                <w:bCs/>
                <w:noProof/>
                <w:sz w:val="20"/>
                <w:szCs w:val="20"/>
              </w:rPr>
              <w:t>2</w:t>
            </w:r>
          </w:fldSimple>
          <w:r w:rsidRPr="00496CF1">
            <w:rPr>
              <w:rFonts w:asciiTheme="minorHAnsi" w:eastAsia="Times New Roman" w:hAnsiTheme="minorHAnsi"/>
              <w:bCs/>
              <w:sz w:val="20"/>
              <w:szCs w:val="20"/>
            </w:rPr>
            <w:t>)</w:t>
          </w:r>
        </w:p>
      </w:tc>
    </w:tr>
  </w:tbl>
  <w:p w14:paraId="46D5A705" w14:textId="77777777" w:rsidR="00336D4C" w:rsidRPr="00FF77DD" w:rsidRDefault="00336D4C" w:rsidP="003C0502">
    <w:pPr>
      <w:pStyle w:val="Header"/>
      <w:spacing w:after="0"/>
      <w:rPr>
        <w:sz w:val="20"/>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6B03"/>
    <w:multiLevelType w:val="hybridMultilevel"/>
    <w:tmpl w:val="3B9EA5F2"/>
    <w:lvl w:ilvl="0" w:tplc="3188BC9E">
      <w:start w:val="1"/>
      <w:numFmt w:val="decimal"/>
      <w:lvlText w:val="%1."/>
      <w:lvlJc w:val="left"/>
      <w:pPr>
        <w:ind w:left="36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8"/>
  </w:num>
  <w:num w:numId="3">
    <w:abstractNumId w:val="17"/>
  </w:num>
  <w:num w:numId="4">
    <w:abstractNumId w:val="1"/>
  </w:num>
  <w:num w:numId="5">
    <w:abstractNumId w:val="3"/>
  </w:num>
  <w:num w:numId="6">
    <w:abstractNumId w:val="10"/>
  </w:num>
  <w:num w:numId="7">
    <w:abstractNumId w:val="9"/>
  </w:num>
  <w:num w:numId="8">
    <w:abstractNumId w:val="12"/>
  </w:num>
  <w:num w:numId="9">
    <w:abstractNumId w:val="16"/>
  </w:num>
  <w:num w:numId="10">
    <w:abstractNumId w:val="2"/>
  </w:num>
  <w:num w:numId="11">
    <w:abstractNumId w:val="11"/>
  </w:num>
  <w:num w:numId="12">
    <w:abstractNumId w:val="8"/>
  </w:num>
  <w:num w:numId="13">
    <w:abstractNumId w:val="5"/>
  </w:num>
  <w:num w:numId="14">
    <w:abstractNumId w:val="15"/>
  </w:num>
  <w:num w:numId="15">
    <w:abstractNumId w:val="13"/>
  </w:num>
  <w:num w:numId="16">
    <w:abstractNumId w:val="4"/>
  </w:num>
  <w:num w:numId="17">
    <w:abstractNumId w:val="14"/>
  </w:num>
  <w:num w:numId="18">
    <w:abstractNumId w:val="19"/>
  </w:num>
  <w:num w:numId="19">
    <w:abstractNumId w:val="0"/>
  </w:num>
  <w:num w:numId="20">
    <w:abstractNumId w:val="5"/>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18442"/>
    <o:shapelayout v:ext="edit">
      <o:idmap v:ext="edit" data="1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12E"/>
    <w:rsid w:val="00007572"/>
    <w:rsid w:val="000120BF"/>
    <w:rsid w:val="00034496"/>
    <w:rsid w:val="0004608F"/>
    <w:rsid w:val="00082521"/>
    <w:rsid w:val="00084B1C"/>
    <w:rsid w:val="00093CF3"/>
    <w:rsid w:val="000A40F6"/>
    <w:rsid w:val="000E2A00"/>
    <w:rsid w:val="00103E04"/>
    <w:rsid w:val="00140921"/>
    <w:rsid w:val="00144A36"/>
    <w:rsid w:val="001615DA"/>
    <w:rsid w:val="001B26D3"/>
    <w:rsid w:val="001D7EE2"/>
    <w:rsid w:val="001F62B7"/>
    <w:rsid w:val="00200106"/>
    <w:rsid w:val="0020430C"/>
    <w:rsid w:val="002460B8"/>
    <w:rsid w:val="00266994"/>
    <w:rsid w:val="00267060"/>
    <w:rsid w:val="00285695"/>
    <w:rsid w:val="002A7B2E"/>
    <w:rsid w:val="002B4B1E"/>
    <w:rsid w:val="0030001B"/>
    <w:rsid w:val="00326C73"/>
    <w:rsid w:val="003339CD"/>
    <w:rsid w:val="00334868"/>
    <w:rsid w:val="00336D4C"/>
    <w:rsid w:val="00372A4E"/>
    <w:rsid w:val="00392ACC"/>
    <w:rsid w:val="003A44AF"/>
    <w:rsid w:val="003A6D01"/>
    <w:rsid w:val="003C013D"/>
    <w:rsid w:val="003C0502"/>
    <w:rsid w:val="003C2ABA"/>
    <w:rsid w:val="003C4F75"/>
    <w:rsid w:val="003C7B4A"/>
    <w:rsid w:val="003F5975"/>
    <w:rsid w:val="003F7629"/>
    <w:rsid w:val="004109DE"/>
    <w:rsid w:val="0041500D"/>
    <w:rsid w:val="00441822"/>
    <w:rsid w:val="00452150"/>
    <w:rsid w:val="0045400A"/>
    <w:rsid w:val="004645C2"/>
    <w:rsid w:val="004703E2"/>
    <w:rsid w:val="00470FAD"/>
    <w:rsid w:val="004761C1"/>
    <w:rsid w:val="004875A1"/>
    <w:rsid w:val="00487F56"/>
    <w:rsid w:val="004938A4"/>
    <w:rsid w:val="00495331"/>
    <w:rsid w:val="00495C52"/>
    <w:rsid w:val="00496CF1"/>
    <w:rsid w:val="004D33F4"/>
    <w:rsid w:val="004D3AD2"/>
    <w:rsid w:val="005057DF"/>
    <w:rsid w:val="00513873"/>
    <w:rsid w:val="00553E1C"/>
    <w:rsid w:val="005608C4"/>
    <w:rsid w:val="005E66BC"/>
    <w:rsid w:val="005F1444"/>
    <w:rsid w:val="0060558D"/>
    <w:rsid w:val="00625042"/>
    <w:rsid w:val="00644136"/>
    <w:rsid w:val="00653DF7"/>
    <w:rsid w:val="00660438"/>
    <w:rsid w:val="00662C3C"/>
    <w:rsid w:val="006802FC"/>
    <w:rsid w:val="006911D3"/>
    <w:rsid w:val="00691CEE"/>
    <w:rsid w:val="006D3E78"/>
    <w:rsid w:val="007060EC"/>
    <w:rsid w:val="00711DF8"/>
    <w:rsid w:val="00723CEB"/>
    <w:rsid w:val="007304C6"/>
    <w:rsid w:val="007B6227"/>
    <w:rsid w:val="007D4D06"/>
    <w:rsid w:val="007E2299"/>
    <w:rsid w:val="007F2497"/>
    <w:rsid w:val="007F66DE"/>
    <w:rsid w:val="00802B42"/>
    <w:rsid w:val="00816B3D"/>
    <w:rsid w:val="008278BD"/>
    <w:rsid w:val="00832D40"/>
    <w:rsid w:val="00835A59"/>
    <w:rsid w:val="00862D0F"/>
    <w:rsid w:val="00863D38"/>
    <w:rsid w:val="008A4463"/>
    <w:rsid w:val="008A5696"/>
    <w:rsid w:val="008A7E6D"/>
    <w:rsid w:val="008C407C"/>
    <w:rsid w:val="008C6E49"/>
    <w:rsid w:val="008E225B"/>
    <w:rsid w:val="008F4967"/>
    <w:rsid w:val="009029E7"/>
    <w:rsid w:val="0090410A"/>
    <w:rsid w:val="00905E96"/>
    <w:rsid w:val="0092246A"/>
    <w:rsid w:val="00922B8D"/>
    <w:rsid w:val="00936990"/>
    <w:rsid w:val="009400E2"/>
    <w:rsid w:val="00956A4B"/>
    <w:rsid w:val="009577D0"/>
    <w:rsid w:val="009627CD"/>
    <w:rsid w:val="00963CDB"/>
    <w:rsid w:val="00965B0E"/>
    <w:rsid w:val="009719AD"/>
    <w:rsid w:val="00975975"/>
    <w:rsid w:val="009770D4"/>
    <w:rsid w:val="0098438B"/>
    <w:rsid w:val="00986966"/>
    <w:rsid w:val="009E0BD3"/>
    <w:rsid w:val="009F4A90"/>
    <w:rsid w:val="00A36156"/>
    <w:rsid w:val="00A700B6"/>
    <w:rsid w:val="00A946AB"/>
    <w:rsid w:val="00AB4171"/>
    <w:rsid w:val="00AB70C1"/>
    <w:rsid w:val="00AC02C1"/>
    <w:rsid w:val="00AD2A51"/>
    <w:rsid w:val="00AF7776"/>
    <w:rsid w:val="00B11D97"/>
    <w:rsid w:val="00B13309"/>
    <w:rsid w:val="00B156CF"/>
    <w:rsid w:val="00B2520A"/>
    <w:rsid w:val="00B477C8"/>
    <w:rsid w:val="00B47F52"/>
    <w:rsid w:val="00B82A05"/>
    <w:rsid w:val="00B9051E"/>
    <w:rsid w:val="00BB282A"/>
    <w:rsid w:val="00BB712E"/>
    <w:rsid w:val="00BE041F"/>
    <w:rsid w:val="00C25A5C"/>
    <w:rsid w:val="00C45933"/>
    <w:rsid w:val="00C51101"/>
    <w:rsid w:val="00C6014E"/>
    <w:rsid w:val="00C631A6"/>
    <w:rsid w:val="00C73FEB"/>
    <w:rsid w:val="00C76263"/>
    <w:rsid w:val="00C8339F"/>
    <w:rsid w:val="00CB124D"/>
    <w:rsid w:val="00CB5516"/>
    <w:rsid w:val="00CD1198"/>
    <w:rsid w:val="00D1733A"/>
    <w:rsid w:val="00D25FD8"/>
    <w:rsid w:val="00D73292"/>
    <w:rsid w:val="00D7699D"/>
    <w:rsid w:val="00E06E50"/>
    <w:rsid w:val="00E10501"/>
    <w:rsid w:val="00E12414"/>
    <w:rsid w:val="00E256C2"/>
    <w:rsid w:val="00E33591"/>
    <w:rsid w:val="00E4371A"/>
    <w:rsid w:val="00E55B8F"/>
    <w:rsid w:val="00E7539F"/>
    <w:rsid w:val="00E76ABA"/>
    <w:rsid w:val="00E829F5"/>
    <w:rsid w:val="00E94E5A"/>
    <w:rsid w:val="00EA6CB1"/>
    <w:rsid w:val="00EB7DC2"/>
    <w:rsid w:val="00F116F6"/>
    <w:rsid w:val="00F15985"/>
    <w:rsid w:val="00F3709F"/>
    <w:rsid w:val="00F506B1"/>
    <w:rsid w:val="00F60148"/>
    <w:rsid w:val="00F61B08"/>
    <w:rsid w:val="00F63D86"/>
    <w:rsid w:val="00F822A0"/>
    <w:rsid w:val="00F85ED7"/>
    <w:rsid w:val="00FC45CF"/>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42"/>
    <o:shapelayout v:ext="edit">
      <o:idmap v:ext="edit" data="1"/>
    </o:shapelayout>
  </w:shapeDefaults>
  <w:decimalSymbol w:val="."/>
  <w:listSeparator w:val=","/>
  <w14:docId w14:val="46D5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5.xml"/><Relationship Id="rId5" Type="http://schemas.microsoft.com/office/2007/relationships/stylesWithEffects" Target="stylesWithEffects.xml"/><Relationship Id="rId15" Type="http://schemas.openxmlformats.org/officeDocument/2006/relationships/hyperlink" Target="http://www.energy.ca.gov/title24/equipment_cert/" TargetMode="Externa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4CE3F-1974-4162-8E31-A087E47F99FF}">
  <ds:schemaRefs>
    <ds:schemaRef ds:uri="http://schemas.openxmlformats.org/officeDocument/2006/bibliography"/>
  </ds:schemaRefs>
</ds:datastoreItem>
</file>

<file path=customXml/itemProps2.xml><?xml version="1.0" encoding="utf-8"?>
<ds:datastoreItem xmlns:ds="http://schemas.openxmlformats.org/officeDocument/2006/customXml" ds:itemID="{613A0359-D90A-42FE-99BC-E875A1CCB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1306</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16</cp:revision>
  <cp:lastPrinted>2013-05-08T17:18:00Z</cp:lastPrinted>
  <dcterms:created xsi:type="dcterms:W3CDTF">2015-06-11T15:11:00Z</dcterms:created>
  <dcterms:modified xsi:type="dcterms:W3CDTF">2016-10-25T15:48:00Z</dcterms:modified>
</cp:coreProperties>
</file>