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A0" w:firstRow="1" w:lastRow="0" w:firstColumn="1" w:lastColumn="0" w:noHBand="0" w:noVBand="0"/>
      </w:tblPr>
      <w:tblGrid>
        <w:gridCol w:w="589"/>
        <w:gridCol w:w="4656"/>
        <w:gridCol w:w="5785"/>
      </w:tblGrid>
      <w:tr w:rsidR="00EA01F0" w:rsidRPr="00A42BCC" w14:paraId="4A3A5A10" w14:textId="77777777" w:rsidTr="00231CFA">
        <w:tc>
          <w:tcPr>
            <w:tcW w:w="11030" w:type="dxa"/>
            <w:gridSpan w:val="3"/>
            <w:vAlign w:val="center"/>
          </w:tcPr>
          <w:p w14:paraId="4A3A5A0F" w14:textId="77777777" w:rsidR="00EA01F0" w:rsidRPr="005A593D"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A. Building Air Leakage – General Information</w:t>
            </w:r>
          </w:p>
        </w:tc>
      </w:tr>
      <w:tr w:rsidR="00EA01F0" w:rsidRPr="00A42BCC" w14:paraId="4A3A5A14" w14:textId="77777777" w:rsidTr="00231CFA">
        <w:trPr>
          <w:trHeight w:val="158"/>
        </w:trPr>
        <w:tc>
          <w:tcPr>
            <w:tcW w:w="589" w:type="dxa"/>
            <w:vAlign w:val="center"/>
          </w:tcPr>
          <w:p w14:paraId="4A3A5A11"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01</w:t>
            </w:r>
          </w:p>
        </w:tc>
        <w:tc>
          <w:tcPr>
            <w:tcW w:w="4656" w:type="dxa"/>
            <w:vAlign w:val="center"/>
          </w:tcPr>
          <w:p w14:paraId="4A3A5A12" w14:textId="1DF95080" w:rsidR="00EA01F0" w:rsidRPr="00A42BCC" w:rsidRDefault="00EA01F0" w:rsidP="00A42BCC">
            <w:pPr>
              <w:rPr>
                <w:rFonts w:asciiTheme="minorHAnsi" w:hAnsiTheme="minorHAnsi"/>
                <w:sz w:val="18"/>
                <w:szCs w:val="18"/>
              </w:rPr>
            </w:pPr>
            <w:r w:rsidRPr="00A42BCC">
              <w:rPr>
                <w:rFonts w:asciiTheme="minorHAnsi" w:hAnsiTheme="minorHAnsi"/>
                <w:sz w:val="18"/>
                <w:szCs w:val="18"/>
              </w:rPr>
              <w:t>Test Procedure Used</w:t>
            </w:r>
          </w:p>
        </w:tc>
        <w:tc>
          <w:tcPr>
            <w:tcW w:w="5785" w:type="dxa"/>
          </w:tcPr>
          <w:p w14:paraId="4A3A5A13" w14:textId="77777777" w:rsidR="00EA01F0" w:rsidRPr="00A42BCC" w:rsidRDefault="00EA01F0" w:rsidP="00A42BCC">
            <w:pPr>
              <w:rPr>
                <w:rFonts w:asciiTheme="minorHAnsi" w:hAnsiTheme="minorHAnsi"/>
                <w:sz w:val="18"/>
                <w:szCs w:val="18"/>
              </w:rPr>
            </w:pPr>
          </w:p>
        </w:tc>
      </w:tr>
      <w:tr w:rsidR="00EA01F0" w:rsidRPr="00A42BCC" w14:paraId="4A3A5A18" w14:textId="77777777" w:rsidTr="00231CFA">
        <w:trPr>
          <w:trHeight w:val="158"/>
        </w:trPr>
        <w:tc>
          <w:tcPr>
            <w:tcW w:w="589" w:type="dxa"/>
            <w:vAlign w:val="center"/>
          </w:tcPr>
          <w:p w14:paraId="4A3A5A15"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02</w:t>
            </w:r>
          </w:p>
        </w:tc>
        <w:tc>
          <w:tcPr>
            <w:tcW w:w="4656" w:type="dxa"/>
            <w:vAlign w:val="center"/>
          </w:tcPr>
          <w:p w14:paraId="4A3A5A16" w14:textId="009205B0" w:rsidR="00EA01F0" w:rsidRPr="00A42BCC" w:rsidRDefault="00EA01F0" w:rsidP="00A42BCC">
            <w:pPr>
              <w:rPr>
                <w:rFonts w:asciiTheme="minorHAnsi" w:hAnsiTheme="minorHAnsi"/>
                <w:sz w:val="18"/>
                <w:szCs w:val="18"/>
              </w:rPr>
            </w:pPr>
            <w:r w:rsidRPr="00A42BCC">
              <w:rPr>
                <w:rFonts w:asciiTheme="minorHAnsi" w:hAnsiTheme="minorHAnsi"/>
                <w:sz w:val="18"/>
                <w:szCs w:val="18"/>
              </w:rPr>
              <w:t>Building Air Leakage Target from CF1R</w:t>
            </w:r>
          </w:p>
        </w:tc>
        <w:tc>
          <w:tcPr>
            <w:tcW w:w="5785" w:type="dxa"/>
          </w:tcPr>
          <w:p w14:paraId="4A3A5A17" w14:textId="77777777" w:rsidR="00EA01F0" w:rsidRPr="00A42BCC" w:rsidRDefault="00EA01F0" w:rsidP="00A42BCC">
            <w:pPr>
              <w:rPr>
                <w:rFonts w:asciiTheme="minorHAnsi" w:hAnsiTheme="minorHAnsi"/>
                <w:sz w:val="18"/>
                <w:szCs w:val="18"/>
              </w:rPr>
            </w:pPr>
          </w:p>
        </w:tc>
      </w:tr>
      <w:tr w:rsidR="00EA01F0" w:rsidRPr="00A42BCC" w14:paraId="4A3A5A1C" w14:textId="77777777" w:rsidTr="00231CFA">
        <w:trPr>
          <w:trHeight w:val="158"/>
        </w:trPr>
        <w:tc>
          <w:tcPr>
            <w:tcW w:w="589" w:type="dxa"/>
            <w:vAlign w:val="center"/>
          </w:tcPr>
          <w:p w14:paraId="4A3A5A19" w14:textId="77777777" w:rsidR="00EA01F0" w:rsidRPr="00A42BCC" w:rsidRDefault="00EA01F0" w:rsidP="00A42BCC">
            <w:pPr>
              <w:jc w:val="center"/>
              <w:rPr>
                <w:rFonts w:asciiTheme="minorHAnsi" w:hAnsiTheme="minorHAnsi"/>
                <w:b/>
                <w:sz w:val="18"/>
                <w:szCs w:val="18"/>
              </w:rPr>
            </w:pPr>
            <w:r w:rsidRPr="00A42BCC">
              <w:rPr>
                <w:rFonts w:asciiTheme="minorHAnsi" w:hAnsiTheme="minorHAnsi"/>
                <w:sz w:val="18"/>
                <w:szCs w:val="18"/>
              </w:rPr>
              <w:t>03</w:t>
            </w:r>
          </w:p>
        </w:tc>
        <w:tc>
          <w:tcPr>
            <w:tcW w:w="4656" w:type="dxa"/>
            <w:vAlign w:val="center"/>
          </w:tcPr>
          <w:p w14:paraId="4A3A5A1A" w14:textId="125C66A6" w:rsidR="00EA01F0" w:rsidRPr="00A42BCC" w:rsidRDefault="00EA01F0" w:rsidP="00766464">
            <w:pPr>
              <w:rPr>
                <w:rFonts w:asciiTheme="minorHAnsi" w:hAnsiTheme="minorHAnsi"/>
                <w:sz w:val="18"/>
                <w:szCs w:val="18"/>
              </w:rPr>
            </w:pPr>
            <w:r w:rsidRPr="00A42BCC">
              <w:rPr>
                <w:rFonts w:asciiTheme="minorHAnsi" w:hAnsiTheme="minorHAnsi"/>
                <w:sz w:val="18"/>
                <w:szCs w:val="18"/>
              </w:rPr>
              <w:t>Indoor Temperature During Test (</w:t>
            </w:r>
            <w:r w:rsidR="00766464">
              <w:rPr>
                <w:rFonts w:asciiTheme="minorHAnsi" w:hAnsiTheme="minorHAnsi"/>
                <w:sz w:val="18"/>
                <w:szCs w:val="18"/>
              </w:rPr>
              <w:t>°</w:t>
            </w:r>
            <w:r w:rsidRPr="00A42BCC">
              <w:rPr>
                <w:rFonts w:asciiTheme="minorHAnsi" w:hAnsiTheme="minorHAnsi"/>
                <w:sz w:val="18"/>
                <w:szCs w:val="18"/>
              </w:rPr>
              <w:t>F)</w:t>
            </w:r>
          </w:p>
        </w:tc>
        <w:tc>
          <w:tcPr>
            <w:tcW w:w="5785" w:type="dxa"/>
          </w:tcPr>
          <w:p w14:paraId="4A3A5A1B" w14:textId="77777777" w:rsidR="00EA01F0" w:rsidRPr="00A42BCC" w:rsidRDefault="00EA01F0" w:rsidP="00A42BCC">
            <w:pPr>
              <w:tabs>
                <w:tab w:val="left" w:pos="2189"/>
              </w:tabs>
              <w:rPr>
                <w:rFonts w:asciiTheme="minorHAnsi" w:hAnsiTheme="minorHAnsi"/>
                <w:sz w:val="18"/>
                <w:szCs w:val="18"/>
              </w:rPr>
            </w:pPr>
          </w:p>
        </w:tc>
      </w:tr>
      <w:tr w:rsidR="00EA01F0" w:rsidRPr="00A42BCC" w14:paraId="4A3A5A20" w14:textId="77777777" w:rsidTr="00231CFA">
        <w:trPr>
          <w:trHeight w:val="158"/>
        </w:trPr>
        <w:tc>
          <w:tcPr>
            <w:tcW w:w="589" w:type="dxa"/>
            <w:vAlign w:val="center"/>
          </w:tcPr>
          <w:p w14:paraId="4A3A5A1D" w14:textId="77777777" w:rsidR="00EA01F0" w:rsidRPr="00A42BCC" w:rsidRDefault="00EA01F0" w:rsidP="00A42BCC">
            <w:pPr>
              <w:jc w:val="center"/>
              <w:rPr>
                <w:rFonts w:asciiTheme="minorHAnsi" w:hAnsiTheme="minorHAnsi"/>
                <w:b/>
                <w:sz w:val="18"/>
                <w:szCs w:val="18"/>
              </w:rPr>
            </w:pPr>
            <w:r w:rsidRPr="00A42BCC">
              <w:rPr>
                <w:rFonts w:asciiTheme="minorHAnsi" w:hAnsiTheme="minorHAnsi"/>
                <w:sz w:val="18"/>
                <w:szCs w:val="18"/>
              </w:rPr>
              <w:t>04</w:t>
            </w:r>
          </w:p>
        </w:tc>
        <w:tc>
          <w:tcPr>
            <w:tcW w:w="4656" w:type="dxa"/>
            <w:vAlign w:val="center"/>
          </w:tcPr>
          <w:p w14:paraId="4A3A5A1E" w14:textId="7DDAB4F5" w:rsidR="00EA01F0" w:rsidRPr="00A42BCC" w:rsidRDefault="00EA01F0" w:rsidP="00766464">
            <w:pPr>
              <w:rPr>
                <w:rFonts w:asciiTheme="minorHAnsi" w:hAnsiTheme="minorHAnsi"/>
                <w:sz w:val="18"/>
                <w:szCs w:val="18"/>
              </w:rPr>
            </w:pPr>
            <w:r w:rsidRPr="00A42BCC">
              <w:rPr>
                <w:rFonts w:asciiTheme="minorHAnsi" w:hAnsiTheme="minorHAnsi"/>
                <w:sz w:val="18"/>
                <w:szCs w:val="18"/>
              </w:rPr>
              <w:t>Outdoor Temperature During Test (</w:t>
            </w:r>
            <w:r w:rsidR="00766464">
              <w:rPr>
                <w:rFonts w:asciiTheme="minorHAnsi" w:hAnsiTheme="minorHAnsi"/>
                <w:sz w:val="18"/>
                <w:szCs w:val="18"/>
              </w:rPr>
              <w:t>°</w:t>
            </w:r>
            <w:r w:rsidRPr="00A42BCC">
              <w:rPr>
                <w:rFonts w:asciiTheme="minorHAnsi" w:hAnsiTheme="minorHAnsi"/>
                <w:sz w:val="18"/>
                <w:szCs w:val="18"/>
              </w:rPr>
              <w:t>F)</w:t>
            </w:r>
          </w:p>
        </w:tc>
        <w:tc>
          <w:tcPr>
            <w:tcW w:w="5785" w:type="dxa"/>
          </w:tcPr>
          <w:p w14:paraId="4A3A5A1F" w14:textId="77777777" w:rsidR="00EA01F0" w:rsidRPr="00A42BCC" w:rsidRDefault="00EA01F0" w:rsidP="00A42BCC">
            <w:pPr>
              <w:rPr>
                <w:rFonts w:asciiTheme="minorHAnsi" w:hAnsiTheme="minorHAnsi"/>
                <w:sz w:val="18"/>
                <w:szCs w:val="18"/>
              </w:rPr>
            </w:pPr>
          </w:p>
        </w:tc>
      </w:tr>
      <w:tr w:rsidR="00EA01F0" w:rsidRPr="00A42BCC" w14:paraId="4A3A5A24" w14:textId="77777777" w:rsidTr="00231CFA">
        <w:trPr>
          <w:trHeight w:val="158"/>
        </w:trPr>
        <w:tc>
          <w:tcPr>
            <w:tcW w:w="589" w:type="dxa"/>
            <w:vAlign w:val="center"/>
          </w:tcPr>
          <w:p w14:paraId="4A3A5A21"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05</w:t>
            </w:r>
          </w:p>
        </w:tc>
        <w:tc>
          <w:tcPr>
            <w:tcW w:w="4656" w:type="dxa"/>
            <w:vAlign w:val="center"/>
          </w:tcPr>
          <w:p w14:paraId="4A3A5A22" w14:textId="6A86B659" w:rsidR="00EA01F0" w:rsidRPr="00A42BCC" w:rsidRDefault="00EA01F0" w:rsidP="00A42BCC">
            <w:pPr>
              <w:rPr>
                <w:rFonts w:asciiTheme="minorHAnsi" w:hAnsiTheme="minorHAnsi"/>
                <w:sz w:val="18"/>
                <w:szCs w:val="18"/>
              </w:rPr>
            </w:pPr>
            <w:r w:rsidRPr="00A42BCC">
              <w:rPr>
                <w:rFonts w:asciiTheme="minorHAnsi" w:hAnsiTheme="minorHAnsi"/>
                <w:sz w:val="18"/>
                <w:szCs w:val="18"/>
              </w:rPr>
              <w:t>Blower Door Location</w:t>
            </w:r>
          </w:p>
        </w:tc>
        <w:tc>
          <w:tcPr>
            <w:tcW w:w="5785" w:type="dxa"/>
          </w:tcPr>
          <w:p w14:paraId="4A3A5A23" w14:textId="77777777" w:rsidR="00EA01F0" w:rsidRPr="00A42BCC" w:rsidRDefault="00EA01F0" w:rsidP="00A42BCC">
            <w:pPr>
              <w:rPr>
                <w:rFonts w:asciiTheme="minorHAnsi" w:hAnsiTheme="minorHAnsi"/>
                <w:sz w:val="18"/>
                <w:szCs w:val="18"/>
              </w:rPr>
            </w:pPr>
          </w:p>
        </w:tc>
      </w:tr>
      <w:tr w:rsidR="00EA01F0" w:rsidRPr="00A42BCC" w14:paraId="4A3A5A28" w14:textId="77777777" w:rsidTr="00231CFA">
        <w:trPr>
          <w:trHeight w:val="158"/>
        </w:trPr>
        <w:tc>
          <w:tcPr>
            <w:tcW w:w="589" w:type="dxa"/>
            <w:vAlign w:val="center"/>
          </w:tcPr>
          <w:p w14:paraId="4A3A5A25"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06</w:t>
            </w:r>
          </w:p>
        </w:tc>
        <w:tc>
          <w:tcPr>
            <w:tcW w:w="4656" w:type="dxa"/>
            <w:vAlign w:val="center"/>
          </w:tcPr>
          <w:p w14:paraId="4A3A5A26" w14:textId="4D0E5FEE" w:rsidR="00EA01F0" w:rsidRPr="00A42BCC" w:rsidDel="00752910" w:rsidRDefault="00EA01F0" w:rsidP="00A42BCC">
            <w:pPr>
              <w:rPr>
                <w:rFonts w:asciiTheme="minorHAnsi" w:hAnsiTheme="minorHAnsi"/>
                <w:sz w:val="18"/>
                <w:szCs w:val="18"/>
              </w:rPr>
            </w:pPr>
            <w:r w:rsidRPr="00A42BCC">
              <w:rPr>
                <w:rFonts w:asciiTheme="minorHAnsi" w:hAnsiTheme="minorHAnsi"/>
                <w:sz w:val="18"/>
                <w:szCs w:val="18"/>
              </w:rPr>
              <w:t>Building Elevation (</w:t>
            </w:r>
            <w:proofErr w:type="spellStart"/>
            <w:r w:rsidRPr="00A42BCC">
              <w:rPr>
                <w:rFonts w:asciiTheme="minorHAnsi" w:hAnsiTheme="minorHAnsi"/>
                <w:sz w:val="18"/>
                <w:szCs w:val="18"/>
              </w:rPr>
              <w:t>ft</w:t>
            </w:r>
            <w:proofErr w:type="spellEnd"/>
            <w:r w:rsidRPr="00A42BCC">
              <w:rPr>
                <w:rFonts w:asciiTheme="minorHAnsi" w:hAnsiTheme="minorHAnsi"/>
                <w:sz w:val="18"/>
                <w:szCs w:val="18"/>
              </w:rPr>
              <w:t>)</w:t>
            </w:r>
          </w:p>
        </w:tc>
        <w:tc>
          <w:tcPr>
            <w:tcW w:w="5785" w:type="dxa"/>
          </w:tcPr>
          <w:p w14:paraId="4A3A5A27" w14:textId="77777777" w:rsidR="00EA01F0" w:rsidRPr="00A42BCC" w:rsidDel="00752910" w:rsidRDefault="00EA01F0" w:rsidP="00A42BCC">
            <w:pPr>
              <w:rPr>
                <w:rFonts w:asciiTheme="minorHAnsi" w:hAnsiTheme="minorHAnsi"/>
                <w:sz w:val="18"/>
                <w:szCs w:val="18"/>
              </w:rPr>
            </w:pPr>
          </w:p>
        </w:tc>
      </w:tr>
      <w:tr w:rsidR="00EA01F0" w:rsidRPr="00A42BCC" w14:paraId="4A3A5A2C" w14:textId="77777777" w:rsidTr="00231CFA">
        <w:trPr>
          <w:trHeight w:val="158"/>
        </w:trPr>
        <w:tc>
          <w:tcPr>
            <w:tcW w:w="589" w:type="dxa"/>
            <w:vAlign w:val="center"/>
          </w:tcPr>
          <w:p w14:paraId="4A3A5A29"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07</w:t>
            </w:r>
          </w:p>
        </w:tc>
        <w:tc>
          <w:tcPr>
            <w:tcW w:w="4656" w:type="dxa"/>
            <w:vAlign w:val="center"/>
          </w:tcPr>
          <w:p w14:paraId="4A3A5A2A" w14:textId="3B830102" w:rsidR="00EA01F0" w:rsidRPr="00A42BCC" w:rsidRDefault="00EA01F0" w:rsidP="00A42BCC">
            <w:pPr>
              <w:rPr>
                <w:rFonts w:asciiTheme="minorHAnsi" w:hAnsiTheme="minorHAnsi"/>
                <w:sz w:val="18"/>
                <w:szCs w:val="18"/>
              </w:rPr>
            </w:pPr>
            <w:r w:rsidRPr="00A42BCC">
              <w:rPr>
                <w:rFonts w:asciiTheme="minorHAnsi" w:hAnsiTheme="minorHAnsi"/>
                <w:sz w:val="18"/>
                <w:szCs w:val="18"/>
              </w:rPr>
              <w:t>Building Volume (ft</w:t>
            </w:r>
            <w:r w:rsidRPr="009B5C14">
              <w:rPr>
                <w:rFonts w:asciiTheme="minorHAnsi" w:hAnsiTheme="minorHAnsi"/>
                <w:sz w:val="18"/>
                <w:szCs w:val="18"/>
                <w:vertAlign w:val="superscript"/>
              </w:rPr>
              <w:t>3</w:t>
            </w:r>
            <w:r w:rsidRPr="00A42BCC">
              <w:rPr>
                <w:rFonts w:asciiTheme="minorHAnsi" w:hAnsiTheme="minorHAnsi"/>
                <w:sz w:val="18"/>
                <w:szCs w:val="18"/>
              </w:rPr>
              <w:t>)</w:t>
            </w:r>
          </w:p>
        </w:tc>
        <w:tc>
          <w:tcPr>
            <w:tcW w:w="5785" w:type="dxa"/>
          </w:tcPr>
          <w:p w14:paraId="4A3A5A2B" w14:textId="77777777" w:rsidR="00EA01F0" w:rsidRPr="00A42BCC" w:rsidRDefault="00EA01F0" w:rsidP="00A42BCC">
            <w:pPr>
              <w:rPr>
                <w:rFonts w:asciiTheme="minorHAnsi" w:hAnsiTheme="minorHAnsi"/>
                <w:sz w:val="18"/>
                <w:szCs w:val="18"/>
              </w:rPr>
            </w:pPr>
          </w:p>
        </w:tc>
      </w:tr>
      <w:tr w:rsidR="00EA01F0" w:rsidRPr="00A42BCC" w14:paraId="4A3A5A30" w14:textId="77777777" w:rsidTr="00231CFA">
        <w:trPr>
          <w:trHeight w:val="158"/>
        </w:trPr>
        <w:tc>
          <w:tcPr>
            <w:tcW w:w="589" w:type="dxa"/>
            <w:vAlign w:val="center"/>
          </w:tcPr>
          <w:p w14:paraId="4A3A5A2D" w14:textId="77777777" w:rsidR="00EA01F0" w:rsidRPr="00A42BCC" w:rsidDel="0053362D" w:rsidRDefault="00EA01F0" w:rsidP="00A42BCC">
            <w:pPr>
              <w:jc w:val="center"/>
              <w:rPr>
                <w:rFonts w:asciiTheme="minorHAnsi" w:hAnsiTheme="minorHAnsi"/>
                <w:sz w:val="18"/>
                <w:szCs w:val="18"/>
              </w:rPr>
            </w:pPr>
            <w:r w:rsidRPr="00A42BCC">
              <w:rPr>
                <w:rFonts w:asciiTheme="minorHAnsi" w:hAnsiTheme="minorHAnsi"/>
                <w:sz w:val="18"/>
                <w:szCs w:val="18"/>
              </w:rPr>
              <w:t>08</w:t>
            </w:r>
          </w:p>
        </w:tc>
        <w:tc>
          <w:tcPr>
            <w:tcW w:w="4656" w:type="dxa"/>
            <w:vAlign w:val="center"/>
          </w:tcPr>
          <w:p w14:paraId="4A3A5A2E" w14:textId="2BCA7182" w:rsidR="00EA01F0" w:rsidRPr="00A42BCC" w:rsidRDefault="00EA01F0" w:rsidP="00A42BCC">
            <w:pPr>
              <w:rPr>
                <w:rFonts w:asciiTheme="minorHAnsi" w:hAnsiTheme="minorHAnsi"/>
                <w:sz w:val="18"/>
                <w:szCs w:val="18"/>
              </w:rPr>
            </w:pPr>
            <w:r w:rsidRPr="00A42BCC">
              <w:rPr>
                <w:rFonts w:asciiTheme="minorHAnsi" w:hAnsiTheme="minorHAnsi"/>
                <w:sz w:val="18"/>
                <w:szCs w:val="18"/>
              </w:rPr>
              <w:t>Date of the Diagnostic Test for this Dwelling</w:t>
            </w:r>
          </w:p>
        </w:tc>
        <w:tc>
          <w:tcPr>
            <w:tcW w:w="5785" w:type="dxa"/>
          </w:tcPr>
          <w:p w14:paraId="4A3A5A2F" w14:textId="77777777" w:rsidR="00EA01F0" w:rsidRPr="00A42BCC" w:rsidRDefault="00EA01F0" w:rsidP="00A42BCC">
            <w:pPr>
              <w:rPr>
                <w:rFonts w:asciiTheme="minorHAnsi" w:hAnsiTheme="minorHAnsi"/>
                <w:sz w:val="18"/>
                <w:szCs w:val="18"/>
              </w:rPr>
            </w:pPr>
          </w:p>
        </w:tc>
      </w:tr>
    </w:tbl>
    <w:p w14:paraId="4A3A5A31" w14:textId="77777777" w:rsidR="00EA01F0" w:rsidRPr="00A42BCC" w:rsidRDefault="00EA01F0" w:rsidP="00A42BCC">
      <w:pPr>
        <w:rPr>
          <w:rFonts w:asciiTheme="minorHAnsi" w:hAnsiTheme="minorHAnsi"/>
          <w:sz w:val="18"/>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A01F0" w:rsidRPr="00A42BCC" w14:paraId="4A3A5A33" w14:textId="77777777" w:rsidTr="00F502B3">
        <w:tc>
          <w:tcPr>
            <w:tcW w:w="11016" w:type="dxa"/>
            <w:gridSpan w:val="9"/>
          </w:tcPr>
          <w:p w14:paraId="4A3A5A32" w14:textId="77777777" w:rsidR="00EA01F0" w:rsidRPr="005A593D" w:rsidRDefault="00EA01F0" w:rsidP="00A42BCC">
            <w:pPr>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A37" w14:textId="77777777" w:rsidTr="00F502B3">
        <w:tc>
          <w:tcPr>
            <w:tcW w:w="590" w:type="dxa"/>
            <w:vAlign w:val="center"/>
          </w:tcPr>
          <w:p w14:paraId="4A3A5A34"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01</w:t>
            </w:r>
          </w:p>
        </w:tc>
        <w:tc>
          <w:tcPr>
            <w:tcW w:w="4925" w:type="dxa"/>
            <w:gridSpan w:val="4"/>
            <w:vAlign w:val="center"/>
          </w:tcPr>
          <w:p w14:paraId="4A3A5A35" w14:textId="10716285" w:rsidR="00EA01F0" w:rsidRPr="00A42BCC" w:rsidRDefault="00EA01F0" w:rsidP="00A42BCC">
            <w:pPr>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5501" w:type="dxa"/>
            <w:gridSpan w:val="4"/>
          </w:tcPr>
          <w:p w14:paraId="4A3A5A36" w14:textId="77777777" w:rsidR="00EA01F0" w:rsidRPr="00A42BCC" w:rsidRDefault="00EA01F0" w:rsidP="00A42BCC">
            <w:pPr>
              <w:rPr>
                <w:rFonts w:asciiTheme="minorHAnsi" w:hAnsiTheme="minorHAnsi"/>
                <w:sz w:val="18"/>
                <w:szCs w:val="18"/>
              </w:rPr>
            </w:pPr>
          </w:p>
        </w:tc>
      </w:tr>
      <w:tr w:rsidR="00EA01F0" w:rsidRPr="00A42BCC" w14:paraId="4A3A5A3D" w14:textId="77777777" w:rsidTr="00F502B3">
        <w:tc>
          <w:tcPr>
            <w:tcW w:w="2203" w:type="dxa"/>
            <w:gridSpan w:val="2"/>
            <w:vAlign w:val="center"/>
          </w:tcPr>
          <w:p w14:paraId="4A3A5A38"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A39" w14:textId="77777777" w:rsidR="00AA1D22" w:rsidRDefault="00B50144">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4A3A5A3A" w14:textId="77777777" w:rsidR="00AA1D22" w:rsidRDefault="00B50144">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4A3A5A3B" w14:textId="77777777" w:rsidR="00AA1D22" w:rsidRDefault="00B50144">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4A3A5A3C" w14:textId="77777777" w:rsidR="00AA1D22" w:rsidRDefault="00B50144">
            <w:pPr>
              <w:jc w:val="center"/>
              <w:rPr>
                <w:rFonts w:asciiTheme="minorHAnsi" w:hAnsiTheme="minorHAnsi"/>
                <w:sz w:val="18"/>
                <w:szCs w:val="18"/>
              </w:rPr>
            </w:pPr>
            <w:r>
              <w:rPr>
                <w:rFonts w:asciiTheme="minorHAnsi" w:hAnsiTheme="minorHAnsi"/>
                <w:sz w:val="18"/>
                <w:szCs w:val="18"/>
              </w:rPr>
              <w:t>06</w:t>
            </w:r>
          </w:p>
        </w:tc>
      </w:tr>
      <w:tr w:rsidR="00EA01F0" w:rsidRPr="00A42BCC" w14:paraId="4A3A5A43" w14:textId="77777777" w:rsidTr="00766464">
        <w:tc>
          <w:tcPr>
            <w:tcW w:w="2203" w:type="dxa"/>
            <w:gridSpan w:val="2"/>
            <w:vAlign w:val="bottom"/>
          </w:tcPr>
          <w:p w14:paraId="4A3A5A3E" w14:textId="77777777" w:rsidR="00EA01F0" w:rsidRPr="00A42BCC" w:rsidRDefault="00EA01F0" w:rsidP="00766464">
            <w:pPr>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A3F" w14:textId="77777777" w:rsidR="00AA1D22" w:rsidRDefault="00B50144" w:rsidP="00766464">
            <w:pPr>
              <w:jc w:val="center"/>
              <w:rPr>
                <w:rFonts w:asciiTheme="minorHAnsi" w:hAnsiTheme="minorHAnsi"/>
                <w:sz w:val="18"/>
                <w:szCs w:val="18"/>
              </w:rPr>
            </w:pPr>
            <w:r>
              <w:rPr>
                <w:rFonts w:asciiTheme="minorHAnsi" w:hAnsiTheme="minorHAnsi"/>
                <w:sz w:val="18"/>
                <w:szCs w:val="18"/>
              </w:rPr>
              <w:t>Manometer                 Model</w:t>
            </w:r>
          </w:p>
        </w:tc>
        <w:tc>
          <w:tcPr>
            <w:tcW w:w="2203" w:type="dxa"/>
            <w:gridSpan w:val="2"/>
            <w:vAlign w:val="bottom"/>
          </w:tcPr>
          <w:p w14:paraId="4A3A5A40" w14:textId="77777777" w:rsidR="00AA1D22" w:rsidRDefault="00B50144" w:rsidP="00766464">
            <w:pPr>
              <w:jc w:val="center"/>
              <w:rPr>
                <w:rFonts w:asciiTheme="minorHAnsi" w:hAnsiTheme="minorHAnsi"/>
                <w:sz w:val="18"/>
                <w:szCs w:val="18"/>
              </w:rPr>
            </w:pPr>
            <w:r>
              <w:rPr>
                <w:rFonts w:asciiTheme="minorHAnsi" w:hAnsiTheme="minorHAnsi"/>
                <w:sz w:val="18"/>
                <w:szCs w:val="18"/>
              </w:rPr>
              <w:t>Manometer                   Serial                          Number</w:t>
            </w:r>
          </w:p>
        </w:tc>
        <w:tc>
          <w:tcPr>
            <w:tcW w:w="2203" w:type="dxa"/>
            <w:gridSpan w:val="2"/>
            <w:vAlign w:val="bottom"/>
          </w:tcPr>
          <w:p w14:paraId="4A3A5A41" w14:textId="77777777" w:rsidR="00AA1D22" w:rsidRDefault="00B50144" w:rsidP="00766464">
            <w:pPr>
              <w:jc w:val="center"/>
              <w:rPr>
                <w:rFonts w:asciiTheme="minorHAnsi" w:hAnsiTheme="minorHAnsi"/>
                <w:sz w:val="18"/>
                <w:szCs w:val="18"/>
              </w:rPr>
            </w:pPr>
            <w:r>
              <w:rPr>
                <w:rFonts w:asciiTheme="minorHAnsi" w:hAnsiTheme="minorHAnsi"/>
                <w:sz w:val="18"/>
                <w:szCs w:val="18"/>
              </w:rPr>
              <w:t>Manometer         Calibration                      Date</w:t>
            </w:r>
          </w:p>
        </w:tc>
        <w:tc>
          <w:tcPr>
            <w:tcW w:w="2204" w:type="dxa"/>
            <w:vAlign w:val="bottom"/>
          </w:tcPr>
          <w:p w14:paraId="4A3A5A42" w14:textId="77777777" w:rsidR="00AA1D22" w:rsidRDefault="00B50144" w:rsidP="00766464">
            <w:pPr>
              <w:jc w:val="center"/>
              <w:rPr>
                <w:rFonts w:asciiTheme="minorHAnsi" w:hAnsiTheme="minorHAnsi"/>
                <w:sz w:val="18"/>
                <w:szCs w:val="18"/>
              </w:rPr>
            </w:pPr>
            <w:r>
              <w:rPr>
                <w:rFonts w:asciiTheme="minorHAnsi" w:hAnsiTheme="minorHAnsi"/>
                <w:sz w:val="18"/>
                <w:szCs w:val="18"/>
              </w:rPr>
              <w:t>Manometer        Calibration                   Status</w:t>
            </w:r>
          </w:p>
        </w:tc>
      </w:tr>
      <w:tr w:rsidR="00EA01F0" w:rsidRPr="00A42BCC" w14:paraId="4A3A5A49" w14:textId="77777777" w:rsidTr="00766464">
        <w:tc>
          <w:tcPr>
            <w:tcW w:w="2203" w:type="dxa"/>
            <w:gridSpan w:val="2"/>
            <w:tcBorders>
              <w:bottom w:val="single" w:sz="4" w:space="0" w:color="000000"/>
            </w:tcBorders>
            <w:vAlign w:val="center"/>
          </w:tcPr>
          <w:p w14:paraId="4A3A5A44"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4" w:space="0" w:color="000000"/>
            </w:tcBorders>
            <w:vAlign w:val="center"/>
          </w:tcPr>
          <w:p w14:paraId="4A3A5A45"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4" w:space="0" w:color="000000"/>
            </w:tcBorders>
            <w:vAlign w:val="center"/>
          </w:tcPr>
          <w:p w14:paraId="4A3A5A46" w14:textId="77777777" w:rsidR="00AA1D22" w:rsidRDefault="00AA1D22">
            <w:pPr>
              <w:jc w:val="center"/>
              <w:rPr>
                <w:rFonts w:asciiTheme="minorHAnsi" w:hAnsiTheme="minorHAnsi"/>
                <w:sz w:val="18"/>
                <w:szCs w:val="18"/>
              </w:rPr>
            </w:pPr>
          </w:p>
        </w:tc>
        <w:tc>
          <w:tcPr>
            <w:tcW w:w="2203" w:type="dxa"/>
            <w:gridSpan w:val="2"/>
            <w:tcBorders>
              <w:bottom w:val="single" w:sz="4" w:space="0" w:color="000000"/>
            </w:tcBorders>
            <w:vAlign w:val="center"/>
          </w:tcPr>
          <w:p w14:paraId="4A3A5A47" w14:textId="77777777" w:rsidR="00AA1D22" w:rsidRDefault="00AA1D22">
            <w:pPr>
              <w:jc w:val="center"/>
              <w:rPr>
                <w:rFonts w:asciiTheme="minorHAnsi" w:hAnsiTheme="minorHAnsi"/>
                <w:sz w:val="18"/>
                <w:szCs w:val="18"/>
              </w:rPr>
            </w:pPr>
          </w:p>
        </w:tc>
        <w:tc>
          <w:tcPr>
            <w:tcW w:w="2204" w:type="dxa"/>
            <w:tcBorders>
              <w:bottom w:val="single" w:sz="4" w:space="0" w:color="000000"/>
            </w:tcBorders>
            <w:vAlign w:val="center"/>
          </w:tcPr>
          <w:p w14:paraId="4A3A5A48" w14:textId="77777777" w:rsidR="00AA1D22" w:rsidRDefault="00AA1D22">
            <w:pPr>
              <w:jc w:val="center"/>
              <w:rPr>
                <w:rFonts w:asciiTheme="minorHAnsi" w:hAnsiTheme="minorHAnsi"/>
                <w:sz w:val="18"/>
                <w:szCs w:val="18"/>
              </w:rPr>
            </w:pPr>
          </w:p>
        </w:tc>
      </w:tr>
      <w:tr w:rsidR="00EA01F0" w:rsidRPr="00A42BCC" w14:paraId="4A3A5A4F" w14:textId="77777777" w:rsidTr="009B5C14">
        <w:tc>
          <w:tcPr>
            <w:tcW w:w="2203" w:type="dxa"/>
            <w:gridSpan w:val="2"/>
            <w:tcBorders>
              <w:bottom w:val="single" w:sz="4" w:space="0" w:color="000000"/>
            </w:tcBorders>
            <w:vAlign w:val="center"/>
          </w:tcPr>
          <w:p w14:paraId="4A3A5A4A"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4" w:space="0" w:color="000000"/>
            </w:tcBorders>
            <w:vAlign w:val="center"/>
          </w:tcPr>
          <w:p w14:paraId="4A3A5A4B"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4" w:space="0" w:color="000000"/>
            </w:tcBorders>
            <w:vAlign w:val="center"/>
          </w:tcPr>
          <w:p w14:paraId="4A3A5A4C" w14:textId="77777777" w:rsidR="00AA1D22" w:rsidRDefault="00AA1D22">
            <w:pPr>
              <w:jc w:val="center"/>
              <w:rPr>
                <w:rFonts w:asciiTheme="minorHAnsi" w:hAnsiTheme="minorHAnsi"/>
                <w:sz w:val="18"/>
                <w:szCs w:val="18"/>
              </w:rPr>
            </w:pPr>
          </w:p>
        </w:tc>
        <w:tc>
          <w:tcPr>
            <w:tcW w:w="2203" w:type="dxa"/>
            <w:gridSpan w:val="2"/>
            <w:tcBorders>
              <w:bottom w:val="single" w:sz="4" w:space="0" w:color="000000"/>
            </w:tcBorders>
            <w:vAlign w:val="center"/>
          </w:tcPr>
          <w:p w14:paraId="4A3A5A4D" w14:textId="77777777" w:rsidR="00AA1D22" w:rsidRDefault="00AA1D22">
            <w:pPr>
              <w:jc w:val="center"/>
              <w:rPr>
                <w:rFonts w:asciiTheme="minorHAnsi" w:hAnsiTheme="minorHAnsi"/>
                <w:sz w:val="18"/>
                <w:szCs w:val="18"/>
              </w:rPr>
            </w:pPr>
          </w:p>
        </w:tc>
        <w:tc>
          <w:tcPr>
            <w:tcW w:w="2204" w:type="dxa"/>
            <w:tcBorders>
              <w:bottom w:val="single" w:sz="4" w:space="0" w:color="000000"/>
            </w:tcBorders>
            <w:vAlign w:val="center"/>
          </w:tcPr>
          <w:p w14:paraId="4A3A5A4E" w14:textId="77777777" w:rsidR="00AA1D22" w:rsidRDefault="00AA1D22">
            <w:pPr>
              <w:jc w:val="center"/>
              <w:rPr>
                <w:rFonts w:asciiTheme="minorHAnsi" w:hAnsiTheme="minorHAnsi"/>
                <w:sz w:val="18"/>
                <w:szCs w:val="18"/>
              </w:rPr>
            </w:pPr>
          </w:p>
        </w:tc>
      </w:tr>
      <w:tr w:rsidR="00EA01F0" w:rsidRPr="00A42BCC" w14:paraId="4A3A5A53" w14:textId="77777777" w:rsidTr="009B5C14">
        <w:tc>
          <w:tcPr>
            <w:tcW w:w="590" w:type="dxa"/>
            <w:tcBorders>
              <w:top w:val="single" w:sz="4" w:space="0" w:color="000000"/>
            </w:tcBorders>
            <w:vAlign w:val="center"/>
          </w:tcPr>
          <w:p w14:paraId="4A3A5A50"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4" w:space="0" w:color="000000"/>
            </w:tcBorders>
            <w:vAlign w:val="center"/>
          </w:tcPr>
          <w:p w14:paraId="4A3A5A51" w14:textId="68DD3712" w:rsidR="00AA1D22" w:rsidRDefault="00B50144">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4A3A5A52" w14:textId="77777777" w:rsidR="00AA1D22" w:rsidRDefault="00AA1D22">
            <w:pPr>
              <w:rPr>
                <w:rFonts w:asciiTheme="minorHAnsi" w:hAnsiTheme="minorHAnsi"/>
                <w:sz w:val="18"/>
                <w:szCs w:val="18"/>
              </w:rPr>
            </w:pPr>
          </w:p>
        </w:tc>
      </w:tr>
      <w:tr w:rsidR="00EA01F0" w:rsidRPr="00A42BCC" w14:paraId="4A3A5A58" w14:textId="77777777" w:rsidTr="00F502B3">
        <w:tc>
          <w:tcPr>
            <w:tcW w:w="2765" w:type="dxa"/>
            <w:gridSpan w:val="3"/>
            <w:vAlign w:val="center"/>
          </w:tcPr>
          <w:p w14:paraId="4A3A5A54"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A55" w14:textId="77777777" w:rsidR="00AA1D22" w:rsidRDefault="00B50144">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4A3A5A56" w14:textId="77777777" w:rsidR="00AA1D22" w:rsidRDefault="00B50144">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4A3A5A57" w14:textId="77777777" w:rsidR="00AA1D22" w:rsidRDefault="00B50144">
            <w:pPr>
              <w:jc w:val="center"/>
              <w:rPr>
                <w:rFonts w:asciiTheme="minorHAnsi" w:hAnsiTheme="minorHAnsi"/>
                <w:sz w:val="18"/>
                <w:szCs w:val="18"/>
              </w:rPr>
            </w:pPr>
            <w:r>
              <w:rPr>
                <w:rFonts w:asciiTheme="minorHAnsi" w:hAnsiTheme="minorHAnsi"/>
                <w:sz w:val="18"/>
                <w:szCs w:val="18"/>
              </w:rPr>
              <w:t>11</w:t>
            </w:r>
          </w:p>
        </w:tc>
      </w:tr>
      <w:tr w:rsidR="00EA01F0" w:rsidRPr="00A42BCC" w14:paraId="4A3A5A5D" w14:textId="77777777" w:rsidTr="00F502B3">
        <w:tc>
          <w:tcPr>
            <w:tcW w:w="2765" w:type="dxa"/>
            <w:gridSpan w:val="3"/>
            <w:vAlign w:val="center"/>
          </w:tcPr>
          <w:p w14:paraId="4A3A5A59"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A5A" w14:textId="77777777" w:rsidR="00AA1D22" w:rsidRDefault="00B50144">
            <w:pPr>
              <w:jc w:val="center"/>
              <w:rPr>
                <w:rFonts w:asciiTheme="minorHAnsi" w:hAnsiTheme="minorHAnsi"/>
                <w:sz w:val="18"/>
                <w:szCs w:val="18"/>
              </w:rPr>
            </w:pPr>
            <w:r>
              <w:rPr>
                <w:rFonts w:asciiTheme="minorHAnsi" w:hAnsiTheme="minorHAnsi"/>
                <w:sz w:val="18"/>
                <w:szCs w:val="18"/>
              </w:rPr>
              <w:t>Fan Model</w:t>
            </w:r>
          </w:p>
        </w:tc>
        <w:tc>
          <w:tcPr>
            <w:tcW w:w="2750" w:type="dxa"/>
            <w:gridSpan w:val="2"/>
            <w:vAlign w:val="center"/>
          </w:tcPr>
          <w:p w14:paraId="4A3A5A5B" w14:textId="77777777" w:rsidR="00AA1D22" w:rsidRDefault="00B50144">
            <w:pPr>
              <w:jc w:val="center"/>
              <w:rPr>
                <w:rFonts w:asciiTheme="minorHAnsi" w:hAnsiTheme="minorHAnsi"/>
                <w:sz w:val="18"/>
                <w:szCs w:val="18"/>
              </w:rPr>
            </w:pPr>
            <w:r>
              <w:rPr>
                <w:rFonts w:asciiTheme="minorHAnsi" w:hAnsiTheme="minorHAnsi"/>
                <w:sz w:val="18"/>
                <w:szCs w:val="18"/>
              </w:rPr>
              <w:t>Fan Serial Number</w:t>
            </w:r>
          </w:p>
        </w:tc>
        <w:tc>
          <w:tcPr>
            <w:tcW w:w="2751" w:type="dxa"/>
            <w:gridSpan w:val="2"/>
            <w:vAlign w:val="center"/>
          </w:tcPr>
          <w:p w14:paraId="4A3A5A5C" w14:textId="77777777" w:rsidR="00AA1D22" w:rsidRDefault="00B50144">
            <w:pPr>
              <w:jc w:val="center"/>
              <w:rPr>
                <w:rFonts w:asciiTheme="minorHAnsi" w:hAnsiTheme="minorHAnsi"/>
                <w:sz w:val="18"/>
                <w:szCs w:val="18"/>
              </w:rPr>
            </w:pPr>
            <w:r>
              <w:rPr>
                <w:rFonts w:asciiTheme="minorHAnsi" w:hAnsiTheme="minorHAnsi"/>
                <w:sz w:val="18"/>
                <w:szCs w:val="18"/>
              </w:rPr>
              <w:t xml:space="preserve">Fan </w:t>
            </w:r>
            <w:r w:rsidR="009B5C14">
              <w:rPr>
                <w:rFonts w:asciiTheme="minorHAnsi" w:hAnsiTheme="minorHAnsi"/>
                <w:sz w:val="18"/>
                <w:szCs w:val="18"/>
              </w:rPr>
              <w:t>C</w:t>
            </w:r>
            <w:r>
              <w:rPr>
                <w:rFonts w:asciiTheme="minorHAnsi" w:hAnsiTheme="minorHAnsi"/>
                <w:sz w:val="18"/>
                <w:szCs w:val="18"/>
              </w:rPr>
              <w:t>onfiguration (rings)</w:t>
            </w:r>
          </w:p>
        </w:tc>
      </w:tr>
      <w:tr w:rsidR="00EA01F0" w:rsidRPr="00A42BCC" w14:paraId="4A3A5A62" w14:textId="77777777" w:rsidTr="00F502B3">
        <w:tc>
          <w:tcPr>
            <w:tcW w:w="2765" w:type="dxa"/>
            <w:gridSpan w:val="3"/>
            <w:vAlign w:val="center"/>
          </w:tcPr>
          <w:p w14:paraId="4A3A5A5E"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A5F"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A60" w14:textId="77777777" w:rsidR="00AA1D22" w:rsidRDefault="00AA1D22">
            <w:pPr>
              <w:jc w:val="center"/>
              <w:rPr>
                <w:rFonts w:asciiTheme="minorHAnsi" w:hAnsiTheme="minorHAnsi"/>
                <w:sz w:val="18"/>
                <w:szCs w:val="18"/>
              </w:rPr>
            </w:pPr>
          </w:p>
        </w:tc>
        <w:tc>
          <w:tcPr>
            <w:tcW w:w="2751" w:type="dxa"/>
            <w:gridSpan w:val="2"/>
            <w:vAlign w:val="center"/>
          </w:tcPr>
          <w:p w14:paraId="4A3A5A61" w14:textId="77777777" w:rsidR="00AA1D22" w:rsidRDefault="00AA1D22">
            <w:pPr>
              <w:jc w:val="center"/>
              <w:rPr>
                <w:rFonts w:asciiTheme="minorHAnsi" w:hAnsiTheme="minorHAnsi"/>
                <w:sz w:val="18"/>
                <w:szCs w:val="18"/>
              </w:rPr>
            </w:pPr>
          </w:p>
        </w:tc>
      </w:tr>
      <w:tr w:rsidR="00EA01F0" w:rsidRPr="00A42BCC" w14:paraId="4A3A5A67" w14:textId="77777777" w:rsidTr="00F502B3">
        <w:tc>
          <w:tcPr>
            <w:tcW w:w="2765" w:type="dxa"/>
            <w:gridSpan w:val="3"/>
            <w:vAlign w:val="center"/>
          </w:tcPr>
          <w:p w14:paraId="4A3A5A63"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A64"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A65" w14:textId="77777777" w:rsidR="00AA1D22" w:rsidRDefault="00AA1D22">
            <w:pPr>
              <w:jc w:val="center"/>
              <w:rPr>
                <w:rFonts w:asciiTheme="minorHAnsi" w:hAnsiTheme="minorHAnsi"/>
                <w:sz w:val="18"/>
                <w:szCs w:val="18"/>
              </w:rPr>
            </w:pPr>
          </w:p>
        </w:tc>
        <w:tc>
          <w:tcPr>
            <w:tcW w:w="2751" w:type="dxa"/>
            <w:gridSpan w:val="2"/>
            <w:vAlign w:val="center"/>
          </w:tcPr>
          <w:p w14:paraId="4A3A5A66" w14:textId="77777777" w:rsidR="00AA1D22" w:rsidRDefault="00AA1D22">
            <w:pPr>
              <w:jc w:val="center"/>
              <w:rPr>
                <w:rFonts w:asciiTheme="minorHAnsi" w:hAnsiTheme="minorHAnsi"/>
                <w:sz w:val="18"/>
                <w:szCs w:val="18"/>
              </w:rPr>
            </w:pPr>
          </w:p>
        </w:tc>
      </w:tr>
    </w:tbl>
    <w:p w14:paraId="4A3A5A68" w14:textId="77777777" w:rsidR="00EA01F0" w:rsidRPr="00A42BCC" w:rsidRDefault="00EA01F0" w:rsidP="00A42BC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8"/>
      </w:tblGrid>
      <w:tr w:rsidR="0074637C" w:rsidRPr="00A42BCC" w14:paraId="4A3A5A6A" w14:textId="77777777" w:rsidTr="00C34ADC">
        <w:tc>
          <w:tcPr>
            <w:tcW w:w="11018" w:type="dxa"/>
          </w:tcPr>
          <w:p w14:paraId="4A3A5A69" w14:textId="77777777" w:rsidR="0074637C" w:rsidRPr="005A593D" w:rsidRDefault="00EB0599"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ENV20a - Single Point Air Tightness Test With Manual Meter</w:t>
            </w:r>
          </w:p>
        </w:tc>
      </w:tr>
    </w:tbl>
    <w:p w14:paraId="4A3A5A6B" w14:textId="77777777" w:rsidR="0074637C" w:rsidRPr="00813B11" w:rsidRDefault="0074637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A42BCC" w14:paraId="4A3A5A6D" w14:textId="77777777" w:rsidTr="00C34ADC">
        <w:tc>
          <w:tcPr>
            <w:tcW w:w="11018" w:type="dxa"/>
            <w:gridSpan w:val="3"/>
          </w:tcPr>
          <w:p w14:paraId="4A3A5A6C" w14:textId="77777777" w:rsidR="00EA01F0" w:rsidRPr="005A593D"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C. Envelope Leakage Diagnostic Test</w:t>
            </w:r>
          </w:p>
        </w:tc>
      </w:tr>
      <w:tr w:rsidR="00EA01F0" w:rsidRPr="00A42BCC" w14:paraId="4A3A5A71" w14:textId="77777777" w:rsidTr="00C34ADC">
        <w:tc>
          <w:tcPr>
            <w:tcW w:w="590" w:type="dxa"/>
            <w:vAlign w:val="center"/>
          </w:tcPr>
          <w:p w14:paraId="4A3A5A6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4A3A5A6F" w14:textId="09969492"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Time </w:t>
            </w:r>
            <w:r w:rsidR="009B5C14">
              <w:rPr>
                <w:rFonts w:asciiTheme="minorHAnsi" w:hAnsiTheme="minorHAnsi"/>
                <w:sz w:val="18"/>
                <w:szCs w:val="18"/>
              </w:rPr>
              <w:t>A</w:t>
            </w:r>
            <w:r>
              <w:rPr>
                <w:rFonts w:asciiTheme="minorHAnsi" w:hAnsiTheme="minorHAnsi"/>
                <w:sz w:val="18"/>
                <w:szCs w:val="18"/>
              </w:rPr>
              <w:t xml:space="preserve">verage </w:t>
            </w:r>
            <w:r w:rsidR="009B5C14">
              <w:rPr>
                <w:rFonts w:asciiTheme="minorHAnsi" w:hAnsiTheme="minorHAnsi"/>
                <w:sz w:val="18"/>
                <w:szCs w:val="18"/>
              </w:rPr>
              <w:t>P</w:t>
            </w:r>
            <w:r>
              <w:rPr>
                <w:rFonts w:asciiTheme="minorHAnsi" w:hAnsiTheme="minorHAnsi"/>
                <w:sz w:val="18"/>
                <w:szCs w:val="18"/>
              </w:rPr>
              <w:t xml:space="preserve">eriod of </w:t>
            </w:r>
            <w:r w:rsidR="009B5C14">
              <w:rPr>
                <w:rFonts w:asciiTheme="minorHAnsi" w:hAnsiTheme="minorHAnsi"/>
                <w:sz w:val="18"/>
                <w:szCs w:val="18"/>
              </w:rPr>
              <w:t>M</w:t>
            </w:r>
            <w:r>
              <w:rPr>
                <w:rFonts w:asciiTheme="minorHAnsi" w:hAnsiTheme="minorHAnsi"/>
                <w:sz w:val="18"/>
                <w:szCs w:val="18"/>
              </w:rPr>
              <w:t>eter</w:t>
            </w:r>
          </w:p>
        </w:tc>
        <w:tc>
          <w:tcPr>
            <w:tcW w:w="5777" w:type="dxa"/>
            <w:vAlign w:val="center"/>
          </w:tcPr>
          <w:p w14:paraId="4A3A5A70"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75" w14:textId="77777777" w:rsidTr="00C34ADC">
        <w:tc>
          <w:tcPr>
            <w:tcW w:w="590" w:type="dxa"/>
            <w:vAlign w:val="center"/>
          </w:tcPr>
          <w:p w14:paraId="4A3A5A7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4A3A5A73" w14:textId="70CE4F25"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Test Methodology</w:t>
            </w:r>
          </w:p>
        </w:tc>
        <w:tc>
          <w:tcPr>
            <w:tcW w:w="5777" w:type="dxa"/>
            <w:vAlign w:val="center"/>
          </w:tcPr>
          <w:p w14:paraId="4A3A5A74"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79" w14:textId="77777777" w:rsidTr="00C34ADC">
        <w:tc>
          <w:tcPr>
            <w:tcW w:w="590" w:type="dxa"/>
            <w:vAlign w:val="center"/>
          </w:tcPr>
          <w:p w14:paraId="4A3A5A76"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vAlign w:val="center"/>
          </w:tcPr>
          <w:p w14:paraId="4A3A5A77" w14:textId="35BF41CB"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#1</w:t>
            </w:r>
          </w:p>
        </w:tc>
        <w:tc>
          <w:tcPr>
            <w:tcW w:w="5777" w:type="dxa"/>
            <w:vAlign w:val="center"/>
          </w:tcPr>
          <w:p w14:paraId="4A3A5A78"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7D" w14:textId="77777777" w:rsidTr="00C34ADC">
        <w:tc>
          <w:tcPr>
            <w:tcW w:w="590" w:type="dxa"/>
            <w:vAlign w:val="center"/>
          </w:tcPr>
          <w:p w14:paraId="4A3A5A7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4651" w:type="dxa"/>
            <w:vAlign w:val="center"/>
          </w:tcPr>
          <w:p w14:paraId="4A3A5A7B" w14:textId="054BCC43"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#2</w:t>
            </w:r>
          </w:p>
        </w:tc>
        <w:tc>
          <w:tcPr>
            <w:tcW w:w="5777" w:type="dxa"/>
            <w:vAlign w:val="center"/>
          </w:tcPr>
          <w:p w14:paraId="4A3A5A7C"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81" w14:textId="77777777" w:rsidTr="00C34ADC">
        <w:tc>
          <w:tcPr>
            <w:tcW w:w="590" w:type="dxa"/>
            <w:vAlign w:val="center"/>
          </w:tcPr>
          <w:p w14:paraId="4A3A5A7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4651" w:type="dxa"/>
            <w:vAlign w:val="center"/>
          </w:tcPr>
          <w:p w14:paraId="4A3A5A7F" w14:textId="47E7CCB4"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#3</w:t>
            </w:r>
          </w:p>
        </w:tc>
        <w:tc>
          <w:tcPr>
            <w:tcW w:w="5777" w:type="dxa"/>
            <w:vAlign w:val="center"/>
          </w:tcPr>
          <w:p w14:paraId="4A3A5A80"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85" w14:textId="77777777" w:rsidTr="00C34ADC">
        <w:tc>
          <w:tcPr>
            <w:tcW w:w="590" w:type="dxa"/>
            <w:vAlign w:val="center"/>
          </w:tcPr>
          <w:p w14:paraId="4A3A5A8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06</w:t>
            </w:r>
          </w:p>
        </w:tc>
        <w:tc>
          <w:tcPr>
            <w:tcW w:w="4651" w:type="dxa"/>
            <w:vAlign w:val="center"/>
          </w:tcPr>
          <w:p w14:paraId="4A3A5A83" w14:textId="22A4EF3B"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#4</w:t>
            </w:r>
          </w:p>
        </w:tc>
        <w:tc>
          <w:tcPr>
            <w:tcW w:w="5777" w:type="dxa"/>
            <w:vAlign w:val="center"/>
          </w:tcPr>
          <w:p w14:paraId="4A3A5A84"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89" w14:textId="77777777" w:rsidTr="00C34ADC">
        <w:tc>
          <w:tcPr>
            <w:tcW w:w="590" w:type="dxa"/>
            <w:vAlign w:val="center"/>
          </w:tcPr>
          <w:p w14:paraId="4A3A5A86"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07</w:t>
            </w:r>
          </w:p>
        </w:tc>
        <w:tc>
          <w:tcPr>
            <w:tcW w:w="4651" w:type="dxa"/>
            <w:vAlign w:val="center"/>
          </w:tcPr>
          <w:p w14:paraId="4A3A5A87" w14:textId="2C7A7C1B"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Building Pressure Reading #5</w:t>
            </w:r>
          </w:p>
        </w:tc>
        <w:tc>
          <w:tcPr>
            <w:tcW w:w="5777" w:type="dxa"/>
            <w:vAlign w:val="center"/>
          </w:tcPr>
          <w:p w14:paraId="4A3A5A88"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8D" w14:textId="77777777" w:rsidTr="00C34ADC">
        <w:tc>
          <w:tcPr>
            <w:tcW w:w="590" w:type="dxa"/>
            <w:vAlign w:val="center"/>
          </w:tcPr>
          <w:p w14:paraId="4A3A5A8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08</w:t>
            </w:r>
          </w:p>
        </w:tc>
        <w:tc>
          <w:tcPr>
            <w:tcW w:w="4651" w:type="dxa"/>
            <w:vAlign w:val="center"/>
          </w:tcPr>
          <w:p w14:paraId="4A3A5A8B" w14:textId="71F7F132"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Baseline Range</w:t>
            </w:r>
          </w:p>
        </w:tc>
        <w:tc>
          <w:tcPr>
            <w:tcW w:w="5777" w:type="dxa"/>
            <w:vAlign w:val="center"/>
          </w:tcPr>
          <w:p w14:paraId="4A3A5A8C"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91" w14:textId="77777777" w:rsidTr="00C34ADC">
        <w:tc>
          <w:tcPr>
            <w:tcW w:w="590" w:type="dxa"/>
            <w:vAlign w:val="center"/>
          </w:tcPr>
          <w:p w14:paraId="4A3A5A8E"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09</w:t>
            </w:r>
          </w:p>
        </w:tc>
        <w:tc>
          <w:tcPr>
            <w:tcW w:w="4651" w:type="dxa"/>
            <w:vAlign w:val="center"/>
          </w:tcPr>
          <w:p w14:paraId="4A3A5A8F" w14:textId="4FECFFC0" w:rsidR="00AA1D22" w:rsidRDefault="00B5014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Accuracy Level</w:t>
            </w:r>
          </w:p>
        </w:tc>
        <w:tc>
          <w:tcPr>
            <w:tcW w:w="5777" w:type="dxa"/>
            <w:vAlign w:val="center"/>
          </w:tcPr>
          <w:p w14:paraId="4A3A5A90" w14:textId="77777777" w:rsidR="00AA1D22" w:rsidRDefault="00AA1D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95" w14:textId="77777777" w:rsidTr="00C34ADC">
        <w:tc>
          <w:tcPr>
            <w:tcW w:w="590" w:type="dxa"/>
            <w:vAlign w:val="center"/>
          </w:tcPr>
          <w:p w14:paraId="4A3A5A9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10</w:t>
            </w:r>
          </w:p>
        </w:tc>
        <w:tc>
          <w:tcPr>
            <w:tcW w:w="4651" w:type="dxa"/>
            <w:vAlign w:val="center"/>
          </w:tcPr>
          <w:p w14:paraId="4A3A5A93" w14:textId="00AEFCDF"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Average Baseline Building Pressure Reading</w:t>
            </w:r>
            <w:ins w:id="0" w:author="Shewmaker, Michael@Energy" w:date="2016-03-29T14:22:00Z">
              <w:r w:rsidR="00C006FF">
                <w:rPr>
                  <w:rFonts w:asciiTheme="minorHAnsi" w:hAnsiTheme="minorHAnsi"/>
                  <w:sz w:val="18"/>
                  <w:szCs w:val="18"/>
                </w:rPr>
                <w:t xml:space="preserve"> (Pa)</w:t>
              </w:r>
            </w:ins>
          </w:p>
        </w:tc>
        <w:tc>
          <w:tcPr>
            <w:tcW w:w="5777" w:type="dxa"/>
            <w:vAlign w:val="center"/>
          </w:tcPr>
          <w:p w14:paraId="4A3A5A94"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99" w14:textId="77777777" w:rsidTr="00C34ADC">
        <w:tc>
          <w:tcPr>
            <w:tcW w:w="590" w:type="dxa"/>
            <w:vAlign w:val="center"/>
          </w:tcPr>
          <w:p w14:paraId="4A3A5A96"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11</w:t>
            </w:r>
          </w:p>
        </w:tc>
        <w:tc>
          <w:tcPr>
            <w:tcW w:w="4651" w:type="dxa"/>
            <w:vAlign w:val="center"/>
          </w:tcPr>
          <w:p w14:paraId="4A3A5A97" w14:textId="54279FC6"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w:t>
            </w:r>
            <w:r w:rsidR="00766464">
              <w:rPr>
                <w:rFonts w:asciiTheme="minorHAnsi" w:hAnsiTheme="minorHAnsi"/>
                <w:sz w:val="18"/>
                <w:szCs w:val="18"/>
              </w:rPr>
              <w:t>T</w:t>
            </w:r>
            <w:r>
              <w:rPr>
                <w:rFonts w:asciiTheme="minorHAnsi" w:hAnsiTheme="minorHAnsi"/>
                <w:sz w:val="18"/>
                <w:szCs w:val="18"/>
              </w:rPr>
              <w:t xml:space="preserve">est </w:t>
            </w:r>
            <w:r w:rsidR="009B5C14">
              <w:rPr>
                <w:rFonts w:asciiTheme="minorHAnsi" w:hAnsiTheme="minorHAnsi"/>
                <w:sz w:val="18"/>
                <w:szCs w:val="18"/>
              </w:rPr>
              <w:t>B</w:t>
            </w:r>
            <w:r>
              <w:rPr>
                <w:rFonts w:asciiTheme="minorHAnsi" w:hAnsiTheme="minorHAnsi"/>
                <w:sz w:val="18"/>
                <w:szCs w:val="18"/>
              </w:rPr>
              <w:t xml:space="preserve">aseline </w:t>
            </w:r>
            <w:r w:rsidR="009B5C14">
              <w:rPr>
                <w:rFonts w:asciiTheme="minorHAnsi" w:hAnsiTheme="minorHAnsi"/>
                <w:sz w:val="18"/>
                <w:szCs w:val="18"/>
              </w:rPr>
              <w:t>B</w:t>
            </w:r>
            <w:r>
              <w:rPr>
                <w:rFonts w:asciiTheme="minorHAnsi" w:hAnsiTheme="minorHAnsi"/>
                <w:sz w:val="18"/>
                <w:szCs w:val="18"/>
              </w:rPr>
              <w:t xml:space="preserve">uilding </w:t>
            </w:r>
            <w:r w:rsidR="009B5C14">
              <w:rPr>
                <w:rFonts w:asciiTheme="minorHAnsi" w:hAnsiTheme="minorHAnsi"/>
                <w:sz w:val="18"/>
                <w:szCs w:val="18"/>
              </w:rPr>
              <w:t>P</w:t>
            </w:r>
            <w:r>
              <w:rPr>
                <w:rFonts w:asciiTheme="minorHAnsi" w:hAnsiTheme="minorHAnsi"/>
                <w:sz w:val="18"/>
                <w:szCs w:val="18"/>
              </w:rPr>
              <w:t>ressure</w:t>
            </w:r>
            <w:ins w:id="1" w:author="Shewmaker, Michael@Energy" w:date="2016-03-29T14:22:00Z">
              <w:r w:rsidR="00C006FF">
                <w:rPr>
                  <w:rFonts w:asciiTheme="minorHAnsi" w:hAnsiTheme="minorHAnsi"/>
                  <w:sz w:val="18"/>
                  <w:szCs w:val="18"/>
                </w:rPr>
                <w:t xml:space="preserve"> (Pa)</w:t>
              </w:r>
            </w:ins>
          </w:p>
        </w:tc>
        <w:tc>
          <w:tcPr>
            <w:tcW w:w="5777" w:type="dxa"/>
            <w:vAlign w:val="center"/>
          </w:tcPr>
          <w:p w14:paraId="4A3A5A98"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9D" w14:textId="77777777" w:rsidTr="00C34ADC">
        <w:tc>
          <w:tcPr>
            <w:tcW w:w="590" w:type="dxa"/>
            <w:vAlign w:val="center"/>
          </w:tcPr>
          <w:p w14:paraId="4A3A5A9A" w14:textId="77777777" w:rsidR="00EA01F0" w:rsidRPr="00A42BCC" w:rsidDel="0092568A"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12</w:t>
            </w:r>
          </w:p>
        </w:tc>
        <w:tc>
          <w:tcPr>
            <w:tcW w:w="4651" w:type="dxa"/>
            <w:vAlign w:val="center"/>
          </w:tcPr>
          <w:p w14:paraId="4A3A5A9B" w14:textId="3CC5971E"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Target</w:t>
            </w:r>
            <w:ins w:id="2" w:author="Shewmaker, Michael@Energy" w:date="2016-03-29T14:22:00Z">
              <w:r w:rsidR="00C006FF">
                <w:rPr>
                  <w:rFonts w:asciiTheme="minorHAnsi" w:hAnsiTheme="minorHAnsi"/>
                  <w:sz w:val="18"/>
                  <w:szCs w:val="18"/>
                </w:rPr>
                <w:t xml:space="preserve"> (Pa)</w:t>
              </w:r>
            </w:ins>
          </w:p>
        </w:tc>
        <w:tc>
          <w:tcPr>
            <w:tcW w:w="5777" w:type="dxa"/>
            <w:vAlign w:val="center"/>
          </w:tcPr>
          <w:p w14:paraId="4A3A5A9C"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A1" w14:textId="77777777" w:rsidTr="00C34ADC">
        <w:tc>
          <w:tcPr>
            <w:tcW w:w="590" w:type="dxa"/>
            <w:vAlign w:val="center"/>
          </w:tcPr>
          <w:p w14:paraId="4A3A5A9E" w14:textId="77777777" w:rsidR="00EA01F0" w:rsidRPr="00A42BCC" w:rsidDel="0092568A"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13</w:t>
            </w:r>
          </w:p>
        </w:tc>
        <w:tc>
          <w:tcPr>
            <w:tcW w:w="4651" w:type="dxa"/>
            <w:vAlign w:val="center"/>
          </w:tcPr>
          <w:p w14:paraId="4A3A5A9F" w14:textId="03433743"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Unadjusted Building Pressure Measured</w:t>
            </w:r>
            <w:ins w:id="3" w:author="Shewmaker, Michael@Energy" w:date="2016-03-29T14:22:00Z">
              <w:r w:rsidR="00C006FF">
                <w:rPr>
                  <w:rFonts w:asciiTheme="minorHAnsi" w:hAnsiTheme="minorHAnsi"/>
                  <w:sz w:val="18"/>
                  <w:szCs w:val="18"/>
                </w:rPr>
                <w:t xml:space="preserve"> (Pa)</w:t>
              </w:r>
            </w:ins>
          </w:p>
        </w:tc>
        <w:tc>
          <w:tcPr>
            <w:tcW w:w="5777" w:type="dxa"/>
            <w:vAlign w:val="center"/>
          </w:tcPr>
          <w:p w14:paraId="4A3A5AA0"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A5" w14:textId="77777777" w:rsidTr="00C34ADC">
        <w:tc>
          <w:tcPr>
            <w:tcW w:w="590" w:type="dxa"/>
            <w:vAlign w:val="center"/>
          </w:tcPr>
          <w:p w14:paraId="4A3A5AA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14</w:t>
            </w:r>
          </w:p>
        </w:tc>
        <w:tc>
          <w:tcPr>
            <w:tcW w:w="4651" w:type="dxa"/>
            <w:vAlign w:val="center"/>
          </w:tcPr>
          <w:p w14:paraId="4A3A5AA3" w14:textId="394FE678"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Induced </w:t>
            </w:r>
            <w:r w:rsidR="009B5C14">
              <w:rPr>
                <w:rFonts w:asciiTheme="minorHAnsi" w:hAnsiTheme="minorHAnsi"/>
                <w:sz w:val="18"/>
                <w:szCs w:val="18"/>
              </w:rPr>
              <w:t>B</w:t>
            </w:r>
            <w:r>
              <w:rPr>
                <w:rFonts w:asciiTheme="minorHAnsi" w:hAnsiTheme="minorHAnsi"/>
                <w:sz w:val="18"/>
                <w:szCs w:val="18"/>
              </w:rPr>
              <w:t xml:space="preserve">uilding </w:t>
            </w:r>
            <w:r w:rsidR="009B5C14">
              <w:rPr>
                <w:rFonts w:asciiTheme="minorHAnsi" w:hAnsiTheme="minorHAnsi"/>
                <w:sz w:val="18"/>
                <w:szCs w:val="18"/>
              </w:rPr>
              <w:t>P</w:t>
            </w:r>
            <w:r>
              <w:rPr>
                <w:rFonts w:asciiTheme="minorHAnsi" w:hAnsiTheme="minorHAnsi"/>
                <w:sz w:val="18"/>
                <w:szCs w:val="18"/>
              </w:rPr>
              <w:t xml:space="preserve">ressure </w:t>
            </w:r>
            <w:r w:rsidR="009B5C14">
              <w:rPr>
                <w:rFonts w:asciiTheme="minorHAnsi" w:hAnsiTheme="minorHAnsi"/>
                <w:sz w:val="18"/>
                <w:szCs w:val="18"/>
              </w:rPr>
              <w:t>C</w:t>
            </w:r>
            <w:r>
              <w:rPr>
                <w:rFonts w:asciiTheme="minorHAnsi" w:hAnsiTheme="minorHAnsi"/>
                <w:sz w:val="18"/>
                <w:szCs w:val="18"/>
              </w:rPr>
              <w:t>heck</w:t>
            </w:r>
          </w:p>
        </w:tc>
        <w:tc>
          <w:tcPr>
            <w:tcW w:w="5777" w:type="dxa"/>
            <w:vAlign w:val="center"/>
          </w:tcPr>
          <w:p w14:paraId="4A3A5AA4"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A9" w14:textId="77777777" w:rsidTr="00C34ADC">
        <w:tc>
          <w:tcPr>
            <w:tcW w:w="590" w:type="dxa"/>
            <w:vAlign w:val="center"/>
          </w:tcPr>
          <w:p w14:paraId="4A3A5AA6"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15</w:t>
            </w:r>
          </w:p>
        </w:tc>
        <w:tc>
          <w:tcPr>
            <w:tcW w:w="4651" w:type="dxa"/>
            <w:vAlign w:val="center"/>
          </w:tcPr>
          <w:p w14:paraId="4A3A5AA7" w14:textId="44ABC541"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Nominal Fan </w:t>
            </w:r>
            <w:r w:rsidR="009B5C14">
              <w:rPr>
                <w:rFonts w:asciiTheme="minorHAnsi" w:hAnsiTheme="minorHAnsi"/>
                <w:sz w:val="18"/>
                <w:szCs w:val="18"/>
              </w:rPr>
              <w:t>F</w:t>
            </w:r>
            <w:r>
              <w:rPr>
                <w:rFonts w:asciiTheme="minorHAnsi" w:hAnsiTheme="minorHAnsi"/>
                <w:sz w:val="18"/>
                <w:szCs w:val="18"/>
              </w:rPr>
              <w:t xml:space="preserve">low at </w:t>
            </w:r>
            <w:r w:rsidR="009B5C14">
              <w:rPr>
                <w:rFonts w:asciiTheme="minorHAnsi" w:hAnsiTheme="minorHAnsi"/>
                <w:sz w:val="18"/>
                <w:szCs w:val="18"/>
              </w:rPr>
              <w:t>A</w:t>
            </w:r>
            <w:r>
              <w:rPr>
                <w:rFonts w:asciiTheme="minorHAnsi" w:hAnsiTheme="minorHAnsi"/>
                <w:sz w:val="18"/>
                <w:szCs w:val="18"/>
              </w:rPr>
              <w:t xml:space="preserve">bove </w:t>
            </w:r>
            <w:r w:rsidR="009B5C14">
              <w:rPr>
                <w:rFonts w:asciiTheme="minorHAnsi" w:hAnsiTheme="minorHAnsi"/>
                <w:sz w:val="18"/>
                <w:szCs w:val="18"/>
              </w:rPr>
              <w:t>F</w:t>
            </w:r>
            <w:r>
              <w:rPr>
                <w:rFonts w:asciiTheme="minorHAnsi" w:hAnsiTheme="minorHAnsi"/>
                <w:sz w:val="18"/>
                <w:szCs w:val="18"/>
              </w:rPr>
              <w:t xml:space="preserve">an </w:t>
            </w:r>
            <w:r w:rsidR="009B5C14">
              <w:rPr>
                <w:rFonts w:asciiTheme="minorHAnsi" w:hAnsiTheme="minorHAnsi"/>
                <w:sz w:val="18"/>
                <w:szCs w:val="18"/>
              </w:rPr>
              <w:t>P</w:t>
            </w:r>
            <w:r>
              <w:rPr>
                <w:rFonts w:asciiTheme="minorHAnsi" w:hAnsiTheme="minorHAnsi"/>
                <w:sz w:val="18"/>
                <w:szCs w:val="18"/>
              </w:rPr>
              <w:t>ressure</w:t>
            </w:r>
            <w:ins w:id="4" w:author="Shewmaker, Michael@Energy" w:date="2016-03-29T14:22:00Z">
              <w:r w:rsidR="00C006FF">
                <w:rPr>
                  <w:rFonts w:asciiTheme="minorHAnsi" w:hAnsiTheme="minorHAnsi"/>
                  <w:sz w:val="18"/>
                  <w:szCs w:val="18"/>
                </w:rPr>
                <w:t xml:space="preserve"> (cfm)</w:t>
              </w:r>
            </w:ins>
          </w:p>
        </w:tc>
        <w:tc>
          <w:tcPr>
            <w:tcW w:w="5777" w:type="dxa"/>
            <w:vAlign w:val="center"/>
          </w:tcPr>
          <w:p w14:paraId="4A3A5AA8"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AD" w14:textId="77777777" w:rsidTr="00C34ADC">
        <w:tc>
          <w:tcPr>
            <w:tcW w:w="590" w:type="dxa"/>
            <w:vAlign w:val="center"/>
          </w:tcPr>
          <w:p w14:paraId="4A3A5AA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16</w:t>
            </w:r>
          </w:p>
        </w:tc>
        <w:tc>
          <w:tcPr>
            <w:tcW w:w="4651" w:type="dxa"/>
            <w:vAlign w:val="center"/>
          </w:tcPr>
          <w:p w14:paraId="4A3A5AAB" w14:textId="1C1A11CC"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Nominal CFM50</w:t>
            </w:r>
          </w:p>
        </w:tc>
        <w:tc>
          <w:tcPr>
            <w:tcW w:w="5777" w:type="dxa"/>
            <w:vAlign w:val="center"/>
          </w:tcPr>
          <w:p w14:paraId="4A3A5AAC"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A3A5AAE"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A01F0" w:rsidRPr="00A42BCC" w14:paraId="4A3A5AB0" w14:textId="77777777" w:rsidTr="00E74C2E">
        <w:tc>
          <w:tcPr>
            <w:tcW w:w="11020" w:type="dxa"/>
            <w:gridSpan w:val="3"/>
          </w:tcPr>
          <w:p w14:paraId="4A3A5AAF" w14:textId="77777777"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EA01F0" w:rsidRPr="00A42BCC" w14:paraId="4A3A5AB4" w14:textId="77777777" w:rsidTr="00E74C2E">
        <w:tc>
          <w:tcPr>
            <w:tcW w:w="590" w:type="dxa"/>
            <w:vAlign w:val="center"/>
          </w:tcPr>
          <w:p w14:paraId="4A3A5AB1"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01</w:t>
            </w:r>
          </w:p>
        </w:tc>
        <w:tc>
          <w:tcPr>
            <w:tcW w:w="4651" w:type="dxa"/>
            <w:vAlign w:val="center"/>
          </w:tcPr>
          <w:p w14:paraId="4A3A5AB2" w14:textId="2F297AD4"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 xml:space="preserve">Altitude </w:t>
            </w:r>
            <w:r w:rsidR="009B5C14">
              <w:rPr>
                <w:rFonts w:asciiTheme="minorHAnsi" w:hAnsiTheme="minorHAnsi"/>
                <w:sz w:val="18"/>
                <w:szCs w:val="18"/>
              </w:rPr>
              <w:t>C</w:t>
            </w:r>
            <w:r>
              <w:rPr>
                <w:rFonts w:asciiTheme="minorHAnsi" w:hAnsiTheme="minorHAnsi"/>
                <w:sz w:val="18"/>
                <w:szCs w:val="18"/>
              </w:rPr>
              <w:t xml:space="preserve">orrection </w:t>
            </w:r>
            <w:r w:rsidR="009B5C14">
              <w:rPr>
                <w:rFonts w:asciiTheme="minorHAnsi" w:hAnsiTheme="minorHAnsi"/>
                <w:sz w:val="18"/>
                <w:szCs w:val="18"/>
              </w:rPr>
              <w:t>F</w:t>
            </w:r>
            <w:r>
              <w:rPr>
                <w:rFonts w:asciiTheme="minorHAnsi" w:hAnsiTheme="minorHAnsi"/>
                <w:sz w:val="18"/>
                <w:szCs w:val="18"/>
              </w:rPr>
              <w:t>actor</w:t>
            </w:r>
          </w:p>
        </w:tc>
        <w:tc>
          <w:tcPr>
            <w:tcW w:w="5779" w:type="dxa"/>
          </w:tcPr>
          <w:p w14:paraId="4A3A5AB3"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EA01F0" w:rsidRPr="00A42BCC" w14:paraId="4A3A5AB8" w14:textId="77777777" w:rsidTr="00E74C2E">
        <w:tc>
          <w:tcPr>
            <w:tcW w:w="590" w:type="dxa"/>
            <w:vAlign w:val="center"/>
          </w:tcPr>
          <w:p w14:paraId="4A3A5AB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02</w:t>
            </w:r>
          </w:p>
        </w:tc>
        <w:tc>
          <w:tcPr>
            <w:tcW w:w="4651" w:type="dxa"/>
            <w:vAlign w:val="center"/>
          </w:tcPr>
          <w:p w14:paraId="4A3A5AB6" w14:textId="6559E7F0" w:rsidR="00AA1D22" w:rsidRDefault="00B50144" w:rsidP="009B5C1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 xml:space="preserve">Temperature </w:t>
            </w:r>
            <w:r w:rsidR="009B5C14">
              <w:rPr>
                <w:rFonts w:asciiTheme="minorHAnsi" w:hAnsiTheme="minorHAnsi"/>
                <w:sz w:val="18"/>
                <w:szCs w:val="18"/>
              </w:rPr>
              <w:t>C</w:t>
            </w:r>
            <w:r>
              <w:rPr>
                <w:rFonts w:asciiTheme="minorHAnsi" w:hAnsiTheme="minorHAnsi"/>
                <w:sz w:val="18"/>
                <w:szCs w:val="18"/>
              </w:rPr>
              <w:t xml:space="preserve">orrection </w:t>
            </w:r>
            <w:r w:rsidR="009B5C14">
              <w:rPr>
                <w:rFonts w:asciiTheme="minorHAnsi" w:hAnsiTheme="minorHAnsi"/>
                <w:sz w:val="18"/>
                <w:szCs w:val="18"/>
              </w:rPr>
              <w:t>F</w:t>
            </w:r>
            <w:r>
              <w:rPr>
                <w:rFonts w:asciiTheme="minorHAnsi" w:hAnsiTheme="minorHAnsi"/>
                <w:sz w:val="18"/>
                <w:szCs w:val="18"/>
              </w:rPr>
              <w:t>actor</w:t>
            </w:r>
          </w:p>
        </w:tc>
        <w:tc>
          <w:tcPr>
            <w:tcW w:w="5779" w:type="dxa"/>
          </w:tcPr>
          <w:p w14:paraId="4A3A5AB7"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EA01F0" w:rsidRPr="00A42BCC" w14:paraId="4A3A5ABC" w14:textId="77777777" w:rsidTr="00E74C2E">
        <w:tc>
          <w:tcPr>
            <w:tcW w:w="590" w:type="dxa"/>
            <w:vAlign w:val="center"/>
          </w:tcPr>
          <w:p w14:paraId="4A3A5AB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vAlign w:val="center"/>
          </w:tcPr>
          <w:p w14:paraId="4A3A5ABA" w14:textId="4523C29F" w:rsidR="00AA1D22" w:rsidRDefault="00B5014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Corrected CFM50</w:t>
            </w:r>
          </w:p>
        </w:tc>
        <w:tc>
          <w:tcPr>
            <w:tcW w:w="5779" w:type="dxa"/>
          </w:tcPr>
          <w:p w14:paraId="4A3A5ABB" w14:textId="77777777" w:rsidR="00AA1D22" w:rsidRDefault="00AA1D2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A3A5ABD" w14:textId="77777777" w:rsidR="00E74C2E" w:rsidRPr="00A42BCC" w:rsidRDefault="00E74C2E"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A01F0" w:rsidRPr="00A42BCC" w14:paraId="4A3A5ABF" w14:textId="77777777" w:rsidTr="00E74C2E">
        <w:tc>
          <w:tcPr>
            <w:tcW w:w="11020" w:type="dxa"/>
            <w:gridSpan w:val="3"/>
          </w:tcPr>
          <w:p w14:paraId="4A3A5ABE" w14:textId="77777777" w:rsidR="00EA01F0" w:rsidRPr="005A593D" w:rsidRDefault="00EA01F0" w:rsidP="00A42BCC">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AC3" w14:textId="77777777" w:rsidTr="00E74C2E">
        <w:tc>
          <w:tcPr>
            <w:tcW w:w="590" w:type="dxa"/>
            <w:vAlign w:val="center"/>
          </w:tcPr>
          <w:p w14:paraId="4A3A5AC0"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4A3A5AC1" w14:textId="07EE1ED6" w:rsidR="00AA1D22" w:rsidRDefault="00B50144" w:rsidP="009B5C1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Accuracy Adjustment </w:t>
            </w:r>
            <w:r w:rsidR="009B5C14">
              <w:rPr>
                <w:rFonts w:asciiTheme="minorHAnsi" w:hAnsiTheme="minorHAnsi"/>
                <w:sz w:val="18"/>
                <w:szCs w:val="18"/>
              </w:rPr>
              <w:t>F</w:t>
            </w:r>
            <w:r>
              <w:rPr>
                <w:rFonts w:asciiTheme="minorHAnsi" w:hAnsiTheme="minorHAnsi"/>
                <w:sz w:val="18"/>
                <w:szCs w:val="18"/>
              </w:rPr>
              <w:t>actor</w:t>
            </w:r>
          </w:p>
        </w:tc>
        <w:tc>
          <w:tcPr>
            <w:tcW w:w="5779" w:type="dxa"/>
          </w:tcPr>
          <w:p w14:paraId="4A3A5AC2" w14:textId="77777777" w:rsidR="00AA1D22" w:rsidRDefault="00AA1D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A01F0" w:rsidRPr="00A42BCC" w14:paraId="4A3A5AC7" w14:textId="77777777" w:rsidTr="00E74C2E">
        <w:tc>
          <w:tcPr>
            <w:tcW w:w="590" w:type="dxa"/>
            <w:vAlign w:val="center"/>
          </w:tcPr>
          <w:p w14:paraId="4A3A5AC4"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4A3A5AC5" w14:textId="5521BFBF" w:rsidR="00AA1D22" w:rsidRDefault="00B5014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Adjusted CFM50 (measured air leakage rate)</w:t>
            </w:r>
          </w:p>
        </w:tc>
        <w:tc>
          <w:tcPr>
            <w:tcW w:w="5779" w:type="dxa"/>
          </w:tcPr>
          <w:p w14:paraId="4A3A5AC6" w14:textId="77777777" w:rsidR="00AA1D22" w:rsidRDefault="00AA1D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A3A5AC8"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A01F0" w:rsidRPr="00A42BCC" w14:paraId="4A3A5ACA" w14:textId="77777777" w:rsidTr="00231CFA">
        <w:tc>
          <w:tcPr>
            <w:tcW w:w="11016" w:type="dxa"/>
            <w:gridSpan w:val="2"/>
          </w:tcPr>
          <w:p w14:paraId="4A3A5AC9" w14:textId="77777777"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lastRenderedPageBreak/>
              <w:t>F. Compliance Statement</w:t>
            </w:r>
          </w:p>
        </w:tc>
      </w:tr>
      <w:tr w:rsidR="00EA01F0" w:rsidRPr="00A42BCC" w14:paraId="4A3A5ACD" w14:textId="77777777" w:rsidTr="00AE1F34">
        <w:tc>
          <w:tcPr>
            <w:tcW w:w="608" w:type="dxa"/>
            <w:vAlign w:val="center"/>
          </w:tcPr>
          <w:p w14:paraId="4A3A5ACB"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408" w:type="dxa"/>
            <w:vAlign w:val="center"/>
          </w:tcPr>
          <w:p w14:paraId="4A3A5ACC" w14:textId="77777777" w:rsidR="00AA1D22" w:rsidRDefault="00AA1D2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A3A5AC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EA01F0" w:rsidRPr="00A42BCC" w14:paraId="4A3A5AD0" w14:textId="77777777" w:rsidTr="00231CFA">
        <w:tc>
          <w:tcPr>
            <w:tcW w:w="11020" w:type="dxa"/>
            <w:gridSpan w:val="2"/>
          </w:tcPr>
          <w:p w14:paraId="4A3A5ACF" w14:textId="77777777"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 Compliance</w:t>
            </w:r>
          </w:p>
        </w:tc>
      </w:tr>
      <w:tr w:rsidR="00EA01F0" w:rsidRPr="00A42BCC" w14:paraId="4A3A5AD3" w14:textId="77777777" w:rsidTr="00231CFA">
        <w:tc>
          <w:tcPr>
            <w:tcW w:w="590" w:type="dxa"/>
            <w:vAlign w:val="center"/>
          </w:tcPr>
          <w:p w14:paraId="4A3A5AD1"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01</w:t>
            </w:r>
          </w:p>
        </w:tc>
        <w:tc>
          <w:tcPr>
            <w:tcW w:w="10430" w:type="dxa"/>
            <w:vAlign w:val="center"/>
          </w:tcPr>
          <w:p w14:paraId="4A3A5AD2" w14:textId="77777777" w:rsidR="00AA1D22" w:rsidRDefault="00B50144">
            <w:pPr>
              <w:shd w:val="clear" w:color="auto" w:fill="FFFFFF"/>
              <w:rPr>
                <w:rFonts w:asciiTheme="minorHAnsi" w:hAnsiTheme="minorHAnsi"/>
                <w:sz w:val="18"/>
                <w:szCs w:val="18"/>
                <w:highlight w:val="cyan"/>
              </w:rPr>
            </w:pPr>
            <w:r>
              <w:rPr>
                <w:rFonts w:asciiTheme="minorHAnsi" w:hAnsiTheme="minorHAnsi"/>
                <w:sz w:val="18"/>
                <w:szCs w:val="18"/>
              </w:rPr>
              <w:t>Open all interior doors and access including those to closets and those between a conditioned basement and attic.</w:t>
            </w:r>
          </w:p>
        </w:tc>
      </w:tr>
      <w:tr w:rsidR="00EA01F0" w:rsidRPr="00A42BCC" w14:paraId="4A3A5AD6" w14:textId="77777777" w:rsidTr="00231CFA">
        <w:tc>
          <w:tcPr>
            <w:tcW w:w="590" w:type="dxa"/>
            <w:vAlign w:val="center"/>
          </w:tcPr>
          <w:p w14:paraId="4A3A5AD4"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02</w:t>
            </w:r>
          </w:p>
        </w:tc>
        <w:tc>
          <w:tcPr>
            <w:tcW w:w="10430" w:type="dxa"/>
            <w:vAlign w:val="center"/>
          </w:tcPr>
          <w:p w14:paraId="4A3A5AD5" w14:textId="77777777" w:rsidR="00AA1D22" w:rsidRDefault="00B50144">
            <w:pPr>
              <w:shd w:val="clear" w:color="auto" w:fill="FFFFFF"/>
              <w:contextualSpacing/>
              <w:rPr>
                <w:rFonts w:asciiTheme="minorHAnsi" w:hAnsiTheme="minorHAnsi"/>
                <w:sz w:val="18"/>
                <w:szCs w:val="18"/>
              </w:rPr>
            </w:pPr>
            <w:r>
              <w:rPr>
                <w:rFonts w:asciiTheme="minorHAnsi" w:hAnsiTheme="minorHAnsi"/>
                <w:sz w:val="18"/>
                <w:szCs w:val="18"/>
              </w:rPr>
              <w:t>HVAC Supply and return register dampers shall be fully open.</w:t>
            </w:r>
          </w:p>
        </w:tc>
      </w:tr>
      <w:tr w:rsidR="00EA01F0" w:rsidRPr="00A42BCC" w14:paraId="4A3A5AD9" w14:textId="77777777" w:rsidTr="00231CFA">
        <w:tc>
          <w:tcPr>
            <w:tcW w:w="590" w:type="dxa"/>
            <w:vAlign w:val="center"/>
          </w:tcPr>
          <w:p w14:paraId="4A3A5AD7"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430" w:type="dxa"/>
            <w:vAlign w:val="center"/>
          </w:tcPr>
          <w:p w14:paraId="4A3A5AD8" w14:textId="77777777" w:rsidR="00AA1D22" w:rsidRDefault="00B50144">
            <w:pPr>
              <w:shd w:val="clear" w:color="auto" w:fill="FFFFFF"/>
              <w:rPr>
                <w:rFonts w:asciiTheme="minorHAnsi" w:hAnsiTheme="minorHAnsi"/>
                <w:sz w:val="18"/>
                <w:szCs w:val="18"/>
              </w:rPr>
            </w:pPr>
            <w:r>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A01F0" w:rsidRPr="00A42BCC" w14:paraId="4A3A5ADC" w14:textId="77777777" w:rsidTr="00231CFA">
        <w:tc>
          <w:tcPr>
            <w:tcW w:w="590" w:type="dxa"/>
            <w:vAlign w:val="center"/>
          </w:tcPr>
          <w:p w14:paraId="4A3A5AD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430" w:type="dxa"/>
            <w:vAlign w:val="center"/>
          </w:tcPr>
          <w:p w14:paraId="4A3A5ADB" w14:textId="77777777" w:rsidR="00AA1D22" w:rsidRDefault="00B50144">
            <w:pPr>
              <w:autoSpaceDE w:val="0"/>
              <w:autoSpaceDN w:val="0"/>
              <w:adjustRightInd w:val="0"/>
              <w:rPr>
                <w:rFonts w:asciiTheme="minorHAnsi" w:hAnsiTheme="minorHAnsi"/>
                <w:sz w:val="18"/>
                <w:szCs w:val="18"/>
              </w:rPr>
            </w:pPr>
            <w:r>
              <w:rPr>
                <w:rFonts w:asciiTheme="minorHAnsi" w:hAnsiTheme="minorHAnsi"/>
                <w:sz w:val="18"/>
                <w:szCs w:val="18"/>
              </w:rPr>
              <w:t xml:space="preserve">Continuously operated ventilation devices like energy recovery ventilators may be sealed.  </w:t>
            </w:r>
          </w:p>
        </w:tc>
      </w:tr>
      <w:tr w:rsidR="00EA01F0" w:rsidRPr="00A42BCC" w14:paraId="4A3A5ADF" w14:textId="77777777" w:rsidTr="00231CFA">
        <w:tc>
          <w:tcPr>
            <w:tcW w:w="590" w:type="dxa"/>
            <w:vAlign w:val="center"/>
          </w:tcPr>
          <w:p w14:paraId="4A3A5ADD"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10430" w:type="dxa"/>
            <w:vAlign w:val="center"/>
          </w:tcPr>
          <w:p w14:paraId="4A3A5ADE" w14:textId="77777777" w:rsidR="00AA1D22" w:rsidRDefault="00B50144">
            <w:pPr>
              <w:autoSpaceDE w:val="0"/>
              <w:autoSpaceDN w:val="0"/>
              <w:adjustRightInd w:val="0"/>
              <w:rPr>
                <w:rFonts w:asciiTheme="minorHAnsi" w:hAnsiTheme="minorHAnsi"/>
                <w:sz w:val="18"/>
                <w:szCs w:val="18"/>
              </w:rPr>
            </w:pPr>
            <w:r>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A01F0" w:rsidRPr="00A42BCC" w14:paraId="4A3A5AE1" w14:textId="77777777" w:rsidTr="00231CFA">
        <w:tc>
          <w:tcPr>
            <w:tcW w:w="11020" w:type="dxa"/>
            <w:gridSpan w:val="2"/>
            <w:vAlign w:val="center"/>
          </w:tcPr>
          <w:p w14:paraId="4A3A5AE0" w14:textId="77777777" w:rsidR="00EA01F0" w:rsidRPr="00A42BCC" w:rsidRDefault="00EA01F0" w:rsidP="00A42BCC">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AE2"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A3A5AE3" w14:textId="77777777" w:rsidR="00EA01F0" w:rsidRDefault="00EA01F0" w:rsidP="009762F6">
      <w:pPr>
        <w:rPr>
          <w:rFonts w:ascii="Calibri" w:hAnsi="Calibri"/>
          <w:b/>
        </w:rPr>
      </w:pPr>
      <w:r>
        <w:rPr>
          <w:rFonts w:ascii="Calibri" w:hAnsi="Calibri"/>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EA01F0" w:rsidRPr="009E2C1C" w14:paraId="4A3A5AE5" w14:textId="77777777" w:rsidTr="00231CFA">
        <w:trPr>
          <w:trHeight w:val="206"/>
        </w:trPr>
        <w:tc>
          <w:tcPr>
            <w:tcW w:w="10950" w:type="dxa"/>
            <w:gridSpan w:val="4"/>
            <w:vAlign w:val="center"/>
          </w:tcPr>
          <w:p w14:paraId="4A3A5AE4" w14:textId="77777777" w:rsidR="00EA01F0" w:rsidRPr="009351D2"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EA01F0" w:rsidRPr="001B14D6" w14:paraId="4A3A5AE7" w14:textId="77777777" w:rsidTr="00231CFA">
        <w:trPr>
          <w:trHeight w:val="206"/>
        </w:trPr>
        <w:tc>
          <w:tcPr>
            <w:tcW w:w="10950" w:type="dxa"/>
            <w:gridSpan w:val="4"/>
            <w:vAlign w:val="center"/>
          </w:tcPr>
          <w:p w14:paraId="4A3A5AE6" w14:textId="77777777" w:rsidR="00EA01F0" w:rsidRDefault="00EA01F0" w:rsidP="009B5C22">
            <w:pPr>
              <w:keepNext/>
              <w:numPr>
                <w:ilvl w:val="0"/>
                <w:numId w:val="14"/>
              </w:numPr>
              <w:ind w:left="36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EA01F0" w:rsidRPr="00B272DC" w14:paraId="4A3A5AEA" w14:textId="77777777" w:rsidTr="00231CFA">
        <w:trPr>
          <w:trHeight w:val="360"/>
        </w:trPr>
        <w:tc>
          <w:tcPr>
            <w:tcW w:w="5577" w:type="dxa"/>
            <w:gridSpan w:val="2"/>
          </w:tcPr>
          <w:p w14:paraId="4A3A5AE8"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4A3A5AE9"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EA01F0" w:rsidRPr="00B272DC" w14:paraId="4A3A5AED" w14:textId="77777777" w:rsidTr="00231CFA">
        <w:trPr>
          <w:trHeight w:val="360"/>
        </w:trPr>
        <w:tc>
          <w:tcPr>
            <w:tcW w:w="5577" w:type="dxa"/>
            <w:gridSpan w:val="2"/>
          </w:tcPr>
          <w:p w14:paraId="4A3A5AEB" w14:textId="77777777" w:rsidR="00EA01F0" w:rsidRPr="00B272DC" w:rsidRDefault="00EA01F0" w:rsidP="00231CFA">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4A3A5AEC" w14:textId="77777777" w:rsidR="00EA01F0" w:rsidRPr="00B272DC" w:rsidRDefault="00EA01F0" w:rsidP="00231CFA">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EA01F0" w:rsidRPr="00B272DC" w14:paraId="4A3A5AF0" w14:textId="77777777" w:rsidTr="00231CFA">
        <w:trPr>
          <w:trHeight w:val="360"/>
        </w:trPr>
        <w:tc>
          <w:tcPr>
            <w:tcW w:w="5577" w:type="dxa"/>
            <w:gridSpan w:val="2"/>
          </w:tcPr>
          <w:p w14:paraId="4A3A5AEE" w14:textId="77777777" w:rsidR="00EA01F0" w:rsidRPr="00B272DC" w:rsidRDefault="00EA01F0" w:rsidP="00231CFA">
            <w:pPr>
              <w:keepNext/>
              <w:rPr>
                <w:rFonts w:ascii="Calibri" w:hAnsi="Calibri"/>
                <w:sz w:val="14"/>
                <w:szCs w:val="14"/>
              </w:rPr>
            </w:pPr>
            <w:r w:rsidRPr="00B272DC">
              <w:rPr>
                <w:rFonts w:ascii="Calibri" w:hAnsi="Calibri"/>
                <w:sz w:val="14"/>
                <w:szCs w:val="14"/>
              </w:rPr>
              <w:t>Address:</w:t>
            </w:r>
          </w:p>
        </w:tc>
        <w:tc>
          <w:tcPr>
            <w:tcW w:w="5373" w:type="dxa"/>
            <w:gridSpan w:val="2"/>
          </w:tcPr>
          <w:p w14:paraId="4A3A5AEF" w14:textId="77777777" w:rsidR="00EA01F0" w:rsidRPr="00B272DC" w:rsidRDefault="00EA01F0" w:rsidP="00231CFA">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(If applicable):</w:t>
            </w:r>
          </w:p>
        </w:tc>
      </w:tr>
      <w:tr w:rsidR="00EA01F0" w:rsidRPr="00B272DC" w14:paraId="4A3A5AF3" w14:textId="77777777" w:rsidTr="00231CFA">
        <w:trPr>
          <w:trHeight w:val="360"/>
        </w:trPr>
        <w:tc>
          <w:tcPr>
            <w:tcW w:w="5577" w:type="dxa"/>
            <w:gridSpan w:val="2"/>
          </w:tcPr>
          <w:p w14:paraId="4A3A5AF1" w14:textId="77777777" w:rsidR="00EA01F0" w:rsidRPr="00B272DC" w:rsidRDefault="00EA01F0" w:rsidP="00231CFA">
            <w:pPr>
              <w:keepNext/>
              <w:rPr>
                <w:rFonts w:ascii="Calibri" w:hAnsi="Calibri"/>
                <w:sz w:val="14"/>
                <w:szCs w:val="14"/>
              </w:rPr>
            </w:pPr>
            <w:r w:rsidRPr="00B272DC">
              <w:rPr>
                <w:rFonts w:ascii="Calibri" w:hAnsi="Calibri"/>
                <w:sz w:val="14"/>
                <w:szCs w:val="14"/>
              </w:rPr>
              <w:t>City/State/Zip:</w:t>
            </w:r>
          </w:p>
        </w:tc>
        <w:tc>
          <w:tcPr>
            <w:tcW w:w="5373" w:type="dxa"/>
            <w:gridSpan w:val="2"/>
          </w:tcPr>
          <w:p w14:paraId="4A3A5AF2" w14:textId="77777777" w:rsidR="00EA01F0" w:rsidRPr="00B272DC" w:rsidRDefault="00EA01F0" w:rsidP="00231CFA">
            <w:pPr>
              <w:keepNext/>
              <w:rPr>
                <w:rFonts w:ascii="Calibri" w:hAnsi="Calibri"/>
                <w:sz w:val="14"/>
                <w:szCs w:val="14"/>
              </w:rPr>
            </w:pPr>
            <w:r w:rsidRPr="00B272DC">
              <w:rPr>
                <w:rFonts w:ascii="Calibri" w:hAnsi="Calibri"/>
                <w:sz w:val="14"/>
                <w:szCs w:val="14"/>
              </w:rPr>
              <w:t>Phone:</w:t>
            </w:r>
          </w:p>
        </w:tc>
      </w:tr>
      <w:tr w:rsidR="00EA01F0" w:rsidRPr="008E6C57" w14:paraId="4A3A5AF5" w14:textId="77777777" w:rsidTr="00231CFA">
        <w:tblPrEx>
          <w:tblCellMar>
            <w:left w:w="115" w:type="dxa"/>
            <w:right w:w="115" w:type="dxa"/>
          </w:tblCellMar>
        </w:tblPrEx>
        <w:trPr>
          <w:trHeight w:val="296"/>
        </w:trPr>
        <w:tc>
          <w:tcPr>
            <w:tcW w:w="10950" w:type="dxa"/>
            <w:gridSpan w:val="4"/>
            <w:vAlign w:val="center"/>
          </w:tcPr>
          <w:p w14:paraId="4A3A5AF4" w14:textId="77777777" w:rsidR="00EA01F0"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A01F0" w:rsidRPr="008E6C57" w14:paraId="4A3A5AFD" w14:textId="77777777" w:rsidTr="00231CFA">
        <w:tblPrEx>
          <w:tblCellMar>
            <w:left w:w="115" w:type="dxa"/>
            <w:right w:w="115" w:type="dxa"/>
          </w:tblCellMar>
        </w:tblPrEx>
        <w:trPr>
          <w:trHeight w:val="504"/>
        </w:trPr>
        <w:tc>
          <w:tcPr>
            <w:tcW w:w="10950" w:type="dxa"/>
            <w:gridSpan w:val="4"/>
          </w:tcPr>
          <w:p w14:paraId="4A3A5AF6" w14:textId="77777777" w:rsidR="00EA01F0" w:rsidRPr="00C13C13" w:rsidRDefault="00EA01F0" w:rsidP="00C13C13">
            <w:pPr>
              <w:pStyle w:val="Heading3"/>
              <w:numPr>
                <w:ilvl w:val="0"/>
                <w:numId w:val="0"/>
              </w:numPr>
              <w:spacing w:before="60" w:after="60"/>
              <w:ind w:right="86"/>
              <w:rPr>
                <w:ins w:id="5" w:author="Pacheco, Misael@Energy" w:date="2016-10-11T10:12:00Z"/>
                <w:rFonts w:asciiTheme="minorHAnsi" w:hAnsiTheme="minorHAnsi"/>
                <w:sz w:val="18"/>
                <w:szCs w:val="18"/>
              </w:rPr>
            </w:pPr>
            <w:r w:rsidRPr="00C13C13">
              <w:rPr>
                <w:rFonts w:asciiTheme="minorHAnsi" w:hAnsiTheme="minorHAnsi"/>
                <w:sz w:val="18"/>
                <w:szCs w:val="18"/>
              </w:rPr>
              <w:t xml:space="preserve">I certify the following under penalty of perjury, under the laws of the State of California: </w:t>
            </w:r>
          </w:p>
          <w:p w14:paraId="56E79897" w14:textId="77777777" w:rsidR="00EA4B2F" w:rsidRPr="00C13C13" w:rsidRDefault="00EA4B2F" w:rsidP="00EA4B2F">
            <w:pPr>
              <w:pStyle w:val="Heading3"/>
              <w:numPr>
                <w:ilvl w:val="0"/>
                <w:numId w:val="24"/>
              </w:numPr>
              <w:spacing w:before="0"/>
              <w:ind w:right="90"/>
              <w:rPr>
                <w:ins w:id="6" w:author="Pacheco, Misael@Energy" w:date="2016-10-11T10:20:00Z"/>
                <w:rFonts w:asciiTheme="minorHAnsi" w:hAnsiTheme="minorHAnsi"/>
                <w:b/>
                <w:caps/>
                <w:sz w:val="18"/>
                <w:szCs w:val="18"/>
              </w:rPr>
            </w:pPr>
            <w:ins w:id="7" w:author="Pacheco, Misael@Energy" w:date="2016-10-11T10:20:00Z">
              <w:r w:rsidRPr="00C13C13">
                <w:rPr>
                  <w:rFonts w:asciiTheme="minorHAnsi" w:hAnsiTheme="minorHAnsi"/>
                  <w:sz w:val="18"/>
                  <w:szCs w:val="18"/>
                </w:rPr>
                <w:t xml:space="preserve">The information provided on this Certificate of Installation is true and correct. </w:t>
              </w:r>
            </w:ins>
          </w:p>
          <w:p w14:paraId="0DD5AB21" w14:textId="77777777" w:rsidR="00EA4B2F" w:rsidRPr="00C13C13" w:rsidRDefault="00EA4B2F" w:rsidP="00C13C13">
            <w:pPr>
              <w:pStyle w:val="Heading3"/>
              <w:numPr>
                <w:ilvl w:val="0"/>
                <w:numId w:val="24"/>
              </w:numPr>
              <w:spacing w:before="0"/>
              <w:ind w:right="90"/>
              <w:rPr>
                <w:ins w:id="8" w:author="Pacheco, Misael@Energy" w:date="2016-10-11T10:20:00Z"/>
                <w:rFonts w:asciiTheme="minorHAnsi" w:hAnsiTheme="minorHAnsi"/>
                <w:b/>
                <w:caps/>
                <w:sz w:val="18"/>
                <w:rPrChange w:id="9" w:author="Shewmaker, Michael@Energy" w:date="2016-10-11T10:53:00Z">
                  <w:rPr>
                    <w:ins w:id="10" w:author="Pacheco, Misael@Energy" w:date="2016-10-11T10:20:00Z"/>
                    <w:rFonts w:asciiTheme="minorHAnsi" w:hAnsiTheme="minorHAnsi"/>
                    <w:b/>
                    <w:caps/>
                    <w:sz w:val="18"/>
                  </w:rPr>
                </w:rPrChange>
              </w:rPr>
            </w:pPr>
            <w:bookmarkStart w:id="11" w:name="_GoBack"/>
            <w:bookmarkEnd w:id="11"/>
            <w:ins w:id="12" w:author="Pacheco, Misael@Energy" w:date="2016-10-11T10:20:00Z">
              <w:r w:rsidRPr="00C13C13">
                <w:rPr>
                  <w:rFonts w:asciiTheme="minorHAnsi" w:hAnsiTheme="minorHAnsi"/>
                  <w:snapToGrid w:val="0"/>
                  <w:sz w:val="18"/>
                  <w:szCs w:val="18"/>
                </w:rPr>
                <w:t xml:space="preserve">I am either: a) a responsible person eligible under Division 3 of the Business and Professions Code </w:t>
              </w:r>
              <w:r w:rsidRPr="00C13C13">
                <w:rPr>
                  <w:rFonts w:asciiTheme="minorHAnsi" w:hAnsiTheme="minorHAnsi"/>
                  <w:sz w:val="18"/>
                  <w:szCs w:val="18"/>
                </w:rPr>
                <w:t xml:space="preserve">in the applicable classification to accept responsibility for the system design, construction, or installation </w:t>
              </w:r>
              <w:r w:rsidRPr="00C13C13">
                <w:rPr>
                  <w:rFonts w:asciiTheme="minorHAnsi" w:hAnsiTheme="minorHAnsi"/>
                  <w:snapToGrid w:val="0"/>
                  <w:sz w:val="18"/>
                  <w:szCs w:val="18"/>
                </w:rPr>
                <w:t xml:space="preserve">of features, materials, components, or manufactured devices </w:t>
              </w:r>
              <w:r w:rsidRPr="00C13C13">
                <w:rPr>
                  <w:rFonts w:asciiTheme="minorHAnsi" w:hAnsiTheme="minorHAnsi"/>
                  <w:sz w:val="18"/>
                  <w:szCs w:val="18"/>
                </w:rPr>
                <w:t xml:space="preserve">for the scope of work identified on this Certificate of Installation </w:t>
              </w:r>
              <w:r w:rsidRPr="00C13C13">
                <w:rPr>
                  <w:rFonts w:asciiTheme="minorHAnsi" w:hAnsiTheme="minorHAnsi"/>
                  <w:snapToGrid w:val="0"/>
                  <w:sz w:val="18"/>
                  <w:szCs w:val="18"/>
                  <w:rPrChange w:id="13" w:author="Shewmaker, Michael@Energy" w:date="2016-10-11T10:53:00Z">
                    <w:rPr>
                      <w:rFonts w:asciiTheme="minorHAnsi" w:hAnsiTheme="minorHAnsi"/>
                      <w:snapToGrid w:val="0"/>
                      <w:sz w:val="18"/>
                      <w:szCs w:val="18"/>
                    </w:rPr>
                  </w:rPrChange>
                </w:rPr>
                <w:t>and attest to the declarations in this statement</w:t>
              </w:r>
              <w:r w:rsidRPr="00C13C13">
                <w:rPr>
                  <w:rFonts w:asciiTheme="minorHAnsi" w:hAnsiTheme="minorHAnsi"/>
                  <w:sz w:val="18"/>
                  <w:szCs w:val="18"/>
                  <w:rPrChange w:id="14" w:author="Shewmaker, Michael@Energy" w:date="2016-10-11T10:53:00Z">
                    <w:rPr>
                      <w:rFonts w:asciiTheme="minorHAnsi" w:hAnsiTheme="minorHAnsi"/>
                      <w:sz w:val="18"/>
                      <w:szCs w:val="18"/>
                    </w:rPr>
                  </w:rPrChange>
                </w:rPr>
                <w:t>, or b) I am an authorized representative of the responsible person and attest to the declarations in this statement on the responsible person’s behalf</w:t>
              </w:r>
              <w:r w:rsidRPr="00C13C13">
                <w:rPr>
                  <w:rFonts w:asciiTheme="minorHAnsi" w:eastAsia="Calibri" w:hAnsiTheme="minorHAnsi"/>
                  <w:sz w:val="18"/>
                  <w:szCs w:val="18"/>
                  <w:rPrChange w:id="15" w:author="Shewmaker, Michael@Energy" w:date="2016-10-11T10:53:00Z">
                    <w:rPr>
                      <w:rFonts w:asciiTheme="minorHAnsi" w:eastAsia="Calibri" w:hAnsiTheme="minorHAnsi"/>
                      <w:sz w:val="18"/>
                      <w:szCs w:val="18"/>
                    </w:rPr>
                  </w:rPrChange>
                </w:rPr>
                <w:t>.</w:t>
              </w:r>
            </w:ins>
          </w:p>
          <w:p w14:paraId="5912D566" w14:textId="77777777" w:rsidR="00EA4B2F" w:rsidRPr="00C13C13" w:rsidRDefault="00EA4B2F" w:rsidP="00EA4B2F">
            <w:pPr>
              <w:keepNext/>
              <w:numPr>
                <w:ilvl w:val="0"/>
                <w:numId w:val="24"/>
              </w:numPr>
              <w:autoSpaceDE w:val="0"/>
              <w:autoSpaceDN w:val="0"/>
              <w:adjustRightInd w:val="0"/>
              <w:ind w:right="90"/>
              <w:rPr>
                <w:ins w:id="16" w:author="Pacheco, Misael@Energy" w:date="2016-10-11T10:20:00Z"/>
                <w:rFonts w:asciiTheme="minorHAnsi" w:hAnsiTheme="minorHAnsi"/>
                <w:sz w:val="18"/>
                <w:szCs w:val="18"/>
              </w:rPr>
            </w:pPr>
            <w:ins w:id="17" w:author="Pacheco, Misael@Energy" w:date="2016-10-11T10:20:00Z">
              <w:r w:rsidRPr="00C13C13">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13C13">
                <w:rPr>
                  <w:rFonts w:asciiTheme="minorHAnsi" w:eastAsia="Calibri" w:hAnsiTheme="minorHAnsi" w:cs="TimesNewRomanPSMT"/>
                  <w:sz w:val="18"/>
                  <w:szCs w:val="18"/>
                </w:rPr>
                <w:t>.</w:t>
              </w:r>
            </w:ins>
          </w:p>
          <w:p w14:paraId="42917DAD" w14:textId="77777777" w:rsidR="00EA4B2F" w:rsidRPr="00C13C13" w:rsidRDefault="00EA4B2F" w:rsidP="00EA4B2F">
            <w:pPr>
              <w:pStyle w:val="ListParagraph"/>
              <w:keepNext/>
              <w:numPr>
                <w:ilvl w:val="0"/>
                <w:numId w:val="24"/>
              </w:numPr>
              <w:autoSpaceDE w:val="0"/>
              <w:autoSpaceDN w:val="0"/>
              <w:adjustRightInd w:val="0"/>
              <w:rPr>
                <w:ins w:id="18" w:author="Pacheco, Misael@Energy" w:date="2016-10-11T10:20:00Z"/>
                <w:rFonts w:asciiTheme="minorHAnsi" w:hAnsiTheme="minorHAnsi"/>
                <w:sz w:val="18"/>
              </w:rPr>
            </w:pPr>
            <w:ins w:id="19" w:author="Pacheco, Misael@Energy" w:date="2016-10-11T10:20:00Z">
              <w:r w:rsidRPr="00C13C1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C13C13" w:rsidDel="001D633D">
                <w:rPr>
                  <w:rFonts w:asciiTheme="minorHAnsi" w:hAnsiTheme="minorHAnsi"/>
                  <w:sz w:val="18"/>
                  <w:szCs w:val="18"/>
                </w:rPr>
                <w:t xml:space="preserve"> </w:t>
              </w:r>
            </w:ins>
          </w:p>
          <w:p w14:paraId="4A3A5AFC" w14:textId="449E5EDF" w:rsidR="00EA01F0" w:rsidRPr="00C13C13" w:rsidRDefault="00EA4B2F" w:rsidP="00C13C13">
            <w:pPr>
              <w:pStyle w:val="ListParagraph"/>
              <w:numPr>
                <w:ilvl w:val="0"/>
                <w:numId w:val="24"/>
              </w:numPr>
              <w:rPr>
                <w:rFonts w:ascii="Calibri" w:hAnsi="Calibri"/>
                <w:b/>
              </w:rPr>
            </w:pPr>
            <w:ins w:id="20" w:author="Pacheco, Misael@Energy" w:date="2016-10-11T10:20:00Z">
              <w:r w:rsidRPr="00C13C13">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del w:id="21" w:author="Shewmaker, Michael@Energy" w:date="2016-10-11T10:53:00Z">
              <w:r w:rsidR="00EA01F0" w:rsidRPr="00C13C13" w:rsidDel="00C13C13">
                <w:rPr>
                  <w:rFonts w:asciiTheme="minorHAnsi" w:hAnsiTheme="minorHAnsi"/>
                  <w:sz w:val="18"/>
                  <w:szCs w:val="18"/>
                </w:rPr>
                <w:delText xml:space="preserve"> </w:delText>
              </w:r>
            </w:del>
          </w:p>
        </w:tc>
      </w:tr>
      <w:tr w:rsidR="00EA01F0" w:rsidRPr="00B272DC" w14:paraId="4A3A5B00" w14:textId="77777777" w:rsidTr="00231CFA">
        <w:tblPrEx>
          <w:tblCellMar>
            <w:left w:w="108" w:type="dxa"/>
            <w:right w:w="108" w:type="dxa"/>
          </w:tblCellMar>
        </w:tblPrEx>
        <w:trPr>
          <w:trHeight w:val="360"/>
        </w:trPr>
        <w:tc>
          <w:tcPr>
            <w:tcW w:w="5307" w:type="dxa"/>
          </w:tcPr>
          <w:p w14:paraId="4A3A5AFE"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4A3A5AFF"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EA01F0" w:rsidRPr="00B272DC" w14:paraId="4A3A5B03" w14:textId="77777777" w:rsidTr="00231CFA">
        <w:tblPrEx>
          <w:tblCellMar>
            <w:left w:w="108" w:type="dxa"/>
            <w:right w:w="108" w:type="dxa"/>
          </w:tblCellMar>
        </w:tblPrEx>
        <w:trPr>
          <w:trHeight w:val="360"/>
        </w:trPr>
        <w:tc>
          <w:tcPr>
            <w:tcW w:w="5307" w:type="dxa"/>
          </w:tcPr>
          <w:p w14:paraId="4A3A5B01"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4A3A5B02"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EA01F0" w:rsidRPr="00B272DC" w14:paraId="4A3A5B06" w14:textId="77777777" w:rsidTr="00231CFA">
        <w:tblPrEx>
          <w:tblCellMar>
            <w:left w:w="108" w:type="dxa"/>
            <w:right w:w="108" w:type="dxa"/>
          </w:tblCellMar>
        </w:tblPrEx>
        <w:trPr>
          <w:trHeight w:val="360"/>
        </w:trPr>
        <w:tc>
          <w:tcPr>
            <w:tcW w:w="5307" w:type="dxa"/>
          </w:tcPr>
          <w:p w14:paraId="4A3A5B04"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4A3A5B05"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EA01F0" w:rsidRPr="00B272DC" w14:paraId="4A3A5B0A" w14:textId="77777777" w:rsidTr="00231CFA">
        <w:tblPrEx>
          <w:tblCellMar>
            <w:left w:w="108" w:type="dxa"/>
            <w:right w:w="108" w:type="dxa"/>
          </w:tblCellMar>
        </w:tblPrEx>
        <w:trPr>
          <w:trHeight w:val="360"/>
        </w:trPr>
        <w:tc>
          <w:tcPr>
            <w:tcW w:w="5307" w:type="dxa"/>
          </w:tcPr>
          <w:p w14:paraId="4A3A5B07"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4A3A5B08" w14:textId="275C8E28"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766464">
              <w:rPr>
                <w:rFonts w:ascii="Calibri" w:hAnsi="Calibri"/>
                <w:sz w:val="14"/>
                <w:szCs w:val="14"/>
              </w:rPr>
              <w:t>:</w:t>
            </w:r>
          </w:p>
        </w:tc>
        <w:tc>
          <w:tcPr>
            <w:tcW w:w="2822" w:type="dxa"/>
          </w:tcPr>
          <w:p w14:paraId="4A3A5B09"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EA01F0" w:rsidRPr="00B272DC" w14:paraId="4A3A5B0D" w14:textId="77777777" w:rsidTr="00231CFA">
        <w:tblPrEx>
          <w:tblCellMar>
            <w:left w:w="108" w:type="dxa"/>
            <w:right w:w="108" w:type="dxa"/>
          </w:tblCellMar>
        </w:tblPrEx>
        <w:trPr>
          <w:trHeight w:val="360"/>
        </w:trPr>
        <w:tc>
          <w:tcPr>
            <w:tcW w:w="5307" w:type="dxa"/>
          </w:tcPr>
          <w:p w14:paraId="4A3A5B0B"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4A3A5B0C"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9"/>
          <w:headerReference w:type="default" r:id="rId10"/>
          <w:footerReference w:type="default" r:id="rId11"/>
          <w:headerReference w:type="first" r:id="rId12"/>
          <w:type w:val="continuous"/>
          <w:pgSz w:w="12240" w:h="15840" w:code="1"/>
          <w:pgMar w:top="720" w:right="720" w:bottom="720" w:left="720" w:header="180" w:footer="576" w:gutter="0"/>
          <w:pgNumType w:start="1"/>
          <w:cols w:space="720"/>
          <w:docGrid w:linePitch="272"/>
        </w:sectPr>
      </w:pPr>
    </w:p>
    <w:p w14:paraId="4A3A5B11" w14:textId="77777777" w:rsidR="00EA01F0" w:rsidRPr="002F4374" w:rsidRDefault="009B5C14" w:rsidP="009B5C14">
      <w:pPr>
        <w:jc w:val="center"/>
        <w:rPr>
          <w:rFonts w:ascii="Calibri" w:hAnsi="Calibri"/>
          <w:b/>
          <w:szCs w:val="18"/>
        </w:rPr>
      </w:pPr>
      <w:r w:rsidRPr="002F4374">
        <w:rPr>
          <w:rFonts w:ascii="Calibri" w:hAnsi="Calibri"/>
          <w:b/>
          <w:szCs w:val="18"/>
        </w:rPr>
        <w:lastRenderedPageBreak/>
        <w:t>CF2R-ENV-20a-H User Instructions</w:t>
      </w:r>
    </w:p>
    <w:p w14:paraId="4A3A5B12" w14:textId="77777777" w:rsidR="00EA01F0" w:rsidRPr="00BF1ADA" w:rsidRDefault="00EA01F0" w:rsidP="009762F6">
      <w:pPr>
        <w:rPr>
          <w:rFonts w:ascii="Calibri" w:hAnsi="Calibri"/>
          <w:sz w:val="18"/>
          <w:szCs w:val="18"/>
        </w:rPr>
      </w:pPr>
    </w:p>
    <w:p w14:paraId="4A3A5B13" w14:textId="77777777" w:rsidR="0009311F" w:rsidRPr="00621003" w:rsidRDefault="0009311F" w:rsidP="0009311F">
      <w:pPr>
        <w:rPr>
          <w:rFonts w:ascii="Calibri" w:hAnsi="Calibri"/>
          <w:b/>
          <w:sz w:val="18"/>
          <w:szCs w:val="18"/>
        </w:rPr>
      </w:pPr>
      <w:r w:rsidRPr="00621003">
        <w:rPr>
          <w:rFonts w:ascii="Calibri" w:hAnsi="Calibri"/>
          <w:b/>
          <w:sz w:val="18"/>
          <w:szCs w:val="18"/>
        </w:rPr>
        <w:t xml:space="preserve">Section A. Building Air Leakage – General Information </w:t>
      </w:r>
    </w:p>
    <w:p w14:paraId="4A3A5B14" w14:textId="72901EE9"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w:t>
      </w:r>
      <w:r w:rsidR="00766464">
        <w:rPr>
          <w:rFonts w:ascii="Calibri" w:hAnsi="Calibri"/>
          <w:sz w:val="18"/>
          <w:szCs w:val="18"/>
        </w:rPr>
        <w:t>;</w:t>
      </w:r>
      <w:r w:rsidRPr="00BF1ADA">
        <w:rPr>
          <w:rFonts w:ascii="Calibri" w:hAnsi="Calibri"/>
          <w:sz w:val="18"/>
          <w:szCs w:val="18"/>
        </w:rPr>
        <w:t xml:space="preserve"> however</w:t>
      </w:r>
      <w:r w:rsidR="00766464">
        <w:rPr>
          <w:rFonts w:ascii="Calibri" w:hAnsi="Calibri"/>
          <w:sz w:val="18"/>
          <w:szCs w:val="18"/>
        </w:rPr>
        <w:t>,</w:t>
      </w:r>
      <w:r w:rsidRPr="00BF1ADA">
        <w:rPr>
          <w:rFonts w:ascii="Calibri" w:hAnsi="Calibri"/>
          <w:sz w:val="18"/>
          <w:szCs w:val="18"/>
        </w:rPr>
        <w:t xml:space="preserve"> if these automatic functions are to be used, they must be used for BOTH automatic baseline and pressure compensation.</w:t>
      </w:r>
    </w:p>
    <w:p w14:paraId="4A3A5B15" w14:textId="36920881"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 xml:space="preserve">This number is automatically pulled from the </w:t>
      </w:r>
      <w:r w:rsidR="00766464">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4A3A5B16" w14:textId="77777777"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4A3A5B17" w14:textId="77777777"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4A3A5B18" w14:textId="77777777"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4A3A5B19" w14:textId="76EA9DAE"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 xml:space="preserve"> Enter the building elevation use the value for the closest city found in Joint Appendix JA2.2. Only elevations higher than 5</w:t>
      </w:r>
      <w:r w:rsidR="00890110">
        <w:rPr>
          <w:rFonts w:ascii="Calibri" w:hAnsi="Calibri"/>
          <w:sz w:val="18"/>
          <w:szCs w:val="18"/>
        </w:rPr>
        <w:t>,</w:t>
      </w:r>
      <w:r w:rsidRPr="00BF1ADA">
        <w:rPr>
          <w:rFonts w:ascii="Calibri" w:hAnsi="Calibri"/>
          <w:sz w:val="18"/>
          <w:szCs w:val="18"/>
        </w:rPr>
        <w:t>000 feet require an adjustment to the calculations.</w:t>
      </w:r>
    </w:p>
    <w:p w14:paraId="4A3A5B1A" w14:textId="1F87D392"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 xml:space="preserve">This number is automatically pulled from the </w:t>
      </w:r>
      <w:r w:rsidR="00766464">
        <w:rPr>
          <w:rFonts w:ascii="Calibri" w:hAnsi="Calibri"/>
          <w:sz w:val="18"/>
          <w:szCs w:val="18"/>
        </w:rPr>
        <w:t>CF1R</w:t>
      </w:r>
      <w:r w:rsidRPr="00BF1ADA">
        <w:rPr>
          <w:rFonts w:ascii="Calibri" w:hAnsi="Calibri"/>
          <w:sz w:val="18"/>
          <w:szCs w:val="18"/>
        </w:rPr>
        <w:t xml:space="preserve">. It is used to calculate air changes. </w:t>
      </w:r>
    </w:p>
    <w:p w14:paraId="4A3A5B1B" w14:textId="77777777" w:rsidR="0009311F" w:rsidRPr="00BF1ADA" w:rsidRDefault="0009311F" w:rsidP="0009311F">
      <w:pPr>
        <w:pStyle w:val="ListParagraph"/>
        <w:numPr>
          <w:ilvl w:val="0"/>
          <w:numId w:val="15"/>
        </w:numPr>
        <w:rPr>
          <w:rFonts w:ascii="Calibri" w:hAnsi="Calibri"/>
          <w:sz w:val="18"/>
          <w:szCs w:val="18"/>
        </w:rPr>
      </w:pPr>
      <w:r w:rsidRPr="00BF1ADA">
        <w:rPr>
          <w:rFonts w:ascii="Calibri" w:hAnsi="Calibri"/>
          <w:sz w:val="18"/>
          <w:szCs w:val="18"/>
        </w:rPr>
        <w:t>Enter the date that the building leakage test data was collected.</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77777777"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77777777"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7777777"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4A3A5B21"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77777777"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A.8, above, an error will appear.</w:t>
      </w:r>
    </w:p>
    <w:p w14:paraId="4A3A5B24" w14:textId="77777777"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4A3A5B25" w14:textId="77777777"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4A3A5B27" w14:textId="77777777"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Enter the serial number of the fan used to collect the building 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77777777" w:rsidR="0009311F" w:rsidRPr="00621003" w:rsidRDefault="0009311F" w:rsidP="0009311F">
      <w:pPr>
        <w:rPr>
          <w:rFonts w:ascii="Calibri" w:hAnsi="Calibri"/>
          <w:b/>
          <w:sz w:val="18"/>
          <w:szCs w:val="18"/>
        </w:rPr>
      </w:pPr>
      <w:r w:rsidRPr="00621003">
        <w:rPr>
          <w:rFonts w:ascii="Calibri" w:hAnsi="Calibri"/>
          <w:b/>
          <w:sz w:val="18"/>
          <w:szCs w:val="18"/>
        </w:rPr>
        <w:t>Section C. Envelope Leakage Test (ENV20a)</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20791721" w:rsidR="0009311F" w:rsidRDefault="0009311F" w:rsidP="0009311F">
      <w:pPr>
        <w:pStyle w:val="ListParagraph"/>
        <w:numPr>
          <w:ilvl w:val="0"/>
          <w:numId w:val="17"/>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r w:rsidRPr="009B5C14">
        <w:rPr>
          <w:rFonts w:ascii="Calibri" w:hAnsi="Calibri"/>
          <w:sz w:val="18"/>
          <w:szCs w:val="18"/>
        </w:rPr>
        <w:t xml:space="preserve"> Note that the protocols require depressurization of the envelope.</w:t>
      </w:r>
    </w:p>
    <w:p w14:paraId="4A3A5B2D" w14:textId="7777777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Enter the first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4A3A5B2E" w14:textId="7777777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Enter the second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4A3A5B2F" w14:textId="7777777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Enter the third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4A3A5B30" w14:textId="7777777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Enter the fourth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4A3A5B31" w14:textId="7777777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Enter the fifth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4A3A5B32" w14:textId="60790F7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 The Baseline Range is the largest value of the five baseline readings minus the smallest value of the five baseline readings.</w:t>
      </w:r>
    </w:p>
    <w:p w14:paraId="4A3A5B33" w14:textId="1F528D0A"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4A3A5B34" w14:textId="3CF97F71"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 Average Baseline Building Pressure Reading is simply the average of the five baseline readings.</w:t>
      </w:r>
    </w:p>
    <w:p w14:paraId="4A3A5B35" w14:textId="4A9ADE7A"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Enter the Pre-</w:t>
      </w:r>
      <w:r w:rsidR="00766464">
        <w:rPr>
          <w:rFonts w:ascii="Calibri" w:hAnsi="Calibri"/>
          <w:sz w:val="18"/>
          <w:szCs w:val="18"/>
        </w:rPr>
        <w:t>T</w:t>
      </w:r>
      <w:r>
        <w:rPr>
          <w:rFonts w:ascii="Calibri" w:hAnsi="Calibri"/>
          <w:sz w:val="18"/>
          <w:szCs w:val="18"/>
        </w:rPr>
        <w:t>est Baseline Building Pressure. The protocols allow the average to be used or a newly measured number can be used.</w:t>
      </w:r>
    </w:p>
    <w:p w14:paraId="4A3A5B36" w14:textId="217F0C7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 The Unadjusted Building Pressure Target is the Pre-test Baseline Building Pressure plus the target building pressure (-50 Pa).</w:t>
      </w:r>
    </w:p>
    <w:p w14:paraId="4A3A5B37" w14:textId="220DE2C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Measured Unadjusted Building Pressure straight from the manometer. It should be as close to the Unadjusted Building Pressure Target as possible. </w:t>
      </w:r>
    </w:p>
    <w:p w14:paraId="4A3A5B38" w14:textId="09C108CB"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A check is performed to make sure that a pressure of at least -15 </w:t>
      </w:r>
      <w:r w:rsidR="009B5C14">
        <w:rPr>
          <w:rFonts w:ascii="Calibri" w:hAnsi="Calibri"/>
          <w:sz w:val="18"/>
          <w:szCs w:val="18"/>
        </w:rPr>
        <w:t xml:space="preserve">Pa </w:t>
      </w:r>
      <w:r>
        <w:rPr>
          <w:rFonts w:ascii="Calibri" w:hAnsi="Calibri"/>
          <w:sz w:val="18"/>
          <w:szCs w:val="18"/>
        </w:rPr>
        <w:t>was achieved. If not, the Single Point Test may not be used.</w:t>
      </w:r>
    </w:p>
    <w:p w14:paraId="4A3A5B39" w14:textId="028EF5D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Enter the fan flow from the manometer that corresponds to the Measured Unadjusted Building Pressure.</w:t>
      </w:r>
    </w:p>
    <w:p w14:paraId="4A3A5B3A" w14:textId="417AF9E0"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lastRenderedPageBreak/>
        <w:t>This field is automatically calculated. The Measured Unadjusted Building Pressure is automatically adjusted for a target pressure of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25D0D102"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4A3A5B3E" w14:textId="46BF09BD" w:rsidR="0009311F" w:rsidRPr="00782762" w:rsidRDefault="0009311F" w:rsidP="0009311F">
      <w:pPr>
        <w:pStyle w:val="ListParagraph"/>
        <w:numPr>
          <w:ilvl w:val="1"/>
          <w:numId w:val="15"/>
        </w:numPr>
        <w:rPr>
          <w:rFonts w:ascii="Calibri" w:hAnsi="Calibri"/>
          <w:sz w:val="18"/>
          <w:szCs w:val="18"/>
        </w:rPr>
      </w:pPr>
      <w:r>
        <w:rPr>
          <w:rFonts w:ascii="Calibri" w:hAnsi="Calibri"/>
          <w:sz w:val="18"/>
          <w:szCs w:val="18"/>
        </w:rPr>
        <w:t>If the elevation</w:t>
      </w:r>
      <w:r w:rsidR="00840901">
        <w:rPr>
          <w:rFonts w:ascii="Calibri" w:hAnsi="Calibri"/>
          <w:sz w:val="18"/>
          <w:szCs w:val="18"/>
        </w:rPr>
        <w:t xml:space="preserve"> is</w:t>
      </w:r>
      <w:r>
        <w:rPr>
          <w:rFonts w:ascii="Calibri" w:hAnsi="Calibri"/>
          <w:sz w:val="18"/>
          <w:szCs w:val="18"/>
        </w:rPr>
        <w:t xml:space="preserve"> 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9B5C14">
        <w:rPr>
          <w:rFonts w:ascii="Calibri" w:hAnsi="Calibri"/>
          <w:sz w:val="18"/>
          <w:szCs w:val="18"/>
        </w:rPr>
        <w:t>A</w:t>
      </w:r>
      <w:r>
        <w:rPr>
          <w:rFonts w:ascii="Calibri" w:hAnsi="Calibri"/>
          <w:sz w:val="18"/>
          <w:szCs w:val="18"/>
        </w:rPr>
        <w:t xml:space="preserve">ltitude </w:t>
      </w:r>
      <w:r w:rsidR="009B5C14">
        <w:rPr>
          <w:rFonts w:ascii="Calibri" w:hAnsi="Calibri"/>
          <w:sz w:val="18"/>
          <w:szCs w:val="18"/>
        </w:rPr>
        <w:t>C</w:t>
      </w:r>
      <w:r>
        <w:rPr>
          <w:rFonts w:ascii="Calibri" w:hAnsi="Calibri"/>
          <w:sz w:val="18"/>
          <w:szCs w:val="18"/>
        </w:rPr>
        <w:t xml:space="preserve">orrection </w:t>
      </w:r>
      <w:r w:rsidR="009B5C14">
        <w:rPr>
          <w:rFonts w:ascii="Calibri" w:hAnsi="Calibri"/>
          <w:sz w:val="18"/>
          <w:szCs w:val="18"/>
        </w:rPr>
        <w:t>F</w:t>
      </w:r>
      <w:r>
        <w:rPr>
          <w:rFonts w:ascii="Calibri" w:hAnsi="Calibri"/>
          <w:sz w:val="18"/>
          <w:szCs w:val="18"/>
        </w:rPr>
        <w:t>actor is 1 (no adjustment).</w:t>
      </w:r>
    </w:p>
    <w:p w14:paraId="4A3A5B3F" w14:textId="77777777" w:rsidR="0009311F" w:rsidRPr="00782762" w:rsidRDefault="0009311F" w:rsidP="0009311F">
      <w:pPr>
        <w:pStyle w:val="ListParagraph"/>
        <w:numPr>
          <w:ilvl w:val="1"/>
          <w:numId w:val="15"/>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9B5C14">
        <w:rPr>
          <w:rFonts w:ascii="Calibri" w:hAnsi="Calibri"/>
          <w:sz w:val="18"/>
          <w:szCs w:val="18"/>
        </w:rPr>
        <w:t>A</w:t>
      </w:r>
      <w:r>
        <w:rPr>
          <w:rFonts w:ascii="Calibri" w:hAnsi="Calibri"/>
          <w:sz w:val="18"/>
          <w:szCs w:val="18"/>
        </w:rPr>
        <w:t xml:space="preserve">ltitude </w:t>
      </w:r>
      <w:r w:rsidR="009B5C14">
        <w:rPr>
          <w:rFonts w:ascii="Calibri" w:hAnsi="Calibri"/>
          <w:sz w:val="18"/>
          <w:szCs w:val="18"/>
        </w:rPr>
        <w:t>C</w:t>
      </w:r>
      <w:r>
        <w:rPr>
          <w:rFonts w:ascii="Calibri" w:hAnsi="Calibri"/>
          <w:sz w:val="18"/>
          <w:szCs w:val="18"/>
        </w:rPr>
        <w:t xml:space="preserve">orrection equation equals 1 + (0.000006 * elevation in feet) </w:t>
      </w:r>
    </w:p>
    <w:p w14:paraId="4A3A5B40" w14:textId="77777777"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Enter the </w:t>
      </w:r>
      <w:r w:rsidR="009B5C14">
        <w:rPr>
          <w:rFonts w:ascii="Calibri" w:hAnsi="Calibri"/>
          <w:sz w:val="18"/>
          <w:szCs w:val="18"/>
        </w:rPr>
        <w:t>T</w:t>
      </w:r>
      <w:r>
        <w:rPr>
          <w:rFonts w:ascii="Calibri" w:hAnsi="Calibri"/>
          <w:sz w:val="18"/>
          <w:szCs w:val="18"/>
        </w:rPr>
        <w:t xml:space="preserve">emperature </w:t>
      </w:r>
      <w:r w:rsidR="009B5C14">
        <w:rPr>
          <w:rFonts w:ascii="Calibri" w:hAnsi="Calibri"/>
          <w:sz w:val="18"/>
          <w:szCs w:val="18"/>
        </w:rPr>
        <w:t>C</w:t>
      </w:r>
      <w:r>
        <w:rPr>
          <w:rFonts w:ascii="Calibri" w:hAnsi="Calibri"/>
          <w:sz w:val="18"/>
          <w:szCs w:val="18"/>
        </w:rPr>
        <w:t xml:space="preserve">orrection </w:t>
      </w:r>
      <w:r w:rsidR="009B5C14">
        <w:rPr>
          <w:rFonts w:ascii="Calibri" w:hAnsi="Calibri"/>
          <w:sz w:val="18"/>
          <w:szCs w:val="18"/>
        </w:rPr>
        <w:t>F</w:t>
      </w:r>
      <w:r>
        <w:rPr>
          <w:rFonts w:ascii="Calibri" w:hAnsi="Calibri"/>
          <w:sz w:val="18"/>
          <w:szCs w:val="18"/>
        </w:rPr>
        <w:t>actor from Table RA3.8-2 or RA3.8-3 using the indoor and outdoor temperatures entered in Section A.</w:t>
      </w:r>
    </w:p>
    <w:p w14:paraId="4A3A5B41" w14:textId="77777777" w:rsidR="0009311F" w:rsidRDefault="0009311F" w:rsidP="0009311F">
      <w:pPr>
        <w:pStyle w:val="ListParagraph"/>
        <w:rPr>
          <w:rFonts w:ascii="Calibri" w:hAnsi="Calibri"/>
          <w:sz w:val="18"/>
          <w:szCs w:val="18"/>
        </w:rPr>
      </w:pPr>
    </w:p>
    <w:p w14:paraId="4A3A5B42" w14:textId="77777777" w:rsidR="0009311F" w:rsidRDefault="0009311F" w:rsidP="0009311F">
      <w:pPr>
        <w:pStyle w:val="ListParagraph"/>
        <w:rPr>
          <w:rFonts w:ascii="Calibri" w:hAnsi="Calibri"/>
          <w:sz w:val="18"/>
          <w:szCs w:val="18"/>
        </w:rPr>
      </w:pPr>
    </w:p>
    <w:p w14:paraId="4A3A5B43" w14:textId="77777777" w:rsidR="0009311F" w:rsidRDefault="0009311F" w:rsidP="009B5C14">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09311F" w:rsidRPr="000D1CB5" w14:paraId="4A3A5B47" w14:textId="77777777" w:rsidTr="009B5C14">
        <w:trPr>
          <w:cantSplit/>
          <w:trHeight w:hRule="exact" w:val="187"/>
          <w:jc w:val="center"/>
        </w:trPr>
        <w:tc>
          <w:tcPr>
            <w:tcW w:w="0" w:type="auto"/>
            <w:vAlign w:val="center"/>
          </w:tcPr>
          <w:p w14:paraId="4A3A5B44" w14:textId="77777777" w:rsidR="0009311F" w:rsidRPr="000D1CB5" w:rsidRDefault="0009311F" w:rsidP="009B5C14">
            <w:pPr>
              <w:jc w:val="center"/>
              <w:rPr>
                <w:rFonts w:ascii="Calibri" w:hAnsi="Calibri"/>
                <w:sz w:val="18"/>
                <w:szCs w:val="18"/>
              </w:rPr>
            </w:pPr>
          </w:p>
        </w:tc>
        <w:tc>
          <w:tcPr>
            <w:tcW w:w="0" w:type="auto"/>
            <w:vAlign w:val="center"/>
          </w:tcPr>
          <w:p w14:paraId="4A3A5B45" w14:textId="77777777" w:rsidR="0009311F" w:rsidRPr="000D1CB5" w:rsidRDefault="0009311F" w:rsidP="009B5C14">
            <w:pPr>
              <w:jc w:val="center"/>
              <w:rPr>
                <w:rFonts w:ascii="Calibri" w:hAnsi="Calibri"/>
                <w:sz w:val="18"/>
                <w:szCs w:val="18"/>
              </w:rPr>
            </w:pPr>
          </w:p>
        </w:tc>
        <w:tc>
          <w:tcPr>
            <w:tcW w:w="0" w:type="auto"/>
            <w:gridSpan w:val="9"/>
            <w:vAlign w:val="center"/>
          </w:tcPr>
          <w:p w14:paraId="4A3A5B46" w14:textId="77777777" w:rsidR="0009311F" w:rsidRPr="000D1CB5" w:rsidRDefault="0009311F" w:rsidP="009B5C14">
            <w:pPr>
              <w:keepNext/>
              <w:keepLines/>
              <w:jc w:val="center"/>
              <w:rPr>
                <w:rFonts w:ascii="Calibri" w:hAnsi="Calibri"/>
                <w:b/>
                <w:sz w:val="18"/>
                <w:szCs w:val="18"/>
              </w:rPr>
            </w:pPr>
            <w:r w:rsidRPr="000D1CB5">
              <w:rPr>
                <w:rFonts w:ascii="Calibri" w:hAnsi="Calibri"/>
                <w:b/>
                <w:sz w:val="18"/>
                <w:szCs w:val="18"/>
              </w:rPr>
              <w:t>Inside Temperature (F)</w:t>
            </w:r>
          </w:p>
        </w:tc>
      </w:tr>
      <w:tr w:rsidR="0009311F" w:rsidRPr="000D1CB5" w14:paraId="4A3A5B53" w14:textId="77777777" w:rsidTr="009B5C14">
        <w:trPr>
          <w:cantSplit/>
          <w:trHeight w:hRule="exact" w:val="187"/>
          <w:jc w:val="center"/>
        </w:trPr>
        <w:tc>
          <w:tcPr>
            <w:tcW w:w="0" w:type="auto"/>
            <w:vAlign w:val="center"/>
          </w:tcPr>
          <w:p w14:paraId="4A3A5B48" w14:textId="77777777" w:rsidR="0009311F" w:rsidRPr="000D1CB5" w:rsidRDefault="0009311F" w:rsidP="009B5C14">
            <w:pPr>
              <w:jc w:val="center"/>
              <w:rPr>
                <w:rFonts w:ascii="Calibri" w:hAnsi="Calibri"/>
                <w:sz w:val="18"/>
                <w:szCs w:val="18"/>
              </w:rPr>
            </w:pPr>
          </w:p>
        </w:tc>
        <w:tc>
          <w:tcPr>
            <w:tcW w:w="0" w:type="auto"/>
            <w:vAlign w:val="center"/>
          </w:tcPr>
          <w:p w14:paraId="4A3A5B49" w14:textId="77777777" w:rsidR="0009311F" w:rsidRPr="000D1CB5" w:rsidRDefault="0009311F" w:rsidP="009B5C14">
            <w:pPr>
              <w:jc w:val="center"/>
              <w:rPr>
                <w:rFonts w:ascii="Calibri" w:hAnsi="Calibri"/>
                <w:sz w:val="18"/>
                <w:szCs w:val="18"/>
              </w:rPr>
            </w:pPr>
          </w:p>
        </w:tc>
        <w:tc>
          <w:tcPr>
            <w:tcW w:w="0" w:type="auto"/>
            <w:vAlign w:val="center"/>
          </w:tcPr>
          <w:p w14:paraId="4A3A5B4A"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50</w:t>
            </w:r>
          </w:p>
        </w:tc>
        <w:tc>
          <w:tcPr>
            <w:tcW w:w="0" w:type="auto"/>
            <w:vAlign w:val="center"/>
          </w:tcPr>
          <w:p w14:paraId="4A3A5B4B"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55</w:t>
            </w:r>
          </w:p>
        </w:tc>
        <w:tc>
          <w:tcPr>
            <w:tcW w:w="0" w:type="auto"/>
            <w:vAlign w:val="center"/>
          </w:tcPr>
          <w:p w14:paraId="4A3A5B4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60</w:t>
            </w:r>
          </w:p>
        </w:tc>
        <w:tc>
          <w:tcPr>
            <w:tcW w:w="0" w:type="auto"/>
            <w:vAlign w:val="center"/>
          </w:tcPr>
          <w:p w14:paraId="4A3A5B4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65</w:t>
            </w:r>
          </w:p>
        </w:tc>
        <w:tc>
          <w:tcPr>
            <w:tcW w:w="0" w:type="auto"/>
            <w:vAlign w:val="center"/>
          </w:tcPr>
          <w:p w14:paraId="4A3A5B4E"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70</w:t>
            </w:r>
          </w:p>
        </w:tc>
        <w:tc>
          <w:tcPr>
            <w:tcW w:w="0" w:type="auto"/>
            <w:vAlign w:val="center"/>
          </w:tcPr>
          <w:p w14:paraId="4A3A5B4F"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75</w:t>
            </w:r>
          </w:p>
        </w:tc>
        <w:tc>
          <w:tcPr>
            <w:tcW w:w="0" w:type="auto"/>
            <w:vAlign w:val="center"/>
          </w:tcPr>
          <w:p w14:paraId="4A3A5B5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80</w:t>
            </w:r>
          </w:p>
        </w:tc>
        <w:tc>
          <w:tcPr>
            <w:tcW w:w="0" w:type="auto"/>
            <w:vAlign w:val="center"/>
          </w:tcPr>
          <w:p w14:paraId="4A3A5B5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85</w:t>
            </w:r>
          </w:p>
        </w:tc>
        <w:tc>
          <w:tcPr>
            <w:tcW w:w="0" w:type="auto"/>
            <w:vAlign w:val="center"/>
          </w:tcPr>
          <w:p w14:paraId="4A3A5B52"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90</w:t>
            </w:r>
          </w:p>
        </w:tc>
      </w:tr>
      <w:tr w:rsidR="0009311F" w:rsidRPr="000D1CB5" w14:paraId="4A3A5B5F" w14:textId="77777777" w:rsidTr="009B5C14">
        <w:trPr>
          <w:cantSplit/>
          <w:trHeight w:hRule="exact" w:val="187"/>
          <w:jc w:val="center"/>
        </w:trPr>
        <w:tc>
          <w:tcPr>
            <w:tcW w:w="0" w:type="auto"/>
            <w:vMerge w:val="restart"/>
          </w:tcPr>
          <w:p w14:paraId="4A3A5B54" w14:textId="77777777" w:rsidR="0009311F" w:rsidRPr="000D1CB5" w:rsidRDefault="0009311F" w:rsidP="009B5C14">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4A3A5B5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-20</w:t>
            </w:r>
          </w:p>
        </w:tc>
        <w:tc>
          <w:tcPr>
            <w:tcW w:w="0" w:type="auto"/>
            <w:vAlign w:val="center"/>
          </w:tcPr>
          <w:p w14:paraId="4A3A5B56" w14:textId="77777777" w:rsidR="0009311F" w:rsidRPr="000D1CB5" w:rsidRDefault="0009311F" w:rsidP="009B5C14">
            <w:pPr>
              <w:jc w:val="center"/>
              <w:rPr>
                <w:rFonts w:ascii="Calibri" w:hAnsi="Calibri"/>
                <w:sz w:val="18"/>
                <w:szCs w:val="18"/>
              </w:rPr>
            </w:pPr>
            <w:r w:rsidRPr="000D1CB5">
              <w:rPr>
                <w:rFonts w:ascii="Calibri" w:hAnsi="Calibri"/>
                <w:sz w:val="18"/>
                <w:szCs w:val="18"/>
              </w:rPr>
              <w:t>1.062</w:t>
            </w:r>
          </w:p>
        </w:tc>
        <w:tc>
          <w:tcPr>
            <w:tcW w:w="0" w:type="auto"/>
            <w:vAlign w:val="center"/>
          </w:tcPr>
          <w:p w14:paraId="4A3A5B57" w14:textId="77777777" w:rsidR="0009311F" w:rsidRPr="000D1CB5" w:rsidRDefault="0009311F" w:rsidP="009B5C14">
            <w:pPr>
              <w:jc w:val="center"/>
              <w:rPr>
                <w:rFonts w:ascii="Calibri" w:hAnsi="Calibri"/>
                <w:sz w:val="18"/>
                <w:szCs w:val="18"/>
              </w:rPr>
            </w:pPr>
            <w:r w:rsidRPr="000D1CB5">
              <w:rPr>
                <w:rFonts w:ascii="Calibri" w:hAnsi="Calibri"/>
                <w:sz w:val="18"/>
                <w:szCs w:val="18"/>
              </w:rPr>
              <w:t>1.072</w:t>
            </w:r>
          </w:p>
        </w:tc>
        <w:tc>
          <w:tcPr>
            <w:tcW w:w="0" w:type="auto"/>
            <w:vAlign w:val="center"/>
          </w:tcPr>
          <w:p w14:paraId="4A3A5B58" w14:textId="77777777" w:rsidR="0009311F" w:rsidRPr="000D1CB5" w:rsidRDefault="0009311F" w:rsidP="009B5C14">
            <w:pPr>
              <w:jc w:val="center"/>
              <w:rPr>
                <w:rFonts w:ascii="Calibri" w:hAnsi="Calibri"/>
                <w:sz w:val="18"/>
                <w:szCs w:val="18"/>
              </w:rPr>
            </w:pPr>
            <w:r w:rsidRPr="000D1CB5">
              <w:rPr>
                <w:rFonts w:ascii="Calibri" w:hAnsi="Calibri"/>
                <w:sz w:val="18"/>
                <w:szCs w:val="18"/>
              </w:rPr>
              <w:t>1.081</w:t>
            </w:r>
          </w:p>
        </w:tc>
        <w:tc>
          <w:tcPr>
            <w:tcW w:w="0" w:type="auto"/>
            <w:vAlign w:val="center"/>
          </w:tcPr>
          <w:p w14:paraId="4A3A5B59" w14:textId="77777777" w:rsidR="0009311F" w:rsidRPr="000D1CB5" w:rsidRDefault="0009311F" w:rsidP="009B5C14">
            <w:pPr>
              <w:jc w:val="center"/>
              <w:rPr>
                <w:rFonts w:ascii="Calibri" w:hAnsi="Calibri"/>
                <w:sz w:val="18"/>
                <w:szCs w:val="18"/>
              </w:rPr>
            </w:pPr>
            <w:r w:rsidRPr="000D1CB5">
              <w:rPr>
                <w:rFonts w:ascii="Calibri" w:hAnsi="Calibri"/>
                <w:sz w:val="18"/>
                <w:szCs w:val="18"/>
              </w:rPr>
              <w:t>1.090</w:t>
            </w:r>
          </w:p>
        </w:tc>
        <w:tc>
          <w:tcPr>
            <w:tcW w:w="0" w:type="auto"/>
            <w:vAlign w:val="center"/>
          </w:tcPr>
          <w:p w14:paraId="4A3A5B5A" w14:textId="77777777" w:rsidR="0009311F" w:rsidRPr="000D1CB5" w:rsidRDefault="0009311F" w:rsidP="009B5C14">
            <w:pPr>
              <w:jc w:val="center"/>
              <w:rPr>
                <w:rFonts w:ascii="Calibri" w:hAnsi="Calibri"/>
                <w:sz w:val="18"/>
                <w:szCs w:val="18"/>
              </w:rPr>
            </w:pPr>
            <w:r w:rsidRPr="000D1CB5">
              <w:rPr>
                <w:rFonts w:ascii="Calibri" w:hAnsi="Calibri"/>
                <w:sz w:val="18"/>
                <w:szCs w:val="18"/>
              </w:rPr>
              <w:t>1.099</w:t>
            </w:r>
          </w:p>
        </w:tc>
        <w:tc>
          <w:tcPr>
            <w:tcW w:w="0" w:type="auto"/>
            <w:vAlign w:val="center"/>
          </w:tcPr>
          <w:p w14:paraId="4A3A5B5B" w14:textId="77777777" w:rsidR="0009311F" w:rsidRPr="000D1CB5" w:rsidRDefault="0009311F" w:rsidP="009B5C14">
            <w:pPr>
              <w:jc w:val="center"/>
              <w:rPr>
                <w:rFonts w:ascii="Calibri" w:hAnsi="Calibri"/>
                <w:sz w:val="18"/>
                <w:szCs w:val="18"/>
              </w:rPr>
            </w:pPr>
            <w:r w:rsidRPr="000D1CB5">
              <w:rPr>
                <w:rFonts w:ascii="Calibri" w:hAnsi="Calibri"/>
                <w:sz w:val="18"/>
                <w:szCs w:val="18"/>
              </w:rPr>
              <w:t>1.108</w:t>
            </w:r>
          </w:p>
        </w:tc>
        <w:tc>
          <w:tcPr>
            <w:tcW w:w="0" w:type="auto"/>
            <w:vAlign w:val="center"/>
          </w:tcPr>
          <w:p w14:paraId="4A3A5B5C" w14:textId="77777777" w:rsidR="0009311F" w:rsidRPr="000D1CB5" w:rsidRDefault="0009311F" w:rsidP="009B5C14">
            <w:pPr>
              <w:jc w:val="center"/>
              <w:rPr>
                <w:rFonts w:ascii="Calibri" w:hAnsi="Calibri"/>
                <w:sz w:val="18"/>
                <w:szCs w:val="18"/>
              </w:rPr>
            </w:pPr>
            <w:r w:rsidRPr="000D1CB5">
              <w:rPr>
                <w:rFonts w:ascii="Calibri" w:hAnsi="Calibri"/>
                <w:sz w:val="18"/>
                <w:szCs w:val="18"/>
              </w:rPr>
              <w:t>1.117</w:t>
            </w:r>
          </w:p>
        </w:tc>
        <w:tc>
          <w:tcPr>
            <w:tcW w:w="0" w:type="auto"/>
            <w:vAlign w:val="center"/>
          </w:tcPr>
          <w:p w14:paraId="4A3A5B5D" w14:textId="77777777" w:rsidR="0009311F" w:rsidRPr="000D1CB5" w:rsidRDefault="0009311F" w:rsidP="009B5C14">
            <w:pPr>
              <w:jc w:val="center"/>
              <w:rPr>
                <w:rFonts w:ascii="Calibri" w:hAnsi="Calibri"/>
                <w:sz w:val="18"/>
                <w:szCs w:val="18"/>
              </w:rPr>
            </w:pPr>
            <w:r w:rsidRPr="000D1CB5">
              <w:rPr>
                <w:rFonts w:ascii="Calibri" w:hAnsi="Calibri"/>
                <w:sz w:val="18"/>
                <w:szCs w:val="18"/>
              </w:rPr>
              <w:t>1.127</w:t>
            </w:r>
          </w:p>
        </w:tc>
        <w:tc>
          <w:tcPr>
            <w:tcW w:w="0" w:type="auto"/>
            <w:vAlign w:val="center"/>
          </w:tcPr>
          <w:p w14:paraId="4A3A5B5E" w14:textId="77777777" w:rsidR="0009311F" w:rsidRPr="000D1CB5" w:rsidRDefault="0009311F" w:rsidP="009B5C14">
            <w:pPr>
              <w:jc w:val="center"/>
              <w:rPr>
                <w:rFonts w:ascii="Calibri" w:hAnsi="Calibri"/>
                <w:sz w:val="18"/>
                <w:szCs w:val="18"/>
              </w:rPr>
            </w:pPr>
            <w:r w:rsidRPr="000D1CB5">
              <w:rPr>
                <w:rFonts w:ascii="Calibri" w:hAnsi="Calibri"/>
                <w:sz w:val="18"/>
                <w:szCs w:val="18"/>
              </w:rPr>
              <w:t>1.136</w:t>
            </w:r>
          </w:p>
        </w:tc>
      </w:tr>
      <w:tr w:rsidR="0009311F" w:rsidRPr="000D1CB5" w14:paraId="4A3A5B6B" w14:textId="77777777" w:rsidTr="009B5C14">
        <w:trPr>
          <w:cantSplit/>
          <w:trHeight w:hRule="exact" w:val="187"/>
          <w:jc w:val="center"/>
        </w:trPr>
        <w:tc>
          <w:tcPr>
            <w:tcW w:w="0" w:type="auto"/>
            <w:vMerge/>
            <w:vAlign w:val="center"/>
          </w:tcPr>
          <w:p w14:paraId="4A3A5B60" w14:textId="77777777" w:rsidR="0009311F" w:rsidRPr="000D1CB5" w:rsidRDefault="0009311F" w:rsidP="009B5C14">
            <w:pPr>
              <w:jc w:val="center"/>
              <w:rPr>
                <w:rFonts w:ascii="Calibri" w:hAnsi="Calibri"/>
                <w:sz w:val="18"/>
                <w:szCs w:val="18"/>
              </w:rPr>
            </w:pPr>
          </w:p>
        </w:tc>
        <w:tc>
          <w:tcPr>
            <w:tcW w:w="0" w:type="auto"/>
            <w:vAlign w:val="center"/>
          </w:tcPr>
          <w:p w14:paraId="4A3A5B6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-15</w:t>
            </w:r>
          </w:p>
        </w:tc>
        <w:tc>
          <w:tcPr>
            <w:tcW w:w="0" w:type="auto"/>
            <w:vAlign w:val="center"/>
          </w:tcPr>
          <w:p w14:paraId="4A3A5B62" w14:textId="77777777" w:rsidR="0009311F" w:rsidRPr="000D1CB5" w:rsidRDefault="0009311F" w:rsidP="009B5C14">
            <w:pPr>
              <w:jc w:val="center"/>
              <w:rPr>
                <w:rFonts w:ascii="Calibri" w:hAnsi="Calibri"/>
                <w:sz w:val="18"/>
                <w:szCs w:val="18"/>
              </w:rPr>
            </w:pPr>
            <w:r w:rsidRPr="000D1CB5">
              <w:rPr>
                <w:rFonts w:ascii="Calibri" w:hAnsi="Calibri"/>
                <w:sz w:val="18"/>
                <w:szCs w:val="18"/>
              </w:rPr>
              <w:t>1.056</w:t>
            </w:r>
          </w:p>
        </w:tc>
        <w:tc>
          <w:tcPr>
            <w:tcW w:w="0" w:type="auto"/>
            <w:vAlign w:val="center"/>
          </w:tcPr>
          <w:p w14:paraId="4A3A5B63" w14:textId="77777777" w:rsidR="0009311F" w:rsidRPr="000D1CB5" w:rsidRDefault="0009311F" w:rsidP="009B5C14">
            <w:pPr>
              <w:jc w:val="center"/>
              <w:rPr>
                <w:rFonts w:ascii="Calibri" w:hAnsi="Calibri"/>
                <w:sz w:val="18"/>
                <w:szCs w:val="18"/>
              </w:rPr>
            </w:pPr>
            <w:r w:rsidRPr="000D1CB5">
              <w:rPr>
                <w:rFonts w:ascii="Calibri" w:hAnsi="Calibri"/>
                <w:sz w:val="18"/>
                <w:szCs w:val="18"/>
              </w:rPr>
              <w:t>1.066</w:t>
            </w:r>
          </w:p>
        </w:tc>
        <w:tc>
          <w:tcPr>
            <w:tcW w:w="0" w:type="auto"/>
            <w:vAlign w:val="center"/>
          </w:tcPr>
          <w:p w14:paraId="4A3A5B64" w14:textId="77777777" w:rsidR="0009311F" w:rsidRPr="000D1CB5" w:rsidRDefault="0009311F" w:rsidP="009B5C14">
            <w:pPr>
              <w:jc w:val="center"/>
              <w:rPr>
                <w:rFonts w:ascii="Calibri" w:hAnsi="Calibri"/>
                <w:sz w:val="18"/>
                <w:szCs w:val="18"/>
              </w:rPr>
            </w:pPr>
            <w:r w:rsidRPr="000D1CB5">
              <w:rPr>
                <w:rFonts w:ascii="Calibri" w:hAnsi="Calibri"/>
                <w:sz w:val="18"/>
                <w:szCs w:val="18"/>
              </w:rPr>
              <w:t>1.075</w:t>
            </w:r>
          </w:p>
        </w:tc>
        <w:tc>
          <w:tcPr>
            <w:tcW w:w="0" w:type="auto"/>
            <w:vAlign w:val="center"/>
          </w:tcPr>
          <w:p w14:paraId="4A3A5B65" w14:textId="77777777" w:rsidR="0009311F" w:rsidRPr="000D1CB5" w:rsidRDefault="0009311F" w:rsidP="009B5C14">
            <w:pPr>
              <w:jc w:val="center"/>
              <w:rPr>
                <w:rFonts w:ascii="Calibri" w:hAnsi="Calibri"/>
                <w:sz w:val="18"/>
                <w:szCs w:val="18"/>
              </w:rPr>
            </w:pPr>
            <w:r w:rsidRPr="000D1CB5">
              <w:rPr>
                <w:rFonts w:ascii="Calibri" w:hAnsi="Calibri"/>
                <w:sz w:val="18"/>
                <w:szCs w:val="18"/>
              </w:rPr>
              <w:t>1.084</w:t>
            </w:r>
          </w:p>
        </w:tc>
        <w:tc>
          <w:tcPr>
            <w:tcW w:w="0" w:type="auto"/>
            <w:vAlign w:val="center"/>
          </w:tcPr>
          <w:p w14:paraId="4A3A5B66" w14:textId="77777777" w:rsidR="0009311F" w:rsidRPr="000D1CB5" w:rsidRDefault="0009311F" w:rsidP="009B5C14">
            <w:pPr>
              <w:jc w:val="center"/>
              <w:rPr>
                <w:rFonts w:ascii="Calibri" w:hAnsi="Calibri"/>
                <w:sz w:val="18"/>
                <w:szCs w:val="18"/>
              </w:rPr>
            </w:pPr>
            <w:r w:rsidRPr="000D1CB5">
              <w:rPr>
                <w:rFonts w:ascii="Calibri" w:hAnsi="Calibri"/>
                <w:sz w:val="18"/>
                <w:szCs w:val="18"/>
              </w:rPr>
              <w:t>1.093</w:t>
            </w:r>
          </w:p>
        </w:tc>
        <w:tc>
          <w:tcPr>
            <w:tcW w:w="0" w:type="auto"/>
            <w:vAlign w:val="center"/>
          </w:tcPr>
          <w:p w14:paraId="4A3A5B67" w14:textId="77777777" w:rsidR="0009311F" w:rsidRPr="000D1CB5" w:rsidRDefault="0009311F" w:rsidP="009B5C14">
            <w:pPr>
              <w:jc w:val="center"/>
              <w:rPr>
                <w:rFonts w:ascii="Calibri" w:hAnsi="Calibri"/>
                <w:sz w:val="18"/>
                <w:szCs w:val="18"/>
              </w:rPr>
            </w:pPr>
            <w:r w:rsidRPr="000D1CB5">
              <w:rPr>
                <w:rFonts w:ascii="Calibri" w:hAnsi="Calibri"/>
                <w:sz w:val="18"/>
                <w:szCs w:val="18"/>
              </w:rPr>
              <w:t>1.102</w:t>
            </w:r>
          </w:p>
        </w:tc>
        <w:tc>
          <w:tcPr>
            <w:tcW w:w="0" w:type="auto"/>
            <w:vAlign w:val="center"/>
          </w:tcPr>
          <w:p w14:paraId="4A3A5B68" w14:textId="77777777" w:rsidR="0009311F" w:rsidRPr="000D1CB5" w:rsidRDefault="0009311F" w:rsidP="009B5C14">
            <w:pPr>
              <w:jc w:val="center"/>
              <w:rPr>
                <w:rFonts w:ascii="Calibri" w:hAnsi="Calibri"/>
                <w:sz w:val="18"/>
                <w:szCs w:val="18"/>
              </w:rPr>
            </w:pPr>
            <w:r w:rsidRPr="000D1CB5">
              <w:rPr>
                <w:rFonts w:ascii="Calibri" w:hAnsi="Calibri"/>
                <w:sz w:val="18"/>
                <w:szCs w:val="18"/>
              </w:rPr>
              <w:t>1.111</w:t>
            </w:r>
          </w:p>
        </w:tc>
        <w:tc>
          <w:tcPr>
            <w:tcW w:w="0" w:type="auto"/>
            <w:vAlign w:val="center"/>
          </w:tcPr>
          <w:p w14:paraId="4A3A5B69" w14:textId="77777777" w:rsidR="0009311F" w:rsidRPr="000D1CB5" w:rsidRDefault="0009311F" w:rsidP="009B5C14">
            <w:pPr>
              <w:jc w:val="center"/>
              <w:rPr>
                <w:rFonts w:ascii="Calibri" w:hAnsi="Calibri"/>
                <w:sz w:val="18"/>
                <w:szCs w:val="18"/>
              </w:rPr>
            </w:pPr>
            <w:r w:rsidRPr="000D1CB5">
              <w:rPr>
                <w:rFonts w:ascii="Calibri" w:hAnsi="Calibri"/>
                <w:sz w:val="18"/>
                <w:szCs w:val="18"/>
              </w:rPr>
              <w:t>1.120</w:t>
            </w:r>
          </w:p>
        </w:tc>
        <w:tc>
          <w:tcPr>
            <w:tcW w:w="0" w:type="auto"/>
            <w:vAlign w:val="center"/>
          </w:tcPr>
          <w:p w14:paraId="4A3A5B6A" w14:textId="77777777" w:rsidR="0009311F" w:rsidRPr="000D1CB5" w:rsidRDefault="0009311F" w:rsidP="009B5C14">
            <w:pPr>
              <w:jc w:val="center"/>
              <w:rPr>
                <w:rFonts w:ascii="Calibri" w:hAnsi="Calibri"/>
                <w:sz w:val="18"/>
                <w:szCs w:val="18"/>
              </w:rPr>
            </w:pPr>
            <w:r w:rsidRPr="000D1CB5">
              <w:rPr>
                <w:rFonts w:ascii="Calibri" w:hAnsi="Calibri"/>
                <w:sz w:val="18"/>
                <w:szCs w:val="18"/>
              </w:rPr>
              <w:t>1.129</w:t>
            </w:r>
          </w:p>
        </w:tc>
      </w:tr>
      <w:tr w:rsidR="0009311F" w:rsidRPr="000D1CB5" w14:paraId="4A3A5B77" w14:textId="77777777" w:rsidTr="009B5C14">
        <w:trPr>
          <w:cantSplit/>
          <w:trHeight w:hRule="exact" w:val="187"/>
          <w:jc w:val="center"/>
        </w:trPr>
        <w:tc>
          <w:tcPr>
            <w:tcW w:w="0" w:type="auto"/>
            <w:vMerge/>
            <w:vAlign w:val="center"/>
          </w:tcPr>
          <w:p w14:paraId="4A3A5B6C" w14:textId="77777777" w:rsidR="0009311F" w:rsidRPr="000D1CB5" w:rsidRDefault="0009311F" w:rsidP="009B5C14">
            <w:pPr>
              <w:jc w:val="center"/>
              <w:rPr>
                <w:rFonts w:ascii="Calibri" w:hAnsi="Calibri"/>
                <w:sz w:val="18"/>
                <w:szCs w:val="18"/>
              </w:rPr>
            </w:pPr>
          </w:p>
        </w:tc>
        <w:tc>
          <w:tcPr>
            <w:tcW w:w="0" w:type="auto"/>
            <w:vAlign w:val="center"/>
          </w:tcPr>
          <w:p w14:paraId="4A3A5B6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w:t>
            </w:r>
          </w:p>
        </w:tc>
        <w:tc>
          <w:tcPr>
            <w:tcW w:w="0" w:type="auto"/>
            <w:vAlign w:val="center"/>
          </w:tcPr>
          <w:p w14:paraId="4A3A5B6E" w14:textId="77777777" w:rsidR="0009311F" w:rsidRPr="000D1CB5" w:rsidRDefault="0009311F" w:rsidP="009B5C14">
            <w:pPr>
              <w:jc w:val="center"/>
              <w:rPr>
                <w:rFonts w:ascii="Calibri" w:hAnsi="Calibri"/>
                <w:sz w:val="18"/>
                <w:szCs w:val="18"/>
              </w:rPr>
            </w:pPr>
            <w:r w:rsidRPr="000D1CB5">
              <w:rPr>
                <w:rFonts w:ascii="Calibri" w:hAnsi="Calibri"/>
                <w:sz w:val="18"/>
                <w:szCs w:val="18"/>
              </w:rPr>
              <w:t>1.051</w:t>
            </w:r>
          </w:p>
        </w:tc>
        <w:tc>
          <w:tcPr>
            <w:tcW w:w="0" w:type="auto"/>
            <w:vAlign w:val="center"/>
          </w:tcPr>
          <w:p w14:paraId="4A3A5B6F" w14:textId="77777777" w:rsidR="0009311F" w:rsidRPr="000D1CB5" w:rsidRDefault="0009311F" w:rsidP="009B5C14">
            <w:pPr>
              <w:jc w:val="center"/>
              <w:rPr>
                <w:rFonts w:ascii="Calibri" w:hAnsi="Calibri"/>
                <w:sz w:val="18"/>
                <w:szCs w:val="18"/>
              </w:rPr>
            </w:pPr>
            <w:r w:rsidRPr="000D1CB5">
              <w:rPr>
                <w:rFonts w:ascii="Calibri" w:hAnsi="Calibri"/>
                <w:sz w:val="18"/>
                <w:szCs w:val="18"/>
              </w:rPr>
              <w:t>1.060</w:t>
            </w:r>
          </w:p>
        </w:tc>
        <w:tc>
          <w:tcPr>
            <w:tcW w:w="0" w:type="auto"/>
            <w:vAlign w:val="center"/>
          </w:tcPr>
          <w:p w14:paraId="4A3A5B70" w14:textId="77777777" w:rsidR="0009311F" w:rsidRPr="000D1CB5" w:rsidRDefault="0009311F" w:rsidP="009B5C14">
            <w:pPr>
              <w:jc w:val="center"/>
              <w:rPr>
                <w:rFonts w:ascii="Calibri" w:hAnsi="Calibri"/>
                <w:sz w:val="18"/>
                <w:szCs w:val="18"/>
              </w:rPr>
            </w:pPr>
            <w:r w:rsidRPr="000D1CB5">
              <w:rPr>
                <w:rFonts w:ascii="Calibri" w:hAnsi="Calibri"/>
                <w:sz w:val="18"/>
                <w:szCs w:val="18"/>
              </w:rPr>
              <w:t>1.069</w:t>
            </w:r>
          </w:p>
        </w:tc>
        <w:tc>
          <w:tcPr>
            <w:tcW w:w="0" w:type="auto"/>
            <w:vAlign w:val="center"/>
          </w:tcPr>
          <w:p w14:paraId="4A3A5B71" w14:textId="77777777" w:rsidR="0009311F" w:rsidRPr="000D1CB5" w:rsidRDefault="0009311F" w:rsidP="009B5C14">
            <w:pPr>
              <w:jc w:val="center"/>
              <w:rPr>
                <w:rFonts w:ascii="Calibri" w:hAnsi="Calibri"/>
                <w:sz w:val="18"/>
                <w:szCs w:val="18"/>
              </w:rPr>
            </w:pPr>
            <w:r w:rsidRPr="000D1CB5">
              <w:rPr>
                <w:rFonts w:ascii="Calibri" w:hAnsi="Calibri"/>
                <w:sz w:val="18"/>
                <w:szCs w:val="18"/>
              </w:rPr>
              <w:t>1.078</w:t>
            </w:r>
          </w:p>
        </w:tc>
        <w:tc>
          <w:tcPr>
            <w:tcW w:w="0" w:type="auto"/>
            <w:vAlign w:val="center"/>
          </w:tcPr>
          <w:p w14:paraId="4A3A5B72" w14:textId="77777777" w:rsidR="0009311F" w:rsidRPr="000D1CB5" w:rsidRDefault="0009311F" w:rsidP="009B5C14">
            <w:pPr>
              <w:jc w:val="center"/>
              <w:rPr>
                <w:rFonts w:ascii="Calibri" w:hAnsi="Calibri"/>
                <w:sz w:val="18"/>
                <w:szCs w:val="18"/>
              </w:rPr>
            </w:pPr>
            <w:r w:rsidRPr="000D1CB5">
              <w:rPr>
                <w:rFonts w:ascii="Calibri" w:hAnsi="Calibri"/>
                <w:sz w:val="18"/>
                <w:szCs w:val="18"/>
              </w:rPr>
              <w:t>1.087</w:t>
            </w:r>
          </w:p>
        </w:tc>
        <w:tc>
          <w:tcPr>
            <w:tcW w:w="0" w:type="auto"/>
            <w:vAlign w:val="center"/>
          </w:tcPr>
          <w:p w14:paraId="4A3A5B73" w14:textId="77777777" w:rsidR="0009311F" w:rsidRPr="000D1CB5" w:rsidRDefault="0009311F" w:rsidP="009B5C14">
            <w:pPr>
              <w:jc w:val="center"/>
              <w:rPr>
                <w:rFonts w:ascii="Calibri" w:hAnsi="Calibri"/>
                <w:sz w:val="18"/>
                <w:szCs w:val="18"/>
              </w:rPr>
            </w:pPr>
            <w:r w:rsidRPr="000D1CB5">
              <w:rPr>
                <w:rFonts w:ascii="Calibri" w:hAnsi="Calibri"/>
                <w:sz w:val="18"/>
                <w:szCs w:val="18"/>
              </w:rPr>
              <w:t>1.096</w:t>
            </w:r>
          </w:p>
        </w:tc>
        <w:tc>
          <w:tcPr>
            <w:tcW w:w="0" w:type="auto"/>
            <w:vAlign w:val="center"/>
          </w:tcPr>
          <w:p w14:paraId="4A3A5B74" w14:textId="77777777" w:rsidR="0009311F" w:rsidRPr="000D1CB5" w:rsidRDefault="0009311F" w:rsidP="009B5C14">
            <w:pPr>
              <w:jc w:val="center"/>
              <w:rPr>
                <w:rFonts w:ascii="Calibri" w:hAnsi="Calibri"/>
                <w:sz w:val="18"/>
                <w:szCs w:val="18"/>
              </w:rPr>
            </w:pPr>
            <w:r w:rsidRPr="000D1CB5">
              <w:rPr>
                <w:rFonts w:ascii="Calibri" w:hAnsi="Calibri"/>
                <w:sz w:val="18"/>
                <w:szCs w:val="18"/>
              </w:rPr>
              <w:t>1.105</w:t>
            </w:r>
          </w:p>
        </w:tc>
        <w:tc>
          <w:tcPr>
            <w:tcW w:w="0" w:type="auto"/>
            <w:vAlign w:val="center"/>
          </w:tcPr>
          <w:p w14:paraId="4A3A5B75" w14:textId="77777777" w:rsidR="0009311F" w:rsidRPr="000D1CB5" w:rsidRDefault="0009311F" w:rsidP="009B5C14">
            <w:pPr>
              <w:jc w:val="center"/>
              <w:rPr>
                <w:rFonts w:ascii="Calibri" w:hAnsi="Calibri"/>
                <w:sz w:val="18"/>
                <w:szCs w:val="18"/>
              </w:rPr>
            </w:pPr>
            <w:r w:rsidRPr="000D1CB5">
              <w:rPr>
                <w:rFonts w:ascii="Calibri" w:hAnsi="Calibri"/>
                <w:sz w:val="18"/>
                <w:szCs w:val="18"/>
              </w:rPr>
              <w:t>1.114</w:t>
            </w:r>
          </w:p>
        </w:tc>
        <w:tc>
          <w:tcPr>
            <w:tcW w:w="0" w:type="auto"/>
            <w:vAlign w:val="center"/>
          </w:tcPr>
          <w:p w14:paraId="4A3A5B76" w14:textId="77777777" w:rsidR="0009311F" w:rsidRPr="000D1CB5" w:rsidRDefault="0009311F" w:rsidP="009B5C14">
            <w:pPr>
              <w:jc w:val="center"/>
              <w:rPr>
                <w:rFonts w:ascii="Calibri" w:hAnsi="Calibri"/>
                <w:sz w:val="18"/>
                <w:szCs w:val="18"/>
              </w:rPr>
            </w:pPr>
            <w:r w:rsidRPr="000D1CB5">
              <w:rPr>
                <w:rFonts w:ascii="Calibri" w:hAnsi="Calibri"/>
                <w:sz w:val="18"/>
                <w:szCs w:val="18"/>
              </w:rPr>
              <w:t>1.123</w:t>
            </w:r>
          </w:p>
        </w:tc>
      </w:tr>
      <w:tr w:rsidR="0009311F" w:rsidRPr="000D1CB5" w14:paraId="4A3A5B83" w14:textId="77777777" w:rsidTr="009B5C14">
        <w:trPr>
          <w:cantSplit/>
          <w:trHeight w:hRule="exact" w:val="187"/>
          <w:jc w:val="center"/>
        </w:trPr>
        <w:tc>
          <w:tcPr>
            <w:tcW w:w="0" w:type="auto"/>
            <w:vMerge/>
            <w:vAlign w:val="center"/>
          </w:tcPr>
          <w:p w14:paraId="4A3A5B78" w14:textId="77777777" w:rsidR="0009311F" w:rsidRPr="000D1CB5" w:rsidRDefault="0009311F" w:rsidP="009B5C14">
            <w:pPr>
              <w:jc w:val="center"/>
              <w:rPr>
                <w:rFonts w:ascii="Calibri" w:hAnsi="Calibri"/>
                <w:sz w:val="18"/>
                <w:szCs w:val="18"/>
              </w:rPr>
            </w:pPr>
          </w:p>
        </w:tc>
        <w:tc>
          <w:tcPr>
            <w:tcW w:w="0" w:type="auto"/>
            <w:vAlign w:val="center"/>
          </w:tcPr>
          <w:p w14:paraId="4A3A5B7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w:t>
            </w:r>
          </w:p>
        </w:tc>
        <w:tc>
          <w:tcPr>
            <w:tcW w:w="0" w:type="auto"/>
            <w:vAlign w:val="center"/>
          </w:tcPr>
          <w:p w14:paraId="4A3A5B7A" w14:textId="77777777" w:rsidR="0009311F" w:rsidRPr="000D1CB5" w:rsidRDefault="0009311F" w:rsidP="009B5C14">
            <w:pPr>
              <w:jc w:val="center"/>
              <w:rPr>
                <w:rFonts w:ascii="Calibri" w:hAnsi="Calibri"/>
                <w:sz w:val="18"/>
                <w:szCs w:val="18"/>
              </w:rPr>
            </w:pPr>
            <w:r w:rsidRPr="000D1CB5">
              <w:rPr>
                <w:rFonts w:ascii="Calibri" w:hAnsi="Calibri"/>
                <w:sz w:val="18"/>
                <w:szCs w:val="18"/>
              </w:rPr>
              <w:t>1.045</w:t>
            </w:r>
          </w:p>
        </w:tc>
        <w:tc>
          <w:tcPr>
            <w:tcW w:w="0" w:type="auto"/>
            <w:vAlign w:val="center"/>
          </w:tcPr>
          <w:p w14:paraId="4A3A5B7B" w14:textId="77777777" w:rsidR="0009311F" w:rsidRPr="000D1CB5" w:rsidRDefault="0009311F" w:rsidP="009B5C14">
            <w:pPr>
              <w:jc w:val="center"/>
              <w:rPr>
                <w:rFonts w:ascii="Calibri" w:hAnsi="Calibri"/>
                <w:sz w:val="18"/>
                <w:szCs w:val="18"/>
              </w:rPr>
            </w:pPr>
            <w:r w:rsidRPr="000D1CB5">
              <w:rPr>
                <w:rFonts w:ascii="Calibri" w:hAnsi="Calibri"/>
                <w:sz w:val="18"/>
                <w:szCs w:val="18"/>
              </w:rPr>
              <w:t>1.054</w:t>
            </w:r>
          </w:p>
        </w:tc>
        <w:tc>
          <w:tcPr>
            <w:tcW w:w="0" w:type="auto"/>
            <w:vAlign w:val="center"/>
          </w:tcPr>
          <w:p w14:paraId="4A3A5B7C" w14:textId="77777777" w:rsidR="0009311F" w:rsidRPr="000D1CB5" w:rsidRDefault="0009311F" w:rsidP="009B5C14">
            <w:pPr>
              <w:jc w:val="center"/>
              <w:rPr>
                <w:rFonts w:ascii="Calibri" w:hAnsi="Calibri"/>
                <w:sz w:val="18"/>
                <w:szCs w:val="18"/>
              </w:rPr>
            </w:pPr>
            <w:r w:rsidRPr="000D1CB5">
              <w:rPr>
                <w:rFonts w:ascii="Calibri" w:hAnsi="Calibri"/>
                <w:sz w:val="18"/>
                <w:szCs w:val="18"/>
              </w:rPr>
              <w:t>1.063</w:t>
            </w:r>
          </w:p>
        </w:tc>
        <w:tc>
          <w:tcPr>
            <w:tcW w:w="0" w:type="auto"/>
            <w:vAlign w:val="center"/>
          </w:tcPr>
          <w:p w14:paraId="4A3A5B7D" w14:textId="77777777" w:rsidR="0009311F" w:rsidRPr="000D1CB5" w:rsidRDefault="0009311F" w:rsidP="009B5C14">
            <w:pPr>
              <w:jc w:val="center"/>
              <w:rPr>
                <w:rFonts w:ascii="Calibri" w:hAnsi="Calibri"/>
                <w:sz w:val="18"/>
                <w:szCs w:val="18"/>
              </w:rPr>
            </w:pPr>
            <w:r w:rsidRPr="000D1CB5">
              <w:rPr>
                <w:rFonts w:ascii="Calibri" w:hAnsi="Calibri"/>
                <w:sz w:val="18"/>
                <w:szCs w:val="18"/>
              </w:rPr>
              <w:t>1.072</w:t>
            </w:r>
          </w:p>
        </w:tc>
        <w:tc>
          <w:tcPr>
            <w:tcW w:w="0" w:type="auto"/>
            <w:vAlign w:val="center"/>
          </w:tcPr>
          <w:p w14:paraId="4A3A5B7E" w14:textId="77777777" w:rsidR="0009311F" w:rsidRPr="000D1CB5" w:rsidRDefault="0009311F" w:rsidP="009B5C14">
            <w:pPr>
              <w:jc w:val="center"/>
              <w:rPr>
                <w:rFonts w:ascii="Calibri" w:hAnsi="Calibri"/>
                <w:sz w:val="18"/>
                <w:szCs w:val="18"/>
              </w:rPr>
            </w:pPr>
            <w:r w:rsidRPr="000D1CB5">
              <w:rPr>
                <w:rFonts w:ascii="Calibri" w:hAnsi="Calibri"/>
                <w:sz w:val="18"/>
                <w:szCs w:val="18"/>
              </w:rPr>
              <w:t>1.081</w:t>
            </w:r>
          </w:p>
        </w:tc>
        <w:tc>
          <w:tcPr>
            <w:tcW w:w="0" w:type="auto"/>
            <w:vAlign w:val="center"/>
          </w:tcPr>
          <w:p w14:paraId="4A3A5B7F" w14:textId="77777777" w:rsidR="0009311F" w:rsidRPr="000D1CB5" w:rsidRDefault="0009311F" w:rsidP="009B5C14">
            <w:pPr>
              <w:jc w:val="center"/>
              <w:rPr>
                <w:rFonts w:ascii="Calibri" w:hAnsi="Calibri"/>
                <w:sz w:val="18"/>
                <w:szCs w:val="18"/>
              </w:rPr>
            </w:pPr>
            <w:r w:rsidRPr="000D1CB5">
              <w:rPr>
                <w:rFonts w:ascii="Calibri" w:hAnsi="Calibri"/>
                <w:sz w:val="18"/>
                <w:szCs w:val="18"/>
              </w:rPr>
              <w:t>1.090</w:t>
            </w:r>
          </w:p>
        </w:tc>
        <w:tc>
          <w:tcPr>
            <w:tcW w:w="0" w:type="auto"/>
            <w:vAlign w:val="center"/>
          </w:tcPr>
          <w:p w14:paraId="4A3A5B80" w14:textId="77777777" w:rsidR="0009311F" w:rsidRPr="000D1CB5" w:rsidRDefault="0009311F" w:rsidP="009B5C14">
            <w:pPr>
              <w:jc w:val="center"/>
              <w:rPr>
                <w:rFonts w:ascii="Calibri" w:hAnsi="Calibri"/>
                <w:sz w:val="18"/>
                <w:szCs w:val="18"/>
              </w:rPr>
            </w:pPr>
            <w:r w:rsidRPr="000D1CB5">
              <w:rPr>
                <w:rFonts w:ascii="Calibri" w:hAnsi="Calibri"/>
                <w:sz w:val="18"/>
                <w:szCs w:val="18"/>
              </w:rPr>
              <w:t>1.099</w:t>
            </w:r>
          </w:p>
        </w:tc>
        <w:tc>
          <w:tcPr>
            <w:tcW w:w="0" w:type="auto"/>
            <w:vAlign w:val="center"/>
          </w:tcPr>
          <w:p w14:paraId="4A3A5B81" w14:textId="77777777" w:rsidR="0009311F" w:rsidRPr="000D1CB5" w:rsidRDefault="0009311F" w:rsidP="009B5C14">
            <w:pPr>
              <w:jc w:val="center"/>
              <w:rPr>
                <w:rFonts w:ascii="Calibri" w:hAnsi="Calibri"/>
                <w:sz w:val="18"/>
                <w:szCs w:val="18"/>
              </w:rPr>
            </w:pPr>
            <w:r w:rsidRPr="000D1CB5">
              <w:rPr>
                <w:rFonts w:ascii="Calibri" w:hAnsi="Calibri"/>
                <w:sz w:val="18"/>
                <w:szCs w:val="18"/>
              </w:rPr>
              <w:t>1.108</w:t>
            </w:r>
          </w:p>
        </w:tc>
        <w:tc>
          <w:tcPr>
            <w:tcW w:w="0" w:type="auto"/>
            <w:vAlign w:val="center"/>
          </w:tcPr>
          <w:p w14:paraId="4A3A5B82" w14:textId="77777777" w:rsidR="0009311F" w:rsidRPr="000D1CB5" w:rsidRDefault="0009311F" w:rsidP="009B5C14">
            <w:pPr>
              <w:jc w:val="center"/>
              <w:rPr>
                <w:rFonts w:ascii="Calibri" w:hAnsi="Calibri"/>
                <w:sz w:val="18"/>
                <w:szCs w:val="18"/>
              </w:rPr>
            </w:pPr>
            <w:r w:rsidRPr="000D1CB5">
              <w:rPr>
                <w:rFonts w:ascii="Calibri" w:hAnsi="Calibri"/>
                <w:sz w:val="18"/>
                <w:szCs w:val="18"/>
              </w:rPr>
              <w:t>1.117</w:t>
            </w:r>
          </w:p>
        </w:tc>
      </w:tr>
      <w:tr w:rsidR="0009311F" w:rsidRPr="000D1CB5" w14:paraId="4A3A5B8F" w14:textId="77777777" w:rsidTr="009B5C14">
        <w:trPr>
          <w:cantSplit/>
          <w:trHeight w:hRule="exact" w:val="187"/>
          <w:jc w:val="center"/>
        </w:trPr>
        <w:tc>
          <w:tcPr>
            <w:tcW w:w="0" w:type="auto"/>
            <w:vMerge/>
            <w:vAlign w:val="center"/>
          </w:tcPr>
          <w:p w14:paraId="4A3A5B84" w14:textId="77777777" w:rsidR="0009311F" w:rsidRPr="000D1CB5" w:rsidRDefault="0009311F" w:rsidP="009B5C14">
            <w:pPr>
              <w:jc w:val="center"/>
              <w:rPr>
                <w:rFonts w:ascii="Calibri" w:hAnsi="Calibri"/>
                <w:sz w:val="18"/>
                <w:szCs w:val="18"/>
              </w:rPr>
            </w:pPr>
          </w:p>
        </w:tc>
        <w:tc>
          <w:tcPr>
            <w:tcW w:w="0" w:type="auto"/>
            <w:vAlign w:val="center"/>
          </w:tcPr>
          <w:p w14:paraId="4A3A5B8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0</w:t>
            </w:r>
          </w:p>
        </w:tc>
        <w:tc>
          <w:tcPr>
            <w:tcW w:w="0" w:type="auto"/>
            <w:vAlign w:val="center"/>
          </w:tcPr>
          <w:p w14:paraId="4A3A5B86" w14:textId="77777777" w:rsidR="0009311F" w:rsidRPr="000D1CB5" w:rsidRDefault="0009311F" w:rsidP="009B5C14">
            <w:pPr>
              <w:jc w:val="center"/>
              <w:rPr>
                <w:rFonts w:ascii="Calibri" w:hAnsi="Calibri"/>
                <w:sz w:val="18"/>
                <w:szCs w:val="18"/>
              </w:rPr>
            </w:pPr>
            <w:r w:rsidRPr="000D1CB5">
              <w:rPr>
                <w:rFonts w:ascii="Calibri" w:hAnsi="Calibri"/>
                <w:sz w:val="18"/>
                <w:szCs w:val="18"/>
              </w:rPr>
              <w:t>1.039</w:t>
            </w:r>
          </w:p>
        </w:tc>
        <w:tc>
          <w:tcPr>
            <w:tcW w:w="0" w:type="auto"/>
            <w:vAlign w:val="center"/>
          </w:tcPr>
          <w:p w14:paraId="4A3A5B87" w14:textId="77777777" w:rsidR="0009311F" w:rsidRPr="000D1CB5" w:rsidRDefault="0009311F" w:rsidP="009B5C14">
            <w:pPr>
              <w:jc w:val="center"/>
              <w:rPr>
                <w:rFonts w:ascii="Calibri" w:hAnsi="Calibri"/>
                <w:sz w:val="18"/>
                <w:szCs w:val="18"/>
              </w:rPr>
            </w:pPr>
            <w:r w:rsidRPr="000D1CB5">
              <w:rPr>
                <w:rFonts w:ascii="Calibri" w:hAnsi="Calibri"/>
                <w:sz w:val="18"/>
                <w:szCs w:val="18"/>
              </w:rPr>
              <w:t>1.048</w:t>
            </w:r>
          </w:p>
        </w:tc>
        <w:tc>
          <w:tcPr>
            <w:tcW w:w="0" w:type="auto"/>
            <w:vAlign w:val="center"/>
          </w:tcPr>
          <w:p w14:paraId="4A3A5B88" w14:textId="77777777" w:rsidR="0009311F" w:rsidRPr="000D1CB5" w:rsidRDefault="0009311F" w:rsidP="009B5C14">
            <w:pPr>
              <w:jc w:val="center"/>
              <w:rPr>
                <w:rFonts w:ascii="Calibri" w:hAnsi="Calibri"/>
                <w:sz w:val="18"/>
                <w:szCs w:val="18"/>
              </w:rPr>
            </w:pPr>
            <w:r w:rsidRPr="000D1CB5">
              <w:rPr>
                <w:rFonts w:ascii="Calibri" w:hAnsi="Calibri"/>
                <w:sz w:val="18"/>
                <w:szCs w:val="18"/>
              </w:rPr>
              <w:t>1.057</w:t>
            </w:r>
          </w:p>
        </w:tc>
        <w:tc>
          <w:tcPr>
            <w:tcW w:w="0" w:type="auto"/>
            <w:vAlign w:val="center"/>
          </w:tcPr>
          <w:p w14:paraId="4A3A5B89" w14:textId="77777777" w:rsidR="0009311F" w:rsidRPr="000D1CB5" w:rsidRDefault="0009311F" w:rsidP="009B5C14">
            <w:pPr>
              <w:jc w:val="center"/>
              <w:rPr>
                <w:rFonts w:ascii="Calibri" w:hAnsi="Calibri"/>
                <w:sz w:val="18"/>
                <w:szCs w:val="18"/>
              </w:rPr>
            </w:pPr>
            <w:r w:rsidRPr="000D1CB5">
              <w:rPr>
                <w:rFonts w:ascii="Calibri" w:hAnsi="Calibri"/>
                <w:sz w:val="18"/>
                <w:szCs w:val="18"/>
              </w:rPr>
              <w:t>1.066</w:t>
            </w:r>
          </w:p>
        </w:tc>
        <w:tc>
          <w:tcPr>
            <w:tcW w:w="0" w:type="auto"/>
            <w:vAlign w:val="center"/>
          </w:tcPr>
          <w:p w14:paraId="4A3A5B8A" w14:textId="77777777" w:rsidR="0009311F" w:rsidRPr="000D1CB5" w:rsidRDefault="0009311F" w:rsidP="009B5C14">
            <w:pPr>
              <w:jc w:val="center"/>
              <w:rPr>
                <w:rFonts w:ascii="Calibri" w:hAnsi="Calibri"/>
                <w:sz w:val="18"/>
                <w:szCs w:val="18"/>
              </w:rPr>
            </w:pPr>
            <w:r w:rsidRPr="000D1CB5">
              <w:rPr>
                <w:rFonts w:ascii="Calibri" w:hAnsi="Calibri"/>
                <w:sz w:val="18"/>
                <w:szCs w:val="18"/>
              </w:rPr>
              <w:t>1.075</w:t>
            </w:r>
          </w:p>
        </w:tc>
        <w:tc>
          <w:tcPr>
            <w:tcW w:w="0" w:type="auto"/>
            <w:vAlign w:val="center"/>
          </w:tcPr>
          <w:p w14:paraId="4A3A5B8B" w14:textId="77777777" w:rsidR="0009311F" w:rsidRPr="000D1CB5" w:rsidRDefault="0009311F" w:rsidP="009B5C14">
            <w:pPr>
              <w:jc w:val="center"/>
              <w:rPr>
                <w:rFonts w:ascii="Calibri" w:hAnsi="Calibri"/>
                <w:sz w:val="18"/>
                <w:szCs w:val="18"/>
              </w:rPr>
            </w:pPr>
            <w:r w:rsidRPr="000D1CB5">
              <w:rPr>
                <w:rFonts w:ascii="Calibri" w:hAnsi="Calibri"/>
                <w:sz w:val="18"/>
                <w:szCs w:val="18"/>
              </w:rPr>
              <w:t>1.084</w:t>
            </w:r>
          </w:p>
        </w:tc>
        <w:tc>
          <w:tcPr>
            <w:tcW w:w="0" w:type="auto"/>
            <w:vAlign w:val="center"/>
          </w:tcPr>
          <w:p w14:paraId="4A3A5B8C" w14:textId="77777777" w:rsidR="0009311F" w:rsidRPr="000D1CB5" w:rsidRDefault="0009311F" w:rsidP="009B5C14">
            <w:pPr>
              <w:jc w:val="center"/>
              <w:rPr>
                <w:rFonts w:ascii="Calibri" w:hAnsi="Calibri"/>
                <w:sz w:val="18"/>
                <w:szCs w:val="18"/>
              </w:rPr>
            </w:pPr>
            <w:r w:rsidRPr="000D1CB5">
              <w:rPr>
                <w:rFonts w:ascii="Calibri" w:hAnsi="Calibri"/>
                <w:sz w:val="18"/>
                <w:szCs w:val="18"/>
              </w:rPr>
              <w:t>1.093</w:t>
            </w:r>
          </w:p>
        </w:tc>
        <w:tc>
          <w:tcPr>
            <w:tcW w:w="0" w:type="auto"/>
            <w:vAlign w:val="center"/>
          </w:tcPr>
          <w:p w14:paraId="4A3A5B8D" w14:textId="77777777" w:rsidR="0009311F" w:rsidRPr="000D1CB5" w:rsidRDefault="0009311F" w:rsidP="009B5C14">
            <w:pPr>
              <w:jc w:val="center"/>
              <w:rPr>
                <w:rFonts w:ascii="Calibri" w:hAnsi="Calibri"/>
                <w:sz w:val="18"/>
                <w:szCs w:val="18"/>
              </w:rPr>
            </w:pPr>
            <w:r w:rsidRPr="000D1CB5">
              <w:rPr>
                <w:rFonts w:ascii="Calibri" w:hAnsi="Calibri"/>
                <w:sz w:val="18"/>
                <w:szCs w:val="18"/>
              </w:rPr>
              <w:t>1.102</w:t>
            </w:r>
          </w:p>
        </w:tc>
        <w:tc>
          <w:tcPr>
            <w:tcW w:w="0" w:type="auto"/>
            <w:vAlign w:val="center"/>
          </w:tcPr>
          <w:p w14:paraId="4A3A5B8E" w14:textId="77777777" w:rsidR="0009311F" w:rsidRPr="000D1CB5" w:rsidRDefault="0009311F" w:rsidP="009B5C14">
            <w:pPr>
              <w:jc w:val="center"/>
              <w:rPr>
                <w:rFonts w:ascii="Calibri" w:hAnsi="Calibri"/>
                <w:sz w:val="18"/>
                <w:szCs w:val="18"/>
              </w:rPr>
            </w:pPr>
            <w:r w:rsidRPr="000D1CB5">
              <w:rPr>
                <w:rFonts w:ascii="Calibri" w:hAnsi="Calibri"/>
                <w:sz w:val="18"/>
                <w:szCs w:val="18"/>
              </w:rPr>
              <w:t>1.111</w:t>
            </w:r>
          </w:p>
        </w:tc>
      </w:tr>
      <w:tr w:rsidR="0009311F" w:rsidRPr="000D1CB5" w14:paraId="4A3A5B9B" w14:textId="77777777" w:rsidTr="009B5C14">
        <w:trPr>
          <w:cantSplit/>
          <w:trHeight w:hRule="exact" w:val="187"/>
          <w:jc w:val="center"/>
        </w:trPr>
        <w:tc>
          <w:tcPr>
            <w:tcW w:w="0" w:type="auto"/>
            <w:vMerge/>
            <w:vAlign w:val="center"/>
          </w:tcPr>
          <w:p w14:paraId="4A3A5B90" w14:textId="77777777" w:rsidR="0009311F" w:rsidRPr="000D1CB5" w:rsidRDefault="0009311F" w:rsidP="009B5C14">
            <w:pPr>
              <w:jc w:val="center"/>
              <w:rPr>
                <w:rFonts w:ascii="Calibri" w:hAnsi="Calibri"/>
                <w:sz w:val="18"/>
                <w:szCs w:val="18"/>
              </w:rPr>
            </w:pPr>
          </w:p>
        </w:tc>
        <w:tc>
          <w:tcPr>
            <w:tcW w:w="0" w:type="auto"/>
            <w:vAlign w:val="center"/>
          </w:tcPr>
          <w:p w14:paraId="4A3A5B9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w:t>
            </w:r>
          </w:p>
        </w:tc>
        <w:tc>
          <w:tcPr>
            <w:tcW w:w="0" w:type="auto"/>
            <w:vAlign w:val="center"/>
          </w:tcPr>
          <w:p w14:paraId="4A3A5B92" w14:textId="77777777" w:rsidR="0009311F" w:rsidRPr="000D1CB5" w:rsidRDefault="0009311F" w:rsidP="009B5C14">
            <w:pPr>
              <w:jc w:val="center"/>
              <w:rPr>
                <w:rFonts w:ascii="Calibri" w:hAnsi="Calibri"/>
                <w:sz w:val="18"/>
                <w:szCs w:val="18"/>
              </w:rPr>
            </w:pPr>
            <w:r w:rsidRPr="000D1CB5">
              <w:rPr>
                <w:rFonts w:ascii="Calibri" w:hAnsi="Calibri"/>
                <w:sz w:val="18"/>
                <w:szCs w:val="18"/>
              </w:rPr>
              <w:t>1.033</w:t>
            </w:r>
          </w:p>
        </w:tc>
        <w:tc>
          <w:tcPr>
            <w:tcW w:w="0" w:type="auto"/>
            <w:vAlign w:val="center"/>
          </w:tcPr>
          <w:p w14:paraId="4A3A5B93" w14:textId="77777777" w:rsidR="0009311F" w:rsidRPr="000D1CB5" w:rsidRDefault="0009311F" w:rsidP="009B5C14">
            <w:pPr>
              <w:jc w:val="center"/>
              <w:rPr>
                <w:rFonts w:ascii="Calibri" w:hAnsi="Calibri"/>
                <w:sz w:val="18"/>
                <w:szCs w:val="18"/>
              </w:rPr>
            </w:pPr>
            <w:r w:rsidRPr="000D1CB5">
              <w:rPr>
                <w:rFonts w:ascii="Calibri" w:hAnsi="Calibri"/>
                <w:sz w:val="18"/>
                <w:szCs w:val="18"/>
              </w:rPr>
              <w:t>1.042</w:t>
            </w:r>
          </w:p>
        </w:tc>
        <w:tc>
          <w:tcPr>
            <w:tcW w:w="0" w:type="auto"/>
            <w:vAlign w:val="center"/>
          </w:tcPr>
          <w:p w14:paraId="4A3A5B94" w14:textId="77777777" w:rsidR="0009311F" w:rsidRPr="000D1CB5" w:rsidRDefault="0009311F" w:rsidP="009B5C14">
            <w:pPr>
              <w:jc w:val="center"/>
              <w:rPr>
                <w:rFonts w:ascii="Calibri" w:hAnsi="Calibri"/>
                <w:sz w:val="18"/>
                <w:szCs w:val="18"/>
              </w:rPr>
            </w:pPr>
            <w:r w:rsidRPr="000D1CB5">
              <w:rPr>
                <w:rFonts w:ascii="Calibri" w:hAnsi="Calibri"/>
                <w:sz w:val="18"/>
                <w:szCs w:val="18"/>
              </w:rPr>
              <w:t>1.051</w:t>
            </w:r>
          </w:p>
        </w:tc>
        <w:tc>
          <w:tcPr>
            <w:tcW w:w="0" w:type="auto"/>
            <w:vAlign w:val="center"/>
          </w:tcPr>
          <w:p w14:paraId="4A3A5B95" w14:textId="77777777" w:rsidR="0009311F" w:rsidRPr="000D1CB5" w:rsidRDefault="0009311F" w:rsidP="009B5C14">
            <w:pPr>
              <w:jc w:val="center"/>
              <w:rPr>
                <w:rFonts w:ascii="Calibri" w:hAnsi="Calibri"/>
                <w:sz w:val="18"/>
                <w:szCs w:val="18"/>
              </w:rPr>
            </w:pPr>
            <w:r w:rsidRPr="000D1CB5">
              <w:rPr>
                <w:rFonts w:ascii="Calibri" w:hAnsi="Calibri"/>
                <w:sz w:val="18"/>
                <w:szCs w:val="18"/>
              </w:rPr>
              <w:t>1.060</w:t>
            </w:r>
          </w:p>
        </w:tc>
        <w:tc>
          <w:tcPr>
            <w:tcW w:w="0" w:type="auto"/>
            <w:vAlign w:val="center"/>
          </w:tcPr>
          <w:p w14:paraId="4A3A5B96" w14:textId="77777777" w:rsidR="0009311F" w:rsidRPr="000D1CB5" w:rsidRDefault="0009311F" w:rsidP="009B5C14">
            <w:pPr>
              <w:jc w:val="center"/>
              <w:rPr>
                <w:rFonts w:ascii="Calibri" w:hAnsi="Calibri"/>
                <w:sz w:val="18"/>
                <w:szCs w:val="18"/>
              </w:rPr>
            </w:pPr>
            <w:r w:rsidRPr="000D1CB5">
              <w:rPr>
                <w:rFonts w:ascii="Calibri" w:hAnsi="Calibri"/>
                <w:sz w:val="18"/>
                <w:szCs w:val="18"/>
              </w:rPr>
              <w:t>1.069</w:t>
            </w:r>
          </w:p>
        </w:tc>
        <w:tc>
          <w:tcPr>
            <w:tcW w:w="0" w:type="auto"/>
            <w:vAlign w:val="center"/>
          </w:tcPr>
          <w:p w14:paraId="4A3A5B97" w14:textId="77777777" w:rsidR="0009311F" w:rsidRPr="000D1CB5" w:rsidRDefault="0009311F" w:rsidP="009B5C14">
            <w:pPr>
              <w:jc w:val="center"/>
              <w:rPr>
                <w:rFonts w:ascii="Calibri" w:hAnsi="Calibri"/>
                <w:sz w:val="18"/>
                <w:szCs w:val="18"/>
              </w:rPr>
            </w:pPr>
            <w:r w:rsidRPr="000D1CB5">
              <w:rPr>
                <w:rFonts w:ascii="Calibri" w:hAnsi="Calibri"/>
                <w:sz w:val="18"/>
                <w:szCs w:val="18"/>
              </w:rPr>
              <w:t>1.078</w:t>
            </w:r>
          </w:p>
        </w:tc>
        <w:tc>
          <w:tcPr>
            <w:tcW w:w="0" w:type="auto"/>
            <w:vAlign w:val="center"/>
          </w:tcPr>
          <w:p w14:paraId="4A3A5B98" w14:textId="77777777" w:rsidR="0009311F" w:rsidRPr="000D1CB5" w:rsidRDefault="0009311F" w:rsidP="009B5C14">
            <w:pPr>
              <w:jc w:val="center"/>
              <w:rPr>
                <w:rFonts w:ascii="Calibri" w:hAnsi="Calibri"/>
                <w:sz w:val="18"/>
                <w:szCs w:val="18"/>
              </w:rPr>
            </w:pPr>
            <w:r w:rsidRPr="000D1CB5">
              <w:rPr>
                <w:rFonts w:ascii="Calibri" w:hAnsi="Calibri"/>
                <w:sz w:val="18"/>
                <w:szCs w:val="18"/>
              </w:rPr>
              <w:t>1.087</w:t>
            </w:r>
          </w:p>
        </w:tc>
        <w:tc>
          <w:tcPr>
            <w:tcW w:w="0" w:type="auto"/>
            <w:vAlign w:val="center"/>
          </w:tcPr>
          <w:p w14:paraId="4A3A5B99" w14:textId="77777777" w:rsidR="0009311F" w:rsidRPr="000D1CB5" w:rsidRDefault="0009311F" w:rsidP="009B5C14">
            <w:pPr>
              <w:jc w:val="center"/>
              <w:rPr>
                <w:rFonts w:ascii="Calibri" w:hAnsi="Calibri"/>
                <w:sz w:val="18"/>
                <w:szCs w:val="18"/>
              </w:rPr>
            </w:pPr>
            <w:r w:rsidRPr="000D1CB5">
              <w:rPr>
                <w:rFonts w:ascii="Calibri" w:hAnsi="Calibri"/>
                <w:sz w:val="18"/>
                <w:szCs w:val="18"/>
              </w:rPr>
              <w:t>1.096</w:t>
            </w:r>
          </w:p>
        </w:tc>
        <w:tc>
          <w:tcPr>
            <w:tcW w:w="0" w:type="auto"/>
            <w:vAlign w:val="center"/>
          </w:tcPr>
          <w:p w14:paraId="4A3A5B9A" w14:textId="77777777" w:rsidR="0009311F" w:rsidRPr="000D1CB5" w:rsidRDefault="0009311F" w:rsidP="009B5C14">
            <w:pPr>
              <w:jc w:val="center"/>
              <w:rPr>
                <w:rFonts w:ascii="Calibri" w:hAnsi="Calibri"/>
                <w:sz w:val="18"/>
                <w:szCs w:val="18"/>
              </w:rPr>
            </w:pPr>
            <w:r w:rsidRPr="000D1CB5">
              <w:rPr>
                <w:rFonts w:ascii="Calibri" w:hAnsi="Calibri"/>
                <w:sz w:val="18"/>
                <w:szCs w:val="18"/>
              </w:rPr>
              <w:t>1.105</w:t>
            </w:r>
          </w:p>
        </w:tc>
      </w:tr>
      <w:tr w:rsidR="0009311F" w:rsidRPr="000D1CB5" w14:paraId="4A3A5BA7" w14:textId="77777777" w:rsidTr="009B5C14">
        <w:trPr>
          <w:cantSplit/>
          <w:trHeight w:hRule="exact" w:val="187"/>
          <w:jc w:val="center"/>
        </w:trPr>
        <w:tc>
          <w:tcPr>
            <w:tcW w:w="0" w:type="auto"/>
            <w:vMerge/>
            <w:vAlign w:val="center"/>
          </w:tcPr>
          <w:p w14:paraId="4A3A5B9C" w14:textId="77777777" w:rsidR="0009311F" w:rsidRPr="000D1CB5" w:rsidRDefault="0009311F" w:rsidP="009B5C14">
            <w:pPr>
              <w:jc w:val="center"/>
              <w:rPr>
                <w:rFonts w:ascii="Calibri" w:hAnsi="Calibri"/>
                <w:sz w:val="18"/>
                <w:szCs w:val="18"/>
              </w:rPr>
            </w:pPr>
          </w:p>
        </w:tc>
        <w:tc>
          <w:tcPr>
            <w:tcW w:w="0" w:type="auto"/>
            <w:vAlign w:val="center"/>
          </w:tcPr>
          <w:p w14:paraId="4A3A5B9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w:t>
            </w:r>
          </w:p>
        </w:tc>
        <w:tc>
          <w:tcPr>
            <w:tcW w:w="0" w:type="auto"/>
            <w:vAlign w:val="center"/>
          </w:tcPr>
          <w:p w14:paraId="4A3A5B9E" w14:textId="77777777" w:rsidR="0009311F" w:rsidRPr="000D1CB5" w:rsidRDefault="0009311F" w:rsidP="009B5C14">
            <w:pPr>
              <w:jc w:val="center"/>
              <w:rPr>
                <w:rFonts w:ascii="Calibri" w:hAnsi="Calibri"/>
                <w:sz w:val="18"/>
                <w:szCs w:val="18"/>
              </w:rPr>
            </w:pPr>
            <w:r w:rsidRPr="000D1CB5">
              <w:rPr>
                <w:rFonts w:ascii="Calibri" w:hAnsi="Calibri"/>
                <w:sz w:val="18"/>
                <w:szCs w:val="18"/>
              </w:rPr>
              <w:t>1.028</w:t>
            </w:r>
          </w:p>
        </w:tc>
        <w:tc>
          <w:tcPr>
            <w:tcW w:w="0" w:type="auto"/>
            <w:vAlign w:val="center"/>
          </w:tcPr>
          <w:p w14:paraId="4A3A5B9F" w14:textId="77777777" w:rsidR="0009311F" w:rsidRPr="000D1CB5" w:rsidRDefault="0009311F" w:rsidP="009B5C14">
            <w:pPr>
              <w:jc w:val="center"/>
              <w:rPr>
                <w:rFonts w:ascii="Calibri" w:hAnsi="Calibri"/>
                <w:sz w:val="18"/>
                <w:szCs w:val="18"/>
              </w:rPr>
            </w:pPr>
            <w:r w:rsidRPr="000D1CB5">
              <w:rPr>
                <w:rFonts w:ascii="Calibri" w:hAnsi="Calibri"/>
                <w:sz w:val="18"/>
                <w:szCs w:val="18"/>
              </w:rPr>
              <w:t>1.037</w:t>
            </w:r>
          </w:p>
        </w:tc>
        <w:tc>
          <w:tcPr>
            <w:tcW w:w="0" w:type="auto"/>
            <w:vAlign w:val="center"/>
          </w:tcPr>
          <w:p w14:paraId="4A3A5BA0" w14:textId="77777777" w:rsidR="0009311F" w:rsidRPr="000D1CB5" w:rsidRDefault="0009311F" w:rsidP="009B5C14">
            <w:pPr>
              <w:jc w:val="center"/>
              <w:rPr>
                <w:rFonts w:ascii="Calibri" w:hAnsi="Calibri"/>
                <w:sz w:val="18"/>
                <w:szCs w:val="18"/>
              </w:rPr>
            </w:pPr>
            <w:r w:rsidRPr="000D1CB5">
              <w:rPr>
                <w:rFonts w:ascii="Calibri" w:hAnsi="Calibri"/>
                <w:sz w:val="18"/>
                <w:szCs w:val="18"/>
              </w:rPr>
              <w:t>1.046</w:t>
            </w:r>
          </w:p>
        </w:tc>
        <w:tc>
          <w:tcPr>
            <w:tcW w:w="0" w:type="auto"/>
            <w:vAlign w:val="center"/>
          </w:tcPr>
          <w:p w14:paraId="4A3A5BA1" w14:textId="77777777" w:rsidR="0009311F" w:rsidRPr="000D1CB5" w:rsidRDefault="0009311F" w:rsidP="009B5C14">
            <w:pPr>
              <w:jc w:val="center"/>
              <w:rPr>
                <w:rFonts w:ascii="Calibri" w:hAnsi="Calibri"/>
                <w:sz w:val="18"/>
                <w:szCs w:val="18"/>
              </w:rPr>
            </w:pPr>
            <w:r w:rsidRPr="000D1CB5">
              <w:rPr>
                <w:rFonts w:ascii="Calibri" w:hAnsi="Calibri"/>
                <w:sz w:val="18"/>
                <w:szCs w:val="18"/>
              </w:rPr>
              <w:t>1.055</w:t>
            </w:r>
          </w:p>
        </w:tc>
        <w:tc>
          <w:tcPr>
            <w:tcW w:w="0" w:type="auto"/>
            <w:vAlign w:val="center"/>
          </w:tcPr>
          <w:p w14:paraId="4A3A5BA2" w14:textId="77777777" w:rsidR="0009311F" w:rsidRPr="000D1CB5" w:rsidRDefault="0009311F" w:rsidP="009B5C14">
            <w:pPr>
              <w:jc w:val="center"/>
              <w:rPr>
                <w:rFonts w:ascii="Calibri" w:hAnsi="Calibri"/>
                <w:sz w:val="18"/>
                <w:szCs w:val="18"/>
              </w:rPr>
            </w:pPr>
            <w:r w:rsidRPr="000D1CB5">
              <w:rPr>
                <w:rFonts w:ascii="Calibri" w:hAnsi="Calibri"/>
                <w:sz w:val="18"/>
                <w:szCs w:val="18"/>
              </w:rPr>
              <w:t>1.064</w:t>
            </w:r>
          </w:p>
        </w:tc>
        <w:tc>
          <w:tcPr>
            <w:tcW w:w="0" w:type="auto"/>
            <w:vAlign w:val="center"/>
          </w:tcPr>
          <w:p w14:paraId="4A3A5BA3" w14:textId="77777777" w:rsidR="0009311F" w:rsidRPr="000D1CB5" w:rsidRDefault="0009311F" w:rsidP="009B5C14">
            <w:pPr>
              <w:jc w:val="center"/>
              <w:rPr>
                <w:rFonts w:ascii="Calibri" w:hAnsi="Calibri"/>
                <w:sz w:val="18"/>
                <w:szCs w:val="18"/>
              </w:rPr>
            </w:pPr>
            <w:r w:rsidRPr="000D1CB5">
              <w:rPr>
                <w:rFonts w:ascii="Calibri" w:hAnsi="Calibri"/>
                <w:sz w:val="18"/>
                <w:szCs w:val="18"/>
              </w:rPr>
              <w:t>1.072</w:t>
            </w:r>
          </w:p>
        </w:tc>
        <w:tc>
          <w:tcPr>
            <w:tcW w:w="0" w:type="auto"/>
            <w:vAlign w:val="center"/>
          </w:tcPr>
          <w:p w14:paraId="4A3A5BA4" w14:textId="77777777" w:rsidR="0009311F" w:rsidRPr="000D1CB5" w:rsidRDefault="0009311F" w:rsidP="009B5C14">
            <w:pPr>
              <w:jc w:val="center"/>
              <w:rPr>
                <w:rFonts w:ascii="Calibri" w:hAnsi="Calibri"/>
                <w:sz w:val="18"/>
                <w:szCs w:val="18"/>
              </w:rPr>
            </w:pPr>
            <w:r w:rsidRPr="000D1CB5">
              <w:rPr>
                <w:rFonts w:ascii="Calibri" w:hAnsi="Calibri"/>
                <w:sz w:val="18"/>
                <w:szCs w:val="18"/>
              </w:rPr>
              <w:t>1.081</w:t>
            </w:r>
          </w:p>
        </w:tc>
        <w:tc>
          <w:tcPr>
            <w:tcW w:w="0" w:type="auto"/>
            <w:vAlign w:val="center"/>
          </w:tcPr>
          <w:p w14:paraId="4A3A5BA5" w14:textId="77777777" w:rsidR="0009311F" w:rsidRPr="000D1CB5" w:rsidRDefault="0009311F" w:rsidP="009B5C14">
            <w:pPr>
              <w:jc w:val="center"/>
              <w:rPr>
                <w:rFonts w:ascii="Calibri" w:hAnsi="Calibri"/>
                <w:sz w:val="18"/>
                <w:szCs w:val="18"/>
              </w:rPr>
            </w:pPr>
            <w:r w:rsidRPr="000D1CB5">
              <w:rPr>
                <w:rFonts w:ascii="Calibri" w:hAnsi="Calibri"/>
                <w:sz w:val="18"/>
                <w:szCs w:val="18"/>
              </w:rPr>
              <w:t>1.090</w:t>
            </w:r>
          </w:p>
        </w:tc>
        <w:tc>
          <w:tcPr>
            <w:tcW w:w="0" w:type="auto"/>
            <w:vAlign w:val="center"/>
          </w:tcPr>
          <w:p w14:paraId="4A3A5BA6" w14:textId="77777777" w:rsidR="0009311F" w:rsidRPr="000D1CB5" w:rsidRDefault="0009311F" w:rsidP="009B5C14">
            <w:pPr>
              <w:jc w:val="center"/>
              <w:rPr>
                <w:rFonts w:ascii="Calibri" w:hAnsi="Calibri"/>
                <w:sz w:val="18"/>
                <w:szCs w:val="18"/>
              </w:rPr>
            </w:pPr>
            <w:r w:rsidRPr="000D1CB5">
              <w:rPr>
                <w:rFonts w:ascii="Calibri" w:hAnsi="Calibri"/>
                <w:sz w:val="18"/>
                <w:szCs w:val="18"/>
              </w:rPr>
              <w:t>1.099</w:t>
            </w:r>
          </w:p>
        </w:tc>
      </w:tr>
      <w:tr w:rsidR="0009311F" w:rsidRPr="000D1CB5" w14:paraId="4A3A5BB3" w14:textId="77777777" w:rsidTr="009B5C14">
        <w:trPr>
          <w:cantSplit/>
          <w:trHeight w:hRule="exact" w:val="187"/>
          <w:jc w:val="center"/>
        </w:trPr>
        <w:tc>
          <w:tcPr>
            <w:tcW w:w="0" w:type="auto"/>
            <w:vMerge/>
            <w:vAlign w:val="center"/>
          </w:tcPr>
          <w:p w14:paraId="4A3A5BA8" w14:textId="77777777" w:rsidR="0009311F" w:rsidRPr="000D1CB5" w:rsidRDefault="0009311F" w:rsidP="009B5C14">
            <w:pPr>
              <w:jc w:val="center"/>
              <w:rPr>
                <w:rFonts w:ascii="Calibri" w:hAnsi="Calibri"/>
                <w:sz w:val="18"/>
                <w:szCs w:val="18"/>
              </w:rPr>
            </w:pPr>
          </w:p>
        </w:tc>
        <w:tc>
          <w:tcPr>
            <w:tcW w:w="0" w:type="auto"/>
            <w:vAlign w:val="center"/>
          </w:tcPr>
          <w:p w14:paraId="4A3A5BA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15</w:t>
            </w:r>
          </w:p>
        </w:tc>
        <w:tc>
          <w:tcPr>
            <w:tcW w:w="0" w:type="auto"/>
            <w:vAlign w:val="center"/>
          </w:tcPr>
          <w:p w14:paraId="4A3A5BAA" w14:textId="77777777" w:rsidR="0009311F" w:rsidRPr="000D1CB5" w:rsidRDefault="0009311F" w:rsidP="009B5C14">
            <w:pPr>
              <w:jc w:val="center"/>
              <w:rPr>
                <w:rFonts w:ascii="Calibri" w:hAnsi="Calibri"/>
                <w:sz w:val="18"/>
                <w:szCs w:val="18"/>
              </w:rPr>
            </w:pPr>
            <w:r w:rsidRPr="000D1CB5">
              <w:rPr>
                <w:rFonts w:ascii="Calibri" w:hAnsi="Calibri"/>
                <w:sz w:val="18"/>
                <w:szCs w:val="18"/>
              </w:rPr>
              <w:t>1.023</w:t>
            </w:r>
          </w:p>
        </w:tc>
        <w:tc>
          <w:tcPr>
            <w:tcW w:w="0" w:type="auto"/>
            <w:vAlign w:val="center"/>
          </w:tcPr>
          <w:p w14:paraId="4A3A5BAB" w14:textId="77777777" w:rsidR="0009311F" w:rsidRPr="000D1CB5" w:rsidRDefault="0009311F" w:rsidP="009B5C14">
            <w:pPr>
              <w:jc w:val="center"/>
              <w:rPr>
                <w:rFonts w:ascii="Calibri" w:hAnsi="Calibri"/>
                <w:sz w:val="18"/>
                <w:szCs w:val="18"/>
              </w:rPr>
            </w:pPr>
            <w:r w:rsidRPr="000D1CB5">
              <w:rPr>
                <w:rFonts w:ascii="Calibri" w:hAnsi="Calibri"/>
                <w:sz w:val="18"/>
                <w:szCs w:val="18"/>
              </w:rPr>
              <w:t>1.031</w:t>
            </w:r>
          </w:p>
        </w:tc>
        <w:tc>
          <w:tcPr>
            <w:tcW w:w="0" w:type="auto"/>
            <w:vAlign w:val="center"/>
          </w:tcPr>
          <w:p w14:paraId="4A3A5BAC" w14:textId="77777777" w:rsidR="0009311F" w:rsidRPr="000D1CB5" w:rsidRDefault="0009311F" w:rsidP="009B5C14">
            <w:pPr>
              <w:jc w:val="center"/>
              <w:rPr>
                <w:rFonts w:ascii="Calibri" w:hAnsi="Calibri"/>
                <w:sz w:val="18"/>
                <w:szCs w:val="18"/>
              </w:rPr>
            </w:pPr>
            <w:r w:rsidRPr="000D1CB5">
              <w:rPr>
                <w:rFonts w:ascii="Calibri" w:hAnsi="Calibri"/>
                <w:sz w:val="18"/>
                <w:szCs w:val="18"/>
              </w:rPr>
              <w:t>1.040</w:t>
            </w:r>
          </w:p>
        </w:tc>
        <w:tc>
          <w:tcPr>
            <w:tcW w:w="0" w:type="auto"/>
            <w:vAlign w:val="center"/>
          </w:tcPr>
          <w:p w14:paraId="4A3A5BAD" w14:textId="77777777" w:rsidR="0009311F" w:rsidRPr="000D1CB5" w:rsidRDefault="0009311F" w:rsidP="009B5C14">
            <w:pPr>
              <w:jc w:val="center"/>
              <w:rPr>
                <w:rFonts w:ascii="Calibri" w:hAnsi="Calibri"/>
                <w:sz w:val="18"/>
                <w:szCs w:val="18"/>
              </w:rPr>
            </w:pPr>
            <w:r w:rsidRPr="000D1CB5">
              <w:rPr>
                <w:rFonts w:ascii="Calibri" w:hAnsi="Calibri"/>
                <w:sz w:val="18"/>
                <w:szCs w:val="18"/>
              </w:rPr>
              <w:t>1.049</w:t>
            </w:r>
          </w:p>
        </w:tc>
        <w:tc>
          <w:tcPr>
            <w:tcW w:w="0" w:type="auto"/>
            <w:vAlign w:val="center"/>
          </w:tcPr>
          <w:p w14:paraId="4A3A5BAE" w14:textId="77777777" w:rsidR="0009311F" w:rsidRPr="000D1CB5" w:rsidRDefault="0009311F" w:rsidP="009B5C14">
            <w:pPr>
              <w:jc w:val="center"/>
              <w:rPr>
                <w:rFonts w:ascii="Calibri" w:hAnsi="Calibri"/>
                <w:sz w:val="18"/>
                <w:szCs w:val="18"/>
              </w:rPr>
            </w:pPr>
            <w:r w:rsidRPr="000D1CB5">
              <w:rPr>
                <w:rFonts w:ascii="Calibri" w:hAnsi="Calibri"/>
                <w:sz w:val="18"/>
                <w:szCs w:val="18"/>
              </w:rPr>
              <w:t>1.058</w:t>
            </w:r>
          </w:p>
        </w:tc>
        <w:tc>
          <w:tcPr>
            <w:tcW w:w="0" w:type="auto"/>
            <w:vAlign w:val="center"/>
          </w:tcPr>
          <w:p w14:paraId="4A3A5BAF" w14:textId="77777777" w:rsidR="0009311F" w:rsidRPr="000D1CB5" w:rsidRDefault="0009311F" w:rsidP="009B5C14">
            <w:pPr>
              <w:jc w:val="center"/>
              <w:rPr>
                <w:rFonts w:ascii="Calibri" w:hAnsi="Calibri"/>
                <w:sz w:val="18"/>
                <w:szCs w:val="18"/>
              </w:rPr>
            </w:pPr>
            <w:r w:rsidRPr="000D1CB5">
              <w:rPr>
                <w:rFonts w:ascii="Calibri" w:hAnsi="Calibri"/>
                <w:sz w:val="18"/>
                <w:szCs w:val="18"/>
              </w:rPr>
              <w:t>1.067</w:t>
            </w:r>
          </w:p>
        </w:tc>
        <w:tc>
          <w:tcPr>
            <w:tcW w:w="0" w:type="auto"/>
            <w:vAlign w:val="center"/>
          </w:tcPr>
          <w:p w14:paraId="4A3A5BB0" w14:textId="77777777" w:rsidR="0009311F" w:rsidRPr="000D1CB5" w:rsidRDefault="0009311F" w:rsidP="009B5C14">
            <w:pPr>
              <w:jc w:val="center"/>
              <w:rPr>
                <w:rFonts w:ascii="Calibri" w:hAnsi="Calibri"/>
                <w:sz w:val="18"/>
                <w:szCs w:val="18"/>
              </w:rPr>
            </w:pPr>
            <w:r w:rsidRPr="000D1CB5">
              <w:rPr>
                <w:rFonts w:ascii="Calibri" w:hAnsi="Calibri"/>
                <w:sz w:val="18"/>
                <w:szCs w:val="18"/>
              </w:rPr>
              <w:t>1.076</w:t>
            </w:r>
          </w:p>
        </w:tc>
        <w:tc>
          <w:tcPr>
            <w:tcW w:w="0" w:type="auto"/>
            <w:vAlign w:val="center"/>
          </w:tcPr>
          <w:p w14:paraId="4A3A5BB1" w14:textId="77777777" w:rsidR="0009311F" w:rsidRPr="000D1CB5" w:rsidRDefault="0009311F" w:rsidP="009B5C14">
            <w:pPr>
              <w:jc w:val="center"/>
              <w:rPr>
                <w:rFonts w:ascii="Calibri" w:hAnsi="Calibri"/>
                <w:sz w:val="18"/>
                <w:szCs w:val="18"/>
              </w:rPr>
            </w:pPr>
            <w:r w:rsidRPr="000D1CB5">
              <w:rPr>
                <w:rFonts w:ascii="Calibri" w:hAnsi="Calibri"/>
                <w:sz w:val="18"/>
                <w:szCs w:val="18"/>
              </w:rPr>
              <w:t>1.084</w:t>
            </w:r>
          </w:p>
        </w:tc>
        <w:tc>
          <w:tcPr>
            <w:tcW w:w="0" w:type="auto"/>
            <w:vAlign w:val="center"/>
          </w:tcPr>
          <w:p w14:paraId="4A3A5BB2" w14:textId="77777777" w:rsidR="0009311F" w:rsidRPr="000D1CB5" w:rsidRDefault="0009311F" w:rsidP="009B5C14">
            <w:pPr>
              <w:jc w:val="center"/>
              <w:rPr>
                <w:rFonts w:ascii="Calibri" w:hAnsi="Calibri"/>
                <w:sz w:val="18"/>
                <w:szCs w:val="18"/>
              </w:rPr>
            </w:pPr>
            <w:r w:rsidRPr="000D1CB5">
              <w:rPr>
                <w:rFonts w:ascii="Calibri" w:hAnsi="Calibri"/>
                <w:sz w:val="18"/>
                <w:szCs w:val="18"/>
              </w:rPr>
              <w:t>1.093</w:t>
            </w:r>
          </w:p>
        </w:tc>
      </w:tr>
      <w:tr w:rsidR="0009311F" w:rsidRPr="000D1CB5" w14:paraId="4A3A5BBF" w14:textId="77777777" w:rsidTr="009B5C14">
        <w:trPr>
          <w:cantSplit/>
          <w:trHeight w:hRule="exact" w:val="187"/>
          <w:jc w:val="center"/>
        </w:trPr>
        <w:tc>
          <w:tcPr>
            <w:tcW w:w="0" w:type="auto"/>
            <w:vMerge/>
            <w:vAlign w:val="center"/>
          </w:tcPr>
          <w:p w14:paraId="4A3A5BB4" w14:textId="77777777" w:rsidR="0009311F" w:rsidRPr="000D1CB5" w:rsidRDefault="0009311F" w:rsidP="009B5C14">
            <w:pPr>
              <w:jc w:val="center"/>
              <w:rPr>
                <w:rFonts w:ascii="Calibri" w:hAnsi="Calibri"/>
                <w:sz w:val="18"/>
                <w:szCs w:val="18"/>
              </w:rPr>
            </w:pPr>
          </w:p>
        </w:tc>
        <w:tc>
          <w:tcPr>
            <w:tcW w:w="0" w:type="auto"/>
            <w:vAlign w:val="center"/>
          </w:tcPr>
          <w:p w14:paraId="4A3A5BB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20</w:t>
            </w:r>
          </w:p>
        </w:tc>
        <w:tc>
          <w:tcPr>
            <w:tcW w:w="0" w:type="auto"/>
            <w:vAlign w:val="center"/>
          </w:tcPr>
          <w:p w14:paraId="4A3A5BB6" w14:textId="77777777" w:rsidR="0009311F" w:rsidRPr="000D1CB5" w:rsidRDefault="0009311F" w:rsidP="009B5C14">
            <w:pPr>
              <w:jc w:val="center"/>
              <w:rPr>
                <w:rFonts w:ascii="Calibri" w:hAnsi="Calibri"/>
                <w:sz w:val="18"/>
                <w:szCs w:val="18"/>
              </w:rPr>
            </w:pPr>
            <w:r w:rsidRPr="000D1CB5">
              <w:rPr>
                <w:rFonts w:ascii="Calibri" w:hAnsi="Calibri"/>
                <w:sz w:val="18"/>
                <w:szCs w:val="18"/>
              </w:rPr>
              <w:t>1.017</w:t>
            </w:r>
          </w:p>
        </w:tc>
        <w:tc>
          <w:tcPr>
            <w:tcW w:w="0" w:type="auto"/>
            <w:vAlign w:val="center"/>
          </w:tcPr>
          <w:p w14:paraId="4A3A5BB7" w14:textId="77777777" w:rsidR="0009311F" w:rsidRPr="000D1CB5" w:rsidRDefault="0009311F" w:rsidP="009B5C14">
            <w:pPr>
              <w:jc w:val="center"/>
              <w:rPr>
                <w:rFonts w:ascii="Calibri" w:hAnsi="Calibri"/>
                <w:sz w:val="18"/>
                <w:szCs w:val="18"/>
              </w:rPr>
            </w:pPr>
            <w:r w:rsidRPr="000D1CB5">
              <w:rPr>
                <w:rFonts w:ascii="Calibri" w:hAnsi="Calibri"/>
                <w:sz w:val="18"/>
                <w:szCs w:val="18"/>
              </w:rPr>
              <w:t>1.026</w:t>
            </w:r>
          </w:p>
        </w:tc>
        <w:tc>
          <w:tcPr>
            <w:tcW w:w="0" w:type="auto"/>
            <w:vAlign w:val="center"/>
          </w:tcPr>
          <w:p w14:paraId="4A3A5BB8" w14:textId="77777777" w:rsidR="0009311F" w:rsidRPr="000D1CB5" w:rsidRDefault="0009311F" w:rsidP="009B5C14">
            <w:pPr>
              <w:jc w:val="center"/>
              <w:rPr>
                <w:rFonts w:ascii="Calibri" w:hAnsi="Calibri"/>
                <w:sz w:val="18"/>
                <w:szCs w:val="18"/>
              </w:rPr>
            </w:pPr>
            <w:r w:rsidRPr="000D1CB5">
              <w:rPr>
                <w:rFonts w:ascii="Calibri" w:hAnsi="Calibri"/>
                <w:sz w:val="18"/>
                <w:szCs w:val="18"/>
              </w:rPr>
              <w:t>1.035</w:t>
            </w:r>
          </w:p>
        </w:tc>
        <w:tc>
          <w:tcPr>
            <w:tcW w:w="0" w:type="auto"/>
            <w:vAlign w:val="center"/>
          </w:tcPr>
          <w:p w14:paraId="4A3A5BB9" w14:textId="77777777" w:rsidR="0009311F" w:rsidRPr="000D1CB5" w:rsidRDefault="0009311F" w:rsidP="009B5C14">
            <w:pPr>
              <w:jc w:val="center"/>
              <w:rPr>
                <w:rFonts w:ascii="Calibri" w:hAnsi="Calibri"/>
                <w:sz w:val="18"/>
                <w:szCs w:val="18"/>
              </w:rPr>
            </w:pPr>
            <w:r w:rsidRPr="000D1CB5">
              <w:rPr>
                <w:rFonts w:ascii="Calibri" w:hAnsi="Calibri"/>
                <w:sz w:val="18"/>
                <w:szCs w:val="18"/>
              </w:rPr>
              <w:t>1.044</w:t>
            </w:r>
          </w:p>
        </w:tc>
        <w:tc>
          <w:tcPr>
            <w:tcW w:w="0" w:type="auto"/>
            <w:vAlign w:val="center"/>
          </w:tcPr>
          <w:p w14:paraId="4A3A5BBA" w14:textId="77777777" w:rsidR="0009311F" w:rsidRPr="000D1CB5" w:rsidRDefault="0009311F" w:rsidP="009B5C14">
            <w:pPr>
              <w:jc w:val="center"/>
              <w:rPr>
                <w:rFonts w:ascii="Calibri" w:hAnsi="Calibri"/>
                <w:sz w:val="18"/>
                <w:szCs w:val="18"/>
              </w:rPr>
            </w:pPr>
            <w:r w:rsidRPr="000D1CB5">
              <w:rPr>
                <w:rFonts w:ascii="Calibri" w:hAnsi="Calibri"/>
                <w:sz w:val="18"/>
                <w:szCs w:val="18"/>
              </w:rPr>
              <w:t>1.052</w:t>
            </w:r>
          </w:p>
        </w:tc>
        <w:tc>
          <w:tcPr>
            <w:tcW w:w="0" w:type="auto"/>
            <w:vAlign w:val="center"/>
          </w:tcPr>
          <w:p w14:paraId="4A3A5BBB" w14:textId="77777777" w:rsidR="0009311F" w:rsidRPr="000D1CB5" w:rsidRDefault="0009311F" w:rsidP="009B5C14">
            <w:pPr>
              <w:jc w:val="center"/>
              <w:rPr>
                <w:rFonts w:ascii="Calibri" w:hAnsi="Calibri"/>
                <w:sz w:val="18"/>
                <w:szCs w:val="18"/>
              </w:rPr>
            </w:pPr>
            <w:r w:rsidRPr="000D1CB5">
              <w:rPr>
                <w:rFonts w:ascii="Calibri" w:hAnsi="Calibri"/>
                <w:sz w:val="18"/>
                <w:szCs w:val="18"/>
              </w:rPr>
              <w:t>1.061</w:t>
            </w:r>
          </w:p>
        </w:tc>
        <w:tc>
          <w:tcPr>
            <w:tcW w:w="0" w:type="auto"/>
            <w:vAlign w:val="center"/>
          </w:tcPr>
          <w:p w14:paraId="4A3A5BBC" w14:textId="77777777" w:rsidR="0009311F" w:rsidRPr="000D1CB5" w:rsidRDefault="0009311F" w:rsidP="009B5C14">
            <w:pPr>
              <w:jc w:val="center"/>
              <w:rPr>
                <w:rFonts w:ascii="Calibri" w:hAnsi="Calibri"/>
                <w:sz w:val="18"/>
                <w:szCs w:val="18"/>
              </w:rPr>
            </w:pPr>
            <w:r w:rsidRPr="000D1CB5">
              <w:rPr>
                <w:rFonts w:ascii="Calibri" w:hAnsi="Calibri"/>
                <w:sz w:val="18"/>
                <w:szCs w:val="18"/>
              </w:rPr>
              <w:t>1.070</w:t>
            </w:r>
          </w:p>
        </w:tc>
        <w:tc>
          <w:tcPr>
            <w:tcW w:w="0" w:type="auto"/>
            <w:vAlign w:val="center"/>
          </w:tcPr>
          <w:p w14:paraId="4A3A5BBD" w14:textId="77777777" w:rsidR="0009311F" w:rsidRPr="000D1CB5" w:rsidRDefault="0009311F" w:rsidP="009B5C14">
            <w:pPr>
              <w:jc w:val="center"/>
              <w:rPr>
                <w:rFonts w:ascii="Calibri" w:hAnsi="Calibri"/>
                <w:sz w:val="18"/>
                <w:szCs w:val="18"/>
              </w:rPr>
            </w:pPr>
            <w:r w:rsidRPr="000D1CB5">
              <w:rPr>
                <w:rFonts w:ascii="Calibri" w:hAnsi="Calibri"/>
                <w:sz w:val="18"/>
                <w:szCs w:val="18"/>
              </w:rPr>
              <w:t>1.079</w:t>
            </w:r>
          </w:p>
        </w:tc>
        <w:tc>
          <w:tcPr>
            <w:tcW w:w="0" w:type="auto"/>
            <w:vAlign w:val="center"/>
          </w:tcPr>
          <w:p w14:paraId="4A3A5BBE" w14:textId="77777777" w:rsidR="0009311F" w:rsidRPr="000D1CB5" w:rsidRDefault="0009311F" w:rsidP="009B5C14">
            <w:pPr>
              <w:jc w:val="center"/>
              <w:rPr>
                <w:rFonts w:ascii="Calibri" w:hAnsi="Calibri"/>
                <w:sz w:val="18"/>
                <w:szCs w:val="18"/>
              </w:rPr>
            </w:pPr>
            <w:r w:rsidRPr="000D1CB5">
              <w:rPr>
                <w:rFonts w:ascii="Calibri" w:hAnsi="Calibri"/>
                <w:sz w:val="18"/>
                <w:szCs w:val="18"/>
              </w:rPr>
              <w:t>1.087</w:t>
            </w:r>
          </w:p>
        </w:tc>
      </w:tr>
      <w:tr w:rsidR="0009311F" w:rsidRPr="000D1CB5" w14:paraId="4A3A5BCB" w14:textId="77777777" w:rsidTr="009B5C14">
        <w:trPr>
          <w:cantSplit/>
          <w:trHeight w:hRule="exact" w:val="187"/>
          <w:jc w:val="center"/>
        </w:trPr>
        <w:tc>
          <w:tcPr>
            <w:tcW w:w="0" w:type="auto"/>
            <w:vMerge/>
            <w:vAlign w:val="center"/>
          </w:tcPr>
          <w:p w14:paraId="4A3A5BC0" w14:textId="77777777" w:rsidR="0009311F" w:rsidRPr="000D1CB5" w:rsidRDefault="0009311F" w:rsidP="009B5C14">
            <w:pPr>
              <w:jc w:val="center"/>
              <w:rPr>
                <w:rFonts w:ascii="Calibri" w:hAnsi="Calibri"/>
                <w:sz w:val="18"/>
                <w:szCs w:val="18"/>
              </w:rPr>
            </w:pPr>
          </w:p>
        </w:tc>
        <w:tc>
          <w:tcPr>
            <w:tcW w:w="0" w:type="auto"/>
            <w:vAlign w:val="center"/>
          </w:tcPr>
          <w:p w14:paraId="4A3A5BC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25</w:t>
            </w:r>
          </w:p>
        </w:tc>
        <w:tc>
          <w:tcPr>
            <w:tcW w:w="0" w:type="auto"/>
            <w:vAlign w:val="center"/>
          </w:tcPr>
          <w:p w14:paraId="4A3A5BC2" w14:textId="77777777" w:rsidR="0009311F" w:rsidRPr="000D1CB5" w:rsidRDefault="0009311F" w:rsidP="009B5C14">
            <w:pPr>
              <w:jc w:val="center"/>
              <w:rPr>
                <w:rFonts w:ascii="Calibri" w:hAnsi="Calibri"/>
                <w:sz w:val="18"/>
                <w:szCs w:val="18"/>
              </w:rPr>
            </w:pPr>
            <w:r w:rsidRPr="000D1CB5">
              <w:rPr>
                <w:rFonts w:ascii="Calibri" w:hAnsi="Calibri"/>
                <w:sz w:val="18"/>
                <w:szCs w:val="18"/>
              </w:rPr>
              <w:t>1.012</w:t>
            </w:r>
          </w:p>
        </w:tc>
        <w:tc>
          <w:tcPr>
            <w:tcW w:w="0" w:type="auto"/>
            <w:vAlign w:val="center"/>
          </w:tcPr>
          <w:p w14:paraId="4A3A5BC3" w14:textId="77777777" w:rsidR="0009311F" w:rsidRPr="000D1CB5" w:rsidRDefault="0009311F" w:rsidP="009B5C14">
            <w:pPr>
              <w:jc w:val="center"/>
              <w:rPr>
                <w:rFonts w:ascii="Calibri" w:hAnsi="Calibri"/>
                <w:sz w:val="18"/>
                <w:szCs w:val="18"/>
              </w:rPr>
            </w:pPr>
            <w:r w:rsidRPr="000D1CB5">
              <w:rPr>
                <w:rFonts w:ascii="Calibri" w:hAnsi="Calibri"/>
                <w:sz w:val="18"/>
                <w:szCs w:val="18"/>
              </w:rPr>
              <w:t>1.021</w:t>
            </w:r>
          </w:p>
        </w:tc>
        <w:tc>
          <w:tcPr>
            <w:tcW w:w="0" w:type="auto"/>
            <w:vAlign w:val="center"/>
          </w:tcPr>
          <w:p w14:paraId="4A3A5BC4" w14:textId="77777777" w:rsidR="0009311F" w:rsidRPr="000D1CB5" w:rsidRDefault="0009311F" w:rsidP="009B5C14">
            <w:pPr>
              <w:jc w:val="center"/>
              <w:rPr>
                <w:rFonts w:ascii="Calibri" w:hAnsi="Calibri"/>
                <w:sz w:val="18"/>
                <w:szCs w:val="18"/>
              </w:rPr>
            </w:pPr>
            <w:r w:rsidRPr="000D1CB5">
              <w:rPr>
                <w:rFonts w:ascii="Calibri" w:hAnsi="Calibri"/>
                <w:sz w:val="18"/>
                <w:szCs w:val="18"/>
              </w:rPr>
              <w:t>1.029</w:t>
            </w:r>
          </w:p>
        </w:tc>
        <w:tc>
          <w:tcPr>
            <w:tcW w:w="0" w:type="auto"/>
            <w:vAlign w:val="center"/>
          </w:tcPr>
          <w:p w14:paraId="4A3A5BC5" w14:textId="77777777" w:rsidR="0009311F" w:rsidRPr="000D1CB5" w:rsidRDefault="0009311F" w:rsidP="009B5C14">
            <w:pPr>
              <w:jc w:val="center"/>
              <w:rPr>
                <w:rFonts w:ascii="Calibri" w:hAnsi="Calibri"/>
                <w:sz w:val="18"/>
                <w:szCs w:val="18"/>
              </w:rPr>
            </w:pPr>
            <w:r w:rsidRPr="000D1CB5">
              <w:rPr>
                <w:rFonts w:ascii="Calibri" w:hAnsi="Calibri"/>
                <w:sz w:val="18"/>
                <w:szCs w:val="18"/>
              </w:rPr>
              <w:t>1.038</w:t>
            </w:r>
          </w:p>
        </w:tc>
        <w:tc>
          <w:tcPr>
            <w:tcW w:w="0" w:type="auto"/>
            <w:vAlign w:val="center"/>
          </w:tcPr>
          <w:p w14:paraId="4A3A5BC6" w14:textId="77777777" w:rsidR="0009311F" w:rsidRPr="000D1CB5" w:rsidRDefault="0009311F" w:rsidP="009B5C14">
            <w:pPr>
              <w:jc w:val="center"/>
              <w:rPr>
                <w:rFonts w:ascii="Calibri" w:hAnsi="Calibri"/>
                <w:sz w:val="18"/>
                <w:szCs w:val="18"/>
              </w:rPr>
            </w:pPr>
            <w:r w:rsidRPr="000D1CB5">
              <w:rPr>
                <w:rFonts w:ascii="Calibri" w:hAnsi="Calibri"/>
                <w:sz w:val="18"/>
                <w:szCs w:val="18"/>
              </w:rPr>
              <w:t>1.047</w:t>
            </w:r>
          </w:p>
        </w:tc>
        <w:tc>
          <w:tcPr>
            <w:tcW w:w="0" w:type="auto"/>
            <w:vAlign w:val="center"/>
          </w:tcPr>
          <w:p w14:paraId="4A3A5BC7" w14:textId="77777777" w:rsidR="0009311F" w:rsidRPr="000D1CB5" w:rsidRDefault="0009311F" w:rsidP="009B5C14">
            <w:pPr>
              <w:jc w:val="center"/>
              <w:rPr>
                <w:rFonts w:ascii="Calibri" w:hAnsi="Calibri"/>
                <w:sz w:val="18"/>
                <w:szCs w:val="18"/>
              </w:rPr>
            </w:pPr>
            <w:r w:rsidRPr="000D1CB5">
              <w:rPr>
                <w:rFonts w:ascii="Calibri" w:hAnsi="Calibri"/>
                <w:sz w:val="18"/>
                <w:szCs w:val="18"/>
              </w:rPr>
              <w:t>1.056</w:t>
            </w:r>
          </w:p>
        </w:tc>
        <w:tc>
          <w:tcPr>
            <w:tcW w:w="0" w:type="auto"/>
            <w:vAlign w:val="center"/>
          </w:tcPr>
          <w:p w14:paraId="4A3A5BC8" w14:textId="77777777" w:rsidR="0009311F" w:rsidRPr="000D1CB5" w:rsidRDefault="0009311F" w:rsidP="009B5C14">
            <w:pPr>
              <w:jc w:val="center"/>
              <w:rPr>
                <w:rFonts w:ascii="Calibri" w:hAnsi="Calibri"/>
                <w:sz w:val="18"/>
                <w:szCs w:val="18"/>
              </w:rPr>
            </w:pPr>
            <w:r w:rsidRPr="000D1CB5">
              <w:rPr>
                <w:rFonts w:ascii="Calibri" w:hAnsi="Calibri"/>
                <w:sz w:val="18"/>
                <w:szCs w:val="18"/>
              </w:rPr>
              <w:t>1.064</w:t>
            </w:r>
          </w:p>
        </w:tc>
        <w:tc>
          <w:tcPr>
            <w:tcW w:w="0" w:type="auto"/>
            <w:vAlign w:val="center"/>
          </w:tcPr>
          <w:p w14:paraId="4A3A5BC9" w14:textId="77777777" w:rsidR="0009311F" w:rsidRPr="000D1CB5" w:rsidRDefault="0009311F" w:rsidP="009B5C14">
            <w:pPr>
              <w:jc w:val="center"/>
              <w:rPr>
                <w:rFonts w:ascii="Calibri" w:hAnsi="Calibri"/>
                <w:sz w:val="18"/>
                <w:szCs w:val="18"/>
              </w:rPr>
            </w:pPr>
            <w:r w:rsidRPr="000D1CB5">
              <w:rPr>
                <w:rFonts w:ascii="Calibri" w:hAnsi="Calibri"/>
                <w:sz w:val="18"/>
                <w:szCs w:val="18"/>
              </w:rPr>
              <w:t>1.073</w:t>
            </w:r>
          </w:p>
        </w:tc>
        <w:tc>
          <w:tcPr>
            <w:tcW w:w="0" w:type="auto"/>
            <w:vAlign w:val="center"/>
          </w:tcPr>
          <w:p w14:paraId="4A3A5BCA" w14:textId="77777777" w:rsidR="0009311F" w:rsidRPr="000D1CB5" w:rsidRDefault="0009311F" w:rsidP="009B5C14">
            <w:pPr>
              <w:jc w:val="center"/>
              <w:rPr>
                <w:rFonts w:ascii="Calibri" w:hAnsi="Calibri"/>
                <w:sz w:val="18"/>
                <w:szCs w:val="18"/>
              </w:rPr>
            </w:pPr>
            <w:r w:rsidRPr="000D1CB5">
              <w:rPr>
                <w:rFonts w:ascii="Calibri" w:hAnsi="Calibri"/>
                <w:sz w:val="18"/>
                <w:szCs w:val="18"/>
              </w:rPr>
              <w:t>1.082</w:t>
            </w:r>
          </w:p>
        </w:tc>
      </w:tr>
      <w:tr w:rsidR="0009311F" w:rsidRPr="000D1CB5" w14:paraId="4A3A5BD7" w14:textId="77777777" w:rsidTr="009B5C14">
        <w:trPr>
          <w:cantSplit/>
          <w:trHeight w:hRule="exact" w:val="187"/>
          <w:jc w:val="center"/>
        </w:trPr>
        <w:tc>
          <w:tcPr>
            <w:tcW w:w="0" w:type="auto"/>
            <w:vMerge/>
            <w:vAlign w:val="center"/>
          </w:tcPr>
          <w:p w14:paraId="4A3A5BCC" w14:textId="77777777" w:rsidR="0009311F" w:rsidRPr="000D1CB5" w:rsidRDefault="0009311F" w:rsidP="009B5C14">
            <w:pPr>
              <w:jc w:val="center"/>
              <w:rPr>
                <w:rFonts w:ascii="Calibri" w:hAnsi="Calibri"/>
                <w:sz w:val="18"/>
                <w:szCs w:val="18"/>
              </w:rPr>
            </w:pPr>
          </w:p>
        </w:tc>
        <w:tc>
          <w:tcPr>
            <w:tcW w:w="0" w:type="auto"/>
            <w:vAlign w:val="center"/>
          </w:tcPr>
          <w:p w14:paraId="4A3A5BC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30</w:t>
            </w:r>
          </w:p>
        </w:tc>
        <w:tc>
          <w:tcPr>
            <w:tcW w:w="0" w:type="auto"/>
            <w:vAlign w:val="center"/>
          </w:tcPr>
          <w:p w14:paraId="4A3A5BCE" w14:textId="77777777" w:rsidR="0009311F" w:rsidRPr="000D1CB5" w:rsidRDefault="0009311F" w:rsidP="009B5C14">
            <w:pPr>
              <w:jc w:val="center"/>
              <w:rPr>
                <w:rFonts w:ascii="Calibri" w:hAnsi="Calibri"/>
                <w:sz w:val="18"/>
                <w:szCs w:val="18"/>
              </w:rPr>
            </w:pPr>
            <w:r w:rsidRPr="000D1CB5">
              <w:rPr>
                <w:rFonts w:ascii="Calibri" w:hAnsi="Calibri"/>
                <w:sz w:val="18"/>
                <w:szCs w:val="18"/>
              </w:rPr>
              <w:t>1.007</w:t>
            </w:r>
          </w:p>
        </w:tc>
        <w:tc>
          <w:tcPr>
            <w:tcW w:w="0" w:type="auto"/>
            <w:vAlign w:val="center"/>
          </w:tcPr>
          <w:p w14:paraId="4A3A5BCF" w14:textId="77777777" w:rsidR="0009311F" w:rsidRPr="000D1CB5" w:rsidRDefault="0009311F" w:rsidP="009B5C14">
            <w:pPr>
              <w:jc w:val="center"/>
              <w:rPr>
                <w:rFonts w:ascii="Calibri" w:hAnsi="Calibri"/>
                <w:sz w:val="18"/>
                <w:szCs w:val="18"/>
              </w:rPr>
            </w:pPr>
            <w:r w:rsidRPr="000D1CB5">
              <w:rPr>
                <w:rFonts w:ascii="Calibri" w:hAnsi="Calibri"/>
                <w:sz w:val="18"/>
                <w:szCs w:val="18"/>
              </w:rPr>
              <w:t>1.015</w:t>
            </w:r>
          </w:p>
        </w:tc>
        <w:tc>
          <w:tcPr>
            <w:tcW w:w="0" w:type="auto"/>
            <w:vAlign w:val="center"/>
          </w:tcPr>
          <w:p w14:paraId="4A3A5BD0" w14:textId="77777777" w:rsidR="0009311F" w:rsidRPr="000D1CB5" w:rsidRDefault="0009311F" w:rsidP="009B5C14">
            <w:pPr>
              <w:jc w:val="center"/>
              <w:rPr>
                <w:rFonts w:ascii="Calibri" w:hAnsi="Calibri"/>
                <w:sz w:val="18"/>
                <w:szCs w:val="18"/>
              </w:rPr>
            </w:pPr>
            <w:r w:rsidRPr="000D1CB5">
              <w:rPr>
                <w:rFonts w:ascii="Calibri" w:hAnsi="Calibri"/>
                <w:sz w:val="18"/>
                <w:szCs w:val="18"/>
              </w:rPr>
              <w:t>1.024</w:t>
            </w:r>
          </w:p>
        </w:tc>
        <w:tc>
          <w:tcPr>
            <w:tcW w:w="0" w:type="auto"/>
            <w:vAlign w:val="center"/>
          </w:tcPr>
          <w:p w14:paraId="4A3A5BD1" w14:textId="77777777" w:rsidR="0009311F" w:rsidRPr="000D1CB5" w:rsidRDefault="0009311F" w:rsidP="009B5C14">
            <w:pPr>
              <w:jc w:val="center"/>
              <w:rPr>
                <w:rFonts w:ascii="Calibri" w:hAnsi="Calibri"/>
                <w:sz w:val="18"/>
                <w:szCs w:val="18"/>
              </w:rPr>
            </w:pPr>
            <w:r w:rsidRPr="000D1CB5">
              <w:rPr>
                <w:rFonts w:ascii="Calibri" w:hAnsi="Calibri"/>
                <w:sz w:val="18"/>
                <w:szCs w:val="18"/>
              </w:rPr>
              <w:t>1.033</w:t>
            </w:r>
          </w:p>
        </w:tc>
        <w:tc>
          <w:tcPr>
            <w:tcW w:w="0" w:type="auto"/>
            <w:vAlign w:val="center"/>
          </w:tcPr>
          <w:p w14:paraId="4A3A5BD2" w14:textId="77777777" w:rsidR="0009311F" w:rsidRPr="000D1CB5" w:rsidRDefault="0009311F" w:rsidP="009B5C14">
            <w:pPr>
              <w:jc w:val="center"/>
              <w:rPr>
                <w:rFonts w:ascii="Calibri" w:hAnsi="Calibri"/>
                <w:sz w:val="18"/>
                <w:szCs w:val="18"/>
              </w:rPr>
            </w:pPr>
            <w:r w:rsidRPr="000D1CB5">
              <w:rPr>
                <w:rFonts w:ascii="Calibri" w:hAnsi="Calibri"/>
                <w:sz w:val="18"/>
                <w:szCs w:val="18"/>
              </w:rPr>
              <w:t>1.041</w:t>
            </w:r>
          </w:p>
        </w:tc>
        <w:tc>
          <w:tcPr>
            <w:tcW w:w="0" w:type="auto"/>
            <w:vAlign w:val="center"/>
          </w:tcPr>
          <w:p w14:paraId="4A3A5BD3" w14:textId="77777777" w:rsidR="0009311F" w:rsidRPr="000D1CB5" w:rsidRDefault="0009311F" w:rsidP="009B5C14">
            <w:pPr>
              <w:jc w:val="center"/>
              <w:rPr>
                <w:rFonts w:ascii="Calibri" w:hAnsi="Calibri"/>
                <w:sz w:val="18"/>
                <w:szCs w:val="18"/>
              </w:rPr>
            </w:pPr>
            <w:r w:rsidRPr="000D1CB5">
              <w:rPr>
                <w:rFonts w:ascii="Calibri" w:hAnsi="Calibri"/>
                <w:sz w:val="18"/>
                <w:szCs w:val="18"/>
              </w:rPr>
              <w:t>1.050</w:t>
            </w:r>
          </w:p>
        </w:tc>
        <w:tc>
          <w:tcPr>
            <w:tcW w:w="0" w:type="auto"/>
            <w:vAlign w:val="center"/>
          </w:tcPr>
          <w:p w14:paraId="4A3A5BD4" w14:textId="77777777" w:rsidR="0009311F" w:rsidRPr="000D1CB5" w:rsidRDefault="0009311F" w:rsidP="009B5C14">
            <w:pPr>
              <w:jc w:val="center"/>
              <w:rPr>
                <w:rFonts w:ascii="Calibri" w:hAnsi="Calibri"/>
                <w:sz w:val="18"/>
                <w:szCs w:val="18"/>
              </w:rPr>
            </w:pPr>
            <w:r w:rsidRPr="000D1CB5">
              <w:rPr>
                <w:rFonts w:ascii="Calibri" w:hAnsi="Calibri"/>
                <w:sz w:val="18"/>
                <w:szCs w:val="18"/>
              </w:rPr>
              <w:t>1.059</w:t>
            </w:r>
          </w:p>
        </w:tc>
        <w:tc>
          <w:tcPr>
            <w:tcW w:w="0" w:type="auto"/>
            <w:vAlign w:val="center"/>
          </w:tcPr>
          <w:p w14:paraId="4A3A5BD5" w14:textId="77777777" w:rsidR="0009311F" w:rsidRPr="000D1CB5" w:rsidRDefault="0009311F" w:rsidP="009B5C14">
            <w:pPr>
              <w:jc w:val="center"/>
              <w:rPr>
                <w:rFonts w:ascii="Calibri" w:hAnsi="Calibri"/>
                <w:sz w:val="18"/>
                <w:szCs w:val="18"/>
              </w:rPr>
            </w:pPr>
            <w:r w:rsidRPr="000D1CB5">
              <w:rPr>
                <w:rFonts w:ascii="Calibri" w:hAnsi="Calibri"/>
                <w:sz w:val="18"/>
                <w:szCs w:val="18"/>
              </w:rPr>
              <w:t>1.067</w:t>
            </w:r>
          </w:p>
        </w:tc>
        <w:tc>
          <w:tcPr>
            <w:tcW w:w="0" w:type="auto"/>
            <w:vAlign w:val="center"/>
          </w:tcPr>
          <w:p w14:paraId="4A3A5BD6" w14:textId="77777777" w:rsidR="0009311F" w:rsidRPr="000D1CB5" w:rsidRDefault="0009311F" w:rsidP="009B5C14">
            <w:pPr>
              <w:jc w:val="center"/>
              <w:rPr>
                <w:rFonts w:ascii="Calibri" w:hAnsi="Calibri"/>
                <w:sz w:val="18"/>
                <w:szCs w:val="18"/>
              </w:rPr>
            </w:pPr>
            <w:r w:rsidRPr="000D1CB5">
              <w:rPr>
                <w:rFonts w:ascii="Calibri" w:hAnsi="Calibri"/>
                <w:sz w:val="18"/>
                <w:szCs w:val="18"/>
              </w:rPr>
              <w:t>1.076</w:t>
            </w:r>
          </w:p>
        </w:tc>
      </w:tr>
      <w:tr w:rsidR="0009311F" w:rsidRPr="000D1CB5" w14:paraId="4A3A5BE3" w14:textId="77777777" w:rsidTr="009B5C14">
        <w:trPr>
          <w:cantSplit/>
          <w:trHeight w:hRule="exact" w:val="187"/>
          <w:jc w:val="center"/>
        </w:trPr>
        <w:tc>
          <w:tcPr>
            <w:tcW w:w="0" w:type="auto"/>
            <w:vMerge/>
            <w:vAlign w:val="center"/>
          </w:tcPr>
          <w:p w14:paraId="4A3A5BD8" w14:textId="77777777" w:rsidR="0009311F" w:rsidRPr="000D1CB5" w:rsidRDefault="0009311F" w:rsidP="009B5C14">
            <w:pPr>
              <w:jc w:val="center"/>
              <w:rPr>
                <w:rFonts w:ascii="Calibri" w:hAnsi="Calibri"/>
                <w:sz w:val="18"/>
                <w:szCs w:val="18"/>
              </w:rPr>
            </w:pPr>
          </w:p>
        </w:tc>
        <w:tc>
          <w:tcPr>
            <w:tcW w:w="0" w:type="auto"/>
            <w:vAlign w:val="center"/>
          </w:tcPr>
          <w:p w14:paraId="4A3A5BD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35</w:t>
            </w:r>
          </w:p>
        </w:tc>
        <w:tc>
          <w:tcPr>
            <w:tcW w:w="0" w:type="auto"/>
            <w:vAlign w:val="center"/>
          </w:tcPr>
          <w:p w14:paraId="4A3A5BDA" w14:textId="77777777" w:rsidR="0009311F" w:rsidRPr="000D1CB5" w:rsidRDefault="0009311F" w:rsidP="009B5C14">
            <w:pPr>
              <w:jc w:val="center"/>
              <w:rPr>
                <w:rFonts w:ascii="Calibri" w:hAnsi="Calibri"/>
                <w:sz w:val="18"/>
                <w:szCs w:val="18"/>
              </w:rPr>
            </w:pPr>
            <w:r w:rsidRPr="000D1CB5">
              <w:rPr>
                <w:rFonts w:ascii="Calibri" w:hAnsi="Calibri"/>
                <w:sz w:val="18"/>
                <w:szCs w:val="18"/>
              </w:rPr>
              <w:t>1.002</w:t>
            </w:r>
          </w:p>
        </w:tc>
        <w:tc>
          <w:tcPr>
            <w:tcW w:w="0" w:type="auto"/>
            <w:vAlign w:val="center"/>
          </w:tcPr>
          <w:p w14:paraId="4A3A5BDB" w14:textId="77777777" w:rsidR="0009311F" w:rsidRPr="000D1CB5" w:rsidRDefault="0009311F" w:rsidP="009B5C14">
            <w:pPr>
              <w:jc w:val="center"/>
              <w:rPr>
                <w:rFonts w:ascii="Calibri" w:hAnsi="Calibri"/>
                <w:sz w:val="18"/>
                <w:szCs w:val="18"/>
              </w:rPr>
            </w:pPr>
            <w:r w:rsidRPr="000D1CB5">
              <w:rPr>
                <w:rFonts w:ascii="Calibri" w:hAnsi="Calibri"/>
                <w:sz w:val="18"/>
                <w:szCs w:val="18"/>
              </w:rPr>
              <w:t>1.010</w:t>
            </w:r>
          </w:p>
        </w:tc>
        <w:tc>
          <w:tcPr>
            <w:tcW w:w="0" w:type="auto"/>
            <w:vAlign w:val="center"/>
          </w:tcPr>
          <w:p w14:paraId="4A3A5BDC" w14:textId="77777777" w:rsidR="0009311F" w:rsidRPr="000D1CB5" w:rsidRDefault="0009311F" w:rsidP="009B5C14">
            <w:pPr>
              <w:jc w:val="center"/>
              <w:rPr>
                <w:rFonts w:ascii="Calibri" w:hAnsi="Calibri"/>
                <w:sz w:val="18"/>
                <w:szCs w:val="18"/>
              </w:rPr>
            </w:pPr>
            <w:r w:rsidRPr="000D1CB5">
              <w:rPr>
                <w:rFonts w:ascii="Calibri" w:hAnsi="Calibri"/>
                <w:sz w:val="18"/>
                <w:szCs w:val="18"/>
              </w:rPr>
              <w:t>1.019</w:t>
            </w:r>
          </w:p>
        </w:tc>
        <w:tc>
          <w:tcPr>
            <w:tcW w:w="0" w:type="auto"/>
            <w:vAlign w:val="center"/>
          </w:tcPr>
          <w:p w14:paraId="4A3A5BDD" w14:textId="77777777" w:rsidR="0009311F" w:rsidRPr="000D1CB5" w:rsidRDefault="0009311F" w:rsidP="009B5C14">
            <w:pPr>
              <w:jc w:val="center"/>
              <w:rPr>
                <w:rFonts w:ascii="Calibri" w:hAnsi="Calibri"/>
                <w:sz w:val="18"/>
                <w:szCs w:val="18"/>
              </w:rPr>
            </w:pPr>
            <w:r w:rsidRPr="000D1CB5">
              <w:rPr>
                <w:rFonts w:ascii="Calibri" w:hAnsi="Calibri"/>
                <w:sz w:val="18"/>
                <w:szCs w:val="18"/>
              </w:rPr>
              <w:t>1.028</w:t>
            </w:r>
          </w:p>
        </w:tc>
        <w:tc>
          <w:tcPr>
            <w:tcW w:w="0" w:type="auto"/>
            <w:vAlign w:val="center"/>
          </w:tcPr>
          <w:p w14:paraId="4A3A5BDE" w14:textId="77777777" w:rsidR="0009311F" w:rsidRPr="000D1CB5" w:rsidRDefault="0009311F" w:rsidP="009B5C14">
            <w:pPr>
              <w:jc w:val="center"/>
              <w:rPr>
                <w:rFonts w:ascii="Calibri" w:hAnsi="Calibri"/>
                <w:sz w:val="18"/>
                <w:szCs w:val="18"/>
              </w:rPr>
            </w:pPr>
            <w:r w:rsidRPr="000D1CB5">
              <w:rPr>
                <w:rFonts w:ascii="Calibri" w:hAnsi="Calibri"/>
                <w:sz w:val="18"/>
                <w:szCs w:val="18"/>
              </w:rPr>
              <w:t>1.036</w:t>
            </w:r>
          </w:p>
        </w:tc>
        <w:tc>
          <w:tcPr>
            <w:tcW w:w="0" w:type="auto"/>
            <w:vAlign w:val="center"/>
          </w:tcPr>
          <w:p w14:paraId="4A3A5BDF" w14:textId="77777777" w:rsidR="0009311F" w:rsidRPr="000D1CB5" w:rsidRDefault="0009311F" w:rsidP="009B5C14">
            <w:pPr>
              <w:jc w:val="center"/>
              <w:rPr>
                <w:rFonts w:ascii="Calibri" w:hAnsi="Calibri"/>
                <w:sz w:val="18"/>
                <w:szCs w:val="18"/>
              </w:rPr>
            </w:pPr>
            <w:r w:rsidRPr="000D1CB5">
              <w:rPr>
                <w:rFonts w:ascii="Calibri" w:hAnsi="Calibri"/>
                <w:sz w:val="18"/>
                <w:szCs w:val="18"/>
              </w:rPr>
              <w:t>1.045</w:t>
            </w:r>
          </w:p>
        </w:tc>
        <w:tc>
          <w:tcPr>
            <w:tcW w:w="0" w:type="auto"/>
            <w:vAlign w:val="center"/>
          </w:tcPr>
          <w:p w14:paraId="4A3A5BE0" w14:textId="77777777" w:rsidR="0009311F" w:rsidRPr="000D1CB5" w:rsidRDefault="0009311F" w:rsidP="009B5C14">
            <w:pPr>
              <w:jc w:val="center"/>
              <w:rPr>
                <w:rFonts w:ascii="Calibri" w:hAnsi="Calibri"/>
                <w:sz w:val="18"/>
                <w:szCs w:val="18"/>
              </w:rPr>
            </w:pPr>
            <w:r w:rsidRPr="000D1CB5">
              <w:rPr>
                <w:rFonts w:ascii="Calibri" w:hAnsi="Calibri"/>
                <w:sz w:val="18"/>
                <w:szCs w:val="18"/>
              </w:rPr>
              <w:t>1.054</w:t>
            </w:r>
          </w:p>
        </w:tc>
        <w:tc>
          <w:tcPr>
            <w:tcW w:w="0" w:type="auto"/>
            <w:vAlign w:val="center"/>
          </w:tcPr>
          <w:p w14:paraId="4A3A5BE1" w14:textId="77777777" w:rsidR="0009311F" w:rsidRPr="000D1CB5" w:rsidRDefault="0009311F" w:rsidP="009B5C14">
            <w:pPr>
              <w:jc w:val="center"/>
              <w:rPr>
                <w:rFonts w:ascii="Calibri" w:hAnsi="Calibri"/>
                <w:sz w:val="18"/>
                <w:szCs w:val="18"/>
              </w:rPr>
            </w:pPr>
            <w:r w:rsidRPr="000D1CB5">
              <w:rPr>
                <w:rFonts w:ascii="Calibri" w:hAnsi="Calibri"/>
                <w:sz w:val="18"/>
                <w:szCs w:val="18"/>
              </w:rPr>
              <w:t>1.062</w:t>
            </w:r>
          </w:p>
        </w:tc>
        <w:tc>
          <w:tcPr>
            <w:tcW w:w="0" w:type="auto"/>
            <w:vAlign w:val="center"/>
          </w:tcPr>
          <w:p w14:paraId="4A3A5BE2" w14:textId="77777777" w:rsidR="0009311F" w:rsidRPr="000D1CB5" w:rsidRDefault="0009311F" w:rsidP="009B5C14">
            <w:pPr>
              <w:jc w:val="center"/>
              <w:rPr>
                <w:rFonts w:ascii="Calibri" w:hAnsi="Calibri"/>
                <w:sz w:val="18"/>
                <w:szCs w:val="18"/>
              </w:rPr>
            </w:pPr>
            <w:r w:rsidRPr="000D1CB5">
              <w:rPr>
                <w:rFonts w:ascii="Calibri" w:hAnsi="Calibri"/>
                <w:sz w:val="18"/>
                <w:szCs w:val="18"/>
              </w:rPr>
              <w:t>1.071</w:t>
            </w:r>
          </w:p>
        </w:tc>
      </w:tr>
      <w:tr w:rsidR="0009311F" w:rsidRPr="000D1CB5" w14:paraId="4A3A5BEF" w14:textId="77777777" w:rsidTr="009B5C14">
        <w:trPr>
          <w:cantSplit/>
          <w:trHeight w:hRule="exact" w:val="187"/>
          <w:jc w:val="center"/>
        </w:trPr>
        <w:tc>
          <w:tcPr>
            <w:tcW w:w="0" w:type="auto"/>
            <w:vMerge/>
            <w:vAlign w:val="center"/>
          </w:tcPr>
          <w:p w14:paraId="4A3A5BE4" w14:textId="77777777" w:rsidR="0009311F" w:rsidRPr="000D1CB5" w:rsidRDefault="0009311F" w:rsidP="009B5C14">
            <w:pPr>
              <w:jc w:val="center"/>
              <w:rPr>
                <w:rFonts w:ascii="Calibri" w:hAnsi="Calibri"/>
                <w:sz w:val="18"/>
                <w:szCs w:val="18"/>
              </w:rPr>
            </w:pPr>
          </w:p>
        </w:tc>
        <w:tc>
          <w:tcPr>
            <w:tcW w:w="0" w:type="auto"/>
            <w:vAlign w:val="center"/>
          </w:tcPr>
          <w:p w14:paraId="4A3A5BE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40</w:t>
            </w:r>
          </w:p>
        </w:tc>
        <w:tc>
          <w:tcPr>
            <w:tcW w:w="0" w:type="auto"/>
            <w:vAlign w:val="center"/>
          </w:tcPr>
          <w:p w14:paraId="4A3A5BE6" w14:textId="77777777" w:rsidR="0009311F" w:rsidRPr="000D1CB5" w:rsidRDefault="0009311F" w:rsidP="009B5C14">
            <w:pPr>
              <w:jc w:val="center"/>
              <w:rPr>
                <w:rFonts w:ascii="Calibri" w:hAnsi="Calibri"/>
                <w:sz w:val="18"/>
                <w:szCs w:val="18"/>
              </w:rPr>
            </w:pPr>
            <w:r w:rsidRPr="000D1CB5">
              <w:rPr>
                <w:rFonts w:ascii="Calibri" w:hAnsi="Calibri"/>
                <w:sz w:val="18"/>
                <w:szCs w:val="18"/>
              </w:rPr>
              <w:t>0.997</w:t>
            </w:r>
          </w:p>
        </w:tc>
        <w:tc>
          <w:tcPr>
            <w:tcW w:w="0" w:type="auto"/>
            <w:vAlign w:val="center"/>
          </w:tcPr>
          <w:p w14:paraId="4A3A5BE7" w14:textId="77777777" w:rsidR="0009311F" w:rsidRPr="000D1CB5" w:rsidRDefault="0009311F" w:rsidP="009B5C14">
            <w:pPr>
              <w:jc w:val="center"/>
              <w:rPr>
                <w:rFonts w:ascii="Calibri" w:hAnsi="Calibri"/>
                <w:sz w:val="18"/>
                <w:szCs w:val="18"/>
              </w:rPr>
            </w:pPr>
            <w:r w:rsidRPr="000D1CB5">
              <w:rPr>
                <w:rFonts w:ascii="Calibri" w:hAnsi="Calibri"/>
                <w:sz w:val="18"/>
                <w:szCs w:val="18"/>
              </w:rPr>
              <w:t>1.005</w:t>
            </w:r>
          </w:p>
        </w:tc>
        <w:tc>
          <w:tcPr>
            <w:tcW w:w="0" w:type="auto"/>
            <w:vAlign w:val="center"/>
          </w:tcPr>
          <w:p w14:paraId="4A3A5BE8" w14:textId="77777777" w:rsidR="0009311F" w:rsidRPr="000D1CB5" w:rsidRDefault="0009311F" w:rsidP="009B5C14">
            <w:pPr>
              <w:jc w:val="center"/>
              <w:rPr>
                <w:rFonts w:ascii="Calibri" w:hAnsi="Calibri"/>
                <w:sz w:val="18"/>
                <w:szCs w:val="18"/>
              </w:rPr>
            </w:pPr>
            <w:r w:rsidRPr="000D1CB5">
              <w:rPr>
                <w:rFonts w:ascii="Calibri" w:hAnsi="Calibri"/>
                <w:sz w:val="18"/>
                <w:szCs w:val="18"/>
              </w:rPr>
              <w:t>1.014</w:t>
            </w:r>
          </w:p>
        </w:tc>
        <w:tc>
          <w:tcPr>
            <w:tcW w:w="0" w:type="auto"/>
            <w:vAlign w:val="center"/>
          </w:tcPr>
          <w:p w14:paraId="4A3A5BE9" w14:textId="77777777" w:rsidR="0009311F" w:rsidRPr="000D1CB5" w:rsidRDefault="0009311F" w:rsidP="009B5C14">
            <w:pPr>
              <w:jc w:val="center"/>
              <w:rPr>
                <w:rFonts w:ascii="Calibri" w:hAnsi="Calibri"/>
                <w:sz w:val="18"/>
                <w:szCs w:val="18"/>
              </w:rPr>
            </w:pPr>
            <w:r w:rsidRPr="000D1CB5">
              <w:rPr>
                <w:rFonts w:ascii="Calibri" w:hAnsi="Calibri"/>
                <w:sz w:val="18"/>
                <w:szCs w:val="18"/>
              </w:rPr>
              <w:t>1.023</w:t>
            </w:r>
          </w:p>
        </w:tc>
        <w:tc>
          <w:tcPr>
            <w:tcW w:w="0" w:type="auto"/>
            <w:vAlign w:val="center"/>
          </w:tcPr>
          <w:p w14:paraId="4A3A5BEA" w14:textId="77777777" w:rsidR="0009311F" w:rsidRPr="000D1CB5" w:rsidRDefault="0009311F" w:rsidP="009B5C14">
            <w:pPr>
              <w:jc w:val="center"/>
              <w:rPr>
                <w:rFonts w:ascii="Calibri" w:hAnsi="Calibri"/>
                <w:sz w:val="18"/>
                <w:szCs w:val="18"/>
              </w:rPr>
            </w:pPr>
            <w:r w:rsidRPr="000D1CB5">
              <w:rPr>
                <w:rFonts w:ascii="Calibri" w:hAnsi="Calibri"/>
                <w:sz w:val="18"/>
                <w:szCs w:val="18"/>
              </w:rPr>
              <w:t>1.031</w:t>
            </w:r>
          </w:p>
        </w:tc>
        <w:tc>
          <w:tcPr>
            <w:tcW w:w="0" w:type="auto"/>
            <w:vAlign w:val="center"/>
          </w:tcPr>
          <w:p w14:paraId="4A3A5BEB" w14:textId="77777777" w:rsidR="0009311F" w:rsidRPr="000D1CB5" w:rsidRDefault="0009311F" w:rsidP="009B5C14">
            <w:pPr>
              <w:jc w:val="center"/>
              <w:rPr>
                <w:rFonts w:ascii="Calibri" w:hAnsi="Calibri"/>
                <w:sz w:val="18"/>
                <w:szCs w:val="18"/>
              </w:rPr>
            </w:pPr>
            <w:r w:rsidRPr="000D1CB5">
              <w:rPr>
                <w:rFonts w:ascii="Calibri" w:hAnsi="Calibri"/>
                <w:sz w:val="18"/>
                <w:szCs w:val="18"/>
              </w:rPr>
              <w:t>1.040</w:t>
            </w:r>
          </w:p>
        </w:tc>
        <w:tc>
          <w:tcPr>
            <w:tcW w:w="0" w:type="auto"/>
            <w:vAlign w:val="center"/>
          </w:tcPr>
          <w:p w14:paraId="4A3A5BEC" w14:textId="77777777" w:rsidR="0009311F" w:rsidRPr="000D1CB5" w:rsidRDefault="0009311F" w:rsidP="009B5C14">
            <w:pPr>
              <w:jc w:val="center"/>
              <w:rPr>
                <w:rFonts w:ascii="Calibri" w:hAnsi="Calibri"/>
                <w:sz w:val="18"/>
                <w:szCs w:val="18"/>
              </w:rPr>
            </w:pPr>
            <w:r w:rsidRPr="000D1CB5">
              <w:rPr>
                <w:rFonts w:ascii="Calibri" w:hAnsi="Calibri"/>
                <w:sz w:val="18"/>
                <w:szCs w:val="18"/>
              </w:rPr>
              <w:t>1.048</w:t>
            </w:r>
          </w:p>
        </w:tc>
        <w:tc>
          <w:tcPr>
            <w:tcW w:w="0" w:type="auto"/>
            <w:vAlign w:val="center"/>
          </w:tcPr>
          <w:p w14:paraId="4A3A5BED" w14:textId="77777777" w:rsidR="0009311F" w:rsidRPr="000D1CB5" w:rsidRDefault="0009311F" w:rsidP="009B5C14">
            <w:pPr>
              <w:jc w:val="center"/>
              <w:rPr>
                <w:rFonts w:ascii="Calibri" w:hAnsi="Calibri"/>
                <w:sz w:val="18"/>
                <w:szCs w:val="18"/>
              </w:rPr>
            </w:pPr>
            <w:r w:rsidRPr="000D1CB5">
              <w:rPr>
                <w:rFonts w:ascii="Calibri" w:hAnsi="Calibri"/>
                <w:sz w:val="18"/>
                <w:szCs w:val="18"/>
              </w:rPr>
              <w:t>1.057</w:t>
            </w:r>
          </w:p>
        </w:tc>
        <w:tc>
          <w:tcPr>
            <w:tcW w:w="0" w:type="auto"/>
            <w:vAlign w:val="center"/>
          </w:tcPr>
          <w:p w14:paraId="4A3A5BEE" w14:textId="77777777" w:rsidR="0009311F" w:rsidRPr="000D1CB5" w:rsidRDefault="0009311F" w:rsidP="009B5C14">
            <w:pPr>
              <w:jc w:val="center"/>
              <w:rPr>
                <w:rFonts w:ascii="Calibri" w:hAnsi="Calibri"/>
                <w:sz w:val="18"/>
                <w:szCs w:val="18"/>
              </w:rPr>
            </w:pPr>
            <w:r w:rsidRPr="000D1CB5">
              <w:rPr>
                <w:rFonts w:ascii="Calibri" w:hAnsi="Calibri"/>
                <w:sz w:val="18"/>
                <w:szCs w:val="18"/>
              </w:rPr>
              <w:t>1.065</w:t>
            </w:r>
          </w:p>
        </w:tc>
      </w:tr>
      <w:tr w:rsidR="0009311F" w:rsidRPr="000D1CB5" w14:paraId="4A3A5BFB" w14:textId="77777777" w:rsidTr="009B5C14">
        <w:trPr>
          <w:cantSplit/>
          <w:trHeight w:hRule="exact" w:val="187"/>
          <w:jc w:val="center"/>
        </w:trPr>
        <w:tc>
          <w:tcPr>
            <w:tcW w:w="0" w:type="auto"/>
            <w:vMerge/>
            <w:vAlign w:val="center"/>
          </w:tcPr>
          <w:p w14:paraId="4A3A5BF0" w14:textId="77777777" w:rsidR="0009311F" w:rsidRPr="000D1CB5" w:rsidRDefault="0009311F" w:rsidP="009B5C14">
            <w:pPr>
              <w:jc w:val="center"/>
              <w:rPr>
                <w:rFonts w:ascii="Calibri" w:hAnsi="Calibri"/>
                <w:sz w:val="18"/>
                <w:szCs w:val="18"/>
              </w:rPr>
            </w:pPr>
          </w:p>
        </w:tc>
        <w:tc>
          <w:tcPr>
            <w:tcW w:w="0" w:type="auto"/>
            <w:vAlign w:val="center"/>
          </w:tcPr>
          <w:p w14:paraId="4A3A5BF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45</w:t>
            </w:r>
          </w:p>
        </w:tc>
        <w:tc>
          <w:tcPr>
            <w:tcW w:w="0" w:type="auto"/>
            <w:vAlign w:val="center"/>
          </w:tcPr>
          <w:p w14:paraId="4A3A5BF2" w14:textId="77777777" w:rsidR="0009311F" w:rsidRPr="000D1CB5" w:rsidRDefault="0009311F" w:rsidP="009B5C14">
            <w:pPr>
              <w:jc w:val="center"/>
              <w:rPr>
                <w:rFonts w:ascii="Calibri" w:hAnsi="Calibri"/>
                <w:sz w:val="18"/>
                <w:szCs w:val="18"/>
              </w:rPr>
            </w:pPr>
            <w:r w:rsidRPr="000D1CB5">
              <w:rPr>
                <w:rFonts w:ascii="Calibri" w:hAnsi="Calibri"/>
                <w:sz w:val="18"/>
                <w:szCs w:val="18"/>
              </w:rPr>
              <w:t>0.992</w:t>
            </w:r>
          </w:p>
        </w:tc>
        <w:tc>
          <w:tcPr>
            <w:tcW w:w="0" w:type="auto"/>
            <w:vAlign w:val="center"/>
          </w:tcPr>
          <w:p w14:paraId="4A3A5BF3" w14:textId="77777777" w:rsidR="0009311F" w:rsidRPr="000D1CB5" w:rsidRDefault="0009311F" w:rsidP="009B5C14">
            <w:pPr>
              <w:jc w:val="center"/>
              <w:rPr>
                <w:rFonts w:ascii="Calibri" w:hAnsi="Calibri"/>
                <w:sz w:val="18"/>
                <w:szCs w:val="18"/>
              </w:rPr>
            </w:pPr>
            <w:r w:rsidRPr="000D1CB5">
              <w:rPr>
                <w:rFonts w:ascii="Calibri" w:hAnsi="Calibri"/>
                <w:sz w:val="18"/>
                <w:szCs w:val="18"/>
              </w:rPr>
              <w:t>1.000</w:t>
            </w:r>
          </w:p>
        </w:tc>
        <w:tc>
          <w:tcPr>
            <w:tcW w:w="0" w:type="auto"/>
            <w:vAlign w:val="center"/>
          </w:tcPr>
          <w:p w14:paraId="4A3A5BF4" w14:textId="77777777" w:rsidR="0009311F" w:rsidRPr="000D1CB5" w:rsidRDefault="0009311F" w:rsidP="009B5C14">
            <w:pPr>
              <w:jc w:val="center"/>
              <w:rPr>
                <w:rFonts w:ascii="Calibri" w:hAnsi="Calibri"/>
                <w:sz w:val="18"/>
                <w:szCs w:val="18"/>
              </w:rPr>
            </w:pPr>
            <w:r w:rsidRPr="000D1CB5">
              <w:rPr>
                <w:rFonts w:ascii="Calibri" w:hAnsi="Calibri"/>
                <w:sz w:val="18"/>
                <w:szCs w:val="18"/>
              </w:rPr>
              <w:t>1.009</w:t>
            </w:r>
          </w:p>
        </w:tc>
        <w:tc>
          <w:tcPr>
            <w:tcW w:w="0" w:type="auto"/>
            <w:vAlign w:val="center"/>
          </w:tcPr>
          <w:p w14:paraId="4A3A5BF5" w14:textId="77777777" w:rsidR="0009311F" w:rsidRPr="000D1CB5" w:rsidRDefault="0009311F" w:rsidP="009B5C14">
            <w:pPr>
              <w:jc w:val="center"/>
              <w:rPr>
                <w:rFonts w:ascii="Calibri" w:hAnsi="Calibri"/>
                <w:sz w:val="18"/>
                <w:szCs w:val="18"/>
              </w:rPr>
            </w:pPr>
            <w:r w:rsidRPr="000D1CB5">
              <w:rPr>
                <w:rFonts w:ascii="Calibri" w:hAnsi="Calibri"/>
                <w:sz w:val="18"/>
                <w:szCs w:val="18"/>
              </w:rPr>
              <w:t>1.017</w:t>
            </w:r>
          </w:p>
        </w:tc>
        <w:tc>
          <w:tcPr>
            <w:tcW w:w="0" w:type="auto"/>
            <w:vAlign w:val="center"/>
          </w:tcPr>
          <w:p w14:paraId="4A3A5BF6" w14:textId="77777777" w:rsidR="0009311F" w:rsidRPr="000D1CB5" w:rsidRDefault="0009311F" w:rsidP="009B5C14">
            <w:pPr>
              <w:jc w:val="center"/>
              <w:rPr>
                <w:rFonts w:ascii="Calibri" w:hAnsi="Calibri"/>
                <w:sz w:val="18"/>
                <w:szCs w:val="18"/>
              </w:rPr>
            </w:pPr>
            <w:r w:rsidRPr="000D1CB5">
              <w:rPr>
                <w:rFonts w:ascii="Calibri" w:hAnsi="Calibri"/>
                <w:sz w:val="18"/>
                <w:szCs w:val="18"/>
              </w:rPr>
              <w:t>1.026</w:t>
            </w:r>
          </w:p>
        </w:tc>
        <w:tc>
          <w:tcPr>
            <w:tcW w:w="0" w:type="auto"/>
            <w:vAlign w:val="center"/>
          </w:tcPr>
          <w:p w14:paraId="4A3A5BF7" w14:textId="77777777" w:rsidR="0009311F" w:rsidRPr="000D1CB5" w:rsidRDefault="0009311F" w:rsidP="009B5C14">
            <w:pPr>
              <w:jc w:val="center"/>
              <w:rPr>
                <w:rFonts w:ascii="Calibri" w:hAnsi="Calibri"/>
                <w:sz w:val="18"/>
                <w:szCs w:val="18"/>
              </w:rPr>
            </w:pPr>
            <w:r w:rsidRPr="000D1CB5">
              <w:rPr>
                <w:rFonts w:ascii="Calibri" w:hAnsi="Calibri"/>
                <w:sz w:val="18"/>
                <w:szCs w:val="18"/>
              </w:rPr>
              <w:t>1.035</w:t>
            </w:r>
          </w:p>
        </w:tc>
        <w:tc>
          <w:tcPr>
            <w:tcW w:w="0" w:type="auto"/>
            <w:vAlign w:val="center"/>
          </w:tcPr>
          <w:p w14:paraId="4A3A5BF8" w14:textId="77777777" w:rsidR="0009311F" w:rsidRPr="000D1CB5" w:rsidRDefault="0009311F" w:rsidP="009B5C14">
            <w:pPr>
              <w:jc w:val="center"/>
              <w:rPr>
                <w:rFonts w:ascii="Calibri" w:hAnsi="Calibri"/>
                <w:sz w:val="18"/>
                <w:szCs w:val="18"/>
              </w:rPr>
            </w:pPr>
            <w:r w:rsidRPr="000D1CB5">
              <w:rPr>
                <w:rFonts w:ascii="Calibri" w:hAnsi="Calibri"/>
                <w:sz w:val="18"/>
                <w:szCs w:val="18"/>
              </w:rPr>
              <w:t>1.043</w:t>
            </w:r>
          </w:p>
        </w:tc>
        <w:tc>
          <w:tcPr>
            <w:tcW w:w="0" w:type="auto"/>
            <w:vAlign w:val="center"/>
          </w:tcPr>
          <w:p w14:paraId="4A3A5BF9" w14:textId="77777777" w:rsidR="0009311F" w:rsidRPr="000D1CB5" w:rsidRDefault="0009311F" w:rsidP="009B5C14">
            <w:pPr>
              <w:jc w:val="center"/>
              <w:rPr>
                <w:rFonts w:ascii="Calibri" w:hAnsi="Calibri"/>
                <w:sz w:val="18"/>
                <w:szCs w:val="18"/>
              </w:rPr>
            </w:pPr>
            <w:r w:rsidRPr="000D1CB5">
              <w:rPr>
                <w:rFonts w:ascii="Calibri" w:hAnsi="Calibri"/>
                <w:sz w:val="18"/>
                <w:szCs w:val="18"/>
              </w:rPr>
              <w:t>1.051</w:t>
            </w:r>
          </w:p>
        </w:tc>
        <w:tc>
          <w:tcPr>
            <w:tcW w:w="0" w:type="auto"/>
            <w:vAlign w:val="center"/>
          </w:tcPr>
          <w:p w14:paraId="4A3A5BFA" w14:textId="77777777" w:rsidR="0009311F" w:rsidRPr="000D1CB5" w:rsidRDefault="0009311F" w:rsidP="009B5C14">
            <w:pPr>
              <w:jc w:val="center"/>
              <w:rPr>
                <w:rFonts w:ascii="Calibri" w:hAnsi="Calibri"/>
                <w:sz w:val="18"/>
                <w:szCs w:val="18"/>
              </w:rPr>
            </w:pPr>
            <w:r w:rsidRPr="000D1CB5">
              <w:rPr>
                <w:rFonts w:ascii="Calibri" w:hAnsi="Calibri"/>
                <w:sz w:val="18"/>
                <w:szCs w:val="18"/>
              </w:rPr>
              <w:t>1.060</w:t>
            </w:r>
          </w:p>
        </w:tc>
      </w:tr>
      <w:tr w:rsidR="0009311F" w:rsidRPr="000D1CB5" w14:paraId="4A3A5C07" w14:textId="77777777" w:rsidTr="009B5C14">
        <w:trPr>
          <w:cantSplit/>
          <w:trHeight w:hRule="exact" w:val="187"/>
          <w:jc w:val="center"/>
        </w:trPr>
        <w:tc>
          <w:tcPr>
            <w:tcW w:w="0" w:type="auto"/>
            <w:vMerge/>
            <w:vAlign w:val="center"/>
          </w:tcPr>
          <w:p w14:paraId="4A3A5BFC" w14:textId="77777777" w:rsidR="0009311F" w:rsidRPr="000D1CB5" w:rsidRDefault="0009311F" w:rsidP="009B5C14">
            <w:pPr>
              <w:jc w:val="center"/>
              <w:rPr>
                <w:rFonts w:ascii="Calibri" w:hAnsi="Calibri"/>
                <w:sz w:val="18"/>
                <w:szCs w:val="18"/>
              </w:rPr>
            </w:pPr>
          </w:p>
        </w:tc>
        <w:tc>
          <w:tcPr>
            <w:tcW w:w="0" w:type="auto"/>
            <w:vAlign w:val="center"/>
          </w:tcPr>
          <w:p w14:paraId="4A3A5BF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50</w:t>
            </w:r>
          </w:p>
        </w:tc>
        <w:tc>
          <w:tcPr>
            <w:tcW w:w="0" w:type="auto"/>
            <w:vAlign w:val="center"/>
          </w:tcPr>
          <w:p w14:paraId="4A3A5BFE" w14:textId="77777777" w:rsidR="0009311F" w:rsidRPr="000D1CB5" w:rsidRDefault="0009311F" w:rsidP="009B5C14">
            <w:pPr>
              <w:jc w:val="center"/>
              <w:rPr>
                <w:rFonts w:ascii="Calibri" w:hAnsi="Calibri"/>
                <w:sz w:val="18"/>
                <w:szCs w:val="18"/>
              </w:rPr>
            </w:pPr>
            <w:r w:rsidRPr="000D1CB5">
              <w:rPr>
                <w:rFonts w:ascii="Calibri" w:hAnsi="Calibri"/>
                <w:sz w:val="18"/>
                <w:szCs w:val="18"/>
              </w:rPr>
              <w:t>0.987</w:t>
            </w:r>
          </w:p>
        </w:tc>
        <w:tc>
          <w:tcPr>
            <w:tcW w:w="0" w:type="auto"/>
            <w:vAlign w:val="center"/>
          </w:tcPr>
          <w:p w14:paraId="4A3A5BFF" w14:textId="77777777" w:rsidR="0009311F" w:rsidRPr="000D1CB5" w:rsidRDefault="0009311F" w:rsidP="009B5C14">
            <w:pPr>
              <w:jc w:val="center"/>
              <w:rPr>
                <w:rFonts w:ascii="Calibri" w:hAnsi="Calibri"/>
                <w:sz w:val="18"/>
                <w:szCs w:val="18"/>
              </w:rPr>
            </w:pPr>
            <w:r w:rsidRPr="000D1CB5">
              <w:rPr>
                <w:rFonts w:ascii="Calibri" w:hAnsi="Calibri"/>
                <w:sz w:val="18"/>
                <w:szCs w:val="18"/>
              </w:rPr>
              <w:t>0.995</w:t>
            </w:r>
          </w:p>
        </w:tc>
        <w:tc>
          <w:tcPr>
            <w:tcW w:w="0" w:type="auto"/>
            <w:vAlign w:val="center"/>
          </w:tcPr>
          <w:p w14:paraId="4A3A5C00" w14:textId="77777777" w:rsidR="0009311F" w:rsidRPr="000D1CB5" w:rsidRDefault="0009311F" w:rsidP="009B5C14">
            <w:pPr>
              <w:jc w:val="center"/>
              <w:rPr>
                <w:rFonts w:ascii="Calibri" w:hAnsi="Calibri"/>
                <w:sz w:val="18"/>
                <w:szCs w:val="18"/>
              </w:rPr>
            </w:pPr>
            <w:r w:rsidRPr="000D1CB5">
              <w:rPr>
                <w:rFonts w:ascii="Calibri" w:hAnsi="Calibri"/>
                <w:sz w:val="18"/>
                <w:szCs w:val="18"/>
              </w:rPr>
              <w:t>1.004</w:t>
            </w:r>
          </w:p>
        </w:tc>
        <w:tc>
          <w:tcPr>
            <w:tcW w:w="0" w:type="auto"/>
            <w:vAlign w:val="center"/>
          </w:tcPr>
          <w:p w14:paraId="4A3A5C01" w14:textId="77777777" w:rsidR="0009311F" w:rsidRPr="000D1CB5" w:rsidRDefault="0009311F" w:rsidP="009B5C14">
            <w:pPr>
              <w:jc w:val="center"/>
              <w:rPr>
                <w:rFonts w:ascii="Calibri" w:hAnsi="Calibri"/>
                <w:sz w:val="18"/>
                <w:szCs w:val="18"/>
              </w:rPr>
            </w:pPr>
            <w:r w:rsidRPr="000D1CB5">
              <w:rPr>
                <w:rFonts w:ascii="Calibri" w:hAnsi="Calibri"/>
                <w:sz w:val="18"/>
                <w:szCs w:val="18"/>
              </w:rPr>
              <w:t>1.012</w:t>
            </w:r>
          </w:p>
        </w:tc>
        <w:tc>
          <w:tcPr>
            <w:tcW w:w="0" w:type="auto"/>
            <w:vAlign w:val="center"/>
          </w:tcPr>
          <w:p w14:paraId="4A3A5C02" w14:textId="77777777" w:rsidR="0009311F" w:rsidRPr="000D1CB5" w:rsidRDefault="0009311F" w:rsidP="009B5C14">
            <w:pPr>
              <w:jc w:val="center"/>
              <w:rPr>
                <w:rFonts w:ascii="Calibri" w:hAnsi="Calibri"/>
                <w:sz w:val="18"/>
                <w:szCs w:val="18"/>
              </w:rPr>
            </w:pPr>
            <w:r w:rsidRPr="000D1CB5">
              <w:rPr>
                <w:rFonts w:ascii="Calibri" w:hAnsi="Calibri"/>
                <w:sz w:val="18"/>
                <w:szCs w:val="18"/>
              </w:rPr>
              <w:t>1.021</w:t>
            </w:r>
          </w:p>
        </w:tc>
        <w:tc>
          <w:tcPr>
            <w:tcW w:w="0" w:type="auto"/>
            <w:vAlign w:val="center"/>
          </w:tcPr>
          <w:p w14:paraId="4A3A5C03" w14:textId="77777777" w:rsidR="0009311F" w:rsidRPr="000D1CB5" w:rsidRDefault="0009311F" w:rsidP="009B5C14">
            <w:pPr>
              <w:jc w:val="center"/>
              <w:rPr>
                <w:rFonts w:ascii="Calibri" w:hAnsi="Calibri"/>
                <w:sz w:val="18"/>
                <w:szCs w:val="18"/>
              </w:rPr>
            </w:pPr>
            <w:r w:rsidRPr="000D1CB5">
              <w:rPr>
                <w:rFonts w:ascii="Calibri" w:hAnsi="Calibri"/>
                <w:sz w:val="18"/>
                <w:szCs w:val="18"/>
              </w:rPr>
              <w:t>1.029</w:t>
            </w:r>
          </w:p>
        </w:tc>
        <w:tc>
          <w:tcPr>
            <w:tcW w:w="0" w:type="auto"/>
            <w:vAlign w:val="center"/>
          </w:tcPr>
          <w:p w14:paraId="4A3A5C04" w14:textId="77777777" w:rsidR="0009311F" w:rsidRPr="000D1CB5" w:rsidRDefault="0009311F" w:rsidP="009B5C14">
            <w:pPr>
              <w:jc w:val="center"/>
              <w:rPr>
                <w:rFonts w:ascii="Calibri" w:hAnsi="Calibri"/>
                <w:sz w:val="18"/>
                <w:szCs w:val="18"/>
              </w:rPr>
            </w:pPr>
            <w:r w:rsidRPr="000D1CB5">
              <w:rPr>
                <w:rFonts w:ascii="Calibri" w:hAnsi="Calibri"/>
                <w:sz w:val="18"/>
                <w:szCs w:val="18"/>
              </w:rPr>
              <w:t>1.038</w:t>
            </w:r>
          </w:p>
        </w:tc>
        <w:tc>
          <w:tcPr>
            <w:tcW w:w="0" w:type="auto"/>
            <w:vAlign w:val="center"/>
          </w:tcPr>
          <w:p w14:paraId="4A3A5C05" w14:textId="77777777" w:rsidR="0009311F" w:rsidRPr="000D1CB5" w:rsidRDefault="0009311F" w:rsidP="009B5C14">
            <w:pPr>
              <w:jc w:val="center"/>
              <w:rPr>
                <w:rFonts w:ascii="Calibri" w:hAnsi="Calibri"/>
                <w:sz w:val="18"/>
                <w:szCs w:val="18"/>
              </w:rPr>
            </w:pPr>
            <w:r w:rsidRPr="000D1CB5">
              <w:rPr>
                <w:rFonts w:ascii="Calibri" w:hAnsi="Calibri"/>
                <w:sz w:val="18"/>
                <w:szCs w:val="18"/>
              </w:rPr>
              <w:t>1.046</w:t>
            </w:r>
          </w:p>
        </w:tc>
        <w:tc>
          <w:tcPr>
            <w:tcW w:w="0" w:type="auto"/>
            <w:vAlign w:val="center"/>
          </w:tcPr>
          <w:p w14:paraId="4A3A5C06" w14:textId="77777777" w:rsidR="0009311F" w:rsidRPr="000D1CB5" w:rsidRDefault="0009311F" w:rsidP="009B5C14">
            <w:pPr>
              <w:jc w:val="center"/>
              <w:rPr>
                <w:rFonts w:ascii="Calibri" w:hAnsi="Calibri"/>
                <w:sz w:val="18"/>
                <w:szCs w:val="18"/>
              </w:rPr>
            </w:pPr>
            <w:r w:rsidRPr="000D1CB5">
              <w:rPr>
                <w:rFonts w:ascii="Calibri" w:hAnsi="Calibri"/>
                <w:sz w:val="18"/>
                <w:szCs w:val="18"/>
              </w:rPr>
              <w:t>1.055</w:t>
            </w:r>
          </w:p>
        </w:tc>
      </w:tr>
      <w:tr w:rsidR="0009311F" w:rsidRPr="000D1CB5" w14:paraId="4A3A5C13" w14:textId="77777777" w:rsidTr="009B5C14">
        <w:trPr>
          <w:cantSplit/>
          <w:trHeight w:hRule="exact" w:val="187"/>
          <w:jc w:val="center"/>
        </w:trPr>
        <w:tc>
          <w:tcPr>
            <w:tcW w:w="0" w:type="auto"/>
            <w:vMerge/>
            <w:vAlign w:val="center"/>
          </w:tcPr>
          <w:p w14:paraId="4A3A5C08" w14:textId="77777777" w:rsidR="0009311F" w:rsidRPr="000D1CB5" w:rsidRDefault="0009311F" w:rsidP="009B5C14">
            <w:pPr>
              <w:jc w:val="center"/>
              <w:rPr>
                <w:rFonts w:ascii="Calibri" w:hAnsi="Calibri"/>
                <w:sz w:val="18"/>
                <w:szCs w:val="18"/>
              </w:rPr>
            </w:pPr>
          </w:p>
        </w:tc>
        <w:tc>
          <w:tcPr>
            <w:tcW w:w="0" w:type="auto"/>
            <w:vAlign w:val="center"/>
          </w:tcPr>
          <w:p w14:paraId="4A3A5C0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55</w:t>
            </w:r>
          </w:p>
        </w:tc>
        <w:tc>
          <w:tcPr>
            <w:tcW w:w="0" w:type="auto"/>
            <w:vAlign w:val="center"/>
          </w:tcPr>
          <w:p w14:paraId="4A3A5C0A" w14:textId="77777777" w:rsidR="0009311F" w:rsidRPr="000D1CB5" w:rsidRDefault="0009311F" w:rsidP="009B5C14">
            <w:pPr>
              <w:jc w:val="center"/>
              <w:rPr>
                <w:rFonts w:ascii="Calibri" w:hAnsi="Calibri"/>
                <w:sz w:val="18"/>
                <w:szCs w:val="18"/>
              </w:rPr>
            </w:pPr>
            <w:r w:rsidRPr="000D1CB5">
              <w:rPr>
                <w:rFonts w:ascii="Calibri" w:hAnsi="Calibri"/>
                <w:sz w:val="18"/>
                <w:szCs w:val="18"/>
              </w:rPr>
              <w:t>0.982</w:t>
            </w:r>
          </w:p>
        </w:tc>
        <w:tc>
          <w:tcPr>
            <w:tcW w:w="0" w:type="auto"/>
            <w:vAlign w:val="center"/>
          </w:tcPr>
          <w:p w14:paraId="4A3A5C0B" w14:textId="77777777" w:rsidR="0009311F" w:rsidRPr="000D1CB5" w:rsidRDefault="0009311F" w:rsidP="009B5C14">
            <w:pPr>
              <w:jc w:val="center"/>
              <w:rPr>
                <w:rFonts w:ascii="Calibri" w:hAnsi="Calibri"/>
                <w:sz w:val="18"/>
                <w:szCs w:val="18"/>
              </w:rPr>
            </w:pPr>
            <w:r w:rsidRPr="000D1CB5">
              <w:rPr>
                <w:rFonts w:ascii="Calibri" w:hAnsi="Calibri"/>
                <w:sz w:val="18"/>
                <w:szCs w:val="18"/>
              </w:rPr>
              <w:t>0.990</w:t>
            </w:r>
          </w:p>
        </w:tc>
        <w:tc>
          <w:tcPr>
            <w:tcW w:w="0" w:type="auto"/>
            <w:vAlign w:val="center"/>
          </w:tcPr>
          <w:p w14:paraId="4A3A5C0C" w14:textId="77777777" w:rsidR="0009311F" w:rsidRPr="000D1CB5" w:rsidRDefault="0009311F" w:rsidP="009B5C14">
            <w:pPr>
              <w:jc w:val="center"/>
              <w:rPr>
                <w:rFonts w:ascii="Calibri" w:hAnsi="Calibri"/>
                <w:sz w:val="18"/>
                <w:szCs w:val="18"/>
              </w:rPr>
            </w:pPr>
            <w:r w:rsidRPr="000D1CB5">
              <w:rPr>
                <w:rFonts w:ascii="Calibri" w:hAnsi="Calibri"/>
                <w:sz w:val="18"/>
                <w:szCs w:val="18"/>
              </w:rPr>
              <w:t>0.999</w:t>
            </w:r>
          </w:p>
        </w:tc>
        <w:tc>
          <w:tcPr>
            <w:tcW w:w="0" w:type="auto"/>
            <w:vAlign w:val="center"/>
          </w:tcPr>
          <w:p w14:paraId="4A3A5C0D" w14:textId="77777777" w:rsidR="0009311F" w:rsidRPr="000D1CB5" w:rsidRDefault="0009311F" w:rsidP="009B5C14">
            <w:pPr>
              <w:jc w:val="center"/>
              <w:rPr>
                <w:rFonts w:ascii="Calibri" w:hAnsi="Calibri"/>
                <w:sz w:val="18"/>
                <w:szCs w:val="18"/>
              </w:rPr>
            </w:pPr>
            <w:r w:rsidRPr="000D1CB5">
              <w:rPr>
                <w:rFonts w:ascii="Calibri" w:hAnsi="Calibri"/>
                <w:sz w:val="18"/>
                <w:szCs w:val="18"/>
              </w:rPr>
              <w:t>1.008</w:t>
            </w:r>
          </w:p>
        </w:tc>
        <w:tc>
          <w:tcPr>
            <w:tcW w:w="0" w:type="auto"/>
            <w:vAlign w:val="center"/>
          </w:tcPr>
          <w:p w14:paraId="4A3A5C0E" w14:textId="77777777" w:rsidR="0009311F" w:rsidRPr="000D1CB5" w:rsidRDefault="0009311F" w:rsidP="009B5C14">
            <w:pPr>
              <w:jc w:val="center"/>
              <w:rPr>
                <w:rFonts w:ascii="Calibri" w:hAnsi="Calibri"/>
                <w:sz w:val="18"/>
                <w:szCs w:val="18"/>
              </w:rPr>
            </w:pPr>
            <w:r w:rsidRPr="000D1CB5">
              <w:rPr>
                <w:rFonts w:ascii="Calibri" w:hAnsi="Calibri"/>
                <w:sz w:val="18"/>
                <w:szCs w:val="18"/>
              </w:rPr>
              <w:t>1.016</w:t>
            </w:r>
          </w:p>
        </w:tc>
        <w:tc>
          <w:tcPr>
            <w:tcW w:w="0" w:type="auto"/>
            <w:vAlign w:val="center"/>
          </w:tcPr>
          <w:p w14:paraId="4A3A5C0F" w14:textId="77777777" w:rsidR="0009311F" w:rsidRPr="000D1CB5" w:rsidRDefault="0009311F" w:rsidP="009B5C14">
            <w:pPr>
              <w:jc w:val="center"/>
              <w:rPr>
                <w:rFonts w:ascii="Calibri" w:hAnsi="Calibri"/>
                <w:sz w:val="18"/>
                <w:szCs w:val="18"/>
              </w:rPr>
            </w:pPr>
            <w:r w:rsidRPr="000D1CB5">
              <w:rPr>
                <w:rFonts w:ascii="Calibri" w:hAnsi="Calibri"/>
                <w:sz w:val="18"/>
                <w:szCs w:val="18"/>
              </w:rPr>
              <w:t>1.024</w:t>
            </w:r>
          </w:p>
        </w:tc>
        <w:tc>
          <w:tcPr>
            <w:tcW w:w="0" w:type="auto"/>
            <w:vAlign w:val="center"/>
          </w:tcPr>
          <w:p w14:paraId="4A3A5C10" w14:textId="77777777" w:rsidR="0009311F" w:rsidRPr="000D1CB5" w:rsidRDefault="0009311F" w:rsidP="009B5C14">
            <w:pPr>
              <w:jc w:val="center"/>
              <w:rPr>
                <w:rFonts w:ascii="Calibri" w:hAnsi="Calibri"/>
                <w:sz w:val="18"/>
                <w:szCs w:val="18"/>
              </w:rPr>
            </w:pPr>
            <w:r w:rsidRPr="000D1CB5">
              <w:rPr>
                <w:rFonts w:ascii="Calibri" w:hAnsi="Calibri"/>
                <w:sz w:val="18"/>
                <w:szCs w:val="18"/>
              </w:rPr>
              <w:t>1.033</w:t>
            </w:r>
          </w:p>
        </w:tc>
        <w:tc>
          <w:tcPr>
            <w:tcW w:w="0" w:type="auto"/>
            <w:vAlign w:val="center"/>
          </w:tcPr>
          <w:p w14:paraId="4A3A5C11" w14:textId="77777777" w:rsidR="0009311F" w:rsidRPr="000D1CB5" w:rsidRDefault="0009311F" w:rsidP="009B5C14">
            <w:pPr>
              <w:jc w:val="center"/>
              <w:rPr>
                <w:rFonts w:ascii="Calibri" w:hAnsi="Calibri"/>
                <w:sz w:val="18"/>
                <w:szCs w:val="18"/>
              </w:rPr>
            </w:pPr>
            <w:r w:rsidRPr="000D1CB5">
              <w:rPr>
                <w:rFonts w:ascii="Calibri" w:hAnsi="Calibri"/>
                <w:sz w:val="18"/>
                <w:szCs w:val="18"/>
              </w:rPr>
              <w:t>1.041</w:t>
            </w:r>
          </w:p>
        </w:tc>
        <w:tc>
          <w:tcPr>
            <w:tcW w:w="0" w:type="auto"/>
            <w:vAlign w:val="center"/>
          </w:tcPr>
          <w:p w14:paraId="4A3A5C12" w14:textId="77777777" w:rsidR="0009311F" w:rsidRPr="000D1CB5" w:rsidRDefault="0009311F" w:rsidP="009B5C14">
            <w:pPr>
              <w:jc w:val="center"/>
              <w:rPr>
                <w:rFonts w:ascii="Calibri" w:hAnsi="Calibri"/>
                <w:sz w:val="18"/>
                <w:szCs w:val="18"/>
              </w:rPr>
            </w:pPr>
            <w:r w:rsidRPr="000D1CB5">
              <w:rPr>
                <w:rFonts w:ascii="Calibri" w:hAnsi="Calibri"/>
                <w:sz w:val="18"/>
                <w:szCs w:val="18"/>
              </w:rPr>
              <w:t>1.050</w:t>
            </w:r>
          </w:p>
        </w:tc>
      </w:tr>
      <w:tr w:rsidR="0009311F" w:rsidRPr="000D1CB5" w14:paraId="4A3A5C1F" w14:textId="77777777" w:rsidTr="009B5C14">
        <w:trPr>
          <w:cantSplit/>
          <w:trHeight w:hRule="exact" w:val="187"/>
          <w:jc w:val="center"/>
        </w:trPr>
        <w:tc>
          <w:tcPr>
            <w:tcW w:w="0" w:type="auto"/>
            <w:vMerge/>
            <w:vAlign w:val="center"/>
          </w:tcPr>
          <w:p w14:paraId="4A3A5C14" w14:textId="77777777" w:rsidR="0009311F" w:rsidRPr="000D1CB5" w:rsidRDefault="0009311F" w:rsidP="009B5C14">
            <w:pPr>
              <w:jc w:val="center"/>
              <w:rPr>
                <w:rFonts w:ascii="Calibri" w:hAnsi="Calibri"/>
                <w:sz w:val="18"/>
                <w:szCs w:val="18"/>
              </w:rPr>
            </w:pPr>
          </w:p>
        </w:tc>
        <w:tc>
          <w:tcPr>
            <w:tcW w:w="0" w:type="auto"/>
            <w:vAlign w:val="center"/>
          </w:tcPr>
          <w:p w14:paraId="4A3A5C1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60</w:t>
            </w:r>
          </w:p>
        </w:tc>
        <w:tc>
          <w:tcPr>
            <w:tcW w:w="0" w:type="auto"/>
            <w:vAlign w:val="center"/>
          </w:tcPr>
          <w:p w14:paraId="4A3A5C16" w14:textId="77777777" w:rsidR="0009311F" w:rsidRPr="000D1CB5" w:rsidRDefault="0009311F" w:rsidP="009B5C14">
            <w:pPr>
              <w:jc w:val="center"/>
              <w:rPr>
                <w:rFonts w:ascii="Calibri" w:hAnsi="Calibri"/>
                <w:sz w:val="18"/>
                <w:szCs w:val="18"/>
              </w:rPr>
            </w:pPr>
            <w:r w:rsidRPr="000D1CB5">
              <w:rPr>
                <w:rFonts w:ascii="Calibri" w:hAnsi="Calibri"/>
                <w:sz w:val="18"/>
                <w:szCs w:val="18"/>
              </w:rPr>
              <w:t>0.997</w:t>
            </w:r>
          </w:p>
        </w:tc>
        <w:tc>
          <w:tcPr>
            <w:tcW w:w="0" w:type="auto"/>
            <w:vAlign w:val="center"/>
          </w:tcPr>
          <w:p w14:paraId="4A3A5C17" w14:textId="77777777" w:rsidR="0009311F" w:rsidRPr="000D1CB5" w:rsidRDefault="0009311F" w:rsidP="009B5C14">
            <w:pPr>
              <w:jc w:val="center"/>
              <w:rPr>
                <w:rFonts w:ascii="Calibri" w:hAnsi="Calibri"/>
                <w:sz w:val="18"/>
                <w:szCs w:val="18"/>
              </w:rPr>
            </w:pPr>
            <w:r w:rsidRPr="000D1CB5">
              <w:rPr>
                <w:rFonts w:ascii="Calibri" w:hAnsi="Calibri"/>
                <w:sz w:val="18"/>
                <w:szCs w:val="18"/>
              </w:rPr>
              <w:t>0.986</w:t>
            </w:r>
          </w:p>
        </w:tc>
        <w:tc>
          <w:tcPr>
            <w:tcW w:w="0" w:type="auto"/>
            <w:vAlign w:val="center"/>
          </w:tcPr>
          <w:p w14:paraId="4A3A5C18" w14:textId="77777777" w:rsidR="0009311F" w:rsidRPr="000D1CB5" w:rsidRDefault="0009311F" w:rsidP="009B5C14">
            <w:pPr>
              <w:jc w:val="center"/>
              <w:rPr>
                <w:rFonts w:ascii="Calibri" w:hAnsi="Calibri"/>
                <w:sz w:val="18"/>
                <w:szCs w:val="18"/>
              </w:rPr>
            </w:pPr>
            <w:r w:rsidRPr="000D1CB5">
              <w:rPr>
                <w:rFonts w:ascii="Calibri" w:hAnsi="Calibri"/>
                <w:sz w:val="18"/>
                <w:szCs w:val="18"/>
              </w:rPr>
              <w:t>0.994</w:t>
            </w:r>
          </w:p>
        </w:tc>
        <w:tc>
          <w:tcPr>
            <w:tcW w:w="0" w:type="auto"/>
            <w:vAlign w:val="center"/>
          </w:tcPr>
          <w:p w14:paraId="4A3A5C19" w14:textId="77777777" w:rsidR="0009311F" w:rsidRPr="000D1CB5" w:rsidRDefault="0009311F" w:rsidP="009B5C14">
            <w:pPr>
              <w:jc w:val="center"/>
              <w:rPr>
                <w:rFonts w:ascii="Calibri" w:hAnsi="Calibri"/>
                <w:sz w:val="18"/>
                <w:szCs w:val="18"/>
              </w:rPr>
            </w:pPr>
            <w:r w:rsidRPr="000D1CB5">
              <w:rPr>
                <w:rFonts w:ascii="Calibri" w:hAnsi="Calibri"/>
                <w:sz w:val="18"/>
                <w:szCs w:val="18"/>
              </w:rPr>
              <w:t>1.003</w:t>
            </w:r>
          </w:p>
        </w:tc>
        <w:tc>
          <w:tcPr>
            <w:tcW w:w="0" w:type="auto"/>
            <w:vAlign w:val="center"/>
          </w:tcPr>
          <w:p w14:paraId="4A3A5C1A" w14:textId="77777777" w:rsidR="0009311F" w:rsidRPr="000D1CB5" w:rsidRDefault="0009311F" w:rsidP="009B5C14">
            <w:pPr>
              <w:jc w:val="center"/>
              <w:rPr>
                <w:rFonts w:ascii="Calibri" w:hAnsi="Calibri"/>
                <w:sz w:val="18"/>
                <w:szCs w:val="18"/>
              </w:rPr>
            </w:pPr>
            <w:r w:rsidRPr="000D1CB5">
              <w:rPr>
                <w:rFonts w:ascii="Calibri" w:hAnsi="Calibri"/>
                <w:sz w:val="18"/>
                <w:szCs w:val="18"/>
              </w:rPr>
              <w:t>1.011</w:t>
            </w:r>
          </w:p>
        </w:tc>
        <w:tc>
          <w:tcPr>
            <w:tcW w:w="0" w:type="auto"/>
            <w:vAlign w:val="center"/>
          </w:tcPr>
          <w:p w14:paraId="4A3A5C1B" w14:textId="77777777" w:rsidR="0009311F" w:rsidRPr="000D1CB5" w:rsidRDefault="0009311F" w:rsidP="009B5C14">
            <w:pPr>
              <w:jc w:val="center"/>
              <w:rPr>
                <w:rFonts w:ascii="Calibri" w:hAnsi="Calibri"/>
                <w:sz w:val="18"/>
                <w:szCs w:val="18"/>
              </w:rPr>
            </w:pPr>
            <w:r w:rsidRPr="000D1CB5">
              <w:rPr>
                <w:rFonts w:ascii="Calibri" w:hAnsi="Calibri"/>
                <w:sz w:val="18"/>
                <w:szCs w:val="18"/>
              </w:rPr>
              <w:t>1.019</w:t>
            </w:r>
          </w:p>
        </w:tc>
        <w:tc>
          <w:tcPr>
            <w:tcW w:w="0" w:type="auto"/>
            <w:vAlign w:val="center"/>
          </w:tcPr>
          <w:p w14:paraId="4A3A5C1C" w14:textId="77777777" w:rsidR="0009311F" w:rsidRPr="000D1CB5" w:rsidRDefault="0009311F" w:rsidP="009B5C14">
            <w:pPr>
              <w:jc w:val="center"/>
              <w:rPr>
                <w:rFonts w:ascii="Calibri" w:hAnsi="Calibri"/>
                <w:sz w:val="18"/>
                <w:szCs w:val="18"/>
              </w:rPr>
            </w:pPr>
            <w:r w:rsidRPr="000D1CB5">
              <w:rPr>
                <w:rFonts w:ascii="Calibri" w:hAnsi="Calibri"/>
                <w:sz w:val="18"/>
                <w:szCs w:val="18"/>
              </w:rPr>
              <w:t>1.028</w:t>
            </w:r>
          </w:p>
        </w:tc>
        <w:tc>
          <w:tcPr>
            <w:tcW w:w="0" w:type="auto"/>
            <w:vAlign w:val="center"/>
          </w:tcPr>
          <w:p w14:paraId="4A3A5C1D" w14:textId="77777777" w:rsidR="0009311F" w:rsidRPr="000D1CB5" w:rsidRDefault="0009311F" w:rsidP="009B5C14">
            <w:pPr>
              <w:jc w:val="center"/>
              <w:rPr>
                <w:rFonts w:ascii="Calibri" w:hAnsi="Calibri"/>
                <w:sz w:val="18"/>
                <w:szCs w:val="18"/>
              </w:rPr>
            </w:pPr>
            <w:r w:rsidRPr="000D1CB5">
              <w:rPr>
                <w:rFonts w:ascii="Calibri" w:hAnsi="Calibri"/>
                <w:sz w:val="18"/>
                <w:szCs w:val="18"/>
              </w:rPr>
              <w:t>1.036</w:t>
            </w:r>
          </w:p>
        </w:tc>
        <w:tc>
          <w:tcPr>
            <w:tcW w:w="0" w:type="auto"/>
            <w:vAlign w:val="center"/>
          </w:tcPr>
          <w:p w14:paraId="4A3A5C1E" w14:textId="77777777" w:rsidR="0009311F" w:rsidRPr="000D1CB5" w:rsidRDefault="0009311F" w:rsidP="009B5C14">
            <w:pPr>
              <w:jc w:val="center"/>
              <w:rPr>
                <w:rFonts w:ascii="Calibri" w:hAnsi="Calibri"/>
                <w:sz w:val="18"/>
                <w:szCs w:val="18"/>
              </w:rPr>
            </w:pPr>
            <w:r w:rsidRPr="000D1CB5">
              <w:rPr>
                <w:rFonts w:ascii="Calibri" w:hAnsi="Calibri"/>
                <w:sz w:val="18"/>
                <w:szCs w:val="18"/>
              </w:rPr>
              <w:t>1.045</w:t>
            </w:r>
          </w:p>
        </w:tc>
      </w:tr>
      <w:tr w:rsidR="0009311F" w:rsidRPr="000D1CB5" w14:paraId="4A3A5C2B" w14:textId="77777777" w:rsidTr="009B5C14">
        <w:trPr>
          <w:cantSplit/>
          <w:trHeight w:hRule="exact" w:val="187"/>
          <w:jc w:val="center"/>
        </w:trPr>
        <w:tc>
          <w:tcPr>
            <w:tcW w:w="0" w:type="auto"/>
            <w:vMerge/>
            <w:vAlign w:val="center"/>
          </w:tcPr>
          <w:p w14:paraId="4A3A5C20" w14:textId="77777777" w:rsidR="0009311F" w:rsidRPr="000D1CB5" w:rsidRDefault="0009311F" w:rsidP="009B5C14">
            <w:pPr>
              <w:jc w:val="center"/>
              <w:rPr>
                <w:rFonts w:ascii="Calibri" w:hAnsi="Calibri"/>
                <w:sz w:val="18"/>
                <w:szCs w:val="18"/>
              </w:rPr>
            </w:pPr>
          </w:p>
        </w:tc>
        <w:tc>
          <w:tcPr>
            <w:tcW w:w="0" w:type="auto"/>
            <w:vAlign w:val="center"/>
          </w:tcPr>
          <w:p w14:paraId="4A3A5C2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65</w:t>
            </w:r>
          </w:p>
        </w:tc>
        <w:tc>
          <w:tcPr>
            <w:tcW w:w="0" w:type="auto"/>
            <w:vAlign w:val="center"/>
          </w:tcPr>
          <w:p w14:paraId="4A3A5C22" w14:textId="77777777" w:rsidR="0009311F" w:rsidRPr="000D1CB5" w:rsidRDefault="0009311F" w:rsidP="009B5C14">
            <w:pPr>
              <w:jc w:val="center"/>
              <w:rPr>
                <w:rFonts w:ascii="Calibri" w:hAnsi="Calibri"/>
                <w:sz w:val="18"/>
                <w:szCs w:val="18"/>
              </w:rPr>
            </w:pPr>
            <w:r w:rsidRPr="000D1CB5">
              <w:rPr>
                <w:rFonts w:ascii="Calibri" w:hAnsi="Calibri"/>
                <w:sz w:val="18"/>
                <w:szCs w:val="18"/>
              </w:rPr>
              <w:t>0.973</w:t>
            </w:r>
          </w:p>
        </w:tc>
        <w:tc>
          <w:tcPr>
            <w:tcW w:w="0" w:type="auto"/>
            <w:vAlign w:val="center"/>
          </w:tcPr>
          <w:p w14:paraId="4A3A5C23" w14:textId="77777777" w:rsidR="0009311F" w:rsidRPr="000D1CB5" w:rsidRDefault="0009311F" w:rsidP="009B5C14">
            <w:pPr>
              <w:jc w:val="center"/>
              <w:rPr>
                <w:rFonts w:ascii="Calibri" w:hAnsi="Calibri"/>
                <w:sz w:val="18"/>
                <w:szCs w:val="18"/>
              </w:rPr>
            </w:pPr>
            <w:r w:rsidRPr="000D1CB5">
              <w:rPr>
                <w:rFonts w:ascii="Calibri" w:hAnsi="Calibri"/>
                <w:sz w:val="18"/>
                <w:szCs w:val="18"/>
              </w:rPr>
              <w:t>0.981</w:t>
            </w:r>
          </w:p>
        </w:tc>
        <w:tc>
          <w:tcPr>
            <w:tcW w:w="0" w:type="auto"/>
            <w:vAlign w:val="center"/>
          </w:tcPr>
          <w:p w14:paraId="4A3A5C24" w14:textId="77777777" w:rsidR="0009311F" w:rsidRPr="000D1CB5" w:rsidRDefault="0009311F" w:rsidP="009B5C14">
            <w:pPr>
              <w:jc w:val="center"/>
              <w:rPr>
                <w:rFonts w:ascii="Calibri" w:hAnsi="Calibri"/>
                <w:sz w:val="18"/>
                <w:szCs w:val="18"/>
              </w:rPr>
            </w:pPr>
            <w:r w:rsidRPr="000D1CB5">
              <w:rPr>
                <w:rFonts w:ascii="Calibri" w:hAnsi="Calibri"/>
                <w:sz w:val="18"/>
                <w:szCs w:val="18"/>
              </w:rPr>
              <w:t>0.989</w:t>
            </w:r>
          </w:p>
        </w:tc>
        <w:tc>
          <w:tcPr>
            <w:tcW w:w="0" w:type="auto"/>
            <w:vAlign w:val="center"/>
          </w:tcPr>
          <w:p w14:paraId="4A3A5C25" w14:textId="77777777" w:rsidR="0009311F" w:rsidRPr="000D1CB5" w:rsidRDefault="0009311F" w:rsidP="009B5C14">
            <w:pPr>
              <w:jc w:val="center"/>
              <w:rPr>
                <w:rFonts w:ascii="Calibri" w:hAnsi="Calibri"/>
                <w:sz w:val="18"/>
                <w:szCs w:val="18"/>
              </w:rPr>
            </w:pPr>
            <w:r w:rsidRPr="000D1CB5">
              <w:rPr>
                <w:rFonts w:ascii="Calibri" w:hAnsi="Calibri"/>
                <w:sz w:val="18"/>
                <w:szCs w:val="18"/>
              </w:rPr>
              <w:t>0.998</w:t>
            </w:r>
          </w:p>
        </w:tc>
        <w:tc>
          <w:tcPr>
            <w:tcW w:w="0" w:type="auto"/>
            <w:vAlign w:val="center"/>
          </w:tcPr>
          <w:p w14:paraId="4A3A5C26" w14:textId="77777777" w:rsidR="0009311F" w:rsidRPr="000D1CB5" w:rsidRDefault="0009311F" w:rsidP="009B5C14">
            <w:pPr>
              <w:jc w:val="center"/>
              <w:rPr>
                <w:rFonts w:ascii="Calibri" w:hAnsi="Calibri"/>
                <w:sz w:val="18"/>
                <w:szCs w:val="18"/>
              </w:rPr>
            </w:pPr>
            <w:r w:rsidRPr="000D1CB5">
              <w:rPr>
                <w:rFonts w:ascii="Calibri" w:hAnsi="Calibri"/>
                <w:sz w:val="18"/>
                <w:szCs w:val="18"/>
              </w:rPr>
              <w:t>1.006</w:t>
            </w:r>
          </w:p>
        </w:tc>
        <w:tc>
          <w:tcPr>
            <w:tcW w:w="0" w:type="auto"/>
            <w:vAlign w:val="center"/>
          </w:tcPr>
          <w:p w14:paraId="4A3A5C27" w14:textId="77777777" w:rsidR="0009311F" w:rsidRPr="000D1CB5" w:rsidRDefault="0009311F" w:rsidP="009B5C14">
            <w:pPr>
              <w:jc w:val="center"/>
              <w:rPr>
                <w:rFonts w:ascii="Calibri" w:hAnsi="Calibri"/>
                <w:sz w:val="18"/>
                <w:szCs w:val="18"/>
              </w:rPr>
            </w:pPr>
            <w:r w:rsidRPr="000D1CB5">
              <w:rPr>
                <w:rFonts w:ascii="Calibri" w:hAnsi="Calibri"/>
                <w:sz w:val="18"/>
                <w:szCs w:val="18"/>
              </w:rPr>
              <w:t>1.015</w:t>
            </w:r>
          </w:p>
        </w:tc>
        <w:tc>
          <w:tcPr>
            <w:tcW w:w="0" w:type="auto"/>
            <w:vAlign w:val="center"/>
          </w:tcPr>
          <w:p w14:paraId="4A3A5C28" w14:textId="77777777" w:rsidR="0009311F" w:rsidRPr="000D1CB5" w:rsidRDefault="0009311F" w:rsidP="009B5C14">
            <w:pPr>
              <w:jc w:val="center"/>
              <w:rPr>
                <w:rFonts w:ascii="Calibri" w:hAnsi="Calibri"/>
                <w:sz w:val="18"/>
                <w:szCs w:val="18"/>
              </w:rPr>
            </w:pPr>
            <w:r w:rsidRPr="000D1CB5">
              <w:rPr>
                <w:rFonts w:ascii="Calibri" w:hAnsi="Calibri"/>
                <w:sz w:val="18"/>
                <w:szCs w:val="18"/>
              </w:rPr>
              <w:t>1.023</w:t>
            </w:r>
          </w:p>
        </w:tc>
        <w:tc>
          <w:tcPr>
            <w:tcW w:w="0" w:type="auto"/>
            <w:vAlign w:val="center"/>
          </w:tcPr>
          <w:p w14:paraId="4A3A5C29" w14:textId="77777777" w:rsidR="0009311F" w:rsidRPr="000D1CB5" w:rsidRDefault="0009311F" w:rsidP="009B5C14">
            <w:pPr>
              <w:jc w:val="center"/>
              <w:rPr>
                <w:rFonts w:ascii="Calibri" w:hAnsi="Calibri"/>
                <w:sz w:val="18"/>
                <w:szCs w:val="18"/>
              </w:rPr>
            </w:pPr>
            <w:r w:rsidRPr="000D1CB5">
              <w:rPr>
                <w:rFonts w:ascii="Calibri" w:hAnsi="Calibri"/>
                <w:sz w:val="18"/>
                <w:szCs w:val="18"/>
              </w:rPr>
              <w:t>1.031</w:t>
            </w:r>
          </w:p>
        </w:tc>
        <w:tc>
          <w:tcPr>
            <w:tcW w:w="0" w:type="auto"/>
            <w:vAlign w:val="center"/>
          </w:tcPr>
          <w:p w14:paraId="4A3A5C2A" w14:textId="77777777" w:rsidR="0009311F" w:rsidRPr="000D1CB5" w:rsidRDefault="0009311F" w:rsidP="009B5C14">
            <w:pPr>
              <w:jc w:val="center"/>
              <w:rPr>
                <w:rFonts w:ascii="Calibri" w:hAnsi="Calibri"/>
                <w:sz w:val="18"/>
                <w:szCs w:val="18"/>
              </w:rPr>
            </w:pPr>
            <w:r w:rsidRPr="000D1CB5">
              <w:rPr>
                <w:rFonts w:ascii="Calibri" w:hAnsi="Calibri"/>
                <w:sz w:val="18"/>
                <w:szCs w:val="18"/>
              </w:rPr>
              <w:t>1.040</w:t>
            </w:r>
          </w:p>
        </w:tc>
      </w:tr>
      <w:tr w:rsidR="0009311F" w:rsidRPr="000D1CB5" w14:paraId="4A3A5C37" w14:textId="77777777" w:rsidTr="009B5C14">
        <w:trPr>
          <w:cantSplit/>
          <w:trHeight w:hRule="exact" w:val="187"/>
          <w:jc w:val="center"/>
        </w:trPr>
        <w:tc>
          <w:tcPr>
            <w:tcW w:w="0" w:type="auto"/>
            <w:vMerge/>
            <w:vAlign w:val="center"/>
          </w:tcPr>
          <w:p w14:paraId="4A3A5C2C" w14:textId="77777777" w:rsidR="0009311F" w:rsidRPr="000D1CB5" w:rsidRDefault="0009311F" w:rsidP="009B5C14">
            <w:pPr>
              <w:jc w:val="center"/>
              <w:rPr>
                <w:rFonts w:ascii="Calibri" w:hAnsi="Calibri"/>
                <w:sz w:val="18"/>
                <w:szCs w:val="18"/>
              </w:rPr>
            </w:pPr>
          </w:p>
        </w:tc>
        <w:tc>
          <w:tcPr>
            <w:tcW w:w="0" w:type="auto"/>
            <w:vAlign w:val="center"/>
          </w:tcPr>
          <w:p w14:paraId="4A3A5C2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70</w:t>
            </w:r>
          </w:p>
        </w:tc>
        <w:tc>
          <w:tcPr>
            <w:tcW w:w="0" w:type="auto"/>
            <w:vAlign w:val="center"/>
          </w:tcPr>
          <w:p w14:paraId="4A3A5C2E" w14:textId="77777777" w:rsidR="0009311F" w:rsidRPr="000D1CB5" w:rsidRDefault="0009311F" w:rsidP="009B5C14">
            <w:pPr>
              <w:jc w:val="center"/>
              <w:rPr>
                <w:rFonts w:ascii="Calibri" w:hAnsi="Calibri"/>
                <w:sz w:val="18"/>
                <w:szCs w:val="18"/>
              </w:rPr>
            </w:pPr>
            <w:r w:rsidRPr="000D1CB5">
              <w:rPr>
                <w:rFonts w:ascii="Calibri" w:hAnsi="Calibri"/>
                <w:sz w:val="18"/>
                <w:szCs w:val="18"/>
              </w:rPr>
              <w:t>0.968</w:t>
            </w:r>
          </w:p>
        </w:tc>
        <w:tc>
          <w:tcPr>
            <w:tcW w:w="0" w:type="auto"/>
            <w:vAlign w:val="center"/>
          </w:tcPr>
          <w:p w14:paraId="4A3A5C2F" w14:textId="77777777" w:rsidR="0009311F" w:rsidRPr="000D1CB5" w:rsidRDefault="0009311F" w:rsidP="009B5C14">
            <w:pPr>
              <w:jc w:val="center"/>
              <w:rPr>
                <w:rFonts w:ascii="Calibri" w:hAnsi="Calibri"/>
                <w:sz w:val="18"/>
                <w:szCs w:val="18"/>
              </w:rPr>
            </w:pPr>
            <w:r w:rsidRPr="000D1CB5">
              <w:rPr>
                <w:rFonts w:ascii="Calibri" w:hAnsi="Calibri"/>
                <w:sz w:val="18"/>
                <w:szCs w:val="18"/>
              </w:rPr>
              <w:t>0.976</w:t>
            </w:r>
          </w:p>
        </w:tc>
        <w:tc>
          <w:tcPr>
            <w:tcW w:w="0" w:type="auto"/>
            <w:vAlign w:val="center"/>
          </w:tcPr>
          <w:p w14:paraId="4A3A5C30" w14:textId="77777777" w:rsidR="0009311F" w:rsidRPr="000D1CB5" w:rsidRDefault="0009311F" w:rsidP="009B5C14">
            <w:pPr>
              <w:jc w:val="center"/>
              <w:rPr>
                <w:rFonts w:ascii="Calibri" w:hAnsi="Calibri"/>
                <w:sz w:val="18"/>
                <w:szCs w:val="18"/>
              </w:rPr>
            </w:pPr>
            <w:r w:rsidRPr="000D1CB5">
              <w:rPr>
                <w:rFonts w:ascii="Calibri" w:hAnsi="Calibri"/>
                <w:sz w:val="18"/>
                <w:szCs w:val="18"/>
              </w:rPr>
              <w:t>0.985</w:t>
            </w:r>
          </w:p>
        </w:tc>
        <w:tc>
          <w:tcPr>
            <w:tcW w:w="0" w:type="auto"/>
            <w:vAlign w:val="center"/>
          </w:tcPr>
          <w:p w14:paraId="4A3A5C31" w14:textId="77777777" w:rsidR="0009311F" w:rsidRPr="000D1CB5" w:rsidRDefault="0009311F" w:rsidP="009B5C14">
            <w:pPr>
              <w:jc w:val="center"/>
              <w:rPr>
                <w:rFonts w:ascii="Calibri" w:hAnsi="Calibri"/>
                <w:sz w:val="18"/>
                <w:szCs w:val="18"/>
              </w:rPr>
            </w:pPr>
            <w:r w:rsidRPr="000D1CB5">
              <w:rPr>
                <w:rFonts w:ascii="Calibri" w:hAnsi="Calibri"/>
                <w:sz w:val="18"/>
                <w:szCs w:val="18"/>
              </w:rPr>
              <w:t>0.993</w:t>
            </w:r>
          </w:p>
        </w:tc>
        <w:tc>
          <w:tcPr>
            <w:tcW w:w="0" w:type="auto"/>
            <w:vAlign w:val="center"/>
          </w:tcPr>
          <w:p w14:paraId="4A3A5C32" w14:textId="77777777" w:rsidR="0009311F" w:rsidRPr="000D1CB5" w:rsidRDefault="0009311F" w:rsidP="009B5C14">
            <w:pPr>
              <w:jc w:val="center"/>
              <w:rPr>
                <w:rFonts w:ascii="Calibri" w:hAnsi="Calibri"/>
                <w:sz w:val="18"/>
                <w:szCs w:val="18"/>
              </w:rPr>
            </w:pPr>
            <w:r w:rsidRPr="000D1CB5">
              <w:rPr>
                <w:rFonts w:ascii="Calibri" w:hAnsi="Calibri"/>
                <w:sz w:val="18"/>
                <w:szCs w:val="18"/>
              </w:rPr>
              <w:t>1.001</w:t>
            </w:r>
          </w:p>
        </w:tc>
        <w:tc>
          <w:tcPr>
            <w:tcW w:w="0" w:type="auto"/>
            <w:vAlign w:val="center"/>
          </w:tcPr>
          <w:p w14:paraId="4A3A5C33" w14:textId="77777777" w:rsidR="0009311F" w:rsidRPr="000D1CB5" w:rsidRDefault="0009311F" w:rsidP="009B5C14">
            <w:pPr>
              <w:jc w:val="center"/>
              <w:rPr>
                <w:rFonts w:ascii="Calibri" w:hAnsi="Calibri"/>
                <w:sz w:val="18"/>
                <w:szCs w:val="18"/>
              </w:rPr>
            </w:pPr>
            <w:r w:rsidRPr="000D1CB5">
              <w:rPr>
                <w:rFonts w:ascii="Calibri" w:hAnsi="Calibri"/>
                <w:sz w:val="18"/>
                <w:szCs w:val="18"/>
              </w:rPr>
              <w:t>1.010</w:t>
            </w:r>
          </w:p>
        </w:tc>
        <w:tc>
          <w:tcPr>
            <w:tcW w:w="0" w:type="auto"/>
            <w:vAlign w:val="center"/>
          </w:tcPr>
          <w:p w14:paraId="4A3A5C34" w14:textId="77777777" w:rsidR="0009311F" w:rsidRPr="000D1CB5" w:rsidRDefault="0009311F" w:rsidP="009B5C14">
            <w:pPr>
              <w:jc w:val="center"/>
              <w:rPr>
                <w:rFonts w:ascii="Calibri" w:hAnsi="Calibri"/>
                <w:sz w:val="18"/>
                <w:szCs w:val="18"/>
              </w:rPr>
            </w:pPr>
            <w:r w:rsidRPr="000D1CB5">
              <w:rPr>
                <w:rFonts w:ascii="Calibri" w:hAnsi="Calibri"/>
                <w:sz w:val="18"/>
                <w:szCs w:val="18"/>
              </w:rPr>
              <w:t>1.018</w:t>
            </w:r>
          </w:p>
        </w:tc>
        <w:tc>
          <w:tcPr>
            <w:tcW w:w="0" w:type="auto"/>
            <w:vAlign w:val="center"/>
          </w:tcPr>
          <w:p w14:paraId="4A3A5C35" w14:textId="77777777" w:rsidR="0009311F" w:rsidRPr="000D1CB5" w:rsidRDefault="0009311F" w:rsidP="009B5C14">
            <w:pPr>
              <w:jc w:val="center"/>
              <w:rPr>
                <w:rFonts w:ascii="Calibri" w:hAnsi="Calibri"/>
                <w:sz w:val="18"/>
                <w:szCs w:val="18"/>
              </w:rPr>
            </w:pPr>
            <w:r w:rsidRPr="000D1CB5">
              <w:rPr>
                <w:rFonts w:ascii="Calibri" w:hAnsi="Calibri"/>
                <w:sz w:val="18"/>
                <w:szCs w:val="18"/>
              </w:rPr>
              <w:t>1.026</w:t>
            </w:r>
          </w:p>
        </w:tc>
        <w:tc>
          <w:tcPr>
            <w:tcW w:w="0" w:type="auto"/>
            <w:vAlign w:val="center"/>
          </w:tcPr>
          <w:p w14:paraId="4A3A5C36" w14:textId="77777777" w:rsidR="0009311F" w:rsidRPr="000D1CB5" w:rsidRDefault="0009311F" w:rsidP="009B5C14">
            <w:pPr>
              <w:jc w:val="center"/>
              <w:rPr>
                <w:rFonts w:ascii="Calibri" w:hAnsi="Calibri"/>
                <w:sz w:val="18"/>
                <w:szCs w:val="18"/>
              </w:rPr>
            </w:pPr>
            <w:r w:rsidRPr="000D1CB5">
              <w:rPr>
                <w:rFonts w:ascii="Calibri" w:hAnsi="Calibri"/>
                <w:sz w:val="18"/>
                <w:szCs w:val="18"/>
              </w:rPr>
              <w:t>1.035</w:t>
            </w:r>
          </w:p>
        </w:tc>
      </w:tr>
      <w:tr w:rsidR="0009311F" w:rsidRPr="000D1CB5" w14:paraId="4A3A5C43" w14:textId="77777777" w:rsidTr="009B5C14">
        <w:trPr>
          <w:cantSplit/>
          <w:trHeight w:hRule="exact" w:val="187"/>
          <w:jc w:val="center"/>
        </w:trPr>
        <w:tc>
          <w:tcPr>
            <w:tcW w:w="0" w:type="auto"/>
            <w:vMerge/>
            <w:vAlign w:val="center"/>
          </w:tcPr>
          <w:p w14:paraId="4A3A5C38" w14:textId="77777777" w:rsidR="0009311F" w:rsidRPr="000D1CB5" w:rsidRDefault="0009311F" w:rsidP="009B5C14">
            <w:pPr>
              <w:jc w:val="center"/>
              <w:rPr>
                <w:rFonts w:ascii="Calibri" w:hAnsi="Calibri"/>
                <w:sz w:val="18"/>
                <w:szCs w:val="18"/>
              </w:rPr>
            </w:pPr>
          </w:p>
        </w:tc>
        <w:tc>
          <w:tcPr>
            <w:tcW w:w="0" w:type="auto"/>
            <w:vAlign w:val="center"/>
          </w:tcPr>
          <w:p w14:paraId="4A3A5C3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75</w:t>
            </w:r>
          </w:p>
        </w:tc>
        <w:tc>
          <w:tcPr>
            <w:tcW w:w="0" w:type="auto"/>
            <w:vAlign w:val="center"/>
          </w:tcPr>
          <w:p w14:paraId="4A3A5C3A" w14:textId="77777777" w:rsidR="0009311F" w:rsidRPr="000D1CB5" w:rsidRDefault="0009311F" w:rsidP="009B5C14">
            <w:pPr>
              <w:jc w:val="center"/>
              <w:rPr>
                <w:rFonts w:ascii="Calibri" w:hAnsi="Calibri"/>
                <w:sz w:val="18"/>
                <w:szCs w:val="18"/>
              </w:rPr>
            </w:pPr>
            <w:r w:rsidRPr="000D1CB5">
              <w:rPr>
                <w:rFonts w:ascii="Calibri" w:hAnsi="Calibri"/>
                <w:sz w:val="18"/>
                <w:szCs w:val="18"/>
              </w:rPr>
              <w:t>0.963</w:t>
            </w:r>
          </w:p>
        </w:tc>
        <w:tc>
          <w:tcPr>
            <w:tcW w:w="0" w:type="auto"/>
            <w:vAlign w:val="center"/>
          </w:tcPr>
          <w:p w14:paraId="4A3A5C3B" w14:textId="77777777" w:rsidR="0009311F" w:rsidRPr="000D1CB5" w:rsidRDefault="0009311F" w:rsidP="009B5C14">
            <w:pPr>
              <w:jc w:val="center"/>
              <w:rPr>
                <w:rFonts w:ascii="Calibri" w:hAnsi="Calibri"/>
                <w:sz w:val="18"/>
                <w:szCs w:val="18"/>
              </w:rPr>
            </w:pPr>
            <w:r w:rsidRPr="000D1CB5">
              <w:rPr>
                <w:rFonts w:ascii="Calibri" w:hAnsi="Calibri"/>
                <w:sz w:val="18"/>
                <w:szCs w:val="18"/>
              </w:rPr>
              <w:t>0.972</w:t>
            </w:r>
          </w:p>
        </w:tc>
        <w:tc>
          <w:tcPr>
            <w:tcW w:w="0" w:type="auto"/>
            <w:vAlign w:val="center"/>
          </w:tcPr>
          <w:p w14:paraId="4A3A5C3C" w14:textId="77777777" w:rsidR="0009311F" w:rsidRPr="000D1CB5" w:rsidRDefault="0009311F" w:rsidP="009B5C14">
            <w:pPr>
              <w:jc w:val="center"/>
              <w:rPr>
                <w:rFonts w:ascii="Calibri" w:hAnsi="Calibri"/>
                <w:sz w:val="18"/>
                <w:szCs w:val="18"/>
              </w:rPr>
            </w:pPr>
            <w:r w:rsidRPr="000D1CB5">
              <w:rPr>
                <w:rFonts w:ascii="Calibri" w:hAnsi="Calibri"/>
                <w:sz w:val="18"/>
                <w:szCs w:val="18"/>
              </w:rPr>
              <w:t>0.980</w:t>
            </w:r>
          </w:p>
        </w:tc>
        <w:tc>
          <w:tcPr>
            <w:tcW w:w="0" w:type="auto"/>
            <w:vAlign w:val="center"/>
          </w:tcPr>
          <w:p w14:paraId="4A3A5C3D" w14:textId="77777777" w:rsidR="0009311F" w:rsidRPr="000D1CB5" w:rsidRDefault="0009311F" w:rsidP="009B5C14">
            <w:pPr>
              <w:jc w:val="center"/>
              <w:rPr>
                <w:rFonts w:ascii="Calibri" w:hAnsi="Calibri"/>
                <w:sz w:val="18"/>
                <w:szCs w:val="18"/>
              </w:rPr>
            </w:pPr>
            <w:r w:rsidRPr="000D1CB5">
              <w:rPr>
                <w:rFonts w:ascii="Calibri" w:hAnsi="Calibri"/>
                <w:sz w:val="18"/>
                <w:szCs w:val="18"/>
              </w:rPr>
              <w:t>0.988</w:t>
            </w:r>
          </w:p>
        </w:tc>
        <w:tc>
          <w:tcPr>
            <w:tcW w:w="0" w:type="auto"/>
            <w:vAlign w:val="center"/>
          </w:tcPr>
          <w:p w14:paraId="4A3A5C3E" w14:textId="77777777" w:rsidR="0009311F" w:rsidRPr="000D1CB5" w:rsidRDefault="0009311F" w:rsidP="009B5C14">
            <w:pPr>
              <w:jc w:val="center"/>
              <w:rPr>
                <w:rFonts w:ascii="Calibri" w:hAnsi="Calibri"/>
                <w:sz w:val="18"/>
                <w:szCs w:val="18"/>
              </w:rPr>
            </w:pPr>
            <w:r w:rsidRPr="000D1CB5">
              <w:rPr>
                <w:rFonts w:ascii="Calibri" w:hAnsi="Calibri"/>
                <w:sz w:val="18"/>
                <w:szCs w:val="18"/>
              </w:rPr>
              <w:t>0.997</w:t>
            </w:r>
          </w:p>
        </w:tc>
        <w:tc>
          <w:tcPr>
            <w:tcW w:w="0" w:type="auto"/>
            <w:vAlign w:val="center"/>
          </w:tcPr>
          <w:p w14:paraId="4A3A5C3F" w14:textId="77777777" w:rsidR="0009311F" w:rsidRPr="000D1CB5" w:rsidRDefault="0009311F" w:rsidP="009B5C14">
            <w:pPr>
              <w:jc w:val="center"/>
              <w:rPr>
                <w:rFonts w:ascii="Calibri" w:hAnsi="Calibri"/>
                <w:sz w:val="18"/>
                <w:szCs w:val="18"/>
              </w:rPr>
            </w:pPr>
            <w:r w:rsidRPr="000D1CB5">
              <w:rPr>
                <w:rFonts w:ascii="Calibri" w:hAnsi="Calibri"/>
                <w:sz w:val="18"/>
                <w:szCs w:val="18"/>
              </w:rPr>
              <w:t>1.005</w:t>
            </w:r>
          </w:p>
        </w:tc>
        <w:tc>
          <w:tcPr>
            <w:tcW w:w="0" w:type="auto"/>
            <w:vAlign w:val="center"/>
          </w:tcPr>
          <w:p w14:paraId="4A3A5C40" w14:textId="77777777" w:rsidR="0009311F" w:rsidRPr="000D1CB5" w:rsidRDefault="0009311F" w:rsidP="009B5C14">
            <w:pPr>
              <w:jc w:val="center"/>
              <w:rPr>
                <w:rFonts w:ascii="Calibri" w:hAnsi="Calibri"/>
                <w:sz w:val="18"/>
                <w:szCs w:val="18"/>
              </w:rPr>
            </w:pPr>
            <w:r w:rsidRPr="000D1CB5">
              <w:rPr>
                <w:rFonts w:ascii="Calibri" w:hAnsi="Calibri"/>
                <w:sz w:val="18"/>
                <w:szCs w:val="18"/>
              </w:rPr>
              <w:t>1.013</w:t>
            </w:r>
          </w:p>
        </w:tc>
        <w:tc>
          <w:tcPr>
            <w:tcW w:w="0" w:type="auto"/>
            <w:vAlign w:val="center"/>
          </w:tcPr>
          <w:p w14:paraId="4A3A5C41" w14:textId="77777777" w:rsidR="0009311F" w:rsidRPr="000D1CB5" w:rsidRDefault="0009311F" w:rsidP="009B5C14">
            <w:pPr>
              <w:jc w:val="center"/>
              <w:rPr>
                <w:rFonts w:ascii="Calibri" w:hAnsi="Calibri"/>
                <w:sz w:val="18"/>
                <w:szCs w:val="18"/>
              </w:rPr>
            </w:pPr>
            <w:r w:rsidRPr="000D1CB5">
              <w:rPr>
                <w:rFonts w:ascii="Calibri" w:hAnsi="Calibri"/>
                <w:sz w:val="18"/>
                <w:szCs w:val="18"/>
              </w:rPr>
              <w:t>1.022</w:t>
            </w:r>
          </w:p>
        </w:tc>
        <w:tc>
          <w:tcPr>
            <w:tcW w:w="0" w:type="auto"/>
            <w:vAlign w:val="center"/>
          </w:tcPr>
          <w:p w14:paraId="4A3A5C42" w14:textId="77777777" w:rsidR="0009311F" w:rsidRPr="000D1CB5" w:rsidRDefault="0009311F" w:rsidP="009B5C14">
            <w:pPr>
              <w:jc w:val="center"/>
              <w:rPr>
                <w:rFonts w:ascii="Calibri" w:hAnsi="Calibri"/>
                <w:sz w:val="18"/>
                <w:szCs w:val="18"/>
              </w:rPr>
            </w:pPr>
            <w:r w:rsidRPr="000D1CB5">
              <w:rPr>
                <w:rFonts w:ascii="Calibri" w:hAnsi="Calibri"/>
                <w:sz w:val="18"/>
                <w:szCs w:val="18"/>
              </w:rPr>
              <w:t>1.030</w:t>
            </w:r>
          </w:p>
        </w:tc>
      </w:tr>
      <w:tr w:rsidR="0009311F" w:rsidRPr="000D1CB5" w14:paraId="4A3A5C4F" w14:textId="77777777" w:rsidTr="009B5C14">
        <w:trPr>
          <w:cantSplit/>
          <w:trHeight w:hRule="exact" w:val="187"/>
          <w:jc w:val="center"/>
        </w:trPr>
        <w:tc>
          <w:tcPr>
            <w:tcW w:w="0" w:type="auto"/>
            <w:vMerge/>
            <w:vAlign w:val="center"/>
          </w:tcPr>
          <w:p w14:paraId="4A3A5C44" w14:textId="77777777" w:rsidR="0009311F" w:rsidRPr="000D1CB5" w:rsidRDefault="0009311F" w:rsidP="009B5C14">
            <w:pPr>
              <w:jc w:val="center"/>
              <w:rPr>
                <w:rFonts w:ascii="Calibri" w:hAnsi="Calibri"/>
                <w:sz w:val="18"/>
                <w:szCs w:val="18"/>
              </w:rPr>
            </w:pPr>
          </w:p>
        </w:tc>
        <w:tc>
          <w:tcPr>
            <w:tcW w:w="0" w:type="auto"/>
            <w:vAlign w:val="center"/>
          </w:tcPr>
          <w:p w14:paraId="4A3A5C4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80</w:t>
            </w:r>
          </w:p>
        </w:tc>
        <w:tc>
          <w:tcPr>
            <w:tcW w:w="0" w:type="auto"/>
            <w:vAlign w:val="center"/>
          </w:tcPr>
          <w:p w14:paraId="4A3A5C46" w14:textId="77777777" w:rsidR="0009311F" w:rsidRPr="000D1CB5" w:rsidRDefault="0009311F" w:rsidP="009B5C14">
            <w:pPr>
              <w:jc w:val="center"/>
              <w:rPr>
                <w:rFonts w:ascii="Calibri" w:hAnsi="Calibri"/>
                <w:sz w:val="18"/>
                <w:szCs w:val="18"/>
              </w:rPr>
            </w:pPr>
            <w:r w:rsidRPr="000D1CB5">
              <w:rPr>
                <w:rFonts w:ascii="Calibri" w:hAnsi="Calibri"/>
                <w:sz w:val="18"/>
                <w:szCs w:val="18"/>
              </w:rPr>
              <w:t>0.959</w:t>
            </w:r>
          </w:p>
        </w:tc>
        <w:tc>
          <w:tcPr>
            <w:tcW w:w="0" w:type="auto"/>
            <w:vAlign w:val="center"/>
          </w:tcPr>
          <w:p w14:paraId="4A3A5C47" w14:textId="77777777" w:rsidR="0009311F" w:rsidRPr="000D1CB5" w:rsidRDefault="0009311F" w:rsidP="009B5C14">
            <w:pPr>
              <w:jc w:val="center"/>
              <w:rPr>
                <w:rFonts w:ascii="Calibri" w:hAnsi="Calibri"/>
                <w:sz w:val="18"/>
                <w:szCs w:val="18"/>
              </w:rPr>
            </w:pPr>
            <w:r w:rsidRPr="000D1CB5">
              <w:rPr>
                <w:rFonts w:ascii="Calibri" w:hAnsi="Calibri"/>
                <w:sz w:val="18"/>
                <w:szCs w:val="18"/>
              </w:rPr>
              <w:t>0.967</w:t>
            </w:r>
          </w:p>
        </w:tc>
        <w:tc>
          <w:tcPr>
            <w:tcW w:w="0" w:type="auto"/>
            <w:vAlign w:val="center"/>
          </w:tcPr>
          <w:p w14:paraId="4A3A5C48" w14:textId="77777777" w:rsidR="0009311F" w:rsidRPr="000D1CB5" w:rsidRDefault="0009311F" w:rsidP="009B5C14">
            <w:pPr>
              <w:jc w:val="center"/>
              <w:rPr>
                <w:rFonts w:ascii="Calibri" w:hAnsi="Calibri"/>
                <w:sz w:val="18"/>
                <w:szCs w:val="18"/>
              </w:rPr>
            </w:pPr>
            <w:r w:rsidRPr="000D1CB5">
              <w:rPr>
                <w:rFonts w:ascii="Calibri" w:hAnsi="Calibri"/>
                <w:sz w:val="18"/>
                <w:szCs w:val="18"/>
              </w:rPr>
              <w:t>0.976</w:t>
            </w:r>
          </w:p>
        </w:tc>
        <w:tc>
          <w:tcPr>
            <w:tcW w:w="0" w:type="auto"/>
            <w:vAlign w:val="center"/>
          </w:tcPr>
          <w:p w14:paraId="4A3A5C49" w14:textId="77777777" w:rsidR="0009311F" w:rsidRPr="000D1CB5" w:rsidRDefault="0009311F" w:rsidP="009B5C14">
            <w:pPr>
              <w:jc w:val="center"/>
              <w:rPr>
                <w:rFonts w:ascii="Calibri" w:hAnsi="Calibri"/>
                <w:sz w:val="18"/>
                <w:szCs w:val="18"/>
              </w:rPr>
            </w:pPr>
            <w:r w:rsidRPr="000D1CB5">
              <w:rPr>
                <w:rFonts w:ascii="Calibri" w:hAnsi="Calibri"/>
                <w:sz w:val="18"/>
                <w:szCs w:val="18"/>
              </w:rPr>
              <w:t>0.984</w:t>
            </w:r>
          </w:p>
        </w:tc>
        <w:tc>
          <w:tcPr>
            <w:tcW w:w="0" w:type="auto"/>
            <w:vAlign w:val="center"/>
          </w:tcPr>
          <w:p w14:paraId="4A3A5C4A" w14:textId="77777777" w:rsidR="0009311F" w:rsidRPr="000D1CB5" w:rsidRDefault="0009311F" w:rsidP="009B5C14">
            <w:pPr>
              <w:jc w:val="center"/>
              <w:rPr>
                <w:rFonts w:ascii="Calibri" w:hAnsi="Calibri"/>
                <w:sz w:val="18"/>
                <w:szCs w:val="18"/>
              </w:rPr>
            </w:pPr>
            <w:r w:rsidRPr="000D1CB5">
              <w:rPr>
                <w:rFonts w:ascii="Calibri" w:hAnsi="Calibri"/>
                <w:sz w:val="18"/>
                <w:szCs w:val="18"/>
              </w:rPr>
              <w:t>0.992</w:t>
            </w:r>
          </w:p>
        </w:tc>
        <w:tc>
          <w:tcPr>
            <w:tcW w:w="0" w:type="auto"/>
            <w:vAlign w:val="center"/>
          </w:tcPr>
          <w:p w14:paraId="4A3A5C4B" w14:textId="77777777" w:rsidR="0009311F" w:rsidRPr="000D1CB5" w:rsidRDefault="0009311F" w:rsidP="009B5C14">
            <w:pPr>
              <w:jc w:val="center"/>
              <w:rPr>
                <w:rFonts w:ascii="Calibri" w:hAnsi="Calibri"/>
                <w:sz w:val="18"/>
                <w:szCs w:val="18"/>
              </w:rPr>
            </w:pPr>
            <w:r w:rsidRPr="000D1CB5">
              <w:rPr>
                <w:rFonts w:ascii="Calibri" w:hAnsi="Calibri"/>
                <w:sz w:val="18"/>
                <w:szCs w:val="18"/>
              </w:rPr>
              <w:t>1.000</w:t>
            </w:r>
          </w:p>
        </w:tc>
        <w:tc>
          <w:tcPr>
            <w:tcW w:w="0" w:type="auto"/>
            <w:vAlign w:val="center"/>
          </w:tcPr>
          <w:p w14:paraId="4A3A5C4C" w14:textId="77777777" w:rsidR="0009311F" w:rsidRPr="000D1CB5" w:rsidRDefault="0009311F" w:rsidP="009B5C14">
            <w:pPr>
              <w:jc w:val="center"/>
              <w:rPr>
                <w:rFonts w:ascii="Calibri" w:hAnsi="Calibri"/>
                <w:sz w:val="18"/>
                <w:szCs w:val="18"/>
              </w:rPr>
            </w:pPr>
            <w:r w:rsidRPr="000D1CB5">
              <w:rPr>
                <w:rFonts w:ascii="Calibri" w:hAnsi="Calibri"/>
                <w:sz w:val="18"/>
                <w:szCs w:val="18"/>
              </w:rPr>
              <w:t>1.009</w:t>
            </w:r>
          </w:p>
        </w:tc>
        <w:tc>
          <w:tcPr>
            <w:tcW w:w="0" w:type="auto"/>
            <w:vAlign w:val="center"/>
          </w:tcPr>
          <w:p w14:paraId="4A3A5C4D" w14:textId="77777777" w:rsidR="0009311F" w:rsidRPr="000D1CB5" w:rsidRDefault="0009311F" w:rsidP="009B5C14">
            <w:pPr>
              <w:jc w:val="center"/>
              <w:rPr>
                <w:rFonts w:ascii="Calibri" w:hAnsi="Calibri"/>
                <w:sz w:val="18"/>
                <w:szCs w:val="18"/>
              </w:rPr>
            </w:pPr>
            <w:r w:rsidRPr="000D1CB5">
              <w:rPr>
                <w:rFonts w:ascii="Calibri" w:hAnsi="Calibri"/>
                <w:sz w:val="18"/>
                <w:szCs w:val="18"/>
              </w:rPr>
              <w:t>1.017</w:t>
            </w:r>
          </w:p>
        </w:tc>
        <w:tc>
          <w:tcPr>
            <w:tcW w:w="0" w:type="auto"/>
            <w:vAlign w:val="center"/>
          </w:tcPr>
          <w:p w14:paraId="4A3A5C4E" w14:textId="77777777" w:rsidR="0009311F" w:rsidRPr="000D1CB5" w:rsidRDefault="0009311F" w:rsidP="009B5C14">
            <w:pPr>
              <w:jc w:val="center"/>
              <w:rPr>
                <w:rFonts w:ascii="Calibri" w:hAnsi="Calibri"/>
                <w:sz w:val="18"/>
                <w:szCs w:val="18"/>
              </w:rPr>
            </w:pPr>
            <w:r w:rsidRPr="000D1CB5">
              <w:rPr>
                <w:rFonts w:ascii="Calibri" w:hAnsi="Calibri"/>
                <w:sz w:val="18"/>
                <w:szCs w:val="18"/>
              </w:rPr>
              <w:t>1.025</w:t>
            </w:r>
          </w:p>
        </w:tc>
      </w:tr>
      <w:tr w:rsidR="0009311F" w:rsidRPr="000D1CB5" w14:paraId="4A3A5C5B" w14:textId="77777777" w:rsidTr="009B5C14">
        <w:trPr>
          <w:cantSplit/>
          <w:trHeight w:hRule="exact" w:val="187"/>
          <w:jc w:val="center"/>
        </w:trPr>
        <w:tc>
          <w:tcPr>
            <w:tcW w:w="0" w:type="auto"/>
            <w:vMerge/>
            <w:vAlign w:val="center"/>
          </w:tcPr>
          <w:p w14:paraId="4A3A5C50" w14:textId="77777777" w:rsidR="0009311F" w:rsidRPr="000D1CB5" w:rsidRDefault="0009311F" w:rsidP="009B5C14">
            <w:pPr>
              <w:jc w:val="center"/>
              <w:rPr>
                <w:rFonts w:ascii="Calibri" w:hAnsi="Calibri"/>
                <w:sz w:val="18"/>
                <w:szCs w:val="18"/>
              </w:rPr>
            </w:pPr>
          </w:p>
        </w:tc>
        <w:tc>
          <w:tcPr>
            <w:tcW w:w="0" w:type="auto"/>
            <w:vAlign w:val="center"/>
          </w:tcPr>
          <w:p w14:paraId="4A3A5C5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85</w:t>
            </w:r>
          </w:p>
        </w:tc>
        <w:tc>
          <w:tcPr>
            <w:tcW w:w="0" w:type="auto"/>
            <w:vAlign w:val="center"/>
          </w:tcPr>
          <w:p w14:paraId="4A3A5C52" w14:textId="77777777" w:rsidR="0009311F" w:rsidRPr="000D1CB5" w:rsidRDefault="0009311F" w:rsidP="009B5C14">
            <w:pPr>
              <w:jc w:val="center"/>
              <w:rPr>
                <w:rFonts w:ascii="Calibri" w:hAnsi="Calibri"/>
                <w:sz w:val="18"/>
                <w:szCs w:val="18"/>
              </w:rPr>
            </w:pPr>
            <w:r w:rsidRPr="000D1CB5">
              <w:rPr>
                <w:rFonts w:ascii="Calibri" w:hAnsi="Calibri"/>
                <w:sz w:val="18"/>
                <w:szCs w:val="18"/>
              </w:rPr>
              <w:t>0.955</w:t>
            </w:r>
          </w:p>
        </w:tc>
        <w:tc>
          <w:tcPr>
            <w:tcW w:w="0" w:type="auto"/>
            <w:vAlign w:val="center"/>
          </w:tcPr>
          <w:p w14:paraId="4A3A5C53" w14:textId="77777777" w:rsidR="0009311F" w:rsidRPr="000D1CB5" w:rsidRDefault="0009311F" w:rsidP="009B5C14">
            <w:pPr>
              <w:jc w:val="center"/>
              <w:rPr>
                <w:rFonts w:ascii="Calibri" w:hAnsi="Calibri"/>
                <w:sz w:val="18"/>
                <w:szCs w:val="18"/>
              </w:rPr>
            </w:pPr>
            <w:r w:rsidRPr="000D1CB5">
              <w:rPr>
                <w:rFonts w:ascii="Calibri" w:hAnsi="Calibri"/>
                <w:sz w:val="18"/>
                <w:szCs w:val="18"/>
              </w:rPr>
              <w:t>0.963</w:t>
            </w:r>
          </w:p>
        </w:tc>
        <w:tc>
          <w:tcPr>
            <w:tcW w:w="0" w:type="auto"/>
            <w:vAlign w:val="center"/>
          </w:tcPr>
          <w:p w14:paraId="4A3A5C54" w14:textId="77777777" w:rsidR="0009311F" w:rsidRPr="000D1CB5" w:rsidRDefault="0009311F" w:rsidP="009B5C14">
            <w:pPr>
              <w:jc w:val="center"/>
              <w:rPr>
                <w:rFonts w:ascii="Calibri" w:hAnsi="Calibri"/>
                <w:sz w:val="18"/>
                <w:szCs w:val="18"/>
              </w:rPr>
            </w:pPr>
            <w:r w:rsidRPr="000D1CB5">
              <w:rPr>
                <w:rFonts w:ascii="Calibri" w:hAnsi="Calibri"/>
                <w:sz w:val="18"/>
                <w:szCs w:val="18"/>
              </w:rPr>
              <w:t>0.971</w:t>
            </w:r>
          </w:p>
        </w:tc>
        <w:tc>
          <w:tcPr>
            <w:tcW w:w="0" w:type="auto"/>
            <w:vAlign w:val="center"/>
          </w:tcPr>
          <w:p w14:paraId="4A3A5C55" w14:textId="77777777" w:rsidR="0009311F" w:rsidRPr="000D1CB5" w:rsidRDefault="0009311F" w:rsidP="009B5C14">
            <w:pPr>
              <w:jc w:val="center"/>
              <w:rPr>
                <w:rFonts w:ascii="Calibri" w:hAnsi="Calibri"/>
                <w:sz w:val="18"/>
                <w:szCs w:val="18"/>
              </w:rPr>
            </w:pPr>
            <w:r w:rsidRPr="000D1CB5">
              <w:rPr>
                <w:rFonts w:ascii="Calibri" w:hAnsi="Calibri"/>
                <w:sz w:val="18"/>
                <w:szCs w:val="18"/>
              </w:rPr>
              <w:t>0.979</w:t>
            </w:r>
          </w:p>
        </w:tc>
        <w:tc>
          <w:tcPr>
            <w:tcW w:w="0" w:type="auto"/>
            <w:vAlign w:val="center"/>
          </w:tcPr>
          <w:p w14:paraId="4A3A5C56" w14:textId="77777777" w:rsidR="0009311F" w:rsidRPr="000D1CB5" w:rsidRDefault="0009311F" w:rsidP="009B5C14">
            <w:pPr>
              <w:jc w:val="center"/>
              <w:rPr>
                <w:rFonts w:ascii="Calibri" w:hAnsi="Calibri"/>
                <w:sz w:val="18"/>
                <w:szCs w:val="18"/>
              </w:rPr>
            </w:pPr>
            <w:r w:rsidRPr="000D1CB5">
              <w:rPr>
                <w:rFonts w:ascii="Calibri" w:hAnsi="Calibri"/>
                <w:sz w:val="18"/>
                <w:szCs w:val="18"/>
              </w:rPr>
              <w:t>0.988</w:t>
            </w:r>
          </w:p>
        </w:tc>
        <w:tc>
          <w:tcPr>
            <w:tcW w:w="0" w:type="auto"/>
            <w:vAlign w:val="center"/>
          </w:tcPr>
          <w:p w14:paraId="4A3A5C57" w14:textId="77777777" w:rsidR="0009311F" w:rsidRPr="000D1CB5" w:rsidRDefault="0009311F" w:rsidP="009B5C14">
            <w:pPr>
              <w:jc w:val="center"/>
              <w:rPr>
                <w:rFonts w:ascii="Calibri" w:hAnsi="Calibri"/>
                <w:sz w:val="18"/>
                <w:szCs w:val="18"/>
              </w:rPr>
            </w:pPr>
            <w:r w:rsidRPr="000D1CB5">
              <w:rPr>
                <w:rFonts w:ascii="Calibri" w:hAnsi="Calibri"/>
                <w:sz w:val="18"/>
                <w:szCs w:val="18"/>
              </w:rPr>
              <w:t>0.996</w:t>
            </w:r>
          </w:p>
        </w:tc>
        <w:tc>
          <w:tcPr>
            <w:tcW w:w="0" w:type="auto"/>
            <w:vAlign w:val="center"/>
          </w:tcPr>
          <w:p w14:paraId="4A3A5C58" w14:textId="77777777" w:rsidR="0009311F" w:rsidRPr="000D1CB5" w:rsidRDefault="0009311F" w:rsidP="009B5C14">
            <w:pPr>
              <w:jc w:val="center"/>
              <w:rPr>
                <w:rFonts w:ascii="Calibri" w:hAnsi="Calibri"/>
                <w:sz w:val="18"/>
                <w:szCs w:val="18"/>
              </w:rPr>
            </w:pPr>
            <w:r w:rsidRPr="000D1CB5">
              <w:rPr>
                <w:rFonts w:ascii="Calibri" w:hAnsi="Calibri"/>
                <w:sz w:val="18"/>
                <w:szCs w:val="18"/>
              </w:rPr>
              <w:t>1.004</w:t>
            </w:r>
          </w:p>
        </w:tc>
        <w:tc>
          <w:tcPr>
            <w:tcW w:w="0" w:type="auto"/>
            <w:vAlign w:val="center"/>
          </w:tcPr>
          <w:p w14:paraId="4A3A5C59" w14:textId="77777777" w:rsidR="0009311F" w:rsidRPr="000D1CB5" w:rsidRDefault="0009311F" w:rsidP="009B5C14">
            <w:pPr>
              <w:jc w:val="center"/>
              <w:rPr>
                <w:rFonts w:ascii="Calibri" w:hAnsi="Calibri"/>
                <w:sz w:val="18"/>
                <w:szCs w:val="18"/>
              </w:rPr>
            </w:pPr>
            <w:r w:rsidRPr="000D1CB5">
              <w:rPr>
                <w:rFonts w:ascii="Calibri" w:hAnsi="Calibri"/>
                <w:sz w:val="18"/>
                <w:szCs w:val="18"/>
              </w:rPr>
              <w:t>1.012</w:t>
            </w:r>
          </w:p>
        </w:tc>
        <w:tc>
          <w:tcPr>
            <w:tcW w:w="0" w:type="auto"/>
            <w:vAlign w:val="center"/>
          </w:tcPr>
          <w:p w14:paraId="4A3A5C5A" w14:textId="77777777" w:rsidR="0009311F" w:rsidRPr="000D1CB5" w:rsidRDefault="0009311F" w:rsidP="009B5C14">
            <w:pPr>
              <w:jc w:val="center"/>
              <w:rPr>
                <w:rFonts w:ascii="Calibri" w:hAnsi="Calibri"/>
                <w:sz w:val="18"/>
                <w:szCs w:val="18"/>
              </w:rPr>
            </w:pPr>
            <w:r w:rsidRPr="000D1CB5">
              <w:rPr>
                <w:rFonts w:ascii="Calibri" w:hAnsi="Calibri"/>
                <w:sz w:val="18"/>
                <w:szCs w:val="18"/>
              </w:rPr>
              <w:t>1.020</w:t>
            </w:r>
          </w:p>
        </w:tc>
      </w:tr>
      <w:tr w:rsidR="0009311F" w:rsidRPr="000D1CB5" w14:paraId="4A3A5C67" w14:textId="77777777" w:rsidTr="009B5C14">
        <w:trPr>
          <w:cantSplit/>
          <w:trHeight w:hRule="exact" w:val="187"/>
          <w:jc w:val="center"/>
        </w:trPr>
        <w:tc>
          <w:tcPr>
            <w:tcW w:w="0" w:type="auto"/>
            <w:vMerge/>
            <w:vAlign w:val="center"/>
          </w:tcPr>
          <w:p w14:paraId="4A3A5C5C" w14:textId="77777777" w:rsidR="0009311F" w:rsidRPr="000D1CB5" w:rsidRDefault="0009311F" w:rsidP="009B5C14">
            <w:pPr>
              <w:jc w:val="center"/>
              <w:rPr>
                <w:rFonts w:ascii="Calibri" w:hAnsi="Calibri"/>
                <w:sz w:val="18"/>
                <w:szCs w:val="18"/>
              </w:rPr>
            </w:pPr>
          </w:p>
        </w:tc>
        <w:tc>
          <w:tcPr>
            <w:tcW w:w="0" w:type="auto"/>
            <w:vAlign w:val="center"/>
          </w:tcPr>
          <w:p w14:paraId="4A3A5C5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90</w:t>
            </w:r>
          </w:p>
        </w:tc>
        <w:tc>
          <w:tcPr>
            <w:tcW w:w="0" w:type="auto"/>
            <w:vAlign w:val="center"/>
          </w:tcPr>
          <w:p w14:paraId="4A3A5C5E" w14:textId="77777777" w:rsidR="0009311F" w:rsidRPr="000D1CB5" w:rsidRDefault="0009311F" w:rsidP="009B5C14">
            <w:pPr>
              <w:jc w:val="center"/>
              <w:rPr>
                <w:rFonts w:ascii="Calibri" w:hAnsi="Calibri"/>
                <w:sz w:val="18"/>
                <w:szCs w:val="18"/>
              </w:rPr>
            </w:pPr>
            <w:r w:rsidRPr="000D1CB5">
              <w:rPr>
                <w:rFonts w:ascii="Calibri" w:hAnsi="Calibri"/>
                <w:sz w:val="18"/>
                <w:szCs w:val="18"/>
              </w:rPr>
              <w:t>0.950</w:t>
            </w:r>
          </w:p>
        </w:tc>
        <w:tc>
          <w:tcPr>
            <w:tcW w:w="0" w:type="auto"/>
            <w:vAlign w:val="center"/>
          </w:tcPr>
          <w:p w14:paraId="4A3A5C5F" w14:textId="77777777" w:rsidR="0009311F" w:rsidRPr="000D1CB5" w:rsidRDefault="0009311F" w:rsidP="009B5C14">
            <w:pPr>
              <w:jc w:val="center"/>
              <w:rPr>
                <w:rFonts w:ascii="Calibri" w:hAnsi="Calibri"/>
                <w:sz w:val="18"/>
                <w:szCs w:val="18"/>
              </w:rPr>
            </w:pPr>
            <w:r w:rsidRPr="000D1CB5">
              <w:rPr>
                <w:rFonts w:ascii="Calibri" w:hAnsi="Calibri"/>
                <w:sz w:val="18"/>
                <w:szCs w:val="18"/>
              </w:rPr>
              <w:t>0.958</w:t>
            </w:r>
          </w:p>
        </w:tc>
        <w:tc>
          <w:tcPr>
            <w:tcW w:w="0" w:type="auto"/>
            <w:vAlign w:val="center"/>
          </w:tcPr>
          <w:p w14:paraId="4A3A5C60" w14:textId="77777777" w:rsidR="0009311F" w:rsidRPr="000D1CB5" w:rsidRDefault="0009311F" w:rsidP="009B5C14">
            <w:pPr>
              <w:jc w:val="center"/>
              <w:rPr>
                <w:rFonts w:ascii="Calibri" w:hAnsi="Calibri"/>
                <w:sz w:val="18"/>
                <w:szCs w:val="18"/>
              </w:rPr>
            </w:pPr>
            <w:r w:rsidRPr="000D1CB5">
              <w:rPr>
                <w:rFonts w:ascii="Calibri" w:hAnsi="Calibri"/>
                <w:sz w:val="18"/>
                <w:szCs w:val="18"/>
              </w:rPr>
              <w:t>0.967</w:t>
            </w:r>
          </w:p>
        </w:tc>
        <w:tc>
          <w:tcPr>
            <w:tcW w:w="0" w:type="auto"/>
            <w:vAlign w:val="center"/>
          </w:tcPr>
          <w:p w14:paraId="4A3A5C61" w14:textId="77777777" w:rsidR="0009311F" w:rsidRPr="000D1CB5" w:rsidRDefault="0009311F" w:rsidP="009B5C14">
            <w:pPr>
              <w:jc w:val="center"/>
              <w:rPr>
                <w:rFonts w:ascii="Calibri" w:hAnsi="Calibri"/>
                <w:sz w:val="18"/>
                <w:szCs w:val="18"/>
              </w:rPr>
            </w:pPr>
            <w:r w:rsidRPr="000D1CB5">
              <w:rPr>
                <w:rFonts w:ascii="Calibri" w:hAnsi="Calibri"/>
                <w:sz w:val="18"/>
                <w:szCs w:val="18"/>
              </w:rPr>
              <w:t>0.975</w:t>
            </w:r>
          </w:p>
        </w:tc>
        <w:tc>
          <w:tcPr>
            <w:tcW w:w="0" w:type="auto"/>
            <w:vAlign w:val="center"/>
          </w:tcPr>
          <w:p w14:paraId="4A3A5C62" w14:textId="77777777" w:rsidR="0009311F" w:rsidRPr="000D1CB5" w:rsidRDefault="0009311F" w:rsidP="009B5C14">
            <w:pPr>
              <w:jc w:val="center"/>
              <w:rPr>
                <w:rFonts w:ascii="Calibri" w:hAnsi="Calibri"/>
                <w:sz w:val="18"/>
                <w:szCs w:val="18"/>
              </w:rPr>
            </w:pPr>
            <w:r w:rsidRPr="000D1CB5">
              <w:rPr>
                <w:rFonts w:ascii="Calibri" w:hAnsi="Calibri"/>
                <w:sz w:val="18"/>
                <w:szCs w:val="18"/>
              </w:rPr>
              <w:t>0.983</w:t>
            </w:r>
          </w:p>
        </w:tc>
        <w:tc>
          <w:tcPr>
            <w:tcW w:w="0" w:type="auto"/>
            <w:vAlign w:val="center"/>
          </w:tcPr>
          <w:p w14:paraId="4A3A5C63" w14:textId="77777777" w:rsidR="0009311F" w:rsidRPr="000D1CB5" w:rsidRDefault="0009311F" w:rsidP="009B5C14">
            <w:pPr>
              <w:jc w:val="center"/>
              <w:rPr>
                <w:rFonts w:ascii="Calibri" w:hAnsi="Calibri"/>
                <w:sz w:val="18"/>
                <w:szCs w:val="18"/>
              </w:rPr>
            </w:pPr>
            <w:r w:rsidRPr="000D1CB5">
              <w:rPr>
                <w:rFonts w:ascii="Calibri" w:hAnsi="Calibri"/>
                <w:sz w:val="18"/>
                <w:szCs w:val="18"/>
              </w:rPr>
              <w:t>0.991</w:t>
            </w:r>
          </w:p>
        </w:tc>
        <w:tc>
          <w:tcPr>
            <w:tcW w:w="0" w:type="auto"/>
            <w:vAlign w:val="center"/>
          </w:tcPr>
          <w:p w14:paraId="4A3A5C64" w14:textId="77777777" w:rsidR="0009311F" w:rsidRPr="000D1CB5" w:rsidRDefault="0009311F" w:rsidP="009B5C14">
            <w:pPr>
              <w:jc w:val="center"/>
              <w:rPr>
                <w:rFonts w:ascii="Calibri" w:hAnsi="Calibri"/>
                <w:sz w:val="18"/>
                <w:szCs w:val="18"/>
              </w:rPr>
            </w:pPr>
            <w:r w:rsidRPr="000D1CB5">
              <w:rPr>
                <w:rFonts w:ascii="Calibri" w:hAnsi="Calibri"/>
                <w:sz w:val="18"/>
                <w:szCs w:val="18"/>
              </w:rPr>
              <w:t>0.999</w:t>
            </w:r>
          </w:p>
        </w:tc>
        <w:tc>
          <w:tcPr>
            <w:tcW w:w="0" w:type="auto"/>
            <w:vAlign w:val="center"/>
          </w:tcPr>
          <w:p w14:paraId="4A3A5C65" w14:textId="77777777" w:rsidR="0009311F" w:rsidRPr="000D1CB5" w:rsidRDefault="0009311F" w:rsidP="009B5C14">
            <w:pPr>
              <w:jc w:val="center"/>
              <w:rPr>
                <w:rFonts w:ascii="Calibri" w:hAnsi="Calibri"/>
                <w:sz w:val="18"/>
                <w:szCs w:val="18"/>
              </w:rPr>
            </w:pPr>
            <w:r w:rsidRPr="000D1CB5">
              <w:rPr>
                <w:rFonts w:ascii="Calibri" w:hAnsi="Calibri"/>
                <w:sz w:val="18"/>
                <w:szCs w:val="18"/>
              </w:rPr>
              <w:t>1.008</w:t>
            </w:r>
          </w:p>
        </w:tc>
        <w:tc>
          <w:tcPr>
            <w:tcW w:w="0" w:type="auto"/>
            <w:vAlign w:val="center"/>
          </w:tcPr>
          <w:p w14:paraId="4A3A5C66" w14:textId="77777777" w:rsidR="0009311F" w:rsidRPr="000D1CB5" w:rsidRDefault="0009311F" w:rsidP="009B5C14">
            <w:pPr>
              <w:jc w:val="center"/>
              <w:rPr>
                <w:rFonts w:ascii="Calibri" w:hAnsi="Calibri"/>
                <w:sz w:val="18"/>
                <w:szCs w:val="18"/>
              </w:rPr>
            </w:pPr>
            <w:r w:rsidRPr="000D1CB5">
              <w:rPr>
                <w:rFonts w:ascii="Calibri" w:hAnsi="Calibri"/>
                <w:sz w:val="18"/>
                <w:szCs w:val="18"/>
              </w:rPr>
              <w:t>1.016</w:t>
            </w:r>
          </w:p>
        </w:tc>
      </w:tr>
      <w:tr w:rsidR="0009311F" w:rsidRPr="000D1CB5" w14:paraId="4A3A5C73" w14:textId="77777777" w:rsidTr="009B5C14">
        <w:trPr>
          <w:cantSplit/>
          <w:trHeight w:hRule="exact" w:val="187"/>
          <w:jc w:val="center"/>
        </w:trPr>
        <w:tc>
          <w:tcPr>
            <w:tcW w:w="0" w:type="auto"/>
            <w:vMerge/>
            <w:vAlign w:val="center"/>
          </w:tcPr>
          <w:p w14:paraId="4A3A5C68" w14:textId="77777777" w:rsidR="0009311F" w:rsidRPr="000D1CB5" w:rsidRDefault="0009311F" w:rsidP="009B5C14">
            <w:pPr>
              <w:jc w:val="center"/>
              <w:rPr>
                <w:rFonts w:ascii="Calibri" w:hAnsi="Calibri"/>
                <w:sz w:val="18"/>
                <w:szCs w:val="18"/>
              </w:rPr>
            </w:pPr>
          </w:p>
        </w:tc>
        <w:tc>
          <w:tcPr>
            <w:tcW w:w="0" w:type="auto"/>
            <w:vAlign w:val="center"/>
          </w:tcPr>
          <w:p w14:paraId="4A3A5C6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95</w:t>
            </w:r>
          </w:p>
        </w:tc>
        <w:tc>
          <w:tcPr>
            <w:tcW w:w="0" w:type="auto"/>
            <w:vAlign w:val="center"/>
          </w:tcPr>
          <w:p w14:paraId="4A3A5C6A" w14:textId="77777777" w:rsidR="0009311F" w:rsidRPr="000D1CB5" w:rsidRDefault="0009311F" w:rsidP="009B5C14">
            <w:pPr>
              <w:jc w:val="center"/>
              <w:rPr>
                <w:rFonts w:ascii="Calibri" w:hAnsi="Calibri"/>
                <w:sz w:val="18"/>
                <w:szCs w:val="18"/>
              </w:rPr>
            </w:pPr>
            <w:r w:rsidRPr="000D1CB5">
              <w:rPr>
                <w:rFonts w:ascii="Calibri" w:hAnsi="Calibri"/>
                <w:sz w:val="18"/>
                <w:szCs w:val="18"/>
              </w:rPr>
              <w:t>0.946</w:t>
            </w:r>
          </w:p>
        </w:tc>
        <w:tc>
          <w:tcPr>
            <w:tcW w:w="0" w:type="auto"/>
            <w:vAlign w:val="center"/>
          </w:tcPr>
          <w:p w14:paraId="4A3A5C6B" w14:textId="77777777" w:rsidR="0009311F" w:rsidRPr="000D1CB5" w:rsidRDefault="0009311F" w:rsidP="009B5C14">
            <w:pPr>
              <w:jc w:val="center"/>
              <w:rPr>
                <w:rFonts w:ascii="Calibri" w:hAnsi="Calibri"/>
                <w:sz w:val="18"/>
                <w:szCs w:val="18"/>
              </w:rPr>
            </w:pPr>
            <w:r w:rsidRPr="000D1CB5">
              <w:rPr>
                <w:rFonts w:ascii="Calibri" w:hAnsi="Calibri"/>
                <w:sz w:val="18"/>
                <w:szCs w:val="18"/>
              </w:rPr>
              <w:t>0.954</w:t>
            </w:r>
          </w:p>
        </w:tc>
        <w:tc>
          <w:tcPr>
            <w:tcW w:w="0" w:type="auto"/>
            <w:vAlign w:val="center"/>
          </w:tcPr>
          <w:p w14:paraId="4A3A5C6C" w14:textId="77777777" w:rsidR="0009311F" w:rsidRPr="000D1CB5" w:rsidRDefault="0009311F" w:rsidP="009B5C14">
            <w:pPr>
              <w:jc w:val="center"/>
              <w:rPr>
                <w:rFonts w:ascii="Calibri" w:hAnsi="Calibri"/>
                <w:sz w:val="18"/>
                <w:szCs w:val="18"/>
              </w:rPr>
            </w:pPr>
            <w:r w:rsidRPr="000D1CB5">
              <w:rPr>
                <w:rFonts w:ascii="Calibri" w:hAnsi="Calibri"/>
                <w:sz w:val="18"/>
                <w:szCs w:val="18"/>
              </w:rPr>
              <w:t>0.962</w:t>
            </w:r>
          </w:p>
        </w:tc>
        <w:tc>
          <w:tcPr>
            <w:tcW w:w="0" w:type="auto"/>
            <w:vAlign w:val="center"/>
          </w:tcPr>
          <w:p w14:paraId="4A3A5C6D" w14:textId="77777777" w:rsidR="0009311F" w:rsidRPr="000D1CB5" w:rsidRDefault="0009311F" w:rsidP="009B5C14">
            <w:pPr>
              <w:jc w:val="center"/>
              <w:rPr>
                <w:rFonts w:ascii="Calibri" w:hAnsi="Calibri"/>
                <w:sz w:val="18"/>
                <w:szCs w:val="18"/>
              </w:rPr>
            </w:pPr>
            <w:r w:rsidRPr="000D1CB5">
              <w:rPr>
                <w:rFonts w:ascii="Calibri" w:hAnsi="Calibri"/>
                <w:sz w:val="18"/>
                <w:szCs w:val="18"/>
              </w:rPr>
              <w:t>0.970</w:t>
            </w:r>
          </w:p>
        </w:tc>
        <w:tc>
          <w:tcPr>
            <w:tcW w:w="0" w:type="auto"/>
            <w:vAlign w:val="center"/>
          </w:tcPr>
          <w:p w14:paraId="4A3A5C6E" w14:textId="77777777" w:rsidR="0009311F" w:rsidRPr="000D1CB5" w:rsidRDefault="0009311F" w:rsidP="009B5C14">
            <w:pPr>
              <w:jc w:val="center"/>
              <w:rPr>
                <w:rFonts w:ascii="Calibri" w:hAnsi="Calibri"/>
                <w:sz w:val="18"/>
                <w:szCs w:val="18"/>
              </w:rPr>
            </w:pPr>
            <w:r w:rsidRPr="000D1CB5">
              <w:rPr>
                <w:rFonts w:ascii="Calibri" w:hAnsi="Calibri"/>
                <w:sz w:val="18"/>
                <w:szCs w:val="18"/>
              </w:rPr>
              <w:t>0.979</w:t>
            </w:r>
          </w:p>
        </w:tc>
        <w:tc>
          <w:tcPr>
            <w:tcW w:w="0" w:type="auto"/>
            <w:vAlign w:val="center"/>
          </w:tcPr>
          <w:p w14:paraId="4A3A5C6F" w14:textId="77777777" w:rsidR="0009311F" w:rsidRPr="000D1CB5" w:rsidRDefault="0009311F" w:rsidP="009B5C14">
            <w:pPr>
              <w:jc w:val="center"/>
              <w:rPr>
                <w:rFonts w:ascii="Calibri" w:hAnsi="Calibri"/>
                <w:sz w:val="18"/>
                <w:szCs w:val="18"/>
              </w:rPr>
            </w:pPr>
            <w:r w:rsidRPr="000D1CB5">
              <w:rPr>
                <w:rFonts w:ascii="Calibri" w:hAnsi="Calibri"/>
                <w:sz w:val="18"/>
                <w:szCs w:val="18"/>
              </w:rPr>
              <w:t>0.987</w:t>
            </w:r>
          </w:p>
        </w:tc>
        <w:tc>
          <w:tcPr>
            <w:tcW w:w="0" w:type="auto"/>
            <w:vAlign w:val="center"/>
          </w:tcPr>
          <w:p w14:paraId="4A3A5C70" w14:textId="77777777" w:rsidR="0009311F" w:rsidRPr="000D1CB5" w:rsidRDefault="0009311F" w:rsidP="009B5C14">
            <w:pPr>
              <w:jc w:val="center"/>
              <w:rPr>
                <w:rFonts w:ascii="Calibri" w:hAnsi="Calibri"/>
                <w:sz w:val="18"/>
                <w:szCs w:val="18"/>
              </w:rPr>
            </w:pPr>
            <w:r w:rsidRPr="000D1CB5">
              <w:rPr>
                <w:rFonts w:ascii="Calibri" w:hAnsi="Calibri"/>
                <w:sz w:val="18"/>
                <w:szCs w:val="18"/>
              </w:rPr>
              <w:t>0.995</w:t>
            </w:r>
          </w:p>
        </w:tc>
        <w:tc>
          <w:tcPr>
            <w:tcW w:w="0" w:type="auto"/>
            <w:vAlign w:val="center"/>
          </w:tcPr>
          <w:p w14:paraId="4A3A5C71" w14:textId="77777777" w:rsidR="0009311F" w:rsidRPr="000D1CB5" w:rsidRDefault="0009311F" w:rsidP="009B5C14">
            <w:pPr>
              <w:jc w:val="center"/>
              <w:rPr>
                <w:rFonts w:ascii="Calibri" w:hAnsi="Calibri"/>
                <w:sz w:val="18"/>
                <w:szCs w:val="18"/>
              </w:rPr>
            </w:pPr>
            <w:r w:rsidRPr="000D1CB5">
              <w:rPr>
                <w:rFonts w:ascii="Calibri" w:hAnsi="Calibri"/>
                <w:sz w:val="18"/>
                <w:szCs w:val="18"/>
              </w:rPr>
              <w:t>1.003</w:t>
            </w:r>
          </w:p>
        </w:tc>
        <w:tc>
          <w:tcPr>
            <w:tcW w:w="0" w:type="auto"/>
            <w:vAlign w:val="center"/>
          </w:tcPr>
          <w:p w14:paraId="4A3A5C72" w14:textId="77777777" w:rsidR="0009311F" w:rsidRPr="000D1CB5" w:rsidRDefault="0009311F" w:rsidP="009B5C14">
            <w:pPr>
              <w:jc w:val="center"/>
              <w:rPr>
                <w:rFonts w:ascii="Calibri" w:hAnsi="Calibri"/>
                <w:sz w:val="18"/>
                <w:szCs w:val="18"/>
              </w:rPr>
            </w:pPr>
            <w:r w:rsidRPr="000D1CB5">
              <w:rPr>
                <w:rFonts w:ascii="Calibri" w:hAnsi="Calibri"/>
                <w:sz w:val="18"/>
                <w:szCs w:val="18"/>
              </w:rPr>
              <w:t>1.011</w:t>
            </w:r>
          </w:p>
        </w:tc>
      </w:tr>
      <w:tr w:rsidR="0009311F" w:rsidRPr="000D1CB5" w14:paraId="4A3A5C7F" w14:textId="77777777" w:rsidTr="009B5C14">
        <w:trPr>
          <w:cantSplit/>
          <w:trHeight w:hRule="exact" w:val="187"/>
          <w:jc w:val="center"/>
        </w:trPr>
        <w:tc>
          <w:tcPr>
            <w:tcW w:w="0" w:type="auto"/>
            <w:vMerge/>
            <w:vAlign w:val="center"/>
          </w:tcPr>
          <w:p w14:paraId="4A3A5C74" w14:textId="77777777" w:rsidR="0009311F" w:rsidRPr="000D1CB5" w:rsidRDefault="0009311F" w:rsidP="009B5C14">
            <w:pPr>
              <w:jc w:val="center"/>
              <w:rPr>
                <w:rFonts w:ascii="Calibri" w:hAnsi="Calibri"/>
                <w:sz w:val="18"/>
                <w:szCs w:val="18"/>
              </w:rPr>
            </w:pPr>
          </w:p>
        </w:tc>
        <w:tc>
          <w:tcPr>
            <w:tcW w:w="0" w:type="auto"/>
            <w:vAlign w:val="center"/>
          </w:tcPr>
          <w:p w14:paraId="4A3A5C7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100</w:t>
            </w:r>
          </w:p>
        </w:tc>
        <w:tc>
          <w:tcPr>
            <w:tcW w:w="0" w:type="auto"/>
            <w:vAlign w:val="center"/>
          </w:tcPr>
          <w:p w14:paraId="4A3A5C76" w14:textId="77777777" w:rsidR="0009311F" w:rsidRPr="000D1CB5" w:rsidRDefault="0009311F" w:rsidP="009B5C14">
            <w:pPr>
              <w:jc w:val="center"/>
              <w:rPr>
                <w:rFonts w:ascii="Calibri" w:hAnsi="Calibri"/>
                <w:sz w:val="18"/>
                <w:szCs w:val="18"/>
              </w:rPr>
            </w:pPr>
            <w:r w:rsidRPr="000D1CB5">
              <w:rPr>
                <w:rFonts w:ascii="Calibri" w:hAnsi="Calibri"/>
                <w:sz w:val="18"/>
                <w:szCs w:val="18"/>
              </w:rPr>
              <w:t>0.942</w:t>
            </w:r>
          </w:p>
        </w:tc>
        <w:tc>
          <w:tcPr>
            <w:tcW w:w="0" w:type="auto"/>
            <w:vAlign w:val="center"/>
          </w:tcPr>
          <w:p w14:paraId="4A3A5C77" w14:textId="77777777" w:rsidR="0009311F" w:rsidRPr="000D1CB5" w:rsidRDefault="0009311F" w:rsidP="009B5C14">
            <w:pPr>
              <w:jc w:val="center"/>
              <w:rPr>
                <w:rFonts w:ascii="Calibri" w:hAnsi="Calibri"/>
                <w:sz w:val="18"/>
                <w:szCs w:val="18"/>
              </w:rPr>
            </w:pPr>
            <w:r w:rsidRPr="000D1CB5">
              <w:rPr>
                <w:rFonts w:ascii="Calibri" w:hAnsi="Calibri"/>
                <w:sz w:val="18"/>
                <w:szCs w:val="18"/>
              </w:rPr>
              <w:t>0.950</w:t>
            </w:r>
          </w:p>
        </w:tc>
        <w:tc>
          <w:tcPr>
            <w:tcW w:w="0" w:type="auto"/>
            <w:vAlign w:val="center"/>
          </w:tcPr>
          <w:p w14:paraId="4A3A5C78" w14:textId="77777777" w:rsidR="0009311F" w:rsidRPr="000D1CB5" w:rsidRDefault="0009311F" w:rsidP="009B5C14">
            <w:pPr>
              <w:jc w:val="center"/>
              <w:rPr>
                <w:rFonts w:ascii="Calibri" w:hAnsi="Calibri"/>
                <w:sz w:val="18"/>
                <w:szCs w:val="18"/>
              </w:rPr>
            </w:pPr>
            <w:r w:rsidRPr="000D1CB5">
              <w:rPr>
                <w:rFonts w:ascii="Calibri" w:hAnsi="Calibri"/>
                <w:sz w:val="18"/>
                <w:szCs w:val="18"/>
              </w:rPr>
              <w:t>0.958</w:t>
            </w:r>
          </w:p>
        </w:tc>
        <w:tc>
          <w:tcPr>
            <w:tcW w:w="0" w:type="auto"/>
            <w:vAlign w:val="center"/>
          </w:tcPr>
          <w:p w14:paraId="4A3A5C79" w14:textId="77777777" w:rsidR="0009311F" w:rsidRPr="000D1CB5" w:rsidRDefault="0009311F" w:rsidP="009B5C14">
            <w:pPr>
              <w:jc w:val="center"/>
              <w:rPr>
                <w:rFonts w:ascii="Calibri" w:hAnsi="Calibri"/>
                <w:sz w:val="18"/>
                <w:szCs w:val="18"/>
              </w:rPr>
            </w:pPr>
            <w:r w:rsidRPr="000D1CB5">
              <w:rPr>
                <w:rFonts w:ascii="Calibri" w:hAnsi="Calibri"/>
                <w:sz w:val="18"/>
                <w:szCs w:val="18"/>
              </w:rPr>
              <w:t>0.966</w:t>
            </w:r>
          </w:p>
        </w:tc>
        <w:tc>
          <w:tcPr>
            <w:tcW w:w="0" w:type="auto"/>
            <w:vAlign w:val="center"/>
          </w:tcPr>
          <w:p w14:paraId="4A3A5C7A" w14:textId="77777777" w:rsidR="0009311F" w:rsidRPr="000D1CB5" w:rsidRDefault="0009311F" w:rsidP="009B5C14">
            <w:pPr>
              <w:jc w:val="center"/>
              <w:rPr>
                <w:rFonts w:ascii="Calibri" w:hAnsi="Calibri"/>
                <w:sz w:val="18"/>
                <w:szCs w:val="18"/>
              </w:rPr>
            </w:pPr>
            <w:r w:rsidRPr="000D1CB5">
              <w:rPr>
                <w:rFonts w:ascii="Calibri" w:hAnsi="Calibri"/>
                <w:sz w:val="18"/>
                <w:szCs w:val="18"/>
              </w:rPr>
              <w:t>0.970</w:t>
            </w:r>
          </w:p>
        </w:tc>
        <w:tc>
          <w:tcPr>
            <w:tcW w:w="0" w:type="auto"/>
            <w:vAlign w:val="center"/>
          </w:tcPr>
          <w:p w14:paraId="4A3A5C7B" w14:textId="77777777" w:rsidR="0009311F" w:rsidRPr="000D1CB5" w:rsidRDefault="0009311F" w:rsidP="009B5C14">
            <w:pPr>
              <w:jc w:val="center"/>
              <w:rPr>
                <w:rFonts w:ascii="Calibri" w:hAnsi="Calibri"/>
                <w:sz w:val="18"/>
                <w:szCs w:val="18"/>
              </w:rPr>
            </w:pPr>
            <w:r w:rsidRPr="000D1CB5">
              <w:rPr>
                <w:rFonts w:ascii="Calibri" w:hAnsi="Calibri"/>
                <w:sz w:val="18"/>
                <w:szCs w:val="18"/>
              </w:rPr>
              <w:t>0.982</w:t>
            </w:r>
          </w:p>
        </w:tc>
        <w:tc>
          <w:tcPr>
            <w:tcW w:w="0" w:type="auto"/>
            <w:vAlign w:val="center"/>
          </w:tcPr>
          <w:p w14:paraId="4A3A5C7C" w14:textId="77777777" w:rsidR="0009311F" w:rsidRPr="000D1CB5" w:rsidRDefault="0009311F" w:rsidP="009B5C14">
            <w:pPr>
              <w:jc w:val="center"/>
              <w:rPr>
                <w:rFonts w:ascii="Calibri" w:hAnsi="Calibri"/>
                <w:sz w:val="18"/>
                <w:szCs w:val="18"/>
              </w:rPr>
            </w:pPr>
            <w:r w:rsidRPr="000D1CB5">
              <w:rPr>
                <w:rFonts w:ascii="Calibri" w:hAnsi="Calibri"/>
                <w:sz w:val="18"/>
                <w:szCs w:val="18"/>
              </w:rPr>
              <w:t>0.990</w:t>
            </w:r>
          </w:p>
        </w:tc>
        <w:tc>
          <w:tcPr>
            <w:tcW w:w="0" w:type="auto"/>
            <w:vAlign w:val="center"/>
          </w:tcPr>
          <w:p w14:paraId="4A3A5C7D" w14:textId="77777777" w:rsidR="0009311F" w:rsidRPr="000D1CB5" w:rsidRDefault="0009311F" w:rsidP="009B5C14">
            <w:pPr>
              <w:jc w:val="center"/>
              <w:rPr>
                <w:rFonts w:ascii="Calibri" w:hAnsi="Calibri"/>
                <w:sz w:val="18"/>
                <w:szCs w:val="18"/>
              </w:rPr>
            </w:pPr>
            <w:r w:rsidRPr="000D1CB5">
              <w:rPr>
                <w:rFonts w:ascii="Calibri" w:hAnsi="Calibri"/>
                <w:sz w:val="18"/>
                <w:szCs w:val="18"/>
              </w:rPr>
              <w:t>0.998</w:t>
            </w:r>
          </w:p>
        </w:tc>
        <w:tc>
          <w:tcPr>
            <w:tcW w:w="0" w:type="auto"/>
            <w:vAlign w:val="center"/>
          </w:tcPr>
          <w:p w14:paraId="4A3A5C7E" w14:textId="77777777" w:rsidR="0009311F" w:rsidRPr="000D1CB5" w:rsidRDefault="0009311F" w:rsidP="009B5C14">
            <w:pPr>
              <w:jc w:val="center"/>
              <w:rPr>
                <w:rFonts w:ascii="Calibri" w:hAnsi="Calibri"/>
                <w:sz w:val="18"/>
                <w:szCs w:val="18"/>
              </w:rPr>
            </w:pPr>
            <w:r w:rsidRPr="000D1CB5">
              <w:rPr>
                <w:rFonts w:ascii="Calibri" w:hAnsi="Calibri"/>
                <w:sz w:val="18"/>
                <w:szCs w:val="18"/>
              </w:rPr>
              <w:t>1.007</w:t>
            </w:r>
          </w:p>
        </w:tc>
      </w:tr>
      <w:tr w:rsidR="0009311F" w:rsidRPr="000D1CB5" w14:paraId="4A3A5C8B" w14:textId="77777777" w:rsidTr="009B5C14">
        <w:trPr>
          <w:cantSplit/>
          <w:trHeight w:hRule="exact" w:val="187"/>
          <w:jc w:val="center"/>
        </w:trPr>
        <w:tc>
          <w:tcPr>
            <w:tcW w:w="0" w:type="auto"/>
            <w:vMerge/>
            <w:vAlign w:val="center"/>
          </w:tcPr>
          <w:p w14:paraId="4A3A5C80" w14:textId="77777777" w:rsidR="0009311F" w:rsidRPr="000D1CB5" w:rsidRDefault="0009311F" w:rsidP="009B5C14">
            <w:pPr>
              <w:jc w:val="center"/>
              <w:rPr>
                <w:rFonts w:ascii="Calibri" w:hAnsi="Calibri"/>
                <w:sz w:val="18"/>
                <w:szCs w:val="18"/>
              </w:rPr>
            </w:pPr>
          </w:p>
        </w:tc>
        <w:tc>
          <w:tcPr>
            <w:tcW w:w="0" w:type="auto"/>
            <w:vAlign w:val="center"/>
          </w:tcPr>
          <w:p w14:paraId="4A3A5C8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105</w:t>
            </w:r>
          </w:p>
        </w:tc>
        <w:tc>
          <w:tcPr>
            <w:tcW w:w="0" w:type="auto"/>
            <w:vAlign w:val="center"/>
          </w:tcPr>
          <w:p w14:paraId="4A3A5C82" w14:textId="77777777" w:rsidR="0009311F" w:rsidRPr="000D1CB5" w:rsidRDefault="0009311F" w:rsidP="009B5C14">
            <w:pPr>
              <w:jc w:val="center"/>
              <w:rPr>
                <w:rFonts w:ascii="Calibri" w:hAnsi="Calibri"/>
                <w:sz w:val="18"/>
                <w:szCs w:val="18"/>
              </w:rPr>
            </w:pPr>
            <w:r w:rsidRPr="000D1CB5">
              <w:rPr>
                <w:rFonts w:ascii="Calibri" w:hAnsi="Calibri"/>
                <w:sz w:val="18"/>
                <w:szCs w:val="18"/>
              </w:rPr>
              <w:t>0.938</w:t>
            </w:r>
          </w:p>
        </w:tc>
        <w:tc>
          <w:tcPr>
            <w:tcW w:w="0" w:type="auto"/>
            <w:vAlign w:val="center"/>
          </w:tcPr>
          <w:p w14:paraId="4A3A5C83" w14:textId="77777777" w:rsidR="0009311F" w:rsidRPr="000D1CB5" w:rsidRDefault="0009311F" w:rsidP="009B5C14">
            <w:pPr>
              <w:jc w:val="center"/>
              <w:rPr>
                <w:rFonts w:ascii="Calibri" w:hAnsi="Calibri"/>
                <w:sz w:val="18"/>
                <w:szCs w:val="18"/>
              </w:rPr>
            </w:pPr>
            <w:r w:rsidRPr="000D1CB5">
              <w:rPr>
                <w:rFonts w:ascii="Calibri" w:hAnsi="Calibri"/>
                <w:sz w:val="18"/>
                <w:szCs w:val="18"/>
              </w:rPr>
              <w:t>0.946</w:t>
            </w:r>
          </w:p>
        </w:tc>
        <w:tc>
          <w:tcPr>
            <w:tcW w:w="0" w:type="auto"/>
            <w:vAlign w:val="center"/>
          </w:tcPr>
          <w:p w14:paraId="4A3A5C84" w14:textId="77777777" w:rsidR="0009311F" w:rsidRPr="000D1CB5" w:rsidRDefault="0009311F" w:rsidP="009B5C14">
            <w:pPr>
              <w:jc w:val="center"/>
              <w:rPr>
                <w:rFonts w:ascii="Calibri" w:hAnsi="Calibri"/>
                <w:sz w:val="18"/>
                <w:szCs w:val="18"/>
              </w:rPr>
            </w:pPr>
            <w:r w:rsidRPr="000D1CB5">
              <w:rPr>
                <w:rFonts w:ascii="Calibri" w:hAnsi="Calibri"/>
                <w:sz w:val="18"/>
                <w:szCs w:val="18"/>
              </w:rPr>
              <w:t>0.954</w:t>
            </w:r>
          </w:p>
        </w:tc>
        <w:tc>
          <w:tcPr>
            <w:tcW w:w="0" w:type="auto"/>
            <w:vAlign w:val="center"/>
          </w:tcPr>
          <w:p w14:paraId="4A3A5C85" w14:textId="77777777" w:rsidR="0009311F" w:rsidRPr="000D1CB5" w:rsidRDefault="0009311F" w:rsidP="009B5C14">
            <w:pPr>
              <w:jc w:val="center"/>
              <w:rPr>
                <w:rFonts w:ascii="Calibri" w:hAnsi="Calibri"/>
                <w:sz w:val="18"/>
                <w:szCs w:val="18"/>
              </w:rPr>
            </w:pPr>
            <w:r w:rsidRPr="000D1CB5">
              <w:rPr>
                <w:rFonts w:ascii="Calibri" w:hAnsi="Calibri"/>
                <w:sz w:val="18"/>
                <w:szCs w:val="18"/>
              </w:rPr>
              <w:t>0.962</w:t>
            </w:r>
          </w:p>
        </w:tc>
        <w:tc>
          <w:tcPr>
            <w:tcW w:w="0" w:type="auto"/>
            <w:vAlign w:val="center"/>
          </w:tcPr>
          <w:p w14:paraId="4A3A5C86" w14:textId="77777777" w:rsidR="0009311F" w:rsidRPr="000D1CB5" w:rsidRDefault="0009311F" w:rsidP="009B5C14">
            <w:pPr>
              <w:jc w:val="center"/>
              <w:rPr>
                <w:rFonts w:ascii="Calibri" w:hAnsi="Calibri"/>
                <w:sz w:val="18"/>
                <w:szCs w:val="18"/>
              </w:rPr>
            </w:pPr>
            <w:r w:rsidRPr="000D1CB5">
              <w:rPr>
                <w:rFonts w:ascii="Calibri" w:hAnsi="Calibri"/>
                <w:sz w:val="18"/>
                <w:szCs w:val="18"/>
              </w:rPr>
              <w:t>0.970</w:t>
            </w:r>
          </w:p>
        </w:tc>
        <w:tc>
          <w:tcPr>
            <w:tcW w:w="0" w:type="auto"/>
            <w:vAlign w:val="center"/>
          </w:tcPr>
          <w:p w14:paraId="4A3A5C87" w14:textId="77777777" w:rsidR="0009311F" w:rsidRPr="000D1CB5" w:rsidRDefault="0009311F" w:rsidP="009B5C14">
            <w:pPr>
              <w:jc w:val="center"/>
              <w:rPr>
                <w:rFonts w:ascii="Calibri" w:hAnsi="Calibri"/>
                <w:sz w:val="18"/>
                <w:szCs w:val="18"/>
              </w:rPr>
            </w:pPr>
            <w:r w:rsidRPr="000D1CB5">
              <w:rPr>
                <w:rFonts w:ascii="Calibri" w:hAnsi="Calibri"/>
                <w:sz w:val="18"/>
                <w:szCs w:val="18"/>
              </w:rPr>
              <w:t>0.978</w:t>
            </w:r>
          </w:p>
        </w:tc>
        <w:tc>
          <w:tcPr>
            <w:tcW w:w="0" w:type="auto"/>
            <w:vAlign w:val="center"/>
          </w:tcPr>
          <w:p w14:paraId="4A3A5C88" w14:textId="77777777" w:rsidR="0009311F" w:rsidRPr="000D1CB5" w:rsidRDefault="0009311F" w:rsidP="009B5C14">
            <w:pPr>
              <w:jc w:val="center"/>
              <w:rPr>
                <w:rFonts w:ascii="Calibri" w:hAnsi="Calibri"/>
                <w:sz w:val="18"/>
                <w:szCs w:val="18"/>
              </w:rPr>
            </w:pPr>
            <w:r w:rsidRPr="000D1CB5">
              <w:rPr>
                <w:rFonts w:ascii="Calibri" w:hAnsi="Calibri"/>
                <w:sz w:val="18"/>
                <w:szCs w:val="18"/>
              </w:rPr>
              <w:t>0.986</w:t>
            </w:r>
          </w:p>
        </w:tc>
        <w:tc>
          <w:tcPr>
            <w:tcW w:w="0" w:type="auto"/>
            <w:vAlign w:val="center"/>
          </w:tcPr>
          <w:p w14:paraId="4A3A5C89" w14:textId="77777777" w:rsidR="0009311F" w:rsidRPr="000D1CB5" w:rsidRDefault="0009311F" w:rsidP="009B5C14">
            <w:pPr>
              <w:jc w:val="center"/>
              <w:rPr>
                <w:rFonts w:ascii="Calibri" w:hAnsi="Calibri"/>
                <w:sz w:val="18"/>
                <w:szCs w:val="18"/>
              </w:rPr>
            </w:pPr>
            <w:r w:rsidRPr="000D1CB5">
              <w:rPr>
                <w:rFonts w:ascii="Calibri" w:hAnsi="Calibri"/>
                <w:sz w:val="18"/>
                <w:szCs w:val="18"/>
              </w:rPr>
              <w:t>0.994</w:t>
            </w:r>
          </w:p>
        </w:tc>
        <w:tc>
          <w:tcPr>
            <w:tcW w:w="0" w:type="auto"/>
            <w:vAlign w:val="center"/>
          </w:tcPr>
          <w:p w14:paraId="4A3A5C8A" w14:textId="77777777" w:rsidR="0009311F" w:rsidRPr="000D1CB5" w:rsidRDefault="0009311F" w:rsidP="009B5C14">
            <w:pPr>
              <w:jc w:val="center"/>
              <w:rPr>
                <w:rFonts w:ascii="Calibri" w:hAnsi="Calibri"/>
                <w:sz w:val="18"/>
                <w:szCs w:val="18"/>
              </w:rPr>
            </w:pPr>
            <w:r w:rsidRPr="000D1CB5">
              <w:rPr>
                <w:rFonts w:ascii="Calibri" w:hAnsi="Calibri"/>
                <w:sz w:val="18"/>
                <w:szCs w:val="18"/>
              </w:rPr>
              <w:t>1.002</w:t>
            </w:r>
          </w:p>
        </w:tc>
      </w:tr>
      <w:tr w:rsidR="0009311F" w:rsidRPr="000D1CB5" w14:paraId="4A3A5C97" w14:textId="77777777" w:rsidTr="009B5C14">
        <w:trPr>
          <w:cantSplit/>
          <w:trHeight w:hRule="exact" w:val="187"/>
          <w:jc w:val="center"/>
        </w:trPr>
        <w:tc>
          <w:tcPr>
            <w:tcW w:w="0" w:type="auto"/>
            <w:vMerge/>
            <w:vAlign w:val="center"/>
          </w:tcPr>
          <w:p w14:paraId="4A3A5C8C" w14:textId="77777777" w:rsidR="0009311F" w:rsidRPr="000D1CB5" w:rsidRDefault="0009311F" w:rsidP="009B5C14">
            <w:pPr>
              <w:jc w:val="center"/>
              <w:rPr>
                <w:rFonts w:ascii="Calibri" w:hAnsi="Calibri"/>
                <w:sz w:val="18"/>
                <w:szCs w:val="18"/>
              </w:rPr>
            </w:pPr>
          </w:p>
        </w:tc>
        <w:tc>
          <w:tcPr>
            <w:tcW w:w="0" w:type="auto"/>
            <w:vAlign w:val="center"/>
          </w:tcPr>
          <w:p w14:paraId="4A3A5C8D"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110</w:t>
            </w:r>
          </w:p>
        </w:tc>
        <w:tc>
          <w:tcPr>
            <w:tcW w:w="0" w:type="auto"/>
            <w:vAlign w:val="center"/>
          </w:tcPr>
          <w:p w14:paraId="4A3A5C8E" w14:textId="77777777" w:rsidR="0009311F" w:rsidRPr="000D1CB5" w:rsidRDefault="0009311F" w:rsidP="009B5C14">
            <w:pPr>
              <w:jc w:val="center"/>
              <w:rPr>
                <w:rFonts w:ascii="Calibri" w:hAnsi="Calibri"/>
                <w:sz w:val="18"/>
                <w:szCs w:val="18"/>
              </w:rPr>
            </w:pPr>
            <w:r w:rsidRPr="000D1CB5">
              <w:rPr>
                <w:rFonts w:ascii="Calibri" w:hAnsi="Calibri"/>
                <w:sz w:val="18"/>
                <w:szCs w:val="18"/>
              </w:rPr>
              <w:t>0.933</w:t>
            </w:r>
          </w:p>
        </w:tc>
        <w:tc>
          <w:tcPr>
            <w:tcW w:w="0" w:type="auto"/>
            <w:vAlign w:val="center"/>
          </w:tcPr>
          <w:p w14:paraId="4A3A5C8F" w14:textId="77777777" w:rsidR="0009311F" w:rsidRPr="000D1CB5" w:rsidRDefault="0009311F" w:rsidP="009B5C14">
            <w:pPr>
              <w:jc w:val="center"/>
              <w:rPr>
                <w:rFonts w:ascii="Calibri" w:hAnsi="Calibri"/>
                <w:sz w:val="18"/>
                <w:szCs w:val="18"/>
              </w:rPr>
            </w:pPr>
            <w:r w:rsidRPr="000D1CB5">
              <w:rPr>
                <w:rFonts w:ascii="Calibri" w:hAnsi="Calibri"/>
                <w:sz w:val="18"/>
                <w:szCs w:val="18"/>
              </w:rPr>
              <w:t>0.942</w:t>
            </w:r>
          </w:p>
        </w:tc>
        <w:tc>
          <w:tcPr>
            <w:tcW w:w="0" w:type="auto"/>
            <w:vAlign w:val="center"/>
          </w:tcPr>
          <w:p w14:paraId="4A3A5C90" w14:textId="77777777" w:rsidR="0009311F" w:rsidRPr="000D1CB5" w:rsidRDefault="0009311F" w:rsidP="009B5C14">
            <w:pPr>
              <w:jc w:val="center"/>
              <w:rPr>
                <w:rFonts w:ascii="Calibri" w:hAnsi="Calibri"/>
                <w:sz w:val="18"/>
                <w:szCs w:val="18"/>
              </w:rPr>
            </w:pPr>
            <w:r w:rsidRPr="000D1CB5">
              <w:rPr>
                <w:rFonts w:ascii="Calibri" w:hAnsi="Calibri"/>
                <w:sz w:val="18"/>
                <w:szCs w:val="18"/>
              </w:rPr>
              <w:t>0.950</w:t>
            </w:r>
          </w:p>
        </w:tc>
        <w:tc>
          <w:tcPr>
            <w:tcW w:w="0" w:type="auto"/>
            <w:vAlign w:val="center"/>
          </w:tcPr>
          <w:p w14:paraId="4A3A5C91" w14:textId="77777777" w:rsidR="0009311F" w:rsidRPr="000D1CB5" w:rsidRDefault="0009311F" w:rsidP="009B5C14">
            <w:pPr>
              <w:jc w:val="center"/>
              <w:rPr>
                <w:rFonts w:ascii="Calibri" w:hAnsi="Calibri"/>
                <w:sz w:val="18"/>
                <w:szCs w:val="18"/>
              </w:rPr>
            </w:pPr>
            <w:r w:rsidRPr="000D1CB5">
              <w:rPr>
                <w:rFonts w:ascii="Calibri" w:hAnsi="Calibri"/>
                <w:sz w:val="18"/>
                <w:szCs w:val="18"/>
              </w:rPr>
              <w:t>0.952</w:t>
            </w:r>
          </w:p>
        </w:tc>
        <w:tc>
          <w:tcPr>
            <w:tcW w:w="0" w:type="auto"/>
            <w:vAlign w:val="center"/>
          </w:tcPr>
          <w:p w14:paraId="4A3A5C92" w14:textId="77777777" w:rsidR="0009311F" w:rsidRPr="000D1CB5" w:rsidRDefault="0009311F" w:rsidP="009B5C14">
            <w:pPr>
              <w:jc w:val="center"/>
              <w:rPr>
                <w:rFonts w:ascii="Calibri" w:hAnsi="Calibri"/>
                <w:sz w:val="18"/>
                <w:szCs w:val="18"/>
              </w:rPr>
            </w:pPr>
            <w:r w:rsidRPr="000D1CB5">
              <w:rPr>
                <w:rFonts w:ascii="Calibri" w:hAnsi="Calibri"/>
                <w:sz w:val="18"/>
                <w:szCs w:val="18"/>
              </w:rPr>
              <w:t>0.966</w:t>
            </w:r>
          </w:p>
        </w:tc>
        <w:tc>
          <w:tcPr>
            <w:tcW w:w="0" w:type="auto"/>
            <w:vAlign w:val="center"/>
          </w:tcPr>
          <w:p w14:paraId="4A3A5C93" w14:textId="77777777" w:rsidR="0009311F" w:rsidRPr="000D1CB5" w:rsidRDefault="0009311F" w:rsidP="009B5C14">
            <w:pPr>
              <w:jc w:val="center"/>
              <w:rPr>
                <w:rFonts w:ascii="Calibri" w:hAnsi="Calibri"/>
                <w:sz w:val="18"/>
                <w:szCs w:val="18"/>
              </w:rPr>
            </w:pPr>
            <w:r w:rsidRPr="000D1CB5">
              <w:rPr>
                <w:rFonts w:ascii="Calibri" w:hAnsi="Calibri"/>
                <w:sz w:val="18"/>
                <w:szCs w:val="18"/>
              </w:rPr>
              <w:t>0.974</w:t>
            </w:r>
          </w:p>
        </w:tc>
        <w:tc>
          <w:tcPr>
            <w:tcW w:w="0" w:type="auto"/>
            <w:vAlign w:val="center"/>
          </w:tcPr>
          <w:p w14:paraId="4A3A5C94" w14:textId="77777777" w:rsidR="0009311F" w:rsidRPr="000D1CB5" w:rsidRDefault="0009311F" w:rsidP="009B5C14">
            <w:pPr>
              <w:jc w:val="center"/>
              <w:rPr>
                <w:rFonts w:ascii="Calibri" w:hAnsi="Calibri"/>
                <w:sz w:val="18"/>
                <w:szCs w:val="18"/>
              </w:rPr>
            </w:pPr>
            <w:r w:rsidRPr="000D1CB5">
              <w:rPr>
                <w:rFonts w:ascii="Calibri" w:hAnsi="Calibri"/>
                <w:sz w:val="18"/>
                <w:szCs w:val="18"/>
              </w:rPr>
              <w:t>0.982</w:t>
            </w:r>
          </w:p>
        </w:tc>
        <w:tc>
          <w:tcPr>
            <w:tcW w:w="0" w:type="auto"/>
            <w:vAlign w:val="center"/>
          </w:tcPr>
          <w:p w14:paraId="4A3A5C95" w14:textId="77777777" w:rsidR="0009311F" w:rsidRPr="000D1CB5" w:rsidRDefault="0009311F" w:rsidP="009B5C14">
            <w:pPr>
              <w:jc w:val="center"/>
              <w:rPr>
                <w:rFonts w:ascii="Calibri" w:hAnsi="Calibri"/>
                <w:sz w:val="18"/>
                <w:szCs w:val="18"/>
              </w:rPr>
            </w:pPr>
            <w:r w:rsidRPr="000D1CB5">
              <w:rPr>
                <w:rFonts w:ascii="Calibri" w:hAnsi="Calibri"/>
                <w:sz w:val="18"/>
                <w:szCs w:val="18"/>
              </w:rPr>
              <w:t>0.990</w:t>
            </w:r>
          </w:p>
        </w:tc>
        <w:tc>
          <w:tcPr>
            <w:tcW w:w="0" w:type="auto"/>
            <w:vAlign w:val="center"/>
          </w:tcPr>
          <w:p w14:paraId="4A3A5C96" w14:textId="77777777" w:rsidR="0009311F" w:rsidRPr="000D1CB5" w:rsidRDefault="0009311F" w:rsidP="009B5C14">
            <w:pPr>
              <w:jc w:val="center"/>
              <w:rPr>
                <w:rFonts w:ascii="Calibri" w:hAnsi="Calibri"/>
                <w:sz w:val="18"/>
                <w:szCs w:val="18"/>
              </w:rPr>
            </w:pPr>
            <w:r w:rsidRPr="000D1CB5">
              <w:rPr>
                <w:rFonts w:ascii="Calibri" w:hAnsi="Calibri"/>
                <w:sz w:val="18"/>
                <w:szCs w:val="18"/>
              </w:rPr>
              <w:t>0.998</w:t>
            </w:r>
          </w:p>
        </w:tc>
      </w:tr>
    </w:tbl>
    <w:p w14:paraId="4A3A5C98" w14:textId="77777777" w:rsidR="0009311F" w:rsidRDefault="0009311F" w:rsidP="0009311F">
      <w:pPr>
        <w:autoSpaceDE w:val="0"/>
        <w:autoSpaceDN w:val="0"/>
        <w:adjustRightInd w:val="0"/>
        <w:ind w:left="720"/>
        <w:rPr>
          <w:rFonts w:ascii="Calibri" w:hAnsi="Calibri" w:cs="Arial"/>
          <w:i/>
          <w:iCs/>
          <w:sz w:val="18"/>
          <w:szCs w:val="18"/>
        </w:rPr>
      </w:pPr>
    </w:p>
    <w:p w14:paraId="4A3A5C99" w14:textId="77777777" w:rsidR="0009311F" w:rsidRDefault="0009311F" w:rsidP="0009311F">
      <w:pPr>
        <w:rPr>
          <w:rFonts w:ascii="Calibri" w:hAnsi="Calibri"/>
          <w:b/>
          <w:sz w:val="18"/>
          <w:szCs w:val="18"/>
        </w:rPr>
      </w:pPr>
      <w:r>
        <w:rPr>
          <w:rFonts w:ascii="Calibri" w:hAnsi="Calibri"/>
          <w:b/>
          <w:sz w:val="18"/>
          <w:szCs w:val="18"/>
        </w:rPr>
        <w:br w:type="page"/>
      </w:r>
    </w:p>
    <w:p w14:paraId="4A3A5C9A" w14:textId="77777777" w:rsidR="0009311F" w:rsidRDefault="0009311F" w:rsidP="009B5C14">
      <w:pPr>
        <w:pStyle w:val="ListParagraph"/>
        <w:ind w:left="0"/>
        <w:jc w:val="center"/>
        <w:rPr>
          <w:rFonts w:ascii="Calibri" w:hAnsi="Calibri" w:cs="Arial"/>
          <w:i/>
          <w:iCs/>
          <w:sz w:val="18"/>
          <w:szCs w:val="18"/>
        </w:rPr>
      </w:pPr>
      <w:r w:rsidRPr="00163079">
        <w:rPr>
          <w:rFonts w:ascii="Calibri" w:hAnsi="Calibri"/>
          <w:b/>
          <w:sz w:val="18"/>
          <w:szCs w:val="18"/>
        </w:rPr>
        <w:lastRenderedPageBreak/>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09311F" w:rsidRPr="000D1CB5" w14:paraId="4A3A5C9E" w14:textId="77777777" w:rsidTr="009B5C14">
        <w:trPr>
          <w:cantSplit/>
          <w:trHeight w:hRule="exact" w:val="187"/>
          <w:jc w:val="center"/>
        </w:trPr>
        <w:tc>
          <w:tcPr>
            <w:tcW w:w="0" w:type="auto"/>
            <w:vAlign w:val="center"/>
          </w:tcPr>
          <w:p w14:paraId="4A3A5C9B" w14:textId="77777777" w:rsidR="0009311F" w:rsidRPr="000D1CB5" w:rsidRDefault="0009311F" w:rsidP="009B5C14">
            <w:pPr>
              <w:jc w:val="center"/>
              <w:rPr>
                <w:rFonts w:ascii="Calibri" w:hAnsi="Calibri"/>
                <w:sz w:val="18"/>
                <w:szCs w:val="18"/>
              </w:rPr>
            </w:pPr>
          </w:p>
        </w:tc>
        <w:tc>
          <w:tcPr>
            <w:tcW w:w="0" w:type="auto"/>
            <w:vAlign w:val="center"/>
          </w:tcPr>
          <w:p w14:paraId="4A3A5C9C" w14:textId="77777777" w:rsidR="0009311F" w:rsidRPr="000D1CB5" w:rsidRDefault="0009311F" w:rsidP="009B5C14">
            <w:pPr>
              <w:jc w:val="center"/>
              <w:rPr>
                <w:rFonts w:ascii="Calibri" w:hAnsi="Calibri"/>
                <w:sz w:val="18"/>
                <w:szCs w:val="18"/>
              </w:rPr>
            </w:pPr>
          </w:p>
        </w:tc>
        <w:tc>
          <w:tcPr>
            <w:tcW w:w="0" w:type="auto"/>
            <w:gridSpan w:val="9"/>
            <w:vAlign w:val="center"/>
          </w:tcPr>
          <w:p w14:paraId="4A3A5C9D" w14:textId="77777777" w:rsidR="0009311F" w:rsidRPr="000D1CB5" w:rsidRDefault="0009311F" w:rsidP="009B5C14">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09311F" w:rsidRPr="000D1CB5" w14:paraId="4A3A5CAA" w14:textId="77777777" w:rsidTr="009B5C14">
        <w:trPr>
          <w:cantSplit/>
          <w:trHeight w:hRule="exact" w:val="187"/>
          <w:jc w:val="center"/>
        </w:trPr>
        <w:tc>
          <w:tcPr>
            <w:tcW w:w="0" w:type="auto"/>
            <w:vAlign w:val="center"/>
          </w:tcPr>
          <w:p w14:paraId="4A3A5C9F" w14:textId="77777777" w:rsidR="0009311F" w:rsidRPr="000D1CB5" w:rsidRDefault="0009311F" w:rsidP="009B5C14">
            <w:pPr>
              <w:jc w:val="center"/>
              <w:rPr>
                <w:rFonts w:ascii="Calibri" w:hAnsi="Calibri"/>
                <w:sz w:val="18"/>
                <w:szCs w:val="18"/>
              </w:rPr>
            </w:pPr>
          </w:p>
        </w:tc>
        <w:tc>
          <w:tcPr>
            <w:tcW w:w="0" w:type="auto"/>
            <w:vAlign w:val="center"/>
          </w:tcPr>
          <w:p w14:paraId="4A3A5CA0" w14:textId="77777777" w:rsidR="0009311F" w:rsidRPr="000D1CB5" w:rsidRDefault="0009311F" w:rsidP="009B5C14">
            <w:pPr>
              <w:jc w:val="center"/>
              <w:rPr>
                <w:rFonts w:ascii="Calibri" w:hAnsi="Calibri"/>
                <w:sz w:val="18"/>
                <w:szCs w:val="18"/>
              </w:rPr>
            </w:pPr>
          </w:p>
        </w:tc>
        <w:tc>
          <w:tcPr>
            <w:tcW w:w="0" w:type="auto"/>
            <w:vAlign w:val="center"/>
          </w:tcPr>
          <w:p w14:paraId="4A3A5CA1"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50</w:t>
            </w:r>
          </w:p>
        </w:tc>
        <w:tc>
          <w:tcPr>
            <w:tcW w:w="0" w:type="auto"/>
            <w:vAlign w:val="center"/>
          </w:tcPr>
          <w:p w14:paraId="4A3A5CA2"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55</w:t>
            </w:r>
          </w:p>
        </w:tc>
        <w:tc>
          <w:tcPr>
            <w:tcW w:w="0" w:type="auto"/>
            <w:vAlign w:val="center"/>
          </w:tcPr>
          <w:p w14:paraId="4A3A5CA3"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60</w:t>
            </w:r>
          </w:p>
        </w:tc>
        <w:tc>
          <w:tcPr>
            <w:tcW w:w="0" w:type="auto"/>
            <w:vAlign w:val="center"/>
          </w:tcPr>
          <w:p w14:paraId="4A3A5CA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65</w:t>
            </w:r>
          </w:p>
        </w:tc>
        <w:tc>
          <w:tcPr>
            <w:tcW w:w="0" w:type="auto"/>
            <w:vAlign w:val="center"/>
          </w:tcPr>
          <w:p w14:paraId="4A3A5CA5"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70</w:t>
            </w:r>
          </w:p>
        </w:tc>
        <w:tc>
          <w:tcPr>
            <w:tcW w:w="0" w:type="auto"/>
            <w:vAlign w:val="center"/>
          </w:tcPr>
          <w:p w14:paraId="4A3A5CA6"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75</w:t>
            </w:r>
          </w:p>
        </w:tc>
        <w:tc>
          <w:tcPr>
            <w:tcW w:w="0" w:type="auto"/>
            <w:vAlign w:val="center"/>
          </w:tcPr>
          <w:p w14:paraId="4A3A5CA7"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80</w:t>
            </w:r>
          </w:p>
        </w:tc>
        <w:tc>
          <w:tcPr>
            <w:tcW w:w="0" w:type="auto"/>
            <w:vAlign w:val="center"/>
          </w:tcPr>
          <w:p w14:paraId="4A3A5CA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85</w:t>
            </w:r>
          </w:p>
        </w:tc>
        <w:tc>
          <w:tcPr>
            <w:tcW w:w="0" w:type="auto"/>
            <w:vAlign w:val="center"/>
          </w:tcPr>
          <w:p w14:paraId="4A3A5CA9"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90</w:t>
            </w:r>
          </w:p>
        </w:tc>
      </w:tr>
      <w:tr w:rsidR="0009311F" w:rsidRPr="000D1CB5" w14:paraId="4A3A5CB6" w14:textId="77777777" w:rsidTr="009B5C14">
        <w:trPr>
          <w:cantSplit/>
          <w:trHeight w:hRule="exact" w:val="187"/>
          <w:jc w:val="center"/>
        </w:trPr>
        <w:tc>
          <w:tcPr>
            <w:tcW w:w="0" w:type="auto"/>
            <w:vMerge w:val="restart"/>
            <w:vAlign w:val="center"/>
          </w:tcPr>
          <w:p w14:paraId="4A3A5CAB" w14:textId="77777777" w:rsidR="0009311F" w:rsidRPr="000D1CB5" w:rsidRDefault="0009311F" w:rsidP="009B5C14">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4A3A5CA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-20</w:t>
            </w:r>
          </w:p>
        </w:tc>
        <w:tc>
          <w:tcPr>
            <w:tcW w:w="0" w:type="auto"/>
            <w:vAlign w:val="center"/>
          </w:tcPr>
          <w:p w14:paraId="4A3A5CAD" w14:textId="77777777" w:rsidR="0009311F" w:rsidRPr="000D1CB5" w:rsidRDefault="0009311F" w:rsidP="009B5C14">
            <w:pPr>
              <w:jc w:val="center"/>
              <w:rPr>
                <w:rFonts w:ascii="Calibri" w:hAnsi="Calibri"/>
                <w:sz w:val="18"/>
                <w:szCs w:val="18"/>
              </w:rPr>
            </w:pPr>
            <w:r w:rsidRPr="000D1CB5">
              <w:rPr>
                <w:rFonts w:ascii="Calibri" w:hAnsi="Calibri"/>
                <w:sz w:val="18"/>
                <w:szCs w:val="18"/>
              </w:rPr>
              <w:t>0.865</w:t>
            </w:r>
          </w:p>
        </w:tc>
        <w:tc>
          <w:tcPr>
            <w:tcW w:w="0" w:type="auto"/>
            <w:vAlign w:val="center"/>
          </w:tcPr>
          <w:p w14:paraId="4A3A5CAE" w14:textId="77777777" w:rsidR="0009311F" w:rsidRPr="000D1CB5" w:rsidRDefault="0009311F" w:rsidP="009B5C14">
            <w:pPr>
              <w:jc w:val="center"/>
              <w:rPr>
                <w:rFonts w:ascii="Calibri" w:hAnsi="Calibri"/>
                <w:sz w:val="18"/>
                <w:szCs w:val="18"/>
              </w:rPr>
            </w:pPr>
            <w:r w:rsidRPr="000D1CB5">
              <w:rPr>
                <w:rFonts w:ascii="Calibri" w:hAnsi="Calibri"/>
                <w:sz w:val="18"/>
                <w:szCs w:val="18"/>
              </w:rPr>
              <w:t>0.861</w:t>
            </w:r>
          </w:p>
        </w:tc>
        <w:tc>
          <w:tcPr>
            <w:tcW w:w="0" w:type="auto"/>
            <w:vAlign w:val="center"/>
          </w:tcPr>
          <w:p w14:paraId="4A3A5CAF" w14:textId="77777777" w:rsidR="0009311F" w:rsidRPr="000D1CB5" w:rsidRDefault="0009311F" w:rsidP="009B5C14">
            <w:pPr>
              <w:jc w:val="center"/>
              <w:rPr>
                <w:rFonts w:ascii="Calibri" w:hAnsi="Calibri"/>
                <w:sz w:val="18"/>
                <w:szCs w:val="18"/>
              </w:rPr>
            </w:pPr>
            <w:r w:rsidRPr="000D1CB5">
              <w:rPr>
                <w:rFonts w:ascii="Calibri" w:hAnsi="Calibri"/>
                <w:sz w:val="18"/>
                <w:szCs w:val="18"/>
              </w:rPr>
              <w:t>0.857</w:t>
            </w:r>
          </w:p>
        </w:tc>
        <w:tc>
          <w:tcPr>
            <w:tcW w:w="0" w:type="auto"/>
            <w:vAlign w:val="center"/>
          </w:tcPr>
          <w:p w14:paraId="4A3A5CB0" w14:textId="77777777" w:rsidR="0009311F" w:rsidRPr="000D1CB5" w:rsidRDefault="0009311F" w:rsidP="009B5C14">
            <w:pPr>
              <w:jc w:val="center"/>
              <w:rPr>
                <w:rFonts w:ascii="Calibri" w:hAnsi="Calibri"/>
                <w:sz w:val="18"/>
                <w:szCs w:val="18"/>
              </w:rPr>
            </w:pPr>
            <w:r w:rsidRPr="000D1CB5">
              <w:rPr>
                <w:rFonts w:ascii="Calibri" w:hAnsi="Calibri"/>
                <w:sz w:val="18"/>
                <w:szCs w:val="18"/>
              </w:rPr>
              <w:t>0.853</w:t>
            </w:r>
          </w:p>
        </w:tc>
        <w:tc>
          <w:tcPr>
            <w:tcW w:w="0" w:type="auto"/>
            <w:vAlign w:val="center"/>
          </w:tcPr>
          <w:p w14:paraId="4A3A5CB1" w14:textId="77777777" w:rsidR="0009311F" w:rsidRPr="000D1CB5" w:rsidRDefault="0009311F" w:rsidP="009B5C14">
            <w:pPr>
              <w:jc w:val="center"/>
              <w:rPr>
                <w:rFonts w:ascii="Calibri" w:hAnsi="Calibri"/>
                <w:sz w:val="18"/>
                <w:szCs w:val="18"/>
              </w:rPr>
            </w:pPr>
            <w:r w:rsidRPr="000D1CB5">
              <w:rPr>
                <w:rFonts w:ascii="Calibri" w:hAnsi="Calibri"/>
                <w:sz w:val="18"/>
                <w:szCs w:val="18"/>
              </w:rPr>
              <w:t>0.849</w:t>
            </w:r>
          </w:p>
        </w:tc>
        <w:tc>
          <w:tcPr>
            <w:tcW w:w="0" w:type="auto"/>
            <w:vAlign w:val="center"/>
          </w:tcPr>
          <w:p w14:paraId="4A3A5CB2" w14:textId="77777777" w:rsidR="0009311F" w:rsidRPr="000D1CB5" w:rsidRDefault="0009311F" w:rsidP="009B5C14">
            <w:pPr>
              <w:jc w:val="center"/>
              <w:rPr>
                <w:rFonts w:ascii="Calibri" w:hAnsi="Calibri"/>
                <w:sz w:val="18"/>
                <w:szCs w:val="18"/>
              </w:rPr>
            </w:pPr>
            <w:r w:rsidRPr="000D1CB5">
              <w:rPr>
                <w:rFonts w:ascii="Calibri" w:hAnsi="Calibri"/>
                <w:sz w:val="18"/>
                <w:szCs w:val="18"/>
              </w:rPr>
              <w:t>0.845</w:t>
            </w:r>
          </w:p>
        </w:tc>
        <w:tc>
          <w:tcPr>
            <w:tcW w:w="0" w:type="auto"/>
            <w:vAlign w:val="center"/>
          </w:tcPr>
          <w:p w14:paraId="4A3A5CB3" w14:textId="77777777" w:rsidR="0009311F" w:rsidRPr="000D1CB5" w:rsidRDefault="0009311F" w:rsidP="009B5C14">
            <w:pPr>
              <w:jc w:val="center"/>
              <w:rPr>
                <w:rFonts w:ascii="Calibri" w:hAnsi="Calibri"/>
                <w:sz w:val="18"/>
                <w:szCs w:val="18"/>
              </w:rPr>
            </w:pPr>
            <w:r w:rsidRPr="000D1CB5">
              <w:rPr>
                <w:rFonts w:ascii="Calibri" w:hAnsi="Calibri"/>
                <w:sz w:val="18"/>
                <w:szCs w:val="18"/>
              </w:rPr>
              <w:t>0.841</w:t>
            </w:r>
          </w:p>
        </w:tc>
        <w:tc>
          <w:tcPr>
            <w:tcW w:w="0" w:type="auto"/>
            <w:vAlign w:val="center"/>
          </w:tcPr>
          <w:p w14:paraId="4A3A5CB4" w14:textId="77777777" w:rsidR="0009311F" w:rsidRPr="000D1CB5" w:rsidRDefault="0009311F" w:rsidP="009B5C14">
            <w:pPr>
              <w:jc w:val="center"/>
              <w:rPr>
                <w:rFonts w:ascii="Calibri" w:hAnsi="Calibri"/>
                <w:sz w:val="18"/>
                <w:szCs w:val="18"/>
              </w:rPr>
            </w:pPr>
            <w:r w:rsidRPr="000D1CB5">
              <w:rPr>
                <w:rFonts w:ascii="Calibri" w:hAnsi="Calibri"/>
                <w:sz w:val="18"/>
                <w:szCs w:val="18"/>
              </w:rPr>
              <w:t>0.837</w:t>
            </w:r>
          </w:p>
        </w:tc>
        <w:tc>
          <w:tcPr>
            <w:tcW w:w="0" w:type="auto"/>
            <w:vAlign w:val="center"/>
          </w:tcPr>
          <w:p w14:paraId="4A3A5CB5" w14:textId="77777777" w:rsidR="0009311F" w:rsidRPr="000D1CB5" w:rsidRDefault="0009311F" w:rsidP="009B5C14">
            <w:pPr>
              <w:jc w:val="center"/>
              <w:rPr>
                <w:rFonts w:ascii="Calibri" w:hAnsi="Calibri"/>
                <w:sz w:val="18"/>
                <w:szCs w:val="18"/>
              </w:rPr>
            </w:pPr>
            <w:r w:rsidRPr="000D1CB5">
              <w:rPr>
                <w:rFonts w:ascii="Calibri" w:hAnsi="Calibri"/>
                <w:sz w:val="18"/>
                <w:szCs w:val="18"/>
              </w:rPr>
              <w:t>0.833</w:t>
            </w:r>
          </w:p>
        </w:tc>
      </w:tr>
      <w:tr w:rsidR="0009311F" w:rsidRPr="000D1CB5" w14:paraId="4A3A5CC2" w14:textId="77777777" w:rsidTr="009B5C14">
        <w:trPr>
          <w:cantSplit/>
          <w:trHeight w:hRule="exact" w:val="187"/>
          <w:jc w:val="center"/>
        </w:trPr>
        <w:tc>
          <w:tcPr>
            <w:tcW w:w="0" w:type="auto"/>
            <w:vMerge/>
            <w:vAlign w:val="center"/>
          </w:tcPr>
          <w:p w14:paraId="4A3A5CB7" w14:textId="77777777" w:rsidR="0009311F" w:rsidRPr="000D1CB5" w:rsidRDefault="0009311F" w:rsidP="009B5C14">
            <w:pPr>
              <w:jc w:val="center"/>
              <w:rPr>
                <w:rFonts w:ascii="Calibri" w:hAnsi="Calibri"/>
                <w:sz w:val="18"/>
                <w:szCs w:val="18"/>
              </w:rPr>
            </w:pPr>
          </w:p>
        </w:tc>
        <w:tc>
          <w:tcPr>
            <w:tcW w:w="0" w:type="auto"/>
            <w:vAlign w:val="center"/>
          </w:tcPr>
          <w:p w14:paraId="4A3A5CB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-15</w:t>
            </w:r>
          </w:p>
        </w:tc>
        <w:tc>
          <w:tcPr>
            <w:tcW w:w="0" w:type="auto"/>
            <w:vAlign w:val="center"/>
          </w:tcPr>
          <w:p w14:paraId="4A3A5CB9" w14:textId="77777777" w:rsidR="0009311F" w:rsidRPr="000D1CB5" w:rsidRDefault="0009311F" w:rsidP="009B5C14">
            <w:pPr>
              <w:jc w:val="center"/>
              <w:rPr>
                <w:rFonts w:ascii="Calibri" w:hAnsi="Calibri"/>
                <w:sz w:val="18"/>
                <w:szCs w:val="18"/>
              </w:rPr>
            </w:pPr>
            <w:r w:rsidRPr="000D1CB5">
              <w:rPr>
                <w:rFonts w:ascii="Calibri" w:hAnsi="Calibri"/>
                <w:sz w:val="18"/>
                <w:szCs w:val="18"/>
              </w:rPr>
              <w:t>0.874</w:t>
            </w:r>
          </w:p>
        </w:tc>
        <w:tc>
          <w:tcPr>
            <w:tcW w:w="0" w:type="auto"/>
            <w:vAlign w:val="center"/>
          </w:tcPr>
          <w:p w14:paraId="4A3A5CBA" w14:textId="77777777" w:rsidR="0009311F" w:rsidRPr="000D1CB5" w:rsidRDefault="0009311F" w:rsidP="009B5C14">
            <w:pPr>
              <w:jc w:val="center"/>
              <w:rPr>
                <w:rFonts w:ascii="Calibri" w:hAnsi="Calibri"/>
                <w:sz w:val="18"/>
                <w:szCs w:val="18"/>
              </w:rPr>
            </w:pPr>
            <w:r w:rsidRPr="000D1CB5">
              <w:rPr>
                <w:rFonts w:ascii="Calibri" w:hAnsi="Calibri"/>
                <w:sz w:val="18"/>
                <w:szCs w:val="18"/>
              </w:rPr>
              <w:t>0.870</w:t>
            </w:r>
          </w:p>
        </w:tc>
        <w:tc>
          <w:tcPr>
            <w:tcW w:w="0" w:type="auto"/>
            <w:vAlign w:val="center"/>
          </w:tcPr>
          <w:p w14:paraId="4A3A5CBB" w14:textId="77777777" w:rsidR="0009311F" w:rsidRPr="000D1CB5" w:rsidRDefault="0009311F" w:rsidP="009B5C14">
            <w:pPr>
              <w:jc w:val="center"/>
              <w:rPr>
                <w:rFonts w:ascii="Calibri" w:hAnsi="Calibri"/>
                <w:sz w:val="18"/>
                <w:szCs w:val="18"/>
              </w:rPr>
            </w:pPr>
            <w:r w:rsidRPr="000D1CB5">
              <w:rPr>
                <w:rFonts w:ascii="Calibri" w:hAnsi="Calibri"/>
                <w:sz w:val="18"/>
                <w:szCs w:val="18"/>
              </w:rPr>
              <w:t>0.866</w:t>
            </w:r>
          </w:p>
        </w:tc>
        <w:tc>
          <w:tcPr>
            <w:tcW w:w="0" w:type="auto"/>
            <w:vAlign w:val="center"/>
          </w:tcPr>
          <w:p w14:paraId="4A3A5CBC" w14:textId="77777777" w:rsidR="0009311F" w:rsidRPr="000D1CB5" w:rsidRDefault="0009311F" w:rsidP="009B5C14">
            <w:pPr>
              <w:jc w:val="center"/>
              <w:rPr>
                <w:rFonts w:ascii="Calibri" w:hAnsi="Calibri"/>
                <w:sz w:val="18"/>
                <w:szCs w:val="18"/>
              </w:rPr>
            </w:pPr>
            <w:r w:rsidRPr="000D1CB5">
              <w:rPr>
                <w:rFonts w:ascii="Calibri" w:hAnsi="Calibri"/>
                <w:sz w:val="18"/>
                <w:szCs w:val="18"/>
              </w:rPr>
              <w:t>0.862</w:t>
            </w:r>
          </w:p>
        </w:tc>
        <w:tc>
          <w:tcPr>
            <w:tcW w:w="0" w:type="auto"/>
            <w:vAlign w:val="center"/>
          </w:tcPr>
          <w:p w14:paraId="4A3A5CBD" w14:textId="77777777" w:rsidR="0009311F" w:rsidRPr="000D1CB5" w:rsidRDefault="0009311F" w:rsidP="009B5C14">
            <w:pPr>
              <w:jc w:val="center"/>
              <w:rPr>
                <w:rFonts w:ascii="Calibri" w:hAnsi="Calibri"/>
                <w:sz w:val="18"/>
                <w:szCs w:val="18"/>
              </w:rPr>
            </w:pPr>
            <w:r w:rsidRPr="000D1CB5">
              <w:rPr>
                <w:rFonts w:ascii="Calibri" w:hAnsi="Calibri"/>
                <w:sz w:val="18"/>
                <w:szCs w:val="18"/>
              </w:rPr>
              <w:t>0.858</w:t>
            </w:r>
          </w:p>
        </w:tc>
        <w:tc>
          <w:tcPr>
            <w:tcW w:w="0" w:type="auto"/>
            <w:vAlign w:val="center"/>
          </w:tcPr>
          <w:p w14:paraId="4A3A5CBE" w14:textId="77777777" w:rsidR="0009311F" w:rsidRPr="000D1CB5" w:rsidRDefault="0009311F" w:rsidP="009B5C14">
            <w:pPr>
              <w:jc w:val="center"/>
              <w:rPr>
                <w:rFonts w:ascii="Calibri" w:hAnsi="Calibri"/>
                <w:sz w:val="18"/>
                <w:szCs w:val="18"/>
              </w:rPr>
            </w:pPr>
            <w:r w:rsidRPr="000D1CB5">
              <w:rPr>
                <w:rFonts w:ascii="Calibri" w:hAnsi="Calibri"/>
                <w:sz w:val="18"/>
                <w:szCs w:val="18"/>
              </w:rPr>
              <w:t>0.854</w:t>
            </w:r>
          </w:p>
        </w:tc>
        <w:tc>
          <w:tcPr>
            <w:tcW w:w="0" w:type="auto"/>
            <w:vAlign w:val="center"/>
          </w:tcPr>
          <w:p w14:paraId="4A3A5CBF" w14:textId="77777777" w:rsidR="0009311F" w:rsidRPr="000D1CB5" w:rsidRDefault="0009311F" w:rsidP="009B5C14">
            <w:pPr>
              <w:jc w:val="center"/>
              <w:rPr>
                <w:rFonts w:ascii="Calibri" w:hAnsi="Calibri"/>
                <w:sz w:val="18"/>
                <w:szCs w:val="18"/>
              </w:rPr>
            </w:pPr>
            <w:r w:rsidRPr="000D1CB5">
              <w:rPr>
                <w:rFonts w:ascii="Calibri" w:hAnsi="Calibri"/>
                <w:sz w:val="18"/>
                <w:szCs w:val="18"/>
              </w:rPr>
              <w:t>0.850</w:t>
            </w:r>
          </w:p>
        </w:tc>
        <w:tc>
          <w:tcPr>
            <w:tcW w:w="0" w:type="auto"/>
            <w:vAlign w:val="center"/>
          </w:tcPr>
          <w:p w14:paraId="4A3A5CC0" w14:textId="77777777" w:rsidR="0009311F" w:rsidRPr="000D1CB5" w:rsidRDefault="0009311F" w:rsidP="009B5C14">
            <w:pPr>
              <w:jc w:val="center"/>
              <w:rPr>
                <w:rFonts w:ascii="Calibri" w:hAnsi="Calibri"/>
                <w:sz w:val="18"/>
                <w:szCs w:val="18"/>
              </w:rPr>
            </w:pPr>
            <w:r w:rsidRPr="000D1CB5">
              <w:rPr>
                <w:rFonts w:ascii="Calibri" w:hAnsi="Calibri"/>
                <w:sz w:val="18"/>
                <w:szCs w:val="18"/>
              </w:rPr>
              <w:t>0.846</w:t>
            </w:r>
          </w:p>
        </w:tc>
        <w:tc>
          <w:tcPr>
            <w:tcW w:w="0" w:type="auto"/>
            <w:vAlign w:val="center"/>
          </w:tcPr>
          <w:p w14:paraId="4A3A5CC1" w14:textId="77777777" w:rsidR="0009311F" w:rsidRPr="000D1CB5" w:rsidRDefault="0009311F" w:rsidP="009B5C14">
            <w:pPr>
              <w:jc w:val="center"/>
              <w:rPr>
                <w:rFonts w:ascii="Calibri" w:hAnsi="Calibri"/>
                <w:sz w:val="18"/>
                <w:szCs w:val="18"/>
              </w:rPr>
            </w:pPr>
            <w:r w:rsidRPr="000D1CB5">
              <w:rPr>
                <w:rFonts w:ascii="Calibri" w:hAnsi="Calibri"/>
                <w:sz w:val="18"/>
                <w:szCs w:val="18"/>
              </w:rPr>
              <w:t>0.842</w:t>
            </w:r>
          </w:p>
        </w:tc>
      </w:tr>
      <w:tr w:rsidR="0009311F" w:rsidRPr="000D1CB5" w14:paraId="4A3A5CCE" w14:textId="77777777" w:rsidTr="009B5C14">
        <w:trPr>
          <w:cantSplit/>
          <w:trHeight w:hRule="exact" w:val="187"/>
          <w:jc w:val="center"/>
        </w:trPr>
        <w:tc>
          <w:tcPr>
            <w:tcW w:w="0" w:type="auto"/>
            <w:vMerge/>
            <w:vAlign w:val="center"/>
          </w:tcPr>
          <w:p w14:paraId="4A3A5CC3" w14:textId="77777777" w:rsidR="0009311F" w:rsidRPr="000D1CB5" w:rsidRDefault="0009311F" w:rsidP="009B5C14">
            <w:pPr>
              <w:jc w:val="center"/>
              <w:rPr>
                <w:rFonts w:ascii="Calibri" w:hAnsi="Calibri"/>
                <w:sz w:val="18"/>
                <w:szCs w:val="18"/>
              </w:rPr>
            </w:pPr>
          </w:p>
        </w:tc>
        <w:tc>
          <w:tcPr>
            <w:tcW w:w="0" w:type="auto"/>
            <w:vAlign w:val="center"/>
          </w:tcPr>
          <w:p w14:paraId="4A3A5CC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w:t>
            </w:r>
          </w:p>
        </w:tc>
        <w:tc>
          <w:tcPr>
            <w:tcW w:w="0" w:type="auto"/>
            <w:vAlign w:val="center"/>
          </w:tcPr>
          <w:p w14:paraId="4A3A5CC5" w14:textId="77777777" w:rsidR="0009311F" w:rsidRPr="000D1CB5" w:rsidRDefault="0009311F" w:rsidP="009B5C14">
            <w:pPr>
              <w:jc w:val="center"/>
              <w:rPr>
                <w:rFonts w:ascii="Calibri" w:hAnsi="Calibri"/>
                <w:sz w:val="18"/>
                <w:szCs w:val="18"/>
              </w:rPr>
            </w:pPr>
            <w:r w:rsidRPr="000D1CB5">
              <w:rPr>
                <w:rFonts w:ascii="Calibri" w:hAnsi="Calibri"/>
                <w:sz w:val="18"/>
                <w:szCs w:val="18"/>
              </w:rPr>
              <w:t>0.883</w:t>
            </w:r>
          </w:p>
        </w:tc>
        <w:tc>
          <w:tcPr>
            <w:tcW w:w="0" w:type="auto"/>
            <w:vAlign w:val="center"/>
          </w:tcPr>
          <w:p w14:paraId="4A3A5CC6" w14:textId="77777777" w:rsidR="0009311F" w:rsidRPr="000D1CB5" w:rsidRDefault="0009311F" w:rsidP="009B5C14">
            <w:pPr>
              <w:jc w:val="center"/>
              <w:rPr>
                <w:rFonts w:ascii="Calibri" w:hAnsi="Calibri"/>
                <w:sz w:val="18"/>
                <w:szCs w:val="18"/>
              </w:rPr>
            </w:pPr>
            <w:r w:rsidRPr="000D1CB5">
              <w:rPr>
                <w:rFonts w:ascii="Calibri" w:hAnsi="Calibri"/>
                <w:sz w:val="18"/>
                <w:szCs w:val="18"/>
              </w:rPr>
              <w:t>0.879</w:t>
            </w:r>
          </w:p>
        </w:tc>
        <w:tc>
          <w:tcPr>
            <w:tcW w:w="0" w:type="auto"/>
            <w:vAlign w:val="center"/>
          </w:tcPr>
          <w:p w14:paraId="4A3A5CC7" w14:textId="77777777" w:rsidR="0009311F" w:rsidRPr="000D1CB5" w:rsidRDefault="0009311F" w:rsidP="009B5C14">
            <w:pPr>
              <w:jc w:val="center"/>
              <w:rPr>
                <w:rFonts w:ascii="Calibri" w:hAnsi="Calibri"/>
                <w:sz w:val="18"/>
                <w:szCs w:val="18"/>
              </w:rPr>
            </w:pPr>
            <w:r w:rsidRPr="000D1CB5">
              <w:rPr>
                <w:rFonts w:ascii="Calibri" w:hAnsi="Calibri"/>
                <w:sz w:val="18"/>
                <w:szCs w:val="18"/>
              </w:rPr>
              <w:t>0.874</w:t>
            </w:r>
          </w:p>
        </w:tc>
        <w:tc>
          <w:tcPr>
            <w:tcW w:w="0" w:type="auto"/>
            <w:vAlign w:val="center"/>
          </w:tcPr>
          <w:p w14:paraId="4A3A5CC8" w14:textId="77777777" w:rsidR="0009311F" w:rsidRPr="000D1CB5" w:rsidRDefault="0009311F" w:rsidP="009B5C14">
            <w:pPr>
              <w:jc w:val="center"/>
              <w:rPr>
                <w:rFonts w:ascii="Calibri" w:hAnsi="Calibri"/>
                <w:sz w:val="18"/>
                <w:szCs w:val="18"/>
              </w:rPr>
            </w:pPr>
            <w:r w:rsidRPr="000D1CB5">
              <w:rPr>
                <w:rFonts w:ascii="Calibri" w:hAnsi="Calibri"/>
                <w:sz w:val="18"/>
                <w:szCs w:val="18"/>
              </w:rPr>
              <w:t>0.870</w:t>
            </w:r>
          </w:p>
        </w:tc>
        <w:tc>
          <w:tcPr>
            <w:tcW w:w="0" w:type="auto"/>
            <w:vAlign w:val="center"/>
          </w:tcPr>
          <w:p w14:paraId="4A3A5CC9" w14:textId="77777777" w:rsidR="0009311F" w:rsidRPr="000D1CB5" w:rsidRDefault="0009311F" w:rsidP="009B5C14">
            <w:pPr>
              <w:jc w:val="center"/>
              <w:rPr>
                <w:rFonts w:ascii="Calibri" w:hAnsi="Calibri"/>
                <w:sz w:val="18"/>
                <w:szCs w:val="18"/>
              </w:rPr>
            </w:pPr>
            <w:r w:rsidRPr="000D1CB5">
              <w:rPr>
                <w:rFonts w:ascii="Calibri" w:hAnsi="Calibri"/>
                <w:sz w:val="18"/>
                <w:szCs w:val="18"/>
              </w:rPr>
              <w:t>0.866</w:t>
            </w:r>
          </w:p>
        </w:tc>
        <w:tc>
          <w:tcPr>
            <w:tcW w:w="0" w:type="auto"/>
            <w:vAlign w:val="center"/>
          </w:tcPr>
          <w:p w14:paraId="4A3A5CCA" w14:textId="77777777" w:rsidR="0009311F" w:rsidRPr="000D1CB5" w:rsidRDefault="0009311F" w:rsidP="009B5C14">
            <w:pPr>
              <w:jc w:val="center"/>
              <w:rPr>
                <w:rFonts w:ascii="Calibri" w:hAnsi="Calibri"/>
                <w:sz w:val="18"/>
                <w:szCs w:val="18"/>
              </w:rPr>
            </w:pPr>
            <w:r w:rsidRPr="000D1CB5">
              <w:rPr>
                <w:rFonts w:ascii="Calibri" w:hAnsi="Calibri"/>
                <w:sz w:val="18"/>
                <w:szCs w:val="18"/>
              </w:rPr>
              <w:t>0.862</w:t>
            </w:r>
          </w:p>
        </w:tc>
        <w:tc>
          <w:tcPr>
            <w:tcW w:w="0" w:type="auto"/>
            <w:vAlign w:val="center"/>
          </w:tcPr>
          <w:p w14:paraId="4A3A5CCB" w14:textId="77777777" w:rsidR="0009311F" w:rsidRPr="000D1CB5" w:rsidRDefault="0009311F" w:rsidP="009B5C14">
            <w:pPr>
              <w:jc w:val="center"/>
              <w:rPr>
                <w:rFonts w:ascii="Calibri" w:hAnsi="Calibri"/>
                <w:sz w:val="18"/>
                <w:szCs w:val="18"/>
              </w:rPr>
            </w:pPr>
            <w:r w:rsidRPr="000D1CB5">
              <w:rPr>
                <w:rFonts w:ascii="Calibri" w:hAnsi="Calibri"/>
                <w:sz w:val="18"/>
                <w:szCs w:val="18"/>
              </w:rPr>
              <w:t>0.858</w:t>
            </w:r>
          </w:p>
        </w:tc>
        <w:tc>
          <w:tcPr>
            <w:tcW w:w="0" w:type="auto"/>
            <w:vAlign w:val="center"/>
          </w:tcPr>
          <w:p w14:paraId="4A3A5CCC" w14:textId="77777777" w:rsidR="0009311F" w:rsidRPr="000D1CB5" w:rsidRDefault="0009311F" w:rsidP="009B5C14">
            <w:pPr>
              <w:jc w:val="center"/>
              <w:rPr>
                <w:rFonts w:ascii="Calibri" w:hAnsi="Calibri"/>
                <w:sz w:val="18"/>
                <w:szCs w:val="18"/>
              </w:rPr>
            </w:pPr>
            <w:r w:rsidRPr="000D1CB5">
              <w:rPr>
                <w:rFonts w:ascii="Calibri" w:hAnsi="Calibri"/>
                <w:sz w:val="18"/>
                <w:szCs w:val="18"/>
              </w:rPr>
              <w:t>0.854</w:t>
            </w:r>
          </w:p>
        </w:tc>
        <w:tc>
          <w:tcPr>
            <w:tcW w:w="0" w:type="auto"/>
            <w:vAlign w:val="center"/>
          </w:tcPr>
          <w:p w14:paraId="4A3A5CCD" w14:textId="77777777" w:rsidR="0009311F" w:rsidRPr="000D1CB5" w:rsidRDefault="0009311F" w:rsidP="009B5C14">
            <w:pPr>
              <w:jc w:val="center"/>
              <w:rPr>
                <w:rFonts w:ascii="Calibri" w:hAnsi="Calibri"/>
                <w:sz w:val="18"/>
                <w:szCs w:val="18"/>
              </w:rPr>
            </w:pPr>
            <w:r w:rsidRPr="000D1CB5">
              <w:rPr>
                <w:rFonts w:ascii="Calibri" w:hAnsi="Calibri"/>
                <w:sz w:val="18"/>
                <w:szCs w:val="18"/>
              </w:rPr>
              <w:t>0.850</w:t>
            </w:r>
          </w:p>
        </w:tc>
      </w:tr>
      <w:tr w:rsidR="0009311F" w:rsidRPr="000D1CB5" w14:paraId="4A3A5CDA" w14:textId="77777777" w:rsidTr="009B5C14">
        <w:trPr>
          <w:cantSplit/>
          <w:trHeight w:hRule="exact" w:val="187"/>
          <w:jc w:val="center"/>
        </w:trPr>
        <w:tc>
          <w:tcPr>
            <w:tcW w:w="0" w:type="auto"/>
            <w:vMerge/>
            <w:vAlign w:val="center"/>
          </w:tcPr>
          <w:p w14:paraId="4A3A5CCF" w14:textId="77777777" w:rsidR="0009311F" w:rsidRPr="000D1CB5" w:rsidRDefault="0009311F" w:rsidP="009B5C14">
            <w:pPr>
              <w:jc w:val="center"/>
              <w:rPr>
                <w:rFonts w:ascii="Calibri" w:hAnsi="Calibri"/>
                <w:sz w:val="18"/>
                <w:szCs w:val="18"/>
              </w:rPr>
            </w:pPr>
          </w:p>
        </w:tc>
        <w:tc>
          <w:tcPr>
            <w:tcW w:w="0" w:type="auto"/>
            <w:vAlign w:val="center"/>
          </w:tcPr>
          <w:p w14:paraId="4A3A5CD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w:t>
            </w:r>
          </w:p>
        </w:tc>
        <w:tc>
          <w:tcPr>
            <w:tcW w:w="0" w:type="auto"/>
            <w:vAlign w:val="center"/>
          </w:tcPr>
          <w:p w14:paraId="4A3A5CD1" w14:textId="77777777" w:rsidR="0009311F" w:rsidRPr="000D1CB5" w:rsidRDefault="0009311F" w:rsidP="009B5C14">
            <w:pPr>
              <w:jc w:val="center"/>
              <w:rPr>
                <w:rFonts w:ascii="Calibri" w:hAnsi="Calibri"/>
                <w:sz w:val="18"/>
                <w:szCs w:val="18"/>
              </w:rPr>
            </w:pPr>
            <w:r w:rsidRPr="000D1CB5">
              <w:rPr>
                <w:rFonts w:ascii="Calibri" w:hAnsi="Calibri"/>
                <w:sz w:val="18"/>
                <w:szCs w:val="18"/>
              </w:rPr>
              <w:t>0.892</w:t>
            </w:r>
          </w:p>
        </w:tc>
        <w:tc>
          <w:tcPr>
            <w:tcW w:w="0" w:type="auto"/>
            <w:vAlign w:val="center"/>
          </w:tcPr>
          <w:p w14:paraId="4A3A5CD2" w14:textId="77777777" w:rsidR="0009311F" w:rsidRPr="000D1CB5" w:rsidRDefault="0009311F" w:rsidP="009B5C14">
            <w:pPr>
              <w:jc w:val="center"/>
              <w:rPr>
                <w:rFonts w:ascii="Calibri" w:hAnsi="Calibri"/>
                <w:sz w:val="18"/>
                <w:szCs w:val="18"/>
              </w:rPr>
            </w:pPr>
            <w:r w:rsidRPr="000D1CB5">
              <w:rPr>
                <w:rFonts w:ascii="Calibri" w:hAnsi="Calibri"/>
                <w:sz w:val="18"/>
                <w:szCs w:val="18"/>
              </w:rPr>
              <w:t>0.887</w:t>
            </w:r>
          </w:p>
        </w:tc>
        <w:tc>
          <w:tcPr>
            <w:tcW w:w="0" w:type="auto"/>
            <w:vAlign w:val="center"/>
          </w:tcPr>
          <w:p w14:paraId="4A3A5CD3" w14:textId="77777777" w:rsidR="0009311F" w:rsidRPr="000D1CB5" w:rsidRDefault="0009311F" w:rsidP="009B5C14">
            <w:pPr>
              <w:jc w:val="center"/>
              <w:rPr>
                <w:rFonts w:ascii="Calibri" w:hAnsi="Calibri"/>
                <w:sz w:val="18"/>
                <w:szCs w:val="18"/>
              </w:rPr>
            </w:pPr>
            <w:r w:rsidRPr="000D1CB5">
              <w:rPr>
                <w:rFonts w:ascii="Calibri" w:hAnsi="Calibri"/>
                <w:sz w:val="18"/>
                <w:szCs w:val="18"/>
              </w:rPr>
              <w:t>0.883</w:t>
            </w:r>
          </w:p>
        </w:tc>
        <w:tc>
          <w:tcPr>
            <w:tcW w:w="0" w:type="auto"/>
            <w:vAlign w:val="center"/>
          </w:tcPr>
          <w:p w14:paraId="4A3A5CD4" w14:textId="77777777" w:rsidR="0009311F" w:rsidRPr="000D1CB5" w:rsidRDefault="0009311F" w:rsidP="009B5C14">
            <w:pPr>
              <w:jc w:val="center"/>
              <w:rPr>
                <w:rFonts w:ascii="Calibri" w:hAnsi="Calibri"/>
                <w:sz w:val="18"/>
                <w:szCs w:val="18"/>
              </w:rPr>
            </w:pPr>
            <w:r w:rsidRPr="000D1CB5">
              <w:rPr>
                <w:rFonts w:ascii="Calibri" w:hAnsi="Calibri"/>
                <w:sz w:val="18"/>
                <w:szCs w:val="18"/>
              </w:rPr>
              <w:t>0.879</w:t>
            </w:r>
          </w:p>
        </w:tc>
        <w:tc>
          <w:tcPr>
            <w:tcW w:w="0" w:type="auto"/>
            <w:vAlign w:val="center"/>
          </w:tcPr>
          <w:p w14:paraId="4A3A5CD5" w14:textId="77777777" w:rsidR="0009311F" w:rsidRPr="000D1CB5" w:rsidRDefault="0009311F" w:rsidP="009B5C14">
            <w:pPr>
              <w:jc w:val="center"/>
              <w:rPr>
                <w:rFonts w:ascii="Calibri" w:hAnsi="Calibri"/>
                <w:sz w:val="18"/>
                <w:szCs w:val="18"/>
              </w:rPr>
            </w:pPr>
            <w:r w:rsidRPr="000D1CB5">
              <w:rPr>
                <w:rFonts w:ascii="Calibri" w:hAnsi="Calibri"/>
                <w:sz w:val="18"/>
                <w:szCs w:val="18"/>
              </w:rPr>
              <w:t>0.875</w:t>
            </w:r>
          </w:p>
        </w:tc>
        <w:tc>
          <w:tcPr>
            <w:tcW w:w="0" w:type="auto"/>
            <w:vAlign w:val="center"/>
          </w:tcPr>
          <w:p w14:paraId="4A3A5CD6" w14:textId="77777777" w:rsidR="0009311F" w:rsidRPr="000D1CB5" w:rsidRDefault="0009311F" w:rsidP="009B5C14">
            <w:pPr>
              <w:jc w:val="center"/>
              <w:rPr>
                <w:rFonts w:ascii="Calibri" w:hAnsi="Calibri"/>
                <w:sz w:val="18"/>
                <w:szCs w:val="18"/>
              </w:rPr>
            </w:pPr>
            <w:r w:rsidRPr="000D1CB5">
              <w:rPr>
                <w:rFonts w:ascii="Calibri" w:hAnsi="Calibri"/>
                <w:sz w:val="18"/>
                <w:szCs w:val="18"/>
              </w:rPr>
              <w:t>0.871</w:t>
            </w:r>
          </w:p>
        </w:tc>
        <w:tc>
          <w:tcPr>
            <w:tcW w:w="0" w:type="auto"/>
            <w:vAlign w:val="center"/>
          </w:tcPr>
          <w:p w14:paraId="4A3A5CD7" w14:textId="77777777" w:rsidR="0009311F" w:rsidRPr="000D1CB5" w:rsidRDefault="0009311F" w:rsidP="009B5C14">
            <w:pPr>
              <w:jc w:val="center"/>
              <w:rPr>
                <w:rFonts w:ascii="Calibri" w:hAnsi="Calibri"/>
                <w:sz w:val="18"/>
                <w:szCs w:val="18"/>
              </w:rPr>
            </w:pPr>
            <w:r w:rsidRPr="000D1CB5">
              <w:rPr>
                <w:rFonts w:ascii="Calibri" w:hAnsi="Calibri"/>
                <w:sz w:val="18"/>
                <w:szCs w:val="18"/>
              </w:rPr>
              <w:t>0.867</w:t>
            </w:r>
          </w:p>
        </w:tc>
        <w:tc>
          <w:tcPr>
            <w:tcW w:w="0" w:type="auto"/>
            <w:vAlign w:val="center"/>
          </w:tcPr>
          <w:p w14:paraId="4A3A5CD8" w14:textId="77777777" w:rsidR="0009311F" w:rsidRPr="000D1CB5" w:rsidRDefault="0009311F" w:rsidP="009B5C14">
            <w:pPr>
              <w:jc w:val="center"/>
              <w:rPr>
                <w:rFonts w:ascii="Calibri" w:hAnsi="Calibri"/>
                <w:sz w:val="18"/>
                <w:szCs w:val="18"/>
              </w:rPr>
            </w:pPr>
            <w:r w:rsidRPr="000D1CB5">
              <w:rPr>
                <w:rFonts w:ascii="Calibri" w:hAnsi="Calibri"/>
                <w:sz w:val="18"/>
                <w:szCs w:val="18"/>
              </w:rPr>
              <w:t>0.863</w:t>
            </w:r>
          </w:p>
        </w:tc>
        <w:tc>
          <w:tcPr>
            <w:tcW w:w="0" w:type="auto"/>
            <w:vAlign w:val="center"/>
          </w:tcPr>
          <w:p w14:paraId="4A3A5CD9" w14:textId="77777777" w:rsidR="0009311F" w:rsidRPr="000D1CB5" w:rsidRDefault="0009311F" w:rsidP="009B5C14">
            <w:pPr>
              <w:jc w:val="center"/>
              <w:rPr>
                <w:rFonts w:ascii="Calibri" w:hAnsi="Calibri"/>
                <w:sz w:val="18"/>
                <w:szCs w:val="18"/>
              </w:rPr>
            </w:pPr>
            <w:r w:rsidRPr="000D1CB5">
              <w:rPr>
                <w:rFonts w:ascii="Calibri" w:hAnsi="Calibri"/>
                <w:sz w:val="18"/>
                <w:szCs w:val="18"/>
              </w:rPr>
              <w:t>0.859</w:t>
            </w:r>
          </w:p>
        </w:tc>
      </w:tr>
      <w:tr w:rsidR="0009311F" w:rsidRPr="000D1CB5" w14:paraId="4A3A5CE6" w14:textId="77777777" w:rsidTr="009B5C14">
        <w:trPr>
          <w:cantSplit/>
          <w:trHeight w:hRule="exact" w:val="187"/>
          <w:jc w:val="center"/>
        </w:trPr>
        <w:tc>
          <w:tcPr>
            <w:tcW w:w="0" w:type="auto"/>
            <w:vMerge/>
            <w:vAlign w:val="center"/>
          </w:tcPr>
          <w:p w14:paraId="4A3A5CDB" w14:textId="77777777" w:rsidR="0009311F" w:rsidRPr="000D1CB5" w:rsidRDefault="0009311F" w:rsidP="009B5C14">
            <w:pPr>
              <w:jc w:val="center"/>
              <w:rPr>
                <w:rFonts w:ascii="Calibri" w:hAnsi="Calibri"/>
                <w:sz w:val="18"/>
                <w:szCs w:val="18"/>
              </w:rPr>
            </w:pPr>
          </w:p>
        </w:tc>
        <w:tc>
          <w:tcPr>
            <w:tcW w:w="0" w:type="auto"/>
            <w:vAlign w:val="center"/>
          </w:tcPr>
          <w:p w14:paraId="4A3A5CD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0</w:t>
            </w:r>
          </w:p>
        </w:tc>
        <w:tc>
          <w:tcPr>
            <w:tcW w:w="0" w:type="auto"/>
            <w:vAlign w:val="center"/>
          </w:tcPr>
          <w:p w14:paraId="4A3A5CDD" w14:textId="77777777" w:rsidR="0009311F" w:rsidRPr="000D1CB5" w:rsidRDefault="0009311F" w:rsidP="009B5C14">
            <w:pPr>
              <w:jc w:val="center"/>
              <w:rPr>
                <w:rFonts w:ascii="Calibri" w:hAnsi="Calibri"/>
                <w:sz w:val="18"/>
                <w:szCs w:val="18"/>
              </w:rPr>
            </w:pPr>
            <w:r w:rsidRPr="000D1CB5">
              <w:rPr>
                <w:rFonts w:ascii="Calibri" w:hAnsi="Calibri"/>
                <w:sz w:val="18"/>
                <w:szCs w:val="18"/>
              </w:rPr>
              <w:t>0.900</w:t>
            </w:r>
          </w:p>
        </w:tc>
        <w:tc>
          <w:tcPr>
            <w:tcW w:w="0" w:type="auto"/>
            <w:vAlign w:val="center"/>
          </w:tcPr>
          <w:p w14:paraId="4A3A5CDE" w14:textId="77777777" w:rsidR="0009311F" w:rsidRPr="000D1CB5" w:rsidRDefault="0009311F" w:rsidP="009B5C14">
            <w:pPr>
              <w:jc w:val="center"/>
              <w:rPr>
                <w:rFonts w:ascii="Calibri" w:hAnsi="Calibri"/>
                <w:sz w:val="18"/>
                <w:szCs w:val="18"/>
              </w:rPr>
            </w:pPr>
            <w:r w:rsidRPr="000D1CB5">
              <w:rPr>
                <w:rFonts w:ascii="Calibri" w:hAnsi="Calibri"/>
                <w:sz w:val="18"/>
                <w:szCs w:val="18"/>
              </w:rPr>
              <w:t>0.896</w:t>
            </w:r>
          </w:p>
        </w:tc>
        <w:tc>
          <w:tcPr>
            <w:tcW w:w="0" w:type="auto"/>
            <w:vAlign w:val="center"/>
          </w:tcPr>
          <w:p w14:paraId="4A3A5CDF" w14:textId="77777777" w:rsidR="0009311F" w:rsidRPr="000D1CB5" w:rsidRDefault="0009311F" w:rsidP="009B5C14">
            <w:pPr>
              <w:jc w:val="center"/>
              <w:rPr>
                <w:rFonts w:ascii="Calibri" w:hAnsi="Calibri"/>
                <w:sz w:val="18"/>
                <w:szCs w:val="18"/>
              </w:rPr>
            </w:pPr>
            <w:r w:rsidRPr="000D1CB5">
              <w:rPr>
                <w:rFonts w:ascii="Calibri" w:hAnsi="Calibri"/>
                <w:sz w:val="18"/>
                <w:szCs w:val="18"/>
              </w:rPr>
              <w:t>0.892</w:t>
            </w:r>
          </w:p>
        </w:tc>
        <w:tc>
          <w:tcPr>
            <w:tcW w:w="0" w:type="auto"/>
            <w:vAlign w:val="center"/>
          </w:tcPr>
          <w:p w14:paraId="4A3A5CE0" w14:textId="77777777" w:rsidR="0009311F" w:rsidRPr="000D1CB5" w:rsidRDefault="0009311F" w:rsidP="009B5C14">
            <w:pPr>
              <w:jc w:val="center"/>
              <w:rPr>
                <w:rFonts w:ascii="Calibri" w:hAnsi="Calibri"/>
                <w:sz w:val="18"/>
                <w:szCs w:val="18"/>
              </w:rPr>
            </w:pPr>
            <w:r w:rsidRPr="000D1CB5">
              <w:rPr>
                <w:rFonts w:ascii="Calibri" w:hAnsi="Calibri"/>
                <w:sz w:val="18"/>
                <w:szCs w:val="18"/>
              </w:rPr>
              <w:t>0.887</w:t>
            </w:r>
          </w:p>
        </w:tc>
        <w:tc>
          <w:tcPr>
            <w:tcW w:w="0" w:type="auto"/>
            <w:vAlign w:val="center"/>
          </w:tcPr>
          <w:p w14:paraId="4A3A5CE1" w14:textId="77777777" w:rsidR="0009311F" w:rsidRPr="000D1CB5" w:rsidRDefault="0009311F" w:rsidP="009B5C14">
            <w:pPr>
              <w:jc w:val="center"/>
              <w:rPr>
                <w:rFonts w:ascii="Calibri" w:hAnsi="Calibri"/>
                <w:sz w:val="18"/>
                <w:szCs w:val="18"/>
              </w:rPr>
            </w:pPr>
            <w:r w:rsidRPr="000D1CB5">
              <w:rPr>
                <w:rFonts w:ascii="Calibri" w:hAnsi="Calibri"/>
                <w:sz w:val="18"/>
                <w:szCs w:val="18"/>
              </w:rPr>
              <w:t>0.883</w:t>
            </w:r>
          </w:p>
        </w:tc>
        <w:tc>
          <w:tcPr>
            <w:tcW w:w="0" w:type="auto"/>
            <w:vAlign w:val="center"/>
          </w:tcPr>
          <w:p w14:paraId="4A3A5CE2" w14:textId="77777777" w:rsidR="0009311F" w:rsidRPr="000D1CB5" w:rsidRDefault="0009311F" w:rsidP="009B5C14">
            <w:pPr>
              <w:jc w:val="center"/>
              <w:rPr>
                <w:rFonts w:ascii="Calibri" w:hAnsi="Calibri"/>
                <w:sz w:val="18"/>
                <w:szCs w:val="18"/>
              </w:rPr>
            </w:pPr>
            <w:r w:rsidRPr="000D1CB5">
              <w:rPr>
                <w:rFonts w:ascii="Calibri" w:hAnsi="Calibri"/>
                <w:sz w:val="18"/>
                <w:szCs w:val="18"/>
              </w:rPr>
              <w:t>0.879</w:t>
            </w:r>
          </w:p>
        </w:tc>
        <w:tc>
          <w:tcPr>
            <w:tcW w:w="0" w:type="auto"/>
            <w:vAlign w:val="center"/>
          </w:tcPr>
          <w:p w14:paraId="4A3A5CE3" w14:textId="77777777" w:rsidR="0009311F" w:rsidRPr="000D1CB5" w:rsidRDefault="0009311F" w:rsidP="009B5C14">
            <w:pPr>
              <w:jc w:val="center"/>
              <w:rPr>
                <w:rFonts w:ascii="Calibri" w:hAnsi="Calibri"/>
                <w:sz w:val="18"/>
                <w:szCs w:val="18"/>
              </w:rPr>
            </w:pPr>
            <w:r w:rsidRPr="000D1CB5">
              <w:rPr>
                <w:rFonts w:ascii="Calibri" w:hAnsi="Calibri"/>
                <w:sz w:val="18"/>
                <w:szCs w:val="18"/>
              </w:rPr>
              <w:t>0.875</w:t>
            </w:r>
          </w:p>
        </w:tc>
        <w:tc>
          <w:tcPr>
            <w:tcW w:w="0" w:type="auto"/>
            <w:vAlign w:val="center"/>
          </w:tcPr>
          <w:p w14:paraId="4A3A5CE4" w14:textId="77777777" w:rsidR="0009311F" w:rsidRPr="000D1CB5" w:rsidRDefault="0009311F" w:rsidP="009B5C14">
            <w:pPr>
              <w:jc w:val="center"/>
              <w:rPr>
                <w:rFonts w:ascii="Calibri" w:hAnsi="Calibri"/>
                <w:sz w:val="18"/>
                <w:szCs w:val="18"/>
              </w:rPr>
            </w:pPr>
            <w:r w:rsidRPr="000D1CB5">
              <w:rPr>
                <w:rFonts w:ascii="Calibri" w:hAnsi="Calibri"/>
                <w:sz w:val="18"/>
                <w:szCs w:val="18"/>
              </w:rPr>
              <w:t>0.871</w:t>
            </w:r>
          </w:p>
        </w:tc>
        <w:tc>
          <w:tcPr>
            <w:tcW w:w="0" w:type="auto"/>
            <w:vAlign w:val="center"/>
          </w:tcPr>
          <w:p w14:paraId="4A3A5CE5" w14:textId="77777777" w:rsidR="0009311F" w:rsidRPr="000D1CB5" w:rsidRDefault="0009311F" w:rsidP="009B5C14">
            <w:pPr>
              <w:jc w:val="center"/>
              <w:rPr>
                <w:rFonts w:ascii="Calibri" w:hAnsi="Calibri"/>
                <w:sz w:val="18"/>
                <w:szCs w:val="18"/>
              </w:rPr>
            </w:pPr>
            <w:r w:rsidRPr="000D1CB5">
              <w:rPr>
                <w:rFonts w:ascii="Calibri" w:hAnsi="Calibri"/>
                <w:sz w:val="18"/>
                <w:szCs w:val="18"/>
              </w:rPr>
              <w:t>0.867</w:t>
            </w:r>
          </w:p>
        </w:tc>
      </w:tr>
      <w:tr w:rsidR="0009311F" w:rsidRPr="000D1CB5" w14:paraId="4A3A5CF2" w14:textId="77777777" w:rsidTr="009B5C14">
        <w:trPr>
          <w:cantSplit/>
          <w:trHeight w:hRule="exact" w:val="187"/>
          <w:jc w:val="center"/>
        </w:trPr>
        <w:tc>
          <w:tcPr>
            <w:tcW w:w="0" w:type="auto"/>
            <w:vMerge/>
            <w:vAlign w:val="center"/>
          </w:tcPr>
          <w:p w14:paraId="4A3A5CE7" w14:textId="77777777" w:rsidR="0009311F" w:rsidRPr="000D1CB5" w:rsidRDefault="0009311F" w:rsidP="009B5C14">
            <w:pPr>
              <w:jc w:val="center"/>
              <w:rPr>
                <w:rFonts w:ascii="Calibri" w:hAnsi="Calibri"/>
                <w:sz w:val="18"/>
                <w:szCs w:val="18"/>
              </w:rPr>
            </w:pPr>
          </w:p>
        </w:tc>
        <w:tc>
          <w:tcPr>
            <w:tcW w:w="0" w:type="auto"/>
            <w:vAlign w:val="center"/>
          </w:tcPr>
          <w:p w14:paraId="4A3A5CE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w:t>
            </w:r>
          </w:p>
        </w:tc>
        <w:tc>
          <w:tcPr>
            <w:tcW w:w="0" w:type="auto"/>
            <w:vAlign w:val="center"/>
          </w:tcPr>
          <w:p w14:paraId="4A3A5CE9" w14:textId="77777777" w:rsidR="0009311F" w:rsidRPr="000D1CB5" w:rsidRDefault="0009311F" w:rsidP="009B5C14">
            <w:pPr>
              <w:jc w:val="center"/>
              <w:rPr>
                <w:rFonts w:ascii="Calibri" w:hAnsi="Calibri"/>
                <w:sz w:val="18"/>
                <w:szCs w:val="18"/>
              </w:rPr>
            </w:pPr>
            <w:r w:rsidRPr="000D1CB5">
              <w:rPr>
                <w:rFonts w:ascii="Calibri" w:hAnsi="Calibri"/>
                <w:sz w:val="18"/>
                <w:szCs w:val="18"/>
              </w:rPr>
              <w:t>0.909</w:t>
            </w:r>
          </w:p>
        </w:tc>
        <w:tc>
          <w:tcPr>
            <w:tcW w:w="0" w:type="auto"/>
            <w:vAlign w:val="center"/>
          </w:tcPr>
          <w:p w14:paraId="4A3A5CEA" w14:textId="77777777" w:rsidR="0009311F" w:rsidRPr="000D1CB5" w:rsidRDefault="0009311F" w:rsidP="009B5C14">
            <w:pPr>
              <w:jc w:val="center"/>
              <w:rPr>
                <w:rFonts w:ascii="Calibri" w:hAnsi="Calibri"/>
                <w:sz w:val="18"/>
                <w:szCs w:val="18"/>
              </w:rPr>
            </w:pPr>
            <w:r w:rsidRPr="000D1CB5">
              <w:rPr>
                <w:rFonts w:ascii="Calibri" w:hAnsi="Calibri"/>
                <w:sz w:val="18"/>
                <w:szCs w:val="18"/>
              </w:rPr>
              <w:t>0.905</w:t>
            </w:r>
          </w:p>
        </w:tc>
        <w:tc>
          <w:tcPr>
            <w:tcW w:w="0" w:type="auto"/>
            <w:vAlign w:val="center"/>
          </w:tcPr>
          <w:p w14:paraId="4A3A5CEB" w14:textId="77777777" w:rsidR="0009311F" w:rsidRPr="000D1CB5" w:rsidRDefault="0009311F" w:rsidP="009B5C14">
            <w:pPr>
              <w:jc w:val="center"/>
              <w:rPr>
                <w:rFonts w:ascii="Calibri" w:hAnsi="Calibri"/>
                <w:sz w:val="18"/>
                <w:szCs w:val="18"/>
              </w:rPr>
            </w:pPr>
            <w:r w:rsidRPr="000D1CB5">
              <w:rPr>
                <w:rFonts w:ascii="Calibri" w:hAnsi="Calibri"/>
                <w:sz w:val="18"/>
                <w:szCs w:val="18"/>
              </w:rPr>
              <w:t>0.900</w:t>
            </w:r>
          </w:p>
        </w:tc>
        <w:tc>
          <w:tcPr>
            <w:tcW w:w="0" w:type="auto"/>
            <w:vAlign w:val="center"/>
          </w:tcPr>
          <w:p w14:paraId="4A3A5CEC" w14:textId="77777777" w:rsidR="0009311F" w:rsidRPr="000D1CB5" w:rsidRDefault="0009311F" w:rsidP="009B5C14">
            <w:pPr>
              <w:jc w:val="center"/>
              <w:rPr>
                <w:rFonts w:ascii="Calibri" w:hAnsi="Calibri"/>
                <w:sz w:val="18"/>
                <w:szCs w:val="18"/>
              </w:rPr>
            </w:pPr>
            <w:r w:rsidRPr="000D1CB5">
              <w:rPr>
                <w:rFonts w:ascii="Calibri" w:hAnsi="Calibri"/>
                <w:sz w:val="18"/>
                <w:szCs w:val="18"/>
              </w:rPr>
              <w:t>0.896</w:t>
            </w:r>
          </w:p>
        </w:tc>
        <w:tc>
          <w:tcPr>
            <w:tcW w:w="0" w:type="auto"/>
            <w:vAlign w:val="center"/>
          </w:tcPr>
          <w:p w14:paraId="4A3A5CED" w14:textId="77777777" w:rsidR="0009311F" w:rsidRPr="000D1CB5" w:rsidRDefault="0009311F" w:rsidP="009B5C14">
            <w:pPr>
              <w:jc w:val="center"/>
              <w:rPr>
                <w:rFonts w:ascii="Calibri" w:hAnsi="Calibri"/>
                <w:sz w:val="18"/>
                <w:szCs w:val="18"/>
              </w:rPr>
            </w:pPr>
            <w:r w:rsidRPr="000D1CB5">
              <w:rPr>
                <w:rFonts w:ascii="Calibri" w:hAnsi="Calibri"/>
                <w:sz w:val="18"/>
                <w:szCs w:val="18"/>
              </w:rPr>
              <w:t>0.892</w:t>
            </w:r>
          </w:p>
        </w:tc>
        <w:tc>
          <w:tcPr>
            <w:tcW w:w="0" w:type="auto"/>
            <w:vAlign w:val="center"/>
          </w:tcPr>
          <w:p w14:paraId="4A3A5CEE" w14:textId="77777777" w:rsidR="0009311F" w:rsidRPr="000D1CB5" w:rsidRDefault="0009311F" w:rsidP="009B5C14">
            <w:pPr>
              <w:jc w:val="center"/>
              <w:rPr>
                <w:rFonts w:ascii="Calibri" w:hAnsi="Calibri"/>
                <w:sz w:val="18"/>
                <w:szCs w:val="18"/>
              </w:rPr>
            </w:pPr>
            <w:r w:rsidRPr="000D1CB5">
              <w:rPr>
                <w:rFonts w:ascii="Calibri" w:hAnsi="Calibri"/>
                <w:sz w:val="18"/>
                <w:szCs w:val="18"/>
              </w:rPr>
              <w:t>0.888</w:t>
            </w:r>
          </w:p>
        </w:tc>
        <w:tc>
          <w:tcPr>
            <w:tcW w:w="0" w:type="auto"/>
            <w:vAlign w:val="center"/>
          </w:tcPr>
          <w:p w14:paraId="4A3A5CEF" w14:textId="77777777" w:rsidR="0009311F" w:rsidRPr="000D1CB5" w:rsidRDefault="0009311F" w:rsidP="009B5C14">
            <w:pPr>
              <w:jc w:val="center"/>
              <w:rPr>
                <w:rFonts w:ascii="Calibri" w:hAnsi="Calibri"/>
                <w:sz w:val="18"/>
                <w:szCs w:val="18"/>
              </w:rPr>
            </w:pPr>
            <w:r w:rsidRPr="000D1CB5">
              <w:rPr>
                <w:rFonts w:ascii="Calibri" w:hAnsi="Calibri"/>
                <w:sz w:val="18"/>
                <w:szCs w:val="18"/>
              </w:rPr>
              <w:t>0.883</w:t>
            </w:r>
          </w:p>
        </w:tc>
        <w:tc>
          <w:tcPr>
            <w:tcW w:w="0" w:type="auto"/>
            <w:vAlign w:val="center"/>
          </w:tcPr>
          <w:p w14:paraId="4A3A5CF0" w14:textId="77777777" w:rsidR="0009311F" w:rsidRPr="000D1CB5" w:rsidRDefault="0009311F" w:rsidP="009B5C14">
            <w:pPr>
              <w:jc w:val="center"/>
              <w:rPr>
                <w:rFonts w:ascii="Calibri" w:hAnsi="Calibri"/>
                <w:sz w:val="18"/>
                <w:szCs w:val="18"/>
              </w:rPr>
            </w:pPr>
            <w:r w:rsidRPr="000D1CB5">
              <w:rPr>
                <w:rFonts w:ascii="Calibri" w:hAnsi="Calibri"/>
                <w:sz w:val="18"/>
                <w:szCs w:val="18"/>
              </w:rPr>
              <w:t>0.879</w:t>
            </w:r>
          </w:p>
        </w:tc>
        <w:tc>
          <w:tcPr>
            <w:tcW w:w="0" w:type="auto"/>
            <w:vAlign w:val="center"/>
          </w:tcPr>
          <w:p w14:paraId="4A3A5CF1" w14:textId="77777777" w:rsidR="0009311F" w:rsidRPr="000D1CB5" w:rsidRDefault="0009311F" w:rsidP="009B5C14">
            <w:pPr>
              <w:jc w:val="center"/>
              <w:rPr>
                <w:rFonts w:ascii="Calibri" w:hAnsi="Calibri"/>
                <w:sz w:val="18"/>
                <w:szCs w:val="18"/>
              </w:rPr>
            </w:pPr>
            <w:r w:rsidRPr="000D1CB5">
              <w:rPr>
                <w:rFonts w:ascii="Calibri" w:hAnsi="Calibri"/>
                <w:sz w:val="18"/>
                <w:szCs w:val="18"/>
              </w:rPr>
              <w:t>0.875</w:t>
            </w:r>
          </w:p>
        </w:tc>
      </w:tr>
      <w:tr w:rsidR="0009311F" w:rsidRPr="000D1CB5" w14:paraId="4A3A5CFE" w14:textId="77777777" w:rsidTr="009B5C14">
        <w:trPr>
          <w:cantSplit/>
          <w:trHeight w:hRule="exact" w:val="187"/>
          <w:jc w:val="center"/>
        </w:trPr>
        <w:tc>
          <w:tcPr>
            <w:tcW w:w="0" w:type="auto"/>
            <w:vMerge/>
            <w:vAlign w:val="center"/>
          </w:tcPr>
          <w:p w14:paraId="4A3A5CF3" w14:textId="77777777" w:rsidR="0009311F" w:rsidRPr="000D1CB5" w:rsidRDefault="0009311F" w:rsidP="009B5C14">
            <w:pPr>
              <w:jc w:val="center"/>
              <w:rPr>
                <w:rFonts w:ascii="Calibri" w:hAnsi="Calibri"/>
                <w:sz w:val="18"/>
                <w:szCs w:val="18"/>
              </w:rPr>
            </w:pPr>
          </w:p>
        </w:tc>
        <w:tc>
          <w:tcPr>
            <w:tcW w:w="0" w:type="auto"/>
            <w:vAlign w:val="center"/>
          </w:tcPr>
          <w:p w14:paraId="4A3A5CF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w:t>
            </w:r>
          </w:p>
        </w:tc>
        <w:tc>
          <w:tcPr>
            <w:tcW w:w="0" w:type="auto"/>
            <w:vAlign w:val="center"/>
          </w:tcPr>
          <w:p w14:paraId="4A3A5CF5" w14:textId="77777777" w:rsidR="0009311F" w:rsidRPr="000D1CB5" w:rsidRDefault="0009311F" w:rsidP="009B5C14">
            <w:pPr>
              <w:jc w:val="center"/>
              <w:rPr>
                <w:rFonts w:ascii="Calibri" w:hAnsi="Calibri"/>
                <w:sz w:val="18"/>
                <w:szCs w:val="18"/>
              </w:rPr>
            </w:pPr>
            <w:r w:rsidRPr="000D1CB5">
              <w:rPr>
                <w:rFonts w:ascii="Calibri" w:hAnsi="Calibri"/>
                <w:sz w:val="18"/>
                <w:szCs w:val="18"/>
              </w:rPr>
              <w:t>0.918</w:t>
            </w:r>
          </w:p>
        </w:tc>
        <w:tc>
          <w:tcPr>
            <w:tcW w:w="0" w:type="auto"/>
            <w:vAlign w:val="center"/>
          </w:tcPr>
          <w:p w14:paraId="4A3A5CF6" w14:textId="77777777" w:rsidR="0009311F" w:rsidRPr="000D1CB5" w:rsidRDefault="0009311F" w:rsidP="009B5C14">
            <w:pPr>
              <w:jc w:val="center"/>
              <w:rPr>
                <w:rFonts w:ascii="Calibri" w:hAnsi="Calibri"/>
                <w:sz w:val="18"/>
                <w:szCs w:val="18"/>
              </w:rPr>
            </w:pPr>
            <w:r w:rsidRPr="000D1CB5">
              <w:rPr>
                <w:rFonts w:ascii="Calibri" w:hAnsi="Calibri"/>
                <w:sz w:val="18"/>
                <w:szCs w:val="18"/>
              </w:rPr>
              <w:t>0.913</w:t>
            </w:r>
          </w:p>
        </w:tc>
        <w:tc>
          <w:tcPr>
            <w:tcW w:w="0" w:type="auto"/>
            <w:vAlign w:val="center"/>
          </w:tcPr>
          <w:p w14:paraId="4A3A5CF7" w14:textId="77777777" w:rsidR="0009311F" w:rsidRPr="000D1CB5" w:rsidRDefault="0009311F" w:rsidP="009B5C14">
            <w:pPr>
              <w:jc w:val="center"/>
              <w:rPr>
                <w:rFonts w:ascii="Calibri" w:hAnsi="Calibri"/>
                <w:sz w:val="18"/>
                <w:szCs w:val="18"/>
              </w:rPr>
            </w:pPr>
            <w:r w:rsidRPr="000D1CB5">
              <w:rPr>
                <w:rFonts w:ascii="Calibri" w:hAnsi="Calibri"/>
                <w:sz w:val="18"/>
                <w:szCs w:val="18"/>
              </w:rPr>
              <w:t>0.909</w:t>
            </w:r>
          </w:p>
        </w:tc>
        <w:tc>
          <w:tcPr>
            <w:tcW w:w="0" w:type="auto"/>
            <w:vAlign w:val="center"/>
          </w:tcPr>
          <w:p w14:paraId="4A3A5CF8" w14:textId="77777777" w:rsidR="0009311F" w:rsidRPr="000D1CB5" w:rsidRDefault="0009311F" w:rsidP="009B5C14">
            <w:pPr>
              <w:jc w:val="center"/>
              <w:rPr>
                <w:rFonts w:ascii="Calibri" w:hAnsi="Calibri"/>
                <w:sz w:val="18"/>
                <w:szCs w:val="18"/>
              </w:rPr>
            </w:pPr>
            <w:r w:rsidRPr="000D1CB5">
              <w:rPr>
                <w:rFonts w:ascii="Calibri" w:hAnsi="Calibri"/>
                <w:sz w:val="18"/>
                <w:szCs w:val="18"/>
              </w:rPr>
              <w:t>0.905</w:t>
            </w:r>
          </w:p>
        </w:tc>
        <w:tc>
          <w:tcPr>
            <w:tcW w:w="0" w:type="auto"/>
            <w:vAlign w:val="center"/>
          </w:tcPr>
          <w:p w14:paraId="4A3A5CF9" w14:textId="77777777" w:rsidR="0009311F" w:rsidRPr="000D1CB5" w:rsidRDefault="0009311F" w:rsidP="009B5C14">
            <w:pPr>
              <w:jc w:val="center"/>
              <w:rPr>
                <w:rFonts w:ascii="Calibri" w:hAnsi="Calibri"/>
                <w:sz w:val="18"/>
                <w:szCs w:val="18"/>
              </w:rPr>
            </w:pPr>
            <w:r w:rsidRPr="000D1CB5">
              <w:rPr>
                <w:rFonts w:ascii="Calibri" w:hAnsi="Calibri"/>
                <w:sz w:val="18"/>
                <w:szCs w:val="18"/>
              </w:rPr>
              <w:t>0.900</w:t>
            </w:r>
          </w:p>
        </w:tc>
        <w:tc>
          <w:tcPr>
            <w:tcW w:w="0" w:type="auto"/>
            <w:vAlign w:val="center"/>
          </w:tcPr>
          <w:p w14:paraId="4A3A5CFA" w14:textId="77777777" w:rsidR="0009311F" w:rsidRPr="000D1CB5" w:rsidRDefault="0009311F" w:rsidP="009B5C14">
            <w:pPr>
              <w:jc w:val="center"/>
              <w:rPr>
                <w:rFonts w:ascii="Calibri" w:hAnsi="Calibri"/>
                <w:sz w:val="18"/>
                <w:szCs w:val="18"/>
              </w:rPr>
            </w:pPr>
            <w:r w:rsidRPr="000D1CB5">
              <w:rPr>
                <w:rFonts w:ascii="Calibri" w:hAnsi="Calibri"/>
                <w:sz w:val="18"/>
                <w:szCs w:val="18"/>
              </w:rPr>
              <w:t>0.896</w:t>
            </w:r>
          </w:p>
        </w:tc>
        <w:tc>
          <w:tcPr>
            <w:tcW w:w="0" w:type="auto"/>
            <w:vAlign w:val="center"/>
          </w:tcPr>
          <w:p w14:paraId="4A3A5CFB" w14:textId="77777777" w:rsidR="0009311F" w:rsidRPr="000D1CB5" w:rsidRDefault="0009311F" w:rsidP="009B5C14">
            <w:pPr>
              <w:jc w:val="center"/>
              <w:rPr>
                <w:rFonts w:ascii="Calibri" w:hAnsi="Calibri"/>
                <w:sz w:val="18"/>
                <w:szCs w:val="18"/>
              </w:rPr>
            </w:pPr>
            <w:r w:rsidRPr="000D1CB5">
              <w:rPr>
                <w:rFonts w:ascii="Calibri" w:hAnsi="Calibri"/>
                <w:sz w:val="18"/>
                <w:szCs w:val="18"/>
              </w:rPr>
              <w:t>0.892</w:t>
            </w:r>
          </w:p>
        </w:tc>
        <w:tc>
          <w:tcPr>
            <w:tcW w:w="0" w:type="auto"/>
            <w:vAlign w:val="center"/>
          </w:tcPr>
          <w:p w14:paraId="4A3A5CFC" w14:textId="77777777" w:rsidR="0009311F" w:rsidRPr="000D1CB5" w:rsidRDefault="0009311F" w:rsidP="009B5C14">
            <w:pPr>
              <w:jc w:val="center"/>
              <w:rPr>
                <w:rFonts w:ascii="Calibri" w:hAnsi="Calibri"/>
                <w:sz w:val="18"/>
                <w:szCs w:val="18"/>
              </w:rPr>
            </w:pPr>
            <w:r w:rsidRPr="000D1CB5">
              <w:rPr>
                <w:rFonts w:ascii="Calibri" w:hAnsi="Calibri"/>
                <w:sz w:val="18"/>
                <w:szCs w:val="18"/>
              </w:rPr>
              <w:t>0.888</w:t>
            </w:r>
          </w:p>
        </w:tc>
        <w:tc>
          <w:tcPr>
            <w:tcW w:w="0" w:type="auto"/>
            <w:vAlign w:val="center"/>
          </w:tcPr>
          <w:p w14:paraId="4A3A5CFD" w14:textId="77777777" w:rsidR="0009311F" w:rsidRPr="000D1CB5" w:rsidRDefault="0009311F" w:rsidP="009B5C14">
            <w:pPr>
              <w:jc w:val="center"/>
              <w:rPr>
                <w:rFonts w:ascii="Calibri" w:hAnsi="Calibri"/>
                <w:sz w:val="18"/>
                <w:szCs w:val="18"/>
              </w:rPr>
            </w:pPr>
            <w:r w:rsidRPr="000D1CB5">
              <w:rPr>
                <w:rFonts w:ascii="Calibri" w:hAnsi="Calibri"/>
                <w:sz w:val="18"/>
                <w:szCs w:val="18"/>
              </w:rPr>
              <w:t>0.884</w:t>
            </w:r>
          </w:p>
        </w:tc>
      </w:tr>
      <w:tr w:rsidR="0009311F" w:rsidRPr="000D1CB5" w14:paraId="4A3A5D0A" w14:textId="77777777" w:rsidTr="009B5C14">
        <w:trPr>
          <w:cantSplit/>
          <w:trHeight w:hRule="exact" w:val="187"/>
          <w:jc w:val="center"/>
        </w:trPr>
        <w:tc>
          <w:tcPr>
            <w:tcW w:w="0" w:type="auto"/>
            <w:vMerge/>
            <w:vAlign w:val="center"/>
          </w:tcPr>
          <w:p w14:paraId="4A3A5CFF" w14:textId="77777777" w:rsidR="0009311F" w:rsidRPr="000D1CB5" w:rsidRDefault="0009311F" w:rsidP="009B5C14">
            <w:pPr>
              <w:jc w:val="center"/>
              <w:rPr>
                <w:rFonts w:ascii="Calibri" w:hAnsi="Calibri"/>
                <w:sz w:val="18"/>
                <w:szCs w:val="18"/>
              </w:rPr>
            </w:pPr>
          </w:p>
        </w:tc>
        <w:tc>
          <w:tcPr>
            <w:tcW w:w="0" w:type="auto"/>
            <w:vAlign w:val="center"/>
          </w:tcPr>
          <w:p w14:paraId="4A3A5D0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15</w:t>
            </w:r>
          </w:p>
        </w:tc>
        <w:tc>
          <w:tcPr>
            <w:tcW w:w="0" w:type="auto"/>
            <w:vAlign w:val="center"/>
          </w:tcPr>
          <w:p w14:paraId="4A3A5D01" w14:textId="77777777" w:rsidR="0009311F" w:rsidRPr="000D1CB5" w:rsidRDefault="0009311F" w:rsidP="009B5C14">
            <w:pPr>
              <w:jc w:val="center"/>
              <w:rPr>
                <w:rFonts w:ascii="Calibri" w:hAnsi="Calibri"/>
                <w:sz w:val="18"/>
                <w:szCs w:val="18"/>
              </w:rPr>
            </w:pPr>
            <w:r w:rsidRPr="000D1CB5">
              <w:rPr>
                <w:rFonts w:ascii="Calibri" w:hAnsi="Calibri"/>
                <w:sz w:val="18"/>
                <w:szCs w:val="18"/>
              </w:rPr>
              <w:t>0.927</w:t>
            </w:r>
          </w:p>
        </w:tc>
        <w:tc>
          <w:tcPr>
            <w:tcW w:w="0" w:type="auto"/>
            <w:vAlign w:val="center"/>
          </w:tcPr>
          <w:p w14:paraId="4A3A5D02" w14:textId="77777777" w:rsidR="0009311F" w:rsidRPr="000D1CB5" w:rsidRDefault="0009311F" w:rsidP="009B5C14">
            <w:pPr>
              <w:jc w:val="center"/>
              <w:rPr>
                <w:rFonts w:ascii="Calibri" w:hAnsi="Calibri"/>
                <w:sz w:val="18"/>
                <w:szCs w:val="18"/>
              </w:rPr>
            </w:pPr>
            <w:r w:rsidRPr="000D1CB5">
              <w:rPr>
                <w:rFonts w:ascii="Calibri" w:hAnsi="Calibri"/>
                <w:sz w:val="18"/>
                <w:szCs w:val="18"/>
              </w:rPr>
              <w:t>0.922</w:t>
            </w:r>
          </w:p>
        </w:tc>
        <w:tc>
          <w:tcPr>
            <w:tcW w:w="0" w:type="auto"/>
            <w:vAlign w:val="center"/>
          </w:tcPr>
          <w:p w14:paraId="4A3A5D03" w14:textId="77777777" w:rsidR="0009311F" w:rsidRPr="000D1CB5" w:rsidRDefault="0009311F" w:rsidP="009B5C14">
            <w:pPr>
              <w:jc w:val="center"/>
              <w:rPr>
                <w:rFonts w:ascii="Calibri" w:hAnsi="Calibri"/>
                <w:sz w:val="18"/>
                <w:szCs w:val="18"/>
              </w:rPr>
            </w:pPr>
            <w:r w:rsidRPr="000D1CB5">
              <w:rPr>
                <w:rFonts w:ascii="Calibri" w:hAnsi="Calibri"/>
                <w:sz w:val="18"/>
                <w:szCs w:val="18"/>
              </w:rPr>
              <w:t>0.918</w:t>
            </w:r>
          </w:p>
        </w:tc>
        <w:tc>
          <w:tcPr>
            <w:tcW w:w="0" w:type="auto"/>
            <w:vAlign w:val="center"/>
          </w:tcPr>
          <w:p w14:paraId="4A3A5D04" w14:textId="77777777" w:rsidR="0009311F" w:rsidRPr="000D1CB5" w:rsidRDefault="0009311F" w:rsidP="009B5C14">
            <w:pPr>
              <w:jc w:val="center"/>
              <w:rPr>
                <w:rFonts w:ascii="Calibri" w:hAnsi="Calibri"/>
                <w:sz w:val="18"/>
                <w:szCs w:val="18"/>
              </w:rPr>
            </w:pPr>
            <w:r w:rsidRPr="000D1CB5">
              <w:rPr>
                <w:rFonts w:ascii="Calibri" w:hAnsi="Calibri"/>
                <w:sz w:val="18"/>
                <w:szCs w:val="18"/>
              </w:rPr>
              <w:t>0.913</w:t>
            </w:r>
          </w:p>
        </w:tc>
        <w:tc>
          <w:tcPr>
            <w:tcW w:w="0" w:type="auto"/>
            <w:vAlign w:val="center"/>
          </w:tcPr>
          <w:p w14:paraId="4A3A5D05" w14:textId="77777777" w:rsidR="0009311F" w:rsidRPr="000D1CB5" w:rsidRDefault="0009311F" w:rsidP="009B5C14">
            <w:pPr>
              <w:jc w:val="center"/>
              <w:rPr>
                <w:rFonts w:ascii="Calibri" w:hAnsi="Calibri"/>
                <w:sz w:val="18"/>
                <w:szCs w:val="18"/>
              </w:rPr>
            </w:pPr>
            <w:r w:rsidRPr="000D1CB5">
              <w:rPr>
                <w:rFonts w:ascii="Calibri" w:hAnsi="Calibri"/>
                <w:sz w:val="18"/>
                <w:szCs w:val="18"/>
              </w:rPr>
              <w:t>0.909</w:t>
            </w:r>
          </w:p>
        </w:tc>
        <w:tc>
          <w:tcPr>
            <w:tcW w:w="0" w:type="auto"/>
            <w:vAlign w:val="center"/>
          </w:tcPr>
          <w:p w14:paraId="4A3A5D06" w14:textId="77777777" w:rsidR="0009311F" w:rsidRPr="000D1CB5" w:rsidRDefault="0009311F" w:rsidP="009B5C14">
            <w:pPr>
              <w:jc w:val="center"/>
              <w:rPr>
                <w:rFonts w:ascii="Calibri" w:hAnsi="Calibri"/>
                <w:sz w:val="18"/>
                <w:szCs w:val="18"/>
              </w:rPr>
            </w:pPr>
            <w:r w:rsidRPr="000D1CB5">
              <w:rPr>
                <w:rFonts w:ascii="Calibri" w:hAnsi="Calibri"/>
                <w:sz w:val="18"/>
                <w:szCs w:val="18"/>
              </w:rPr>
              <w:t>0.905</w:t>
            </w:r>
          </w:p>
        </w:tc>
        <w:tc>
          <w:tcPr>
            <w:tcW w:w="0" w:type="auto"/>
            <w:vAlign w:val="center"/>
          </w:tcPr>
          <w:p w14:paraId="4A3A5D07" w14:textId="77777777" w:rsidR="0009311F" w:rsidRPr="000D1CB5" w:rsidRDefault="0009311F" w:rsidP="009B5C14">
            <w:pPr>
              <w:jc w:val="center"/>
              <w:rPr>
                <w:rFonts w:ascii="Calibri" w:hAnsi="Calibri"/>
                <w:sz w:val="18"/>
                <w:szCs w:val="18"/>
              </w:rPr>
            </w:pPr>
            <w:r w:rsidRPr="000D1CB5">
              <w:rPr>
                <w:rFonts w:ascii="Calibri" w:hAnsi="Calibri"/>
                <w:sz w:val="18"/>
                <w:szCs w:val="18"/>
              </w:rPr>
              <w:t>0.900</w:t>
            </w:r>
          </w:p>
        </w:tc>
        <w:tc>
          <w:tcPr>
            <w:tcW w:w="0" w:type="auto"/>
            <w:vAlign w:val="center"/>
          </w:tcPr>
          <w:p w14:paraId="4A3A5D08" w14:textId="77777777" w:rsidR="0009311F" w:rsidRPr="000D1CB5" w:rsidRDefault="0009311F" w:rsidP="009B5C14">
            <w:pPr>
              <w:jc w:val="center"/>
              <w:rPr>
                <w:rFonts w:ascii="Calibri" w:hAnsi="Calibri"/>
                <w:sz w:val="18"/>
                <w:szCs w:val="18"/>
              </w:rPr>
            </w:pPr>
            <w:r w:rsidRPr="000D1CB5">
              <w:rPr>
                <w:rFonts w:ascii="Calibri" w:hAnsi="Calibri"/>
                <w:sz w:val="18"/>
                <w:szCs w:val="18"/>
              </w:rPr>
              <w:t>0.896</w:t>
            </w:r>
          </w:p>
        </w:tc>
        <w:tc>
          <w:tcPr>
            <w:tcW w:w="0" w:type="auto"/>
            <w:vAlign w:val="center"/>
          </w:tcPr>
          <w:p w14:paraId="4A3A5D09" w14:textId="77777777" w:rsidR="0009311F" w:rsidRPr="000D1CB5" w:rsidRDefault="0009311F" w:rsidP="009B5C14">
            <w:pPr>
              <w:jc w:val="center"/>
              <w:rPr>
                <w:rFonts w:ascii="Calibri" w:hAnsi="Calibri"/>
                <w:sz w:val="18"/>
                <w:szCs w:val="18"/>
              </w:rPr>
            </w:pPr>
            <w:r w:rsidRPr="000D1CB5">
              <w:rPr>
                <w:rFonts w:ascii="Calibri" w:hAnsi="Calibri"/>
                <w:sz w:val="18"/>
                <w:szCs w:val="18"/>
              </w:rPr>
              <w:t>0.892</w:t>
            </w:r>
          </w:p>
        </w:tc>
      </w:tr>
      <w:tr w:rsidR="0009311F" w:rsidRPr="000D1CB5" w14:paraId="4A3A5D16" w14:textId="77777777" w:rsidTr="009B5C14">
        <w:trPr>
          <w:cantSplit/>
          <w:trHeight w:hRule="exact" w:val="187"/>
          <w:jc w:val="center"/>
        </w:trPr>
        <w:tc>
          <w:tcPr>
            <w:tcW w:w="0" w:type="auto"/>
            <w:vMerge/>
            <w:vAlign w:val="center"/>
          </w:tcPr>
          <w:p w14:paraId="4A3A5D0B" w14:textId="77777777" w:rsidR="0009311F" w:rsidRPr="000D1CB5" w:rsidRDefault="0009311F" w:rsidP="009B5C14">
            <w:pPr>
              <w:jc w:val="center"/>
              <w:rPr>
                <w:rFonts w:ascii="Calibri" w:hAnsi="Calibri"/>
                <w:sz w:val="18"/>
                <w:szCs w:val="18"/>
              </w:rPr>
            </w:pPr>
          </w:p>
        </w:tc>
        <w:tc>
          <w:tcPr>
            <w:tcW w:w="0" w:type="auto"/>
            <w:vAlign w:val="center"/>
          </w:tcPr>
          <w:p w14:paraId="4A3A5D0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20</w:t>
            </w:r>
          </w:p>
        </w:tc>
        <w:tc>
          <w:tcPr>
            <w:tcW w:w="0" w:type="auto"/>
            <w:vAlign w:val="center"/>
          </w:tcPr>
          <w:p w14:paraId="4A3A5D0D" w14:textId="77777777" w:rsidR="0009311F" w:rsidRPr="000D1CB5" w:rsidRDefault="0009311F" w:rsidP="009B5C14">
            <w:pPr>
              <w:jc w:val="center"/>
              <w:rPr>
                <w:rFonts w:ascii="Calibri" w:hAnsi="Calibri"/>
                <w:sz w:val="18"/>
                <w:szCs w:val="18"/>
              </w:rPr>
            </w:pPr>
            <w:r w:rsidRPr="000D1CB5">
              <w:rPr>
                <w:rFonts w:ascii="Calibri" w:hAnsi="Calibri"/>
                <w:sz w:val="18"/>
                <w:szCs w:val="18"/>
              </w:rPr>
              <w:t>0.935</w:t>
            </w:r>
          </w:p>
        </w:tc>
        <w:tc>
          <w:tcPr>
            <w:tcW w:w="0" w:type="auto"/>
            <w:vAlign w:val="center"/>
          </w:tcPr>
          <w:p w14:paraId="4A3A5D0E" w14:textId="77777777" w:rsidR="0009311F" w:rsidRPr="000D1CB5" w:rsidRDefault="0009311F" w:rsidP="009B5C14">
            <w:pPr>
              <w:jc w:val="center"/>
              <w:rPr>
                <w:rFonts w:ascii="Calibri" w:hAnsi="Calibri"/>
                <w:sz w:val="18"/>
                <w:szCs w:val="18"/>
              </w:rPr>
            </w:pPr>
            <w:r w:rsidRPr="000D1CB5">
              <w:rPr>
                <w:rFonts w:ascii="Calibri" w:hAnsi="Calibri"/>
                <w:sz w:val="18"/>
                <w:szCs w:val="18"/>
              </w:rPr>
              <w:t>0.931</w:t>
            </w:r>
          </w:p>
        </w:tc>
        <w:tc>
          <w:tcPr>
            <w:tcW w:w="0" w:type="auto"/>
            <w:vAlign w:val="center"/>
          </w:tcPr>
          <w:p w14:paraId="4A3A5D0F" w14:textId="77777777" w:rsidR="0009311F" w:rsidRPr="000D1CB5" w:rsidRDefault="0009311F" w:rsidP="009B5C14">
            <w:pPr>
              <w:jc w:val="center"/>
              <w:rPr>
                <w:rFonts w:ascii="Calibri" w:hAnsi="Calibri"/>
                <w:sz w:val="18"/>
                <w:szCs w:val="18"/>
              </w:rPr>
            </w:pPr>
            <w:r w:rsidRPr="000D1CB5">
              <w:rPr>
                <w:rFonts w:ascii="Calibri" w:hAnsi="Calibri"/>
                <w:sz w:val="18"/>
                <w:szCs w:val="18"/>
              </w:rPr>
              <w:t>0.926</w:t>
            </w:r>
          </w:p>
        </w:tc>
        <w:tc>
          <w:tcPr>
            <w:tcW w:w="0" w:type="auto"/>
            <w:vAlign w:val="center"/>
          </w:tcPr>
          <w:p w14:paraId="4A3A5D10" w14:textId="77777777" w:rsidR="0009311F" w:rsidRPr="000D1CB5" w:rsidRDefault="0009311F" w:rsidP="009B5C14">
            <w:pPr>
              <w:jc w:val="center"/>
              <w:rPr>
                <w:rFonts w:ascii="Calibri" w:hAnsi="Calibri"/>
                <w:sz w:val="18"/>
                <w:szCs w:val="18"/>
              </w:rPr>
            </w:pPr>
            <w:r w:rsidRPr="000D1CB5">
              <w:rPr>
                <w:rFonts w:ascii="Calibri" w:hAnsi="Calibri"/>
                <w:sz w:val="18"/>
                <w:szCs w:val="18"/>
              </w:rPr>
              <w:t>0.922</w:t>
            </w:r>
          </w:p>
        </w:tc>
        <w:tc>
          <w:tcPr>
            <w:tcW w:w="0" w:type="auto"/>
            <w:vAlign w:val="center"/>
          </w:tcPr>
          <w:p w14:paraId="4A3A5D11" w14:textId="77777777" w:rsidR="0009311F" w:rsidRPr="000D1CB5" w:rsidRDefault="0009311F" w:rsidP="009B5C14">
            <w:pPr>
              <w:jc w:val="center"/>
              <w:rPr>
                <w:rFonts w:ascii="Calibri" w:hAnsi="Calibri"/>
                <w:sz w:val="18"/>
                <w:szCs w:val="18"/>
              </w:rPr>
            </w:pPr>
            <w:r w:rsidRPr="000D1CB5">
              <w:rPr>
                <w:rFonts w:ascii="Calibri" w:hAnsi="Calibri"/>
                <w:sz w:val="18"/>
                <w:szCs w:val="18"/>
              </w:rPr>
              <w:t>09.17</w:t>
            </w:r>
          </w:p>
        </w:tc>
        <w:tc>
          <w:tcPr>
            <w:tcW w:w="0" w:type="auto"/>
            <w:vAlign w:val="center"/>
          </w:tcPr>
          <w:p w14:paraId="4A3A5D12" w14:textId="77777777" w:rsidR="0009311F" w:rsidRPr="000D1CB5" w:rsidRDefault="0009311F" w:rsidP="009B5C14">
            <w:pPr>
              <w:jc w:val="center"/>
              <w:rPr>
                <w:rFonts w:ascii="Calibri" w:hAnsi="Calibri"/>
                <w:sz w:val="18"/>
                <w:szCs w:val="18"/>
              </w:rPr>
            </w:pPr>
            <w:r w:rsidRPr="000D1CB5">
              <w:rPr>
                <w:rFonts w:ascii="Calibri" w:hAnsi="Calibri"/>
                <w:sz w:val="18"/>
                <w:szCs w:val="18"/>
              </w:rPr>
              <w:t>0.913</w:t>
            </w:r>
          </w:p>
        </w:tc>
        <w:tc>
          <w:tcPr>
            <w:tcW w:w="0" w:type="auto"/>
            <w:vAlign w:val="center"/>
          </w:tcPr>
          <w:p w14:paraId="4A3A5D13" w14:textId="77777777" w:rsidR="0009311F" w:rsidRPr="000D1CB5" w:rsidRDefault="0009311F" w:rsidP="009B5C14">
            <w:pPr>
              <w:jc w:val="center"/>
              <w:rPr>
                <w:rFonts w:ascii="Calibri" w:hAnsi="Calibri"/>
                <w:sz w:val="18"/>
                <w:szCs w:val="18"/>
              </w:rPr>
            </w:pPr>
            <w:r w:rsidRPr="000D1CB5">
              <w:rPr>
                <w:rFonts w:ascii="Calibri" w:hAnsi="Calibri"/>
                <w:sz w:val="18"/>
                <w:szCs w:val="18"/>
              </w:rPr>
              <w:t>0.909</w:t>
            </w:r>
          </w:p>
        </w:tc>
        <w:tc>
          <w:tcPr>
            <w:tcW w:w="0" w:type="auto"/>
            <w:vAlign w:val="center"/>
          </w:tcPr>
          <w:p w14:paraId="4A3A5D14" w14:textId="77777777" w:rsidR="0009311F" w:rsidRPr="000D1CB5" w:rsidRDefault="0009311F" w:rsidP="009B5C14">
            <w:pPr>
              <w:jc w:val="center"/>
              <w:rPr>
                <w:rFonts w:ascii="Calibri" w:hAnsi="Calibri"/>
                <w:sz w:val="18"/>
                <w:szCs w:val="18"/>
              </w:rPr>
            </w:pPr>
            <w:r w:rsidRPr="000D1CB5">
              <w:rPr>
                <w:rFonts w:ascii="Calibri" w:hAnsi="Calibri"/>
                <w:sz w:val="18"/>
                <w:szCs w:val="18"/>
              </w:rPr>
              <w:t>0.905</w:t>
            </w:r>
          </w:p>
        </w:tc>
        <w:tc>
          <w:tcPr>
            <w:tcW w:w="0" w:type="auto"/>
            <w:vAlign w:val="center"/>
          </w:tcPr>
          <w:p w14:paraId="4A3A5D15" w14:textId="77777777" w:rsidR="0009311F" w:rsidRPr="000D1CB5" w:rsidRDefault="0009311F" w:rsidP="009B5C14">
            <w:pPr>
              <w:jc w:val="center"/>
              <w:rPr>
                <w:rFonts w:ascii="Calibri" w:hAnsi="Calibri"/>
                <w:sz w:val="18"/>
                <w:szCs w:val="18"/>
              </w:rPr>
            </w:pPr>
            <w:r w:rsidRPr="000D1CB5">
              <w:rPr>
                <w:rFonts w:ascii="Calibri" w:hAnsi="Calibri"/>
                <w:sz w:val="18"/>
                <w:szCs w:val="18"/>
              </w:rPr>
              <w:t>0.900</w:t>
            </w:r>
          </w:p>
        </w:tc>
      </w:tr>
      <w:tr w:rsidR="0009311F" w:rsidRPr="000D1CB5" w14:paraId="4A3A5D22" w14:textId="77777777" w:rsidTr="009B5C14">
        <w:trPr>
          <w:cantSplit/>
          <w:trHeight w:hRule="exact" w:val="187"/>
          <w:jc w:val="center"/>
        </w:trPr>
        <w:tc>
          <w:tcPr>
            <w:tcW w:w="0" w:type="auto"/>
            <w:vMerge/>
            <w:vAlign w:val="center"/>
          </w:tcPr>
          <w:p w14:paraId="4A3A5D17" w14:textId="77777777" w:rsidR="0009311F" w:rsidRPr="000D1CB5" w:rsidRDefault="0009311F" w:rsidP="009B5C14">
            <w:pPr>
              <w:jc w:val="center"/>
              <w:rPr>
                <w:rFonts w:ascii="Calibri" w:hAnsi="Calibri"/>
                <w:sz w:val="18"/>
                <w:szCs w:val="18"/>
              </w:rPr>
            </w:pPr>
          </w:p>
        </w:tc>
        <w:tc>
          <w:tcPr>
            <w:tcW w:w="0" w:type="auto"/>
            <w:vAlign w:val="center"/>
          </w:tcPr>
          <w:p w14:paraId="4A3A5D1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25</w:t>
            </w:r>
          </w:p>
        </w:tc>
        <w:tc>
          <w:tcPr>
            <w:tcW w:w="0" w:type="auto"/>
            <w:vAlign w:val="center"/>
          </w:tcPr>
          <w:p w14:paraId="4A3A5D19" w14:textId="77777777" w:rsidR="0009311F" w:rsidRPr="000D1CB5" w:rsidRDefault="0009311F" w:rsidP="009B5C14">
            <w:pPr>
              <w:jc w:val="center"/>
              <w:rPr>
                <w:rFonts w:ascii="Calibri" w:hAnsi="Calibri"/>
                <w:sz w:val="18"/>
                <w:szCs w:val="18"/>
              </w:rPr>
            </w:pPr>
            <w:r w:rsidRPr="000D1CB5">
              <w:rPr>
                <w:rFonts w:ascii="Calibri" w:hAnsi="Calibri"/>
                <w:sz w:val="18"/>
                <w:szCs w:val="18"/>
              </w:rPr>
              <w:t>0.944</w:t>
            </w:r>
          </w:p>
        </w:tc>
        <w:tc>
          <w:tcPr>
            <w:tcW w:w="0" w:type="auto"/>
            <w:vAlign w:val="center"/>
          </w:tcPr>
          <w:p w14:paraId="4A3A5D1A" w14:textId="77777777" w:rsidR="0009311F" w:rsidRPr="000D1CB5" w:rsidRDefault="0009311F" w:rsidP="009B5C14">
            <w:pPr>
              <w:jc w:val="center"/>
              <w:rPr>
                <w:rFonts w:ascii="Calibri" w:hAnsi="Calibri"/>
                <w:sz w:val="18"/>
                <w:szCs w:val="18"/>
              </w:rPr>
            </w:pPr>
            <w:r w:rsidRPr="000D1CB5">
              <w:rPr>
                <w:rFonts w:ascii="Calibri" w:hAnsi="Calibri"/>
                <w:sz w:val="18"/>
                <w:szCs w:val="18"/>
              </w:rPr>
              <w:t>0.939</w:t>
            </w:r>
          </w:p>
        </w:tc>
        <w:tc>
          <w:tcPr>
            <w:tcW w:w="0" w:type="auto"/>
            <w:vAlign w:val="center"/>
          </w:tcPr>
          <w:p w14:paraId="4A3A5D1B" w14:textId="77777777" w:rsidR="0009311F" w:rsidRPr="000D1CB5" w:rsidRDefault="0009311F" w:rsidP="009B5C14">
            <w:pPr>
              <w:jc w:val="center"/>
              <w:rPr>
                <w:rFonts w:ascii="Calibri" w:hAnsi="Calibri"/>
                <w:sz w:val="18"/>
                <w:szCs w:val="18"/>
              </w:rPr>
            </w:pPr>
            <w:r w:rsidRPr="000D1CB5">
              <w:rPr>
                <w:rFonts w:ascii="Calibri" w:hAnsi="Calibri"/>
                <w:sz w:val="18"/>
                <w:szCs w:val="18"/>
              </w:rPr>
              <w:t>0.935</w:t>
            </w:r>
          </w:p>
        </w:tc>
        <w:tc>
          <w:tcPr>
            <w:tcW w:w="0" w:type="auto"/>
            <w:vAlign w:val="center"/>
          </w:tcPr>
          <w:p w14:paraId="4A3A5D1C" w14:textId="77777777" w:rsidR="0009311F" w:rsidRPr="000D1CB5" w:rsidRDefault="0009311F" w:rsidP="009B5C14">
            <w:pPr>
              <w:jc w:val="center"/>
              <w:rPr>
                <w:rFonts w:ascii="Calibri" w:hAnsi="Calibri"/>
                <w:sz w:val="18"/>
                <w:szCs w:val="18"/>
              </w:rPr>
            </w:pPr>
            <w:r w:rsidRPr="000D1CB5">
              <w:rPr>
                <w:rFonts w:ascii="Calibri" w:hAnsi="Calibri"/>
                <w:sz w:val="18"/>
                <w:szCs w:val="18"/>
              </w:rPr>
              <w:t>0.930</w:t>
            </w:r>
          </w:p>
        </w:tc>
        <w:tc>
          <w:tcPr>
            <w:tcW w:w="0" w:type="auto"/>
            <w:vAlign w:val="center"/>
          </w:tcPr>
          <w:p w14:paraId="4A3A5D1D" w14:textId="77777777" w:rsidR="0009311F" w:rsidRPr="000D1CB5" w:rsidRDefault="0009311F" w:rsidP="009B5C14">
            <w:pPr>
              <w:jc w:val="center"/>
              <w:rPr>
                <w:rFonts w:ascii="Calibri" w:hAnsi="Calibri"/>
                <w:sz w:val="18"/>
                <w:szCs w:val="18"/>
              </w:rPr>
            </w:pPr>
            <w:r w:rsidRPr="000D1CB5">
              <w:rPr>
                <w:rFonts w:ascii="Calibri" w:hAnsi="Calibri"/>
                <w:sz w:val="18"/>
                <w:szCs w:val="18"/>
              </w:rPr>
              <w:t>0.926</w:t>
            </w:r>
          </w:p>
        </w:tc>
        <w:tc>
          <w:tcPr>
            <w:tcW w:w="0" w:type="auto"/>
            <w:vAlign w:val="center"/>
          </w:tcPr>
          <w:p w14:paraId="4A3A5D1E" w14:textId="77777777" w:rsidR="0009311F" w:rsidRPr="000D1CB5" w:rsidRDefault="0009311F" w:rsidP="009B5C14">
            <w:pPr>
              <w:jc w:val="center"/>
              <w:rPr>
                <w:rFonts w:ascii="Calibri" w:hAnsi="Calibri"/>
                <w:sz w:val="18"/>
                <w:szCs w:val="18"/>
              </w:rPr>
            </w:pPr>
            <w:r w:rsidRPr="000D1CB5">
              <w:rPr>
                <w:rFonts w:ascii="Calibri" w:hAnsi="Calibri"/>
                <w:sz w:val="18"/>
                <w:szCs w:val="18"/>
              </w:rPr>
              <w:t>0.922</w:t>
            </w:r>
          </w:p>
        </w:tc>
        <w:tc>
          <w:tcPr>
            <w:tcW w:w="0" w:type="auto"/>
            <w:vAlign w:val="center"/>
          </w:tcPr>
          <w:p w14:paraId="4A3A5D1F" w14:textId="77777777" w:rsidR="0009311F" w:rsidRPr="000D1CB5" w:rsidRDefault="0009311F" w:rsidP="009B5C14">
            <w:pPr>
              <w:jc w:val="center"/>
              <w:rPr>
                <w:rFonts w:ascii="Calibri" w:hAnsi="Calibri"/>
                <w:sz w:val="18"/>
                <w:szCs w:val="18"/>
              </w:rPr>
            </w:pPr>
            <w:r w:rsidRPr="000D1CB5">
              <w:rPr>
                <w:rFonts w:ascii="Calibri" w:hAnsi="Calibri"/>
                <w:sz w:val="18"/>
                <w:szCs w:val="18"/>
              </w:rPr>
              <w:t>0.917</w:t>
            </w:r>
          </w:p>
        </w:tc>
        <w:tc>
          <w:tcPr>
            <w:tcW w:w="0" w:type="auto"/>
            <w:vAlign w:val="center"/>
          </w:tcPr>
          <w:p w14:paraId="4A3A5D20" w14:textId="77777777" w:rsidR="0009311F" w:rsidRPr="000D1CB5" w:rsidRDefault="0009311F" w:rsidP="009B5C14">
            <w:pPr>
              <w:jc w:val="center"/>
              <w:rPr>
                <w:rFonts w:ascii="Calibri" w:hAnsi="Calibri"/>
                <w:sz w:val="18"/>
                <w:szCs w:val="18"/>
              </w:rPr>
            </w:pPr>
            <w:r w:rsidRPr="000D1CB5">
              <w:rPr>
                <w:rFonts w:ascii="Calibri" w:hAnsi="Calibri"/>
                <w:sz w:val="18"/>
                <w:szCs w:val="18"/>
              </w:rPr>
              <w:t>0.913</w:t>
            </w:r>
          </w:p>
        </w:tc>
        <w:tc>
          <w:tcPr>
            <w:tcW w:w="0" w:type="auto"/>
            <w:vAlign w:val="center"/>
          </w:tcPr>
          <w:p w14:paraId="4A3A5D21" w14:textId="77777777" w:rsidR="0009311F" w:rsidRPr="000D1CB5" w:rsidRDefault="0009311F" w:rsidP="009B5C14">
            <w:pPr>
              <w:jc w:val="center"/>
              <w:rPr>
                <w:rFonts w:ascii="Calibri" w:hAnsi="Calibri"/>
                <w:sz w:val="18"/>
                <w:szCs w:val="18"/>
              </w:rPr>
            </w:pPr>
            <w:r w:rsidRPr="000D1CB5">
              <w:rPr>
                <w:rFonts w:ascii="Calibri" w:hAnsi="Calibri"/>
                <w:sz w:val="18"/>
                <w:szCs w:val="18"/>
              </w:rPr>
              <w:t>0.909</w:t>
            </w:r>
          </w:p>
        </w:tc>
      </w:tr>
      <w:tr w:rsidR="0009311F" w:rsidRPr="000D1CB5" w14:paraId="4A3A5D2E" w14:textId="77777777" w:rsidTr="009B5C14">
        <w:trPr>
          <w:cantSplit/>
          <w:trHeight w:hRule="exact" w:val="187"/>
          <w:jc w:val="center"/>
        </w:trPr>
        <w:tc>
          <w:tcPr>
            <w:tcW w:w="0" w:type="auto"/>
            <w:vMerge/>
            <w:vAlign w:val="center"/>
          </w:tcPr>
          <w:p w14:paraId="4A3A5D23" w14:textId="77777777" w:rsidR="0009311F" w:rsidRPr="000D1CB5" w:rsidRDefault="0009311F" w:rsidP="009B5C14">
            <w:pPr>
              <w:jc w:val="center"/>
              <w:rPr>
                <w:rFonts w:ascii="Calibri" w:hAnsi="Calibri"/>
                <w:sz w:val="18"/>
                <w:szCs w:val="18"/>
              </w:rPr>
            </w:pPr>
          </w:p>
        </w:tc>
        <w:tc>
          <w:tcPr>
            <w:tcW w:w="0" w:type="auto"/>
            <w:vAlign w:val="center"/>
          </w:tcPr>
          <w:p w14:paraId="4A3A5D2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30</w:t>
            </w:r>
          </w:p>
        </w:tc>
        <w:tc>
          <w:tcPr>
            <w:tcW w:w="0" w:type="auto"/>
            <w:vAlign w:val="center"/>
          </w:tcPr>
          <w:p w14:paraId="4A3A5D25" w14:textId="77777777" w:rsidR="0009311F" w:rsidRPr="000D1CB5" w:rsidRDefault="0009311F" w:rsidP="009B5C14">
            <w:pPr>
              <w:jc w:val="center"/>
              <w:rPr>
                <w:rFonts w:ascii="Calibri" w:hAnsi="Calibri"/>
                <w:sz w:val="18"/>
                <w:szCs w:val="18"/>
              </w:rPr>
            </w:pPr>
            <w:r w:rsidRPr="000D1CB5">
              <w:rPr>
                <w:rFonts w:ascii="Calibri" w:hAnsi="Calibri"/>
                <w:sz w:val="18"/>
                <w:szCs w:val="18"/>
              </w:rPr>
              <w:t>0.952</w:t>
            </w:r>
          </w:p>
        </w:tc>
        <w:tc>
          <w:tcPr>
            <w:tcW w:w="0" w:type="auto"/>
            <w:vAlign w:val="center"/>
          </w:tcPr>
          <w:p w14:paraId="4A3A5D26" w14:textId="77777777" w:rsidR="0009311F" w:rsidRPr="000D1CB5" w:rsidRDefault="0009311F" w:rsidP="009B5C14">
            <w:pPr>
              <w:jc w:val="center"/>
              <w:rPr>
                <w:rFonts w:ascii="Calibri" w:hAnsi="Calibri"/>
                <w:sz w:val="18"/>
                <w:szCs w:val="18"/>
              </w:rPr>
            </w:pPr>
            <w:r w:rsidRPr="000D1CB5">
              <w:rPr>
                <w:rFonts w:ascii="Calibri" w:hAnsi="Calibri"/>
                <w:sz w:val="18"/>
                <w:szCs w:val="18"/>
              </w:rPr>
              <w:t>0.948</w:t>
            </w:r>
          </w:p>
        </w:tc>
        <w:tc>
          <w:tcPr>
            <w:tcW w:w="0" w:type="auto"/>
            <w:vAlign w:val="center"/>
          </w:tcPr>
          <w:p w14:paraId="4A3A5D27" w14:textId="77777777" w:rsidR="0009311F" w:rsidRPr="000D1CB5" w:rsidRDefault="0009311F" w:rsidP="009B5C14">
            <w:pPr>
              <w:jc w:val="center"/>
              <w:rPr>
                <w:rFonts w:ascii="Calibri" w:hAnsi="Calibri"/>
                <w:sz w:val="18"/>
                <w:szCs w:val="18"/>
              </w:rPr>
            </w:pPr>
            <w:r w:rsidRPr="000D1CB5">
              <w:rPr>
                <w:rFonts w:ascii="Calibri" w:hAnsi="Calibri"/>
                <w:sz w:val="18"/>
                <w:szCs w:val="18"/>
              </w:rPr>
              <w:t>0.943</w:t>
            </w:r>
          </w:p>
        </w:tc>
        <w:tc>
          <w:tcPr>
            <w:tcW w:w="0" w:type="auto"/>
            <w:vAlign w:val="center"/>
          </w:tcPr>
          <w:p w14:paraId="4A3A5D28" w14:textId="77777777" w:rsidR="0009311F" w:rsidRPr="000D1CB5" w:rsidRDefault="0009311F" w:rsidP="009B5C14">
            <w:pPr>
              <w:jc w:val="center"/>
              <w:rPr>
                <w:rFonts w:ascii="Calibri" w:hAnsi="Calibri"/>
                <w:sz w:val="18"/>
                <w:szCs w:val="18"/>
              </w:rPr>
            </w:pPr>
            <w:r w:rsidRPr="000D1CB5">
              <w:rPr>
                <w:rFonts w:ascii="Calibri" w:hAnsi="Calibri"/>
                <w:sz w:val="18"/>
                <w:szCs w:val="18"/>
              </w:rPr>
              <w:t>0.939</w:t>
            </w:r>
          </w:p>
        </w:tc>
        <w:tc>
          <w:tcPr>
            <w:tcW w:w="0" w:type="auto"/>
            <w:vAlign w:val="center"/>
          </w:tcPr>
          <w:p w14:paraId="4A3A5D29" w14:textId="77777777" w:rsidR="0009311F" w:rsidRPr="000D1CB5" w:rsidRDefault="0009311F" w:rsidP="009B5C14">
            <w:pPr>
              <w:jc w:val="center"/>
              <w:rPr>
                <w:rFonts w:ascii="Calibri" w:hAnsi="Calibri"/>
                <w:sz w:val="18"/>
                <w:szCs w:val="18"/>
              </w:rPr>
            </w:pPr>
            <w:r w:rsidRPr="000D1CB5">
              <w:rPr>
                <w:rFonts w:ascii="Calibri" w:hAnsi="Calibri"/>
                <w:sz w:val="18"/>
                <w:szCs w:val="18"/>
              </w:rPr>
              <w:t>0.934</w:t>
            </w:r>
          </w:p>
        </w:tc>
        <w:tc>
          <w:tcPr>
            <w:tcW w:w="0" w:type="auto"/>
            <w:vAlign w:val="center"/>
          </w:tcPr>
          <w:p w14:paraId="4A3A5D2A" w14:textId="77777777" w:rsidR="0009311F" w:rsidRPr="000D1CB5" w:rsidRDefault="0009311F" w:rsidP="009B5C14">
            <w:pPr>
              <w:jc w:val="center"/>
              <w:rPr>
                <w:rFonts w:ascii="Calibri" w:hAnsi="Calibri"/>
                <w:sz w:val="18"/>
                <w:szCs w:val="18"/>
              </w:rPr>
            </w:pPr>
            <w:r w:rsidRPr="000D1CB5">
              <w:rPr>
                <w:rFonts w:ascii="Calibri" w:hAnsi="Calibri"/>
                <w:sz w:val="18"/>
                <w:szCs w:val="18"/>
              </w:rPr>
              <w:t>0.930</w:t>
            </w:r>
          </w:p>
        </w:tc>
        <w:tc>
          <w:tcPr>
            <w:tcW w:w="0" w:type="auto"/>
            <w:vAlign w:val="center"/>
          </w:tcPr>
          <w:p w14:paraId="4A3A5D2B" w14:textId="77777777" w:rsidR="0009311F" w:rsidRPr="000D1CB5" w:rsidRDefault="0009311F" w:rsidP="009B5C14">
            <w:pPr>
              <w:jc w:val="center"/>
              <w:rPr>
                <w:rFonts w:ascii="Calibri" w:hAnsi="Calibri"/>
                <w:sz w:val="18"/>
                <w:szCs w:val="18"/>
              </w:rPr>
            </w:pPr>
            <w:r w:rsidRPr="000D1CB5">
              <w:rPr>
                <w:rFonts w:ascii="Calibri" w:hAnsi="Calibri"/>
                <w:sz w:val="18"/>
                <w:szCs w:val="18"/>
              </w:rPr>
              <w:t>0.926</w:t>
            </w:r>
          </w:p>
        </w:tc>
        <w:tc>
          <w:tcPr>
            <w:tcW w:w="0" w:type="auto"/>
            <w:vAlign w:val="center"/>
          </w:tcPr>
          <w:p w14:paraId="4A3A5D2C" w14:textId="77777777" w:rsidR="0009311F" w:rsidRPr="000D1CB5" w:rsidRDefault="0009311F" w:rsidP="009B5C14">
            <w:pPr>
              <w:jc w:val="center"/>
              <w:rPr>
                <w:rFonts w:ascii="Calibri" w:hAnsi="Calibri"/>
                <w:sz w:val="18"/>
                <w:szCs w:val="18"/>
              </w:rPr>
            </w:pPr>
            <w:r w:rsidRPr="000D1CB5">
              <w:rPr>
                <w:rFonts w:ascii="Calibri" w:hAnsi="Calibri"/>
                <w:sz w:val="18"/>
                <w:szCs w:val="18"/>
              </w:rPr>
              <w:t>0.921</w:t>
            </w:r>
          </w:p>
        </w:tc>
        <w:tc>
          <w:tcPr>
            <w:tcW w:w="0" w:type="auto"/>
            <w:vAlign w:val="center"/>
          </w:tcPr>
          <w:p w14:paraId="4A3A5D2D" w14:textId="77777777" w:rsidR="0009311F" w:rsidRPr="000D1CB5" w:rsidRDefault="0009311F" w:rsidP="009B5C14">
            <w:pPr>
              <w:jc w:val="center"/>
              <w:rPr>
                <w:rFonts w:ascii="Calibri" w:hAnsi="Calibri"/>
                <w:sz w:val="18"/>
                <w:szCs w:val="18"/>
              </w:rPr>
            </w:pPr>
            <w:r w:rsidRPr="000D1CB5">
              <w:rPr>
                <w:rFonts w:ascii="Calibri" w:hAnsi="Calibri"/>
                <w:sz w:val="18"/>
                <w:szCs w:val="18"/>
              </w:rPr>
              <w:t>0.917</w:t>
            </w:r>
          </w:p>
        </w:tc>
      </w:tr>
      <w:tr w:rsidR="0009311F" w:rsidRPr="000D1CB5" w14:paraId="4A3A5D3A" w14:textId="77777777" w:rsidTr="009B5C14">
        <w:trPr>
          <w:cantSplit/>
          <w:trHeight w:hRule="exact" w:val="187"/>
          <w:jc w:val="center"/>
        </w:trPr>
        <w:tc>
          <w:tcPr>
            <w:tcW w:w="0" w:type="auto"/>
            <w:vMerge/>
            <w:vAlign w:val="center"/>
          </w:tcPr>
          <w:p w14:paraId="4A3A5D2F" w14:textId="77777777" w:rsidR="0009311F" w:rsidRPr="000D1CB5" w:rsidRDefault="0009311F" w:rsidP="009B5C14">
            <w:pPr>
              <w:jc w:val="center"/>
              <w:rPr>
                <w:rFonts w:ascii="Calibri" w:hAnsi="Calibri"/>
                <w:sz w:val="18"/>
                <w:szCs w:val="18"/>
              </w:rPr>
            </w:pPr>
          </w:p>
        </w:tc>
        <w:tc>
          <w:tcPr>
            <w:tcW w:w="0" w:type="auto"/>
            <w:vAlign w:val="center"/>
          </w:tcPr>
          <w:p w14:paraId="4A3A5D3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35</w:t>
            </w:r>
          </w:p>
        </w:tc>
        <w:tc>
          <w:tcPr>
            <w:tcW w:w="0" w:type="auto"/>
            <w:vAlign w:val="center"/>
          </w:tcPr>
          <w:p w14:paraId="4A3A5D31" w14:textId="77777777" w:rsidR="0009311F" w:rsidRPr="000D1CB5" w:rsidRDefault="0009311F" w:rsidP="009B5C14">
            <w:pPr>
              <w:jc w:val="center"/>
              <w:rPr>
                <w:rFonts w:ascii="Calibri" w:hAnsi="Calibri"/>
                <w:sz w:val="18"/>
                <w:szCs w:val="18"/>
              </w:rPr>
            </w:pPr>
            <w:r w:rsidRPr="000D1CB5">
              <w:rPr>
                <w:rFonts w:ascii="Calibri" w:hAnsi="Calibri"/>
                <w:sz w:val="18"/>
                <w:szCs w:val="18"/>
              </w:rPr>
              <w:t>0.961</w:t>
            </w:r>
          </w:p>
        </w:tc>
        <w:tc>
          <w:tcPr>
            <w:tcW w:w="0" w:type="auto"/>
            <w:vAlign w:val="center"/>
          </w:tcPr>
          <w:p w14:paraId="4A3A5D32" w14:textId="77777777" w:rsidR="0009311F" w:rsidRPr="000D1CB5" w:rsidRDefault="0009311F" w:rsidP="009B5C14">
            <w:pPr>
              <w:jc w:val="center"/>
              <w:rPr>
                <w:rFonts w:ascii="Calibri" w:hAnsi="Calibri"/>
                <w:sz w:val="18"/>
                <w:szCs w:val="18"/>
              </w:rPr>
            </w:pPr>
            <w:r w:rsidRPr="000D1CB5">
              <w:rPr>
                <w:rFonts w:ascii="Calibri" w:hAnsi="Calibri"/>
                <w:sz w:val="18"/>
                <w:szCs w:val="18"/>
              </w:rPr>
              <w:t>0.956</w:t>
            </w:r>
          </w:p>
        </w:tc>
        <w:tc>
          <w:tcPr>
            <w:tcW w:w="0" w:type="auto"/>
            <w:vAlign w:val="center"/>
          </w:tcPr>
          <w:p w14:paraId="4A3A5D33" w14:textId="77777777" w:rsidR="0009311F" w:rsidRPr="000D1CB5" w:rsidRDefault="0009311F" w:rsidP="009B5C14">
            <w:pPr>
              <w:jc w:val="center"/>
              <w:rPr>
                <w:rFonts w:ascii="Calibri" w:hAnsi="Calibri"/>
                <w:sz w:val="18"/>
                <w:szCs w:val="18"/>
              </w:rPr>
            </w:pPr>
            <w:r w:rsidRPr="000D1CB5">
              <w:rPr>
                <w:rFonts w:ascii="Calibri" w:hAnsi="Calibri"/>
                <w:sz w:val="18"/>
                <w:szCs w:val="18"/>
              </w:rPr>
              <w:t>0.952</w:t>
            </w:r>
          </w:p>
        </w:tc>
        <w:tc>
          <w:tcPr>
            <w:tcW w:w="0" w:type="auto"/>
            <w:vAlign w:val="center"/>
          </w:tcPr>
          <w:p w14:paraId="4A3A5D34" w14:textId="77777777" w:rsidR="0009311F" w:rsidRPr="000D1CB5" w:rsidRDefault="0009311F" w:rsidP="009B5C14">
            <w:pPr>
              <w:jc w:val="center"/>
              <w:rPr>
                <w:rFonts w:ascii="Calibri" w:hAnsi="Calibri"/>
                <w:sz w:val="18"/>
                <w:szCs w:val="18"/>
              </w:rPr>
            </w:pPr>
            <w:r w:rsidRPr="000D1CB5">
              <w:rPr>
                <w:rFonts w:ascii="Calibri" w:hAnsi="Calibri"/>
                <w:sz w:val="18"/>
                <w:szCs w:val="18"/>
              </w:rPr>
              <w:t>0.947</w:t>
            </w:r>
          </w:p>
        </w:tc>
        <w:tc>
          <w:tcPr>
            <w:tcW w:w="0" w:type="auto"/>
            <w:vAlign w:val="center"/>
          </w:tcPr>
          <w:p w14:paraId="4A3A5D35" w14:textId="77777777" w:rsidR="0009311F" w:rsidRPr="000D1CB5" w:rsidRDefault="0009311F" w:rsidP="009B5C14">
            <w:pPr>
              <w:jc w:val="center"/>
              <w:rPr>
                <w:rFonts w:ascii="Calibri" w:hAnsi="Calibri"/>
                <w:sz w:val="18"/>
                <w:szCs w:val="18"/>
              </w:rPr>
            </w:pPr>
            <w:r w:rsidRPr="000D1CB5">
              <w:rPr>
                <w:rFonts w:ascii="Calibri" w:hAnsi="Calibri"/>
                <w:sz w:val="18"/>
                <w:szCs w:val="18"/>
              </w:rPr>
              <w:t>0.943</w:t>
            </w:r>
          </w:p>
        </w:tc>
        <w:tc>
          <w:tcPr>
            <w:tcW w:w="0" w:type="auto"/>
            <w:vAlign w:val="center"/>
          </w:tcPr>
          <w:p w14:paraId="4A3A5D36" w14:textId="77777777" w:rsidR="0009311F" w:rsidRPr="000D1CB5" w:rsidRDefault="0009311F" w:rsidP="009B5C14">
            <w:pPr>
              <w:jc w:val="center"/>
              <w:rPr>
                <w:rFonts w:ascii="Calibri" w:hAnsi="Calibri"/>
                <w:sz w:val="18"/>
                <w:szCs w:val="18"/>
              </w:rPr>
            </w:pPr>
            <w:r w:rsidRPr="000D1CB5">
              <w:rPr>
                <w:rFonts w:ascii="Calibri" w:hAnsi="Calibri"/>
                <w:sz w:val="18"/>
                <w:szCs w:val="18"/>
              </w:rPr>
              <w:t>0.938</w:t>
            </w:r>
          </w:p>
        </w:tc>
        <w:tc>
          <w:tcPr>
            <w:tcW w:w="0" w:type="auto"/>
            <w:vAlign w:val="center"/>
          </w:tcPr>
          <w:p w14:paraId="4A3A5D37" w14:textId="77777777" w:rsidR="0009311F" w:rsidRPr="000D1CB5" w:rsidRDefault="0009311F" w:rsidP="009B5C14">
            <w:pPr>
              <w:jc w:val="center"/>
              <w:rPr>
                <w:rFonts w:ascii="Calibri" w:hAnsi="Calibri"/>
                <w:sz w:val="18"/>
                <w:szCs w:val="18"/>
              </w:rPr>
            </w:pPr>
            <w:r w:rsidRPr="000D1CB5">
              <w:rPr>
                <w:rFonts w:ascii="Calibri" w:hAnsi="Calibri"/>
                <w:sz w:val="18"/>
                <w:szCs w:val="18"/>
              </w:rPr>
              <w:t>0.934</w:t>
            </w:r>
          </w:p>
        </w:tc>
        <w:tc>
          <w:tcPr>
            <w:tcW w:w="0" w:type="auto"/>
            <w:vAlign w:val="center"/>
          </w:tcPr>
          <w:p w14:paraId="4A3A5D38" w14:textId="77777777" w:rsidR="0009311F" w:rsidRPr="000D1CB5" w:rsidRDefault="0009311F" w:rsidP="009B5C14">
            <w:pPr>
              <w:jc w:val="center"/>
              <w:rPr>
                <w:rFonts w:ascii="Calibri" w:hAnsi="Calibri"/>
                <w:sz w:val="18"/>
                <w:szCs w:val="18"/>
              </w:rPr>
            </w:pPr>
            <w:r w:rsidRPr="000D1CB5">
              <w:rPr>
                <w:rFonts w:ascii="Calibri" w:hAnsi="Calibri"/>
                <w:sz w:val="18"/>
                <w:szCs w:val="18"/>
              </w:rPr>
              <w:t>0.930</w:t>
            </w:r>
          </w:p>
        </w:tc>
        <w:tc>
          <w:tcPr>
            <w:tcW w:w="0" w:type="auto"/>
            <w:vAlign w:val="center"/>
          </w:tcPr>
          <w:p w14:paraId="4A3A5D39" w14:textId="77777777" w:rsidR="0009311F" w:rsidRPr="000D1CB5" w:rsidRDefault="0009311F" w:rsidP="009B5C14">
            <w:pPr>
              <w:jc w:val="center"/>
              <w:rPr>
                <w:rFonts w:ascii="Calibri" w:hAnsi="Calibri"/>
                <w:sz w:val="18"/>
                <w:szCs w:val="18"/>
              </w:rPr>
            </w:pPr>
            <w:r w:rsidRPr="000D1CB5">
              <w:rPr>
                <w:rFonts w:ascii="Calibri" w:hAnsi="Calibri"/>
                <w:sz w:val="18"/>
                <w:szCs w:val="18"/>
              </w:rPr>
              <w:t>0.926</w:t>
            </w:r>
          </w:p>
        </w:tc>
      </w:tr>
      <w:tr w:rsidR="0009311F" w:rsidRPr="000D1CB5" w14:paraId="4A3A5D46" w14:textId="77777777" w:rsidTr="009B5C14">
        <w:trPr>
          <w:cantSplit/>
          <w:trHeight w:hRule="exact" w:val="187"/>
          <w:jc w:val="center"/>
        </w:trPr>
        <w:tc>
          <w:tcPr>
            <w:tcW w:w="0" w:type="auto"/>
            <w:vMerge/>
            <w:vAlign w:val="center"/>
          </w:tcPr>
          <w:p w14:paraId="4A3A5D3B" w14:textId="77777777" w:rsidR="0009311F" w:rsidRPr="000D1CB5" w:rsidRDefault="0009311F" w:rsidP="009B5C14">
            <w:pPr>
              <w:jc w:val="center"/>
              <w:rPr>
                <w:rFonts w:ascii="Calibri" w:hAnsi="Calibri"/>
                <w:sz w:val="18"/>
                <w:szCs w:val="18"/>
              </w:rPr>
            </w:pPr>
          </w:p>
        </w:tc>
        <w:tc>
          <w:tcPr>
            <w:tcW w:w="0" w:type="auto"/>
            <w:vAlign w:val="center"/>
          </w:tcPr>
          <w:p w14:paraId="4A3A5D3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40</w:t>
            </w:r>
          </w:p>
        </w:tc>
        <w:tc>
          <w:tcPr>
            <w:tcW w:w="0" w:type="auto"/>
            <w:vAlign w:val="center"/>
          </w:tcPr>
          <w:p w14:paraId="4A3A5D3D" w14:textId="77777777" w:rsidR="0009311F" w:rsidRPr="000D1CB5" w:rsidRDefault="0009311F" w:rsidP="009B5C14">
            <w:pPr>
              <w:jc w:val="center"/>
              <w:rPr>
                <w:rFonts w:ascii="Calibri" w:hAnsi="Calibri"/>
                <w:sz w:val="18"/>
                <w:szCs w:val="18"/>
              </w:rPr>
            </w:pPr>
            <w:r w:rsidRPr="000D1CB5">
              <w:rPr>
                <w:rFonts w:ascii="Calibri" w:hAnsi="Calibri"/>
                <w:sz w:val="18"/>
                <w:szCs w:val="18"/>
              </w:rPr>
              <w:t>0.970</w:t>
            </w:r>
          </w:p>
        </w:tc>
        <w:tc>
          <w:tcPr>
            <w:tcW w:w="0" w:type="auto"/>
            <w:vAlign w:val="center"/>
          </w:tcPr>
          <w:p w14:paraId="4A3A5D3E" w14:textId="77777777" w:rsidR="0009311F" w:rsidRPr="000D1CB5" w:rsidRDefault="0009311F" w:rsidP="009B5C14">
            <w:pPr>
              <w:jc w:val="center"/>
              <w:rPr>
                <w:rFonts w:ascii="Calibri" w:hAnsi="Calibri"/>
                <w:sz w:val="18"/>
                <w:szCs w:val="18"/>
              </w:rPr>
            </w:pPr>
            <w:r w:rsidRPr="000D1CB5">
              <w:rPr>
                <w:rFonts w:ascii="Calibri" w:hAnsi="Calibri"/>
                <w:sz w:val="18"/>
                <w:szCs w:val="18"/>
              </w:rPr>
              <w:t>0.965</w:t>
            </w:r>
          </w:p>
        </w:tc>
        <w:tc>
          <w:tcPr>
            <w:tcW w:w="0" w:type="auto"/>
            <w:vAlign w:val="center"/>
          </w:tcPr>
          <w:p w14:paraId="4A3A5D3F" w14:textId="77777777" w:rsidR="0009311F" w:rsidRPr="000D1CB5" w:rsidRDefault="0009311F" w:rsidP="009B5C14">
            <w:pPr>
              <w:jc w:val="center"/>
              <w:rPr>
                <w:rFonts w:ascii="Calibri" w:hAnsi="Calibri"/>
                <w:sz w:val="18"/>
                <w:szCs w:val="18"/>
              </w:rPr>
            </w:pPr>
            <w:r w:rsidRPr="000D1CB5">
              <w:rPr>
                <w:rFonts w:ascii="Calibri" w:hAnsi="Calibri"/>
                <w:sz w:val="18"/>
                <w:szCs w:val="18"/>
              </w:rPr>
              <w:t>0.960</w:t>
            </w:r>
          </w:p>
        </w:tc>
        <w:tc>
          <w:tcPr>
            <w:tcW w:w="0" w:type="auto"/>
            <w:vAlign w:val="center"/>
          </w:tcPr>
          <w:p w14:paraId="4A3A5D40" w14:textId="77777777" w:rsidR="0009311F" w:rsidRPr="000D1CB5" w:rsidRDefault="0009311F" w:rsidP="009B5C14">
            <w:pPr>
              <w:jc w:val="center"/>
              <w:rPr>
                <w:rFonts w:ascii="Calibri" w:hAnsi="Calibri"/>
                <w:sz w:val="18"/>
                <w:szCs w:val="18"/>
              </w:rPr>
            </w:pPr>
            <w:r w:rsidRPr="000D1CB5">
              <w:rPr>
                <w:rFonts w:ascii="Calibri" w:hAnsi="Calibri"/>
                <w:sz w:val="18"/>
                <w:szCs w:val="18"/>
              </w:rPr>
              <w:t>0.956</w:t>
            </w:r>
          </w:p>
        </w:tc>
        <w:tc>
          <w:tcPr>
            <w:tcW w:w="0" w:type="auto"/>
            <w:vAlign w:val="center"/>
          </w:tcPr>
          <w:p w14:paraId="4A3A5D41" w14:textId="77777777" w:rsidR="0009311F" w:rsidRPr="000D1CB5" w:rsidRDefault="0009311F" w:rsidP="009B5C14">
            <w:pPr>
              <w:jc w:val="center"/>
              <w:rPr>
                <w:rFonts w:ascii="Calibri" w:hAnsi="Calibri"/>
                <w:sz w:val="18"/>
                <w:szCs w:val="18"/>
              </w:rPr>
            </w:pPr>
            <w:r w:rsidRPr="000D1CB5">
              <w:rPr>
                <w:rFonts w:ascii="Calibri" w:hAnsi="Calibri"/>
                <w:sz w:val="18"/>
                <w:szCs w:val="18"/>
              </w:rPr>
              <w:t>0.951</w:t>
            </w:r>
          </w:p>
        </w:tc>
        <w:tc>
          <w:tcPr>
            <w:tcW w:w="0" w:type="auto"/>
            <w:vAlign w:val="center"/>
          </w:tcPr>
          <w:p w14:paraId="4A3A5D42" w14:textId="77777777" w:rsidR="0009311F" w:rsidRPr="000D1CB5" w:rsidRDefault="0009311F" w:rsidP="009B5C14">
            <w:pPr>
              <w:jc w:val="center"/>
              <w:rPr>
                <w:rFonts w:ascii="Calibri" w:hAnsi="Calibri"/>
                <w:sz w:val="18"/>
                <w:szCs w:val="18"/>
              </w:rPr>
            </w:pPr>
            <w:r w:rsidRPr="000D1CB5">
              <w:rPr>
                <w:rFonts w:ascii="Calibri" w:hAnsi="Calibri"/>
                <w:sz w:val="18"/>
                <w:szCs w:val="18"/>
              </w:rPr>
              <w:t>0.947</w:t>
            </w:r>
          </w:p>
        </w:tc>
        <w:tc>
          <w:tcPr>
            <w:tcW w:w="0" w:type="auto"/>
            <w:vAlign w:val="center"/>
          </w:tcPr>
          <w:p w14:paraId="4A3A5D43" w14:textId="77777777" w:rsidR="0009311F" w:rsidRPr="000D1CB5" w:rsidRDefault="0009311F" w:rsidP="009B5C14">
            <w:pPr>
              <w:jc w:val="center"/>
              <w:rPr>
                <w:rFonts w:ascii="Calibri" w:hAnsi="Calibri"/>
                <w:sz w:val="18"/>
                <w:szCs w:val="18"/>
              </w:rPr>
            </w:pPr>
            <w:r w:rsidRPr="000D1CB5">
              <w:rPr>
                <w:rFonts w:ascii="Calibri" w:hAnsi="Calibri"/>
                <w:sz w:val="18"/>
                <w:szCs w:val="18"/>
              </w:rPr>
              <w:t>0.942</w:t>
            </w:r>
          </w:p>
        </w:tc>
        <w:tc>
          <w:tcPr>
            <w:tcW w:w="0" w:type="auto"/>
            <w:vAlign w:val="center"/>
          </w:tcPr>
          <w:p w14:paraId="4A3A5D44" w14:textId="77777777" w:rsidR="0009311F" w:rsidRPr="000D1CB5" w:rsidRDefault="0009311F" w:rsidP="009B5C14">
            <w:pPr>
              <w:jc w:val="center"/>
              <w:rPr>
                <w:rFonts w:ascii="Calibri" w:hAnsi="Calibri"/>
                <w:sz w:val="18"/>
                <w:szCs w:val="18"/>
              </w:rPr>
            </w:pPr>
            <w:r w:rsidRPr="000D1CB5">
              <w:rPr>
                <w:rFonts w:ascii="Calibri" w:hAnsi="Calibri"/>
                <w:sz w:val="18"/>
                <w:szCs w:val="18"/>
              </w:rPr>
              <w:t>0.938</w:t>
            </w:r>
          </w:p>
        </w:tc>
        <w:tc>
          <w:tcPr>
            <w:tcW w:w="0" w:type="auto"/>
            <w:vAlign w:val="center"/>
          </w:tcPr>
          <w:p w14:paraId="4A3A5D45" w14:textId="77777777" w:rsidR="0009311F" w:rsidRPr="000D1CB5" w:rsidRDefault="0009311F" w:rsidP="009B5C14">
            <w:pPr>
              <w:jc w:val="center"/>
              <w:rPr>
                <w:rFonts w:ascii="Calibri" w:hAnsi="Calibri"/>
                <w:sz w:val="18"/>
                <w:szCs w:val="18"/>
              </w:rPr>
            </w:pPr>
            <w:r w:rsidRPr="000D1CB5">
              <w:rPr>
                <w:rFonts w:ascii="Calibri" w:hAnsi="Calibri"/>
                <w:sz w:val="18"/>
                <w:szCs w:val="18"/>
              </w:rPr>
              <w:t>0.934</w:t>
            </w:r>
          </w:p>
        </w:tc>
      </w:tr>
      <w:tr w:rsidR="0009311F" w:rsidRPr="000D1CB5" w14:paraId="4A3A5D52" w14:textId="77777777" w:rsidTr="009B5C14">
        <w:trPr>
          <w:cantSplit/>
          <w:trHeight w:hRule="exact" w:val="187"/>
          <w:jc w:val="center"/>
        </w:trPr>
        <w:tc>
          <w:tcPr>
            <w:tcW w:w="0" w:type="auto"/>
            <w:vMerge/>
            <w:vAlign w:val="center"/>
          </w:tcPr>
          <w:p w14:paraId="4A3A5D47" w14:textId="77777777" w:rsidR="0009311F" w:rsidRPr="000D1CB5" w:rsidRDefault="0009311F" w:rsidP="009B5C14">
            <w:pPr>
              <w:jc w:val="center"/>
              <w:rPr>
                <w:rFonts w:ascii="Calibri" w:hAnsi="Calibri"/>
                <w:sz w:val="18"/>
                <w:szCs w:val="18"/>
              </w:rPr>
            </w:pPr>
          </w:p>
        </w:tc>
        <w:tc>
          <w:tcPr>
            <w:tcW w:w="0" w:type="auto"/>
            <w:vAlign w:val="center"/>
          </w:tcPr>
          <w:p w14:paraId="4A3A5D4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45</w:t>
            </w:r>
          </w:p>
        </w:tc>
        <w:tc>
          <w:tcPr>
            <w:tcW w:w="0" w:type="auto"/>
            <w:vAlign w:val="center"/>
          </w:tcPr>
          <w:p w14:paraId="4A3A5D49" w14:textId="77777777" w:rsidR="0009311F" w:rsidRPr="000D1CB5" w:rsidRDefault="0009311F" w:rsidP="009B5C14">
            <w:pPr>
              <w:jc w:val="center"/>
              <w:rPr>
                <w:rFonts w:ascii="Calibri" w:hAnsi="Calibri"/>
                <w:sz w:val="18"/>
                <w:szCs w:val="18"/>
              </w:rPr>
            </w:pPr>
            <w:r w:rsidRPr="000D1CB5">
              <w:rPr>
                <w:rFonts w:ascii="Calibri" w:hAnsi="Calibri"/>
                <w:sz w:val="18"/>
                <w:szCs w:val="18"/>
              </w:rPr>
              <w:t>0.978</w:t>
            </w:r>
          </w:p>
        </w:tc>
        <w:tc>
          <w:tcPr>
            <w:tcW w:w="0" w:type="auto"/>
            <w:vAlign w:val="center"/>
          </w:tcPr>
          <w:p w14:paraId="4A3A5D4A" w14:textId="77777777" w:rsidR="0009311F" w:rsidRPr="000D1CB5" w:rsidRDefault="0009311F" w:rsidP="009B5C14">
            <w:pPr>
              <w:jc w:val="center"/>
              <w:rPr>
                <w:rFonts w:ascii="Calibri" w:hAnsi="Calibri"/>
                <w:sz w:val="18"/>
                <w:szCs w:val="18"/>
              </w:rPr>
            </w:pPr>
            <w:r w:rsidRPr="000D1CB5">
              <w:rPr>
                <w:rFonts w:ascii="Calibri" w:hAnsi="Calibri"/>
                <w:sz w:val="18"/>
                <w:szCs w:val="18"/>
              </w:rPr>
              <w:t>0.974</w:t>
            </w:r>
          </w:p>
        </w:tc>
        <w:tc>
          <w:tcPr>
            <w:tcW w:w="0" w:type="auto"/>
            <w:vAlign w:val="center"/>
          </w:tcPr>
          <w:p w14:paraId="4A3A5D4B" w14:textId="77777777" w:rsidR="0009311F" w:rsidRPr="000D1CB5" w:rsidRDefault="0009311F" w:rsidP="009B5C14">
            <w:pPr>
              <w:jc w:val="center"/>
              <w:rPr>
                <w:rFonts w:ascii="Calibri" w:hAnsi="Calibri"/>
                <w:sz w:val="18"/>
                <w:szCs w:val="18"/>
              </w:rPr>
            </w:pPr>
            <w:r w:rsidRPr="000D1CB5">
              <w:rPr>
                <w:rFonts w:ascii="Calibri" w:hAnsi="Calibri"/>
                <w:sz w:val="18"/>
                <w:szCs w:val="18"/>
              </w:rPr>
              <w:t>0.961</w:t>
            </w:r>
          </w:p>
        </w:tc>
        <w:tc>
          <w:tcPr>
            <w:tcW w:w="0" w:type="auto"/>
            <w:vAlign w:val="center"/>
          </w:tcPr>
          <w:p w14:paraId="4A3A5D4C" w14:textId="77777777" w:rsidR="0009311F" w:rsidRPr="000D1CB5" w:rsidRDefault="0009311F" w:rsidP="009B5C14">
            <w:pPr>
              <w:jc w:val="center"/>
              <w:rPr>
                <w:rFonts w:ascii="Calibri" w:hAnsi="Calibri"/>
                <w:sz w:val="18"/>
                <w:szCs w:val="18"/>
              </w:rPr>
            </w:pPr>
            <w:r w:rsidRPr="000D1CB5">
              <w:rPr>
                <w:rFonts w:ascii="Calibri" w:hAnsi="Calibri"/>
                <w:sz w:val="18"/>
                <w:szCs w:val="18"/>
              </w:rPr>
              <w:t>0.964</w:t>
            </w:r>
          </w:p>
        </w:tc>
        <w:tc>
          <w:tcPr>
            <w:tcW w:w="0" w:type="auto"/>
            <w:vAlign w:val="center"/>
          </w:tcPr>
          <w:p w14:paraId="4A3A5D4D" w14:textId="77777777" w:rsidR="0009311F" w:rsidRPr="000D1CB5" w:rsidRDefault="0009311F" w:rsidP="009B5C14">
            <w:pPr>
              <w:jc w:val="center"/>
              <w:rPr>
                <w:rFonts w:ascii="Calibri" w:hAnsi="Calibri"/>
                <w:sz w:val="18"/>
                <w:szCs w:val="18"/>
              </w:rPr>
            </w:pPr>
            <w:r w:rsidRPr="000D1CB5">
              <w:rPr>
                <w:rFonts w:ascii="Calibri" w:hAnsi="Calibri"/>
                <w:sz w:val="18"/>
                <w:szCs w:val="18"/>
              </w:rPr>
              <w:t>0.960</w:t>
            </w:r>
          </w:p>
        </w:tc>
        <w:tc>
          <w:tcPr>
            <w:tcW w:w="0" w:type="auto"/>
            <w:vAlign w:val="center"/>
          </w:tcPr>
          <w:p w14:paraId="4A3A5D4E" w14:textId="77777777" w:rsidR="0009311F" w:rsidRPr="000D1CB5" w:rsidRDefault="0009311F" w:rsidP="009B5C14">
            <w:pPr>
              <w:jc w:val="center"/>
              <w:rPr>
                <w:rFonts w:ascii="Calibri" w:hAnsi="Calibri"/>
                <w:sz w:val="18"/>
                <w:szCs w:val="18"/>
              </w:rPr>
            </w:pPr>
            <w:r w:rsidRPr="000D1CB5">
              <w:rPr>
                <w:rFonts w:ascii="Calibri" w:hAnsi="Calibri"/>
                <w:sz w:val="18"/>
                <w:szCs w:val="18"/>
              </w:rPr>
              <w:t>0.955</w:t>
            </w:r>
          </w:p>
        </w:tc>
        <w:tc>
          <w:tcPr>
            <w:tcW w:w="0" w:type="auto"/>
            <w:vAlign w:val="center"/>
          </w:tcPr>
          <w:p w14:paraId="4A3A5D4F" w14:textId="77777777" w:rsidR="0009311F" w:rsidRPr="000D1CB5" w:rsidRDefault="0009311F" w:rsidP="009B5C14">
            <w:pPr>
              <w:jc w:val="center"/>
              <w:rPr>
                <w:rFonts w:ascii="Calibri" w:hAnsi="Calibri"/>
                <w:sz w:val="18"/>
                <w:szCs w:val="18"/>
              </w:rPr>
            </w:pPr>
            <w:r w:rsidRPr="000D1CB5">
              <w:rPr>
                <w:rFonts w:ascii="Calibri" w:hAnsi="Calibri"/>
                <w:sz w:val="18"/>
                <w:szCs w:val="18"/>
              </w:rPr>
              <w:t>0.951</w:t>
            </w:r>
          </w:p>
        </w:tc>
        <w:tc>
          <w:tcPr>
            <w:tcW w:w="0" w:type="auto"/>
            <w:vAlign w:val="center"/>
          </w:tcPr>
          <w:p w14:paraId="4A3A5D50" w14:textId="77777777" w:rsidR="0009311F" w:rsidRPr="000D1CB5" w:rsidRDefault="0009311F" w:rsidP="009B5C14">
            <w:pPr>
              <w:jc w:val="center"/>
              <w:rPr>
                <w:rFonts w:ascii="Calibri" w:hAnsi="Calibri"/>
                <w:sz w:val="18"/>
                <w:szCs w:val="18"/>
              </w:rPr>
            </w:pPr>
            <w:r w:rsidRPr="000D1CB5">
              <w:rPr>
                <w:rFonts w:ascii="Calibri" w:hAnsi="Calibri"/>
                <w:sz w:val="18"/>
                <w:szCs w:val="18"/>
              </w:rPr>
              <w:t>0.946</w:t>
            </w:r>
          </w:p>
        </w:tc>
        <w:tc>
          <w:tcPr>
            <w:tcW w:w="0" w:type="auto"/>
            <w:vAlign w:val="center"/>
          </w:tcPr>
          <w:p w14:paraId="4A3A5D51" w14:textId="77777777" w:rsidR="0009311F" w:rsidRPr="000D1CB5" w:rsidRDefault="0009311F" w:rsidP="009B5C14">
            <w:pPr>
              <w:jc w:val="center"/>
              <w:rPr>
                <w:rFonts w:ascii="Calibri" w:hAnsi="Calibri"/>
                <w:sz w:val="18"/>
                <w:szCs w:val="18"/>
              </w:rPr>
            </w:pPr>
            <w:r w:rsidRPr="000D1CB5">
              <w:rPr>
                <w:rFonts w:ascii="Calibri" w:hAnsi="Calibri"/>
                <w:sz w:val="18"/>
                <w:szCs w:val="18"/>
              </w:rPr>
              <w:t>0.942</w:t>
            </w:r>
          </w:p>
        </w:tc>
      </w:tr>
      <w:tr w:rsidR="0009311F" w:rsidRPr="000D1CB5" w14:paraId="4A3A5D5E" w14:textId="77777777" w:rsidTr="009B5C14">
        <w:trPr>
          <w:cantSplit/>
          <w:trHeight w:hRule="exact" w:val="187"/>
          <w:jc w:val="center"/>
        </w:trPr>
        <w:tc>
          <w:tcPr>
            <w:tcW w:w="0" w:type="auto"/>
            <w:vMerge/>
            <w:vAlign w:val="center"/>
          </w:tcPr>
          <w:p w14:paraId="4A3A5D53" w14:textId="77777777" w:rsidR="0009311F" w:rsidRPr="000D1CB5" w:rsidRDefault="0009311F" w:rsidP="009B5C14">
            <w:pPr>
              <w:jc w:val="center"/>
              <w:rPr>
                <w:rFonts w:ascii="Calibri" w:hAnsi="Calibri"/>
                <w:sz w:val="18"/>
                <w:szCs w:val="18"/>
              </w:rPr>
            </w:pPr>
          </w:p>
        </w:tc>
        <w:tc>
          <w:tcPr>
            <w:tcW w:w="0" w:type="auto"/>
            <w:vAlign w:val="center"/>
          </w:tcPr>
          <w:p w14:paraId="4A3A5D5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50</w:t>
            </w:r>
          </w:p>
        </w:tc>
        <w:tc>
          <w:tcPr>
            <w:tcW w:w="0" w:type="auto"/>
            <w:vAlign w:val="center"/>
          </w:tcPr>
          <w:p w14:paraId="4A3A5D55" w14:textId="77777777" w:rsidR="0009311F" w:rsidRPr="000D1CB5" w:rsidRDefault="0009311F" w:rsidP="009B5C14">
            <w:pPr>
              <w:jc w:val="center"/>
              <w:rPr>
                <w:rFonts w:ascii="Calibri" w:hAnsi="Calibri"/>
                <w:sz w:val="18"/>
                <w:szCs w:val="18"/>
              </w:rPr>
            </w:pPr>
            <w:r w:rsidRPr="000D1CB5">
              <w:rPr>
                <w:rFonts w:ascii="Calibri" w:hAnsi="Calibri"/>
                <w:sz w:val="18"/>
                <w:szCs w:val="18"/>
              </w:rPr>
              <w:t>0.987</w:t>
            </w:r>
          </w:p>
        </w:tc>
        <w:tc>
          <w:tcPr>
            <w:tcW w:w="0" w:type="auto"/>
            <w:vAlign w:val="center"/>
          </w:tcPr>
          <w:p w14:paraId="4A3A5D56" w14:textId="77777777" w:rsidR="0009311F" w:rsidRPr="000D1CB5" w:rsidRDefault="0009311F" w:rsidP="009B5C14">
            <w:pPr>
              <w:jc w:val="center"/>
              <w:rPr>
                <w:rFonts w:ascii="Calibri" w:hAnsi="Calibri"/>
                <w:sz w:val="18"/>
                <w:szCs w:val="18"/>
              </w:rPr>
            </w:pPr>
            <w:r w:rsidRPr="000D1CB5">
              <w:rPr>
                <w:rFonts w:ascii="Calibri" w:hAnsi="Calibri"/>
                <w:sz w:val="18"/>
                <w:szCs w:val="18"/>
              </w:rPr>
              <w:t>0.982</w:t>
            </w:r>
          </w:p>
        </w:tc>
        <w:tc>
          <w:tcPr>
            <w:tcW w:w="0" w:type="auto"/>
            <w:vAlign w:val="center"/>
          </w:tcPr>
          <w:p w14:paraId="4A3A5D57" w14:textId="77777777" w:rsidR="0009311F" w:rsidRPr="000D1CB5" w:rsidRDefault="0009311F" w:rsidP="009B5C14">
            <w:pPr>
              <w:jc w:val="center"/>
              <w:rPr>
                <w:rFonts w:ascii="Calibri" w:hAnsi="Calibri"/>
                <w:sz w:val="18"/>
                <w:szCs w:val="18"/>
              </w:rPr>
            </w:pPr>
            <w:r w:rsidRPr="000D1CB5">
              <w:rPr>
                <w:rFonts w:ascii="Calibri" w:hAnsi="Calibri"/>
                <w:sz w:val="18"/>
                <w:szCs w:val="18"/>
              </w:rPr>
              <w:t>0.977</w:t>
            </w:r>
          </w:p>
        </w:tc>
        <w:tc>
          <w:tcPr>
            <w:tcW w:w="0" w:type="auto"/>
            <w:vAlign w:val="center"/>
          </w:tcPr>
          <w:p w14:paraId="4A3A5D58" w14:textId="77777777" w:rsidR="0009311F" w:rsidRPr="000D1CB5" w:rsidRDefault="0009311F" w:rsidP="009B5C14">
            <w:pPr>
              <w:jc w:val="center"/>
              <w:rPr>
                <w:rFonts w:ascii="Calibri" w:hAnsi="Calibri"/>
                <w:sz w:val="18"/>
                <w:szCs w:val="18"/>
              </w:rPr>
            </w:pPr>
            <w:r w:rsidRPr="000D1CB5">
              <w:rPr>
                <w:rFonts w:ascii="Calibri" w:hAnsi="Calibri"/>
                <w:sz w:val="18"/>
                <w:szCs w:val="18"/>
              </w:rPr>
              <w:t>0.973</w:t>
            </w:r>
          </w:p>
        </w:tc>
        <w:tc>
          <w:tcPr>
            <w:tcW w:w="0" w:type="auto"/>
            <w:vAlign w:val="center"/>
          </w:tcPr>
          <w:p w14:paraId="4A3A5D59" w14:textId="77777777" w:rsidR="0009311F" w:rsidRPr="000D1CB5" w:rsidRDefault="0009311F" w:rsidP="009B5C14">
            <w:pPr>
              <w:jc w:val="center"/>
              <w:rPr>
                <w:rFonts w:ascii="Calibri" w:hAnsi="Calibri"/>
                <w:sz w:val="18"/>
                <w:szCs w:val="18"/>
              </w:rPr>
            </w:pPr>
            <w:r w:rsidRPr="000D1CB5">
              <w:rPr>
                <w:rFonts w:ascii="Calibri" w:hAnsi="Calibri"/>
                <w:sz w:val="18"/>
                <w:szCs w:val="18"/>
              </w:rPr>
              <w:t>0.968</w:t>
            </w:r>
          </w:p>
        </w:tc>
        <w:tc>
          <w:tcPr>
            <w:tcW w:w="0" w:type="auto"/>
            <w:vAlign w:val="center"/>
          </w:tcPr>
          <w:p w14:paraId="4A3A5D5A" w14:textId="77777777" w:rsidR="0009311F" w:rsidRPr="000D1CB5" w:rsidRDefault="0009311F" w:rsidP="009B5C14">
            <w:pPr>
              <w:jc w:val="center"/>
              <w:rPr>
                <w:rFonts w:ascii="Calibri" w:hAnsi="Calibri"/>
                <w:sz w:val="18"/>
                <w:szCs w:val="18"/>
              </w:rPr>
            </w:pPr>
            <w:r w:rsidRPr="000D1CB5">
              <w:rPr>
                <w:rFonts w:ascii="Calibri" w:hAnsi="Calibri"/>
                <w:sz w:val="18"/>
                <w:szCs w:val="18"/>
              </w:rPr>
              <w:t>0.963</w:t>
            </w:r>
          </w:p>
        </w:tc>
        <w:tc>
          <w:tcPr>
            <w:tcW w:w="0" w:type="auto"/>
            <w:vAlign w:val="center"/>
          </w:tcPr>
          <w:p w14:paraId="4A3A5D5B" w14:textId="77777777" w:rsidR="0009311F" w:rsidRPr="000D1CB5" w:rsidRDefault="0009311F" w:rsidP="009B5C14">
            <w:pPr>
              <w:jc w:val="center"/>
              <w:rPr>
                <w:rFonts w:ascii="Calibri" w:hAnsi="Calibri"/>
                <w:sz w:val="18"/>
                <w:szCs w:val="18"/>
              </w:rPr>
            </w:pPr>
            <w:r w:rsidRPr="000D1CB5">
              <w:rPr>
                <w:rFonts w:ascii="Calibri" w:hAnsi="Calibri"/>
                <w:sz w:val="18"/>
                <w:szCs w:val="18"/>
              </w:rPr>
              <w:t>0.959</w:t>
            </w:r>
          </w:p>
        </w:tc>
        <w:tc>
          <w:tcPr>
            <w:tcW w:w="0" w:type="auto"/>
            <w:vAlign w:val="center"/>
          </w:tcPr>
          <w:p w14:paraId="4A3A5D5C" w14:textId="77777777" w:rsidR="0009311F" w:rsidRPr="000D1CB5" w:rsidRDefault="0009311F" w:rsidP="009B5C14">
            <w:pPr>
              <w:jc w:val="center"/>
              <w:rPr>
                <w:rFonts w:ascii="Calibri" w:hAnsi="Calibri"/>
                <w:sz w:val="18"/>
                <w:szCs w:val="18"/>
              </w:rPr>
            </w:pPr>
            <w:r w:rsidRPr="000D1CB5">
              <w:rPr>
                <w:rFonts w:ascii="Calibri" w:hAnsi="Calibri"/>
                <w:sz w:val="18"/>
                <w:szCs w:val="18"/>
              </w:rPr>
              <w:t>0.955</w:t>
            </w:r>
          </w:p>
        </w:tc>
        <w:tc>
          <w:tcPr>
            <w:tcW w:w="0" w:type="auto"/>
            <w:vAlign w:val="center"/>
          </w:tcPr>
          <w:p w14:paraId="4A3A5D5D" w14:textId="77777777" w:rsidR="0009311F" w:rsidRPr="000D1CB5" w:rsidRDefault="0009311F" w:rsidP="009B5C14">
            <w:pPr>
              <w:jc w:val="center"/>
              <w:rPr>
                <w:rFonts w:ascii="Calibri" w:hAnsi="Calibri"/>
                <w:sz w:val="18"/>
                <w:szCs w:val="18"/>
              </w:rPr>
            </w:pPr>
            <w:r w:rsidRPr="000D1CB5">
              <w:rPr>
                <w:rFonts w:ascii="Calibri" w:hAnsi="Calibri"/>
                <w:sz w:val="18"/>
                <w:szCs w:val="18"/>
              </w:rPr>
              <w:t>0.950</w:t>
            </w:r>
          </w:p>
        </w:tc>
      </w:tr>
      <w:tr w:rsidR="0009311F" w:rsidRPr="000D1CB5" w14:paraId="4A3A5D6A" w14:textId="77777777" w:rsidTr="009B5C14">
        <w:trPr>
          <w:cantSplit/>
          <w:trHeight w:hRule="exact" w:val="187"/>
          <w:jc w:val="center"/>
        </w:trPr>
        <w:tc>
          <w:tcPr>
            <w:tcW w:w="0" w:type="auto"/>
            <w:vMerge/>
            <w:vAlign w:val="center"/>
          </w:tcPr>
          <w:p w14:paraId="4A3A5D5F" w14:textId="77777777" w:rsidR="0009311F" w:rsidRPr="000D1CB5" w:rsidRDefault="0009311F" w:rsidP="009B5C14">
            <w:pPr>
              <w:jc w:val="center"/>
              <w:rPr>
                <w:rFonts w:ascii="Calibri" w:hAnsi="Calibri"/>
                <w:sz w:val="18"/>
                <w:szCs w:val="18"/>
              </w:rPr>
            </w:pPr>
          </w:p>
        </w:tc>
        <w:tc>
          <w:tcPr>
            <w:tcW w:w="0" w:type="auto"/>
            <w:vAlign w:val="center"/>
          </w:tcPr>
          <w:p w14:paraId="4A3A5D6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55</w:t>
            </w:r>
          </w:p>
        </w:tc>
        <w:tc>
          <w:tcPr>
            <w:tcW w:w="0" w:type="auto"/>
            <w:vAlign w:val="center"/>
          </w:tcPr>
          <w:p w14:paraId="4A3A5D61" w14:textId="77777777" w:rsidR="0009311F" w:rsidRPr="000D1CB5" w:rsidRDefault="0009311F" w:rsidP="009B5C14">
            <w:pPr>
              <w:jc w:val="center"/>
              <w:rPr>
                <w:rFonts w:ascii="Calibri" w:hAnsi="Calibri"/>
                <w:sz w:val="18"/>
                <w:szCs w:val="18"/>
              </w:rPr>
            </w:pPr>
            <w:r w:rsidRPr="000D1CB5">
              <w:rPr>
                <w:rFonts w:ascii="Calibri" w:hAnsi="Calibri"/>
                <w:sz w:val="18"/>
                <w:szCs w:val="18"/>
              </w:rPr>
              <w:t>0.995</w:t>
            </w:r>
          </w:p>
        </w:tc>
        <w:tc>
          <w:tcPr>
            <w:tcW w:w="0" w:type="auto"/>
            <w:vAlign w:val="center"/>
          </w:tcPr>
          <w:p w14:paraId="4A3A5D62" w14:textId="77777777" w:rsidR="0009311F" w:rsidRPr="000D1CB5" w:rsidRDefault="0009311F" w:rsidP="009B5C14">
            <w:pPr>
              <w:jc w:val="center"/>
              <w:rPr>
                <w:rFonts w:ascii="Calibri" w:hAnsi="Calibri"/>
                <w:sz w:val="18"/>
                <w:szCs w:val="18"/>
              </w:rPr>
            </w:pPr>
            <w:r w:rsidRPr="000D1CB5">
              <w:rPr>
                <w:rFonts w:ascii="Calibri" w:hAnsi="Calibri"/>
                <w:sz w:val="18"/>
                <w:szCs w:val="18"/>
              </w:rPr>
              <w:t>0.990</w:t>
            </w:r>
          </w:p>
        </w:tc>
        <w:tc>
          <w:tcPr>
            <w:tcW w:w="0" w:type="auto"/>
            <w:vAlign w:val="center"/>
          </w:tcPr>
          <w:p w14:paraId="4A3A5D63" w14:textId="77777777" w:rsidR="0009311F" w:rsidRPr="000D1CB5" w:rsidRDefault="0009311F" w:rsidP="009B5C14">
            <w:pPr>
              <w:jc w:val="center"/>
              <w:rPr>
                <w:rFonts w:ascii="Calibri" w:hAnsi="Calibri"/>
                <w:sz w:val="18"/>
                <w:szCs w:val="18"/>
              </w:rPr>
            </w:pPr>
            <w:r w:rsidRPr="000D1CB5">
              <w:rPr>
                <w:rFonts w:ascii="Calibri" w:hAnsi="Calibri"/>
                <w:sz w:val="18"/>
                <w:szCs w:val="18"/>
              </w:rPr>
              <w:t>0.986</w:t>
            </w:r>
          </w:p>
        </w:tc>
        <w:tc>
          <w:tcPr>
            <w:tcW w:w="0" w:type="auto"/>
            <w:vAlign w:val="center"/>
          </w:tcPr>
          <w:p w14:paraId="4A3A5D64" w14:textId="77777777" w:rsidR="0009311F" w:rsidRPr="000D1CB5" w:rsidRDefault="0009311F" w:rsidP="009B5C14">
            <w:pPr>
              <w:jc w:val="center"/>
              <w:rPr>
                <w:rFonts w:ascii="Calibri" w:hAnsi="Calibri"/>
                <w:sz w:val="18"/>
                <w:szCs w:val="18"/>
              </w:rPr>
            </w:pPr>
            <w:r w:rsidRPr="000D1CB5">
              <w:rPr>
                <w:rFonts w:ascii="Calibri" w:hAnsi="Calibri"/>
                <w:sz w:val="18"/>
                <w:szCs w:val="18"/>
              </w:rPr>
              <w:t>0.981</w:t>
            </w:r>
          </w:p>
        </w:tc>
        <w:tc>
          <w:tcPr>
            <w:tcW w:w="0" w:type="auto"/>
            <w:vAlign w:val="center"/>
          </w:tcPr>
          <w:p w14:paraId="4A3A5D65" w14:textId="77777777" w:rsidR="0009311F" w:rsidRPr="000D1CB5" w:rsidRDefault="0009311F" w:rsidP="009B5C14">
            <w:pPr>
              <w:jc w:val="center"/>
              <w:rPr>
                <w:rFonts w:ascii="Calibri" w:hAnsi="Calibri"/>
                <w:sz w:val="18"/>
                <w:szCs w:val="18"/>
              </w:rPr>
            </w:pPr>
            <w:r w:rsidRPr="000D1CB5">
              <w:rPr>
                <w:rFonts w:ascii="Calibri" w:hAnsi="Calibri"/>
                <w:sz w:val="18"/>
                <w:szCs w:val="18"/>
              </w:rPr>
              <w:t>0.976</w:t>
            </w:r>
          </w:p>
        </w:tc>
        <w:tc>
          <w:tcPr>
            <w:tcW w:w="0" w:type="auto"/>
            <w:vAlign w:val="center"/>
          </w:tcPr>
          <w:p w14:paraId="4A3A5D66" w14:textId="77777777" w:rsidR="0009311F" w:rsidRPr="000D1CB5" w:rsidRDefault="0009311F" w:rsidP="009B5C14">
            <w:pPr>
              <w:jc w:val="center"/>
              <w:rPr>
                <w:rFonts w:ascii="Calibri" w:hAnsi="Calibri"/>
                <w:sz w:val="18"/>
                <w:szCs w:val="18"/>
              </w:rPr>
            </w:pPr>
            <w:r w:rsidRPr="000D1CB5">
              <w:rPr>
                <w:rFonts w:ascii="Calibri" w:hAnsi="Calibri"/>
                <w:sz w:val="18"/>
                <w:szCs w:val="18"/>
              </w:rPr>
              <w:t>0.972</w:t>
            </w:r>
          </w:p>
        </w:tc>
        <w:tc>
          <w:tcPr>
            <w:tcW w:w="0" w:type="auto"/>
            <w:vAlign w:val="center"/>
          </w:tcPr>
          <w:p w14:paraId="4A3A5D67" w14:textId="77777777" w:rsidR="0009311F" w:rsidRPr="000D1CB5" w:rsidRDefault="0009311F" w:rsidP="009B5C14">
            <w:pPr>
              <w:jc w:val="center"/>
              <w:rPr>
                <w:rFonts w:ascii="Calibri" w:hAnsi="Calibri"/>
                <w:sz w:val="18"/>
                <w:szCs w:val="18"/>
              </w:rPr>
            </w:pPr>
            <w:r w:rsidRPr="000D1CB5">
              <w:rPr>
                <w:rFonts w:ascii="Calibri" w:hAnsi="Calibri"/>
                <w:sz w:val="18"/>
                <w:szCs w:val="18"/>
              </w:rPr>
              <w:t>0.967</w:t>
            </w:r>
          </w:p>
        </w:tc>
        <w:tc>
          <w:tcPr>
            <w:tcW w:w="0" w:type="auto"/>
            <w:vAlign w:val="center"/>
          </w:tcPr>
          <w:p w14:paraId="4A3A5D68" w14:textId="77777777" w:rsidR="0009311F" w:rsidRPr="000D1CB5" w:rsidRDefault="0009311F" w:rsidP="009B5C14">
            <w:pPr>
              <w:jc w:val="center"/>
              <w:rPr>
                <w:rFonts w:ascii="Calibri" w:hAnsi="Calibri"/>
                <w:sz w:val="18"/>
                <w:szCs w:val="18"/>
              </w:rPr>
            </w:pPr>
            <w:r w:rsidRPr="000D1CB5">
              <w:rPr>
                <w:rFonts w:ascii="Calibri" w:hAnsi="Calibri"/>
                <w:sz w:val="18"/>
                <w:szCs w:val="18"/>
              </w:rPr>
              <w:t>0.963</w:t>
            </w:r>
          </w:p>
        </w:tc>
        <w:tc>
          <w:tcPr>
            <w:tcW w:w="0" w:type="auto"/>
            <w:vAlign w:val="center"/>
          </w:tcPr>
          <w:p w14:paraId="4A3A5D69" w14:textId="77777777" w:rsidR="0009311F" w:rsidRPr="000D1CB5" w:rsidRDefault="0009311F" w:rsidP="009B5C14">
            <w:pPr>
              <w:jc w:val="center"/>
              <w:rPr>
                <w:rFonts w:ascii="Calibri" w:hAnsi="Calibri"/>
                <w:sz w:val="18"/>
                <w:szCs w:val="18"/>
              </w:rPr>
            </w:pPr>
            <w:r w:rsidRPr="000D1CB5">
              <w:rPr>
                <w:rFonts w:ascii="Calibri" w:hAnsi="Calibri"/>
                <w:sz w:val="18"/>
                <w:szCs w:val="18"/>
              </w:rPr>
              <w:t>0.958</w:t>
            </w:r>
          </w:p>
        </w:tc>
      </w:tr>
      <w:tr w:rsidR="0009311F" w:rsidRPr="000D1CB5" w14:paraId="4A3A5D76" w14:textId="77777777" w:rsidTr="009B5C14">
        <w:trPr>
          <w:cantSplit/>
          <w:trHeight w:hRule="exact" w:val="187"/>
          <w:jc w:val="center"/>
        </w:trPr>
        <w:tc>
          <w:tcPr>
            <w:tcW w:w="0" w:type="auto"/>
            <w:vMerge/>
            <w:vAlign w:val="center"/>
          </w:tcPr>
          <w:p w14:paraId="4A3A5D6B" w14:textId="77777777" w:rsidR="0009311F" w:rsidRPr="000D1CB5" w:rsidRDefault="0009311F" w:rsidP="009B5C14">
            <w:pPr>
              <w:jc w:val="center"/>
              <w:rPr>
                <w:rFonts w:ascii="Calibri" w:hAnsi="Calibri"/>
                <w:sz w:val="18"/>
                <w:szCs w:val="18"/>
              </w:rPr>
            </w:pPr>
          </w:p>
        </w:tc>
        <w:tc>
          <w:tcPr>
            <w:tcW w:w="0" w:type="auto"/>
            <w:vAlign w:val="center"/>
          </w:tcPr>
          <w:p w14:paraId="4A3A5D6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60</w:t>
            </w:r>
          </w:p>
        </w:tc>
        <w:tc>
          <w:tcPr>
            <w:tcW w:w="0" w:type="auto"/>
            <w:vAlign w:val="center"/>
          </w:tcPr>
          <w:p w14:paraId="4A3A5D6D" w14:textId="77777777" w:rsidR="0009311F" w:rsidRPr="000D1CB5" w:rsidRDefault="0009311F" w:rsidP="009B5C14">
            <w:pPr>
              <w:jc w:val="center"/>
              <w:rPr>
                <w:rFonts w:ascii="Calibri" w:hAnsi="Calibri"/>
                <w:sz w:val="18"/>
                <w:szCs w:val="18"/>
              </w:rPr>
            </w:pPr>
            <w:r w:rsidRPr="000D1CB5">
              <w:rPr>
                <w:rFonts w:ascii="Calibri" w:hAnsi="Calibri"/>
                <w:sz w:val="18"/>
                <w:szCs w:val="18"/>
              </w:rPr>
              <w:t>1.004</w:t>
            </w:r>
          </w:p>
        </w:tc>
        <w:tc>
          <w:tcPr>
            <w:tcW w:w="0" w:type="auto"/>
            <w:vAlign w:val="center"/>
          </w:tcPr>
          <w:p w14:paraId="4A3A5D6E" w14:textId="77777777" w:rsidR="0009311F" w:rsidRPr="000D1CB5" w:rsidRDefault="0009311F" w:rsidP="009B5C14">
            <w:pPr>
              <w:jc w:val="center"/>
              <w:rPr>
                <w:rFonts w:ascii="Calibri" w:hAnsi="Calibri"/>
                <w:sz w:val="18"/>
                <w:szCs w:val="18"/>
              </w:rPr>
            </w:pPr>
            <w:r w:rsidRPr="000D1CB5">
              <w:rPr>
                <w:rFonts w:ascii="Calibri" w:hAnsi="Calibri"/>
                <w:sz w:val="18"/>
                <w:szCs w:val="18"/>
              </w:rPr>
              <w:t>0.999</w:t>
            </w:r>
          </w:p>
        </w:tc>
        <w:tc>
          <w:tcPr>
            <w:tcW w:w="0" w:type="auto"/>
            <w:vAlign w:val="center"/>
          </w:tcPr>
          <w:p w14:paraId="4A3A5D6F" w14:textId="77777777" w:rsidR="0009311F" w:rsidRPr="000D1CB5" w:rsidRDefault="0009311F" w:rsidP="009B5C14">
            <w:pPr>
              <w:jc w:val="center"/>
              <w:rPr>
                <w:rFonts w:ascii="Calibri" w:hAnsi="Calibri"/>
                <w:sz w:val="18"/>
                <w:szCs w:val="18"/>
              </w:rPr>
            </w:pPr>
            <w:r w:rsidRPr="000D1CB5">
              <w:rPr>
                <w:rFonts w:ascii="Calibri" w:hAnsi="Calibri"/>
                <w:sz w:val="18"/>
                <w:szCs w:val="18"/>
              </w:rPr>
              <w:t>0.994</w:t>
            </w:r>
          </w:p>
        </w:tc>
        <w:tc>
          <w:tcPr>
            <w:tcW w:w="0" w:type="auto"/>
            <w:vAlign w:val="center"/>
          </w:tcPr>
          <w:p w14:paraId="4A3A5D70" w14:textId="77777777" w:rsidR="0009311F" w:rsidRPr="000D1CB5" w:rsidRDefault="0009311F" w:rsidP="009B5C14">
            <w:pPr>
              <w:jc w:val="center"/>
              <w:rPr>
                <w:rFonts w:ascii="Calibri" w:hAnsi="Calibri"/>
                <w:sz w:val="18"/>
                <w:szCs w:val="18"/>
              </w:rPr>
            </w:pPr>
            <w:r w:rsidRPr="000D1CB5">
              <w:rPr>
                <w:rFonts w:ascii="Calibri" w:hAnsi="Calibri"/>
                <w:sz w:val="18"/>
                <w:szCs w:val="18"/>
              </w:rPr>
              <w:t>0.998</w:t>
            </w:r>
          </w:p>
        </w:tc>
        <w:tc>
          <w:tcPr>
            <w:tcW w:w="0" w:type="auto"/>
            <w:vAlign w:val="center"/>
          </w:tcPr>
          <w:p w14:paraId="4A3A5D71" w14:textId="77777777" w:rsidR="0009311F" w:rsidRPr="000D1CB5" w:rsidRDefault="0009311F" w:rsidP="009B5C14">
            <w:pPr>
              <w:jc w:val="center"/>
              <w:rPr>
                <w:rFonts w:ascii="Calibri" w:hAnsi="Calibri"/>
                <w:sz w:val="18"/>
                <w:szCs w:val="18"/>
              </w:rPr>
            </w:pPr>
            <w:r w:rsidRPr="000D1CB5">
              <w:rPr>
                <w:rFonts w:ascii="Calibri" w:hAnsi="Calibri"/>
                <w:sz w:val="18"/>
                <w:szCs w:val="18"/>
              </w:rPr>
              <w:t>0.985</w:t>
            </w:r>
          </w:p>
        </w:tc>
        <w:tc>
          <w:tcPr>
            <w:tcW w:w="0" w:type="auto"/>
            <w:vAlign w:val="center"/>
          </w:tcPr>
          <w:p w14:paraId="4A3A5D72" w14:textId="77777777" w:rsidR="0009311F" w:rsidRPr="000D1CB5" w:rsidRDefault="0009311F" w:rsidP="009B5C14">
            <w:pPr>
              <w:jc w:val="center"/>
              <w:rPr>
                <w:rFonts w:ascii="Calibri" w:hAnsi="Calibri"/>
                <w:sz w:val="18"/>
                <w:szCs w:val="18"/>
              </w:rPr>
            </w:pPr>
            <w:r w:rsidRPr="000D1CB5">
              <w:rPr>
                <w:rFonts w:ascii="Calibri" w:hAnsi="Calibri"/>
                <w:sz w:val="18"/>
                <w:szCs w:val="18"/>
              </w:rPr>
              <w:t>0.980</w:t>
            </w:r>
          </w:p>
        </w:tc>
        <w:tc>
          <w:tcPr>
            <w:tcW w:w="0" w:type="auto"/>
            <w:vAlign w:val="center"/>
          </w:tcPr>
          <w:p w14:paraId="4A3A5D73" w14:textId="77777777" w:rsidR="0009311F" w:rsidRPr="000D1CB5" w:rsidRDefault="0009311F" w:rsidP="009B5C14">
            <w:pPr>
              <w:jc w:val="center"/>
              <w:rPr>
                <w:rFonts w:ascii="Calibri" w:hAnsi="Calibri"/>
                <w:sz w:val="18"/>
                <w:szCs w:val="18"/>
              </w:rPr>
            </w:pPr>
            <w:r w:rsidRPr="000D1CB5">
              <w:rPr>
                <w:rFonts w:ascii="Calibri" w:hAnsi="Calibri"/>
                <w:sz w:val="18"/>
                <w:szCs w:val="18"/>
              </w:rPr>
              <w:t>0.976</w:t>
            </w:r>
          </w:p>
        </w:tc>
        <w:tc>
          <w:tcPr>
            <w:tcW w:w="0" w:type="auto"/>
            <w:vAlign w:val="center"/>
          </w:tcPr>
          <w:p w14:paraId="4A3A5D74" w14:textId="77777777" w:rsidR="0009311F" w:rsidRPr="000D1CB5" w:rsidRDefault="0009311F" w:rsidP="009B5C14">
            <w:pPr>
              <w:jc w:val="center"/>
              <w:rPr>
                <w:rFonts w:ascii="Calibri" w:hAnsi="Calibri"/>
                <w:sz w:val="18"/>
                <w:szCs w:val="18"/>
              </w:rPr>
            </w:pPr>
            <w:r w:rsidRPr="000D1CB5">
              <w:rPr>
                <w:rFonts w:ascii="Calibri" w:hAnsi="Calibri"/>
                <w:sz w:val="18"/>
                <w:szCs w:val="18"/>
              </w:rPr>
              <w:t>0.971</w:t>
            </w:r>
          </w:p>
        </w:tc>
        <w:tc>
          <w:tcPr>
            <w:tcW w:w="0" w:type="auto"/>
            <w:vAlign w:val="center"/>
          </w:tcPr>
          <w:p w14:paraId="4A3A5D75" w14:textId="77777777" w:rsidR="0009311F" w:rsidRPr="000D1CB5" w:rsidRDefault="0009311F" w:rsidP="009B5C14">
            <w:pPr>
              <w:jc w:val="center"/>
              <w:rPr>
                <w:rFonts w:ascii="Calibri" w:hAnsi="Calibri"/>
                <w:sz w:val="18"/>
                <w:szCs w:val="18"/>
              </w:rPr>
            </w:pPr>
            <w:r w:rsidRPr="000D1CB5">
              <w:rPr>
                <w:rFonts w:ascii="Calibri" w:hAnsi="Calibri"/>
                <w:sz w:val="18"/>
                <w:szCs w:val="18"/>
              </w:rPr>
              <w:t>0.967</w:t>
            </w:r>
          </w:p>
        </w:tc>
      </w:tr>
      <w:tr w:rsidR="0009311F" w:rsidRPr="000D1CB5" w14:paraId="4A3A5D82" w14:textId="77777777" w:rsidTr="009B5C14">
        <w:trPr>
          <w:cantSplit/>
          <w:trHeight w:hRule="exact" w:val="187"/>
          <w:jc w:val="center"/>
        </w:trPr>
        <w:tc>
          <w:tcPr>
            <w:tcW w:w="0" w:type="auto"/>
            <w:vMerge/>
            <w:vAlign w:val="center"/>
          </w:tcPr>
          <w:p w14:paraId="4A3A5D77" w14:textId="77777777" w:rsidR="0009311F" w:rsidRPr="000D1CB5" w:rsidRDefault="0009311F" w:rsidP="009B5C14">
            <w:pPr>
              <w:jc w:val="center"/>
              <w:rPr>
                <w:rFonts w:ascii="Calibri" w:hAnsi="Calibri"/>
                <w:sz w:val="18"/>
                <w:szCs w:val="18"/>
              </w:rPr>
            </w:pPr>
          </w:p>
        </w:tc>
        <w:tc>
          <w:tcPr>
            <w:tcW w:w="0" w:type="auto"/>
            <w:vAlign w:val="center"/>
          </w:tcPr>
          <w:p w14:paraId="4A3A5D7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65</w:t>
            </w:r>
          </w:p>
        </w:tc>
        <w:tc>
          <w:tcPr>
            <w:tcW w:w="0" w:type="auto"/>
            <w:vAlign w:val="center"/>
          </w:tcPr>
          <w:p w14:paraId="4A3A5D79" w14:textId="77777777" w:rsidR="0009311F" w:rsidRPr="000D1CB5" w:rsidRDefault="0009311F" w:rsidP="009B5C14">
            <w:pPr>
              <w:jc w:val="center"/>
              <w:rPr>
                <w:rFonts w:ascii="Calibri" w:hAnsi="Calibri"/>
                <w:sz w:val="18"/>
                <w:szCs w:val="18"/>
              </w:rPr>
            </w:pPr>
            <w:r w:rsidRPr="000D1CB5">
              <w:rPr>
                <w:rFonts w:ascii="Calibri" w:hAnsi="Calibri"/>
                <w:sz w:val="18"/>
                <w:szCs w:val="18"/>
              </w:rPr>
              <w:t>1.012</w:t>
            </w:r>
          </w:p>
        </w:tc>
        <w:tc>
          <w:tcPr>
            <w:tcW w:w="0" w:type="auto"/>
            <w:vAlign w:val="center"/>
          </w:tcPr>
          <w:p w14:paraId="4A3A5D7A" w14:textId="77777777" w:rsidR="0009311F" w:rsidRPr="000D1CB5" w:rsidRDefault="0009311F" w:rsidP="009B5C14">
            <w:pPr>
              <w:jc w:val="center"/>
              <w:rPr>
                <w:rFonts w:ascii="Calibri" w:hAnsi="Calibri"/>
                <w:sz w:val="18"/>
                <w:szCs w:val="18"/>
              </w:rPr>
            </w:pPr>
            <w:r w:rsidRPr="000D1CB5">
              <w:rPr>
                <w:rFonts w:ascii="Calibri" w:hAnsi="Calibri"/>
                <w:sz w:val="18"/>
                <w:szCs w:val="18"/>
              </w:rPr>
              <w:t>1.008</w:t>
            </w:r>
          </w:p>
        </w:tc>
        <w:tc>
          <w:tcPr>
            <w:tcW w:w="0" w:type="auto"/>
            <w:vAlign w:val="center"/>
          </w:tcPr>
          <w:p w14:paraId="4A3A5D7B" w14:textId="77777777" w:rsidR="0009311F" w:rsidRPr="000D1CB5" w:rsidRDefault="0009311F" w:rsidP="009B5C14">
            <w:pPr>
              <w:jc w:val="center"/>
              <w:rPr>
                <w:rFonts w:ascii="Calibri" w:hAnsi="Calibri"/>
                <w:sz w:val="18"/>
                <w:szCs w:val="18"/>
              </w:rPr>
            </w:pPr>
            <w:r w:rsidRPr="000D1CB5">
              <w:rPr>
                <w:rFonts w:ascii="Calibri" w:hAnsi="Calibri"/>
                <w:sz w:val="18"/>
                <w:szCs w:val="18"/>
              </w:rPr>
              <w:t>1.003</w:t>
            </w:r>
          </w:p>
        </w:tc>
        <w:tc>
          <w:tcPr>
            <w:tcW w:w="0" w:type="auto"/>
            <w:vAlign w:val="center"/>
          </w:tcPr>
          <w:p w14:paraId="4A3A5D7C" w14:textId="77777777" w:rsidR="0009311F" w:rsidRPr="000D1CB5" w:rsidRDefault="0009311F" w:rsidP="009B5C14">
            <w:pPr>
              <w:jc w:val="center"/>
              <w:rPr>
                <w:rFonts w:ascii="Calibri" w:hAnsi="Calibri"/>
                <w:sz w:val="18"/>
                <w:szCs w:val="18"/>
              </w:rPr>
            </w:pPr>
            <w:r w:rsidRPr="000D1CB5">
              <w:rPr>
                <w:rFonts w:ascii="Calibri" w:hAnsi="Calibri"/>
                <w:sz w:val="18"/>
                <w:szCs w:val="18"/>
              </w:rPr>
              <w:t>0.998</w:t>
            </w:r>
          </w:p>
        </w:tc>
        <w:tc>
          <w:tcPr>
            <w:tcW w:w="0" w:type="auto"/>
            <w:vAlign w:val="center"/>
          </w:tcPr>
          <w:p w14:paraId="4A3A5D7D" w14:textId="77777777" w:rsidR="0009311F" w:rsidRPr="000D1CB5" w:rsidRDefault="0009311F" w:rsidP="009B5C14">
            <w:pPr>
              <w:jc w:val="center"/>
              <w:rPr>
                <w:rFonts w:ascii="Calibri" w:hAnsi="Calibri"/>
                <w:sz w:val="18"/>
                <w:szCs w:val="18"/>
              </w:rPr>
            </w:pPr>
            <w:r w:rsidRPr="000D1CB5">
              <w:rPr>
                <w:rFonts w:ascii="Calibri" w:hAnsi="Calibri"/>
                <w:sz w:val="18"/>
                <w:szCs w:val="18"/>
              </w:rPr>
              <w:t>0.993</w:t>
            </w:r>
          </w:p>
        </w:tc>
        <w:tc>
          <w:tcPr>
            <w:tcW w:w="0" w:type="auto"/>
            <w:vAlign w:val="center"/>
          </w:tcPr>
          <w:p w14:paraId="4A3A5D7E" w14:textId="77777777" w:rsidR="0009311F" w:rsidRPr="000D1CB5" w:rsidRDefault="0009311F" w:rsidP="009B5C14">
            <w:pPr>
              <w:jc w:val="center"/>
              <w:rPr>
                <w:rFonts w:ascii="Calibri" w:hAnsi="Calibri"/>
                <w:sz w:val="18"/>
                <w:szCs w:val="18"/>
              </w:rPr>
            </w:pPr>
            <w:r w:rsidRPr="000D1CB5">
              <w:rPr>
                <w:rFonts w:ascii="Calibri" w:hAnsi="Calibri"/>
                <w:sz w:val="18"/>
                <w:szCs w:val="18"/>
              </w:rPr>
              <w:t>0.988</w:t>
            </w:r>
          </w:p>
        </w:tc>
        <w:tc>
          <w:tcPr>
            <w:tcW w:w="0" w:type="auto"/>
            <w:vAlign w:val="center"/>
          </w:tcPr>
          <w:p w14:paraId="4A3A5D7F" w14:textId="77777777" w:rsidR="0009311F" w:rsidRPr="000D1CB5" w:rsidRDefault="0009311F" w:rsidP="009B5C14">
            <w:pPr>
              <w:jc w:val="center"/>
              <w:rPr>
                <w:rFonts w:ascii="Calibri" w:hAnsi="Calibri"/>
                <w:sz w:val="18"/>
                <w:szCs w:val="18"/>
              </w:rPr>
            </w:pPr>
            <w:r w:rsidRPr="000D1CB5">
              <w:rPr>
                <w:rFonts w:ascii="Calibri" w:hAnsi="Calibri"/>
                <w:sz w:val="18"/>
                <w:szCs w:val="18"/>
              </w:rPr>
              <w:t>0.984</w:t>
            </w:r>
          </w:p>
        </w:tc>
        <w:tc>
          <w:tcPr>
            <w:tcW w:w="0" w:type="auto"/>
            <w:vAlign w:val="center"/>
          </w:tcPr>
          <w:p w14:paraId="4A3A5D80" w14:textId="77777777" w:rsidR="0009311F" w:rsidRPr="000D1CB5" w:rsidRDefault="0009311F" w:rsidP="009B5C14">
            <w:pPr>
              <w:jc w:val="center"/>
              <w:rPr>
                <w:rFonts w:ascii="Calibri" w:hAnsi="Calibri"/>
                <w:sz w:val="18"/>
                <w:szCs w:val="18"/>
              </w:rPr>
            </w:pPr>
            <w:r w:rsidRPr="000D1CB5">
              <w:rPr>
                <w:rFonts w:ascii="Calibri" w:hAnsi="Calibri"/>
                <w:sz w:val="18"/>
                <w:szCs w:val="18"/>
              </w:rPr>
              <w:t>0.979</w:t>
            </w:r>
          </w:p>
        </w:tc>
        <w:tc>
          <w:tcPr>
            <w:tcW w:w="0" w:type="auto"/>
            <w:vAlign w:val="center"/>
          </w:tcPr>
          <w:p w14:paraId="4A3A5D81" w14:textId="77777777" w:rsidR="0009311F" w:rsidRPr="000D1CB5" w:rsidRDefault="0009311F" w:rsidP="009B5C14">
            <w:pPr>
              <w:jc w:val="center"/>
              <w:rPr>
                <w:rFonts w:ascii="Calibri" w:hAnsi="Calibri"/>
                <w:sz w:val="18"/>
                <w:szCs w:val="18"/>
              </w:rPr>
            </w:pPr>
            <w:r w:rsidRPr="000D1CB5">
              <w:rPr>
                <w:rFonts w:ascii="Calibri" w:hAnsi="Calibri"/>
                <w:sz w:val="18"/>
                <w:szCs w:val="18"/>
              </w:rPr>
              <w:t>0.975</w:t>
            </w:r>
          </w:p>
        </w:tc>
      </w:tr>
      <w:tr w:rsidR="0009311F" w:rsidRPr="000D1CB5" w14:paraId="4A3A5D8E" w14:textId="77777777" w:rsidTr="009B5C14">
        <w:trPr>
          <w:cantSplit/>
          <w:trHeight w:hRule="exact" w:val="187"/>
          <w:jc w:val="center"/>
        </w:trPr>
        <w:tc>
          <w:tcPr>
            <w:tcW w:w="0" w:type="auto"/>
            <w:vMerge/>
            <w:vAlign w:val="center"/>
          </w:tcPr>
          <w:p w14:paraId="4A3A5D83" w14:textId="77777777" w:rsidR="0009311F" w:rsidRPr="000D1CB5" w:rsidRDefault="0009311F" w:rsidP="009B5C14">
            <w:pPr>
              <w:jc w:val="center"/>
              <w:rPr>
                <w:rFonts w:ascii="Calibri" w:hAnsi="Calibri"/>
                <w:sz w:val="18"/>
                <w:szCs w:val="18"/>
              </w:rPr>
            </w:pPr>
          </w:p>
        </w:tc>
        <w:tc>
          <w:tcPr>
            <w:tcW w:w="0" w:type="auto"/>
            <w:vAlign w:val="center"/>
          </w:tcPr>
          <w:p w14:paraId="4A3A5D8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70</w:t>
            </w:r>
          </w:p>
        </w:tc>
        <w:tc>
          <w:tcPr>
            <w:tcW w:w="0" w:type="auto"/>
            <w:vAlign w:val="center"/>
          </w:tcPr>
          <w:p w14:paraId="4A3A5D85" w14:textId="77777777" w:rsidR="0009311F" w:rsidRPr="000D1CB5" w:rsidRDefault="0009311F" w:rsidP="009B5C14">
            <w:pPr>
              <w:jc w:val="center"/>
              <w:rPr>
                <w:rFonts w:ascii="Calibri" w:hAnsi="Calibri"/>
                <w:sz w:val="18"/>
                <w:szCs w:val="18"/>
              </w:rPr>
            </w:pPr>
            <w:r w:rsidRPr="000D1CB5">
              <w:rPr>
                <w:rFonts w:ascii="Calibri" w:hAnsi="Calibri"/>
                <w:sz w:val="18"/>
                <w:szCs w:val="18"/>
              </w:rPr>
              <w:t>1.021</w:t>
            </w:r>
          </w:p>
        </w:tc>
        <w:tc>
          <w:tcPr>
            <w:tcW w:w="0" w:type="auto"/>
            <w:vAlign w:val="center"/>
          </w:tcPr>
          <w:p w14:paraId="4A3A5D86" w14:textId="77777777" w:rsidR="0009311F" w:rsidRPr="000D1CB5" w:rsidRDefault="0009311F" w:rsidP="009B5C14">
            <w:pPr>
              <w:jc w:val="center"/>
              <w:rPr>
                <w:rFonts w:ascii="Calibri" w:hAnsi="Calibri"/>
                <w:sz w:val="18"/>
                <w:szCs w:val="18"/>
              </w:rPr>
            </w:pPr>
            <w:r w:rsidRPr="000D1CB5">
              <w:rPr>
                <w:rFonts w:ascii="Calibri" w:hAnsi="Calibri"/>
                <w:sz w:val="18"/>
                <w:szCs w:val="18"/>
              </w:rPr>
              <w:t>1.016</w:t>
            </w:r>
          </w:p>
        </w:tc>
        <w:tc>
          <w:tcPr>
            <w:tcW w:w="0" w:type="auto"/>
            <w:vAlign w:val="center"/>
          </w:tcPr>
          <w:p w14:paraId="4A3A5D87" w14:textId="77777777" w:rsidR="0009311F" w:rsidRPr="000D1CB5" w:rsidRDefault="0009311F" w:rsidP="009B5C14">
            <w:pPr>
              <w:jc w:val="center"/>
              <w:rPr>
                <w:rFonts w:ascii="Calibri" w:hAnsi="Calibri"/>
                <w:sz w:val="18"/>
                <w:szCs w:val="18"/>
              </w:rPr>
            </w:pPr>
            <w:r w:rsidRPr="000D1CB5">
              <w:rPr>
                <w:rFonts w:ascii="Calibri" w:hAnsi="Calibri"/>
                <w:sz w:val="18"/>
                <w:szCs w:val="18"/>
              </w:rPr>
              <w:t>1.011</w:t>
            </w:r>
          </w:p>
        </w:tc>
        <w:tc>
          <w:tcPr>
            <w:tcW w:w="0" w:type="auto"/>
            <w:vAlign w:val="center"/>
          </w:tcPr>
          <w:p w14:paraId="4A3A5D88" w14:textId="77777777" w:rsidR="0009311F" w:rsidRPr="000D1CB5" w:rsidRDefault="0009311F" w:rsidP="009B5C14">
            <w:pPr>
              <w:jc w:val="center"/>
              <w:rPr>
                <w:rFonts w:ascii="Calibri" w:hAnsi="Calibri"/>
                <w:sz w:val="18"/>
                <w:szCs w:val="18"/>
              </w:rPr>
            </w:pPr>
            <w:r w:rsidRPr="000D1CB5">
              <w:rPr>
                <w:rFonts w:ascii="Calibri" w:hAnsi="Calibri"/>
                <w:sz w:val="18"/>
                <w:szCs w:val="18"/>
              </w:rPr>
              <w:t>1.006</w:t>
            </w:r>
          </w:p>
        </w:tc>
        <w:tc>
          <w:tcPr>
            <w:tcW w:w="0" w:type="auto"/>
            <w:vAlign w:val="center"/>
          </w:tcPr>
          <w:p w14:paraId="4A3A5D89" w14:textId="77777777" w:rsidR="0009311F" w:rsidRPr="000D1CB5" w:rsidRDefault="0009311F" w:rsidP="009B5C14">
            <w:pPr>
              <w:jc w:val="center"/>
              <w:rPr>
                <w:rFonts w:ascii="Calibri" w:hAnsi="Calibri"/>
                <w:sz w:val="18"/>
                <w:szCs w:val="18"/>
              </w:rPr>
            </w:pPr>
            <w:r w:rsidRPr="000D1CB5">
              <w:rPr>
                <w:rFonts w:ascii="Calibri" w:hAnsi="Calibri"/>
                <w:sz w:val="18"/>
                <w:szCs w:val="18"/>
              </w:rPr>
              <w:t>1.001</w:t>
            </w:r>
          </w:p>
        </w:tc>
        <w:tc>
          <w:tcPr>
            <w:tcW w:w="0" w:type="auto"/>
            <w:vAlign w:val="center"/>
          </w:tcPr>
          <w:p w14:paraId="4A3A5D8A" w14:textId="77777777" w:rsidR="0009311F" w:rsidRPr="000D1CB5" w:rsidRDefault="0009311F" w:rsidP="009B5C14">
            <w:pPr>
              <w:jc w:val="center"/>
              <w:rPr>
                <w:rFonts w:ascii="Calibri" w:hAnsi="Calibri"/>
                <w:sz w:val="18"/>
                <w:szCs w:val="18"/>
              </w:rPr>
            </w:pPr>
            <w:r w:rsidRPr="000D1CB5">
              <w:rPr>
                <w:rFonts w:ascii="Calibri" w:hAnsi="Calibri"/>
                <w:sz w:val="18"/>
                <w:szCs w:val="18"/>
              </w:rPr>
              <w:t>0.997</w:t>
            </w:r>
          </w:p>
        </w:tc>
        <w:tc>
          <w:tcPr>
            <w:tcW w:w="0" w:type="auto"/>
            <w:vAlign w:val="center"/>
          </w:tcPr>
          <w:p w14:paraId="4A3A5D8B" w14:textId="77777777" w:rsidR="0009311F" w:rsidRPr="000D1CB5" w:rsidRDefault="0009311F" w:rsidP="009B5C14">
            <w:pPr>
              <w:jc w:val="center"/>
              <w:rPr>
                <w:rFonts w:ascii="Calibri" w:hAnsi="Calibri"/>
                <w:sz w:val="18"/>
                <w:szCs w:val="18"/>
              </w:rPr>
            </w:pPr>
            <w:r w:rsidRPr="000D1CB5">
              <w:rPr>
                <w:rFonts w:ascii="Calibri" w:hAnsi="Calibri"/>
                <w:sz w:val="18"/>
                <w:szCs w:val="18"/>
              </w:rPr>
              <w:t>0.992</w:t>
            </w:r>
          </w:p>
        </w:tc>
        <w:tc>
          <w:tcPr>
            <w:tcW w:w="0" w:type="auto"/>
            <w:vAlign w:val="center"/>
          </w:tcPr>
          <w:p w14:paraId="4A3A5D8C" w14:textId="77777777" w:rsidR="0009311F" w:rsidRPr="000D1CB5" w:rsidRDefault="0009311F" w:rsidP="009B5C14">
            <w:pPr>
              <w:jc w:val="center"/>
              <w:rPr>
                <w:rFonts w:ascii="Calibri" w:hAnsi="Calibri"/>
                <w:sz w:val="18"/>
                <w:szCs w:val="18"/>
              </w:rPr>
            </w:pPr>
            <w:r w:rsidRPr="000D1CB5">
              <w:rPr>
                <w:rFonts w:ascii="Calibri" w:hAnsi="Calibri"/>
                <w:sz w:val="18"/>
                <w:szCs w:val="18"/>
              </w:rPr>
              <w:t>0.988</w:t>
            </w:r>
          </w:p>
        </w:tc>
        <w:tc>
          <w:tcPr>
            <w:tcW w:w="0" w:type="auto"/>
            <w:vAlign w:val="center"/>
          </w:tcPr>
          <w:p w14:paraId="4A3A5D8D" w14:textId="77777777" w:rsidR="0009311F" w:rsidRPr="000D1CB5" w:rsidRDefault="0009311F" w:rsidP="009B5C14">
            <w:pPr>
              <w:jc w:val="center"/>
              <w:rPr>
                <w:rFonts w:ascii="Calibri" w:hAnsi="Calibri"/>
                <w:sz w:val="18"/>
                <w:szCs w:val="18"/>
              </w:rPr>
            </w:pPr>
            <w:r w:rsidRPr="000D1CB5">
              <w:rPr>
                <w:rFonts w:ascii="Calibri" w:hAnsi="Calibri"/>
                <w:sz w:val="18"/>
                <w:szCs w:val="18"/>
              </w:rPr>
              <w:t>0.983</w:t>
            </w:r>
          </w:p>
        </w:tc>
      </w:tr>
      <w:tr w:rsidR="0009311F" w:rsidRPr="000D1CB5" w14:paraId="4A3A5D9A" w14:textId="77777777" w:rsidTr="009B5C14">
        <w:trPr>
          <w:cantSplit/>
          <w:trHeight w:hRule="exact" w:val="187"/>
          <w:jc w:val="center"/>
        </w:trPr>
        <w:tc>
          <w:tcPr>
            <w:tcW w:w="0" w:type="auto"/>
            <w:vMerge/>
            <w:vAlign w:val="center"/>
          </w:tcPr>
          <w:p w14:paraId="4A3A5D8F" w14:textId="77777777" w:rsidR="0009311F" w:rsidRPr="000D1CB5" w:rsidRDefault="0009311F" w:rsidP="009B5C14">
            <w:pPr>
              <w:jc w:val="center"/>
              <w:rPr>
                <w:rFonts w:ascii="Calibri" w:hAnsi="Calibri"/>
                <w:sz w:val="18"/>
                <w:szCs w:val="18"/>
              </w:rPr>
            </w:pPr>
          </w:p>
        </w:tc>
        <w:tc>
          <w:tcPr>
            <w:tcW w:w="0" w:type="auto"/>
            <w:vAlign w:val="center"/>
          </w:tcPr>
          <w:p w14:paraId="4A3A5D9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75</w:t>
            </w:r>
          </w:p>
        </w:tc>
        <w:tc>
          <w:tcPr>
            <w:tcW w:w="0" w:type="auto"/>
            <w:vAlign w:val="center"/>
          </w:tcPr>
          <w:p w14:paraId="4A3A5D91" w14:textId="77777777" w:rsidR="0009311F" w:rsidRPr="000D1CB5" w:rsidRDefault="0009311F" w:rsidP="009B5C14">
            <w:pPr>
              <w:jc w:val="center"/>
              <w:rPr>
                <w:rFonts w:ascii="Calibri" w:hAnsi="Calibri"/>
                <w:sz w:val="18"/>
                <w:szCs w:val="18"/>
              </w:rPr>
            </w:pPr>
            <w:r w:rsidRPr="000D1CB5">
              <w:rPr>
                <w:rFonts w:ascii="Calibri" w:hAnsi="Calibri"/>
                <w:sz w:val="18"/>
                <w:szCs w:val="18"/>
              </w:rPr>
              <w:t>1.029</w:t>
            </w:r>
          </w:p>
        </w:tc>
        <w:tc>
          <w:tcPr>
            <w:tcW w:w="0" w:type="auto"/>
            <w:vAlign w:val="center"/>
          </w:tcPr>
          <w:p w14:paraId="4A3A5D92" w14:textId="77777777" w:rsidR="0009311F" w:rsidRPr="000D1CB5" w:rsidRDefault="0009311F" w:rsidP="009B5C14">
            <w:pPr>
              <w:jc w:val="center"/>
              <w:rPr>
                <w:rFonts w:ascii="Calibri" w:hAnsi="Calibri"/>
                <w:sz w:val="18"/>
                <w:szCs w:val="18"/>
              </w:rPr>
            </w:pPr>
            <w:r w:rsidRPr="000D1CB5">
              <w:rPr>
                <w:rFonts w:ascii="Calibri" w:hAnsi="Calibri"/>
                <w:sz w:val="18"/>
                <w:szCs w:val="18"/>
              </w:rPr>
              <w:t>1.024</w:t>
            </w:r>
          </w:p>
        </w:tc>
        <w:tc>
          <w:tcPr>
            <w:tcW w:w="0" w:type="auto"/>
            <w:vAlign w:val="center"/>
          </w:tcPr>
          <w:p w14:paraId="4A3A5D93" w14:textId="77777777" w:rsidR="0009311F" w:rsidRPr="000D1CB5" w:rsidRDefault="0009311F" w:rsidP="009B5C14">
            <w:pPr>
              <w:jc w:val="center"/>
              <w:rPr>
                <w:rFonts w:ascii="Calibri" w:hAnsi="Calibri"/>
                <w:sz w:val="18"/>
                <w:szCs w:val="18"/>
              </w:rPr>
            </w:pPr>
            <w:r w:rsidRPr="000D1CB5">
              <w:rPr>
                <w:rFonts w:ascii="Calibri" w:hAnsi="Calibri"/>
                <w:sz w:val="18"/>
                <w:szCs w:val="18"/>
              </w:rPr>
              <w:t>1.019</w:t>
            </w:r>
          </w:p>
        </w:tc>
        <w:tc>
          <w:tcPr>
            <w:tcW w:w="0" w:type="auto"/>
            <w:vAlign w:val="center"/>
          </w:tcPr>
          <w:p w14:paraId="4A3A5D94" w14:textId="77777777" w:rsidR="0009311F" w:rsidRPr="000D1CB5" w:rsidRDefault="0009311F" w:rsidP="009B5C14">
            <w:pPr>
              <w:jc w:val="center"/>
              <w:rPr>
                <w:rFonts w:ascii="Calibri" w:hAnsi="Calibri"/>
                <w:sz w:val="18"/>
                <w:szCs w:val="18"/>
              </w:rPr>
            </w:pPr>
            <w:r w:rsidRPr="000D1CB5">
              <w:rPr>
                <w:rFonts w:ascii="Calibri" w:hAnsi="Calibri"/>
                <w:sz w:val="18"/>
                <w:szCs w:val="18"/>
              </w:rPr>
              <w:t>1.015</w:t>
            </w:r>
          </w:p>
        </w:tc>
        <w:tc>
          <w:tcPr>
            <w:tcW w:w="0" w:type="auto"/>
            <w:vAlign w:val="center"/>
          </w:tcPr>
          <w:p w14:paraId="4A3A5D95" w14:textId="77777777" w:rsidR="0009311F" w:rsidRPr="000D1CB5" w:rsidRDefault="0009311F" w:rsidP="009B5C14">
            <w:pPr>
              <w:jc w:val="center"/>
              <w:rPr>
                <w:rFonts w:ascii="Calibri" w:hAnsi="Calibri"/>
                <w:sz w:val="18"/>
                <w:szCs w:val="18"/>
              </w:rPr>
            </w:pPr>
            <w:r w:rsidRPr="000D1CB5">
              <w:rPr>
                <w:rFonts w:ascii="Calibri" w:hAnsi="Calibri"/>
                <w:sz w:val="18"/>
                <w:szCs w:val="18"/>
              </w:rPr>
              <w:t>1.010</w:t>
            </w:r>
          </w:p>
        </w:tc>
        <w:tc>
          <w:tcPr>
            <w:tcW w:w="0" w:type="auto"/>
            <w:vAlign w:val="center"/>
          </w:tcPr>
          <w:p w14:paraId="4A3A5D96" w14:textId="77777777" w:rsidR="0009311F" w:rsidRPr="000D1CB5" w:rsidRDefault="0009311F" w:rsidP="009B5C14">
            <w:pPr>
              <w:jc w:val="center"/>
              <w:rPr>
                <w:rFonts w:ascii="Calibri" w:hAnsi="Calibri"/>
                <w:sz w:val="18"/>
                <w:szCs w:val="18"/>
              </w:rPr>
            </w:pPr>
            <w:r w:rsidRPr="000D1CB5">
              <w:rPr>
                <w:rFonts w:ascii="Calibri" w:hAnsi="Calibri"/>
                <w:sz w:val="18"/>
                <w:szCs w:val="18"/>
              </w:rPr>
              <w:t>1.005</w:t>
            </w:r>
          </w:p>
        </w:tc>
        <w:tc>
          <w:tcPr>
            <w:tcW w:w="0" w:type="auto"/>
            <w:vAlign w:val="center"/>
          </w:tcPr>
          <w:p w14:paraId="4A3A5D97" w14:textId="77777777" w:rsidR="0009311F" w:rsidRPr="000D1CB5" w:rsidRDefault="0009311F" w:rsidP="009B5C14">
            <w:pPr>
              <w:jc w:val="center"/>
              <w:rPr>
                <w:rFonts w:ascii="Calibri" w:hAnsi="Calibri"/>
                <w:sz w:val="18"/>
                <w:szCs w:val="18"/>
              </w:rPr>
            </w:pPr>
            <w:r w:rsidRPr="000D1CB5">
              <w:rPr>
                <w:rFonts w:ascii="Calibri" w:hAnsi="Calibri"/>
                <w:sz w:val="18"/>
                <w:szCs w:val="18"/>
              </w:rPr>
              <w:t>1.000</w:t>
            </w:r>
          </w:p>
        </w:tc>
        <w:tc>
          <w:tcPr>
            <w:tcW w:w="0" w:type="auto"/>
            <w:vAlign w:val="center"/>
          </w:tcPr>
          <w:p w14:paraId="4A3A5D98" w14:textId="77777777" w:rsidR="0009311F" w:rsidRPr="000D1CB5" w:rsidRDefault="0009311F" w:rsidP="009B5C14">
            <w:pPr>
              <w:jc w:val="center"/>
              <w:rPr>
                <w:rFonts w:ascii="Calibri" w:hAnsi="Calibri"/>
                <w:sz w:val="18"/>
                <w:szCs w:val="18"/>
              </w:rPr>
            </w:pPr>
            <w:r w:rsidRPr="000D1CB5">
              <w:rPr>
                <w:rFonts w:ascii="Calibri" w:hAnsi="Calibri"/>
                <w:sz w:val="18"/>
                <w:szCs w:val="18"/>
              </w:rPr>
              <w:t>0.996</w:t>
            </w:r>
          </w:p>
        </w:tc>
        <w:tc>
          <w:tcPr>
            <w:tcW w:w="0" w:type="auto"/>
            <w:vAlign w:val="center"/>
          </w:tcPr>
          <w:p w14:paraId="4A3A5D99" w14:textId="77777777" w:rsidR="0009311F" w:rsidRPr="000D1CB5" w:rsidRDefault="0009311F" w:rsidP="009B5C14">
            <w:pPr>
              <w:jc w:val="center"/>
              <w:rPr>
                <w:rFonts w:ascii="Calibri" w:hAnsi="Calibri"/>
                <w:sz w:val="18"/>
                <w:szCs w:val="18"/>
              </w:rPr>
            </w:pPr>
            <w:r w:rsidRPr="000D1CB5">
              <w:rPr>
                <w:rFonts w:ascii="Calibri" w:hAnsi="Calibri"/>
                <w:sz w:val="18"/>
                <w:szCs w:val="18"/>
              </w:rPr>
              <w:t>0.991</w:t>
            </w:r>
          </w:p>
        </w:tc>
      </w:tr>
      <w:tr w:rsidR="0009311F" w:rsidRPr="000D1CB5" w14:paraId="4A3A5DA6" w14:textId="77777777" w:rsidTr="009B5C14">
        <w:trPr>
          <w:cantSplit/>
          <w:trHeight w:hRule="exact" w:val="187"/>
          <w:jc w:val="center"/>
        </w:trPr>
        <w:tc>
          <w:tcPr>
            <w:tcW w:w="0" w:type="auto"/>
            <w:vMerge/>
            <w:vAlign w:val="center"/>
          </w:tcPr>
          <w:p w14:paraId="4A3A5D9B" w14:textId="77777777" w:rsidR="0009311F" w:rsidRPr="000D1CB5" w:rsidRDefault="0009311F" w:rsidP="009B5C14">
            <w:pPr>
              <w:jc w:val="center"/>
              <w:rPr>
                <w:rFonts w:ascii="Calibri" w:hAnsi="Calibri"/>
                <w:sz w:val="18"/>
                <w:szCs w:val="18"/>
              </w:rPr>
            </w:pPr>
          </w:p>
        </w:tc>
        <w:tc>
          <w:tcPr>
            <w:tcW w:w="0" w:type="auto"/>
            <w:vAlign w:val="center"/>
          </w:tcPr>
          <w:p w14:paraId="4A3A5D9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80</w:t>
            </w:r>
          </w:p>
        </w:tc>
        <w:tc>
          <w:tcPr>
            <w:tcW w:w="0" w:type="auto"/>
            <w:vAlign w:val="center"/>
          </w:tcPr>
          <w:p w14:paraId="4A3A5D9D" w14:textId="77777777" w:rsidR="0009311F" w:rsidRPr="000D1CB5" w:rsidRDefault="0009311F" w:rsidP="009B5C14">
            <w:pPr>
              <w:jc w:val="center"/>
              <w:rPr>
                <w:rFonts w:ascii="Calibri" w:hAnsi="Calibri"/>
                <w:sz w:val="18"/>
                <w:szCs w:val="18"/>
              </w:rPr>
            </w:pPr>
            <w:r w:rsidRPr="000D1CB5">
              <w:rPr>
                <w:rFonts w:ascii="Calibri" w:hAnsi="Calibri"/>
                <w:sz w:val="18"/>
                <w:szCs w:val="18"/>
              </w:rPr>
              <w:t>1.038</w:t>
            </w:r>
          </w:p>
        </w:tc>
        <w:tc>
          <w:tcPr>
            <w:tcW w:w="0" w:type="auto"/>
            <w:vAlign w:val="center"/>
          </w:tcPr>
          <w:p w14:paraId="4A3A5D9E" w14:textId="77777777" w:rsidR="0009311F" w:rsidRPr="000D1CB5" w:rsidRDefault="0009311F" w:rsidP="009B5C14">
            <w:pPr>
              <w:jc w:val="center"/>
              <w:rPr>
                <w:rFonts w:ascii="Calibri" w:hAnsi="Calibri"/>
                <w:sz w:val="18"/>
                <w:szCs w:val="18"/>
              </w:rPr>
            </w:pPr>
            <w:r w:rsidRPr="000D1CB5">
              <w:rPr>
                <w:rFonts w:ascii="Calibri" w:hAnsi="Calibri"/>
                <w:sz w:val="18"/>
                <w:szCs w:val="18"/>
              </w:rPr>
              <w:t>1.033</w:t>
            </w:r>
          </w:p>
        </w:tc>
        <w:tc>
          <w:tcPr>
            <w:tcW w:w="0" w:type="auto"/>
            <w:vAlign w:val="center"/>
          </w:tcPr>
          <w:p w14:paraId="4A3A5D9F" w14:textId="77777777" w:rsidR="0009311F" w:rsidRPr="000D1CB5" w:rsidRDefault="0009311F" w:rsidP="009B5C14">
            <w:pPr>
              <w:jc w:val="center"/>
              <w:rPr>
                <w:rFonts w:ascii="Calibri" w:hAnsi="Calibri"/>
                <w:sz w:val="18"/>
                <w:szCs w:val="18"/>
              </w:rPr>
            </w:pPr>
            <w:r w:rsidRPr="000D1CB5">
              <w:rPr>
                <w:rFonts w:ascii="Calibri" w:hAnsi="Calibri"/>
                <w:sz w:val="18"/>
                <w:szCs w:val="18"/>
              </w:rPr>
              <w:t>1.028</w:t>
            </w:r>
          </w:p>
        </w:tc>
        <w:tc>
          <w:tcPr>
            <w:tcW w:w="0" w:type="auto"/>
            <w:vAlign w:val="center"/>
          </w:tcPr>
          <w:p w14:paraId="4A3A5DA0" w14:textId="77777777" w:rsidR="0009311F" w:rsidRPr="000D1CB5" w:rsidRDefault="0009311F" w:rsidP="009B5C14">
            <w:pPr>
              <w:jc w:val="center"/>
              <w:rPr>
                <w:rFonts w:ascii="Calibri" w:hAnsi="Calibri"/>
                <w:sz w:val="18"/>
                <w:szCs w:val="18"/>
              </w:rPr>
            </w:pPr>
            <w:r w:rsidRPr="000D1CB5">
              <w:rPr>
                <w:rFonts w:ascii="Calibri" w:hAnsi="Calibri"/>
                <w:sz w:val="18"/>
                <w:szCs w:val="18"/>
              </w:rPr>
              <w:t>1.023</w:t>
            </w:r>
          </w:p>
        </w:tc>
        <w:tc>
          <w:tcPr>
            <w:tcW w:w="0" w:type="auto"/>
            <w:vAlign w:val="center"/>
          </w:tcPr>
          <w:p w14:paraId="4A3A5DA1" w14:textId="77777777" w:rsidR="0009311F" w:rsidRPr="000D1CB5" w:rsidRDefault="0009311F" w:rsidP="009B5C14">
            <w:pPr>
              <w:jc w:val="center"/>
              <w:rPr>
                <w:rFonts w:ascii="Calibri" w:hAnsi="Calibri"/>
                <w:sz w:val="18"/>
                <w:szCs w:val="18"/>
              </w:rPr>
            </w:pPr>
            <w:r w:rsidRPr="000D1CB5">
              <w:rPr>
                <w:rFonts w:ascii="Calibri" w:hAnsi="Calibri"/>
                <w:sz w:val="18"/>
                <w:szCs w:val="18"/>
              </w:rPr>
              <w:t>1.018</w:t>
            </w:r>
          </w:p>
        </w:tc>
        <w:tc>
          <w:tcPr>
            <w:tcW w:w="0" w:type="auto"/>
            <w:vAlign w:val="center"/>
          </w:tcPr>
          <w:p w14:paraId="4A3A5DA2" w14:textId="77777777" w:rsidR="0009311F" w:rsidRPr="000D1CB5" w:rsidRDefault="0009311F" w:rsidP="009B5C14">
            <w:pPr>
              <w:jc w:val="center"/>
              <w:rPr>
                <w:rFonts w:ascii="Calibri" w:hAnsi="Calibri"/>
                <w:sz w:val="18"/>
                <w:szCs w:val="18"/>
              </w:rPr>
            </w:pPr>
            <w:r w:rsidRPr="000D1CB5">
              <w:rPr>
                <w:rFonts w:ascii="Calibri" w:hAnsi="Calibri"/>
                <w:sz w:val="18"/>
                <w:szCs w:val="18"/>
              </w:rPr>
              <w:t>1.013</w:t>
            </w:r>
          </w:p>
        </w:tc>
        <w:tc>
          <w:tcPr>
            <w:tcW w:w="0" w:type="auto"/>
            <w:vAlign w:val="center"/>
          </w:tcPr>
          <w:p w14:paraId="4A3A5DA3" w14:textId="77777777" w:rsidR="0009311F" w:rsidRPr="000D1CB5" w:rsidRDefault="0009311F" w:rsidP="009B5C14">
            <w:pPr>
              <w:jc w:val="center"/>
              <w:rPr>
                <w:rFonts w:ascii="Calibri" w:hAnsi="Calibri"/>
                <w:sz w:val="18"/>
                <w:szCs w:val="18"/>
              </w:rPr>
            </w:pPr>
            <w:r w:rsidRPr="000D1CB5">
              <w:rPr>
                <w:rFonts w:ascii="Calibri" w:hAnsi="Calibri"/>
                <w:sz w:val="18"/>
                <w:szCs w:val="18"/>
              </w:rPr>
              <w:t>1.009</w:t>
            </w:r>
          </w:p>
        </w:tc>
        <w:tc>
          <w:tcPr>
            <w:tcW w:w="0" w:type="auto"/>
            <w:vAlign w:val="center"/>
          </w:tcPr>
          <w:p w14:paraId="4A3A5DA4" w14:textId="77777777" w:rsidR="0009311F" w:rsidRPr="000D1CB5" w:rsidRDefault="0009311F" w:rsidP="009B5C14">
            <w:pPr>
              <w:jc w:val="center"/>
              <w:rPr>
                <w:rFonts w:ascii="Calibri" w:hAnsi="Calibri"/>
                <w:sz w:val="18"/>
                <w:szCs w:val="18"/>
              </w:rPr>
            </w:pPr>
            <w:r w:rsidRPr="000D1CB5">
              <w:rPr>
                <w:rFonts w:ascii="Calibri" w:hAnsi="Calibri"/>
                <w:sz w:val="18"/>
                <w:szCs w:val="18"/>
              </w:rPr>
              <w:t>1.004</w:t>
            </w:r>
          </w:p>
        </w:tc>
        <w:tc>
          <w:tcPr>
            <w:tcW w:w="0" w:type="auto"/>
            <w:vAlign w:val="center"/>
          </w:tcPr>
          <w:p w14:paraId="4A3A5DA5" w14:textId="77777777" w:rsidR="0009311F" w:rsidRPr="000D1CB5" w:rsidRDefault="0009311F" w:rsidP="009B5C14">
            <w:pPr>
              <w:jc w:val="center"/>
              <w:rPr>
                <w:rFonts w:ascii="Calibri" w:hAnsi="Calibri"/>
                <w:sz w:val="18"/>
                <w:szCs w:val="18"/>
              </w:rPr>
            </w:pPr>
            <w:r w:rsidRPr="000D1CB5">
              <w:rPr>
                <w:rFonts w:ascii="Calibri" w:hAnsi="Calibri"/>
                <w:sz w:val="18"/>
                <w:szCs w:val="18"/>
              </w:rPr>
              <w:t>0.999</w:t>
            </w:r>
          </w:p>
        </w:tc>
      </w:tr>
      <w:tr w:rsidR="0009311F" w:rsidRPr="000D1CB5" w14:paraId="4A3A5DB2" w14:textId="77777777" w:rsidTr="009B5C14">
        <w:trPr>
          <w:cantSplit/>
          <w:trHeight w:hRule="exact" w:val="187"/>
          <w:jc w:val="center"/>
        </w:trPr>
        <w:tc>
          <w:tcPr>
            <w:tcW w:w="0" w:type="auto"/>
            <w:vMerge/>
            <w:vAlign w:val="center"/>
          </w:tcPr>
          <w:p w14:paraId="4A3A5DA7" w14:textId="77777777" w:rsidR="0009311F" w:rsidRPr="000D1CB5" w:rsidRDefault="0009311F" w:rsidP="009B5C14">
            <w:pPr>
              <w:jc w:val="center"/>
              <w:rPr>
                <w:rFonts w:ascii="Calibri" w:hAnsi="Calibri"/>
                <w:sz w:val="18"/>
                <w:szCs w:val="18"/>
              </w:rPr>
            </w:pPr>
          </w:p>
        </w:tc>
        <w:tc>
          <w:tcPr>
            <w:tcW w:w="0" w:type="auto"/>
            <w:vAlign w:val="center"/>
          </w:tcPr>
          <w:p w14:paraId="4A3A5DA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85</w:t>
            </w:r>
          </w:p>
        </w:tc>
        <w:tc>
          <w:tcPr>
            <w:tcW w:w="0" w:type="auto"/>
            <w:vAlign w:val="center"/>
          </w:tcPr>
          <w:p w14:paraId="4A3A5DA9" w14:textId="77777777" w:rsidR="0009311F" w:rsidRPr="000D1CB5" w:rsidRDefault="0009311F" w:rsidP="009B5C14">
            <w:pPr>
              <w:jc w:val="center"/>
              <w:rPr>
                <w:rFonts w:ascii="Calibri" w:hAnsi="Calibri"/>
                <w:sz w:val="18"/>
                <w:szCs w:val="18"/>
              </w:rPr>
            </w:pPr>
            <w:r w:rsidRPr="000D1CB5">
              <w:rPr>
                <w:rFonts w:ascii="Calibri" w:hAnsi="Calibri"/>
                <w:sz w:val="18"/>
                <w:szCs w:val="18"/>
              </w:rPr>
              <w:t>1.046</w:t>
            </w:r>
          </w:p>
        </w:tc>
        <w:tc>
          <w:tcPr>
            <w:tcW w:w="0" w:type="auto"/>
            <w:vAlign w:val="center"/>
          </w:tcPr>
          <w:p w14:paraId="4A3A5DAA" w14:textId="77777777" w:rsidR="0009311F" w:rsidRPr="000D1CB5" w:rsidRDefault="0009311F" w:rsidP="009B5C14">
            <w:pPr>
              <w:jc w:val="center"/>
              <w:rPr>
                <w:rFonts w:ascii="Calibri" w:hAnsi="Calibri"/>
                <w:sz w:val="18"/>
                <w:szCs w:val="18"/>
              </w:rPr>
            </w:pPr>
            <w:r w:rsidRPr="000D1CB5">
              <w:rPr>
                <w:rFonts w:ascii="Calibri" w:hAnsi="Calibri"/>
                <w:sz w:val="18"/>
                <w:szCs w:val="18"/>
              </w:rPr>
              <w:t>1.041</w:t>
            </w:r>
          </w:p>
        </w:tc>
        <w:tc>
          <w:tcPr>
            <w:tcW w:w="0" w:type="auto"/>
            <w:vAlign w:val="center"/>
          </w:tcPr>
          <w:p w14:paraId="4A3A5DAB" w14:textId="77777777" w:rsidR="0009311F" w:rsidRPr="000D1CB5" w:rsidRDefault="0009311F" w:rsidP="009B5C14">
            <w:pPr>
              <w:jc w:val="center"/>
              <w:rPr>
                <w:rFonts w:ascii="Calibri" w:hAnsi="Calibri"/>
                <w:sz w:val="18"/>
                <w:szCs w:val="18"/>
              </w:rPr>
            </w:pPr>
            <w:r w:rsidRPr="000D1CB5">
              <w:rPr>
                <w:rFonts w:ascii="Calibri" w:hAnsi="Calibri"/>
                <w:sz w:val="18"/>
                <w:szCs w:val="18"/>
              </w:rPr>
              <w:t>1.036</w:t>
            </w:r>
          </w:p>
        </w:tc>
        <w:tc>
          <w:tcPr>
            <w:tcW w:w="0" w:type="auto"/>
            <w:vAlign w:val="center"/>
          </w:tcPr>
          <w:p w14:paraId="4A3A5DAC" w14:textId="77777777" w:rsidR="0009311F" w:rsidRPr="000D1CB5" w:rsidRDefault="0009311F" w:rsidP="009B5C14">
            <w:pPr>
              <w:jc w:val="center"/>
              <w:rPr>
                <w:rFonts w:ascii="Calibri" w:hAnsi="Calibri"/>
                <w:sz w:val="18"/>
                <w:szCs w:val="18"/>
              </w:rPr>
            </w:pPr>
            <w:r w:rsidRPr="000D1CB5">
              <w:rPr>
                <w:rFonts w:ascii="Calibri" w:hAnsi="Calibri"/>
                <w:sz w:val="18"/>
                <w:szCs w:val="18"/>
              </w:rPr>
              <w:t>1.031</w:t>
            </w:r>
          </w:p>
        </w:tc>
        <w:tc>
          <w:tcPr>
            <w:tcW w:w="0" w:type="auto"/>
            <w:vAlign w:val="center"/>
          </w:tcPr>
          <w:p w14:paraId="4A3A5DAD" w14:textId="77777777" w:rsidR="0009311F" w:rsidRPr="000D1CB5" w:rsidRDefault="0009311F" w:rsidP="009B5C14">
            <w:pPr>
              <w:jc w:val="center"/>
              <w:rPr>
                <w:rFonts w:ascii="Calibri" w:hAnsi="Calibri"/>
                <w:sz w:val="18"/>
                <w:szCs w:val="18"/>
              </w:rPr>
            </w:pPr>
            <w:r w:rsidRPr="000D1CB5">
              <w:rPr>
                <w:rFonts w:ascii="Calibri" w:hAnsi="Calibri"/>
                <w:sz w:val="18"/>
                <w:szCs w:val="18"/>
              </w:rPr>
              <w:t>1.026</w:t>
            </w:r>
          </w:p>
        </w:tc>
        <w:tc>
          <w:tcPr>
            <w:tcW w:w="0" w:type="auto"/>
            <w:vAlign w:val="center"/>
          </w:tcPr>
          <w:p w14:paraId="4A3A5DAE" w14:textId="77777777" w:rsidR="0009311F" w:rsidRPr="000D1CB5" w:rsidRDefault="0009311F" w:rsidP="009B5C14">
            <w:pPr>
              <w:jc w:val="center"/>
              <w:rPr>
                <w:rFonts w:ascii="Calibri" w:hAnsi="Calibri"/>
                <w:sz w:val="18"/>
                <w:szCs w:val="18"/>
              </w:rPr>
            </w:pPr>
            <w:r w:rsidRPr="000D1CB5">
              <w:rPr>
                <w:rFonts w:ascii="Calibri" w:hAnsi="Calibri"/>
                <w:sz w:val="18"/>
                <w:szCs w:val="18"/>
              </w:rPr>
              <w:t>1.022</w:t>
            </w:r>
          </w:p>
        </w:tc>
        <w:tc>
          <w:tcPr>
            <w:tcW w:w="0" w:type="auto"/>
            <w:vAlign w:val="center"/>
          </w:tcPr>
          <w:p w14:paraId="4A3A5DAF" w14:textId="77777777" w:rsidR="0009311F" w:rsidRPr="000D1CB5" w:rsidRDefault="0009311F" w:rsidP="009B5C14">
            <w:pPr>
              <w:jc w:val="center"/>
              <w:rPr>
                <w:rFonts w:ascii="Calibri" w:hAnsi="Calibri"/>
                <w:sz w:val="18"/>
                <w:szCs w:val="18"/>
              </w:rPr>
            </w:pPr>
            <w:r w:rsidRPr="000D1CB5">
              <w:rPr>
                <w:rFonts w:ascii="Calibri" w:hAnsi="Calibri"/>
                <w:sz w:val="18"/>
                <w:szCs w:val="18"/>
              </w:rPr>
              <w:t>1.017</w:t>
            </w:r>
          </w:p>
        </w:tc>
        <w:tc>
          <w:tcPr>
            <w:tcW w:w="0" w:type="auto"/>
            <w:vAlign w:val="center"/>
          </w:tcPr>
          <w:p w14:paraId="4A3A5DB0" w14:textId="77777777" w:rsidR="0009311F" w:rsidRPr="000D1CB5" w:rsidRDefault="0009311F" w:rsidP="009B5C14">
            <w:pPr>
              <w:jc w:val="center"/>
              <w:rPr>
                <w:rFonts w:ascii="Calibri" w:hAnsi="Calibri"/>
                <w:sz w:val="18"/>
                <w:szCs w:val="18"/>
              </w:rPr>
            </w:pPr>
            <w:r w:rsidRPr="000D1CB5">
              <w:rPr>
                <w:rFonts w:ascii="Calibri" w:hAnsi="Calibri"/>
                <w:sz w:val="18"/>
                <w:szCs w:val="18"/>
              </w:rPr>
              <w:t>1.012</w:t>
            </w:r>
          </w:p>
        </w:tc>
        <w:tc>
          <w:tcPr>
            <w:tcW w:w="0" w:type="auto"/>
            <w:vAlign w:val="center"/>
          </w:tcPr>
          <w:p w14:paraId="4A3A5DB1" w14:textId="77777777" w:rsidR="0009311F" w:rsidRPr="000D1CB5" w:rsidRDefault="0009311F" w:rsidP="009B5C14">
            <w:pPr>
              <w:jc w:val="center"/>
              <w:rPr>
                <w:rFonts w:ascii="Calibri" w:hAnsi="Calibri"/>
                <w:sz w:val="18"/>
                <w:szCs w:val="18"/>
              </w:rPr>
            </w:pPr>
            <w:r w:rsidRPr="000D1CB5">
              <w:rPr>
                <w:rFonts w:ascii="Calibri" w:hAnsi="Calibri"/>
                <w:sz w:val="18"/>
                <w:szCs w:val="18"/>
              </w:rPr>
              <w:t>1.008</w:t>
            </w:r>
          </w:p>
        </w:tc>
      </w:tr>
      <w:tr w:rsidR="0009311F" w:rsidRPr="000D1CB5" w14:paraId="4A3A5DBE" w14:textId="77777777" w:rsidTr="009B5C14">
        <w:trPr>
          <w:cantSplit/>
          <w:trHeight w:hRule="exact" w:val="187"/>
          <w:jc w:val="center"/>
        </w:trPr>
        <w:tc>
          <w:tcPr>
            <w:tcW w:w="0" w:type="auto"/>
            <w:vMerge/>
            <w:vAlign w:val="center"/>
          </w:tcPr>
          <w:p w14:paraId="4A3A5DB3" w14:textId="77777777" w:rsidR="0009311F" w:rsidRPr="000D1CB5" w:rsidRDefault="0009311F" w:rsidP="009B5C14">
            <w:pPr>
              <w:jc w:val="center"/>
              <w:rPr>
                <w:rFonts w:ascii="Calibri" w:hAnsi="Calibri"/>
                <w:sz w:val="18"/>
                <w:szCs w:val="18"/>
              </w:rPr>
            </w:pPr>
          </w:p>
        </w:tc>
        <w:tc>
          <w:tcPr>
            <w:tcW w:w="0" w:type="auto"/>
            <w:vAlign w:val="center"/>
          </w:tcPr>
          <w:p w14:paraId="4A3A5DB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90</w:t>
            </w:r>
          </w:p>
        </w:tc>
        <w:tc>
          <w:tcPr>
            <w:tcW w:w="0" w:type="auto"/>
            <w:vAlign w:val="center"/>
          </w:tcPr>
          <w:p w14:paraId="4A3A5DB5" w14:textId="77777777" w:rsidR="0009311F" w:rsidRPr="000D1CB5" w:rsidRDefault="0009311F" w:rsidP="009B5C14">
            <w:pPr>
              <w:jc w:val="center"/>
              <w:rPr>
                <w:rFonts w:ascii="Calibri" w:hAnsi="Calibri"/>
                <w:sz w:val="18"/>
                <w:szCs w:val="18"/>
              </w:rPr>
            </w:pPr>
            <w:r w:rsidRPr="000D1CB5">
              <w:rPr>
                <w:rFonts w:ascii="Calibri" w:hAnsi="Calibri"/>
                <w:sz w:val="18"/>
                <w:szCs w:val="18"/>
              </w:rPr>
              <w:t>1.055</w:t>
            </w:r>
          </w:p>
        </w:tc>
        <w:tc>
          <w:tcPr>
            <w:tcW w:w="0" w:type="auto"/>
            <w:vAlign w:val="center"/>
          </w:tcPr>
          <w:p w14:paraId="4A3A5DB6" w14:textId="77777777" w:rsidR="0009311F" w:rsidRPr="000D1CB5" w:rsidRDefault="0009311F" w:rsidP="009B5C14">
            <w:pPr>
              <w:jc w:val="center"/>
              <w:rPr>
                <w:rFonts w:ascii="Calibri" w:hAnsi="Calibri"/>
                <w:sz w:val="18"/>
                <w:szCs w:val="18"/>
              </w:rPr>
            </w:pPr>
            <w:r w:rsidRPr="000D1CB5">
              <w:rPr>
                <w:rFonts w:ascii="Calibri" w:hAnsi="Calibri"/>
                <w:sz w:val="18"/>
                <w:szCs w:val="18"/>
              </w:rPr>
              <w:t>1.050</w:t>
            </w:r>
          </w:p>
        </w:tc>
        <w:tc>
          <w:tcPr>
            <w:tcW w:w="0" w:type="auto"/>
            <w:vAlign w:val="center"/>
          </w:tcPr>
          <w:p w14:paraId="4A3A5DB7" w14:textId="77777777" w:rsidR="0009311F" w:rsidRPr="000D1CB5" w:rsidRDefault="0009311F" w:rsidP="009B5C14">
            <w:pPr>
              <w:jc w:val="center"/>
              <w:rPr>
                <w:rFonts w:ascii="Calibri" w:hAnsi="Calibri"/>
                <w:sz w:val="18"/>
                <w:szCs w:val="18"/>
              </w:rPr>
            </w:pPr>
            <w:r w:rsidRPr="000D1CB5">
              <w:rPr>
                <w:rFonts w:ascii="Calibri" w:hAnsi="Calibri"/>
                <w:sz w:val="18"/>
                <w:szCs w:val="18"/>
              </w:rPr>
              <w:t>1.045</w:t>
            </w:r>
          </w:p>
        </w:tc>
        <w:tc>
          <w:tcPr>
            <w:tcW w:w="0" w:type="auto"/>
            <w:vAlign w:val="center"/>
          </w:tcPr>
          <w:p w14:paraId="4A3A5DB8" w14:textId="77777777" w:rsidR="0009311F" w:rsidRPr="000D1CB5" w:rsidRDefault="0009311F" w:rsidP="009B5C14">
            <w:pPr>
              <w:jc w:val="center"/>
              <w:rPr>
                <w:rFonts w:ascii="Calibri" w:hAnsi="Calibri"/>
                <w:sz w:val="18"/>
                <w:szCs w:val="18"/>
              </w:rPr>
            </w:pPr>
            <w:r w:rsidRPr="000D1CB5">
              <w:rPr>
                <w:rFonts w:ascii="Calibri" w:hAnsi="Calibri"/>
                <w:sz w:val="18"/>
                <w:szCs w:val="18"/>
              </w:rPr>
              <w:t>1.040</w:t>
            </w:r>
          </w:p>
        </w:tc>
        <w:tc>
          <w:tcPr>
            <w:tcW w:w="0" w:type="auto"/>
            <w:vAlign w:val="center"/>
          </w:tcPr>
          <w:p w14:paraId="4A3A5DB9" w14:textId="77777777" w:rsidR="0009311F" w:rsidRPr="000D1CB5" w:rsidRDefault="0009311F" w:rsidP="009B5C14">
            <w:pPr>
              <w:jc w:val="center"/>
              <w:rPr>
                <w:rFonts w:ascii="Calibri" w:hAnsi="Calibri"/>
                <w:sz w:val="18"/>
                <w:szCs w:val="18"/>
              </w:rPr>
            </w:pPr>
            <w:r w:rsidRPr="000D1CB5">
              <w:rPr>
                <w:rFonts w:ascii="Calibri" w:hAnsi="Calibri"/>
                <w:sz w:val="18"/>
                <w:szCs w:val="18"/>
              </w:rPr>
              <w:t>1.035</w:t>
            </w:r>
          </w:p>
        </w:tc>
        <w:tc>
          <w:tcPr>
            <w:tcW w:w="0" w:type="auto"/>
            <w:vAlign w:val="center"/>
          </w:tcPr>
          <w:p w14:paraId="4A3A5DBA" w14:textId="77777777" w:rsidR="0009311F" w:rsidRPr="000D1CB5" w:rsidRDefault="0009311F" w:rsidP="009B5C14">
            <w:pPr>
              <w:jc w:val="center"/>
              <w:rPr>
                <w:rFonts w:ascii="Calibri" w:hAnsi="Calibri"/>
                <w:sz w:val="18"/>
                <w:szCs w:val="18"/>
              </w:rPr>
            </w:pPr>
            <w:r w:rsidRPr="000D1CB5">
              <w:rPr>
                <w:rFonts w:ascii="Calibri" w:hAnsi="Calibri"/>
                <w:sz w:val="18"/>
                <w:szCs w:val="18"/>
              </w:rPr>
              <w:t>1.030</w:t>
            </w:r>
          </w:p>
        </w:tc>
        <w:tc>
          <w:tcPr>
            <w:tcW w:w="0" w:type="auto"/>
            <w:vAlign w:val="center"/>
          </w:tcPr>
          <w:p w14:paraId="4A3A5DBB" w14:textId="77777777" w:rsidR="0009311F" w:rsidRPr="000D1CB5" w:rsidRDefault="0009311F" w:rsidP="009B5C14">
            <w:pPr>
              <w:jc w:val="center"/>
              <w:rPr>
                <w:rFonts w:ascii="Calibri" w:hAnsi="Calibri"/>
                <w:sz w:val="18"/>
                <w:szCs w:val="18"/>
              </w:rPr>
            </w:pPr>
            <w:r w:rsidRPr="000D1CB5">
              <w:rPr>
                <w:rFonts w:ascii="Calibri" w:hAnsi="Calibri"/>
                <w:sz w:val="18"/>
                <w:szCs w:val="18"/>
              </w:rPr>
              <w:t>1.025</w:t>
            </w:r>
          </w:p>
        </w:tc>
        <w:tc>
          <w:tcPr>
            <w:tcW w:w="0" w:type="auto"/>
            <w:vAlign w:val="center"/>
          </w:tcPr>
          <w:p w14:paraId="4A3A5DBC" w14:textId="77777777" w:rsidR="0009311F" w:rsidRPr="000D1CB5" w:rsidRDefault="0009311F" w:rsidP="009B5C14">
            <w:pPr>
              <w:jc w:val="center"/>
              <w:rPr>
                <w:rFonts w:ascii="Calibri" w:hAnsi="Calibri"/>
                <w:sz w:val="18"/>
                <w:szCs w:val="18"/>
              </w:rPr>
            </w:pPr>
            <w:r w:rsidRPr="000D1CB5">
              <w:rPr>
                <w:rFonts w:ascii="Calibri" w:hAnsi="Calibri"/>
                <w:sz w:val="18"/>
                <w:szCs w:val="18"/>
              </w:rPr>
              <w:t>1.020</w:t>
            </w:r>
          </w:p>
        </w:tc>
        <w:tc>
          <w:tcPr>
            <w:tcW w:w="0" w:type="auto"/>
            <w:vAlign w:val="center"/>
          </w:tcPr>
          <w:p w14:paraId="4A3A5DBD" w14:textId="77777777" w:rsidR="0009311F" w:rsidRPr="000D1CB5" w:rsidRDefault="0009311F" w:rsidP="009B5C14">
            <w:pPr>
              <w:jc w:val="center"/>
              <w:rPr>
                <w:rFonts w:ascii="Calibri" w:hAnsi="Calibri"/>
                <w:sz w:val="18"/>
                <w:szCs w:val="18"/>
              </w:rPr>
            </w:pPr>
            <w:r w:rsidRPr="000D1CB5">
              <w:rPr>
                <w:rFonts w:ascii="Calibri" w:hAnsi="Calibri"/>
                <w:sz w:val="18"/>
                <w:szCs w:val="18"/>
              </w:rPr>
              <w:t>1.016</w:t>
            </w:r>
          </w:p>
        </w:tc>
      </w:tr>
      <w:tr w:rsidR="0009311F" w:rsidRPr="000D1CB5" w14:paraId="4A3A5DCA" w14:textId="77777777" w:rsidTr="009B5C14">
        <w:trPr>
          <w:cantSplit/>
          <w:trHeight w:hRule="exact" w:val="187"/>
          <w:jc w:val="center"/>
        </w:trPr>
        <w:tc>
          <w:tcPr>
            <w:tcW w:w="0" w:type="auto"/>
            <w:vMerge/>
            <w:vAlign w:val="center"/>
          </w:tcPr>
          <w:p w14:paraId="4A3A5DBF" w14:textId="77777777" w:rsidR="0009311F" w:rsidRPr="000D1CB5" w:rsidRDefault="0009311F" w:rsidP="009B5C14">
            <w:pPr>
              <w:jc w:val="center"/>
              <w:rPr>
                <w:rFonts w:ascii="Calibri" w:hAnsi="Calibri"/>
                <w:sz w:val="18"/>
                <w:szCs w:val="18"/>
              </w:rPr>
            </w:pPr>
          </w:p>
        </w:tc>
        <w:tc>
          <w:tcPr>
            <w:tcW w:w="0" w:type="auto"/>
            <w:vAlign w:val="center"/>
          </w:tcPr>
          <w:p w14:paraId="4A3A5DC0"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95</w:t>
            </w:r>
          </w:p>
        </w:tc>
        <w:tc>
          <w:tcPr>
            <w:tcW w:w="0" w:type="auto"/>
            <w:vAlign w:val="center"/>
          </w:tcPr>
          <w:p w14:paraId="4A3A5DC1" w14:textId="77777777" w:rsidR="0009311F" w:rsidRPr="000D1CB5" w:rsidRDefault="0009311F" w:rsidP="009B5C14">
            <w:pPr>
              <w:jc w:val="center"/>
              <w:rPr>
                <w:rFonts w:ascii="Calibri" w:hAnsi="Calibri"/>
                <w:sz w:val="18"/>
                <w:szCs w:val="18"/>
              </w:rPr>
            </w:pPr>
            <w:r w:rsidRPr="000D1CB5">
              <w:rPr>
                <w:rFonts w:ascii="Calibri" w:hAnsi="Calibri"/>
                <w:sz w:val="18"/>
                <w:szCs w:val="18"/>
              </w:rPr>
              <w:t>1.063</w:t>
            </w:r>
          </w:p>
        </w:tc>
        <w:tc>
          <w:tcPr>
            <w:tcW w:w="0" w:type="auto"/>
            <w:vAlign w:val="center"/>
          </w:tcPr>
          <w:p w14:paraId="4A3A5DC2" w14:textId="77777777" w:rsidR="0009311F" w:rsidRPr="000D1CB5" w:rsidRDefault="0009311F" w:rsidP="009B5C14">
            <w:pPr>
              <w:jc w:val="center"/>
              <w:rPr>
                <w:rFonts w:ascii="Calibri" w:hAnsi="Calibri"/>
                <w:sz w:val="18"/>
                <w:szCs w:val="18"/>
              </w:rPr>
            </w:pPr>
            <w:r w:rsidRPr="000D1CB5">
              <w:rPr>
                <w:rFonts w:ascii="Calibri" w:hAnsi="Calibri"/>
                <w:sz w:val="18"/>
                <w:szCs w:val="18"/>
              </w:rPr>
              <w:t>1.058</w:t>
            </w:r>
          </w:p>
        </w:tc>
        <w:tc>
          <w:tcPr>
            <w:tcW w:w="0" w:type="auto"/>
            <w:vAlign w:val="center"/>
          </w:tcPr>
          <w:p w14:paraId="4A3A5DC3" w14:textId="77777777" w:rsidR="0009311F" w:rsidRPr="000D1CB5" w:rsidRDefault="0009311F" w:rsidP="009B5C14">
            <w:pPr>
              <w:jc w:val="center"/>
              <w:rPr>
                <w:rFonts w:ascii="Calibri" w:hAnsi="Calibri"/>
                <w:sz w:val="18"/>
                <w:szCs w:val="18"/>
              </w:rPr>
            </w:pPr>
            <w:r w:rsidRPr="000D1CB5">
              <w:rPr>
                <w:rFonts w:ascii="Calibri" w:hAnsi="Calibri"/>
                <w:sz w:val="18"/>
                <w:szCs w:val="18"/>
              </w:rPr>
              <w:t>1.053</w:t>
            </w:r>
          </w:p>
        </w:tc>
        <w:tc>
          <w:tcPr>
            <w:tcW w:w="0" w:type="auto"/>
            <w:vAlign w:val="center"/>
          </w:tcPr>
          <w:p w14:paraId="4A3A5DC4" w14:textId="77777777" w:rsidR="0009311F" w:rsidRPr="000D1CB5" w:rsidRDefault="0009311F" w:rsidP="009B5C14">
            <w:pPr>
              <w:jc w:val="center"/>
              <w:rPr>
                <w:rFonts w:ascii="Calibri" w:hAnsi="Calibri"/>
                <w:sz w:val="18"/>
                <w:szCs w:val="18"/>
              </w:rPr>
            </w:pPr>
            <w:r w:rsidRPr="000D1CB5">
              <w:rPr>
                <w:rFonts w:ascii="Calibri" w:hAnsi="Calibri"/>
                <w:sz w:val="18"/>
                <w:szCs w:val="18"/>
              </w:rPr>
              <w:t>1.048</w:t>
            </w:r>
          </w:p>
        </w:tc>
        <w:tc>
          <w:tcPr>
            <w:tcW w:w="0" w:type="auto"/>
            <w:vAlign w:val="center"/>
          </w:tcPr>
          <w:p w14:paraId="4A3A5DC5" w14:textId="77777777" w:rsidR="0009311F" w:rsidRPr="000D1CB5" w:rsidRDefault="0009311F" w:rsidP="009B5C14">
            <w:pPr>
              <w:jc w:val="center"/>
              <w:rPr>
                <w:rFonts w:ascii="Calibri" w:hAnsi="Calibri"/>
                <w:sz w:val="18"/>
                <w:szCs w:val="18"/>
              </w:rPr>
            </w:pPr>
            <w:r w:rsidRPr="000D1CB5">
              <w:rPr>
                <w:rFonts w:ascii="Calibri" w:hAnsi="Calibri"/>
                <w:sz w:val="18"/>
                <w:szCs w:val="18"/>
              </w:rPr>
              <w:t>1.043</w:t>
            </w:r>
          </w:p>
        </w:tc>
        <w:tc>
          <w:tcPr>
            <w:tcW w:w="0" w:type="auto"/>
            <w:vAlign w:val="center"/>
          </w:tcPr>
          <w:p w14:paraId="4A3A5DC6" w14:textId="77777777" w:rsidR="0009311F" w:rsidRPr="000D1CB5" w:rsidRDefault="0009311F" w:rsidP="009B5C14">
            <w:pPr>
              <w:jc w:val="center"/>
              <w:rPr>
                <w:rFonts w:ascii="Calibri" w:hAnsi="Calibri"/>
                <w:sz w:val="18"/>
                <w:szCs w:val="18"/>
              </w:rPr>
            </w:pPr>
            <w:r w:rsidRPr="000D1CB5">
              <w:rPr>
                <w:rFonts w:ascii="Calibri" w:hAnsi="Calibri"/>
                <w:sz w:val="18"/>
                <w:szCs w:val="18"/>
              </w:rPr>
              <w:t>1.038</w:t>
            </w:r>
          </w:p>
        </w:tc>
        <w:tc>
          <w:tcPr>
            <w:tcW w:w="0" w:type="auto"/>
            <w:vAlign w:val="center"/>
          </w:tcPr>
          <w:p w14:paraId="4A3A5DC7" w14:textId="77777777" w:rsidR="0009311F" w:rsidRPr="000D1CB5" w:rsidRDefault="0009311F" w:rsidP="009B5C14">
            <w:pPr>
              <w:jc w:val="center"/>
              <w:rPr>
                <w:rFonts w:ascii="Calibri" w:hAnsi="Calibri"/>
                <w:sz w:val="18"/>
                <w:szCs w:val="18"/>
              </w:rPr>
            </w:pPr>
            <w:r w:rsidRPr="000D1CB5">
              <w:rPr>
                <w:rFonts w:ascii="Calibri" w:hAnsi="Calibri"/>
                <w:sz w:val="18"/>
                <w:szCs w:val="18"/>
              </w:rPr>
              <w:t>1.033</w:t>
            </w:r>
          </w:p>
        </w:tc>
        <w:tc>
          <w:tcPr>
            <w:tcW w:w="0" w:type="auto"/>
            <w:vAlign w:val="center"/>
          </w:tcPr>
          <w:p w14:paraId="4A3A5DC8" w14:textId="77777777" w:rsidR="0009311F" w:rsidRPr="000D1CB5" w:rsidRDefault="0009311F" w:rsidP="009B5C14">
            <w:pPr>
              <w:jc w:val="center"/>
              <w:rPr>
                <w:rFonts w:ascii="Calibri" w:hAnsi="Calibri"/>
                <w:sz w:val="18"/>
                <w:szCs w:val="18"/>
              </w:rPr>
            </w:pPr>
            <w:r w:rsidRPr="000D1CB5">
              <w:rPr>
                <w:rFonts w:ascii="Calibri" w:hAnsi="Calibri"/>
                <w:sz w:val="18"/>
                <w:szCs w:val="18"/>
              </w:rPr>
              <w:t>1.028</w:t>
            </w:r>
          </w:p>
        </w:tc>
        <w:tc>
          <w:tcPr>
            <w:tcW w:w="0" w:type="auto"/>
            <w:vAlign w:val="center"/>
          </w:tcPr>
          <w:p w14:paraId="4A3A5DC9" w14:textId="77777777" w:rsidR="0009311F" w:rsidRPr="000D1CB5" w:rsidRDefault="0009311F" w:rsidP="009B5C14">
            <w:pPr>
              <w:jc w:val="center"/>
              <w:rPr>
                <w:rFonts w:ascii="Calibri" w:hAnsi="Calibri"/>
                <w:sz w:val="18"/>
                <w:szCs w:val="18"/>
              </w:rPr>
            </w:pPr>
            <w:r w:rsidRPr="000D1CB5">
              <w:rPr>
                <w:rFonts w:ascii="Calibri" w:hAnsi="Calibri"/>
                <w:sz w:val="18"/>
                <w:szCs w:val="18"/>
              </w:rPr>
              <w:t>1.024</w:t>
            </w:r>
          </w:p>
        </w:tc>
      </w:tr>
      <w:tr w:rsidR="0009311F" w:rsidRPr="000D1CB5" w14:paraId="4A3A5DD6" w14:textId="77777777" w:rsidTr="009B5C14">
        <w:trPr>
          <w:cantSplit/>
          <w:trHeight w:hRule="exact" w:val="187"/>
          <w:jc w:val="center"/>
        </w:trPr>
        <w:tc>
          <w:tcPr>
            <w:tcW w:w="0" w:type="auto"/>
            <w:vMerge/>
            <w:vAlign w:val="center"/>
          </w:tcPr>
          <w:p w14:paraId="4A3A5DCB" w14:textId="77777777" w:rsidR="0009311F" w:rsidRPr="000D1CB5" w:rsidRDefault="0009311F" w:rsidP="009B5C14">
            <w:pPr>
              <w:jc w:val="center"/>
              <w:rPr>
                <w:rFonts w:ascii="Calibri" w:hAnsi="Calibri"/>
                <w:sz w:val="18"/>
                <w:szCs w:val="18"/>
              </w:rPr>
            </w:pPr>
          </w:p>
        </w:tc>
        <w:tc>
          <w:tcPr>
            <w:tcW w:w="0" w:type="auto"/>
            <w:vAlign w:val="center"/>
          </w:tcPr>
          <w:p w14:paraId="4A3A5DCC"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100</w:t>
            </w:r>
          </w:p>
        </w:tc>
        <w:tc>
          <w:tcPr>
            <w:tcW w:w="0" w:type="auto"/>
            <w:vAlign w:val="center"/>
          </w:tcPr>
          <w:p w14:paraId="4A3A5DCD" w14:textId="77777777" w:rsidR="0009311F" w:rsidRPr="000D1CB5" w:rsidRDefault="0009311F" w:rsidP="009B5C14">
            <w:pPr>
              <w:jc w:val="center"/>
              <w:rPr>
                <w:rFonts w:ascii="Calibri" w:hAnsi="Calibri"/>
                <w:sz w:val="18"/>
                <w:szCs w:val="18"/>
              </w:rPr>
            </w:pPr>
            <w:r w:rsidRPr="000D1CB5">
              <w:rPr>
                <w:rFonts w:ascii="Calibri" w:hAnsi="Calibri"/>
                <w:sz w:val="18"/>
                <w:szCs w:val="18"/>
              </w:rPr>
              <w:t>1.072</w:t>
            </w:r>
          </w:p>
        </w:tc>
        <w:tc>
          <w:tcPr>
            <w:tcW w:w="0" w:type="auto"/>
            <w:vAlign w:val="center"/>
          </w:tcPr>
          <w:p w14:paraId="4A3A5DCE" w14:textId="77777777" w:rsidR="0009311F" w:rsidRPr="000D1CB5" w:rsidRDefault="0009311F" w:rsidP="009B5C14">
            <w:pPr>
              <w:jc w:val="center"/>
              <w:rPr>
                <w:rFonts w:ascii="Calibri" w:hAnsi="Calibri"/>
                <w:sz w:val="18"/>
                <w:szCs w:val="18"/>
              </w:rPr>
            </w:pPr>
            <w:r w:rsidRPr="000D1CB5">
              <w:rPr>
                <w:rFonts w:ascii="Calibri" w:hAnsi="Calibri"/>
                <w:sz w:val="18"/>
                <w:szCs w:val="18"/>
              </w:rPr>
              <w:t>1.066</w:t>
            </w:r>
          </w:p>
        </w:tc>
        <w:tc>
          <w:tcPr>
            <w:tcW w:w="0" w:type="auto"/>
            <w:vAlign w:val="center"/>
          </w:tcPr>
          <w:p w14:paraId="4A3A5DCF" w14:textId="77777777" w:rsidR="0009311F" w:rsidRPr="000D1CB5" w:rsidRDefault="0009311F" w:rsidP="009B5C14">
            <w:pPr>
              <w:jc w:val="center"/>
              <w:rPr>
                <w:rFonts w:ascii="Calibri" w:hAnsi="Calibri"/>
                <w:sz w:val="18"/>
                <w:szCs w:val="18"/>
              </w:rPr>
            </w:pPr>
            <w:r w:rsidRPr="000D1CB5">
              <w:rPr>
                <w:rFonts w:ascii="Calibri" w:hAnsi="Calibri"/>
                <w:sz w:val="18"/>
                <w:szCs w:val="18"/>
              </w:rPr>
              <w:t>1.061</w:t>
            </w:r>
          </w:p>
        </w:tc>
        <w:tc>
          <w:tcPr>
            <w:tcW w:w="0" w:type="auto"/>
            <w:vAlign w:val="center"/>
          </w:tcPr>
          <w:p w14:paraId="4A3A5DD0" w14:textId="77777777" w:rsidR="0009311F" w:rsidRPr="000D1CB5" w:rsidRDefault="0009311F" w:rsidP="009B5C14">
            <w:pPr>
              <w:jc w:val="center"/>
              <w:rPr>
                <w:rFonts w:ascii="Calibri" w:hAnsi="Calibri"/>
                <w:sz w:val="18"/>
                <w:szCs w:val="18"/>
              </w:rPr>
            </w:pPr>
            <w:r w:rsidRPr="000D1CB5">
              <w:rPr>
                <w:rFonts w:ascii="Calibri" w:hAnsi="Calibri"/>
                <w:sz w:val="18"/>
                <w:szCs w:val="18"/>
              </w:rPr>
              <w:t>1.056</w:t>
            </w:r>
          </w:p>
        </w:tc>
        <w:tc>
          <w:tcPr>
            <w:tcW w:w="0" w:type="auto"/>
            <w:vAlign w:val="center"/>
          </w:tcPr>
          <w:p w14:paraId="4A3A5DD1" w14:textId="77777777" w:rsidR="0009311F" w:rsidRPr="000D1CB5" w:rsidRDefault="0009311F" w:rsidP="009B5C14">
            <w:pPr>
              <w:jc w:val="center"/>
              <w:rPr>
                <w:rFonts w:ascii="Calibri" w:hAnsi="Calibri"/>
                <w:sz w:val="18"/>
                <w:szCs w:val="18"/>
              </w:rPr>
            </w:pPr>
            <w:r w:rsidRPr="000D1CB5">
              <w:rPr>
                <w:rFonts w:ascii="Calibri" w:hAnsi="Calibri"/>
                <w:sz w:val="18"/>
                <w:szCs w:val="18"/>
              </w:rPr>
              <w:t>1.051</w:t>
            </w:r>
          </w:p>
        </w:tc>
        <w:tc>
          <w:tcPr>
            <w:tcW w:w="0" w:type="auto"/>
            <w:vAlign w:val="center"/>
          </w:tcPr>
          <w:p w14:paraId="4A3A5DD2" w14:textId="77777777" w:rsidR="0009311F" w:rsidRPr="000D1CB5" w:rsidRDefault="0009311F" w:rsidP="009B5C14">
            <w:pPr>
              <w:jc w:val="center"/>
              <w:rPr>
                <w:rFonts w:ascii="Calibri" w:hAnsi="Calibri"/>
                <w:sz w:val="18"/>
                <w:szCs w:val="18"/>
              </w:rPr>
            </w:pPr>
            <w:r w:rsidRPr="000D1CB5">
              <w:rPr>
                <w:rFonts w:ascii="Calibri" w:hAnsi="Calibri"/>
                <w:sz w:val="18"/>
                <w:szCs w:val="18"/>
              </w:rPr>
              <w:t>1.046</w:t>
            </w:r>
          </w:p>
        </w:tc>
        <w:tc>
          <w:tcPr>
            <w:tcW w:w="0" w:type="auto"/>
            <w:vAlign w:val="center"/>
          </w:tcPr>
          <w:p w14:paraId="4A3A5DD3" w14:textId="77777777" w:rsidR="0009311F" w:rsidRPr="000D1CB5" w:rsidRDefault="0009311F" w:rsidP="009B5C14">
            <w:pPr>
              <w:jc w:val="center"/>
              <w:rPr>
                <w:rFonts w:ascii="Calibri" w:hAnsi="Calibri"/>
                <w:sz w:val="18"/>
                <w:szCs w:val="18"/>
              </w:rPr>
            </w:pPr>
            <w:r w:rsidRPr="000D1CB5">
              <w:rPr>
                <w:rFonts w:ascii="Calibri" w:hAnsi="Calibri"/>
                <w:sz w:val="18"/>
                <w:szCs w:val="18"/>
              </w:rPr>
              <w:t>1.041</w:t>
            </w:r>
          </w:p>
        </w:tc>
        <w:tc>
          <w:tcPr>
            <w:tcW w:w="0" w:type="auto"/>
            <w:vAlign w:val="center"/>
          </w:tcPr>
          <w:p w14:paraId="4A3A5DD4" w14:textId="77777777" w:rsidR="0009311F" w:rsidRPr="000D1CB5" w:rsidRDefault="0009311F" w:rsidP="009B5C14">
            <w:pPr>
              <w:jc w:val="center"/>
              <w:rPr>
                <w:rFonts w:ascii="Calibri" w:hAnsi="Calibri"/>
                <w:sz w:val="18"/>
                <w:szCs w:val="18"/>
              </w:rPr>
            </w:pPr>
            <w:r w:rsidRPr="000D1CB5">
              <w:rPr>
                <w:rFonts w:ascii="Calibri" w:hAnsi="Calibri"/>
                <w:sz w:val="18"/>
                <w:szCs w:val="18"/>
              </w:rPr>
              <w:t>1.037</w:t>
            </w:r>
          </w:p>
        </w:tc>
        <w:tc>
          <w:tcPr>
            <w:tcW w:w="0" w:type="auto"/>
            <w:vAlign w:val="center"/>
          </w:tcPr>
          <w:p w14:paraId="4A3A5DD5" w14:textId="77777777" w:rsidR="0009311F" w:rsidRPr="000D1CB5" w:rsidRDefault="0009311F" w:rsidP="009B5C14">
            <w:pPr>
              <w:jc w:val="center"/>
              <w:rPr>
                <w:rFonts w:ascii="Calibri" w:hAnsi="Calibri"/>
                <w:sz w:val="18"/>
                <w:szCs w:val="18"/>
              </w:rPr>
            </w:pPr>
            <w:r w:rsidRPr="000D1CB5">
              <w:rPr>
                <w:rFonts w:ascii="Calibri" w:hAnsi="Calibri"/>
                <w:sz w:val="18"/>
                <w:szCs w:val="18"/>
              </w:rPr>
              <w:t>1.032</w:t>
            </w:r>
          </w:p>
        </w:tc>
      </w:tr>
      <w:tr w:rsidR="0009311F" w:rsidRPr="000D1CB5" w14:paraId="4A3A5DE2" w14:textId="77777777" w:rsidTr="009B5C14">
        <w:trPr>
          <w:cantSplit/>
          <w:trHeight w:hRule="exact" w:val="187"/>
          <w:jc w:val="center"/>
        </w:trPr>
        <w:tc>
          <w:tcPr>
            <w:tcW w:w="0" w:type="auto"/>
            <w:vMerge/>
            <w:vAlign w:val="center"/>
          </w:tcPr>
          <w:p w14:paraId="4A3A5DD7" w14:textId="77777777" w:rsidR="0009311F" w:rsidRPr="000D1CB5" w:rsidRDefault="0009311F" w:rsidP="009B5C14">
            <w:pPr>
              <w:jc w:val="center"/>
              <w:rPr>
                <w:rFonts w:ascii="Calibri" w:hAnsi="Calibri"/>
                <w:sz w:val="18"/>
                <w:szCs w:val="18"/>
              </w:rPr>
            </w:pPr>
          </w:p>
        </w:tc>
        <w:tc>
          <w:tcPr>
            <w:tcW w:w="0" w:type="auto"/>
            <w:vAlign w:val="center"/>
          </w:tcPr>
          <w:p w14:paraId="4A3A5DD8"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105</w:t>
            </w:r>
          </w:p>
        </w:tc>
        <w:tc>
          <w:tcPr>
            <w:tcW w:w="0" w:type="auto"/>
            <w:vAlign w:val="center"/>
          </w:tcPr>
          <w:p w14:paraId="4A3A5DD9" w14:textId="77777777" w:rsidR="0009311F" w:rsidRPr="000D1CB5" w:rsidRDefault="0009311F" w:rsidP="009B5C14">
            <w:pPr>
              <w:jc w:val="center"/>
              <w:rPr>
                <w:rFonts w:ascii="Calibri" w:hAnsi="Calibri"/>
                <w:sz w:val="18"/>
                <w:szCs w:val="18"/>
              </w:rPr>
            </w:pPr>
            <w:r w:rsidRPr="000D1CB5">
              <w:rPr>
                <w:rFonts w:ascii="Calibri" w:hAnsi="Calibri"/>
                <w:sz w:val="18"/>
                <w:szCs w:val="18"/>
              </w:rPr>
              <w:t>1.080</w:t>
            </w:r>
          </w:p>
        </w:tc>
        <w:tc>
          <w:tcPr>
            <w:tcW w:w="0" w:type="auto"/>
            <w:vAlign w:val="center"/>
          </w:tcPr>
          <w:p w14:paraId="4A3A5DDA" w14:textId="77777777" w:rsidR="0009311F" w:rsidRPr="000D1CB5" w:rsidRDefault="0009311F" w:rsidP="009B5C14">
            <w:pPr>
              <w:jc w:val="center"/>
              <w:rPr>
                <w:rFonts w:ascii="Calibri" w:hAnsi="Calibri"/>
                <w:sz w:val="18"/>
                <w:szCs w:val="18"/>
              </w:rPr>
            </w:pPr>
            <w:r w:rsidRPr="000D1CB5">
              <w:rPr>
                <w:rFonts w:ascii="Calibri" w:hAnsi="Calibri"/>
                <w:sz w:val="18"/>
                <w:szCs w:val="18"/>
              </w:rPr>
              <w:t>1.075</w:t>
            </w:r>
          </w:p>
        </w:tc>
        <w:tc>
          <w:tcPr>
            <w:tcW w:w="0" w:type="auto"/>
            <w:vAlign w:val="center"/>
          </w:tcPr>
          <w:p w14:paraId="4A3A5DDB" w14:textId="77777777" w:rsidR="0009311F" w:rsidRPr="000D1CB5" w:rsidRDefault="0009311F" w:rsidP="009B5C14">
            <w:pPr>
              <w:jc w:val="center"/>
              <w:rPr>
                <w:rFonts w:ascii="Calibri" w:hAnsi="Calibri"/>
                <w:sz w:val="18"/>
                <w:szCs w:val="18"/>
              </w:rPr>
            </w:pPr>
            <w:r w:rsidRPr="000D1CB5">
              <w:rPr>
                <w:rFonts w:ascii="Calibri" w:hAnsi="Calibri"/>
                <w:sz w:val="18"/>
                <w:szCs w:val="18"/>
              </w:rPr>
              <w:t>1.070</w:t>
            </w:r>
          </w:p>
        </w:tc>
        <w:tc>
          <w:tcPr>
            <w:tcW w:w="0" w:type="auto"/>
            <w:vAlign w:val="center"/>
          </w:tcPr>
          <w:p w14:paraId="4A3A5DDC" w14:textId="77777777" w:rsidR="0009311F" w:rsidRPr="000D1CB5" w:rsidRDefault="0009311F" w:rsidP="009B5C14">
            <w:pPr>
              <w:jc w:val="center"/>
              <w:rPr>
                <w:rFonts w:ascii="Calibri" w:hAnsi="Calibri"/>
                <w:sz w:val="18"/>
                <w:szCs w:val="18"/>
              </w:rPr>
            </w:pPr>
            <w:r w:rsidRPr="000D1CB5">
              <w:rPr>
                <w:rFonts w:ascii="Calibri" w:hAnsi="Calibri"/>
                <w:sz w:val="18"/>
                <w:szCs w:val="18"/>
              </w:rPr>
              <w:t>1.064</w:t>
            </w:r>
          </w:p>
        </w:tc>
        <w:tc>
          <w:tcPr>
            <w:tcW w:w="0" w:type="auto"/>
            <w:vAlign w:val="center"/>
          </w:tcPr>
          <w:p w14:paraId="4A3A5DDD" w14:textId="77777777" w:rsidR="0009311F" w:rsidRPr="000D1CB5" w:rsidRDefault="0009311F" w:rsidP="009B5C14">
            <w:pPr>
              <w:jc w:val="center"/>
              <w:rPr>
                <w:rFonts w:ascii="Calibri" w:hAnsi="Calibri"/>
                <w:sz w:val="18"/>
                <w:szCs w:val="18"/>
              </w:rPr>
            </w:pPr>
            <w:r w:rsidRPr="000D1CB5">
              <w:rPr>
                <w:rFonts w:ascii="Calibri" w:hAnsi="Calibri"/>
                <w:sz w:val="18"/>
                <w:szCs w:val="18"/>
              </w:rPr>
              <w:t>1.059</w:t>
            </w:r>
          </w:p>
        </w:tc>
        <w:tc>
          <w:tcPr>
            <w:tcW w:w="0" w:type="auto"/>
            <w:vAlign w:val="center"/>
          </w:tcPr>
          <w:p w14:paraId="4A3A5DDE" w14:textId="77777777" w:rsidR="0009311F" w:rsidRPr="000D1CB5" w:rsidRDefault="0009311F" w:rsidP="009B5C14">
            <w:pPr>
              <w:jc w:val="center"/>
              <w:rPr>
                <w:rFonts w:ascii="Calibri" w:hAnsi="Calibri"/>
                <w:sz w:val="18"/>
                <w:szCs w:val="18"/>
              </w:rPr>
            </w:pPr>
            <w:r w:rsidRPr="000D1CB5">
              <w:rPr>
                <w:rFonts w:ascii="Calibri" w:hAnsi="Calibri"/>
                <w:sz w:val="18"/>
                <w:szCs w:val="18"/>
              </w:rPr>
              <w:t>1.054</w:t>
            </w:r>
          </w:p>
        </w:tc>
        <w:tc>
          <w:tcPr>
            <w:tcW w:w="0" w:type="auto"/>
            <w:vAlign w:val="center"/>
          </w:tcPr>
          <w:p w14:paraId="4A3A5DDF" w14:textId="77777777" w:rsidR="0009311F" w:rsidRPr="000D1CB5" w:rsidRDefault="0009311F" w:rsidP="009B5C14">
            <w:pPr>
              <w:jc w:val="center"/>
              <w:rPr>
                <w:rFonts w:ascii="Calibri" w:hAnsi="Calibri"/>
                <w:sz w:val="18"/>
                <w:szCs w:val="18"/>
              </w:rPr>
            </w:pPr>
            <w:r w:rsidRPr="000D1CB5">
              <w:rPr>
                <w:rFonts w:ascii="Calibri" w:hAnsi="Calibri"/>
                <w:sz w:val="18"/>
                <w:szCs w:val="18"/>
              </w:rPr>
              <w:t>1.050</w:t>
            </w:r>
          </w:p>
        </w:tc>
        <w:tc>
          <w:tcPr>
            <w:tcW w:w="0" w:type="auto"/>
            <w:vAlign w:val="center"/>
          </w:tcPr>
          <w:p w14:paraId="4A3A5DE0" w14:textId="77777777" w:rsidR="0009311F" w:rsidRPr="000D1CB5" w:rsidRDefault="0009311F" w:rsidP="009B5C14">
            <w:pPr>
              <w:jc w:val="center"/>
              <w:rPr>
                <w:rFonts w:ascii="Calibri" w:hAnsi="Calibri"/>
                <w:sz w:val="18"/>
                <w:szCs w:val="18"/>
              </w:rPr>
            </w:pPr>
            <w:r w:rsidRPr="000D1CB5">
              <w:rPr>
                <w:rFonts w:ascii="Calibri" w:hAnsi="Calibri"/>
                <w:sz w:val="18"/>
                <w:szCs w:val="18"/>
              </w:rPr>
              <w:t>1.045</w:t>
            </w:r>
          </w:p>
        </w:tc>
        <w:tc>
          <w:tcPr>
            <w:tcW w:w="0" w:type="auto"/>
            <w:vAlign w:val="center"/>
          </w:tcPr>
          <w:p w14:paraId="4A3A5DE1" w14:textId="77777777" w:rsidR="0009311F" w:rsidRPr="000D1CB5" w:rsidRDefault="0009311F" w:rsidP="009B5C14">
            <w:pPr>
              <w:jc w:val="center"/>
              <w:rPr>
                <w:rFonts w:ascii="Calibri" w:hAnsi="Calibri"/>
                <w:sz w:val="18"/>
                <w:szCs w:val="18"/>
              </w:rPr>
            </w:pPr>
            <w:r w:rsidRPr="000D1CB5">
              <w:rPr>
                <w:rFonts w:ascii="Calibri" w:hAnsi="Calibri"/>
                <w:sz w:val="18"/>
                <w:szCs w:val="18"/>
              </w:rPr>
              <w:t>1.040</w:t>
            </w:r>
          </w:p>
        </w:tc>
      </w:tr>
      <w:tr w:rsidR="0009311F" w:rsidRPr="000D1CB5" w14:paraId="4A3A5DEE" w14:textId="77777777" w:rsidTr="009B5C14">
        <w:trPr>
          <w:cantSplit/>
          <w:trHeight w:hRule="exact" w:val="187"/>
          <w:jc w:val="center"/>
        </w:trPr>
        <w:tc>
          <w:tcPr>
            <w:tcW w:w="0" w:type="auto"/>
            <w:vMerge/>
            <w:vAlign w:val="center"/>
          </w:tcPr>
          <w:p w14:paraId="4A3A5DE3" w14:textId="77777777" w:rsidR="0009311F" w:rsidRPr="000D1CB5" w:rsidRDefault="0009311F" w:rsidP="009B5C14">
            <w:pPr>
              <w:jc w:val="center"/>
              <w:rPr>
                <w:rFonts w:ascii="Calibri" w:hAnsi="Calibri"/>
                <w:sz w:val="18"/>
                <w:szCs w:val="18"/>
              </w:rPr>
            </w:pPr>
          </w:p>
        </w:tc>
        <w:tc>
          <w:tcPr>
            <w:tcW w:w="0" w:type="auto"/>
            <w:vAlign w:val="center"/>
          </w:tcPr>
          <w:p w14:paraId="4A3A5DE4" w14:textId="77777777" w:rsidR="0009311F" w:rsidRPr="000D1CB5" w:rsidRDefault="0009311F" w:rsidP="009B5C14">
            <w:pPr>
              <w:jc w:val="center"/>
              <w:rPr>
                <w:rFonts w:ascii="Calibri" w:hAnsi="Calibri"/>
                <w:b/>
                <w:sz w:val="18"/>
                <w:szCs w:val="18"/>
              </w:rPr>
            </w:pPr>
            <w:r w:rsidRPr="000D1CB5">
              <w:rPr>
                <w:rFonts w:ascii="Calibri" w:hAnsi="Calibri"/>
                <w:b/>
                <w:sz w:val="18"/>
                <w:szCs w:val="18"/>
              </w:rPr>
              <w:t>110</w:t>
            </w:r>
          </w:p>
        </w:tc>
        <w:tc>
          <w:tcPr>
            <w:tcW w:w="0" w:type="auto"/>
            <w:vAlign w:val="center"/>
          </w:tcPr>
          <w:p w14:paraId="4A3A5DE5" w14:textId="77777777" w:rsidR="0009311F" w:rsidRPr="000D1CB5" w:rsidRDefault="0009311F" w:rsidP="009B5C14">
            <w:pPr>
              <w:jc w:val="center"/>
              <w:rPr>
                <w:rFonts w:ascii="Calibri" w:hAnsi="Calibri"/>
                <w:sz w:val="18"/>
                <w:szCs w:val="18"/>
              </w:rPr>
            </w:pPr>
            <w:r w:rsidRPr="000D1CB5">
              <w:rPr>
                <w:rFonts w:ascii="Calibri" w:hAnsi="Calibri"/>
                <w:sz w:val="18"/>
                <w:szCs w:val="18"/>
              </w:rPr>
              <w:t>1.088</w:t>
            </w:r>
          </w:p>
        </w:tc>
        <w:tc>
          <w:tcPr>
            <w:tcW w:w="0" w:type="auto"/>
            <w:vAlign w:val="center"/>
          </w:tcPr>
          <w:p w14:paraId="4A3A5DE6" w14:textId="77777777" w:rsidR="0009311F" w:rsidRPr="000D1CB5" w:rsidRDefault="0009311F" w:rsidP="009B5C14">
            <w:pPr>
              <w:jc w:val="center"/>
              <w:rPr>
                <w:rFonts w:ascii="Calibri" w:hAnsi="Calibri"/>
                <w:sz w:val="18"/>
                <w:szCs w:val="18"/>
              </w:rPr>
            </w:pPr>
            <w:r w:rsidRPr="000D1CB5">
              <w:rPr>
                <w:rFonts w:ascii="Calibri" w:hAnsi="Calibri"/>
                <w:sz w:val="18"/>
                <w:szCs w:val="18"/>
              </w:rPr>
              <w:t>1.083</w:t>
            </w:r>
          </w:p>
        </w:tc>
        <w:tc>
          <w:tcPr>
            <w:tcW w:w="0" w:type="auto"/>
            <w:vAlign w:val="center"/>
          </w:tcPr>
          <w:p w14:paraId="4A3A5DE7" w14:textId="77777777" w:rsidR="0009311F" w:rsidRPr="000D1CB5" w:rsidRDefault="0009311F" w:rsidP="009B5C14">
            <w:pPr>
              <w:jc w:val="center"/>
              <w:rPr>
                <w:rFonts w:ascii="Calibri" w:hAnsi="Calibri"/>
                <w:sz w:val="18"/>
                <w:szCs w:val="18"/>
              </w:rPr>
            </w:pPr>
            <w:r w:rsidRPr="000D1CB5">
              <w:rPr>
                <w:rFonts w:ascii="Calibri" w:hAnsi="Calibri"/>
                <w:sz w:val="18"/>
                <w:szCs w:val="18"/>
              </w:rPr>
              <w:t>1.078</w:t>
            </w:r>
          </w:p>
        </w:tc>
        <w:tc>
          <w:tcPr>
            <w:tcW w:w="0" w:type="auto"/>
            <w:vAlign w:val="center"/>
          </w:tcPr>
          <w:p w14:paraId="4A3A5DE8" w14:textId="77777777" w:rsidR="0009311F" w:rsidRPr="000D1CB5" w:rsidRDefault="0009311F" w:rsidP="009B5C14">
            <w:pPr>
              <w:jc w:val="center"/>
              <w:rPr>
                <w:rFonts w:ascii="Calibri" w:hAnsi="Calibri"/>
                <w:sz w:val="18"/>
                <w:szCs w:val="18"/>
              </w:rPr>
            </w:pPr>
            <w:r w:rsidRPr="000D1CB5">
              <w:rPr>
                <w:rFonts w:ascii="Calibri" w:hAnsi="Calibri"/>
                <w:sz w:val="18"/>
                <w:szCs w:val="18"/>
              </w:rPr>
              <w:t>1.073</w:t>
            </w:r>
          </w:p>
        </w:tc>
        <w:tc>
          <w:tcPr>
            <w:tcW w:w="0" w:type="auto"/>
            <w:vAlign w:val="center"/>
          </w:tcPr>
          <w:p w14:paraId="4A3A5DE9" w14:textId="77777777" w:rsidR="0009311F" w:rsidRPr="000D1CB5" w:rsidRDefault="0009311F" w:rsidP="009B5C14">
            <w:pPr>
              <w:jc w:val="center"/>
              <w:rPr>
                <w:rFonts w:ascii="Calibri" w:hAnsi="Calibri"/>
                <w:sz w:val="18"/>
                <w:szCs w:val="18"/>
              </w:rPr>
            </w:pPr>
            <w:r w:rsidRPr="000D1CB5">
              <w:rPr>
                <w:rFonts w:ascii="Calibri" w:hAnsi="Calibri"/>
                <w:sz w:val="18"/>
                <w:szCs w:val="18"/>
              </w:rPr>
              <w:t>1.068</w:t>
            </w:r>
          </w:p>
        </w:tc>
        <w:tc>
          <w:tcPr>
            <w:tcW w:w="0" w:type="auto"/>
            <w:vAlign w:val="center"/>
          </w:tcPr>
          <w:p w14:paraId="4A3A5DEA" w14:textId="77777777" w:rsidR="0009311F" w:rsidRPr="000D1CB5" w:rsidRDefault="0009311F" w:rsidP="009B5C14">
            <w:pPr>
              <w:jc w:val="center"/>
              <w:rPr>
                <w:rFonts w:ascii="Calibri" w:hAnsi="Calibri"/>
                <w:sz w:val="18"/>
                <w:szCs w:val="18"/>
              </w:rPr>
            </w:pPr>
            <w:r w:rsidRPr="000D1CB5">
              <w:rPr>
                <w:rFonts w:ascii="Calibri" w:hAnsi="Calibri"/>
                <w:sz w:val="18"/>
                <w:szCs w:val="18"/>
              </w:rPr>
              <w:t>1.063</w:t>
            </w:r>
          </w:p>
        </w:tc>
        <w:tc>
          <w:tcPr>
            <w:tcW w:w="0" w:type="auto"/>
            <w:vAlign w:val="center"/>
          </w:tcPr>
          <w:p w14:paraId="4A3A5DEB" w14:textId="77777777" w:rsidR="0009311F" w:rsidRPr="000D1CB5" w:rsidRDefault="0009311F" w:rsidP="009B5C14">
            <w:pPr>
              <w:jc w:val="center"/>
              <w:rPr>
                <w:rFonts w:ascii="Calibri" w:hAnsi="Calibri"/>
                <w:sz w:val="18"/>
                <w:szCs w:val="18"/>
              </w:rPr>
            </w:pPr>
            <w:r w:rsidRPr="000D1CB5">
              <w:rPr>
                <w:rFonts w:ascii="Calibri" w:hAnsi="Calibri"/>
                <w:sz w:val="18"/>
                <w:szCs w:val="18"/>
              </w:rPr>
              <w:t>1.058</w:t>
            </w:r>
          </w:p>
        </w:tc>
        <w:tc>
          <w:tcPr>
            <w:tcW w:w="0" w:type="auto"/>
            <w:vAlign w:val="center"/>
          </w:tcPr>
          <w:p w14:paraId="4A3A5DEC" w14:textId="77777777" w:rsidR="0009311F" w:rsidRPr="000D1CB5" w:rsidRDefault="0009311F" w:rsidP="009B5C14">
            <w:pPr>
              <w:jc w:val="center"/>
              <w:rPr>
                <w:rFonts w:ascii="Calibri" w:hAnsi="Calibri"/>
                <w:sz w:val="18"/>
                <w:szCs w:val="18"/>
              </w:rPr>
            </w:pPr>
            <w:r w:rsidRPr="000D1CB5">
              <w:rPr>
                <w:rFonts w:ascii="Calibri" w:hAnsi="Calibri"/>
                <w:sz w:val="18"/>
                <w:szCs w:val="18"/>
              </w:rPr>
              <w:t>1.053</w:t>
            </w:r>
          </w:p>
        </w:tc>
        <w:tc>
          <w:tcPr>
            <w:tcW w:w="0" w:type="auto"/>
            <w:vAlign w:val="center"/>
          </w:tcPr>
          <w:p w14:paraId="4A3A5DED" w14:textId="77777777" w:rsidR="0009311F" w:rsidRPr="000D1CB5" w:rsidRDefault="0009311F" w:rsidP="009B5C14">
            <w:pPr>
              <w:jc w:val="center"/>
              <w:rPr>
                <w:rFonts w:ascii="Calibri" w:hAnsi="Calibri"/>
                <w:sz w:val="18"/>
                <w:szCs w:val="18"/>
              </w:rPr>
            </w:pPr>
            <w:r w:rsidRPr="000D1CB5">
              <w:rPr>
                <w:rFonts w:ascii="Calibri" w:hAnsi="Calibri"/>
                <w:sz w:val="18"/>
                <w:szCs w:val="18"/>
              </w:rPr>
              <w:t>1.048</w:t>
            </w:r>
          </w:p>
        </w:tc>
      </w:tr>
    </w:tbl>
    <w:p w14:paraId="4A3A5DEF" w14:textId="77777777" w:rsidR="0009311F" w:rsidRDefault="0009311F" w:rsidP="0009311F">
      <w:pPr>
        <w:pStyle w:val="ListParagraph"/>
        <w:rPr>
          <w:rFonts w:ascii="Calibri" w:hAnsi="Calibri"/>
          <w:sz w:val="18"/>
          <w:szCs w:val="18"/>
        </w:rPr>
      </w:pPr>
    </w:p>
    <w:p w14:paraId="4A3A5DF0" w14:textId="56EF00E8"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4A3A5DF3" w14:textId="2A02B38D" w:rsidR="0009311F" w:rsidRPr="008F0D91" w:rsidRDefault="0009311F" w:rsidP="0009311F">
      <w:pPr>
        <w:pStyle w:val="ListParagraph"/>
        <w:numPr>
          <w:ilvl w:val="0"/>
          <w:numId w:val="19"/>
        </w:numPr>
        <w:rPr>
          <w:rFonts w:ascii="Calibri" w:hAnsi="Calibri"/>
          <w:sz w:val="18"/>
          <w:szCs w:val="18"/>
        </w:rPr>
      </w:pPr>
      <w:r>
        <w:rPr>
          <w:rFonts w:ascii="Calibri" w:hAnsi="Calibri"/>
          <w:sz w:val="18"/>
          <w:szCs w:val="18"/>
        </w:rPr>
        <w:t>This field is automatically calculated:</w:t>
      </w:r>
    </w:p>
    <w:p w14:paraId="4A3A5DF4" w14:textId="44AEF7F2" w:rsidR="0009311F" w:rsidRPr="008F0D91" w:rsidRDefault="0009311F" w:rsidP="0009311F">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840901">
        <w:rPr>
          <w:rFonts w:ascii="Calibri" w:hAnsi="Calibri"/>
          <w:sz w:val="18"/>
          <w:szCs w:val="18"/>
        </w:rPr>
        <w:t>S</w:t>
      </w:r>
      <w:r>
        <w:rPr>
          <w:rFonts w:ascii="Calibri" w:hAnsi="Calibri"/>
          <w:sz w:val="18"/>
          <w:szCs w:val="18"/>
        </w:rPr>
        <w:t>ection C is “Standard”, the Accuracy Adjustment will be 1 (no adjustment)</w:t>
      </w:r>
    </w:p>
    <w:p w14:paraId="4A3A5DF5" w14:textId="076AE2F2" w:rsidR="0009311F" w:rsidRPr="008F0D91" w:rsidRDefault="0009311F" w:rsidP="0009311F">
      <w:pPr>
        <w:pStyle w:val="ListParagraph"/>
        <w:numPr>
          <w:ilvl w:val="0"/>
          <w:numId w:val="20"/>
        </w:numPr>
        <w:rPr>
          <w:rFonts w:ascii="Calibri" w:hAnsi="Calibri"/>
          <w:sz w:val="18"/>
          <w:szCs w:val="18"/>
        </w:rPr>
      </w:pPr>
      <w:r>
        <w:rPr>
          <w:rFonts w:ascii="Calibri" w:hAnsi="Calibri"/>
          <w:sz w:val="18"/>
          <w:szCs w:val="18"/>
        </w:rPr>
        <w:t xml:space="preserve">If the Accuracy Level from </w:t>
      </w:r>
      <w:r w:rsidR="00840901">
        <w:rPr>
          <w:rFonts w:ascii="Calibri" w:hAnsi="Calibri"/>
          <w:sz w:val="18"/>
          <w:szCs w:val="18"/>
        </w:rPr>
        <w:t>S</w:t>
      </w:r>
      <w:r>
        <w:rPr>
          <w:rFonts w:ascii="Calibri" w:hAnsi="Calibri"/>
          <w:sz w:val="18"/>
          <w:szCs w:val="18"/>
        </w:rPr>
        <w:t xml:space="preserve">ection C is “Reduced”, </w:t>
      </w:r>
      <w:r w:rsidR="009B5C14">
        <w:rPr>
          <w:rFonts w:ascii="Calibri" w:hAnsi="Calibri"/>
          <w:sz w:val="18"/>
          <w:szCs w:val="18"/>
        </w:rPr>
        <w:t>A</w:t>
      </w:r>
      <w:r>
        <w:rPr>
          <w:rFonts w:ascii="Calibri" w:hAnsi="Calibri"/>
          <w:sz w:val="18"/>
          <w:szCs w:val="18"/>
        </w:rPr>
        <w:t xml:space="preserve">ccuracy </w:t>
      </w:r>
      <w:r w:rsidR="009B5C14">
        <w:rPr>
          <w:rFonts w:ascii="Calibri" w:hAnsi="Calibri"/>
          <w:sz w:val="18"/>
          <w:szCs w:val="18"/>
        </w:rPr>
        <w:t>A</w:t>
      </w:r>
      <w:r>
        <w:rPr>
          <w:rFonts w:ascii="Calibri" w:hAnsi="Calibri"/>
          <w:sz w:val="18"/>
          <w:szCs w:val="18"/>
        </w:rPr>
        <w:t>djustment equation equals 1+[0.1+(50/Nominal CFM50)]</w:t>
      </w:r>
    </w:p>
    <w:p w14:paraId="4A3A5DF6" w14:textId="2A912433" w:rsidR="0009311F" w:rsidRPr="008F0D91" w:rsidRDefault="0009311F" w:rsidP="0009311F">
      <w:pPr>
        <w:pStyle w:val="ListParagraph"/>
        <w:numPr>
          <w:ilvl w:val="0"/>
          <w:numId w:val="19"/>
        </w:numPr>
        <w:rPr>
          <w:rFonts w:ascii="Calibri" w:hAnsi="Calibri"/>
          <w:sz w:val="18"/>
          <w:szCs w:val="18"/>
        </w:rPr>
      </w:pPr>
      <w:r>
        <w:rPr>
          <w:rFonts w:ascii="Calibri" w:hAnsi="Calibri"/>
          <w:sz w:val="18"/>
          <w:szCs w:val="18"/>
        </w:rPr>
        <w:t xml:space="preserve">This field is automatically calculated. The Adjusted CFM50 is the Corrected CFM50 multiplied </w:t>
      </w:r>
      <w:r w:rsidR="009B5C14">
        <w:rPr>
          <w:rFonts w:ascii="Calibri" w:hAnsi="Calibri"/>
          <w:sz w:val="18"/>
          <w:szCs w:val="18"/>
        </w:rPr>
        <w:t xml:space="preserve">by </w:t>
      </w:r>
      <w:r>
        <w:rPr>
          <w:rFonts w:ascii="Calibri" w:hAnsi="Calibri"/>
          <w:sz w:val="18"/>
          <w:szCs w:val="18"/>
        </w:rPr>
        <w:t>the Accuracy Adjustment.</w:t>
      </w:r>
      <w:r w:rsidRPr="009A74E8">
        <w:rPr>
          <w:rFonts w:asciiTheme="minorHAnsi" w:hAnsiTheme="minorHAnsi"/>
          <w:b/>
          <w:sz w:val="18"/>
        </w:rPr>
        <w:t xml:space="preserve"> </w:t>
      </w:r>
      <w:r w:rsidRPr="009B5C14">
        <w:rPr>
          <w:rFonts w:asciiTheme="minorHAnsi" w:hAnsiTheme="minorHAnsi"/>
          <w:sz w:val="18"/>
        </w:rPr>
        <w:t>Note</w:t>
      </w:r>
      <w:r w:rsidR="009B5C14">
        <w:rPr>
          <w:rFonts w:asciiTheme="minorHAnsi" w:hAnsiTheme="minorHAnsi"/>
          <w:sz w:val="18"/>
        </w:rPr>
        <w:t>:</w:t>
      </w:r>
      <w:r w:rsidRPr="009A74E8">
        <w:rPr>
          <w:rFonts w:asciiTheme="minorHAnsi" w:hAnsiTheme="minorHAnsi"/>
          <w:b/>
          <w:sz w:val="18"/>
        </w:rPr>
        <w:t xml:space="preserve"> </w:t>
      </w:r>
      <w:r w:rsidRPr="009A74E8">
        <w:rPr>
          <w:rFonts w:asciiTheme="minorHAnsi" w:hAnsiTheme="minorHAnsi"/>
          <w:sz w:val="18"/>
        </w:rPr>
        <w:t>This is the number that must be less than or equal to the target building air leakage from the CF1R, shown in Row A.2.</w:t>
      </w:r>
    </w:p>
    <w:p w14:paraId="4A3A5DF7" w14:textId="77777777" w:rsidR="0009311F" w:rsidRDefault="0009311F" w:rsidP="0009311F">
      <w:pPr>
        <w:rPr>
          <w:rFonts w:ascii="Calibri" w:hAnsi="Calibri"/>
          <w:sz w:val="18"/>
          <w:szCs w:val="18"/>
        </w:rPr>
      </w:pPr>
    </w:p>
    <w:p w14:paraId="4A3A5DF8" w14:textId="7777777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D267A8B"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1" w14:textId="77777777" w:rsidR="00EA01F0" w:rsidRDefault="00EA01F0" w:rsidP="009762F6">
      <w:pPr>
        <w:pStyle w:val="ListParagraph"/>
      </w:pPr>
    </w:p>
    <w:p w14:paraId="4A3A5E02" w14:textId="77777777" w:rsidR="00EA01F0" w:rsidRDefault="00EA01F0" w:rsidP="009762F6">
      <w:pPr>
        <w:pStyle w:val="ListParagraph"/>
        <w:sectPr w:rsidR="00EA01F0" w:rsidSect="007E1CA9">
          <w:headerReference w:type="even" r:id="rId13"/>
          <w:headerReference w:type="default" r:id="rId14"/>
          <w:footerReference w:type="default" r:id="rId15"/>
          <w:headerReference w:type="first" r:id="rId16"/>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A01F0" w:rsidRPr="00A42BCC" w14:paraId="4A3A5E04" w14:textId="77777777" w:rsidTr="00231CFA">
        <w:tc>
          <w:tcPr>
            <w:tcW w:w="11016" w:type="dxa"/>
            <w:gridSpan w:val="3"/>
            <w:vAlign w:val="center"/>
          </w:tcPr>
          <w:p w14:paraId="4A3A5E03" w14:textId="77777777" w:rsidR="00EA01F0" w:rsidRPr="005A593D"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A. Building Air Leakage – General Information</w:t>
            </w:r>
          </w:p>
        </w:tc>
      </w:tr>
      <w:tr w:rsidR="00EA01F0" w:rsidRPr="00A42BCC" w14:paraId="4A3A5E09" w14:textId="77777777" w:rsidTr="00231CFA">
        <w:tc>
          <w:tcPr>
            <w:tcW w:w="588" w:type="dxa"/>
            <w:vAlign w:val="center"/>
          </w:tcPr>
          <w:p w14:paraId="4A3A5E05"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01</w:t>
            </w:r>
          </w:p>
        </w:tc>
        <w:tc>
          <w:tcPr>
            <w:tcW w:w="4650" w:type="dxa"/>
          </w:tcPr>
          <w:p w14:paraId="4A3A5E06"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Test Procedure Used: </w:t>
            </w:r>
          </w:p>
        </w:tc>
        <w:tc>
          <w:tcPr>
            <w:tcW w:w="5778" w:type="dxa"/>
          </w:tcPr>
          <w:p w14:paraId="4A3A5E07"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pull down list:</w:t>
            </w:r>
          </w:p>
          <w:p w14:paraId="4A3A5E08"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Single-Point Test with Manual Meter – Display </w:t>
            </w:r>
            <w:r w:rsidR="001E7C38" w:rsidRPr="00A42BCC">
              <w:rPr>
                <w:rFonts w:asciiTheme="minorHAnsi" w:hAnsiTheme="minorHAnsi"/>
                <w:sz w:val="18"/>
                <w:szCs w:val="18"/>
              </w:rPr>
              <w:t xml:space="preserve">ENV-20a </w:t>
            </w:r>
            <w:r w:rsidRPr="00A42BCC">
              <w:rPr>
                <w:rFonts w:asciiTheme="minorHAnsi" w:hAnsiTheme="minorHAnsi"/>
                <w:sz w:val="18"/>
                <w:szCs w:val="18"/>
              </w:rPr>
              <w:t xml:space="preserve">below; Single-Point Test with Automatic Meter – Display </w:t>
            </w:r>
            <w:r w:rsidR="001E7C38" w:rsidRPr="00A42BCC">
              <w:rPr>
                <w:rFonts w:asciiTheme="minorHAnsi" w:hAnsiTheme="minorHAnsi"/>
                <w:sz w:val="18"/>
                <w:szCs w:val="18"/>
              </w:rPr>
              <w:t xml:space="preserve">ENV-20b </w:t>
            </w:r>
            <w:r w:rsidRPr="00A42BCC">
              <w:rPr>
                <w:rFonts w:asciiTheme="minorHAnsi" w:hAnsiTheme="minorHAnsi"/>
                <w:sz w:val="18"/>
                <w:szCs w:val="18"/>
              </w:rPr>
              <w:t xml:space="preserve">below; Multi-Point Test – Display </w:t>
            </w:r>
            <w:r w:rsidR="001E7C38" w:rsidRPr="00A42BCC">
              <w:rPr>
                <w:rFonts w:asciiTheme="minorHAnsi" w:hAnsiTheme="minorHAnsi"/>
                <w:sz w:val="18"/>
                <w:szCs w:val="18"/>
              </w:rPr>
              <w:t xml:space="preserve">ENV-20c </w:t>
            </w:r>
            <w:r w:rsidRPr="00A42BCC">
              <w:rPr>
                <w:rFonts w:asciiTheme="minorHAnsi" w:hAnsiTheme="minorHAnsi"/>
                <w:sz w:val="18"/>
                <w:szCs w:val="18"/>
              </w:rPr>
              <w:t xml:space="preserve">below; Repeated Single Point with Manual Meter – Display </w:t>
            </w:r>
            <w:r w:rsidR="001E7C38" w:rsidRPr="00A42BCC">
              <w:rPr>
                <w:rFonts w:asciiTheme="minorHAnsi" w:hAnsiTheme="minorHAnsi"/>
                <w:sz w:val="18"/>
                <w:szCs w:val="18"/>
              </w:rPr>
              <w:t xml:space="preserve">ENV-20d </w:t>
            </w:r>
            <w:r w:rsidRPr="00A42BCC">
              <w:rPr>
                <w:rFonts w:asciiTheme="minorHAnsi" w:hAnsiTheme="minorHAnsi"/>
                <w:sz w:val="18"/>
                <w:szCs w:val="18"/>
              </w:rPr>
              <w:t xml:space="preserve">below; Repeated Single Point with Automatic Meter – Display </w:t>
            </w:r>
            <w:r w:rsidR="001E7C38" w:rsidRPr="00A42BCC">
              <w:rPr>
                <w:rFonts w:asciiTheme="minorHAnsi" w:hAnsiTheme="minorHAnsi"/>
                <w:sz w:val="18"/>
                <w:szCs w:val="18"/>
              </w:rPr>
              <w:t xml:space="preserve">ENV-20e </w:t>
            </w:r>
            <w:r w:rsidRPr="00A42BCC">
              <w:rPr>
                <w:rFonts w:asciiTheme="minorHAnsi" w:hAnsiTheme="minorHAnsi"/>
                <w:sz w:val="18"/>
                <w:szCs w:val="18"/>
              </w:rPr>
              <w:t>below</w:t>
            </w:r>
            <w:r w:rsidR="001E7C38" w:rsidRPr="00A42BCC">
              <w:rPr>
                <w:rFonts w:asciiTheme="minorHAnsi" w:hAnsiTheme="minorHAnsi"/>
                <w:sz w:val="18"/>
                <w:szCs w:val="18"/>
              </w:rPr>
              <w:t>&gt;&gt;</w:t>
            </w:r>
          </w:p>
        </w:tc>
      </w:tr>
      <w:tr w:rsidR="00EA01F0" w:rsidRPr="00A42BCC" w14:paraId="4A3A5E0D" w14:textId="77777777" w:rsidTr="00231CFA">
        <w:tc>
          <w:tcPr>
            <w:tcW w:w="588" w:type="dxa"/>
            <w:vAlign w:val="center"/>
          </w:tcPr>
          <w:p w14:paraId="4A3A5E0A"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02</w:t>
            </w:r>
          </w:p>
        </w:tc>
        <w:tc>
          <w:tcPr>
            <w:tcW w:w="4650" w:type="dxa"/>
          </w:tcPr>
          <w:p w14:paraId="4A3A5E0B" w14:textId="0AC5F195" w:rsidR="00EA01F0" w:rsidRPr="00A42BCC" w:rsidRDefault="00EA01F0" w:rsidP="00A42BCC">
            <w:pPr>
              <w:rPr>
                <w:rFonts w:asciiTheme="minorHAnsi" w:hAnsiTheme="minorHAnsi"/>
                <w:sz w:val="18"/>
                <w:szCs w:val="18"/>
              </w:rPr>
            </w:pPr>
            <w:r w:rsidRPr="00A42BCC">
              <w:rPr>
                <w:rFonts w:asciiTheme="minorHAnsi" w:hAnsiTheme="minorHAnsi"/>
                <w:sz w:val="18"/>
                <w:szCs w:val="18"/>
              </w:rPr>
              <w:t>Building Air Leakage Target from CF1R</w:t>
            </w:r>
          </w:p>
        </w:tc>
        <w:tc>
          <w:tcPr>
            <w:tcW w:w="5778" w:type="dxa"/>
          </w:tcPr>
          <w:p w14:paraId="4A3A5E0C"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&lt;&lt;number pulled from CF1R</w:t>
            </w:r>
            <w:r w:rsidR="00F56603" w:rsidRPr="00A42BCC">
              <w:rPr>
                <w:rFonts w:asciiTheme="minorHAnsi" w:hAnsiTheme="minorHAnsi"/>
                <w:sz w:val="18"/>
                <w:szCs w:val="18"/>
              </w:rPr>
              <w:t>&gt;&gt;</w:t>
            </w:r>
          </w:p>
        </w:tc>
      </w:tr>
      <w:tr w:rsidR="00EA01F0" w:rsidRPr="00A42BCC" w14:paraId="4A3A5E11" w14:textId="77777777" w:rsidTr="00231CFA">
        <w:tc>
          <w:tcPr>
            <w:tcW w:w="588" w:type="dxa"/>
            <w:vAlign w:val="center"/>
          </w:tcPr>
          <w:p w14:paraId="4A3A5E0E"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03</w:t>
            </w:r>
          </w:p>
        </w:tc>
        <w:tc>
          <w:tcPr>
            <w:tcW w:w="4650" w:type="dxa"/>
          </w:tcPr>
          <w:p w14:paraId="4A3A5E0F" w14:textId="6837DAF2" w:rsidR="00EA01F0" w:rsidRPr="00A42BCC" w:rsidRDefault="00EA01F0" w:rsidP="00525832">
            <w:pPr>
              <w:rPr>
                <w:rFonts w:asciiTheme="minorHAnsi" w:hAnsiTheme="minorHAnsi"/>
                <w:sz w:val="18"/>
                <w:szCs w:val="18"/>
              </w:rPr>
            </w:pPr>
            <w:r w:rsidRPr="00A42BCC">
              <w:rPr>
                <w:rFonts w:asciiTheme="minorHAnsi" w:hAnsiTheme="minorHAnsi"/>
                <w:sz w:val="18"/>
                <w:szCs w:val="18"/>
              </w:rPr>
              <w:t>Indoor temperature during test (</w:t>
            </w:r>
            <w:r w:rsidR="00525832">
              <w:rPr>
                <w:rFonts w:asciiTheme="minorHAnsi" w:hAnsiTheme="minorHAnsi"/>
                <w:sz w:val="18"/>
                <w:szCs w:val="18"/>
              </w:rPr>
              <w:t>°</w:t>
            </w:r>
            <w:r w:rsidRPr="00A42BCC">
              <w:rPr>
                <w:rFonts w:asciiTheme="minorHAnsi" w:hAnsiTheme="minorHAnsi"/>
                <w:sz w:val="18"/>
                <w:szCs w:val="18"/>
              </w:rPr>
              <w:t>F)</w:t>
            </w:r>
          </w:p>
        </w:tc>
        <w:tc>
          <w:tcPr>
            <w:tcW w:w="5778" w:type="dxa"/>
          </w:tcPr>
          <w:p w14:paraId="4A3A5E10" w14:textId="77777777" w:rsidR="00EA01F0" w:rsidRPr="00A42BCC" w:rsidRDefault="00EA01F0" w:rsidP="00A42BCC">
            <w:pPr>
              <w:tabs>
                <w:tab w:val="left" w:pos="2189"/>
              </w:tabs>
              <w:rPr>
                <w:rFonts w:asciiTheme="minorHAnsi" w:hAnsiTheme="minorHAnsi"/>
                <w:sz w:val="18"/>
                <w:szCs w:val="18"/>
              </w:rPr>
            </w:pPr>
            <w:r w:rsidRPr="00A42BCC">
              <w:rPr>
                <w:rFonts w:asciiTheme="minorHAnsi" w:hAnsiTheme="minorHAnsi"/>
                <w:sz w:val="18"/>
                <w:szCs w:val="18"/>
              </w:rPr>
              <w:t xml:space="preserve">&lt;&lt;user input,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EA01F0" w:rsidRPr="00A42BCC" w14:paraId="4A3A5E15" w14:textId="77777777" w:rsidTr="00231CFA">
        <w:tc>
          <w:tcPr>
            <w:tcW w:w="588" w:type="dxa"/>
            <w:vAlign w:val="center"/>
          </w:tcPr>
          <w:p w14:paraId="4A3A5E12"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04</w:t>
            </w:r>
          </w:p>
        </w:tc>
        <w:tc>
          <w:tcPr>
            <w:tcW w:w="4650" w:type="dxa"/>
          </w:tcPr>
          <w:p w14:paraId="4A3A5E13" w14:textId="41D75573" w:rsidR="00EA01F0" w:rsidRPr="00A42BCC" w:rsidRDefault="00EA01F0" w:rsidP="00525832">
            <w:pPr>
              <w:rPr>
                <w:rFonts w:asciiTheme="minorHAnsi" w:hAnsiTheme="minorHAnsi"/>
                <w:sz w:val="18"/>
                <w:szCs w:val="18"/>
              </w:rPr>
            </w:pPr>
            <w:r w:rsidRPr="00A42BCC">
              <w:rPr>
                <w:rFonts w:asciiTheme="minorHAnsi" w:hAnsiTheme="minorHAnsi"/>
                <w:sz w:val="18"/>
                <w:szCs w:val="18"/>
              </w:rPr>
              <w:t>Outdoor temperature during test (</w:t>
            </w:r>
            <w:r w:rsidR="00525832">
              <w:rPr>
                <w:rFonts w:asciiTheme="minorHAnsi" w:hAnsiTheme="minorHAnsi"/>
                <w:sz w:val="18"/>
                <w:szCs w:val="18"/>
              </w:rPr>
              <w:t>°</w:t>
            </w:r>
            <w:r w:rsidRPr="00A42BCC">
              <w:rPr>
                <w:rFonts w:asciiTheme="minorHAnsi" w:hAnsiTheme="minorHAnsi"/>
                <w:sz w:val="18"/>
                <w:szCs w:val="18"/>
              </w:rPr>
              <w:t>F)</w:t>
            </w:r>
          </w:p>
        </w:tc>
        <w:tc>
          <w:tcPr>
            <w:tcW w:w="5778" w:type="dxa"/>
          </w:tcPr>
          <w:p w14:paraId="4A3A5E14"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EA01F0" w:rsidRPr="00A42BCC" w14:paraId="4A3A5E19" w14:textId="77777777" w:rsidTr="00231CFA">
        <w:tc>
          <w:tcPr>
            <w:tcW w:w="588" w:type="dxa"/>
            <w:vAlign w:val="center"/>
          </w:tcPr>
          <w:p w14:paraId="4A3A5E16"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05</w:t>
            </w:r>
          </w:p>
        </w:tc>
        <w:tc>
          <w:tcPr>
            <w:tcW w:w="4650" w:type="dxa"/>
          </w:tcPr>
          <w:p w14:paraId="4A3A5E17" w14:textId="00AA181B" w:rsidR="00EA01F0" w:rsidRPr="00A42BCC" w:rsidRDefault="00EA01F0" w:rsidP="00525832">
            <w:pPr>
              <w:rPr>
                <w:rFonts w:asciiTheme="minorHAnsi" w:hAnsiTheme="minorHAnsi"/>
                <w:sz w:val="18"/>
                <w:szCs w:val="18"/>
              </w:rPr>
            </w:pPr>
            <w:r w:rsidRPr="00A42BCC">
              <w:rPr>
                <w:rFonts w:asciiTheme="minorHAnsi" w:hAnsiTheme="minorHAnsi"/>
                <w:sz w:val="18"/>
                <w:szCs w:val="18"/>
              </w:rPr>
              <w:t xml:space="preserve">Blower </w:t>
            </w:r>
            <w:r w:rsidR="00525832">
              <w:rPr>
                <w:rFonts w:asciiTheme="minorHAnsi" w:hAnsiTheme="minorHAnsi"/>
                <w:sz w:val="18"/>
                <w:szCs w:val="18"/>
              </w:rPr>
              <w:t>D</w:t>
            </w:r>
            <w:r w:rsidRPr="00A42BCC">
              <w:rPr>
                <w:rFonts w:asciiTheme="minorHAnsi" w:hAnsiTheme="minorHAnsi"/>
                <w:sz w:val="18"/>
                <w:szCs w:val="18"/>
              </w:rPr>
              <w:t xml:space="preserve">oor </w:t>
            </w:r>
            <w:r w:rsidR="00525832">
              <w:rPr>
                <w:rFonts w:asciiTheme="minorHAnsi" w:hAnsiTheme="minorHAnsi"/>
                <w:sz w:val="18"/>
                <w:szCs w:val="18"/>
              </w:rPr>
              <w:t>L</w:t>
            </w:r>
            <w:r w:rsidRPr="00A42BCC">
              <w:rPr>
                <w:rFonts w:asciiTheme="minorHAnsi" w:hAnsiTheme="minorHAnsi"/>
                <w:sz w:val="18"/>
                <w:szCs w:val="18"/>
              </w:rPr>
              <w:t>ocation</w:t>
            </w:r>
          </w:p>
        </w:tc>
        <w:tc>
          <w:tcPr>
            <w:tcW w:w="5778" w:type="dxa"/>
          </w:tcPr>
          <w:p w14:paraId="4A3A5E18"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1D" w14:textId="77777777" w:rsidTr="00231CFA">
        <w:tc>
          <w:tcPr>
            <w:tcW w:w="588" w:type="dxa"/>
            <w:vAlign w:val="center"/>
          </w:tcPr>
          <w:p w14:paraId="4A3A5E1A"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06</w:t>
            </w:r>
          </w:p>
        </w:tc>
        <w:tc>
          <w:tcPr>
            <w:tcW w:w="4650" w:type="dxa"/>
          </w:tcPr>
          <w:p w14:paraId="4A3A5E1B" w14:textId="7CC83436" w:rsidR="00EA01F0" w:rsidRPr="00A42BCC" w:rsidDel="00752910" w:rsidRDefault="00EA01F0" w:rsidP="00A42BCC">
            <w:pPr>
              <w:rPr>
                <w:rFonts w:asciiTheme="minorHAnsi" w:hAnsiTheme="minorHAnsi"/>
                <w:sz w:val="18"/>
                <w:szCs w:val="18"/>
              </w:rPr>
            </w:pPr>
            <w:r w:rsidRPr="00A42BCC">
              <w:rPr>
                <w:rFonts w:asciiTheme="minorHAnsi" w:hAnsiTheme="minorHAnsi"/>
                <w:sz w:val="18"/>
                <w:szCs w:val="18"/>
              </w:rPr>
              <w:t>Building Elevation (</w:t>
            </w:r>
            <w:proofErr w:type="spellStart"/>
            <w:r w:rsidRPr="00A42BCC">
              <w:rPr>
                <w:rFonts w:asciiTheme="minorHAnsi" w:hAnsiTheme="minorHAnsi"/>
                <w:sz w:val="18"/>
                <w:szCs w:val="18"/>
              </w:rPr>
              <w:t>ft</w:t>
            </w:r>
            <w:proofErr w:type="spellEnd"/>
            <w:r w:rsidRPr="00A42BCC">
              <w:rPr>
                <w:rFonts w:asciiTheme="minorHAnsi" w:hAnsiTheme="minorHAnsi"/>
                <w:sz w:val="18"/>
                <w:szCs w:val="18"/>
              </w:rPr>
              <w:t>)</w:t>
            </w:r>
          </w:p>
        </w:tc>
        <w:tc>
          <w:tcPr>
            <w:tcW w:w="5778" w:type="dxa"/>
          </w:tcPr>
          <w:p w14:paraId="4A3A5E1C" w14:textId="77777777" w:rsidR="00EA01F0" w:rsidRPr="00A42BCC" w:rsidDel="00752910" w:rsidRDefault="00EA01F0" w:rsidP="00A42BCC">
            <w:pPr>
              <w:rPr>
                <w:rFonts w:asciiTheme="minorHAnsi" w:hAnsiTheme="minorHAnsi"/>
                <w:sz w:val="18"/>
                <w:szCs w:val="18"/>
              </w:rPr>
            </w:pPr>
            <w:r w:rsidRPr="00A42BCC">
              <w:rPr>
                <w:rFonts w:asciiTheme="minorHAnsi" w:hAnsiTheme="minorHAnsi"/>
                <w:sz w:val="18"/>
                <w:szCs w:val="18"/>
              </w:rPr>
              <w:t>&lt;&lt;user input, Ft&gt;&gt;</w:t>
            </w:r>
          </w:p>
        </w:tc>
      </w:tr>
      <w:tr w:rsidR="00EA01F0" w:rsidRPr="00A42BCC" w14:paraId="4A3A5E21" w14:textId="77777777" w:rsidTr="00231CFA">
        <w:tc>
          <w:tcPr>
            <w:tcW w:w="588" w:type="dxa"/>
            <w:vAlign w:val="center"/>
          </w:tcPr>
          <w:p w14:paraId="4A3A5E1E"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07</w:t>
            </w:r>
          </w:p>
        </w:tc>
        <w:tc>
          <w:tcPr>
            <w:tcW w:w="4650" w:type="dxa"/>
          </w:tcPr>
          <w:p w14:paraId="4A3A5E1F" w14:textId="2787EB0A" w:rsidR="00EA01F0" w:rsidRPr="00A42BCC" w:rsidRDefault="00EA01F0" w:rsidP="00A42BCC">
            <w:pPr>
              <w:rPr>
                <w:rFonts w:asciiTheme="minorHAnsi" w:hAnsiTheme="minorHAnsi"/>
                <w:sz w:val="18"/>
                <w:szCs w:val="18"/>
              </w:rPr>
            </w:pPr>
            <w:r w:rsidRPr="00A42BCC">
              <w:rPr>
                <w:rFonts w:asciiTheme="minorHAnsi" w:hAnsiTheme="minorHAnsi"/>
                <w:sz w:val="18"/>
                <w:szCs w:val="18"/>
              </w:rPr>
              <w:t>Building Volume (ft</w:t>
            </w:r>
            <w:r w:rsidRPr="00525832">
              <w:rPr>
                <w:rFonts w:asciiTheme="minorHAnsi" w:hAnsiTheme="minorHAnsi"/>
                <w:sz w:val="18"/>
                <w:szCs w:val="18"/>
                <w:vertAlign w:val="superscript"/>
              </w:rPr>
              <w:t>3</w:t>
            </w:r>
            <w:r w:rsidRPr="00A42BCC">
              <w:rPr>
                <w:rFonts w:asciiTheme="minorHAnsi" w:hAnsiTheme="minorHAnsi"/>
                <w:sz w:val="18"/>
                <w:szCs w:val="18"/>
              </w:rPr>
              <w:t>)</w:t>
            </w:r>
          </w:p>
        </w:tc>
        <w:tc>
          <w:tcPr>
            <w:tcW w:w="5778" w:type="dxa"/>
          </w:tcPr>
          <w:p w14:paraId="4A3A5E20"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&lt;&lt;pull from CF1R&gt;&gt;</w:t>
            </w:r>
          </w:p>
        </w:tc>
      </w:tr>
      <w:tr w:rsidR="00EA01F0" w:rsidRPr="00A42BCC" w14:paraId="4A3A5E25" w14:textId="77777777" w:rsidTr="00231CFA">
        <w:tc>
          <w:tcPr>
            <w:tcW w:w="588" w:type="dxa"/>
            <w:vAlign w:val="center"/>
          </w:tcPr>
          <w:p w14:paraId="4A3A5E22" w14:textId="77777777" w:rsidR="00EA01F0" w:rsidRPr="00A42BCC" w:rsidDel="0053362D" w:rsidRDefault="00EA01F0" w:rsidP="00A42BCC">
            <w:pPr>
              <w:jc w:val="center"/>
              <w:rPr>
                <w:rFonts w:asciiTheme="minorHAnsi" w:hAnsiTheme="minorHAnsi"/>
                <w:sz w:val="18"/>
                <w:szCs w:val="18"/>
              </w:rPr>
            </w:pPr>
            <w:r w:rsidRPr="00A42BCC">
              <w:rPr>
                <w:rFonts w:asciiTheme="minorHAnsi" w:hAnsiTheme="minorHAnsi"/>
                <w:sz w:val="18"/>
                <w:szCs w:val="18"/>
              </w:rPr>
              <w:t>08</w:t>
            </w:r>
          </w:p>
        </w:tc>
        <w:tc>
          <w:tcPr>
            <w:tcW w:w="4650" w:type="dxa"/>
          </w:tcPr>
          <w:p w14:paraId="4A3A5E23" w14:textId="1312D8F7" w:rsidR="00EA01F0" w:rsidRPr="00A42BCC" w:rsidRDefault="00EA01F0" w:rsidP="00525832">
            <w:pPr>
              <w:rPr>
                <w:rFonts w:asciiTheme="minorHAnsi" w:hAnsiTheme="minorHAnsi"/>
                <w:sz w:val="18"/>
                <w:szCs w:val="18"/>
              </w:rPr>
            </w:pPr>
            <w:r w:rsidRPr="00A42BCC">
              <w:rPr>
                <w:rFonts w:asciiTheme="minorHAnsi" w:hAnsiTheme="minorHAnsi"/>
                <w:sz w:val="18"/>
                <w:szCs w:val="18"/>
              </w:rPr>
              <w:t xml:space="preserve">Date of the </w:t>
            </w:r>
            <w:r w:rsidR="00525832">
              <w:rPr>
                <w:rFonts w:asciiTheme="minorHAnsi" w:hAnsiTheme="minorHAnsi"/>
                <w:sz w:val="18"/>
                <w:szCs w:val="18"/>
              </w:rPr>
              <w:t>D</w:t>
            </w:r>
            <w:r w:rsidRPr="00A42BCC">
              <w:rPr>
                <w:rFonts w:asciiTheme="minorHAnsi" w:hAnsiTheme="minorHAnsi"/>
                <w:sz w:val="18"/>
                <w:szCs w:val="18"/>
              </w:rPr>
              <w:t xml:space="preserve">iagnostic </w:t>
            </w:r>
            <w:r w:rsidR="00525832">
              <w:rPr>
                <w:rFonts w:asciiTheme="minorHAnsi" w:hAnsiTheme="minorHAnsi"/>
                <w:sz w:val="18"/>
                <w:szCs w:val="18"/>
              </w:rPr>
              <w:t>T</w:t>
            </w:r>
            <w:r w:rsidRPr="00A42BCC">
              <w:rPr>
                <w:rFonts w:asciiTheme="minorHAnsi" w:hAnsiTheme="minorHAnsi"/>
                <w:sz w:val="18"/>
                <w:szCs w:val="18"/>
              </w:rPr>
              <w:t xml:space="preserve">est for this </w:t>
            </w:r>
            <w:r w:rsidR="00525832">
              <w:rPr>
                <w:rFonts w:asciiTheme="minorHAnsi" w:hAnsiTheme="minorHAnsi"/>
                <w:sz w:val="18"/>
                <w:szCs w:val="18"/>
              </w:rPr>
              <w:t>D</w:t>
            </w:r>
            <w:r w:rsidRPr="00A42BCC">
              <w:rPr>
                <w:rFonts w:asciiTheme="minorHAnsi" w:hAnsiTheme="minorHAnsi"/>
                <w:sz w:val="18"/>
                <w:szCs w:val="18"/>
              </w:rPr>
              <w:t>welling</w:t>
            </w:r>
          </w:p>
        </w:tc>
        <w:tc>
          <w:tcPr>
            <w:tcW w:w="5778" w:type="dxa"/>
          </w:tcPr>
          <w:p w14:paraId="4A3A5E24"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bl>
    <w:p w14:paraId="4A3A5E26" w14:textId="77777777" w:rsidR="00536AA3" w:rsidRPr="00A42BCC" w:rsidRDefault="00536AA3" w:rsidP="00A42BCC">
      <w:pPr>
        <w:rPr>
          <w:rFonts w:asciiTheme="minorHAnsi" w:hAnsiTheme="minorHAnsi"/>
          <w:sz w:val="18"/>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A01F0" w:rsidRPr="00A42BCC" w14:paraId="4A3A5E28" w14:textId="77777777" w:rsidTr="00F502B3">
        <w:tc>
          <w:tcPr>
            <w:tcW w:w="11016" w:type="dxa"/>
            <w:gridSpan w:val="9"/>
          </w:tcPr>
          <w:p w14:paraId="4A3A5E27" w14:textId="77777777" w:rsidR="00EA01F0" w:rsidRPr="005A593D" w:rsidRDefault="00EA01F0" w:rsidP="00A42BCC">
            <w:pPr>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F502B3">
        <w:tc>
          <w:tcPr>
            <w:tcW w:w="590" w:type="dxa"/>
            <w:vAlign w:val="center"/>
          </w:tcPr>
          <w:p w14:paraId="4A3A5E29"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01</w:t>
            </w:r>
          </w:p>
        </w:tc>
        <w:tc>
          <w:tcPr>
            <w:tcW w:w="4925" w:type="dxa"/>
            <w:gridSpan w:val="4"/>
            <w:vAlign w:val="center"/>
          </w:tcPr>
          <w:p w14:paraId="4A3A5E2A" w14:textId="4297871E" w:rsidR="00EA01F0" w:rsidRPr="00A42BCC" w:rsidRDefault="00EA01F0" w:rsidP="00A42BCC">
            <w:pPr>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5501" w:type="dxa"/>
            <w:gridSpan w:val="4"/>
          </w:tcPr>
          <w:p w14:paraId="4A3A5E2B"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F502B3">
        <w:tc>
          <w:tcPr>
            <w:tcW w:w="2203" w:type="dxa"/>
            <w:gridSpan w:val="2"/>
            <w:vAlign w:val="center"/>
          </w:tcPr>
          <w:p w14:paraId="4A3A5E2D"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03</w:t>
            </w:r>
          </w:p>
        </w:tc>
        <w:tc>
          <w:tcPr>
            <w:tcW w:w="2203" w:type="dxa"/>
            <w:gridSpan w:val="2"/>
            <w:vAlign w:val="center"/>
          </w:tcPr>
          <w:p w14:paraId="4A3A5E2F"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05</w:t>
            </w:r>
          </w:p>
        </w:tc>
        <w:tc>
          <w:tcPr>
            <w:tcW w:w="2204" w:type="dxa"/>
            <w:vAlign w:val="center"/>
          </w:tcPr>
          <w:p w14:paraId="4A3A5E31"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525832">
        <w:tc>
          <w:tcPr>
            <w:tcW w:w="2203" w:type="dxa"/>
            <w:gridSpan w:val="2"/>
            <w:vAlign w:val="bottom"/>
          </w:tcPr>
          <w:p w14:paraId="4A3A5E33" w14:textId="77777777"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2"/>
            <w:vAlign w:val="bottom"/>
          </w:tcPr>
          <w:p w14:paraId="4A3A5E35" w14:textId="77777777"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Manometer         Calibration                      Date</w:t>
            </w:r>
          </w:p>
        </w:tc>
        <w:tc>
          <w:tcPr>
            <w:tcW w:w="2204" w:type="dxa"/>
            <w:vAlign w:val="bottom"/>
          </w:tcPr>
          <w:p w14:paraId="4A3A5E37" w14:textId="77777777"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F502B3">
        <w:tc>
          <w:tcPr>
            <w:tcW w:w="2203" w:type="dxa"/>
            <w:gridSpan w:val="2"/>
            <w:vAlign w:val="center"/>
          </w:tcPr>
          <w:p w14:paraId="4A3A5E39"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B"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2204" w:type="dxa"/>
            <w:vAlign w:val="center"/>
          </w:tcPr>
          <w:p w14:paraId="4A3A5E3D"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&lt;&lt;calculated field: if manometer Calibration Date in B</w:t>
            </w:r>
            <w:r w:rsidR="00DB5A43" w:rsidRPr="00A42BCC">
              <w:rPr>
                <w:rFonts w:asciiTheme="minorHAnsi" w:hAnsiTheme="minorHAnsi"/>
                <w:sz w:val="18"/>
                <w:szCs w:val="18"/>
              </w:rPr>
              <w:t>. 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DB5A43" w:rsidRPr="00A42BCC">
              <w:rPr>
                <w:rFonts w:asciiTheme="minorHAnsi" w:hAnsiTheme="minorHAnsi"/>
                <w:sz w:val="18"/>
                <w:szCs w:val="18"/>
              </w:rPr>
              <w:t>B</w:t>
            </w:r>
            <w:r w:rsidRPr="00A42BCC">
              <w:rPr>
                <w:rFonts w:asciiTheme="minorHAnsi" w:hAnsiTheme="minorHAnsi"/>
                <w:sz w:val="18"/>
                <w:szCs w:val="18"/>
              </w:rPr>
              <w:t>uilding Leakage Diagnostic test"&gt;&gt;</w:t>
            </w:r>
          </w:p>
        </w:tc>
      </w:tr>
      <w:tr w:rsidR="00EA01F0" w:rsidRPr="00A42BCC" w14:paraId="4A3A5E44" w14:textId="77777777" w:rsidTr="00F502B3">
        <w:tc>
          <w:tcPr>
            <w:tcW w:w="2203" w:type="dxa"/>
            <w:gridSpan w:val="2"/>
            <w:tcBorders>
              <w:bottom w:val="single" w:sz="12" w:space="0" w:color="000000"/>
            </w:tcBorders>
            <w:vAlign w:val="center"/>
          </w:tcPr>
          <w:p w14:paraId="4A3A5E3F"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12" w:space="0" w:color="000000"/>
            </w:tcBorders>
            <w:vAlign w:val="center"/>
          </w:tcPr>
          <w:p w14:paraId="4A3A5E41" w14:textId="77777777" w:rsidR="00EA01F0" w:rsidRPr="00A42BCC" w:rsidRDefault="00EA01F0" w:rsidP="00A42BCC">
            <w:pPr>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A42BCC">
            <w:pPr>
              <w:jc w:val="center"/>
              <w:rPr>
                <w:rFonts w:asciiTheme="minorHAnsi" w:hAnsiTheme="minorHAnsi"/>
                <w:sz w:val="18"/>
                <w:szCs w:val="18"/>
              </w:rPr>
            </w:pPr>
          </w:p>
        </w:tc>
        <w:tc>
          <w:tcPr>
            <w:tcW w:w="2204" w:type="dxa"/>
            <w:tcBorders>
              <w:bottom w:val="single" w:sz="12" w:space="0" w:color="000000"/>
            </w:tcBorders>
            <w:vAlign w:val="center"/>
          </w:tcPr>
          <w:p w14:paraId="4A3A5E43" w14:textId="77777777" w:rsidR="00EA01F0" w:rsidRPr="00A42BCC" w:rsidRDefault="00EA01F0" w:rsidP="00A42BCC">
            <w:pPr>
              <w:jc w:val="center"/>
              <w:rPr>
                <w:rFonts w:asciiTheme="minorHAnsi" w:hAnsiTheme="minorHAnsi"/>
                <w:sz w:val="18"/>
                <w:szCs w:val="18"/>
              </w:rPr>
            </w:pPr>
          </w:p>
        </w:tc>
      </w:tr>
      <w:tr w:rsidR="00EA01F0" w:rsidRPr="00A42BCC" w14:paraId="4A3A5E48" w14:textId="77777777" w:rsidTr="00F502B3">
        <w:tc>
          <w:tcPr>
            <w:tcW w:w="590" w:type="dxa"/>
            <w:tcBorders>
              <w:top w:val="single" w:sz="12" w:space="0" w:color="000000"/>
            </w:tcBorders>
            <w:vAlign w:val="center"/>
          </w:tcPr>
          <w:p w14:paraId="4A3A5E45"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A42BCC">
            <w:pPr>
              <w:rPr>
                <w:rFonts w:asciiTheme="minorHAnsi" w:hAnsiTheme="minorHAnsi"/>
                <w:sz w:val="18"/>
                <w:szCs w:val="18"/>
              </w:rPr>
            </w:pPr>
            <w:r w:rsidRPr="00A42BCC">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4A3A5E47"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F502B3">
        <w:tc>
          <w:tcPr>
            <w:tcW w:w="2765" w:type="dxa"/>
            <w:gridSpan w:val="3"/>
            <w:vAlign w:val="center"/>
          </w:tcPr>
          <w:p w14:paraId="4A3A5E49"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09</w:t>
            </w:r>
          </w:p>
        </w:tc>
        <w:tc>
          <w:tcPr>
            <w:tcW w:w="2750" w:type="dxa"/>
            <w:gridSpan w:val="2"/>
            <w:vAlign w:val="center"/>
          </w:tcPr>
          <w:p w14:paraId="4A3A5E4B"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10</w:t>
            </w:r>
          </w:p>
        </w:tc>
        <w:tc>
          <w:tcPr>
            <w:tcW w:w="2751" w:type="dxa"/>
            <w:gridSpan w:val="2"/>
            <w:vAlign w:val="center"/>
          </w:tcPr>
          <w:p w14:paraId="4A3A5E4C"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F502B3">
        <w:tc>
          <w:tcPr>
            <w:tcW w:w="2765" w:type="dxa"/>
            <w:gridSpan w:val="3"/>
            <w:vAlign w:val="center"/>
          </w:tcPr>
          <w:p w14:paraId="4A3A5E4E"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2"/>
            <w:vAlign w:val="center"/>
          </w:tcPr>
          <w:p w14:paraId="4A3A5E50"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Fan Serial Number</w:t>
            </w:r>
          </w:p>
        </w:tc>
        <w:tc>
          <w:tcPr>
            <w:tcW w:w="2751" w:type="dxa"/>
            <w:gridSpan w:val="2"/>
            <w:vAlign w:val="center"/>
          </w:tcPr>
          <w:p w14:paraId="4A3A5E51" w14:textId="551A3A38" w:rsidR="00EA01F0" w:rsidRPr="00A42BCC" w:rsidRDefault="00EA01F0" w:rsidP="00525832">
            <w:pPr>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F502B3">
        <w:tc>
          <w:tcPr>
            <w:tcW w:w="2765" w:type="dxa"/>
            <w:gridSpan w:val="3"/>
            <w:vAlign w:val="center"/>
          </w:tcPr>
          <w:p w14:paraId="4A3A5E53"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5"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1" w:type="dxa"/>
            <w:gridSpan w:val="2"/>
            <w:vAlign w:val="center"/>
          </w:tcPr>
          <w:p w14:paraId="4A3A5E56" w14:textId="77777777" w:rsidR="00EA01F0" w:rsidRPr="00A42BCC" w:rsidRDefault="00EA01F0" w:rsidP="00A42BCC">
            <w:pPr>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F502B3">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A" w14:textId="77777777" w:rsidR="00EA01F0" w:rsidRPr="00A42BCC" w:rsidRDefault="00EA01F0" w:rsidP="00A42BCC">
            <w:pPr>
              <w:jc w:val="center"/>
              <w:rPr>
                <w:rFonts w:asciiTheme="minorHAnsi" w:hAnsiTheme="minorHAnsi"/>
                <w:sz w:val="18"/>
                <w:szCs w:val="18"/>
              </w:rPr>
            </w:pPr>
          </w:p>
        </w:tc>
        <w:tc>
          <w:tcPr>
            <w:tcW w:w="2751"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7C670E" w:rsidRPr="00A42BCC" w14:paraId="4A3A5E60" w14:textId="77777777" w:rsidTr="0028362C">
        <w:tc>
          <w:tcPr>
            <w:tcW w:w="11016" w:type="dxa"/>
          </w:tcPr>
          <w:p w14:paraId="4A3A5E5F" w14:textId="77777777" w:rsidR="007C670E" w:rsidRPr="005A593D" w:rsidRDefault="007C670E" w:rsidP="0028362C">
            <w:pPr>
              <w:rPr>
                <w:rFonts w:asciiTheme="minorHAnsi" w:hAnsiTheme="minorHAnsi"/>
                <w:b/>
                <w:szCs w:val="18"/>
              </w:rPr>
            </w:pPr>
            <w:r w:rsidRPr="005A593D">
              <w:rPr>
                <w:rFonts w:asciiTheme="minorHAnsi" w:hAnsiTheme="minorHAnsi"/>
                <w:b/>
                <w:szCs w:val="18"/>
              </w:rPr>
              <w:t>ENV20a - Single Point Air Tightness Test With Manual Meter</w:t>
            </w:r>
            <w:r w:rsidRPr="005A593D">
              <w:rPr>
                <w:rFonts w:asciiTheme="minorHAnsi" w:hAnsiTheme="minorHAnsi"/>
                <w:szCs w:val="18"/>
              </w:rPr>
              <w:t xml:space="preserve"> </w:t>
            </w:r>
          </w:p>
        </w:tc>
      </w:tr>
    </w:tbl>
    <w:p w14:paraId="4A3A5E61" w14:textId="77777777" w:rsidR="007C670E" w:rsidRPr="00A42BCC" w:rsidRDefault="007C670E" w:rsidP="00A42BCC">
      <w:pPr>
        <w:rPr>
          <w:rFonts w:asciiTheme="minorHAnsi" w:hAnsiTheme="minorHAnsi"/>
          <w:sz w:val="18"/>
          <w:szCs w:val="18"/>
        </w:rPr>
      </w:pPr>
    </w:p>
    <w:p w14:paraId="4A3A5E62"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A42BCC" w14:paraId="4A3A5E64" w14:textId="77777777" w:rsidTr="00231CFA">
        <w:tc>
          <w:tcPr>
            <w:tcW w:w="11018" w:type="dxa"/>
            <w:gridSpan w:val="3"/>
          </w:tcPr>
          <w:p w14:paraId="4A3A5E63" w14:textId="77777777" w:rsidR="00EA01F0" w:rsidRPr="005A593D"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lastRenderedPageBreak/>
              <w:t>C. Envelope Leakage Diagnostic Test</w:t>
            </w:r>
          </w:p>
        </w:tc>
      </w:tr>
      <w:tr w:rsidR="00EA01F0" w:rsidRPr="00A42BCC" w14:paraId="4A3A5E68" w14:textId="77777777" w:rsidTr="006124DF">
        <w:tc>
          <w:tcPr>
            <w:tcW w:w="590"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4A3A5E66" w14:textId="3E129D71"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p>
        </w:tc>
        <w:tc>
          <w:tcPr>
            <w:tcW w:w="5777" w:type="dxa"/>
            <w:vAlign w:val="center"/>
          </w:tcPr>
          <w:p w14:paraId="4A3A5E67"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but must be no less than 10, in second&gt;&gt;</w:t>
            </w:r>
          </w:p>
        </w:tc>
      </w:tr>
      <w:tr w:rsidR="00EA01F0" w:rsidRPr="00A42BCC" w14:paraId="4A3A5E6D" w14:textId="77777777" w:rsidTr="006124DF">
        <w:tc>
          <w:tcPr>
            <w:tcW w:w="590"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777" w:type="dxa"/>
            <w:vAlign w:val="center"/>
          </w:tcPr>
          <w:p w14:paraId="4A3A5E6B"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t>&lt;&lt;user input, pull down list:</w:t>
            </w:r>
          </w:p>
          <w:p w14:paraId="4A3A5E6C"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Pressurization; Depressurization</w:t>
            </w:r>
          </w:p>
        </w:tc>
      </w:tr>
      <w:tr w:rsidR="00EA01F0" w:rsidRPr="00A42BCC" w14:paraId="4A3A5E71" w14:textId="77777777" w:rsidTr="006124DF">
        <w:tc>
          <w:tcPr>
            <w:tcW w:w="590" w:type="dxa"/>
            <w:vAlign w:val="center"/>
          </w:tcPr>
          <w:p w14:paraId="4A3A5E6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vAlign w:val="center"/>
          </w:tcPr>
          <w:p w14:paraId="4A3A5E6F" w14:textId="470D6010"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#1</w:t>
            </w:r>
          </w:p>
        </w:tc>
        <w:tc>
          <w:tcPr>
            <w:tcW w:w="5777" w:type="dxa"/>
            <w:vAlign w:val="center"/>
          </w:tcPr>
          <w:p w14:paraId="4A3A5E70"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EA01F0" w:rsidRPr="00A42BCC" w14:paraId="4A3A5E75" w14:textId="77777777" w:rsidTr="006124DF">
        <w:tc>
          <w:tcPr>
            <w:tcW w:w="590" w:type="dxa"/>
            <w:vAlign w:val="center"/>
          </w:tcPr>
          <w:p w14:paraId="4A3A5E7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4651" w:type="dxa"/>
            <w:vAlign w:val="center"/>
          </w:tcPr>
          <w:p w14:paraId="4A3A5E73" w14:textId="672B1502"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#2</w:t>
            </w:r>
          </w:p>
        </w:tc>
        <w:tc>
          <w:tcPr>
            <w:tcW w:w="5777" w:type="dxa"/>
            <w:vAlign w:val="center"/>
          </w:tcPr>
          <w:p w14:paraId="4A3A5E74"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EA01F0" w:rsidRPr="00A42BCC" w14:paraId="4A3A5E79" w14:textId="77777777" w:rsidTr="006124DF">
        <w:tc>
          <w:tcPr>
            <w:tcW w:w="590" w:type="dxa"/>
            <w:vAlign w:val="center"/>
          </w:tcPr>
          <w:p w14:paraId="4A3A5E76"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4651" w:type="dxa"/>
            <w:vAlign w:val="center"/>
          </w:tcPr>
          <w:p w14:paraId="4A3A5E77" w14:textId="7AD1EDB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#3</w:t>
            </w:r>
          </w:p>
        </w:tc>
        <w:tc>
          <w:tcPr>
            <w:tcW w:w="5777" w:type="dxa"/>
            <w:vAlign w:val="center"/>
          </w:tcPr>
          <w:p w14:paraId="4A3A5E78"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EA01F0" w:rsidRPr="00A42BCC" w14:paraId="4A3A5E7D" w14:textId="77777777" w:rsidTr="006124DF">
        <w:tc>
          <w:tcPr>
            <w:tcW w:w="590" w:type="dxa"/>
            <w:vAlign w:val="center"/>
          </w:tcPr>
          <w:p w14:paraId="4A3A5E7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06</w:t>
            </w:r>
          </w:p>
        </w:tc>
        <w:tc>
          <w:tcPr>
            <w:tcW w:w="4651" w:type="dxa"/>
            <w:vAlign w:val="center"/>
          </w:tcPr>
          <w:p w14:paraId="4A3A5E7B" w14:textId="6298F585"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#4</w:t>
            </w:r>
          </w:p>
        </w:tc>
        <w:tc>
          <w:tcPr>
            <w:tcW w:w="5777" w:type="dxa"/>
            <w:vAlign w:val="center"/>
          </w:tcPr>
          <w:p w14:paraId="4A3A5E7C"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EA01F0" w:rsidRPr="00A42BCC" w14:paraId="4A3A5E81" w14:textId="77777777" w:rsidTr="006124DF">
        <w:tc>
          <w:tcPr>
            <w:tcW w:w="590" w:type="dxa"/>
            <w:vAlign w:val="center"/>
          </w:tcPr>
          <w:p w14:paraId="4A3A5E7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07</w:t>
            </w:r>
          </w:p>
        </w:tc>
        <w:tc>
          <w:tcPr>
            <w:tcW w:w="4651" w:type="dxa"/>
            <w:vAlign w:val="center"/>
          </w:tcPr>
          <w:p w14:paraId="4A3A5E7F" w14:textId="210FD525"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Building Pressure Reading #5</w:t>
            </w:r>
          </w:p>
        </w:tc>
        <w:tc>
          <w:tcPr>
            <w:tcW w:w="5777" w:type="dxa"/>
            <w:vAlign w:val="center"/>
          </w:tcPr>
          <w:p w14:paraId="4A3A5E80"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entry, Pa&gt;&gt; (Resolution of 0.1 Pa)</w:t>
            </w:r>
          </w:p>
        </w:tc>
      </w:tr>
      <w:tr w:rsidR="00EA01F0" w:rsidRPr="00A42BCC" w14:paraId="4A3A5E85" w14:textId="77777777" w:rsidTr="006124DF">
        <w:tc>
          <w:tcPr>
            <w:tcW w:w="590" w:type="dxa"/>
            <w:vAlign w:val="center"/>
          </w:tcPr>
          <w:p w14:paraId="4A3A5E8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08</w:t>
            </w:r>
          </w:p>
        </w:tc>
        <w:tc>
          <w:tcPr>
            <w:tcW w:w="4651" w:type="dxa"/>
            <w:vAlign w:val="center"/>
          </w:tcPr>
          <w:p w14:paraId="4A3A5E83" w14:textId="7770C082"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Baseline Range</w:t>
            </w:r>
          </w:p>
        </w:tc>
        <w:tc>
          <w:tcPr>
            <w:tcW w:w="5777" w:type="dxa"/>
            <w:vAlign w:val="center"/>
          </w:tcPr>
          <w:p w14:paraId="4A3A5E84"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subtract the lowest of rows C. 3-7 from the highest of rows C. 3-7&gt;&gt;</w:t>
            </w:r>
          </w:p>
        </w:tc>
      </w:tr>
      <w:tr w:rsidR="00EA01F0" w:rsidRPr="00A42BCC" w14:paraId="4A3A5E89" w14:textId="77777777" w:rsidTr="006124DF">
        <w:tc>
          <w:tcPr>
            <w:tcW w:w="590" w:type="dxa"/>
            <w:vAlign w:val="center"/>
          </w:tcPr>
          <w:p w14:paraId="4A3A5E86"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09</w:t>
            </w:r>
          </w:p>
        </w:tc>
        <w:tc>
          <w:tcPr>
            <w:tcW w:w="4651" w:type="dxa"/>
            <w:vAlign w:val="center"/>
          </w:tcPr>
          <w:p w14:paraId="4A3A5E87" w14:textId="3B9633C9"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Accuracy Level</w:t>
            </w:r>
          </w:p>
        </w:tc>
        <w:tc>
          <w:tcPr>
            <w:tcW w:w="5777" w:type="dxa"/>
            <w:vAlign w:val="center"/>
          </w:tcPr>
          <w:p w14:paraId="4A3A5E8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if row C. 8 &lt; 5.0, then “Standard”; if row C. 8 ≥ 5 and ≤ 10, then “Reduced”, if row C. 8 &gt; 10, “cannot use single-point test”, do not proceed.&gt;&gt;</w:t>
            </w:r>
          </w:p>
        </w:tc>
      </w:tr>
      <w:tr w:rsidR="00EA01F0" w:rsidRPr="00A42BCC" w14:paraId="4A3A5E8D" w14:textId="77777777" w:rsidTr="006124DF">
        <w:tc>
          <w:tcPr>
            <w:tcW w:w="590" w:type="dxa"/>
            <w:vAlign w:val="center"/>
          </w:tcPr>
          <w:p w14:paraId="4A3A5E8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10</w:t>
            </w:r>
          </w:p>
        </w:tc>
        <w:tc>
          <w:tcPr>
            <w:tcW w:w="4651" w:type="dxa"/>
            <w:vAlign w:val="center"/>
          </w:tcPr>
          <w:p w14:paraId="4A3A5E8B" w14:textId="0CBB262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Average Baseline Building Pressure Reading</w:t>
            </w:r>
            <w:ins w:id="30" w:author="Shewmaker, Michael@Energy" w:date="2016-03-29T14:22:00Z">
              <w:r w:rsidR="00C006FF">
                <w:rPr>
                  <w:rFonts w:asciiTheme="minorHAnsi" w:hAnsiTheme="minorHAnsi"/>
                  <w:sz w:val="18"/>
                  <w:szCs w:val="18"/>
                </w:rPr>
                <w:t xml:space="preserve"> (Pa)</w:t>
              </w:r>
            </w:ins>
          </w:p>
        </w:tc>
        <w:tc>
          <w:tcPr>
            <w:tcW w:w="5777" w:type="dxa"/>
            <w:vAlign w:val="center"/>
          </w:tcPr>
          <w:p w14:paraId="4A3A5E8C"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 calculated average rows C. 3-7&gt;&gt;</w:t>
            </w:r>
          </w:p>
        </w:tc>
      </w:tr>
      <w:tr w:rsidR="00EA01F0" w:rsidRPr="00A42BCC" w14:paraId="4A3A5E91" w14:textId="77777777" w:rsidTr="006124DF">
        <w:tc>
          <w:tcPr>
            <w:tcW w:w="590" w:type="dxa"/>
            <w:vAlign w:val="center"/>
          </w:tcPr>
          <w:p w14:paraId="4A3A5E8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11</w:t>
            </w:r>
          </w:p>
        </w:tc>
        <w:tc>
          <w:tcPr>
            <w:tcW w:w="4651" w:type="dxa"/>
            <w:vAlign w:val="center"/>
          </w:tcPr>
          <w:p w14:paraId="4A3A5E8F" w14:textId="02B2B6D4"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525832">
              <w:rPr>
                <w:rFonts w:asciiTheme="minorHAnsi" w:hAnsiTheme="minorHAnsi"/>
                <w:sz w:val="18"/>
                <w:szCs w:val="18"/>
              </w:rPr>
              <w:t>B</w:t>
            </w:r>
            <w:r w:rsidRPr="00A42BCC">
              <w:rPr>
                <w:rFonts w:asciiTheme="minorHAnsi" w:hAnsiTheme="minorHAnsi"/>
                <w:sz w:val="18"/>
                <w:szCs w:val="18"/>
              </w:rPr>
              <w:t xml:space="preserve">uilding </w:t>
            </w:r>
            <w:r w:rsidR="00525832">
              <w:rPr>
                <w:rFonts w:asciiTheme="minorHAnsi" w:hAnsiTheme="minorHAnsi"/>
                <w:sz w:val="18"/>
                <w:szCs w:val="18"/>
              </w:rPr>
              <w:t>P</w:t>
            </w:r>
            <w:r w:rsidRPr="00A42BCC">
              <w:rPr>
                <w:rFonts w:asciiTheme="minorHAnsi" w:hAnsiTheme="minorHAnsi"/>
                <w:sz w:val="18"/>
                <w:szCs w:val="18"/>
              </w:rPr>
              <w:t>ressure</w:t>
            </w:r>
            <w:ins w:id="31" w:author="Shewmaker, Michael@Energy" w:date="2016-03-29T14:22:00Z">
              <w:r w:rsidR="00C006FF">
                <w:rPr>
                  <w:rFonts w:asciiTheme="minorHAnsi" w:hAnsiTheme="minorHAnsi"/>
                  <w:sz w:val="18"/>
                  <w:szCs w:val="18"/>
                </w:rPr>
                <w:t xml:space="preserve"> (Pa)</w:t>
              </w:r>
            </w:ins>
          </w:p>
        </w:tc>
        <w:tc>
          <w:tcPr>
            <w:tcW w:w="5777" w:type="dxa"/>
            <w:vAlign w:val="center"/>
          </w:tcPr>
          <w:p w14:paraId="4A3A5E90"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input OR row C. 10, Pa&gt;&gt;</w:t>
            </w:r>
          </w:p>
        </w:tc>
      </w:tr>
      <w:tr w:rsidR="00EA01F0" w:rsidRPr="00A42BCC" w14:paraId="4A3A5E95" w14:textId="77777777" w:rsidTr="006124DF">
        <w:tc>
          <w:tcPr>
            <w:tcW w:w="590" w:type="dxa"/>
            <w:vAlign w:val="center"/>
          </w:tcPr>
          <w:p w14:paraId="4A3A5E92" w14:textId="77777777" w:rsidR="00EA01F0" w:rsidRPr="00A42BCC" w:rsidDel="0092568A"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12</w:t>
            </w:r>
          </w:p>
        </w:tc>
        <w:tc>
          <w:tcPr>
            <w:tcW w:w="4651" w:type="dxa"/>
            <w:vAlign w:val="center"/>
          </w:tcPr>
          <w:p w14:paraId="4A3A5E93" w14:textId="1D1C99A4"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Target</w:t>
            </w:r>
            <w:ins w:id="32" w:author="Shewmaker, Michael@Energy" w:date="2016-03-29T14:22:00Z">
              <w:r w:rsidR="00C006FF">
                <w:rPr>
                  <w:rFonts w:asciiTheme="minorHAnsi" w:hAnsiTheme="minorHAnsi"/>
                  <w:sz w:val="18"/>
                  <w:szCs w:val="18"/>
                </w:rPr>
                <w:t xml:space="preserve"> (Pa)</w:t>
              </w:r>
            </w:ins>
          </w:p>
        </w:tc>
        <w:tc>
          <w:tcPr>
            <w:tcW w:w="5777" w:type="dxa"/>
            <w:vAlign w:val="center"/>
          </w:tcPr>
          <w:p w14:paraId="4A3A5E94"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if C. 2 equal to Pressurization use equation, 50 + row C. </w:t>
            </w:r>
            <w:r w:rsidR="003701BD" w:rsidRPr="00A42BCC">
              <w:rPr>
                <w:rFonts w:asciiTheme="minorHAnsi" w:hAnsiTheme="minorHAnsi"/>
                <w:sz w:val="18"/>
                <w:szCs w:val="18"/>
              </w:rPr>
              <w:t>11</w:t>
            </w:r>
            <w:r w:rsidRPr="00A42BCC">
              <w:rPr>
                <w:rFonts w:asciiTheme="minorHAnsi" w:hAnsiTheme="minorHAnsi"/>
                <w:sz w:val="18"/>
                <w:szCs w:val="18"/>
              </w:rPr>
              <w:t>; if C. 2 equal to Depressurization use equation, -50 + row C .</w:t>
            </w:r>
            <w:r w:rsidRPr="00A42BCC" w:rsidDel="00EB7663">
              <w:rPr>
                <w:rFonts w:asciiTheme="minorHAnsi" w:hAnsiTheme="minorHAnsi"/>
                <w:sz w:val="18"/>
                <w:szCs w:val="18"/>
              </w:rPr>
              <w:t xml:space="preserve"> </w:t>
            </w:r>
            <w:r w:rsidR="003701BD" w:rsidRPr="00A42BCC">
              <w:rPr>
                <w:rFonts w:asciiTheme="minorHAnsi" w:hAnsiTheme="minorHAnsi"/>
                <w:sz w:val="18"/>
                <w:szCs w:val="18"/>
              </w:rPr>
              <w:t>11</w:t>
            </w:r>
            <w:r w:rsidRPr="00A42BCC">
              <w:rPr>
                <w:rFonts w:asciiTheme="minorHAnsi" w:hAnsiTheme="minorHAnsi"/>
                <w:sz w:val="18"/>
                <w:szCs w:val="18"/>
              </w:rPr>
              <w:t>&gt;&gt; (Resolution of 0.1 Pa)</w:t>
            </w:r>
          </w:p>
        </w:tc>
      </w:tr>
      <w:tr w:rsidR="00EA01F0" w:rsidRPr="00A42BCC" w14:paraId="4A3A5E99" w14:textId="77777777" w:rsidTr="006124DF">
        <w:tc>
          <w:tcPr>
            <w:tcW w:w="590" w:type="dxa"/>
            <w:vAlign w:val="center"/>
          </w:tcPr>
          <w:p w14:paraId="4A3A5E96" w14:textId="77777777" w:rsidR="00EA01F0" w:rsidRPr="00A42BCC" w:rsidDel="0092568A"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13</w:t>
            </w:r>
          </w:p>
        </w:tc>
        <w:tc>
          <w:tcPr>
            <w:tcW w:w="4651" w:type="dxa"/>
            <w:vAlign w:val="center"/>
          </w:tcPr>
          <w:p w14:paraId="4A3A5E97" w14:textId="6D3EEC0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 Building Pressure Measured</w:t>
            </w:r>
            <w:ins w:id="33" w:author="Shewmaker, Michael@Energy" w:date="2016-03-29T14:22:00Z">
              <w:r w:rsidR="00C006FF">
                <w:rPr>
                  <w:rFonts w:asciiTheme="minorHAnsi" w:hAnsiTheme="minorHAnsi"/>
                  <w:sz w:val="18"/>
                  <w:szCs w:val="18"/>
                </w:rPr>
                <w:t xml:space="preserve"> (Pa)</w:t>
              </w:r>
            </w:ins>
          </w:p>
        </w:tc>
        <w:tc>
          <w:tcPr>
            <w:tcW w:w="5777" w:type="dxa"/>
            <w:vAlign w:val="center"/>
          </w:tcPr>
          <w:p w14:paraId="4A3A5E98" w14:textId="007BBBD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Pa</w:t>
            </w:r>
            <w:ins w:id="34" w:author="Shewmaker, Michael@Energy" w:date="2016-03-29T14:23:00Z">
              <w:r w:rsidR="00C006FF">
                <w:rPr>
                  <w:rFonts w:asciiTheme="minorHAnsi" w:hAnsiTheme="minorHAnsi"/>
                  <w:sz w:val="18"/>
                  <w:szCs w:val="18"/>
                </w:rPr>
                <w:t xml:space="preserve">; if C02 = depressurization then value must be &gt; -75; </w:t>
              </w:r>
              <w:proofErr w:type="spellStart"/>
              <w:r w:rsidR="00C006FF">
                <w:rPr>
                  <w:rFonts w:asciiTheme="minorHAnsi" w:hAnsiTheme="minorHAnsi"/>
                  <w:sz w:val="18"/>
                  <w:szCs w:val="18"/>
                </w:rPr>
                <w:t>elseif</w:t>
              </w:r>
              <w:proofErr w:type="spellEnd"/>
              <w:r w:rsidR="00C006FF">
                <w:rPr>
                  <w:rFonts w:asciiTheme="minorHAnsi" w:hAnsiTheme="minorHAnsi"/>
                  <w:sz w:val="18"/>
                  <w:szCs w:val="18"/>
                </w:rPr>
                <w:t xml:space="preserve"> C02 = pressurization then valu</w:t>
              </w:r>
            </w:ins>
            <w:ins w:id="35" w:author="Shewmaker, Michael@Energy" w:date="2016-08-26T11:29:00Z">
              <w:r w:rsidR="00E22F80">
                <w:rPr>
                  <w:rFonts w:asciiTheme="minorHAnsi" w:hAnsiTheme="minorHAnsi"/>
                  <w:sz w:val="18"/>
                  <w:szCs w:val="18"/>
                </w:rPr>
                <w:t>e</w:t>
              </w:r>
            </w:ins>
            <w:ins w:id="36" w:author="Shewmaker, Michael@Energy" w:date="2016-03-29T14:23:00Z">
              <w:r w:rsidR="00C006FF">
                <w:rPr>
                  <w:rFonts w:asciiTheme="minorHAnsi" w:hAnsiTheme="minorHAnsi"/>
                  <w:sz w:val="18"/>
                  <w:szCs w:val="18"/>
                </w:rPr>
                <w:t xml:space="preserve"> must be &lt; 75; else report “Measured building pressure greatly exceeds target – </w:t>
              </w:r>
              <w:r w:rsidR="00C006FF">
                <w:rPr>
                  <w:rFonts w:asciiTheme="minorHAnsi" w:hAnsiTheme="minorHAnsi"/>
                  <w:b/>
                  <w:sz w:val="18"/>
                  <w:szCs w:val="18"/>
                </w:rPr>
                <w:t>Do Not Proceed</w:t>
              </w:r>
              <w:r w:rsidR="00C006FF">
                <w:rPr>
                  <w:rFonts w:asciiTheme="minorHAnsi" w:hAnsiTheme="minorHAnsi"/>
                  <w:sz w:val="18"/>
                  <w:szCs w:val="18"/>
                </w:rPr>
                <w:t>”</w:t>
              </w:r>
            </w:ins>
            <w:r w:rsidRPr="00A42BCC">
              <w:rPr>
                <w:rFonts w:asciiTheme="minorHAnsi" w:hAnsiTheme="minorHAnsi"/>
                <w:sz w:val="18"/>
                <w:szCs w:val="18"/>
              </w:rPr>
              <w:t>&gt;&gt;</w:t>
            </w:r>
          </w:p>
        </w:tc>
      </w:tr>
      <w:tr w:rsidR="00EA01F0" w:rsidRPr="00A42BCC" w14:paraId="4A3A5E9D" w14:textId="77777777" w:rsidTr="006124DF">
        <w:tc>
          <w:tcPr>
            <w:tcW w:w="590" w:type="dxa"/>
            <w:vAlign w:val="center"/>
          </w:tcPr>
          <w:p w14:paraId="4A3A5E9A"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14</w:t>
            </w:r>
          </w:p>
        </w:tc>
        <w:tc>
          <w:tcPr>
            <w:tcW w:w="4651" w:type="dxa"/>
            <w:vAlign w:val="center"/>
          </w:tcPr>
          <w:p w14:paraId="4A3A5E9B" w14:textId="16113A0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525832">
              <w:rPr>
                <w:rFonts w:asciiTheme="minorHAnsi" w:hAnsiTheme="minorHAnsi"/>
                <w:sz w:val="18"/>
                <w:szCs w:val="18"/>
              </w:rPr>
              <w:t>B</w:t>
            </w:r>
            <w:r w:rsidRPr="00A42BCC">
              <w:rPr>
                <w:rFonts w:asciiTheme="minorHAnsi" w:hAnsiTheme="minorHAnsi"/>
                <w:sz w:val="18"/>
                <w:szCs w:val="18"/>
              </w:rPr>
              <w:t xml:space="preserve">uilding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777" w:type="dxa"/>
            <w:vAlign w:val="center"/>
          </w:tcPr>
          <w:p w14:paraId="4A3A5E9C" w14:textId="224F24F9" w:rsidR="00EA01F0" w:rsidRPr="00A42BCC" w:rsidRDefault="00C006FF"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ins w:id="37" w:author="Shewmaker, Michael@Energy" w:date="2016-03-29T14:22:00Z">
              <w:r>
                <w:rPr>
                  <w:rFonts w:asciiTheme="minorHAnsi" w:hAnsiTheme="minorHAnsi"/>
                  <w:sz w:val="18"/>
                  <w:szCs w:val="18"/>
                </w:rPr>
                <w:t>&lt;&lt;calculated value, [absolute value (row C. 13 – row C. 11)],</w:t>
              </w:r>
              <w:r>
                <w:rPr>
                  <w:sz w:val="18"/>
                  <w:szCs w:val="18"/>
                </w:rPr>
                <w:t xml:space="preserve"> </w:t>
              </w:r>
              <w:r>
                <w:rPr>
                  <w:rFonts w:asciiTheme="minorHAnsi" w:hAnsiTheme="minorHAnsi"/>
                  <w:sz w:val="18"/>
                  <w:szCs w:val="18"/>
                </w:rPr>
                <w:t xml:space="preserve">if equal to or greater than </w:t>
              </w:r>
              <w:r>
                <w:rPr>
                  <w:sz w:val="18"/>
                  <w:szCs w:val="18"/>
                </w:rPr>
                <w:t xml:space="preserve">([absolute value (C.11 * 4)] + </w:t>
              </w:r>
              <w:r>
                <w:rPr>
                  <w:rFonts w:asciiTheme="minorHAnsi" w:hAnsiTheme="minorHAnsi"/>
                  <w:sz w:val="18"/>
                  <w:szCs w:val="18"/>
                </w:rPr>
                <w:t>15 Pa</w:t>
              </w:r>
              <w:r>
                <w:rPr>
                  <w:sz w:val="18"/>
                  <w:szCs w:val="18"/>
                </w:rPr>
                <w:t>)</w:t>
              </w:r>
              <w:r>
                <w:rPr>
                  <w:rFonts w:asciiTheme="minorHAnsi" w:hAnsiTheme="minorHAnsi"/>
                  <w:sz w:val="18"/>
                  <w:szCs w:val="18"/>
                </w:rPr>
                <w:t>, report “Induced pressure within r</w:t>
              </w:r>
              <w:r>
                <w:rPr>
                  <w:sz w:val="18"/>
                  <w:szCs w:val="18"/>
                </w:rPr>
                <w:t xml:space="preserve">ange for single point test; else </w:t>
              </w:r>
              <w:r>
                <w:rPr>
                  <w:rFonts w:asciiTheme="minorHAnsi" w:hAnsiTheme="minorHAnsi"/>
                  <w:sz w:val="18"/>
                  <w:szCs w:val="18"/>
                </w:rPr>
                <w:t xml:space="preserve">report “Induced pressure too low for single point test - </w:t>
              </w:r>
              <w:r>
                <w:rPr>
                  <w:rFonts w:asciiTheme="minorHAnsi" w:hAnsiTheme="minorHAnsi"/>
                  <w:b/>
                  <w:sz w:val="18"/>
                  <w:szCs w:val="18"/>
                </w:rPr>
                <w:t>Do Not Proceed</w:t>
              </w:r>
              <w:r>
                <w:rPr>
                  <w:rFonts w:asciiTheme="minorHAnsi" w:hAnsiTheme="minorHAnsi"/>
                  <w:sz w:val="18"/>
                  <w:szCs w:val="18"/>
                </w:rPr>
                <w:t>”&gt;&gt;</w:t>
              </w:r>
            </w:ins>
          </w:p>
        </w:tc>
      </w:tr>
      <w:tr w:rsidR="00EA01F0" w:rsidRPr="00A42BCC" w14:paraId="4A3A5EA1" w14:textId="77777777" w:rsidTr="006124DF">
        <w:tc>
          <w:tcPr>
            <w:tcW w:w="590" w:type="dxa"/>
            <w:vAlign w:val="center"/>
          </w:tcPr>
          <w:p w14:paraId="4A3A5E9E"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15</w:t>
            </w:r>
          </w:p>
        </w:tc>
        <w:tc>
          <w:tcPr>
            <w:tcW w:w="4651" w:type="dxa"/>
            <w:vAlign w:val="center"/>
          </w:tcPr>
          <w:p w14:paraId="4A3A5E9F" w14:textId="21F13237"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Nominal Fan </w:t>
            </w:r>
            <w:r w:rsidR="00525832">
              <w:rPr>
                <w:rFonts w:asciiTheme="minorHAnsi" w:hAnsiTheme="minorHAnsi"/>
                <w:sz w:val="18"/>
                <w:szCs w:val="18"/>
              </w:rPr>
              <w:t>F</w:t>
            </w:r>
            <w:r w:rsidRPr="00A42BCC">
              <w:rPr>
                <w:rFonts w:asciiTheme="minorHAnsi" w:hAnsiTheme="minorHAnsi"/>
                <w:sz w:val="18"/>
                <w:szCs w:val="18"/>
              </w:rPr>
              <w:t xml:space="preserve">low at </w:t>
            </w:r>
            <w:r w:rsidR="00525832">
              <w:rPr>
                <w:rFonts w:asciiTheme="minorHAnsi" w:hAnsiTheme="minorHAnsi"/>
                <w:sz w:val="18"/>
                <w:szCs w:val="18"/>
              </w:rPr>
              <w:t>A</w:t>
            </w:r>
            <w:r w:rsidRPr="00A42BCC">
              <w:rPr>
                <w:rFonts w:asciiTheme="minorHAnsi" w:hAnsiTheme="minorHAnsi"/>
                <w:sz w:val="18"/>
                <w:szCs w:val="18"/>
              </w:rPr>
              <w:t xml:space="preserve">bove </w:t>
            </w:r>
            <w:r w:rsidR="00525832">
              <w:rPr>
                <w:rFonts w:asciiTheme="minorHAnsi" w:hAnsiTheme="minorHAnsi"/>
                <w:sz w:val="18"/>
                <w:szCs w:val="18"/>
              </w:rPr>
              <w:t>F</w:t>
            </w:r>
            <w:r w:rsidRPr="00A42BCC">
              <w:rPr>
                <w:rFonts w:asciiTheme="minorHAnsi" w:hAnsiTheme="minorHAnsi"/>
                <w:sz w:val="18"/>
                <w:szCs w:val="18"/>
              </w:rPr>
              <w:t xml:space="preserve">an </w:t>
            </w:r>
            <w:r w:rsidR="00525832">
              <w:rPr>
                <w:rFonts w:asciiTheme="minorHAnsi" w:hAnsiTheme="minorHAnsi"/>
                <w:sz w:val="18"/>
                <w:szCs w:val="18"/>
              </w:rPr>
              <w:t>P</w:t>
            </w:r>
            <w:r w:rsidRPr="00A42BCC">
              <w:rPr>
                <w:rFonts w:asciiTheme="minorHAnsi" w:hAnsiTheme="minorHAnsi"/>
                <w:sz w:val="18"/>
                <w:szCs w:val="18"/>
              </w:rPr>
              <w:t>ressure</w:t>
            </w:r>
            <w:ins w:id="38" w:author="Shewmaker, Michael@Energy" w:date="2016-03-29T14:22:00Z">
              <w:r w:rsidR="00C006FF">
                <w:rPr>
                  <w:rFonts w:asciiTheme="minorHAnsi" w:hAnsiTheme="minorHAnsi"/>
                  <w:sz w:val="18"/>
                  <w:szCs w:val="18"/>
                </w:rPr>
                <w:t xml:space="preserve"> (cfm)</w:t>
              </w:r>
            </w:ins>
          </w:p>
        </w:tc>
        <w:tc>
          <w:tcPr>
            <w:tcW w:w="5777" w:type="dxa"/>
            <w:vAlign w:val="center"/>
          </w:tcPr>
          <w:p w14:paraId="4A3A5EA0"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&lt;&lt;user entered value, (cfm)&gt;&gt; (Resolution of 1 CFM)</w:t>
            </w:r>
          </w:p>
        </w:tc>
      </w:tr>
      <w:tr w:rsidR="00EA01F0" w:rsidRPr="00A42BCC" w14:paraId="4A3A5EA5" w14:textId="77777777" w:rsidTr="006124DF">
        <w:tc>
          <w:tcPr>
            <w:tcW w:w="590" w:type="dxa"/>
            <w:vAlign w:val="center"/>
          </w:tcPr>
          <w:p w14:paraId="4A3A5EA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16</w:t>
            </w:r>
          </w:p>
        </w:tc>
        <w:tc>
          <w:tcPr>
            <w:tcW w:w="4651" w:type="dxa"/>
            <w:vAlign w:val="center"/>
          </w:tcPr>
          <w:p w14:paraId="4A3A5EA3" w14:textId="016FD96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777" w:type="dxa"/>
            <w:vAlign w:val="center"/>
          </w:tcPr>
          <w:p w14:paraId="4A3A5EA4"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(50/[absolute value (row C. 13 – row C. 1</w:t>
            </w:r>
            <w:r w:rsidR="001E7C38" w:rsidRPr="00A42BCC">
              <w:rPr>
                <w:rFonts w:asciiTheme="minorHAnsi" w:hAnsiTheme="minorHAnsi"/>
                <w:sz w:val="18"/>
                <w:szCs w:val="18"/>
              </w:rPr>
              <w:t>1</w:t>
            </w:r>
            <w:r w:rsidRPr="00A42BCC">
              <w:rPr>
                <w:rFonts w:asciiTheme="minorHAnsi" w:hAnsiTheme="minorHAnsi"/>
                <w:sz w:val="18"/>
                <w:szCs w:val="18"/>
              </w:rPr>
              <w:t>)]]^0.65 x row C.</w:t>
            </w:r>
            <w:r w:rsidRPr="00A42BCC" w:rsidDel="00EB7663">
              <w:rPr>
                <w:rFonts w:asciiTheme="minorHAnsi" w:hAnsiTheme="minorHAnsi"/>
                <w:sz w:val="18"/>
                <w:szCs w:val="18"/>
              </w:rPr>
              <w:t xml:space="preserve"> </w:t>
            </w:r>
            <w:r w:rsidRPr="00A42BCC">
              <w:rPr>
                <w:rFonts w:asciiTheme="minorHAnsi" w:hAnsiTheme="minorHAnsi"/>
                <w:sz w:val="18"/>
                <w:szCs w:val="18"/>
              </w:rPr>
              <w:t>15&gt;&gt;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A01F0" w:rsidRPr="00A42BCC" w14:paraId="4A3A5EA8" w14:textId="77777777" w:rsidTr="00231CFA">
        <w:tc>
          <w:tcPr>
            <w:tcW w:w="11020" w:type="dxa"/>
            <w:gridSpan w:val="3"/>
          </w:tcPr>
          <w:p w14:paraId="4A3A5EA7" w14:textId="77777777"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EA01F0" w:rsidRPr="00A42BCC" w14:paraId="4A3A5EAE" w14:textId="77777777" w:rsidTr="00231CFA">
        <w:tc>
          <w:tcPr>
            <w:tcW w:w="590" w:type="dxa"/>
            <w:vAlign w:val="center"/>
          </w:tcPr>
          <w:p w14:paraId="4A3A5EA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01</w:t>
            </w:r>
          </w:p>
        </w:tc>
        <w:tc>
          <w:tcPr>
            <w:tcW w:w="4651" w:type="dxa"/>
          </w:tcPr>
          <w:p w14:paraId="4A3A5EAA" w14:textId="208A993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Altitude </w:t>
            </w:r>
            <w:r w:rsidR="00525832">
              <w:rPr>
                <w:rFonts w:asciiTheme="minorHAnsi" w:hAnsiTheme="minorHAnsi"/>
                <w:sz w:val="18"/>
                <w:szCs w:val="18"/>
              </w:rPr>
              <w:t>C</w:t>
            </w:r>
            <w:r w:rsidRPr="00A42BCC">
              <w:rPr>
                <w:rFonts w:asciiTheme="minorHAnsi" w:hAnsiTheme="minorHAnsi"/>
                <w:sz w:val="18"/>
                <w:szCs w:val="18"/>
              </w:rPr>
              <w:t xml:space="preserve">orrection </w:t>
            </w:r>
            <w:r w:rsidR="00525832">
              <w:rPr>
                <w:rFonts w:asciiTheme="minorHAnsi" w:hAnsiTheme="minorHAnsi"/>
                <w:sz w:val="18"/>
                <w:szCs w:val="18"/>
              </w:rPr>
              <w:t>F</w:t>
            </w:r>
            <w:r w:rsidRPr="00A42BCC">
              <w:rPr>
                <w:rFonts w:asciiTheme="minorHAnsi" w:hAnsiTheme="minorHAnsi"/>
                <w:sz w:val="18"/>
                <w:szCs w:val="18"/>
              </w:rPr>
              <w:t>actor</w:t>
            </w:r>
          </w:p>
        </w:tc>
        <w:tc>
          <w:tcPr>
            <w:tcW w:w="5779" w:type="dxa"/>
          </w:tcPr>
          <w:p w14:paraId="4A3A5EA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if </w:t>
            </w:r>
          </w:p>
          <w:p w14:paraId="4A3A5EAC"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row A. 6 ≤ 5000 Ft = 1;</w:t>
            </w:r>
          </w:p>
          <w:p w14:paraId="4A3A5EAD"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row A. 6 &gt; 5000 = 1 + .000006 * row A. 6</w:t>
            </w:r>
            <w:r w:rsidR="001E7C38" w:rsidRPr="00A42BCC">
              <w:rPr>
                <w:rFonts w:asciiTheme="minorHAnsi" w:hAnsiTheme="minorHAnsi"/>
                <w:sz w:val="18"/>
                <w:szCs w:val="18"/>
              </w:rPr>
              <w:t>&gt;&gt;</w:t>
            </w:r>
          </w:p>
        </w:tc>
      </w:tr>
      <w:tr w:rsidR="00EA01F0" w:rsidRPr="00A42BCC" w14:paraId="4A3A5EB2" w14:textId="77777777" w:rsidTr="00231CFA">
        <w:tc>
          <w:tcPr>
            <w:tcW w:w="590" w:type="dxa"/>
            <w:vAlign w:val="center"/>
          </w:tcPr>
          <w:p w14:paraId="4A3A5EAF"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02</w:t>
            </w:r>
          </w:p>
        </w:tc>
        <w:tc>
          <w:tcPr>
            <w:tcW w:w="4651" w:type="dxa"/>
          </w:tcPr>
          <w:p w14:paraId="4A3A5EB0" w14:textId="3888C695"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 xml:space="preserve">Temperature </w:t>
            </w:r>
            <w:r w:rsidR="00525832">
              <w:rPr>
                <w:rFonts w:asciiTheme="minorHAnsi" w:hAnsiTheme="minorHAnsi"/>
                <w:sz w:val="18"/>
                <w:szCs w:val="18"/>
              </w:rPr>
              <w:t>C</w:t>
            </w:r>
            <w:r w:rsidRPr="00A42BCC">
              <w:rPr>
                <w:rFonts w:asciiTheme="minorHAnsi" w:hAnsiTheme="minorHAnsi"/>
                <w:sz w:val="18"/>
                <w:szCs w:val="18"/>
              </w:rPr>
              <w:t xml:space="preserve">orrection </w:t>
            </w:r>
            <w:r w:rsidR="00525832">
              <w:rPr>
                <w:rFonts w:asciiTheme="minorHAnsi" w:hAnsiTheme="minorHAnsi"/>
                <w:sz w:val="18"/>
                <w:szCs w:val="18"/>
              </w:rPr>
              <w:t>F</w:t>
            </w:r>
            <w:r w:rsidRPr="00A42BCC">
              <w:rPr>
                <w:rFonts w:asciiTheme="minorHAnsi" w:hAnsiTheme="minorHAnsi"/>
                <w:sz w:val="18"/>
                <w:szCs w:val="18"/>
              </w:rPr>
              <w:t>actor</w:t>
            </w:r>
          </w:p>
        </w:tc>
        <w:tc>
          <w:tcPr>
            <w:tcW w:w="5779" w:type="dxa"/>
          </w:tcPr>
          <w:p w14:paraId="4A3A5EB1"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A42BCC">
              <w:rPr>
                <w:rFonts w:asciiTheme="minorHAnsi" w:hAnsiTheme="minorHAnsi"/>
                <w:sz w:val="18"/>
                <w:szCs w:val="18"/>
              </w:rPr>
              <w:t>&lt;&lt;from tables RA3.8-2 and RA3.8-3 &gt;&gt;</w:t>
            </w:r>
          </w:p>
        </w:tc>
      </w:tr>
      <w:tr w:rsidR="00EA01F0" w:rsidRPr="00A42BCC" w14:paraId="4A3A5EB6" w14:textId="77777777" w:rsidTr="00231CFA">
        <w:tc>
          <w:tcPr>
            <w:tcW w:w="590" w:type="dxa"/>
            <w:vAlign w:val="center"/>
          </w:tcPr>
          <w:p w14:paraId="4A3A5EB3"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4651" w:type="dxa"/>
          </w:tcPr>
          <w:p w14:paraId="4A3A5EB4" w14:textId="42353BEF"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4A3A5EB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Row C. 16*altitude correction D. 1 * temperature correction D. 2&gt;&gt;</w:t>
            </w:r>
          </w:p>
        </w:tc>
      </w:tr>
    </w:tbl>
    <w:p w14:paraId="4A3A5EB7" w14:textId="77777777" w:rsidR="00EA01F0" w:rsidRPr="00A42BCC" w:rsidRDefault="00EA01F0" w:rsidP="00A42BCC">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A01F0" w:rsidRPr="00A42BCC" w14:paraId="4A3A5EB9" w14:textId="77777777" w:rsidTr="00231CFA">
        <w:tc>
          <w:tcPr>
            <w:tcW w:w="11016" w:type="dxa"/>
            <w:gridSpan w:val="3"/>
          </w:tcPr>
          <w:p w14:paraId="4A3A5EB8" w14:textId="77777777" w:rsidR="00EA01F0" w:rsidRPr="005A593D" w:rsidRDefault="00EA01F0" w:rsidP="00A42BCC">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0" w14:textId="77777777" w:rsidTr="00231CFA">
        <w:tc>
          <w:tcPr>
            <w:tcW w:w="590" w:type="dxa"/>
            <w:vAlign w:val="center"/>
          </w:tcPr>
          <w:p w14:paraId="4A3A5EBA"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tcPr>
          <w:p w14:paraId="4A3A5EBB" w14:textId="723720B0" w:rsidR="00EA01F0" w:rsidRPr="00A42BCC" w:rsidRDefault="00A43DE1"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Accuracy Adjustment </w:t>
            </w:r>
            <w:r w:rsidR="00525832">
              <w:rPr>
                <w:rFonts w:asciiTheme="minorHAnsi" w:hAnsiTheme="minorHAnsi"/>
                <w:sz w:val="18"/>
                <w:szCs w:val="18"/>
              </w:rPr>
              <w:t>F</w:t>
            </w:r>
            <w:r w:rsidR="00EA01F0" w:rsidRPr="00A42BCC">
              <w:rPr>
                <w:rFonts w:asciiTheme="minorHAnsi" w:hAnsiTheme="minorHAnsi"/>
                <w:sz w:val="18"/>
                <w:szCs w:val="18"/>
              </w:rPr>
              <w:t>actor</w:t>
            </w:r>
          </w:p>
          <w:p w14:paraId="4A3A5EBC"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778" w:type="dxa"/>
          </w:tcPr>
          <w:p w14:paraId="4A3A5EBD"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w:t>
            </w:r>
          </w:p>
          <w:p w14:paraId="4A3A5EBE"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row C. 9 is “Standard” = 1;</w:t>
            </w:r>
          </w:p>
          <w:p w14:paraId="4A3A5EBF"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row C. 9 is “Reduced” =  1+0.1*{50/[absolute value (row C. 13 – row C. 1</w:t>
            </w:r>
            <w:r w:rsidR="001E7C38" w:rsidRPr="00A42BCC">
              <w:rPr>
                <w:rFonts w:asciiTheme="minorHAnsi" w:hAnsiTheme="minorHAnsi"/>
                <w:sz w:val="18"/>
                <w:szCs w:val="18"/>
              </w:rPr>
              <w:t>1</w:t>
            </w:r>
            <w:r w:rsidRPr="00A42BCC">
              <w:rPr>
                <w:rFonts w:asciiTheme="minorHAnsi" w:hAnsiTheme="minorHAnsi"/>
                <w:sz w:val="18"/>
                <w:szCs w:val="18"/>
              </w:rPr>
              <w:t>)]}&gt;&gt;</w:t>
            </w:r>
          </w:p>
        </w:tc>
      </w:tr>
      <w:tr w:rsidR="00EA01F0" w:rsidRPr="00A42BCC" w14:paraId="4A3A5EC4" w14:textId="77777777" w:rsidTr="00231CFA">
        <w:tc>
          <w:tcPr>
            <w:tcW w:w="590" w:type="dxa"/>
            <w:vAlign w:val="center"/>
          </w:tcPr>
          <w:p w14:paraId="4A3A5EC1"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tcPr>
          <w:p w14:paraId="4A3A5EC2" w14:textId="01818AE9"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8" w:type="dxa"/>
          </w:tcPr>
          <w:p w14:paraId="4A3A5EC3"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row D. 3* row E. 1&gt;&gt;</w:t>
            </w:r>
          </w:p>
        </w:tc>
      </w:tr>
    </w:tbl>
    <w:p w14:paraId="4A3A5EC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A01F0" w:rsidRPr="00A42BCC" w14:paraId="4A3A5EC7" w14:textId="77777777" w:rsidTr="00231CFA">
        <w:tc>
          <w:tcPr>
            <w:tcW w:w="11016" w:type="dxa"/>
            <w:gridSpan w:val="2"/>
          </w:tcPr>
          <w:p w14:paraId="4A3A5EC6" w14:textId="77777777"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AE1F34">
        <w:tc>
          <w:tcPr>
            <w:tcW w:w="608"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408" w:type="dxa"/>
            <w:vAlign w:val="center"/>
          </w:tcPr>
          <w:p w14:paraId="4A3A5EC9" w14:textId="77777777" w:rsidR="00EA01F0" w:rsidRPr="00A42BCC" w:rsidRDefault="00EA01F0" w:rsidP="007D46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if manometer Calibration Date in B. </w:t>
            </w:r>
            <w:r w:rsidR="004A0673">
              <w:rPr>
                <w:rFonts w:asciiTheme="minorHAnsi" w:hAnsiTheme="minorHAnsi"/>
                <w:sz w:val="18"/>
                <w:szCs w:val="18"/>
              </w:rPr>
              <w:t>5</w:t>
            </w:r>
            <w:r w:rsidRPr="00A42BCC">
              <w:rPr>
                <w:rFonts w:asciiTheme="minorHAnsi" w:hAnsiTheme="minorHAnsi"/>
                <w:sz w:val="18"/>
                <w:szCs w:val="18"/>
              </w:rPr>
              <w:t xml:space="preserve"> is within 12 months of the date of the diagnostic test A. 8 and if Adjusted CFM50 Leakage in E. 2 is less than or equal to the Building Air Leakage Rate Target in A. 2 then display text: "Building Passes Envelope Leakage Test"; if manometer Calibration Date in B. </w:t>
            </w:r>
            <w:r w:rsidR="007D46C5">
              <w:rPr>
                <w:rFonts w:asciiTheme="minorHAnsi" w:hAnsiTheme="minorHAnsi"/>
                <w:sz w:val="18"/>
                <w:szCs w:val="18"/>
              </w:rPr>
              <w:t>5</w:t>
            </w:r>
            <w:r w:rsidRPr="00A42BCC">
              <w:rPr>
                <w:rFonts w:asciiTheme="minorHAnsi" w:hAnsiTheme="minorHAnsi"/>
                <w:sz w:val="18"/>
                <w:szCs w:val="18"/>
              </w:rPr>
              <w:t xml:space="preserve"> is more than 12 months from the date of the diagnostic test A. 8 or if Adjusted CFM50 Leakage in E. 2 is more than the Building Air Leakage Rate Target in A. 2 then display text: "Building Fails Envelope Leakage Test"&gt;&gt;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77777777" w:rsidR="00EA01F0" w:rsidRPr="00A42BCC" w:rsidRDefault="00EA01F0" w:rsidP="00A42BCC">
      <w:pPr>
        <w:rPr>
          <w:rFonts w:asciiTheme="minorHAnsi" w:hAnsiTheme="minorHAnsi"/>
          <w:b/>
          <w:sz w:val="18"/>
          <w:szCs w:val="18"/>
        </w:rPr>
      </w:pPr>
      <w:r w:rsidRPr="00A42BCC">
        <w:rPr>
          <w:rFonts w:asciiTheme="minorHAnsi" w:hAnsiTheme="minorHAnsi"/>
          <w:b/>
          <w:sz w:val="18"/>
          <w:szCs w:val="18"/>
        </w:rPr>
        <w:br w:type="page"/>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EA01F0" w:rsidRPr="00A42BCC" w14:paraId="4A3A5ECE" w14:textId="77777777" w:rsidTr="00173043">
        <w:tc>
          <w:tcPr>
            <w:tcW w:w="11020" w:type="dxa"/>
            <w:gridSpan w:val="2"/>
          </w:tcPr>
          <w:p w14:paraId="4A3A5ECD" w14:textId="355B7FE3"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 xml:space="preserve">G. Additional Requirements </w:t>
            </w:r>
            <w:r w:rsidR="005A593D" w:rsidRPr="005A593D">
              <w:rPr>
                <w:rFonts w:asciiTheme="minorHAnsi" w:hAnsiTheme="minorHAnsi"/>
                <w:b/>
                <w:szCs w:val="18"/>
              </w:rPr>
              <w:t>f</w:t>
            </w:r>
            <w:r w:rsidRPr="005A593D">
              <w:rPr>
                <w:rFonts w:asciiTheme="minorHAnsi" w:hAnsiTheme="minorHAnsi"/>
                <w:b/>
                <w:szCs w:val="18"/>
              </w:rPr>
              <w:t>or Compliance</w:t>
            </w:r>
          </w:p>
        </w:tc>
      </w:tr>
      <w:tr w:rsidR="00EA01F0" w:rsidRPr="00A42BCC" w14:paraId="4A3A5ED1" w14:textId="77777777" w:rsidTr="00173043">
        <w:tc>
          <w:tcPr>
            <w:tcW w:w="590" w:type="dxa"/>
            <w:vAlign w:val="center"/>
          </w:tcPr>
          <w:p w14:paraId="4A3A5ECF"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01</w:t>
            </w:r>
          </w:p>
        </w:tc>
        <w:tc>
          <w:tcPr>
            <w:tcW w:w="10430" w:type="dxa"/>
            <w:vAlign w:val="center"/>
          </w:tcPr>
          <w:p w14:paraId="4A3A5ED0" w14:textId="77777777" w:rsidR="00EA01F0" w:rsidRPr="00A42BCC" w:rsidRDefault="00EA01F0" w:rsidP="00A42BCC">
            <w:pPr>
              <w:shd w:val="clear" w:color="auto" w:fill="FFFFFF"/>
              <w:rPr>
                <w:rFonts w:asciiTheme="minorHAnsi" w:hAnsiTheme="minorHAnsi"/>
                <w:sz w:val="18"/>
                <w:szCs w:val="18"/>
                <w:highlight w:val="cyan"/>
              </w:rPr>
            </w:pPr>
            <w:r w:rsidRPr="00A42BCC">
              <w:rPr>
                <w:rFonts w:asciiTheme="minorHAnsi" w:hAnsiTheme="minorHAnsi"/>
                <w:sz w:val="18"/>
                <w:szCs w:val="18"/>
              </w:rPr>
              <w:t>Open all interior doors and access including those to closets and those between a conditioned basement and attic.</w:t>
            </w:r>
          </w:p>
        </w:tc>
      </w:tr>
      <w:tr w:rsidR="00EA01F0" w:rsidRPr="00A42BCC" w14:paraId="4A3A5ED4" w14:textId="77777777" w:rsidTr="00173043">
        <w:tc>
          <w:tcPr>
            <w:tcW w:w="590" w:type="dxa"/>
            <w:vAlign w:val="center"/>
          </w:tcPr>
          <w:p w14:paraId="4A3A5ED2"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A42BCC">
              <w:rPr>
                <w:rFonts w:asciiTheme="minorHAnsi" w:hAnsiTheme="minorHAnsi"/>
                <w:sz w:val="18"/>
                <w:szCs w:val="18"/>
              </w:rPr>
              <w:t>02</w:t>
            </w:r>
          </w:p>
        </w:tc>
        <w:tc>
          <w:tcPr>
            <w:tcW w:w="10430" w:type="dxa"/>
            <w:vAlign w:val="center"/>
          </w:tcPr>
          <w:p w14:paraId="4A3A5ED3" w14:textId="47EDF101" w:rsidR="00EA01F0" w:rsidRPr="00A42BCC" w:rsidRDefault="00EA01F0" w:rsidP="00EE5B36">
            <w:pPr>
              <w:shd w:val="clear" w:color="auto" w:fill="FFFFFF"/>
              <w:contextualSpacing/>
              <w:rPr>
                <w:rFonts w:asciiTheme="minorHAnsi" w:hAnsiTheme="minorHAnsi"/>
                <w:sz w:val="18"/>
                <w:szCs w:val="18"/>
              </w:rPr>
            </w:pPr>
            <w:r w:rsidRPr="00A42BCC">
              <w:rPr>
                <w:rFonts w:asciiTheme="minorHAnsi" w:hAnsiTheme="minorHAnsi"/>
                <w:sz w:val="18"/>
                <w:szCs w:val="18"/>
              </w:rPr>
              <w:t xml:space="preserve">HVAC </w:t>
            </w:r>
            <w:r w:rsidR="00EE5B36">
              <w:rPr>
                <w:rFonts w:asciiTheme="minorHAnsi" w:hAnsiTheme="minorHAnsi"/>
                <w:sz w:val="18"/>
                <w:szCs w:val="18"/>
              </w:rPr>
              <w:t>s</w:t>
            </w:r>
            <w:r w:rsidRPr="00A42BCC">
              <w:rPr>
                <w:rFonts w:asciiTheme="minorHAnsi" w:hAnsiTheme="minorHAnsi"/>
                <w:sz w:val="18"/>
                <w:szCs w:val="18"/>
              </w:rPr>
              <w:t>upply and return register dampers shall be fully open.</w:t>
            </w:r>
          </w:p>
        </w:tc>
      </w:tr>
      <w:tr w:rsidR="00EA01F0" w:rsidRPr="00A42BCC" w14:paraId="4A3A5ED7" w14:textId="77777777" w:rsidTr="00173043">
        <w:tc>
          <w:tcPr>
            <w:tcW w:w="590" w:type="dxa"/>
            <w:vAlign w:val="center"/>
          </w:tcPr>
          <w:p w14:paraId="4A3A5ED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430" w:type="dxa"/>
            <w:vAlign w:val="center"/>
          </w:tcPr>
          <w:p w14:paraId="4A3A5ED6" w14:textId="77777777" w:rsidR="00EA01F0" w:rsidRPr="00A42BCC" w:rsidRDefault="00EA01F0" w:rsidP="00A42BCC">
            <w:pPr>
              <w:shd w:val="clear" w:color="auto" w:fill="FFFFFF"/>
              <w:rPr>
                <w:rFonts w:asciiTheme="minorHAnsi" w:hAnsiTheme="minorHAnsi"/>
                <w:sz w:val="18"/>
                <w:szCs w:val="18"/>
              </w:rPr>
            </w:pPr>
            <w:r w:rsidRPr="00A42BCC">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A01F0" w:rsidRPr="00A42BCC" w14:paraId="4A3A5EDA" w14:textId="77777777" w:rsidTr="00173043">
        <w:tc>
          <w:tcPr>
            <w:tcW w:w="590" w:type="dxa"/>
            <w:vAlign w:val="center"/>
          </w:tcPr>
          <w:p w14:paraId="4A3A5ED8"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430" w:type="dxa"/>
            <w:vAlign w:val="center"/>
          </w:tcPr>
          <w:p w14:paraId="4A3A5ED9" w14:textId="77777777" w:rsidR="00EA01F0" w:rsidRPr="00A42BCC" w:rsidRDefault="00EA01F0" w:rsidP="00A42BCC">
            <w:pPr>
              <w:autoSpaceDE w:val="0"/>
              <w:autoSpaceDN w:val="0"/>
              <w:adjustRightInd w:val="0"/>
              <w:rPr>
                <w:rFonts w:asciiTheme="minorHAnsi" w:hAnsiTheme="minorHAnsi"/>
                <w:sz w:val="18"/>
                <w:szCs w:val="18"/>
              </w:rPr>
            </w:pPr>
            <w:r w:rsidRPr="00A42BCC">
              <w:rPr>
                <w:rFonts w:asciiTheme="minorHAnsi" w:hAnsiTheme="minorHAnsi"/>
                <w:sz w:val="18"/>
                <w:szCs w:val="18"/>
              </w:rPr>
              <w:t xml:space="preserve">Continuously operated ventilation devices like energy recovery ventilators may be sealed.  </w:t>
            </w:r>
          </w:p>
        </w:tc>
      </w:tr>
      <w:tr w:rsidR="00EA01F0" w:rsidRPr="00A42BCC" w14:paraId="4A3A5EDD" w14:textId="77777777" w:rsidTr="00173043">
        <w:tc>
          <w:tcPr>
            <w:tcW w:w="590" w:type="dxa"/>
            <w:vAlign w:val="center"/>
          </w:tcPr>
          <w:p w14:paraId="4A3A5ED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05</w:t>
            </w:r>
          </w:p>
        </w:tc>
        <w:tc>
          <w:tcPr>
            <w:tcW w:w="10430" w:type="dxa"/>
            <w:vAlign w:val="center"/>
          </w:tcPr>
          <w:p w14:paraId="4A3A5EDC" w14:textId="77777777" w:rsidR="00EA01F0" w:rsidRPr="00A42BCC" w:rsidRDefault="00EA01F0" w:rsidP="00A42BCC">
            <w:pPr>
              <w:autoSpaceDE w:val="0"/>
              <w:autoSpaceDN w:val="0"/>
              <w:adjustRightInd w:val="0"/>
              <w:rPr>
                <w:rFonts w:asciiTheme="minorHAnsi" w:hAnsiTheme="minorHAnsi"/>
                <w:sz w:val="18"/>
                <w:szCs w:val="18"/>
              </w:rPr>
            </w:pPr>
            <w:r w:rsidRPr="00A42BCC">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A01F0" w:rsidRPr="00A42BCC" w14:paraId="4A3A5EDF" w14:textId="77777777" w:rsidTr="00173043">
        <w:tc>
          <w:tcPr>
            <w:tcW w:w="11020" w:type="dxa"/>
            <w:gridSpan w:val="2"/>
            <w:vAlign w:val="center"/>
          </w:tcPr>
          <w:p w14:paraId="4A3A5EDE" w14:textId="77777777" w:rsidR="00EA01F0" w:rsidRPr="00A42BCC" w:rsidRDefault="00EA01F0" w:rsidP="00A42BCC">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7"/>
      <w:headerReference w:type="default" r:id="rId18"/>
      <w:headerReference w:type="first" r:id="rId19"/>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2CDB99" w14:textId="77777777" w:rsidR="00E22F80" w:rsidRDefault="00E22F80">
      <w:r>
        <w:separator/>
      </w:r>
    </w:p>
  </w:endnote>
  <w:endnote w:type="continuationSeparator" w:id="0">
    <w:p w14:paraId="30E174B5" w14:textId="77777777" w:rsidR="00E22F80" w:rsidRDefault="00E22F80">
      <w:r>
        <w:continuationSeparator/>
      </w:r>
    </w:p>
  </w:endnote>
  <w:endnote w:type="continuationNotice" w:id="1">
    <w:p w14:paraId="47233382" w14:textId="77777777" w:rsidR="00E22F80" w:rsidRDefault="00E22F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EF8" w14:textId="77777777" w:rsidR="00E22F80" w:rsidRPr="00733ECB" w:rsidRDefault="00E22F80" w:rsidP="00EB61D5">
    <w:pPr>
      <w:pStyle w:val="Style7"/>
      <w:rPr>
        <w:b w:val="0"/>
        <w:i w:val="0"/>
      </w:rPr>
    </w:pPr>
    <w:r w:rsidRPr="00733ECB">
      <w:rPr>
        <w:b w:val="0"/>
        <w:i w:val="0"/>
      </w:rPr>
      <w:t xml:space="preserve">Registration Number:                                                           Registration Date/Time:                                           HERS Provider:                       </w:t>
    </w:r>
  </w:p>
  <w:p w14:paraId="4A3A5EF9" w14:textId="1DCDEF60" w:rsidR="00E22F80" w:rsidRPr="00733ECB" w:rsidRDefault="00E22F80" w:rsidP="00EB61D5">
    <w:pPr>
      <w:pStyle w:val="Style7"/>
      <w:rPr>
        <w:b w:val="0"/>
        <w:i w:val="0"/>
      </w:rPr>
    </w:pPr>
    <w:r w:rsidRPr="00733ECB">
      <w:rPr>
        <w:b w:val="0"/>
        <w:i w:val="0"/>
      </w:rPr>
      <w:t>CA Building Energy Efficiency Standards - 201</w:t>
    </w:r>
    <w:r>
      <w:rPr>
        <w:b w:val="0"/>
        <w:i w:val="0"/>
      </w:rPr>
      <w:t>6</w:t>
    </w:r>
    <w:r w:rsidRPr="00733ECB">
      <w:rPr>
        <w:b w:val="0"/>
        <w:i w:val="0"/>
      </w:rPr>
      <w:t xml:space="preserve"> Residential Compliance</w:t>
    </w:r>
    <w:r w:rsidRPr="00733ECB">
      <w:rPr>
        <w:b w:val="0"/>
        <w:i w:val="0"/>
      </w:rPr>
      <w:tab/>
    </w:r>
    <w:del w:id="24" w:author="Shewmaker, Michael@Energy" w:date="2016-09-29T13:27:00Z">
      <w:r w:rsidDel="00D901B0">
        <w:rPr>
          <w:b w:val="0"/>
          <w:i w:val="0"/>
        </w:rPr>
        <w:delText xml:space="preserve">January </w:delText>
      </w:r>
    </w:del>
    <w:ins w:id="25" w:author="Shewmaker, Michael@Energy" w:date="2016-10-11T10:54:00Z">
      <w:r w:rsidR="00C13C13">
        <w:rPr>
          <w:b w:val="0"/>
          <w:i w:val="0"/>
        </w:rPr>
        <w:t>October</w:t>
      </w:r>
    </w:ins>
    <w:ins w:id="26" w:author="Shewmaker, Michael@Energy" w:date="2016-09-29T13:27:00Z">
      <w:r w:rsidR="00D901B0">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F03" w14:textId="613C40EA" w:rsidR="00E22F80" w:rsidRPr="00EB61D5" w:rsidRDefault="00E22F80" w:rsidP="00EB61D5">
    <w:pPr>
      <w:pStyle w:val="Footer"/>
    </w:pPr>
    <w:r w:rsidRPr="00EB61D5">
      <w:t>CA Building Energy Efficiency Standards - 201</w:t>
    </w:r>
    <w:r>
      <w:t>6</w:t>
    </w:r>
    <w:r w:rsidRPr="00EB61D5">
      <w:t xml:space="preserve"> Residential Compliance</w:t>
    </w:r>
    <w:r w:rsidRPr="00EB61D5">
      <w:tab/>
    </w:r>
    <w:del w:id="27" w:author="Shewmaker, Michael@Energy" w:date="2016-09-29T13:28:00Z">
      <w:r w:rsidDel="00D901B0">
        <w:delText xml:space="preserve">January </w:delText>
      </w:r>
    </w:del>
    <w:ins w:id="28" w:author="Shewmaker, Michael@Energy" w:date="2016-10-11T10:54:00Z">
      <w:r w:rsidR="00C13C13">
        <w:t>October</w:t>
      </w:r>
    </w:ins>
    <w:ins w:id="29" w:author="Shewmaker, Michael@Energy" w:date="2016-09-29T13:28:00Z">
      <w:r w:rsidR="00D901B0">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18D0F9" w14:textId="77777777" w:rsidR="00E22F80" w:rsidRDefault="00E22F80">
      <w:r>
        <w:separator/>
      </w:r>
    </w:p>
  </w:footnote>
  <w:footnote w:type="continuationSeparator" w:id="0">
    <w:p w14:paraId="32C4BEE4" w14:textId="77777777" w:rsidR="00E22F80" w:rsidRDefault="00E22F80">
      <w:r>
        <w:continuationSeparator/>
      </w:r>
    </w:p>
  </w:footnote>
  <w:footnote w:type="continuationNotice" w:id="1">
    <w:p w14:paraId="559A87E5" w14:textId="77777777" w:rsidR="00E22F80" w:rsidRDefault="00E22F8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EE5" w14:textId="77777777" w:rsidR="00E22F80" w:rsidRDefault="00C13C13">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EE6" w14:textId="39087EAA" w:rsidR="00E22F80" w:rsidRPr="007770C5" w:rsidRDefault="00E22F80"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4A3A5EE7" w14:textId="77777777" w:rsidR="00E22F80" w:rsidRPr="007770C5" w:rsidRDefault="00E22F80" w:rsidP="002B5597">
    <w:pPr>
      <w:suppressAutoHyphens/>
      <w:ind w:left="-90"/>
      <w:rPr>
        <w:rFonts w:ascii="Arial" w:hAnsi="Arial" w:cs="Arial"/>
        <w:b/>
        <w:sz w:val="24"/>
        <w:szCs w:val="24"/>
      </w:rPr>
    </w:pPr>
    <w:r>
      <w:rPr>
        <w:rFonts w:ascii="Arial" w:hAnsi="Arial" w:cs="Arial"/>
        <w:b/>
        <w:sz w:val="24"/>
        <w:szCs w:val="24"/>
      </w:rPr>
      <w:t>BUILDING LEAKAGE DIAGNOSTIC TEST</w:t>
    </w:r>
  </w:p>
  <w:p w14:paraId="4A3A5EE8" w14:textId="175D2FE3" w:rsidR="00E22F80" w:rsidRPr="007770C5" w:rsidRDefault="00E22F80" w:rsidP="002B5597">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del w:id="22" w:author="Shewmaker, Michael@Energy" w:date="2016-09-29T13:27:00Z">
      <w:r w:rsidDel="00D901B0">
        <w:rPr>
          <w:rFonts w:ascii="Arial" w:hAnsi="Arial" w:cs="Arial"/>
          <w:sz w:val="14"/>
          <w:szCs w:val="14"/>
        </w:rPr>
        <w:delText>01</w:delText>
      </w:r>
    </w:del>
    <w:ins w:id="23" w:author="Shewmaker, Michael@Energy" w:date="2016-10-11T10:54:00Z">
      <w:r w:rsidR="00C13C13">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22F80" w:rsidRPr="00F85124" w14:paraId="4A3A5EEB" w14:textId="77777777" w:rsidTr="003E419E">
      <w:trPr>
        <w:cantSplit/>
        <w:trHeight w:val="288"/>
      </w:trPr>
      <w:tc>
        <w:tcPr>
          <w:tcW w:w="3877" w:type="pct"/>
          <w:gridSpan w:val="2"/>
          <w:tcBorders>
            <w:right w:val="nil"/>
          </w:tcBorders>
          <w:vAlign w:val="center"/>
        </w:tcPr>
        <w:p w14:paraId="4A3A5EE9" w14:textId="77777777" w:rsidR="00E22F80" w:rsidRPr="00F502B3" w:rsidRDefault="00C13C13" w:rsidP="003E419E">
          <w:pPr>
            <w:pStyle w:val="Heading1"/>
            <w:rPr>
              <w:rFonts w:ascii="Calibri" w:hAnsi="Calibri"/>
              <w:b w:val="0"/>
              <w:bCs/>
              <w:sz w:val="20"/>
            </w:rPr>
          </w:pPr>
          <w:r>
            <w:rPr>
              <w:noProof/>
            </w:rPr>
            <w:pict w14:anchorId="4A3A5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51" type="#_x0000_t75" style="position:absolute;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r w:rsidR="00E22F80" w:rsidRPr="00F502B3">
            <w:rPr>
              <w:rFonts w:ascii="Calibri" w:hAnsi="Calibri"/>
              <w:b w:val="0"/>
              <w:bCs/>
              <w:sz w:val="20"/>
            </w:rPr>
            <w:t>CERTIFICATE OF INSTALLATION</w:t>
          </w:r>
        </w:p>
      </w:tc>
      <w:tc>
        <w:tcPr>
          <w:tcW w:w="1123" w:type="pct"/>
          <w:tcBorders>
            <w:left w:val="nil"/>
          </w:tcBorders>
          <w:tcMar>
            <w:left w:w="115" w:type="dxa"/>
            <w:right w:w="115" w:type="dxa"/>
          </w:tcMar>
          <w:vAlign w:val="center"/>
        </w:tcPr>
        <w:p w14:paraId="4A3A5EEA" w14:textId="77777777" w:rsidR="00E22F80" w:rsidRPr="00F502B3" w:rsidRDefault="00E22F80" w:rsidP="003E419E">
          <w:pPr>
            <w:pStyle w:val="Heading1"/>
            <w:jc w:val="right"/>
            <w:rPr>
              <w:rFonts w:ascii="Calibri" w:hAnsi="Calibri"/>
              <w:b w:val="0"/>
              <w:bCs/>
              <w:sz w:val="20"/>
            </w:rPr>
          </w:pPr>
          <w:r w:rsidRPr="00F502B3">
            <w:rPr>
              <w:rFonts w:ascii="Calibri" w:hAnsi="Calibri"/>
              <w:b w:val="0"/>
              <w:bCs/>
              <w:sz w:val="20"/>
            </w:rPr>
            <w:t>CF2R-ENV-20-H</w:t>
          </w:r>
        </w:p>
      </w:tc>
    </w:tr>
    <w:tr w:rsidR="00E22F80" w:rsidRPr="00F85124" w14:paraId="4A3A5EEE" w14:textId="77777777" w:rsidTr="003E419E">
      <w:trPr>
        <w:cantSplit/>
        <w:trHeight w:val="288"/>
      </w:trPr>
      <w:tc>
        <w:tcPr>
          <w:tcW w:w="2500" w:type="pct"/>
          <w:tcBorders>
            <w:right w:val="nil"/>
          </w:tcBorders>
        </w:tcPr>
        <w:p w14:paraId="4A3A5EEC" w14:textId="77777777" w:rsidR="00E22F80" w:rsidRPr="00F85124" w:rsidRDefault="00E22F80" w:rsidP="003E419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4A3A5EED" w14:textId="77777777" w:rsidR="00E22F80" w:rsidRPr="00F85124" w:rsidRDefault="00E22F80"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13C13">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C13C13" w:rsidRPr="00C13C13">
              <w:rPr>
                <w:rFonts w:ascii="Calibri" w:hAnsi="Calibri"/>
                <w:bCs/>
                <w:noProof/>
              </w:rPr>
              <w:t>3</w:t>
            </w:r>
          </w:fldSimple>
          <w:r w:rsidRPr="00F85124">
            <w:rPr>
              <w:rFonts w:ascii="Calibri" w:hAnsi="Calibri"/>
              <w:bCs/>
            </w:rPr>
            <w:t>)</w:t>
          </w:r>
        </w:p>
      </w:tc>
    </w:tr>
    <w:tr w:rsidR="00E22F80" w:rsidRPr="00F85124" w14:paraId="4A3A5EF2" w14:textId="77777777" w:rsidTr="003E419E">
      <w:trPr>
        <w:cantSplit/>
        <w:trHeight w:val="288"/>
      </w:trPr>
      <w:tc>
        <w:tcPr>
          <w:tcW w:w="0" w:type="auto"/>
        </w:tcPr>
        <w:p w14:paraId="4A3A5EEF" w14:textId="77777777" w:rsidR="00E22F80" w:rsidRPr="00F85124" w:rsidRDefault="00E22F80" w:rsidP="003E419E">
          <w:pPr>
            <w:rPr>
              <w:rFonts w:ascii="Calibri" w:hAnsi="Calibri"/>
              <w:sz w:val="12"/>
              <w:szCs w:val="12"/>
            </w:rPr>
          </w:pPr>
          <w:r w:rsidRPr="00F85124">
            <w:rPr>
              <w:rFonts w:ascii="Calibri" w:hAnsi="Calibri"/>
              <w:sz w:val="12"/>
              <w:szCs w:val="12"/>
            </w:rPr>
            <w:t>Project Name:</w:t>
          </w:r>
        </w:p>
      </w:tc>
      <w:tc>
        <w:tcPr>
          <w:tcW w:w="1377" w:type="pct"/>
        </w:tcPr>
        <w:p w14:paraId="4A3A5EF0" w14:textId="77777777" w:rsidR="00E22F80" w:rsidRPr="00F85124" w:rsidRDefault="00E22F80" w:rsidP="003E419E">
          <w:pPr>
            <w:rPr>
              <w:rFonts w:ascii="Calibri" w:hAnsi="Calibri"/>
              <w:sz w:val="12"/>
              <w:szCs w:val="12"/>
            </w:rPr>
          </w:pPr>
          <w:r w:rsidRPr="00F85124">
            <w:rPr>
              <w:rFonts w:ascii="Calibri" w:hAnsi="Calibri"/>
              <w:sz w:val="12"/>
              <w:szCs w:val="12"/>
            </w:rPr>
            <w:t>Enforcement Agency:</w:t>
          </w:r>
        </w:p>
      </w:tc>
      <w:tc>
        <w:tcPr>
          <w:tcW w:w="1123" w:type="pct"/>
        </w:tcPr>
        <w:p w14:paraId="4A3A5EF1" w14:textId="77777777" w:rsidR="00E22F80" w:rsidRPr="00F85124" w:rsidRDefault="00E22F80" w:rsidP="003E419E">
          <w:pPr>
            <w:rPr>
              <w:rFonts w:ascii="Calibri" w:hAnsi="Calibri"/>
              <w:sz w:val="12"/>
              <w:szCs w:val="12"/>
            </w:rPr>
          </w:pPr>
          <w:r w:rsidRPr="00F85124">
            <w:rPr>
              <w:rFonts w:ascii="Calibri" w:hAnsi="Calibri"/>
              <w:sz w:val="12"/>
              <w:szCs w:val="12"/>
            </w:rPr>
            <w:t>Permit Number:</w:t>
          </w:r>
        </w:p>
      </w:tc>
    </w:tr>
    <w:tr w:rsidR="00E22F80" w:rsidRPr="00F85124" w14:paraId="4A3A5EF6" w14:textId="77777777" w:rsidTr="003E419E">
      <w:trPr>
        <w:cantSplit/>
        <w:trHeight w:val="288"/>
      </w:trPr>
      <w:tc>
        <w:tcPr>
          <w:tcW w:w="0" w:type="auto"/>
        </w:tcPr>
        <w:p w14:paraId="4A3A5EF3" w14:textId="77777777" w:rsidR="00E22F80" w:rsidRPr="00F85124" w:rsidRDefault="00E22F80"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4A3A5EF4" w14:textId="22FE04C4" w:rsidR="00E22F80" w:rsidRPr="00F85124" w:rsidRDefault="00E22F80"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4A3A5EF5" w14:textId="06098542" w:rsidR="00E22F80" w:rsidRPr="00F85124" w:rsidRDefault="00E22F80"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77777777" w:rsidR="00E22F80" w:rsidRPr="003E419E" w:rsidRDefault="00E22F80" w:rsidP="003E41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EFA" w14:textId="77777777" w:rsidR="00E22F80" w:rsidRDefault="00C13C13">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EFB" w14:textId="77777777" w:rsidR="00E22F80" w:rsidRDefault="00C13C13">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E22F80" w:rsidRPr="00F85124" w14:paraId="4A3A5EFE" w14:textId="77777777" w:rsidTr="003E419E">
      <w:trPr>
        <w:cantSplit/>
        <w:trHeight w:val="288"/>
      </w:trPr>
      <w:tc>
        <w:tcPr>
          <w:tcW w:w="3877" w:type="pct"/>
          <w:gridSpan w:val="2"/>
          <w:tcBorders>
            <w:right w:val="nil"/>
          </w:tcBorders>
          <w:vAlign w:val="center"/>
        </w:tcPr>
        <w:p w14:paraId="4A3A5EFC" w14:textId="77777777" w:rsidR="00E22F80" w:rsidRPr="00F502B3" w:rsidRDefault="00C13C13" w:rsidP="003E419E">
          <w:pPr>
            <w:pStyle w:val="Heading1"/>
            <w:rPr>
              <w:rFonts w:ascii="Calibri" w:hAnsi="Calibri"/>
              <w:b w:val="0"/>
              <w:bCs/>
              <w:sz w:val="20"/>
            </w:rPr>
          </w:pPr>
          <w:r>
            <w:rPr>
              <w:noProof/>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54"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E22F80"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A3A5EFD" w14:textId="77777777" w:rsidR="00E22F80" w:rsidRPr="00F502B3" w:rsidRDefault="00E22F80" w:rsidP="003E419E">
          <w:pPr>
            <w:pStyle w:val="Heading1"/>
            <w:jc w:val="right"/>
            <w:rPr>
              <w:rFonts w:ascii="Calibri" w:hAnsi="Calibri"/>
              <w:b w:val="0"/>
              <w:bCs/>
              <w:sz w:val="20"/>
            </w:rPr>
          </w:pPr>
          <w:r w:rsidRPr="00F502B3">
            <w:rPr>
              <w:rFonts w:ascii="Calibri" w:hAnsi="Calibri"/>
              <w:b w:val="0"/>
              <w:bCs/>
              <w:sz w:val="20"/>
            </w:rPr>
            <w:t>CF2R-ENV-20-H</w:t>
          </w:r>
        </w:p>
      </w:tc>
    </w:tr>
    <w:tr w:rsidR="00E22F80" w:rsidRPr="00F85124" w14:paraId="4A3A5F01" w14:textId="77777777" w:rsidTr="003E419E">
      <w:trPr>
        <w:cantSplit/>
        <w:trHeight w:val="288"/>
      </w:trPr>
      <w:tc>
        <w:tcPr>
          <w:tcW w:w="2500" w:type="pct"/>
          <w:tcBorders>
            <w:right w:val="nil"/>
          </w:tcBorders>
        </w:tcPr>
        <w:p w14:paraId="4A3A5EFF" w14:textId="77777777" w:rsidR="00E22F80" w:rsidRPr="00F85124" w:rsidRDefault="00E22F80" w:rsidP="003E419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ENV-20a</w:t>
          </w:r>
        </w:p>
      </w:tc>
      <w:tc>
        <w:tcPr>
          <w:tcW w:w="2500" w:type="pct"/>
          <w:gridSpan w:val="2"/>
          <w:tcBorders>
            <w:left w:val="nil"/>
          </w:tcBorders>
        </w:tcPr>
        <w:p w14:paraId="4A3A5F00" w14:textId="77777777" w:rsidR="00E22F80" w:rsidRPr="00382CD6" w:rsidRDefault="00E22F80"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13C13">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C13C13" w:rsidRPr="00C13C13">
              <w:rPr>
                <w:rFonts w:ascii="Calibri" w:hAnsi="Calibri"/>
                <w:bCs/>
                <w:noProof/>
              </w:rPr>
              <w:t>3</w:t>
            </w:r>
          </w:fldSimple>
          <w:r w:rsidRPr="00F85124">
            <w:rPr>
              <w:rFonts w:ascii="Calibri" w:hAnsi="Calibri"/>
              <w:bCs/>
            </w:rPr>
            <w:t>)</w:t>
          </w:r>
        </w:p>
      </w:tc>
    </w:tr>
  </w:tbl>
  <w:p w14:paraId="4A3A5F02" w14:textId="77777777" w:rsidR="00E22F80" w:rsidRPr="003E419E" w:rsidRDefault="00E22F80" w:rsidP="003E41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F04" w14:textId="77777777" w:rsidR="00E22F80" w:rsidRDefault="00C13C13">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F05" w14:textId="77777777" w:rsidR="00E22F80" w:rsidRDefault="00C13C13">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E22F80" w:rsidRPr="00F85124" w14:paraId="4A3A5F08" w14:textId="77777777" w:rsidTr="003E419E">
      <w:trPr>
        <w:cantSplit/>
        <w:trHeight w:val="288"/>
      </w:trPr>
      <w:tc>
        <w:tcPr>
          <w:tcW w:w="3877" w:type="pct"/>
          <w:gridSpan w:val="2"/>
          <w:tcBorders>
            <w:right w:val="nil"/>
          </w:tcBorders>
          <w:vAlign w:val="center"/>
        </w:tcPr>
        <w:p w14:paraId="4A3A5F06" w14:textId="77777777" w:rsidR="00E22F80" w:rsidRPr="00F502B3" w:rsidRDefault="00C13C13" w:rsidP="00EB61D5">
          <w:pPr>
            <w:pStyle w:val="Heading1"/>
            <w:rPr>
              <w:rFonts w:ascii="Calibri" w:hAnsi="Calibri"/>
              <w:b w:val="0"/>
              <w:bCs/>
              <w:sz w:val="20"/>
            </w:rPr>
          </w:pPr>
          <w:r>
            <w:rPr>
              <w:noProof/>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7"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r w:rsidR="00E22F80" w:rsidRPr="00F502B3">
            <w:rPr>
              <w:rFonts w:ascii="Calibri" w:hAnsi="Calibri"/>
              <w:b w:val="0"/>
              <w:bCs/>
              <w:sz w:val="20"/>
            </w:rPr>
            <w:t>CERTIFICATE OF INSTALLATION - DATA FIELD DEFINITIONS AND CALCULATIONS</w:t>
          </w:r>
        </w:p>
      </w:tc>
      <w:tc>
        <w:tcPr>
          <w:tcW w:w="1123" w:type="pct"/>
          <w:tcBorders>
            <w:left w:val="nil"/>
          </w:tcBorders>
          <w:tcMar>
            <w:left w:w="115" w:type="dxa"/>
            <w:right w:w="115" w:type="dxa"/>
          </w:tcMar>
          <w:vAlign w:val="center"/>
        </w:tcPr>
        <w:p w14:paraId="4A3A5F07" w14:textId="77777777" w:rsidR="00E22F80" w:rsidRPr="00F502B3" w:rsidRDefault="00E22F80" w:rsidP="003E419E">
          <w:pPr>
            <w:pStyle w:val="Heading1"/>
            <w:jc w:val="right"/>
            <w:rPr>
              <w:rFonts w:ascii="Calibri" w:hAnsi="Calibri"/>
              <w:b w:val="0"/>
              <w:bCs/>
              <w:sz w:val="20"/>
            </w:rPr>
          </w:pPr>
          <w:r w:rsidRPr="00F502B3">
            <w:rPr>
              <w:rFonts w:ascii="Calibri" w:hAnsi="Calibri"/>
              <w:b w:val="0"/>
              <w:bCs/>
              <w:sz w:val="20"/>
            </w:rPr>
            <w:t>CF2R-ENV-20-H</w:t>
          </w:r>
        </w:p>
      </w:tc>
    </w:tr>
    <w:tr w:rsidR="00E22F80" w:rsidRPr="00F85124" w14:paraId="4A3A5F0B" w14:textId="77777777" w:rsidTr="003166AF">
      <w:trPr>
        <w:cantSplit/>
        <w:trHeight w:val="288"/>
      </w:trPr>
      <w:tc>
        <w:tcPr>
          <w:tcW w:w="3354" w:type="pct"/>
          <w:tcBorders>
            <w:right w:val="nil"/>
          </w:tcBorders>
        </w:tcPr>
        <w:p w14:paraId="4A3A5F09" w14:textId="77777777" w:rsidR="00E22F80" w:rsidRPr="00F85124" w:rsidRDefault="00E22F80" w:rsidP="00056B9D">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ENV-20a</w:t>
          </w:r>
        </w:p>
      </w:tc>
      <w:tc>
        <w:tcPr>
          <w:tcW w:w="1646" w:type="pct"/>
          <w:gridSpan w:val="2"/>
          <w:tcBorders>
            <w:left w:val="nil"/>
          </w:tcBorders>
        </w:tcPr>
        <w:p w14:paraId="4A3A5F0A" w14:textId="77777777" w:rsidR="00E22F80" w:rsidRPr="00F85124" w:rsidRDefault="00E22F80"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13C13">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C13C13" w:rsidRPr="00C13C13">
              <w:rPr>
                <w:rFonts w:ascii="Calibri" w:hAnsi="Calibri"/>
                <w:bCs/>
                <w:noProof/>
              </w:rPr>
              <w:t>3</w:t>
            </w:r>
          </w:fldSimple>
          <w:r w:rsidRPr="00F85124">
            <w:rPr>
              <w:rFonts w:ascii="Calibri" w:hAnsi="Calibri"/>
              <w:bCs/>
            </w:rPr>
            <w:t>)</w:t>
          </w:r>
        </w:p>
      </w:tc>
    </w:tr>
  </w:tbl>
  <w:p w14:paraId="4A3A5F0C" w14:textId="77777777" w:rsidR="00E22F80" w:rsidRPr="003E419E" w:rsidRDefault="00E22F80" w:rsidP="003E41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A5F0D" w14:textId="77777777" w:rsidR="00E22F80" w:rsidRDefault="00C13C13">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4"/>
  </w:num>
  <w:num w:numId="12">
    <w:abstractNumId w:val="8"/>
  </w:num>
  <w:num w:numId="13">
    <w:abstractNumId w:val="6"/>
  </w:num>
  <w:num w:numId="14">
    <w:abstractNumId w:val="10"/>
  </w:num>
  <w:num w:numId="15">
    <w:abstractNumId w:val="12"/>
  </w:num>
  <w:num w:numId="16">
    <w:abstractNumId w:val="13"/>
  </w:num>
  <w:num w:numId="17">
    <w:abstractNumId w:val="5"/>
  </w:num>
  <w:num w:numId="18">
    <w:abstractNumId w:val="4"/>
  </w:num>
  <w:num w:numId="19">
    <w:abstractNumId w:val="15"/>
  </w:num>
  <w:num w:numId="20">
    <w:abstractNumId w:val="9"/>
  </w:num>
  <w:num w:numId="21">
    <w:abstractNumId w:val="7"/>
  </w:num>
  <w:num w:numId="22">
    <w:abstractNumId w:val="11"/>
  </w:num>
  <w:num w:numId="23">
    <w:abstractNumId w:val="3"/>
  </w:num>
  <w:num w:numId="2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17B"/>
    <w:rsid w:val="0000541A"/>
    <w:rsid w:val="00013858"/>
    <w:rsid w:val="00020D4A"/>
    <w:rsid w:val="00023ECE"/>
    <w:rsid w:val="00032684"/>
    <w:rsid w:val="000367BC"/>
    <w:rsid w:val="00056B9D"/>
    <w:rsid w:val="00081774"/>
    <w:rsid w:val="0009311F"/>
    <w:rsid w:val="000A5169"/>
    <w:rsid w:val="000B05C9"/>
    <w:rsid w:val="000C5AC9"/>
    <w:rsid w:val="000D1CB5"/>
    <w:rsid w:val="000E084F"/>
    <w:rsid w:val="000F3C9E"/>
    <w:rsid w:val="001046D3"/>
    <w:rsid w:val="00107CC3"/>
    <w:rsid w:val="00122B26"/>
    <w:rsid w:val="001531F1"/>
    <w:rsid w:val="00157308"/>
    <w:rsid w:val="00163079"/>
    <w:rsid w:val="0016315C"/>
    <w:rsid w:val="00165FD3"/>
    <w:rsid w:val="00170A61"/>
    <w:rsid w:val="00171BD5"/>
    <w:rsid w:val="00172D21"/>
    <w:rsid w:val="00173043"/>
    <w:rsid w:val="00177998"/>
    <w:rsid w:val="00181B3E"/>
    <w:rsid w:val="001835DF"/>
    <w:rsid w:val="0019189F"/>
    <w:rsid w:val="00195B7D"/>
    <w:rsid w:val="00197CD7"/>
    <w:rsid w:val="001A5445"/>
    <w:rsid w:val="001A794A"/>
    <w:rsid w:val="001B0B2D"/>
    <w:rsid w:val="001B14D6"/>
    <w:rsid w:val="001B6B55"/>
    <w:rsid w:val="001B7920"/>
    <w:rsid w:val="001C4084"/>
    <w:rsid w:val="001C5250"/>
    <w:rsid w:val="001D4EC1"/>
    <w:rsid w:val="001E7C38"/>
    <w:rsid w:val="001F1EB8"/>
    <w:rsid w:val="002057B8"/>
    <w:rsid w:val="00217730"/>
    <w:rsid w:val="0022167C"/>
    <w:rsid w:val="00223EF9"/>
    <w:rsid w:val="00231102"/>
    <w:rsid w:val="00231CFA"/>
    <w:rsid w:val="002478EC"/>
    <w:rsid w:val="0025389B"/>
    <w:rsid w:val="00255406"/>
    <w:rsid w:val="0027204B"/>
    <w:rsid w:val="00282299"/>
    <w:rsid w:val="0028362C"/>
    <w:rsid w:val="0029155F"/>
    <w:rsid w:val="002A6FF6"/>
    <w:rsid w:val="002B4718"/>
    <w:rsid w:val="002B5597"/>
    <w:rsid w:val="002B78D5"/>
    <w:rsid w:val="002C1AD1"/>
    <w:rsid w:val="002C7854"/>
    <w:rsid w:val="002D43DB"/>
    <w:rsid w:val="002D4ABD"/>
    <w:rsid w:val="002D72F5"/>
    <w:rsid w:val="002E1B82"/>
    <w:rsid w:val="002E227D"/>
    <w:rsid w:val="002E299F"/>
    <w:rsid w:val="002F4374"/>
    <w:rsid w:val="00305DBA"/>
    <w:rsid w:val="0031464C"/>
    <w:rsid w:val="003166AF"/>
    <w:rsid w:val="00317238"/>
    <w:rsid w:val="0033443A"/>
    <w:rsid w:val="00354879"/>
    <w:rsid w:val="00367B59"/>
    <w:rsid w:val="003701BD"/>
    <w:rsid w:val="00381466"/>
    <w:rsid w:val="00382CD6"/>
    <w:rsid w:val="003A3634"/>
    <w:rsid w:val="003C1E23"/>
    <w:rsid w:val="003C2745"/>
    <w:rsid w:val="003C5860"/>
    <w:rsid w:val="003E21BB"/>
    <w:rsid w:val="003E419E"/>
    <w:rsid w:val="003E71E0"/>
    <w:rsid w:val="003F00EC"/>
    <w:rsid w:val="003F23E6"/>
    <w:rsid w:val="003F398B"/>
    <w:rsid w:val="00400BDB"/>
    <w:rsid w:val="00410903"/>
    <w:rsid w:val="0041739F"/>
    <w:rsid w:val="00421E7D"/>
    <w:rsid w:val="00421FA8"/>
    <w:rsid w:val="0042272B"/>
    <w:rsid w:val="00425C89"/>
    <w:rsid w:val="00427DFA"/>
    <w:rsid w:val="004348D8"/>
    <w:rsid w:val="00457345"/>
    <w:rsid w:val="00467478"/>
    <w:rsid w:val="004713DE"/>
    <w:rsid w:val="0047600B"/>
    <w:rsid w:val="004803D4"/>
    <w:rsid w:val="00497DDD"/>
    <w:rsid w:val="004A0673"/>
    <w:rsid w:val="004B1299"/>
    <w:rsid w:val="004C4607"/>
    <w:rsid w:val="004C4B9D"/>
    <w:rsid w:val="004C6C23"/>
    <w:rsid w:val="004D24AC"/>
    <w:rsid w:val="004E67B1"/>
    <w:rsid w:val="004F4690"/>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5B39"/>
    <w:rsid w:val="00595EC9"/>
    <w:rsid w:val="005A593D"/>
    <w:rsid w:val="005B48AA"/>
    <w:rsid w:val="005C0059"/>
    <w:rsid w:val="005E19CD"/>
    <w:rsid w:val="005E1C15"/>
    <w:rsid w:val="005F1465"/>
    <w:rsid w:val="005F4748"/>
    <w:rsid w:val="006045D5"/>
    <w:rsid w:val="006124DF"/>
    <w:rsid w:val="00621003"/>
    <w:rsid w:val="00630960"/>
    <w:rsid w:val="00642F49"/>
    <w:rsid w:val="00657706"/>
    <w:rsid w:val="006614CE"/>
    <w:rsid w:val="00662D8F"/>
    <w:rsid w:val="00670386"/>
    <w:rsid w:val="006803FF"/>
    <w:rsid w:val="00681DC7"/>
    <w:rsid w:val="00685389"/>
    <w:rsid w:val="00691DE3"/>
    <w:rsid w:val="00693159"/>
    <w:rsid w:val="006950F5"/>
    <w:rsid w:val="00696A1D"/>
    <w:rsid w:val="006A545B"/>
    <w:rsid w:val="006B7ACC"/>
    <w:rsid w:val="006B7E71"/>
    <w:rsid w:val="006C20D7"/>
    <w:rsid w:val="006C5CC0"/>
    <w:rsid w:val="006D1864"/>
    <w:rsid w:val="006D3965"/>
    <w:rsid w:val="0070083F"/>
    <w:rsid w:val="00703E08"/>
    <w:rsid w:val="00715475"/>
    <w:rsid w:val="00721F39"/>
    <w:rsid w:val="00733ECB"/>
    <w:rsid w:val="00735772"/>
    <w:rsid w:val="0074637C"/>
    <w:rsid w:val="00752910"/>
    <w:rsid w:val="00760262"/>
    <w:rsid w:val="00766464"/>
    <w:rsid w:val="00767127"/>
    <w:rsid w:val="00767C38"/>
    <w:rsid w:val="007722D6"/>
    <w:rsid w:val="00773243"/>
    <w:rsid w:val="00775AFE"/>
    <w:rsid w:val="00776634"/>
    <w:rsid w:val="00776CB9"/>
    <w:rsid w:val="007770C5"/>
    <w:rsid w:val="00777B2F"/>
    <w:rsid w:val="00785C1B"/>
    <w:rsid w:val="00796556"/>
    <w:rsid w:val="007B7538"/>
    <w:rsid w:val="007B77D7"/>
    <w:rsid w:val="007C0F62"/>
    <w:rsid w:val="007C670E"/>
    <w:rsid w:val="007D46C5"/>
    <w:rsid w:val="007E1B54"/>
    <w:rsid w:val="007E1CA9"/>
    <w:rsid w:val="007F583F"/>
    <w:rsid w:val="0080000B"/>
    <w:rsid w:val="008103E6"/>
    <w:rsid w:val="00813B11"/>
    <w:rsid w:val="00840901"/>
    <w:rsid w:val="008433C6"/>
    <w:rsid w:val="00850A0C"/>
    <w:rsid w:val="008550A7"/>
    <w:rsid w:val="00867FF0"/>
    <w:rsid w:val="00871549"/>
    <w:rsid w:val="00871BD4"/>
    <w:rsid w:val="00885FDA"/>
    <w:rsid w:val="00886F2C"/>
    <w:rsid w:val="00890110"/>
    <w:rsid w:val="008955BB"/>
    <w:rsid w:val="008956DB"/>
    <w:rsid w:val="008B0F77"/>
    <w:rsid w:val="008C0596"/>
    <w:rsid w:val="008C070F"/>
    <w:rsid w:val="008D38B9"/>
    <w:rsid w:val="008D7360"/>
    <w:rsid w:val="008E6C57"/>
    <w:rsid w:val="008F386E"/>
    <w:rsid w:val="00900AFB"/>
    <w:rsid w:val="00904BD2"/>
    <w:rsid w:val="0091667B"/>
    <w:rsid w:val="0092223B"/>
    <w:rsid w:val="0092568A"/>
    <w:rsid w:val="009313CC"/>
    <w:rsid w:val="009351D2"/>
    <w:rsid w:val="00942418"/>
    <w:rsid w:val="0096073A"/>
    <w:rsid w:val="00976030"/>
    <w:rsid w:val="009762F6"/>
    <w:rsid w:val="009771A2"/>
    <w:rsid w:val="00984EF7"/>
    <w:rsid w:val="00985E04"/>
    <w:rsid w:val="009924DA"/>
    <w:rsid w:val="00997081"/>
    <w:rsid w:val="009A3C4E"/>
    <w:rsid w:val="009A3CC5"/>
    <w:rsid w:val="009A4ED0"/>
    <w:rsid w:val="009B5C14"/>
    <w:rsid w:val="009B5C22"/>
    <w:rsid w:val="009C6C13"/>
    <w:rsid w:val="009E2C1C"/>
    <w:rsid w:val="009E535A"/>
    <w:rsid w:val="009F4793"/>
    <w:rsid w:val="00A041F9"/>
    <w:rsid w:val="00A066EB"/>
    <w:rsid w:val="00A07333"/>
    <w:rsid w:val="00A16554"/>
    <w:rsid w:val="00A2186D"/>
    <w:rsid w:val="00A30EA0"/>
    <w:rsid w:val="00A36284"/>
    <w:rsid w:val="00A42BCC"/>
    <w:rsid w:val="00A43DE1"/>
    <w:rsid w:val="00A45016"/>
    <w:rsid w:val="00A55A8D"/>
    <w:rsid w:val="00A71449"/>
    <w:rsid w:val="00A95262"/>
    <w:rsid w:val="00A97500"/>
    <w:rsid w:val="00AA0537"/>
    <w:rsid w:val="00AA1D22"/>
    <w:rsid w:val="00AA7D5B"/>
    <w:rsid w:val="00AD0E7D"/>
    <w:rsid w:val="00AE09B1"/>
    <w:rsid w:val="00AE1F34"/>
    <w:rsid w:val="00AE4835"/>
    <w:rsid w:val="00B07ED0"/>
    <w:rsid w:val="00B20F45"/>
    <w:rsid w:val="00B272DC"/>
    <w:rsid w:val="00B40977"/>
    <w:rsid w:val="00B50144"/>
    <w:rsid w:val="00B52123"/>
    <w:rsid w:val="00B549F3"/>
    <w:rsid w:val="00B62A8D"/>
    <w:rsid w:val="00B70215"/>
    <w:rsid w:val="00B7609F"/>
    <w:rsid w:val="00B76A80"/>
    <w:rsid w:val="00B86E8A"/>
    <w:rsid w:val="00B94879"/>
    <w:rsid w:val="00B95F54"/>
    <w:rsid w:val="00BA47A4"/>
    <w:rsid w:val="00BA77C1"/>
    <w:rsid w:val="00BB1C9A"/>
    <w:rsid w:val="00BB73AE"/>
    <w:rsid w:val="00BC0866"/>
    <w:rsid w:val="00BC0CC6"/>
    <w:rsid w:val="00BE101B"/>
    <w:rsid w:val="00BE705B"/>
    <w:rsid w:val="00BF1ADA"/>
    <w:rsid w:val="00BF2620"/>
    <w:rsid w:val="00BF492D"/>
    <w:rsid w:val="00BF69B9"/>
    <w:rsid w:val="00C006FF"/>
    <w:rsid w:val="00C13C13"/>
    <w:rsid w:val="00C2000B"/>
    <w:rsid w:val="00C2071A"/>
    <w:rsid w:val="00C26C77"/>
    <w:rsid w:val="00C33FD0"/>
    <w:rsid w:val="00C34ADC"/>
    <w:rsid w:val="00C45D3C"/>
    <w:rsid w:val="00C4700A"/>
    <w:rsid w:val="00C511E6"/>
    <w:rsid w:val="00C77D58"/>
    <w:rsid w:val="00C82B7C"/>
    <w:rsid w:val="00C83E2B"/>
    <w:rsid w:val="00C93EDD"/>
    <w:rsid w:val="00CA2650"/>
    <w:rsid w:val="00CB305B"/>
    <w:rsid w:val="00CB4F4A"/>
    <w:rsid w:val="00CB7D40"/>
    <w:rsid w:val="00CE0524"/>
    <w:rsid w:val="00CF6E33"/>
    <w:rsid w:val="00D06BAD"/>
    <w:rsid w:val="00D25121"/>
    <w:rsid w:val="00D43810"/>
    <w:rsid w:val="00D71E52"/>
    <w:rsid w:val="00D71E8F"/>
    <w:rsid w:val="00D74324"/>
    <w:rsid w:val="00D77F0F"/>
    <w:rsid w:val="00D814DE"/>
    <w:rsid w:val="00D86638"/>
    <w:rsid w:val="00D901B0"/>
    <w:rsid w:val="00D974B6"/>
    <w:rsid w:val="00DA1818"/>
    <w:rsid w:val="00DA6E23"/>
    <w:rsid w:val="00DB5A43"/>
    <w:rsid w:val="00DD2C34"/>
    <w:rsid w:val="00DD4C67"/>
    <w:rsid w:val="00DF289D"/>
    <w:rsid w:val="00DF3F12"/>
    <w:rsid w:val="00DF72AC"/>
    <w:rsid w:val="00E04990"/>
    <w:rsid w:val="00E103B3"/>
    <w:rsid w:val="00E1336F"/>
    <w:rsid w:val="00E136A4"/>
    <w:rsid w:val="00E2270F"/>
    <w:rsid w:val="00E22F80"/>
    <w:rsid w:val="00E320A8"/>
    <w:rsid w:val="00E32371"/>
    <w:rsid w:val="00E369CC"/>
    <w:rsid w:val="00E40FE0"/>
    <w:rsid w:val="00E50F7D"/>
    <w:rsid w:val="00E56510"/>
    <w:rsid w:val="00E74533"/>
    <w:rsid w:val="00E74C2E"/>
    <w:rsid w:val="00E817F3"/>
    <w:rsid w:val="00E938AC"/>
    <w:rsid w:val="00EA01F0"/>
    <w:rsid w:val="00EA4B2F"/>
    <w:rsid w:val="00EA5E99"/>
    <w:rsid w:val="00EA7549"/>
    <w:rsid w:val="00EB0599"/>
    <w:rsid w:val="00EB2491"/>
    <w:rsid w:val="00EB61D5"/>
    <w:rsid w:val="00EB7663"/>
    <w:rsid w:val="00EC187A"/>
    <w:rsid w:val="00EC2C94"/>
    <w:rsid w:val="00EC7325"/>
    <w:rsid w:val="00EE5B36"/>
    <w:rsid w:val="00EF0AEF"/>
    <w:rsid w:val="00EF1BC9"/>
    <w:rsid w:val="00EF5BE6"/>
    <w:rsid w:val="00F06509"/>
    <w:rsid w:val="00F108EE"/>
    <w:rsid w:val="00F11DB2"/>
    <w:rsid w:val="00F12D07"/>
    <w:rsid w:val="00F22EB6"/>
    <w:rsid w:val="00F27E5D"/>
    <w:rsid w:val="00F325C0"/>
    <w:rsid w:val="00F35C04"/>
    <w:rsid w:val="00F502B3"/>
    <w:rsid w:val="00F55109"/>
    <w:rsid w:val="00F56603"/>
    <w:rsid w:val="00F62D88"/>
    <w:rsid w:val="00F7154F"/>
    <w:rsid w:val="00F75684"/>
    <w:rsid w:val="00F75F46"/>
    <w:rsid w:val="00F85124"/>
    <w:rsid w:val="00F9036A"/>
    <w:rsid w:val="00FA1A01"/>
    <w:rsid w:val="00FB5664"/>
    <w:rsid w:val="00FC1332"/>
    <w:rsid w:val="00FC2080"/>
    <w:rsid w:val="00FC4B01"/>
    <w:rsid w:val="00FD05D0"/>
    <w:rsid w:val="00FD1577"/>
    <w:rsid w:val="00FD238C"/>
    <w:rsid w:val="00FD549A"/>
    <w:rsid w:val="00FE02FA"/>
    <w:rsid w:val="00FE36E7"/>
    <w:rsid w:val="00FE415B"/>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4A3A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No List"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3E371-EEA3-4AC6-BEBD-2464C1307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3532</Words>
  <Characters>19037</Characters>
  <Application>Microsoft Office Word</Application>
  <DocSecurity>0</DocSecurity>
  <Lines>158</Lines>
  <Paragraphs>45</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22524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17</cp:revision>
  <cp:lastPrinted>2013-09-13T16:00:00Z</cp:lastPrinted>
  <dcterms:created xsi:type="dcterms:W3CDTF">2015-06-09T16:26:00Z</dcterms:created>
  <dcterms:modified xsi:type="dcterms:W3CDTF">2016-10-11T17:55:00Z</dcterms:modified>
</cp:coreProperties>
</file>