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77777777"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77777777"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03</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77777777"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04</w:t>
            </w:r>
          </w:p>
        </w:tc>
        <w:tc>
          <w:tcPr>
            <w:tcW w:w="4834" w:type="dxa"/>
            <w:vAlign w:val="center"/>
          </w:tcPr>
          <w:p w14:paraId="126515C7" w14:textId="331C89C2"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bl>
    <w:p w14:paraId="126515CA" w14:textId="77777777" w:rsidR="00804636" w:rsidRPr="00225CB8"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3"/>
        <w:gridCol w:w="5632"/>
      </w:tblGrid>
      <w:tr w:rsidR="00804636" w:rsidRPr="00F13E77" w14:paraId="126515CC" w14:textId="77777777" w:rsidTr="00225CB8">
        <w:trPr>
          <w:cantSplit/>
          <w:trHeight w:val="144"/>
        </w:trPr>
        <w:tc>
          <w:tcPr>
            <w:tcW w:w="11030" w:type="dxa"/>
            <w:gridSpan w:val="3"/>
            <w:vAlign w:val="center"/>
          </w:tcPr>
          <w:p w14:paraId="126515CB" w14:textId="77777777" w:rsidR="00804636" w:rsidRPr="000D2D90" w:rsidRDefault="00804636" w:rsidP="00B81906">
            <w:pPr>
              <w:rPr>
                <w:rFonts w:asciiTheme="minorHAnsi" w:hAnsiTheme="minorHAnsi"/>
                <w:sz w:val="18"/>
                <w:szCs w:val="18"/>
              </w:rPr>
            </w:pPr>
            <w:r w:rsidRPr="00225CB8">
              <w:rPr>
                <w:rFonts w:asciiTheme="minorHAnsi" w:hAnsiTheme="minorHAnsi"/>
                <w:b/>
                <w:sz w:val="18"/>
                <w:szCs w:val="18"/>
              </w:rPr>
              <w:t>B. One Return Duct</w:t>
            </w:r>
            <w:r w:rsidR="000D2D90" w:rsidRPr="00225CB8">
              <w:rPr>
                <w:rFonts w:asciiTheme="minorHAnsi" w:hAnsiTheme="minorHAnsi"/>
                <w:b/>
                <w:sz w:val="18"/>
                <w:szCs w:val="18"/>
              </w:rPr>
              <w:t xml:space="preserve">  </w:t>
            </w:r>
          </w:p>
        </w:tc>
      </w:tr>
      <w:tr w:rsidR="00804636" w:rsidRPr="00F13E77" w14:paraId="126515D0" w14:textId="77777777" w:rsidTr="00225CB8">
        <w:trPr>
          <w:cantSplit/>
          <w:trHeight w:val="144"/>
        </w:trPr>
        <w:tc>
          <w:tcPr>
            <w:tcW w:w="565" w:type="dxa"/>
            <w:vAlign w:val="center"/>
          </w:tcPr>
          <w:p w14:paraId="126515CD"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4833" w:type="dxa"/>
            <w:vAlign w:val="center"/>
          </w:tcPr>
          <w:p w14:paraId="126515CE" w14:textId="68DD9AA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632" w:type="dxa"/>
            <w:vAlign w:val="center"/>
          </w:tcPr>
          <w:p w14:paraId="126515CF" w14:textId="77777777" w:rsidR="00804636" w:rsidRPr="00F13E77" w:rsidRDefault="00804636" w:rsidP="0062080B">
            <w:pPr>
              <w:keepNext/>
              <w:rPr>
                <w:rFonts w:asciiTheme="minorHAnsi" w:hAnsiTheme="minorHAnsi"/>
                <w:sz w:val="18"/>
                <w:szCs w:val="18"/>
              </w:rPr>
            </w:pPr>
          </w:p>
        </w:tc>
      </w:tr>
      <w:tr w:rsidR="00804636" w:rsidRPr="00F13E77" w14:paraId="126515D4" w14:textId="77777777" w:rsidTr="00225CB8">
        <w:trPr>
          <w:cantSplit/>
          <w:trHeight w:val="144"/>
        </w:trPr>
        <w:tc>
          <w:tcPr>
            <w:tcW w:w="565" w:type="dxa"/>
            <w:vAlign w:val="center"/>
          </w:tcPr>
          <w:p w14:paraId="126515D1"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4833" w:type="dxa"/>
            <w:vAlign w:val="center"/>
          </w:tcPr>
          <w:p w14:paraId="126515D2" w14:textId="1884292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32" w:type="dxa"/>
            <w:vAlign w:val="center"/>
          </w:tcPr>
          <w:p w14:paraId="126515D3" w14:textId="77777777" w:rsidR="00804636" w:rsidRPr="00F13E77" w:rsidRDefault="00804636" w:rsidP="0062080B">
            <w:pPr>
              <w:keepNext/>
              <w:rPr>
                <w:rFonts w:asciiTheme="minorHAnsi" w:hAnsiTheme="minorHAnsi"/>
                <w:sz w:val="18"/>
                <w:szCs w:val="18"/>
              </w:rPr>
            </w:pPr>
          </w:p>
        </w:tc>
      </w:tr>
      <w:tr w:rsidR="00804636" w:rsidRPr="00F13E77" w14:paraId="126515D8" w14:textId="77777777" w:rsidTr="00225CB8">
        <w:trPr>
          <w:cantSplit/>
          <w:trHeight w:val="144"/>
        </w:trPr>
        <w:tc>
          <w:tcPr>
            <w:tcW w:w="565" w:type="dxa"/>
            <w:vAlign w:val="center"/>
          </w:tcPr>
          <w:p w14:paraId="126515D5"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4833" w:type="dxa"/>
            <w:vAlign w:val="center"/>
          </w:tcPr>
          <w:p w14:paraId="126515D6" w14:textId="212BA77E" w:rsidR="00804636" w:rsidRPr="00F13E77" w:rsidRDefault="00804636" w:rsidP="0062080B">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00225CB8">
              <w:rPr>
                <w:rFonts w:asciiTheme="minorHAnsi" w:hAnsiTheme="minorHAnsi"/>
                <w:sz w:val="18"/>
                <w:szCs w:val="18"/>
              </w:rPr>
              <w:t>)</w:t>
            </w:r>
          </w:p>
        </w:tc>
        <w:tc>
          <w:tcPr>
            <w:tcW w:w="5632" w:type="dxa"/>
            <w:vAlign w:val="center"/>
          </w:tcPr>
          <w:p w14:paraId="126515D7" w14:textId="77777777" w:rsidR="00804636" w:rsidRPr="00F13E77" w:rsidRDefault="00804636" w:rsidP="0062080B">
            <w:pPr>
              <w:keepNext/>
              <w:rPr>
                <w:rFonts w:asciiTheme="minorHAnsi" w:hAnsiTheme="minorHAnsi"/>
                <w:sz w:val="18"/>
                <w:szCs w:val="18"/>
              </w:rPr>
            </w:pPr>
          </w:p>
        </w:tc>
      </w:tr>
      <w:tr w:rsidR="00804636" w:rsidRPr="00F13E77" w14:paraId="126515DC" w14:textId="77777777" w:rsidTr="00225CB8">
        <w:trPr>
          <w:cantSplit/>
          <w:trHeight w:val="144"/>
        </w:trPr>
        <w:tc>
          <w:tcPr>
            <w:tcW w:w="565" w:type="dxa"/>
            <w:vAlign w:val="center"/>
          </w:tcPr>
          <w:p w14:paraId="126515D9"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4833" w:type="dxa"/>
            <w:vAlign w:val="center"/>
          </w:tcPr>
          <w:p w14:paraId="126515DA" w14:textId="22C55CF3"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DB" w14:textId="77777777" w:rsidR="00804636" w:rsidRPr="00F13E77" w:rsidRDefault="00804636" w:rsidP="0062080B">
            <w:pPr>
              <w:keepNext/>
              <w:rPr>
                <w:rFonts w:asciiTheme="minorHAnsi" w:hAnsiTheme="minorHAnsi"/>
                <w:sz w:val="18"/>
                <w:szCs w:val="18"/>
              </w:rPr>
            </w:pPr>
          </w:p>
        </w:tc>
      </w:tr>
      <w:tr w:rsidR="00804636" w:rsidRPr="00F13E77" w14:paraId="126515DF" w14:textId="77777777" w:rsidTr="00225CB8">
        <w:trPr>
          <w:cantSplit/>
          <w:trHeight w:val="144"/>
        </w:trPr>
        <w:tc>
          <w:tcPr>
            <w:tcW w:w="565" w:type="dxa"/>
            <w:vAlign w:val="center"/>
          </w:tcPr>
          <w:p w14:paraId="126515DD"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5DE" w14:textId="77777777" w:rsidR="00804636" w:rsidRPr="00F13E77" w:rsidRDefault="00804636" w:rsidP="00804636">
            <w:pPr>
              <w:keepNext/>
              <w:rPr>
                <w:rFonts w:asciiTheme="minorHAnsi" w:hAnsiTheme="minorHAnsi"/>
                <w:sz w:val="18"/>
                <w:szCs w:val="18"/>
              </w:rPr>
            </w:pPr>
            <w:r w:rsidRPr="00F13E77">
              <w:rPr>
                <w:rFonts w:asciiTheme="minorHAnsi" w:hAnsiTheme="minorHAnsi"/>
                <w:sz w:val="18"/>
                <w:szCs w:val="18"/>
              </w:rPr>
              <w:t>Compliance Statement:</w:t>
            </w:r>
          </w:p>
        </w:tc>
      </w:tr>
    </w:tbl>
    <w:p w14:paraId="126515E0" w14:textId="77777777" w:rsidR="00804636" w:rsidRPr="00225CB8"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3"/>
        <w:gridCol w:w="5632"/>
      </w:tblGrid>
      <w:tr w:rsidR="00804636" w:rsidRPr="00F13E77" w14:paraId="126515E2" w14:textId="77777777" w:rsidTr="00225CB8">
        <w:trPr>
          <w:cantSplit/>
          <w:trHeight w:val="144"/>
        </w:trPr>
        <w:tc>
          <w:tcPr>
            <w:tcW w:w="11030" w:type="dxa"/>
            <w:gridSpan w:val="3"/>
            <w:vAlign w:val="center"/>
          </w:tcPr>
          <w:p w14:paraId="126515E1" w14:textId="77777777" w:rsidR="00804636" w:rsidRPr="00F13E77" w:rsidRDefault="00804636" w:rsidP="00B81906">
            <w:pPr>
              <w:keepNext/>
              <w:rPr>
                <w:rFonts w:asciiTheme="minorHAnsi" w:hAnsiTheme="minorHAnsi"/>
                <w:b/>
                <w:sz w:val="18"/>
                <w:szCs w:val="18"/>
              </w:rPr>
            </w:pPr>
            <w:r w:rsidRPr="00225CB8">
              <w:rPr>
                <w:rFonts w:asciiTheme="minorHAnsi" w:hAnsiTheme="minorHAnsi"/>
                <w:b/>
                <w:sz w:val="18"/>
                <w:szCs w:val="18"/>
              </w:rPr>
              <w:t>C. Two Return Ducts</w:t>
            </w:r>
          </w:p>
        </w:tc>
      </w:tr>
      <w:tr w:rsidR="00804636" w:rsidRPr="00F13E77" w14:paraId="126515E6" w14:textId="77777777" w:rsidTr="00225CB8">
        <w:trPr>
          <w:cantSplit/>
          <w:trHeight w:val="144"/>
        </w:trPr>
        <w:tc>
          <w:tcPr>
            <w:tcW w:w="565" w:type="dxa"/>
            <w:vAlign w:val="center"/>
          </w:tcPr>
          <w:p w14:paraId="126515E3"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4833" w:type="dxa"/>
            <w:vAlign w:val="center"/>
          </w:tcPr>
          <w:p w14:paraId="126515E4" w14:textId="088B9765"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632" w:type="dxa"/>
            <w:vAlign w:val="center"/>
          </w:tcPr>
          <w:p w14:paraId="126515E5" w14:textId="77777777" w:rsidR="00804636" w:rsidRPr="00F13E77" w:rsidRDefault="00804636" w:rsidP="0062080B">
            <w:pPr>
              <w:keepNext/>
              <w:rPr>
                <w:rFonts w:asciiTheme="minorHAnsi" w:hAnsiTheme="minorHAnsi"/>
                <w:sz w:val="18"/>
                <w:szCs w:val="18"/>
              </w:rPr>
            </w:pPr>
          </w:p>
        </w:tc>
      </w:tr>
      <w:tr w:rsidR="00804636" w:rsidRPr="00F13E77" w14:paraId="126515EA" w14:textId="77777777" w:rsidTr="00225CB8">
        <w:trPr>
          <w:cantSplit/>
          <w:trHeight w:val="144"/>
        </w:trPr>
        <w:tc>
          <w:tcPr>
            <w:tcW w:w="565" w:type="dxa"/>
            <w:vAlign w:val="center"/>
          </w:tcPr>
          <w:p w14:paraId="126515E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4833" w:type="dxa"/>
            <w:vAlign w:val="center"/>
          </w:tcPr>
          <w:p w14:paraId="126515E8" w14:textId="6E3BAB3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32" w:type="dxa"/>
            <w:vAlign w:val="center"/>
          </w:tcPr>
          <w:p w14:paraId="126515E9" w14:textId="77777777" w:rsidR="00804636" w:rsidRPr="00F13E77" w:rsidRDefault="00804636" w:rsidP="0062080B">
            <w:pPr>
              <w:keepNext/>
              <w:rPr>
                <w:rFonts w:asciiTheme="minorHAnsi" w:hAnsiTheme="minorHAnsi"/>
                <w:sz w:val="18"/>
                <w:szCs w:val="18"/>
              </w:rPr>
            </w:pPr>
          </w:p>
        </w:tc>
      </w:tr>
      <w:tr w:rsidR="00804636" w:rsidRPr="00F13E77" w14:paraId="126515EE" w14:textId="77777777" w:rsidTr="00225CB8">
        <w:trPr>
          <w:cantSplit/>
          <w:trHeight w:val="144"/>
        </w:trPr>
        <w:tc>
          <w:tcPr>
            <w:tcW w:w="565" w:type="dxa"/>
            <w:vAlign w:val="center"/>
          </w:tcPr>
          <w:p w14:paraId="126515EB"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4833" w:type="dxa"/>
            <w:vAlign w:val="center"/>
          </w:tcPr>
          <w:p w14:paraId="126515EC" w14:textId="02257A84"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632" w:type="dxa"/>
            <w:vAlign w:val="center"/>
          </w:tcPr>
          <w:p w14:paraId="126515ED" w14:textId="77777777" w:rsidR="00804636" w:rsidRPr="00F13E77" w:rsidRDefault="00804636" w:rsidP="0062080B">
            <w:pPr>
              <w:keepNext/>
              <w:rPr>
                <w:rFonts w:asciiTheme="minorHAnsi" w:hAnsiTheme="minorHAnsi"/>
                <w:sz w:val="18"/>
                <w:szCs w:val="18"/>
              </w:rPr>
            </w:pPr>
          </w:p>
        </w:tc>
      </w:tr>
      <w:tr w:rsidR="00804636" w:rsidRPr="00F13E77" w14:paraId="126515F2" w14:textId="77777777" w:rsidTr="00225CB8">
        <w:trPr>
          <w:cantSplit/>
          <w:trHeight w:val="144"/>
        </w:trPr>
        <w:tc>
          <w:tcPr>
            <w:tcW w:w="565" w:type="dxa"/>
            <w:vAlign w:val="center"/>
          </w:tcPr>
          <w:p w14:paraId="126515EF"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4833" w:type="dxa"/>
            <w:vAlign w:val="center"/>
          </w:tcPr>
          <w:p w14:paraId="126515F0" w14:textId="72D9B95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32" w:type="dxa"/>
            <w:vAlign w:val="center"/>
          </w:tcPr>
          <w:p w14:paraId="126515F1" w14:textId="77777777" w:rsidR="00804636" w:rsidRPr="00F13E77" w:rsidRDefault="00804636" w:rsidP="0062080B">
            <w:pPr>
              <w:keepNext/>
              <w:rPr>
                <w:rFonts w:asciiTheme="minorHAnsi" w:hAnsiTheme="minorHAnsi"/>
                <w:sz w:val="18"/>
                <w:szCs w:val="18"/>
              </w:rPr>
            </w:pPr>
          </w:p>
        </w:tc>
      </w:tr>
      <w:tr w:rsidR="00804636" w:rsidRPr="00F13E77" w14:paraId="126515F6" w14:textId="77777777" w:rsidTr="00225CB8">
        <w:trPr>
          <w:cantSplit/>
          <w:trHeight w:val="144"/>
        </w:trPr>
        <w:tc>
          <w:tcPr>
            <w:tcW w:w="565" w:type="dxa"/>
            <w:vAlign w:val="center"/>
          </w:tcPr>
          <w:p w14:paraId="126515F3"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05</w:t>
            </w:r>
          </w:p>
        </w:tc>
        <w:tc>
          <w:tcPr>
            <w:tcW w:w="4833" w:type="dxa"/>
            <w:vAlign w:val="center"/>
          </w:tcPr>
          <w:p w14:paraId="126515F4" w14:textId="25A8694C"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F5" w14:textId="77777777" w:rsidR="00804636" w:rsidRPr="00F13E77" w:rsidRDefault="00804636" w:rsidP="0062080B">
            <w:pPr>
              <w:keepNext/>
              <w:rPr>
                <w:rFonts w:asciiTheme="minorHAnsi" w:hAnsiTheme="minorHAnsi"/>
                <w:sz w:val="18"/>
                <w:szCs w:val="18"/>
              </w:rPr>
            </w:pPr>
          </w:p>
        </w:tc>
      </w:tr>
      <w:tr w:rsidR="00804636" w:rsidRPr="00F13E77" w14:paraId="126515FA" w14:textId="77777777" w:rsidTr="00225CB8">
        <w:trPr>
          <w:cantSplit/>
          <w:trHeight w:val="144"/>
        </w:trPr>
        <w:tc>
          <w:tcPr>
            <w:tcW w:w="565" w:type="dxa"/>
            <w:vAlign w:val="center"/>
          </w:tcPr>
          <w:p w14:paraId="126515F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06</w:t>
            </w:r>
          </w:p>
        </w:tc>
        <w:tc>
          <w:tcPr>
            <w:tcW w:w="4833" w:type="dxa"/>
            <w:vAlign w:val="center"/>
          </w:tcPr>
          <w:p w14:paraId="126515F8" w14:textId="48DC4A79"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F9" w14:textId="77777777" w:rsidR="00804636" w:rsidRPr="00F13E77" w:rsidRDefault="00804636" w:rsidP="0062080B">
            <w:pPr>
              <w:keepNext/>
              <w:rPr>
                <w:rFonts w:asciiTheme="minorHAnsi" w:hAnsiTheme="minorHAnsi"/>
                <w:sz w:val="18"/>
                <w:szCs w:val="18"/>
              </w:rPr>
            </w:pPr>
          </w:p>
        </w:tc>
      </w:tr>
      <w:tr w:rsidR="00804636" w:rsidRPr="00F13E77" w14:paraId="126515FD" w14:textId="77777777" w:rsidTr="00225CB8">
        <w:trPr>
          <w:cantSplit/>
          <w:trHeight w:val="144"/>
        </w:trPr>
        <w:tc>
          <w:tcPr>
            <w:tcW w:w="565" w:type="dxa"/>
            <w:vAlign w:val="center"/>
          </w:tcPr>
          <w:p w14:paraId="126515FB"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5FC" w14:textId="77777777" w:rsidR="00804636" w:rsidRPr="00F13E77" w:rsidRDefault="00804636" w:rsidP="00804636">
            <w:pPr>
              <w:keepNext/>
              <w:rPr>
                <w:rFonts w:asciiTheme="minorHAnsi" w:hAnsiTheme="minorHAnsi"/>
                <w:sz w:val="18"/>
                <w:szCs w:val="18"/>
              </w:rPr>
            </w:pPr>
            <w:r w:rsidRPr="00F13E77">
              <w:rPr>
                <w:rFonts w:asciiTheme="minorHAnsi" w:hAnsiTheme="minorHAnsi"/>
                <w:sz w:val="18"/>
                <w:szCs w:val="18"/>
              </w:rPr>
              <w:t xml:space="preserve">Compliance Statement: </w:t>
            </w:r>
          </w:p>
        </w:tc>
      </w:tr>
    </w:tbl>
    <w:p w14:paraId="126515FE" w14:textId="77777777" w:rsidR="000D2D90" w:rsidRPr="00225CB8"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0D2D90" w:rsidRPr="00F13E77" w14:paraId="12651600"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5FF" w14:textId="77777777" w:rsidR="000D2D90" w:rsidRPr="00E11A14" w:rsidRDefault="000D2D90" w:rsidP="00541D86">
            <w:pPr>
              <w:keepNext/>
              <w:rPr>
                <w:rFonts w:asciiTheme="minorHAnsi" w:hAnsiTheme="minorHAnsi"/>
                <w:b/>
                <w:sz w:val="18"/>
                <w:szCs w:val="18"/>
              </w:rPr>
            </w:pPr>
            <w:r w:rsidRPr="00225CB8">
              <w:rPr>
                <w:rFonts w:asciiTheme="minorHAnsi" w:hAnsiTheme="minorHAnsi"/>
                <w:b/>
                <w:sz w:val="18"/>
                <w:szCs w:val="18"/>
              </w:rPr>
              <w:t xml:space="preserve">D Additional Requirements </w:t>
            </w:r>
            <w:r w:rsidR="00541D86" w:rsidRPr="00225CB8">
              <w:rPr>
                <w:rFonts w:asciiTheme="minorHAnsi" w:hAnsiTheme="minorHAnsi"/>
                <w:b/>
                <w:sz w:val="18"/>
                <w:szCs w:val="18"/>
              </w:rPr>
              <w:t>f</w:t>
            </w:r>
            <w:r w:rsidRPr="00225CB8">
              <w:rPr>
                <w:rFonts w:asciiTheme="minorHAnsi" w:hAnsiTheme="minorHAnsi"/>
                <w:b/>
                <w:sz w:val="18"/>
                <w:szCs w:val="18"/>
              </w:rPr>
              <w:t>or Compliance</w:t>
            </w:r>
          </w:p>
        </w:tc>
      </w:tr>
      <w:tr w:rsidR="000D2D90" w:rsidRPr="00F13E77" w14:paraId="1265160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1"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02" w14:textId="77777777" w:rsidR="000D2D90" w:rsidRPr="00F13E77" w:rsidRDefault="000D2D90" w:rsidP="00541D86">
            <w:pPr>
              <w:keepNext/>
              <w:rPr>
                <w:rFonts w:asciiTheme="minorHAnsi" w:hAnsiTheme="minorHAnsi"/>
                <w:sz w:val="18"/>
                <w:szCs w:val="18"/>
              </w:rPr>
            </w:pPr>
            <w:r>
              <w:rPr>
                <w:rFonts w:asciiTheme="minorHAnsi" w:hAnsiTheme="minorHAnsi"/>
                <w:sz w:val="18"/>
                <w:szCs w:val="18"/>
              </w:rPr>
              <w:t>Qualification for the Alternative to Section 150.0(m</w:t>
            </w:r>
            <w:proofErr w:type="gramStart"/>
            <w:r>
              <w:rPr>
                <w:rFonts w:asciiTheme="minorHAnsi" w:hAnsiTheme="minorHAnsi"/>
                <w:sz w:val="18"/>
                <w:szCs w:val="18"/>
              </w:rPr>
              <w:t>)13B</w:t>
            </w:r>
            <w:proofErr w:type="gramEnd"/>
            <w:r>
              <w:rPr>
                <w:rFonts w:asciiTheme="minorHAnsi" w:hAnsiTheme="minorHAnsi"/>
                <w:sz w:val="18"/>
                <w:szCs w:val="18"/>
              </w:rPr>
              <w:t xml:space="preserve">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w:t>
            </w:r>
            <w:proofErr w:type="gramStart"/>
            <w:r>
              <w:rPr>
                <w:rFonts w:asciiTheme="minorHAnsi" w:hAnsiTheme="minorHAnsi"/>
                <w:sz w:val="18"/>
                <w:szCs w:val="18"/>
              </w:rPr>
              <w:t>)15</w:t>
            </w:r>
            <w:proofErr w:type="gramEnd"/>
            <w:r>
              <w:rPr>
                <w:rFonts w:asciiTheme="minorHAnsi" w:hAnsiTheme="minorHAnsi"/>
                <w:sz w:val="18"/>
                <w:szCs w:val="18"/>
              </w:rPr>
              <w:t>.</w:t>
            </w:r>
          </w:p>
        </w:tc>
      </w:tr>
      <w:tr w:rsidR="000D2D90" w:rsidRPr="00F13E77" w14:paraId="1265160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4"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05" w14:textId="77777777"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0D2D90" w:rsidRPr="00F13E77" w14:paraId="1265160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7"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08" w14:textId="2273F0EF"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w:t>
            </w:r>
            <w:r w:rsidR="00A3339B">
              <w:rPr>
                <w:rFonts w:asciiTheme="minorHAnsi" w:hAnsiTheme="minorHAnsi"/>
                <w:sz w:val="18"/>
                <w:szCs w:val="18"/>
              </w:rPr>
              <w:t>°</w:t>
            </w:r>
            <w:r>
              <w:rPr>
                <w:rFonts w:asciiTheme="minorHAnsi" w:hAnsiTheme="minorHAnsi"/>
                <w:sz w:val="18"/>
                <w:szCs w:val="18"/>
              </w:rPr>
              <w:t xml:space="preserve"> of bend</w:t>
            </w:r>
            <w:r w:rsidRPr="00F13E77">
              <w:rPr>
                <w:rFonts w:asciiTheme="minorHAnsi" w:hAnsiTheme="minorHAnsi"/>
                <w:sz w:val="18"/>
                <w:szCs w:val="18"/>
              </w:rPr>
              <w:t>.</w:t>
            </w:r>
          </w:p>
        </w:tc>
      </w:tr>
      <w:tr w:rsidR="000D2D90" w:rsidRPr="00F13E77" w14:paraId="1265160C"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A"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0B" w14:textId="54EECE13"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0D2D90" w:rsidRPr="00F13E77" w14:paraId="1265160F"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D"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0E" w14:textId="77777777" w:rsidR="000D2D90" w:rsidRPr="00F13E77" w:rsidRDefault="000D2D90" w:rsidP="00F418AD">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w:t>
            </w:r>
            <w:proofErr w:type="gramStart"/>
            <w:r w:rsidRPr="005B7081">
              <w:rPr>
                <w:rFonts w:asciiTheme="minorHAnsi" w:hAnsiTheme="minorHAnsi"/>
                <w:sz w:val="18"/>
                <w:szCs w:val="18"/>
              </w:rPr>
              <w:t>)12A</w:t>
            </w:r>
            <w:proofErr w:type="gramEnd"/>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maximum allowable clean-filter pressure drop of 12.5 Pa (0.05 inches water) for the air filter me</w:t>
            </w:r>
            <w:r>
              <w:rPr>
                <w:rFonts w:asciiTheme="minorHAnsi" w:hAnsiTheme="minorHAnsi"/>
                <w:sz w:val="18"/>
                <w:szCs w:val="18"/>
              </w:rPr>
              <w:t xml:space="preserve">dia 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11"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10" w14:textId="77777777" w:rsidR="00C60F94" w:rsidRPr="00C60F94" w:rsidRDefault="002B65B8" w:rsidP="00C60F94">
            <w:pPr>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03"/>
        <w:gridCol w:w="61"/>
        <w:gridCol w:w="207"/>
        <w:gridCol w:w="2520"/>
        <w:gridCol w:w="2844"/>
      </w:tblGrid>
      <w:tr w:rsidR="00BA6971" w:rsidRPr="00966F61" w:rsidDel="001739A4" w14:paraId="12651615" w14:textId="77777777" w:rsidTr="0037193C">
        <w:trPr>
          <w:trHeight w:val="206"/>
        </w:trPr>
        <w:tc>
          <w:tcPr>
            <w:tcW w:w="11037" w:type="dxa"/>
            <w:gridSpan w:val="6"/>
            <w:tcBorders>
              <w:top w:val="single" w:sz="4" w:space="0" w:color="auto"/>
              <w:left w:val="single" w:sz="4" w:space="0" w:color="auto"/>
              <w:bottom w:val="single" w:sz="4" w:space="0" w:color="auto"/>
              <w:right w:val="single" w:sz="4" w:space="0" w:color="auto"/>
            </w:tcBorders>
            <w:vAlign w:val="center"/>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37193C">
        <w:tblPrEx>
          <w:tblCellMar>
            <w:left w:w="115" w:type="dxa"/>
            <w:right w:w="115" w:type="dxa"/>
          </w:tblCellMar>
        </w:tblPrEx>
        <w:trPr>
          <w:trHeight w:val="432"/>
        </w:trPr>
        <w:tc>
          <w:tcPr>
            <w:tcW w:w="539" w:type="dxa"/>
            <w:vAlign w:val="center"/>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gridSpan w:val="2"/>
            <w:vAlign w:val="center"/>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604" w:type="dxa"/>
            <w:gridSpan w:val="3"/>
            <w:vAlign w:val="center"/>
          </w:tcPr>
          <w:p w14:paraId="12651618" w14:textId="77777777" w:rsidR="00BA6971" w:rsidRPr="00966F61" w:rsidRDefault="00BA6971" w:rsidP="00BA6971">
            <w:pPr>
              <w:pStyle w:val="ListParagraph"/>
              <w:keepNext/>
              <w:ind w:left="0"/>
              <w:rPr>
                <w:rFonts w:asciiTheme="minorHAnsi" w:hAnsiTheme="minorHAnsi"/>
                <w:sz w:val="18"/>
                <w:szCs w:val="18"/>
              </w:rPr>
            </w:pPr>
          </w:p>
        </w:tc>
      </w:tr>
      <w:tr w:rsidR="00670C46" w:rsidRPr="00670C46" w14:paraId="1265161B" w14:textId="77777777" w:rsidTr="0037193C">
        <w:trPr>
          <w:trHeight w:val="206"/>
        </w:trPr>
        <w:tc>
          <w:tcPr>
            <w:tcW w:w="11037" w:type="dxa"/>
            <w:gridSpan w:val="6"/>
            <w:vAlign w:val="center"/>
          </w:tcPr>
          <w:p w14:paraId="1265161A" w14:textId="77777777" w:rsidR="00670C46" w:rsidRPr="00670C46" w:rsidRDefault="0080463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00670C46" w:rsidRPr="00670C46">
              <w:rPr>
                <w:rFonts w:asciiTheme="minorHAnsi" w:hAnsiTheme="minorHAnsi" w:cs="Arial"/>
                <w:b/>
                <w:caps/>
                <w:sz w:val="18"/>
                <w:szCs w:val="18"/>
              </w:rPr>
              <w:t>Documentation Author's Declaration Statement</w:t>
            </w:r>
          </w:p>
        </w:tc>
      </w:tr>
      <w:tr w:rsidR="00670C46" w:rsidRPr="00670C46" w14:paraId="1265161D" w14:textId="77777777" w:rsidTr="0037193C">
        <w:trPr>
          <w:trHeight w:val="206"/>
        </w:trPr>
        <w:tc>
          <w:tcPr>
            <w:tcW w:w="11037" w:type="dxa"/>
            <w:gridSpan w:val="6"/>
            <w:vAlign w:val="center"/>
          </w:tcPr>
          <w:p w14:paraId="1265161C" w14:textId="77777777" w:rsidR="00670C46" w:rsidRPr="00670C46" w:rsidRDefault="00670C46" w:rsidP="00225CB8">
            <w:pPr>
              <w:keepNext/>
              <w:numPr>
                <w:ilvl w:val="0"/>
                <w:numId w:val="6"/>
              </w:numPr>
              <w:ind w:left="270" w:hanging="27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670C46" w:rsidRPr="00670C46" w14:paraId="12651620" w14:textId="77777777" w:rsidTr="0037193C">
        <w:trPr>
          <w:trHeight w:val="360"/>
        </w:trPr>
        <w:tc>
          <w:tcPr>
            <w:tcW w:w="5641" w:type="dxa"/>
            <w:gridSpan w:val="4"/>
          </w:tcPr>
          <w:p w14:paraId="1265161E"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
          <w:p w14:paraId="1265161F"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Signature:</w:t>
            </w:r>
          </w:p>
        </w:tc>
      </w:tr>
      <w:tr w:rsidR="00670C46" w:rsidRPr="00670C46" w14:paraId="12651623" w14:textId="77777777" w:rsidTr="0037193C">
        <w:trPr>
          <w:trHeight w:val="360"/>
        </w:trPr>
        <w:tc>
          <w:tcPr>
            <w:tcW w:w="5641" w:type="dxa"/>
            <w:gridSpan w:val="4"/>
          </w:tcPr>
          <w:p w14:paraId="12651621"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
          <w:p w14:paraId="12651622"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Date Signed:</w:t>
            </w:r>
          </w:p>
        </w:tc>
      </w:tr>
      <w:tr w:rsidR="00670C46" w:rsidRPr="00670C46" w14:paraId="12651626" w14:textId="77777777" w:rsidTr="0037193C">
        <w:trPr>
          <w:trHeight w:val="360"/>
        </w:trPr>
        <w:tc>
          <w:tcPr>
            <w:tcW w:w="5641" w:type="dxa"/>
            <w:gridSpan w:val="4"/>
          </w:tcPr>
          <w:p w14:paraId="12651624"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
          <w:p w14:paraId="12651625" w14:textId="46FA6CA2"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CEA/HERS Certification Identification (</w:t>
            </w:r>
            <w:r w:rsidR="00225CB8">
              <w:rPr>
                <w:rFonts w:asciiTheme="minorHAnsi" w:hAnsiTheme="minorHAnsi"/>
                <w:sz w:val="14"/>
                <w:szCs w:val="14"/>
              </w:rPr>
              <w:t>i</w:t>
            </w:r>
            <w:r w:rsidRPr="00670C46">
              <w:rPr>
                <w:rFonts w:asciiTheme="minorHAnsi" w:hAnsiTheme="minorHAnsi"/>
                <w:sz w:val="14"/>
                <w:szCs w:val="14"/>
              </w:rPr>
              <w:t>f applicable):</w:t>
            </w:r>
          </w:p>
        </w:tc>
      </w:tr>
      <w:tr w:rsidR="00670C46" w:rsidRPr="00670C46" w14:paraId="12651629" w14:textId="77777777" w:rsidTr="0037193C">
        <w:trPr>
          <w:trHeight w:val="360"/>
        </w:trPr>
        <w:tc>
          <w:tcPr>
            <w:tcW w:w="5641" w:type="dxa"/>
            <w:gridSpan w:val="4"/>
          </w:tcPr>
          <w:p w14:paraId="12651627"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
          <w:p w14:paraId="12651628"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Phone:</w:t>
            </w:r>
          </w:p>
        </w:tc>
      </w:tr>
      <w:tr w:rsidR="00670C46" w:rsidRPr="00670C46" w14:paraId="1265162B" w14:textId="77777777" w:rsidTr="0037193C">
        <w:tblPrEx>
          <w:tblCellMar>
            <w:left w:w="115" w:type="dxa"/>
            <w:right w:w="115" w:type="dxa"/>
          </w:tblCellMar>
        </w:tblPrEx>
        <w:trPr>
          <w:trHeight w:val="296"/>
        </w:trPr>
        <w:tc>
          <w:tcPr>
            <w:tcW w:w="11037" w:type="dxa"/>
            <w:gridSpan w:val="6"/>
            <w:vAlign w:val="center"/>
          </w:tcPr>
          <w:p w14:paraId="1265162A" w14:textId="77777777" w:rsidR="00670C46" w:rsidRPr="00670C46" w:rsidRDefault="00670C4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670C46" w:rsidRPr="00670C46" w14:paraId="12651633" w14:textId="77777777" w:rsidTr="0037193C">
        <w:tblPrEx>
          <w:tblCellMar>
            <w:left w:w="115" w:type="dxa"/>
            <w:right w:w="115" w:type="dxa"/>
          </w:tblCellMar>
        </w:tblPrEx>
        <w:trPr>
          <w:trHeight w:val="504"/>
        </w:trPr>
        <w:tc>
          <w:tcPr>
            <w:tcW w:w="11037" w:type="dxa"/>
            <w:gridSpan w:val="6"/>
          </w:tcPr>
          <w:p w14:paraId="1EF90D52" w14:textId="77777777" w:rsidR="00887569" w:rsidRPr="00887569" w:rsidRDefault="00887569" w:rsidP="00887569">
            <w:pPr>
              <w:pStyle w:val="Heading3"/>
              <w:spacing w:before="60"/>
              <w:ind w:right="86"/>
              <w:rPr>
                <w:ins w:id="0" w:author="Shewmaker, Michael@Energy" w:date="2016-10-11T11:16:00Z"/>
                <w:rFonts w:asciiTheme="minorHAnsi" w:hAnsiTheme="minorHAnsi"/>
                <w:b w:val="0"/>
                <w:caps/>
                <w:color w:val="auto"/>
                <w:sz w:val="18"/>
                <w:szCs w:val="18"/>
              </w:rPr>
            </w:pPr>
            <w:ins w:id="1" w:author="Shewmaker, Michael@Energy" w:date="2016-10-11T11:16:00Z">
              <w:r w:rsidRPr="00887569">
                <w:rPr>
                  <w:rFonts w:asciiTheme="minorHAnsi" w:hAnsiTheme="minorHAnsi"/>
                  <w:b w:val="0"/>
                  <w:color w:val="auto"/>
                  <w:sz w:val="18"/>
                  <w:szCs w:val="18"/>
                </w:rPr>
                <w:t xml:space="preserve">I certify the following under penalty of perjury, under the laws of the State of California: </w:t>
              </w:r>
            </w:ins>
          </w:p>
          <w:p w14:paraId="5380B42A" w14:textId="77777777" w:rsidR="00887569" w:rsidRPr="00887569" w:rsidRDefault="00887569" w:rsidP="00887569">
            <w:pPr>
              <w:pStyle w:val="Heading3"/>
              <w:keepLines w:val="0"/>
              <w:numPr>
                <w:ilvl w:val="0"/>
                <w:numId w:val="19"/>
              </w:numPr>
              <w:tabs>
                <w:tab w:val="left" w:pos="-2600"/>
              </w:tabs>
              <w:spacing w:before="0"/>
              <w:ind w:right="90"/>
              <w:rPr>
                <w:ins w:id="2" w:author="Shewmaker, Michael@Energy" w:date="2016-10-11T11:16:00Z"/>
                <w:rFonts w:asciiTheme="minorHAnsi" w:hAnsiTheme="minorHAnsi"/>
                <w:b w:val="0"/>
                <w:caps/>
                <w:color w:val="auto"/>
                <w:sz w:val="18"/>
                <w:szCs w:val="18"/>
              </w:rPr>
            </w:pPr>
            <w:ins w:id="3" w:author="Shewmaker, Michael@Energy" w:date="2016-10-11T11:16:00Z">
              <w:r w:rsidRPr="00887569">
                <w:rPr>
                  <w:rFonts w:asciiTheme="minorHAnsi" w:hAnsiTheme="minorHAnsi"/>
                  <w:b w:val="0"/>
                  <w:color w:val="auto"/>
                  <w:sz w:val="18"/>
                  <w:szCs w:val="18"/>
                </w:rPr>
                <w:t xml:space="preserve">The information provided on this Certificate of Installation is true and correct. </w:t>
              </w:r>
            </w:ins>
          </w:p>
          <w:p w14:paraId="0B8CA400" w14:textId="77777777" w:rsidR="00887569" w:rsidRPr="00887569" w:rsidRDefault="00887569" w:rsidP="00887569">
            <w:pPr>
              <w:pStyle w:val="Heading3"/>
              <w:keepLines w:val="0"/>
              <w:numPr>
                <w:ilvl w:val="0"/>
                <w:numId w:val="19"/>
              </w:numPr>
              <w:tabs>
                <w:tab w:val="left" w:pos="-2600"/>
              </w:tabs>
              <w:spacing w:before="0"/>
              <w:ind w:right="90"/>
              <w:rPr>
                <w:ins w:id="4" w:author="Shewmaker, Michael@Energy" w:date="2016-10-11T11:16:00Z"/>
                <w:rFonts w:asciiTheme="minorHAnsi" w:hAnsiTheme="minorHAnsi"/>
                <w:b w:val="0"/>
                <w:caps/>
                <w:color w:val="auto"/>
                <w:sz w:val="18"/>
                <w:szCs w:val="22"/>
                <w:rPrChange w:id="5" w:author="Shewmaker, Michael@Energy" w:date="2016-10-11T11:17:00Z">
                  <w:rPr>
                    <w:ins w:id="6" w:author="Shewmaker, Michael@Energy" w:date="2016-10-11T11:16:00Z"/>
                    <w:rFonts w:asciiTheme="minorHAnsi" w:hAnsiTheme="minorHAnsi"/>
                    <w:b w:val="0"/>
                    <w:caps/>
                    <w:color w:val="auto"/>
                    <w:sz w:val="18"/>
                    <w:szCs w:val="22"/>
                  </w:rPr>
                </w:rPrChange>
              </w:rPr>
            </w:pPr>
            <w:ins w:id="7" w:author="Shewmaker, Michael@Energy" w:date="2016-10-11T11:16:00Z">
              <w:r w:rsidRPr="00887569">
                <w:rPr>
                  <w:rFonts w:asciiTheme="minorHAnsi" w:hAnsiTheme="minorHAnsi"/>
                  <w:b w:val="0"/>
                  <w:snapToGrid w:val="0"/>
                  <w:color w:val="auto"/>
                  <w:sz w:val="18"/>
                  <w:szCs w:val="18"/>
                  <w:rPrChange w:id="8" w:author="Shewmaker, Michael@Energy" w:date="2016-10-11T11:17:00Z">
                    <w:rPr>
                      <w:rFonts w:asciiTheme="minorHAnsi" w:hAnsiTheme="minorHAnsi"/>
                      <w:b w:val="0"/>
                      <w:snapToGrid w:val="0"/>
                      <w:color w:val="auto"/>
                      <w:sz w:val="18"/>
                      <w:szCs w:val="18"/>
                    </w:rPr>
                  </w:rPrChange>
                </w:rPr>
                <w:t xml:space="preserve">I am either: a) a responsible person eligible under Division 3 of the Business and Professions Code </w:t>
              </w:r>
              <w:r w:rsidRPr="00887569">
                <w:rPr>
                  <w:rFonts w:asciiTheme="minorHAnsi" w:hAnsiTheme="minorHAnsi"/>
                  <w:b w:val="0"/>
                  <w:color w:val="auto"/>
                  <w:sz w:val="18"/>
                  <w:szCs w:val="18"/>
                  <w:rPrChange w:id="9" w:author="Shewmaker, Michael@Energy" w:date="2016-10-11T11:17:00Z">
                    <w:rPr>
                      <w:rFonts w:asciiTheme="minorHAnsi" w:hAnsiTheme="minorHAnsi"/>
                      <w:b w:val="0"/>
                      <w:color w:val="auto"/>
                      <w:sz w:val="18"/>
                      <w:szCs w:val="18"/>
                    </w:rPr>
                  </w:rPrChange>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Change w:id="10" w:author="Shewmaker, Michael@Energy" w:date="2016-10-11T11:17:00Z">
                    <w:rPr>
                      <w:rFonts w:asciiTheme="minorHAnsi" w:hAnsiTheme="minorHAnsi"/>
                      <w:b w:val="0"/>
                      <w:snapToGrid w:val="0"/>
                      <w:color w:val="auto"/>
                      <w:sz w:val="18"/>
                      <w:szCs w:val="18"/>
                    </w:rPr>
                  </w:rPrChange>
                </w:rPr>
                <w:t xml:space="preserve">of features, materials, components, or manufactured devices </w:t>
              </w:r>
              <w:r w:rsidRPr="00887569">
                <w:rPr>
                  <w:rFonts w:asciiTheme="minorHAnsi" w:hAnsiTheme="minorHAnsi"/>
                  <w:b w:val="0"/>
                  <w:color w:val="auto"/>
                  <w:sz w:val="18"/>
                  <w:szCs w:val="18"/>
                  <w:rPrChange w:id="11" w:author="Shewmaker, Michael@Energy" w:date="2016-10-11T11:17:00Z">
                    <w:rPr>
                      <w:rFonts w:asciiTheme="minorHAnsi" w:hAnsiTheme="minorHAnsi"/>
                      <w:b w:val="0"/>
                      <w:color w:val="auto"/>
                      <w:sz w:val="18"/>
                      <w:szCs w:val="18"/>
                    </w:rPr>
                  </w:rPrChange>
                </w:rPr>
                <w:t xml:space="preserve">for the scope of work identified on this Certificate of Installation </w:t>
              </w:r>
              <w:r w:rsidRPr="00887569">
                <w:rPr>
                  <w:rFonts w:asciiTheme="minorHAnsi" w:hAnsiTheme="minorHAnsi"/>
                  <w:b w:val="0"/>
                  <w:snapToGrid w:val="0"/>
                  <w:color w:val="auto"/>
                  <w:sz w:val="18"/>
                  <w:szCs w:val="18"/>
                  <w:rPrChange w:id="12" w:author="Shewmaker, Michael@Energy" w:date="2016-10-11T11:17:00Z">
                    <w:rPr>
                      <w:rFonts w:asciiTheme="minorHAnsi" w:hAnsiTheme="minorHAnsi"/>
                      <w:b w:val="0"/>
                      <w:snapToGrid w:val="0"/>
                      <w:color w:val="auto"/>
                      <w:sz w:val="18"/>
                      <w:szCs w:val="18"/>
                    </w:rPr>
                  </w:rPrChange>
                </w:rPr>
                <w:t>and attest to the declarations in this statement</w:t>
              </w:r>
              <w:r w:rsidRPr="00887569">
                <w:rPr>
                  <w:rFonts w:asciiTheme="minorHAnsi" w:hAnsiTheme="minorHAnsi"/>
                  <w:b w:val="0"/>
                  <w:color w:val="auto"/>
                  <w:sz w:val="18"/>
                  <w:szCs w:val="18"/>
                  <w:rPrChange w:id="13" w:author="Shewmaker, Michael@Energy" w:date="2016-10-11T11:17:00Z">
                    <w:rPr>
                      <w:rFonts w:asciiTheme="minorHAnsi" w:hAnsiTheme="minorHAnsi"/>
                      <w:b w:val="0"/>
                      <w:color w:val="auto"/>
                      <w:sz w:val="18"/>
                      <w:szCs w:val="18"/>
                    </w:rPr>
                  </w:rPrChange>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Change w:id="14" w:author="Shewmaker, Michael@Energy" w:date="2016-10-11T11:17:00Z">
                    <w:rPr>
                      <w:rFonts w:asciiTheme="minorHAnsi" w:eastAsia="Calibri" w:hAnsiTheme="minorHAnsi"/>
                      <w:b w:val="0"/>
                      <w:color w:val="auto"/>
                      <w:sz w:val="18"/>
                      <w:szCs w:val="18"/>
                    </w:rPr>
                  </w:rPrChange>
                </w:rPr>
                <w:t>.</w:t>
              </w:r>
            </w:ins>
          </w:p>
          <w:p w14:paraId="2D7C4754" w14:textId="77777777" w:rsidR="00887569" w:rsidRPr="00887569" w:rsidRDefault="00887569" w:rsidP="00887569">
            <w:pPr>
              <w:keepNext/>
              <w:numPr>
                <w:ilvl w:val="0"/>
                <w:numId w:val="19"/>
              </w:numPr>
              <w:autoSpaceDE w:val="0"/>
              <w:autoSpaceDN w:val="0"/>
              <w:adjustRightInd w:val="0"/>
              <w:ind w:right="90"/>
              <w:rPr>
                <w:ins w:id="15" w:author="Shewmaker, Michael@Energy" w:date="2016-10-11T11:16:00Z"/>
                <w:rFonts w:asciiTheme="minorHAnsi" w:hAnsiTheme="minorHAnsi"/>
                <w:sz w:val="18"/>
                <w:szCs w:val="18"/>
              </w:rPr>
            </w:pPr>
            <w:ins w:id="16" w:author="Shewmaker, Michael@Energy" w:date="2016-10-11T11:16:00Z">
              <w:r w:rsidRPr="0088756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ins>
          </w:p>
          <w:p w14:paraId="13C92541" w14:textId="77777777" w:rsidR="00887569" w:rsidRPr="00887569" w:rsidRDefault="00887569" w:rsidP="00887569">
            <w:pPr>
              <w:pStyle w:val="ListParagraph"/>
              <w:keepNext/>
              <w:numPr>
                <w:ilvl w:val="0"/>
                <w:numId w:val="19"/>
              </w:numPr>
              <w:autoSpaceDE w:val="0"/>
              <w:autoSpaceDN w:val="0"/>
              <w:adjustRightInd w:val="0"/>
              <w:rPr>
                <w:ins w:id="17" w:author="Shewmaker, Michael@Energy" w:date="2016-10-11T11:16:00Z"/>
                <w:rFonts w:asciiTheme="minorHAnsi" w:hAnsiTheme="minorHAnsi"/>
                <w:sz w:val="18"/>
                <w:rPrChange w:id="18" w:author="Shewmaker, Michael@Energy" w:date="2016-10-11T11:17:00Z">
                  <w:rPr>
                    <w:ins w:id="19" w:author="Shewmaker, Michael@Energy" w:date="2016-10-11T11:16:00Z"/>
                    <w:rFonts w:asciiTheme="minorHAnsi" w:hAnsiTheme="minorHAnsi"/>
                    <w:sz w:val="18"/>
                  </w:rPr>
                </w:rPrChange>
              </w:rPr>
            </w:pPr>
            <w:ins w:id="20" w:author="Shewmaker, Michael@Energy" w:date="2016-10-11T11:16:00Z">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2651632" w14:textId="13BD7064" w:rsidR="00670C46" w:rsidRPr="00670C46" w:rsidRDefault="00887569" w:rsidP="00225CB8">
            <w:pPr>
              <w:keepNext/>
              <w:numPr>
                <w:ilvl w:val="0"/>
                <w:numId w:val="5"/>
              </w:numPr>
              <w:autoSpaceDE w:val="0"/>
              <w:autoSpaceDN w:val="0"/>
              <w:adjustRightInd w:val="0"/>
              <w:contextualSpacing/>
              <w:rPr>
                <w:rFonts w:asciiTheme="minorHAnsi" w:hAnsiTheme="minorHAnsi"/>
                <w:b/>
              </w:rPr>
            </w:pPr>
            <w:ins w:id="21" w:author="Shewmaker, Michael@Energy" w:date="2016-10-11T11:16:00Z">
              <w:r w:rsidRPr="0088756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670C46" w:rsidRPr="00670C46" w14:paraId="12651636" w14:textId="77777777" w:rsidTr="0037193C">
        <w:tblPrEx>
          <w:tblCellMar>
            <w:left w:w="108" w:type="dxa"/>
            <w:right w:w="108" w:type="dxa"/>
          </w:tblCellMar>
        </w:tblPrEx>
        <w:trPr>
          <w:trHeight w:val="360"/>
        </w:trPr>
        <w:tc>
          <w:tcPr>
            <w:tcW w:w="5372" w:type="dxa"/>
            <w:gridSpan w:val="2"/>
          </w:tcPr>
          <w:p w14:paraId="12651634"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4"/>
          </w:tcPr>
          <w:p w14:paraId="12651635"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670C46" w:rsidRPr="00670C46" w14:paraId="12651639" w14:textId="77777777" w:rsidTr="0037193C">
        <w:tblPrEx>
          <w:tblCellMar>
            <w:left w:w="108" w:type="dxa"/>
            <w:right w:w="108" w:type="dxa"/>
          </w:tblCellMar>
        </w:tblPrEx>
        <w:trPr>
          <w:trHeight w:val="360"/>
        </w:trPr>
        <w:tc>
          <w:tcPr>
            <w:tcW w:w="5372" w:type="dxa"/>
            <w:gridSpan w:val="2"/>
            <w:tcBorders>
              <w:top w:val="single" w:sz="4" w:space="0" w:color="auto"/>
              <w:left w:val="single" w:sz="4" w:space="0" w:color="auto"/>
              <w:bottom w:val="single" w:sz="4" w:space="0" w:color="auto"/>
              <w:right w:val="single" w:sz="4" w:space="0" w:color="auto"/>
            </w:tcBorders>
          </w:tcPr>
          <w:p w14:paraId="12651637" w14:textId="10267053"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4"/>
            <w:tcBorders>
              <w:top w:val="single" w:sz="4" w:space="0" w:color="auto"/>
              <w:left w:val="single" w:sz="4" w:space="0" w:color="auto"/>
              <w:bottom w:val="single" w:sz="4" w:space="0" w:color="auto"/>
              <w:right w:val="single" w:sz="4" w:space="0" w:color="auto"/>
            </w:tcBorders>
          </w:tcPr>
          <w:p w14:paraId="12651638"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670C46" w:rsidRPr="00670C46" w14:paraId="1265163C" w14:textId="77777777" w:rsidTr="0037193C">
        <w:tblPrEx>
          <w:tblCellMar>
            <w:left w:w="108" w:type="dxa"/>
            <w:right w:w="108" w:type="dxa"/>
          </w:tblCellMar>
        </w:tblPrEx>
        <w:trPr>
          <w:trHeight w:val="360"/>
        </w:trPr>
        <w:tc>
          <w:tcPr>
            <w:tcW w:w="5372" w:type="dxa"/>
            <w:gridSpan w:val="2"/>
            <w:tcBorders>
              <w:top w:val="single" w:sz="4" w:space="0" w:color="auto"/>
              <w:left w:val="single" w:sz="4" w:space="0" w:color="auto"/>
              <w:bottom w:val="single" w:sz="4" w:space="0" w:color="auto"/>
              <w:right w:val="single" w:sz="4" w:space="0" w:color="auto"/>
            </w:tcBorders>
          </w:tcPr>
          <w:p w14:paraId="1265163A"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4"/>
            <w:tcBorders>
              <w:top w:val="single" w:sz="4" w:space="0" w:color="auto"/>
              <w:left w:val="single" w:sz="4" w:space="0" w:color="auto"/>
              <w:bottom w:val="single" w:sz="4" w:space="0" w:color="auto"/>
              <w:right w:val="single" w:sz="4" w:space="0" w:color="auto"/>
            </w:tcBorders>
          </w:tcPr>
          <w:p w14:paraId="1265163B"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670C46" w:rsidRPr="00670C46" w14:paraId="12651640" w14:textId="77777777" w:rsidTr="0037193C">
        <w:tblPrEx>
          <w:tblCellMar>
            <w:left w:w="108" w:type="dxa"/>
            <w:right w:w="108" w:type="dxa"/>
          </w:tblCellMar>
        </w:tblPrEx>
        <w:trPr>
          <w:trHeight w:val="360"/>
        </w:trPr>
        <w:tc>
          <w:tcPr>
            <w:tcW w:w="5372" w:type="dxa"/>
            <w:gridSpan w:val="2"/>
            <w:tcBorders>
              <w:top w:val="single" w:sz="4" w:space="0" w:color="auto"/>
              <w:left w:val="single" w:sz="4" w:space="0" w:color="auto"/>
              <w:bottom w:val="single" w:sz="4" w:space="0" w:color="auto"/>
              <w:right w:val="single" w:sz="4" w:space="0" w:color="auto"/>
            </w:tcBorders>
          </w:tcPr>
          <w:p w14:paraId="1265163D"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3"/>
            <w:tcBorders>
              <w:top w:val="single" w:sz="4" w:space="0" w:color="auto"/>
              <w:left w:val="single" w:sz="4" w:space="0" w:color="auto"/>
              <w:bottom w:val="single" w:sz="4" w:space="0" w:color="auto"/>
              <w:right w:val="single" w:sz="4" w:space="0" w:color="auto"/>
            </w:tcBorders>
          </w:tcPr>
          <w:p w14:paraId="1265163E" w14:textId="11E1CDCD"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
          <w:p w14:paraId="1265163F"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670C46" w:rsidRPr="00670C46" w14:paraId="12651643" w14:textId="77777777" w:rsidTr="0037193C">
        <w:tblPrEx>
          <w:tblCellMar>
            <w:left w:w="108" w:type="dxa"/>
            <w:right w:w="108" w:type="dxa"/>
          </w:tblCellMar>
        </w:tblPrEx>
        <w:trPr>
          <w:trHeight w:val="360"/>
        </w:trPr>
        <w:tc>
          <w:tcPr>
            <w:tcW w:w="5372" w:type="dxa"/>
            <w:gridSpan w:val="2"/>
            <w:tcBorders>
              <w:top w:val="single" w:sz="4" w:space="0" w:color="auto"/>
              <w:left w:val="single" w:sz="4" w:space="0" w:color="auto"/>
              <w:bottom w:val="single" w:sz="4" w:space="0" w:color="auto"/>
              <w:right w:val="single" w:sz="4" w:space="0" w:color="auto"/>
            </w:tcBorders>
          </w:tcPr>
          <w:p w14:paraId="12651641"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4"/>
            <w:tcBorders>
              <w:top w:val="single" w:sz="4" w:space="0" w:color="auto"/>
              <w:left w:val="single" w:sz="4" w:space="0" w:color="auto"/>
              <w:bottom w:val="single" w:sz="4" w:space="0" w:color="auto"/>
              <w:right w:val="single" w:sz="4" w:space="0" w:color="auto"/>
            </w:tcBorders>
          </w:tcPr>
          <w:p w14:paraId="12651642"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644" w14:textId="77777777" w:rsidR="00D85D5B" w:rsidRPr="006A17E5" w:rsidRDefault="00D85D5B" w:rsidP="00D85D5B">
      <w:pPr>
        <w:rPr>
          <w:rFonts w:asciiTheme="minorHAnsi" w:hAnsiTheme="minorHAnsi"/>
          <w:sz w:val="18"/>
          <w:szCs w:val="18"/>
        </w:rPr>
      </w:pPr>
    </w:p>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12651648" w14:textId="77777777" w:rsidR="003536D2" w:rsidRPr="00225CB8" w:rsidRDefault="00541D86" w:rsidP="00541D86">
      <w:pPr>
        <w:pStyle w:val="BulletB1Number"/>
        <w:spacing w:before="0"/>
        <w:jc w:val="center"/>
        <w:rPr>
          <w:rFonts w:asciiTheme="minorHAnsi" w:hAnsiTheme="minorHAnsi"/>
          <w:szCs w:val="18"/>
        </w:rPr>
      </w:pPr>
      <w:r w:rsidRPr="00225CB8">
        <w:rPr>
          <w:rFonts w:asciiTheme="minorHAnsi" w:hAnsiTheme="minorHAnsi"/>
          <w:b/>
          <w:szCs w:val="18"/>
        </w:rPr>
        <w:lastRenderedPageBreak/>
        <w:t>CF2R-MCH-28-H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77777777" w:rsidR="00C20A2D" w:rsidRPr="00541D86" w:rsidRDefault="00C20A2D" w:rsidP="00C20A2D">
      <w:pPr>
        <w:pStyle w:val="ListParagraph"/>
        <w:numPr>
          <w:ilvl w:val="0"/>
          <w:numId w:val="13"/>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1265164B" w14:textId="77777777" w:rsidR="00C20A2D" w:rsidRPr="00541D86"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1265164C"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Number of Return Ducts: Select the number of return ducts from the options given in the pull down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756E40B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 Diameter: This field is automatically calculated based on A03. Refer to Table 150.0-</w:t>
      </w:r>
      <w:r w:rsidR="00704CA4">
        <w:rPr>
          <w:rFonts w:asciiTheme="minorHAnsi" w:hAnsiTheme="minorHAnsi"/>
          <w:szCs w:val="18"/>
        </w:rPr>
        <w:t>B/C</w:t>
      </w:r>
      <w:r w:rsidRPr="00541D86">
        <w:rPr>
          <w:rFonts w:asciiTheme="minorHAnsi" w:hAnsiTheme="minorHAnsi"/>
          <w:szCs w:val="18"/>
        </w:rPr>
        <w:t>.</w:t>
      </w:r>
    </w:p>
    <w:p w14:paraId="12651651"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Installed Return Duct Diameter: Enter the installed return duct diameter (inches).</w:t>
      </w:r>
    </w:p>
    <w:p w14:paraId="12651652" w14:textId="5201E37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Total Return Filter Grille Gross Area: This field is automatically calculated based on A03. Refer to Table 150.0-</w:t>
      </w:r>
      <w:r w:rsidR="00704CA4">
        <w:rPr>
          <w:rFonts w:asciiTheme="minorHAnsi" w:hAnsiTheme="minorHAnsi"/>
          <w:szCs w:val="18"/>
        </w:rPr>
        <w:t>B/C</w:t>
      </w:r>
      <w:r w:rsidRPr="00541D86">
        <w:rPr>
          <w:rFonts w:asciiTheme="minorHAnsi" w:hAnsiTheme="minorHAnsi"/>
          <w:szCs w:val="18"/>
        </w:rPr>
        <w:t>.</w:t>
      </w:r>
    </w:p>
    <w:p w14:paraId="12651653"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Installed Total Return Filter Grille Gross Area: Enter the installed return filter grille gross area (inch</w:t>
      </w:r>
      <w:r w:rsidRPr="00541D86">
        <w:rPr>
          <w:rFonts w:asciiTheme="minorHAnsi" w:hAnsiTheme="minorHAnsi"/>
          <w:szCs w:val="18"/>
          <w:vertAlign w:val="superscript"/>
        </w:rPr>
        <w:t>2</w:t>
      </w:r>
      <w:r w:rsidRPr="00541D86">
        <w:rPr>
          <w:rFonts w:asciiTheme="minorHAnsi" w:hAnsiTheme="minorHAnsi"/>
          <w:szCs w:val="18"/>
        </w:rPr>
        <w:t>). The area is equal to the length (inches) multiplied by the width (inches).</w:t>
      </w:r>
    </w:p>
    <w:p w14:paraId="12651654"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Compliance Statement: This field is automatically populated based on the inputs to rows B02 and B04. Compliance requires that the installed duct diameter meet the required duct diameter AND the installed filter grille area meet the required filter grille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53B91845"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Return Duct1 Diameter: This field is automatically calculated based on A03. Refer to Table 150.0-</w:t>
      </w:r>
      <w:r w:rsidR="00704CA4">
        <w:rPr>
          <w:rFonts w:asciiTheme="minorHAnsi" w:hAnsiTheme="minorHAnsi"/>
          <w:szCs w:val="18"/>
        </w:rPr>
        <w:t>B</w:t>
      </w:r>
      <w:r w:rsidR="00704CA4" w:rsidRPr="00541D86">
        <w:rPr>
          <w:rFonts w:asciiTheme="minorHAnsi" w:hAnsiTheme="minorHAnsi"/>
          <w:szCs w:val="18"/>
        </w:rPr>
        <w:t xml:space="preserve"> </w:t>
      </w:r>
      <w:r w:rsidRPr="00541D86">
        <w:rPr>
          <w:rFonts w:asciiTheme="minorHAnsi" w:hAnsiTheme="minorHAnsi"/>
          <w:szCs w:val="18"/>
        </w:rPr>
        <w:t xml:space="preserve">or </w:t>
      </w:r>
      <w:r w:rsidR="00704CA4">
        <w:rPr>
          <w:rFonts w:asciiTheme="minorHAnsi" w:hAnsiTheme="minorHAnsi"/>
          <w:szCs w:val="18"/>
        </w:rPr>
        <w:t>C</w:t>
      </w:r>
      <w:r w:rsidRPr="00541D86">
        <w:rPr>
          <w:rFonts w:asciiTheme="minorHAnsi" w:hAnsiTheme="minorHAnsi"/>
          <w:szCs w:val="18"/>
        </w:rPr>
        <w:t>.</w:t>
      </w:r>
    </w:p>
    <w:p w14:paraId="12651658"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Return Duct1 Diameter: Enter the diameter (inches) for the first return duct run.</w:t>
      </w:r>
    </w:p>
    <w:p w14:paraId="12651659" w14:textId="0D67EF8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Return Duct2 Diameter: This field is automatically calculated based on A03. Refer to Table 150.0-</w:t>
      </w:r>
      <w:r w:rsidR="00704CA4">
        <w:rPr>
          <w:rFonts w:asciiTheme="minorHAnsi" w:hAnsiTheme="minorHAnsi"/>
          <w:szCs w:val="18"/>
        </w:rPr>
        <w:t>B</w:t>
      </w:r>
      <w:r w:rsidRPr="00541D86">
        <w:rPr>
          <w:rFonts w:asciiTheme="minorHAnsi" w:hAnsiTheme="minorHAnsi"/>
          <w:szCs w:val="18"/>
        </w:rPr>
        <w:t xml:space="preserve"> or </w:t>
      </w:r>
      <w:r w:rsidR="00704CA4">
        <w:rPr>
          <w:rFonts w:asciiTheme="minorHAnsi" w:hAnsiTheme="minorHAnsi"/>
          <w:szCs w:val="18"/>
        </w:rPr>
        <w:t>C</w:t>
      </w:r>
      <w:r w:rsidRPr="00541D86">
        <w:rPr>
          <w:rFonts w:asciiTheme="minorHAnsi" w:hAnsiTheme="minorHAnsi"/>
          <w:szCs w:val="18"/>
        </w:rPr>
        <w:t>.</w:t>
      </w:r>
    </w:p>
    <w:p w14:paraId="1265165A"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Return Duct2 Diameter: Enter the diameter (inches) for the second return duct run.</w:t>
      </w:r>
    </w:p>
    <w:p w14:paraId="1265165B" w14:textId="34CA50C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Total Return Filter Grille Gross Area: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r w:rsidR="00704CA4">
        <w:rPr>
          <w:rFonts w:asciiTheme="minorHAnsi" w:hAnsiTheme="minorHAnsi"/>
          <w:szCs w:val="18"/>
        </w:rPr>
        <w:t>C</w:t>
      </w:r>
      <w:r w:rsidRPr="00541D86">
        <w:rPr>
          <w:rFonts w:asciiTheme="minorHAnsi" w:hAnsiTheme="minorHAnsi"/>
          <w:szCs w:val="18"/>
        </w:rPr>
        <w:t>.</w:t>
      </w:r>
    </w:p>
    <w:p w14:paraId="1265165C"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Total Return Filter Grille Gross Area: Enter the total return filter grille gross area by summing up the two grille areas. The area of each grill is equal to the length (inches) multiplied by the width (inches).</w:t>
      </w:r>
    </w:p>
    <w:p w14:paraId="1265165D" w14:textId="508A4BD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Compliance Statement: This field is automatically populated based on the inputs to C02, C04 and C06. Compliance requires that the installed duct diameters meet the required duct diameters AND the total installed filter grille area meet the total required filter grille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If an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If a Permanent Static Pressure Probe is installed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t xml:space="preserve">If the system is configured such that </w:t>
      </w:r>
      <w:proofErr w:type="gramStart"/>
      <w:r w:rsidRPr="00541D86">
        <w:rPr>
          <w:rFonts w:ascii="Calibri" w:hAnsi="Calibri"/>
        </w:rPr>
        <w:t>an HSPP</w:t>
      </w:r>
      <w:proofErr w:type="gramEnd"/>
      <w:r w:rsidRPr="00541D86">
        <w:rPr>
          <w:rFonts w:ascii="Calibri" w:hAnsi="Calibri"/>
        </w:rPr>
        <w:t xml:space="preserve">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 xml:space="preserve">If the system is such that an HSPP or PSPP is not applicable, select “HSPP/PSPP </w:t>
      </w:r>
      <w:proofErr w:type="gramStart"/>
      <w:r w:rsidRPr="00541D86">
        <w:rPr>
          <w:rFonts w:ascii="Calibri" w:hAnsi="Calibri"/>
        </w:rPr>
        <w:t>are</w:t>
      </w:r>
      <w:proofErr w:type="gramEnd"/>
      <w:r w:rsidRPr="00541D86">
        <w:rPr>
          <w:rFonts w:ascii="Calibri" w:hAnsi="Calibri"/>
        </w:rPr>
        <w:t xml:space="preserv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A66AF2" w:rsidRPr="00F13E77" w14:paraId="1265167B" w14:textId="77777777" w:rsidTr="00225CB8">
        <w:trPr>
          <w:cantSplit/>
          <w:trHeight w:val="144"/>
        </w:trPr>
        <w:tc>
          <w:tcPr>
            <w:tcW w:w="565" w:type="dxa"/>
            <w:vAlign w:val="center"/>
          </w:tcPr>
          <w:p w14:paraId="12651678" w14:textId="77777777" w:rsidR="00A66AF2" w:rsidRPr="00F13E77" w:rsidRDefault="00A66AF2" w:rsidP="00A66AF2">
            <w:pPr>
              <w:jc w:val="center"/>
              <w:rPr>
                <w:rFonts w:asciiTheme="minorHAnsi" w:hAnsiTheme="minorHAnsi"/>
                <w:sz w:val="18"/>
                <w:szCs w:val="18"/>
              </w:rPr>
            </w:pPr>
            <w:r w:rsidRPr="00F13E77">
              <w:rPr>
                <w:rFonts w:asciiTheme="minorHAnsi" w:hAnsiTheme="minorHAnsi"/>
                <w:sz w:val="18"/>
                <w:szCs w:val="18"/>
              </w:rPr>
              <w:t>03</w:t>
            </w:r>
          </w:p>
        </w:tc>
        <w:tc>
          <w:tcPr>
            <w:tcW w:w="4831" w:type="dxa"/>
            <w:vAlign w:val="center"/>
          </w:tcPr>
          <w:p w14:paraId="12651679" w14:textId="4EAFBD81" w:rsidR="00A66AF2" w:rsidRPr="00F13E77" w:rsidRDefault="00A66AF2" w:rsidP="00F418AD">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D52C7D" w:rsidRPr="00F13E77" w14:paraId="1265167F" w14:textId="77777777" w:rsidTr="00225CB8">
        <w:trPr>
          <w:cantSplit/>
          <w:trHeight w:val="144"/>
        </w:trPr>
        <w:tc>
          <w:tcPr>
            <w:tcW w:w="565" w:type="dxa"/>
            <w:vAlign w:val="center"/>
          </w:tcPr>
          <w:p w14:paraId="1265167C"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4</w:t>
            </w:r>
          </w:p>
        </w:tc>
        <w:tc>
          <w:tcPr>
            <w:tcW w:w="4831" w:type="dxa"/>
            <w:vAlign w:val="center"/>
          </w:tcPr>
          <w:p w14:paraId="1265167D" w14:textId="4705EB69" w:rsidR="00D52C7D" w:rsidRPr="00F13E77" w:rsidRDefault="001C2BA3" w:rsidP="00F418AD">
            <w:pPr>
              <w:keepNext/>
              <w:rPr>
                <w:rFonts w:asciiTheme="minorHAnsi" w:hAnsiTheme="minorHAnsi"/>
                <w:sz w:val="18"/>
                <w:szCs w:val="18"/>
              </w:rPr>
            </w:pPr>
            <w:r w:rsidRPr="00F13E77">
              <w:rPr>
                <w:rFonts w:asciiTheme="minorHAnsi" w:hAnsiTheme="minorHAnsi"/>
                <w:sz w:val="18"/>
                <w:szCs w:val="18"/>
              </w:rPr>
              <w:t>N</w:t>
            </w:r>
            <w:r w:rsidR="00D52C7D" w:rsidRPr="00F13E77">
              <w:rPr>
                <w:rFonts w:asciiTheme="minorHAnsi" w:hAnsiTheme="minorHAnsi"/>
                <w:sz w:val="18"/>
                <w:szCs w:val="18"/>
              </w:rPr>
              <w:t xml:space="preserve">umber of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ucts</w:t>
            </w:r>
          </w:p>
        </w:tc>
        <w:tc>
          <w:tcPr>
            <w:tcW w:w="5634" w:type="dxa"/>
            <w:vAlign w:val="center"/>
          </w:tcPr>
          <w:p w14:paraId="1265167E" w14:textId="77777777" w:rsidR="00D52C7D" w:rsidRPr="00F13E77" w:rsidRDefault="00282CAD" w:rsidP="00F418AD">
            <w:pPr>
              <w:keepNext/>
              <w:rPr>
                <w:rFonts w:asciiTheme="minorHAnsi" w:hAnsiTheme="minorHAnsi"/>
                <w:sz w:val="18"/>
                <w:szCs w:val="18"/>
              </w:rPr>
            </w:pPr>
            <w:r w:rsidRPr="00F13E77">
              <w:rPr>
                <w:rFonts w:asciiTheme="minorHAnsi" w:hAnsiTheme="minorHAnsi"/>
                <w:sz w:val="18"/>
                <w:szCs w:val="18"/>
              </w:rPr>
              <w:t>&lt;&lt;user input, pull down list: “</w:t>
            </w:r>
            <w:r w:rsidR="003B0366" w:rsidRPr="00F13E77">
              <w:rPr>
                <w:rFonts w:asciiTheme="minorHAnsi" w:hAnsiTheme="minorHAnsi"/>
                <w:sz w:val="18"/>
                <w:szCs w:val="18"/>
              </w:rPr>
              <w:t>One Return Duct</w:t>
            </w:r>
            <w:r w:rsidRPr="00F13E77">
              <w:rPr>
                <w:rFonts w:asciiTheme="minorHAnsi" w:hAnsiTheme="minorHAnsi"/>
                <w:sz w:val="18"/>
                <w:szCs w:val="18"/>
              </w:rPr>
              <w:t>”; “</w:t>
            </w:r>
            <w:r w:rsidR="003B0366" w:rsidRPr="00F13E77">
              <w:rPr>
                <w:rFonts w:asciiTheme="minorHAnsi" w:hAnsiTheme="minorHAnsi"/>
                <w:sz w:val="18"/>
                <w:szCs w:val="18"/>
              </w:rPr>
              <w:t>Two Return Ducts</w:t>
            </w:r>
            <w:r w:rsidRPr="00F13E77">
              <w:rPr>
                <w:rFonts w:asciiTheme="minorHAnsi" w:hAnsiTheme="minorHAnsi"/>
                <w:sz w:val="18"/>
                <w:szCs w:val="18"/>
              </w:rPr>
              <w:t>”&gt;&gt;</w:t>
            </w:r>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0E2D9CE2"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RowA04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924E40D"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D52C7D" w:rsidRPr="00F13E77">
              <w:rPr>
                <w:rFonts w:asciiTheme="minorHAnsi" w:hAnsiTheme="minorHAnsi"/>
                <w:sz w:val="18"/>
                <w:szCs w:val="18"/>
              </w:rPr>
              <w:t xml:space="preserve">inimum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77777777"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xml:space="preserve">: if A03=1.5, then “16”;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xml:space="preserve">;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xml:space="preserve">”; </w:t>
            </w:r>
            <w:proofErr w:type="spellStart"/>
            <w:r w:rsidR="00F418AD">
              <w:rPr>
                <w:rFonts w:asciiTheme="minorHAnsi" w:hAnsiTheme="minorHAnsi"/>
                <w:sz w:val="18"/>
                <w:szCs w:val="18"/>
              </w:rPr>
              <w:t>elseif</w:t>
            </w:r>
            <w:proofErr w:type="spellEnd"/>
            <w:r w:rsidR="00F418AD">
              <w:rPr>
                <w:rFonts w:asciiTheme="minorHAnsi" w:hAnsiTheme="minorHAnsi"/>
                <w:sz w:val="18"/>
                <w:szCs w:val="18"/>
              </w:rPr>
              <w:t xml:space="preserve"> A03&gt;2.5,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274D9673"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66917771" w:rsidR="00D52C7D" w:rsidRPr="00F13E77" w:rsidRDefault="00D52C7D" w:rsidP="00A66AF2">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7777777"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xml:space="preserve">: if A03=1.5, then “500”;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A03=2.0, then 600;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5A016B2"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B03,</w:t>
            </w:r>
            <w:r>
              <w:rPr>
                <w:rFonts w:asciiTheme="minorHAnsi" w:hAnsiTheme="minorHAnsi"/>
                <w:sz w:val="18"/>
                <w:szCs w:val="18"/>
              </w:rPr>
              <w:t xml:space="preserve">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16138E00"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RowA04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1993930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77777777" w:rsidR="00282CAD" w:rsidRPr="00F13E77" w:rsidRDefault="00F13E77" w:rsidP="00F75582">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A03=1.5, then “1</w:t>
            </w:r>
            <w:r w:rsidR="004D4054" w:rsidRPr="00F13E77">
              <w:rPr>
                <w:rFonts w:asciiTheme="minorHAnsi" w:hAnsiTheme="minorHAnsi"/>
                <w:sz w:val="18"/>
                <w:szCs w:val="18"/>
              </w:rPr>
              <w:t>0</w:t>
            </w:r>
            <w:r w:rsidR="001C2BA3" w:rsidRPr="00F13E77">
              <w:rPr>
                <w:rFonts w:asciiTheme="minorHAnsi" w:hAnsiTheme="minorHAnsi"/>
                <w:sz w:val="18"/>
                <w:szCs w:val="18"/>
              </w:rPr>
              <w:t xml:space="preserve">”;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A03=2.0, then </w:t>
            </w:r>
            <w:r w:rsidR="00B931FE">
              <w:rPr>
                <w:rFonts w:asciiTheme="minorHAnsi" w:hAnsiTheme="minorHAnsi"/>
                <w:sz w:val="18"/>
                <w:szCs w:val="18"/>
              </w:rPr>
              <w:t>“</w:t>
            </w:r>
            <w:r w:rsidR="001C2BA3" w:rsidRPr="00F13E77">
              <w:rPr>
                <w:rFonts w:asciiTheme="minorHAnsi" w:hAnsiTheme="minorHAnsi"/>
                <w:sz w:val="18"/>
                <w:szCs w:val="18"/>
              </w:rPr>
              <w:t>1</w:t>
            </w:r>
            <w:r w:rsidR="004D4054" w:rsidRPr="00F13E77">
              <w:rPr>
                <w:rFonts w:asciiTheme="minorHAnsi" w:hAnsiTheme="minorHAnsi"/>
                <w:sz w:val="18"/>
                <w:szCs w:val="18"/>
              </w:rPr>
              <w:t>2</w:t>
            </w:r>
            <w:r w:rsidR="00B931FE">
              <w:rPr>
                <w:rFonts w:asciiTheme="minorHAnsi" w:hAnsiTheme="minorHAnsi"/>
                <w:sz w:val="18"/>
                <w:szCs w:val="18"/>
              </w:rPr>
              <w:t>”</w:t>
            </w:r>
            <w:r w:rsidR="001C2BA3" w:rsidRPr="00F13E77">
              <w:rPr>
                <w:rFonts w:asciiTheme="minorHAnsi" w:hAnsiTheme="minorHAnsi"/>
                <w:sz w:val="18"/>
                <w:szCs w:val="18"/>
              </w:rPr>
              <w:t xml:space="preserve">; </w:t>
            </w:r>
            <w:proofErr w:type="spellStart"/>
            <w:r w:rsidR="001C2BA3" w:rsidRPr="00F13E77">
              <w:rPr>
                <w:rFonts w:asciiTheme="minorHAnsi" w:hAnsiTheme="minorHAnsi"/>
                <w:sz w:val="18"/>
                <w:szCs w:val="18"/>
              </w:rPr>
              <w:t>elseif</w:t>
            </w:r>
            <w:proofErr w:type="spellEnd"/>
            <w:r w:rsidR="001C2BA3" w:rsidRPr="00F13E77">
              <w:rPr>
                <w:rFonts w:asciiTheme="minorHAnsi" w:hAnsiTheme="minorHAnsi"/>
                <w:sz w:val="18"/>
                <w:szCs w:val="18"/>
              </w:rPr>
              <w:t xml:space="preserve"> A03=2.5,</w:t>
            </w:r>
            <w:r w:rsidR="00B931FE">
              <w:rPr>
                <w:rFonts w:asciiTheme="minorHAnsi" w:hAnsiTheme="minorHAnsi"/>
                <w:sz w:val="18"/>
                <w:szCs w:val="18"/>
              </w:rPr>
              <w:t xml:space="preserve"> then</w:t>
            </w:r>
            <w:r w:rsidR="001C2BA3"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14</w:t>
            </w:r>
            <w:r w:rsidR="00B931FE">
              <w:rPr>
                <w:rFonts w:asciiTheme="minorHAnsi" w:hAnsiTheme="minorHAnsi"/>
                <w:sz w:val="18"/>
                <w:szCs w:val="18"/>
              </w:rPr>
              <w:t>”</w:t>
            </w:r>
            <w:r w:rsidR="004D4054" w:rsidRPr="00F13E77">
              <w:rPr>
                <w:rFonts w:asciiTheme="minorHAnsi" w:hAnsiTheme="minorHAnsi"/>
                <w:sz w:val="18"/>
                <w:szCs w:val="18"/>
              </w:rPr>
              <w:t xml:space="preserve">, </w:t>
            </w:r>
            <w:proofErr w:type="spellStart"/>
            <w:r w:rsidR="004D4054" w:rsidRPr="00F13E77">
              <w:rPr>
                <w:rFonts w:asciiTheme="minorHAnsi" w:hAnsiTheme="minorHAnsi"/>
                <w:sz w:val="18"/>
                <w:szCs w:val="18"/>
              </w:rPr>
              <w:t>elseif</w:t>
            </w:r>
            <w:proofErr w:type="spellEnd"/>
            <w:r w:rsidR="004D4054" w:rsidRPr="00F13E77">
              <w:rPr>
                <w:rFonts w:asciiTheme="minorHAnsi" w:hAnsiTheme="minorHAnsi"/>
                <w:sz w:val="18"/>
                <w:szCs w:val="18"/>
              </w:rPr>
              <w:t xml:space="preserve"> A03=3.0, </w:t>
            </w:r>
            <w:r w:rsidR="00B931FE">
              <w:rPr>
                <w:rFonts w:asciiTheme="minorHAnsi" w:hAnsiTheme="minorHAnsi"/>
                <w:sz w:val="18"/>
                <w:szCs w:val="18"/>
              </w:rPr>
              <w:t>then “</w:t>
            </w:r>
            <w:r w:rsidR="004D4054" w:rsidRPr="00F13E77">
              <w:rPr>
                <w:rFonts w:asciiTheme="minorHAnsi" w:hAnsiTheme="minorHAnsi"/>
                <w:sz w:val="18"/>
                <w:szCs w:val="18"/>
              </w:rPr>
              <w:t>14</w:t>
            </w:r>
            <w:r w:rsidR="00B931FE">
              <w:rPr>
                <w:rFonts w:asciiTheme="minorHAnsi" w:hAnsiTheme="minorHAnsi"/>
                <w:sz w:val="18"/>
                <w:szCs w:val="18"/>
              </w:rPr>
              <w:t>”</w:t>
            </w:r>
            <w:r w:rsidR="004D4054" w:rsidRPr="00F13E77">
              <w:rPr>
                <w:rFonts w:asciiTheme="minorHAnsi" w:hAnsiTheme="minorHAnsi"/>
                <w:sz w:val="18"/>
                <w:szCs w:val="18"/>
              </w:rPr>
              <w:t xml:space="preserve">, </w:t>
            </w:r>
            <w:proofErr w:type="spellStart"/>
            <w:r w:rsidR="004D4054" w:rsidRPr="00F13E77">
              <w:rPr>
                <w:rFonts w:asciiTheme="minorHAnsi" w:hAnsiTheme="minorHAnsi"/>
                <w:sz w:val="18"/>
                <w:szCs w:val="18"/>
              </w:rPr>
              <w:t>elseif</w:t>
            </w:r>
            <w:proofErr w:type="spellEnd"/>
            <w:r w:rsidR="004D4054" w:rsidRPr="00F13E77">
              <w:rPr>
                <w:rFonts w:asciiTheme="minorHAnsi" w:hAnsiTheme="minorHAnsi"/>
                <w:sz w:val="18"/>
                <w:szCs w:val="18"/>
              </w:rPr>
              <w:t xml:space="preserve"> A03=3.5,</w:t>
            </w:r>
            <w:r w:rsidR="00B931FE">
              <w:rPr>
                <w:rFonts w:asciiTheme="minorHAnsi" w:hAnsiTheme="minorHAnsi"/>
                <w:sz w:val="18"/>
                <w:szCs w:val="18"/>
              </w:rPr>
              <w:t xml:space="preserve"> then </w:t>
            </w:r>
            <w:r w:rsidR="004D4054"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16</w:t>
            </w:r>
            <w:r w:rsidR="00B931FE">
              <w:rPr>
                <w:rFonts w:asciiTheme="minorHAnsi" w:hAnsiTheme="minorHAnsi"/>
                <w:sz w:val="18"/>
                <w:szCs w:val="18"/>
              </w:rPr>
              <w:t>”</w:t>
            </w:r>
            <w:r w:rsidR="004D4054" w:rsidRPr="00F13E77">
              <w:rPr>
                <w:rFonts w:asciiTheme="minorHAnsi" w:hAnsiTheme="minorHAnsi"/>
                <w:sz w:val="18"/>
                <w:szCs w:val="18"/>
              </w:rPr>
              <w:t xml:space="preserve">, </w:t>
            </w:r>
            <w:proofErr w:type="spellStart"/>
            <w:r w:rsidR="004D4054" w:rsidRPr="00F13E77">
              <w:rPr>
                <w:rFonts w:asciiTheme="minorHAnsi" w:hAnsiTheme="minorHAnsi"/>
                <w:sz w:val="18"/>
                <w:szCs w:val="18"/>
              </w:rPr>
              <w:t>elseif</w:t>
            </w:r>
            <w:proofErr w:type="spellEnd"/>
            <w:r w:rsidR="004D4054" w:rsidRPr="00F13E77">
              <w:rPr>
                <w:rFonts w:asciiTheme="minorHAnsi" w:hAnsiTheme="minorHAnsi"/>
                <w:sz w:val="18"/>
                <w:szCs w:val="18"/>
              </w:rPr>
              <w:t xml:space="preserve"> A03=4.0,</w:t>
            </w:r>
            <w:r w:rsidR="00B931FE">
              <w:rPr>
                <w:rFonts w:asciiTheme="minorHAnsi" w:hAnsiTheme="minorHAnsi"/>
                <w:sz w:val="18"/>
                <w:szCs w:val="18"/>
              </w:rPr>
              <w:t xml:space="preserve"> then</w:t>
            </w:r>
            <w:r w:rsidR="004D4054"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18</w:t>
            </w:r>
            <w:r w:rsidR="00B931FE">
              <w:rPr>
                <w:rFonts w:asciiTheme="minorHAnsi" w:hAnsiTheme="minorHAnsi"/>
                <w:sz w:val="18"/>
                <w:szCs w:val="18"/>
              </w:rPr>
              <w:t>”</w:t>
            </w:r>
            <w:r w:rsidR="004D4054" w:rsidRPr="00F13E77">
              <w:rPr>
                <w:rFonts w:asciiTheme="minorHAnsi" w:hAnsiTheme="minorHAnsi"/>
                <w:sz w:val="18"/>
                <w:szCs w:val="18"/>
              </w:rPr>
              <w:t xml:space="preserve">, </w:t>
            </w:r>
            <w:proofErr w:type="spellStart"/>
            <w:r w:rsidR="004D4054" w:rsidRPr="00F13E77">
              <w:rPr>
                <w:rFonts w:asciiTheme="minorHAnsi" w:hAnsiTheme="minorHAnsi"/>
                <w:sz w:val="18"/>
                <w:szCs w:val="18"/>
              </w:rPr>
              <w:t>elseif</w:t>
            </w:r>
            <w:proofErr w:type="spellEnd"/>
            <w:r w:rsidR="004D4054" w:rsidRPr="00F13E77">
              <w:rPr>
                <w:rFonts w:asciiTheme="minorHAnsi" w:hAnsiTheme="minorHAnsi"/>
                <w:sz w:val="18"/>
                <w:szCs w:val="18"/>
              </w:rPr>
              <w:t xml:space="preserve"> A03=5.0,</w:t>
            </w:r>
            <w:r w:rsidR="00B931FE">
              <w:rPr>
                <w:rFonts w:asciiTheme="minorHAnsi" w:hAnsiTheme="minorHAnsi"/>
                <w:sz w:val="18"/>
                <w:szCs w:val="18"/>
              </w:rPr>
              <w:t xml:space="preserve"> then</w:t>
            </w:r>
            <w:r w:rsidR="004D4054" w:rsidRPr="00F13E77">
              <w:rPr>
                <w:rFonts w:asciiTheme="minorHAnsi" w:hAnsiTheme="minorHAnsi"/>
                <w:sz w:val="18"/>
                <w:szCs w:val="18"/>
              </w:rPr>
              <w:t xml:space="preserve"> </w:t>
            </w:r>
            <w:r w:rsidR="00F75582">
              <w:rPr>
                <w:rFonts w:asciiTheme="minorHAnsi" w:hAnsiTheme="minorHAnsi"/>
                <w:sz w:val="18"/>
                <w:szCs w:val="18"/>
              </w:rPr>
              <w:t>“</w:t>
            </w:r>
            <w:r w:rsidR="004D4054" w:rsidRPr="00F13E77">
              <w:rPr>
                <w:rFonts w:asciiTheme="minorHAnsi" w:hAnsiTheme="minorHAnsi"/>
                <w:sz w:val="18"/>
                <w:szCs w:val="18"/>
              </w:rPr>
              <w:t>20</w:t>
            </w:r>
            <w:r w:rsidR="00F75582">
              <w:rPr>
                <w:rFonts w:asciiTheme="minorHAnsi" w:hAnsiTheme="minorHAnsi"/>
                <w:sz w:val="18"/>
                <w:szCs w:val="18"/>
              </w:rPr>
              <w:t>”</w:t>
            </w:r>
            <w:r w:rsidR="001C2BA3"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4D7CC18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4618F1D1"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77777777" w:rsidR="00282CAD" w:rsidRPr="00F13E77" w:rsidRDefault="004D4054" w:rsidP="00F75582">
            <w:pPr>
              <w:keepNext/>
              <w:rPr>
                <w:rFonts w:asciiTheme="minorHAnsi" w:hAnsiTheme="minorHAnsi"/>
                <w:sz w:val="18"/>
                <w:szCs w:val="18"/>
              </w:rPr>
            </w:pPr>
            <w:r w:rsidRPr="00F13E77">
              <w:rPr>
                <w:rFonts w:asciiTheme="minorHAnsi" w:hAnsiTheme="minorHAnsi"/>
                <w:sz w:val="18"/>
                <w:szCs w:val="18"/>
              </w:rPr>
              <w:t xml:space="preserve">&lt;&lt;auto filled, </w:t>
            </w:r>
            <w:r w:rsidR="00F13E77" w:rsidRPr="00F13E77">
              <w:rPr>
                <w:rFonts w:asciiTheme="minorHAnsi" w:hAnsiTheme="minorHAnsi"/>
                <w:sz w:val="18"/>
                <w:szCs w:val="18"/>
              </w:rPr>
              <w:t>integer</w:t>
            </w:r>
            <w:r w:rsidRPr="00F13E77">
              <w:rPr>
                <w:rFonts w:asciiTheme="minorHAnsi" w:hAnsiTheme="minorHAnsi"/>
                <w:sz w:val="18"/>
                <w:szCs w:val="18"/>
              </w:rPr>
              <w:t xml:space="preserve">: if A03=1.5, then “12”;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sidR="00F75582">
              <w:rPr>
                <w:rFonts w:asciiTheme="minorHAnsi" w:hAnsiTheme="minorHAnsi"/>
                <w:sz w:val="18"/>
                <w:szCs w:val="18"/>
              </w:rPr>
              <w:t>“</w:t>
            </w:r>
            <w:r w:rsidRPr="00F13E77">
              <w:rPr>
                <w:rFonts w:asciiTheme="minorHAnsi" w:hAnsiTheme="minorHAnsi"/>
                <w:sz w:val="18"/>
                <w:szCs w:val="18"/>
              </w:rPr>
              <w:t>14</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w:t>
            </w:r>
            <w:r w:rsidR="00F75582">
              <w:rPr>
                <w:rFonts w:asciiTheme="minorHAnsi" w:hAnsiTheme="minorHAnsi"/>
                <w:sz w:val="18"/>
                <w:szCs w:val="18"/>
              </w:rPr>
              <w:t>then “</w:t>
            </w:r>
            <w:r w:rsidRPr="00F13E77">
              <w:rPr>
                <w:rFonts w:asciiTheme="minorHAnsi" w:hAnsiTheme="minorHAnsi"/>
                <w:sz w:val="18"/>
                <w:szCs w:val="18"/>
              </w:rPr>
              <w:t>14</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A03=3.0, </w:t>
            </w:r>
            <w:r w:rsidR="00F75582">
              <w:rPr>
                <w:rFonts w:asciiTheme="minorHAnsi" w:hAnsiTheme="minorHAnsi"/>
                <w:sz w:val="18"/>
                <w:szCs w:val="18"/>
              </w:rPr>
              <w:t>then “</w:t>
            </w:r>
            <w:r w:rsidRPr="00F13E77">
              <w:rPr>
                <w:rFonts w:asciiTheme="minorHAnsi" w:hAnsiTheme="minorHAnsi"/>
                <w:sz w:val="18"/>
                <w:szCs w:val="18"/>
              </w:rPr>
              <w:t>16</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A03=3.5, </w:t>
            </w:r>
            <w:r w:rsidR="00F75582">
              <w:rPr>
                <w:rFonts w:asciiTheme="minorHAnsi" w:hAnsiTheme="minorHAnsi"/>
                <w:sz w:val="18"/>
                <w:szCs w:val="18"/>
              </w:rPr>
              <w:t>then “</w:t>
            </w:r>
            <w:r w:rsidRPr="00F13E77">
              <w:rPr>
                <w:rFonts w:asciiTheme="minorHAnsi" w:hAnsiTheme="minorHAnsi"/>
                <w:sz w:val="18"/>
                <w:szCs w:val="18"/>
              </w:rPr>
              <w:t>16</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A03=4.0, </w:t>
            </w:r>
            <w:r w:rsidR="00F75582">
              <w:rPr>
                <w:rFonts w:asciiTheme="minorHAnsi" w:hAnsiTheme="minorHAnsi"/>
                <w:sz w:val="18"/>
                <w:szCs w:val="18"/>
              </w:rPr>
              <w:t>then “</w:t>
            </w:r>
            <w:r w:rsidRPr="00F13E77">
              <w:rPr>
                <w:rFonts w:asciiTheme="minorHAnsi" w:hAnsiTheme="minorHAnsi"/>
                <w:sz w:val="18"/>
                <w:szCs w:val="18"/>
              </w:rPr>
              <w:t>18</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A03=5.0, </w:t>
            </w:r>
            <w:r w:rsidR="00F75582">
              <w:rPr>
                <w:rFonts w:asciiTheme="minorHAnsi" w:hAnsiTheme="minorHAnsi"/>
                <w:sz w:val="18"/>
                <w:szCs w:val="18"/>
              </w:rPr>
              <w:t>then “</w:t>
            </w:r>
            <w:r w:rsidRPr="00F13E77">
              <w:rPr>
                <w:rFonts w:asciiTheme="minorHAnsi" w:hAnsiTheme="minorHAnsi"/>
                <w:sz w:val="18"/>
                <w:szCs w:val="18"/>
              </w:rPr>
              <w:t>20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4601CB59"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77777777"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 xml:space="preserve">&lt;&lt;auto filled, text: if A03=1.5, then “500”;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xml:space="preserve">, </w:t>
            </w:r>
            <w:proofErr w:type="spellStart"/>
            <w:r w:rsidRPr="00F13E77">
              <w:rPr>
                <w:rFonts w:asciiTheme="minorHAnsi" w:hAnsiTheme="minorHAnsi"/>
                <w:sz w:val="18"/>
                <w:szCs w:val="18"/>
              </w:rPr>
              <w:t>elseif</w:t>
            </w:r>
            <w:proofErr w:type="spellEnd"/>
            <w:r w:rsidRPr="00F13E77">
              <w:rPr>
                <w:rFonts w:asciiTheme="minorHAnsi" w:hAnsiTheme="minorHAnsi"/>
                <w:sz w:val="18"/>
                <w:szCs w:val="18"/>
              </w:rPr>
              <w:t xml:space="preserve"> A03=5.0,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1509E7A7" w:rsidR="00F13E77" w:rsidRPr="00F13E77" w:rsidRDefault="00F13E77" w:rsidP="00282CAD">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B9" w14:textId="073B60C8" w:rsidR="00F13E77" w:rsidRPr="00E11A14" w:rsidRDefault="000D2D90" w:rsidP="00F13E77">
            <w:pPr>
              <w:keepNext/>
              <w:rPr>
                <w:rFonts w:asciiTheme="minorHAnsi" w:hAnsiTheme="minorHAnsi"/>
                <w:b/>
                <w:sz w:val="18"/>
                <w:szCs w:val="18"/>
              </w:rPr>
            </w:pPr>
            <w:r>
              <w:rPr>
                <w:rFonts w:asciiTheme="minorHAnsi" w:hAnsiTheme="minorHAnsi"/>
                <w:b/>
                <w:sz w:val="18"/>
                <w:szCs w:val="18"/>
              </w:rPr>
              <w:t xml:space="preserve">D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126516BD"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77777777" w:rsidR="00F13E77" w:rsidRPr="00F13E77" w:rsidRDefault="005B7081" w:rsidP="005B7081">
            <w:pPr>
              <w:keepNext/>
              <w:rPr>
                <w:rFonts w:asciiTheme="minorHAnsi" w:hAnsiTheme="minorHAnsi"/>
                <w:sz w:val="18"/>
                <w:szCs w:val="18"/>
              </w:rPr>
            </w:pPr>
            <w:r>
              <w:rPr>
                <w:rFonts w:asciiTheme="minorHAnsi" w:hAnsiTheme="minorHAnsi"/>
                <w:sz w:val="18"/>
                <w:szCs w:val="18"/>
              </w:rPr>
              <w:t>Qualification for the Alternative to Section 150.0(m</w:t>
            </w:r>
            <w:proofErr w:type="gramStart"/>
            <w:r>
              <w:rPr>
                <w:rFonts w:asciiTheme="minorHAnsi" w:hAnsiTheme="minorHAnsi"/>
                <w:sz w:val="18"/>
                <w:szCs w:val="18"/>
              </w:rPr>
              <w:t>)13B</w:t>
            </w:r>
            <w:proofErr w:type="gramEnd"/>
            <w:r>
              <w:rPr>
                <w:rFonts w:asciiTheme="minorHAnsi" w:hAnsiTheme="minorHAnsi"/>
                <w:sz w:val="18"/>
                <w:szCs w:val="18"/>
              </w:rPr>
              <w:t xml:space="preserve"> requires that the ducted </w:t>
            </w:r>
            <w:r w:rsidR="00F13E77" w:rsidRPr="00F13E77">
              <w:rPr>
                <w:rFonts w:asciiTheme="minorHAnsi" w:hAnsiTheme="minorHAnsi"/>
                <w:sz w:val="18"/>
                <w:szCs w:val="18"/>
              </w:rPr>
              <w:t xml:space="preserve">space conditioning system </w:t>
            </w:r>
            <w:r>
              <w:rPr>
                <w:rFonts w:asciiTheme="minorHAnsi" w:hAnsiTheme="minorHAnsi"/>
                <w:sz w:val="18"/>
                <w:szCs w:val="18"/>
              </w:rPr>
              <w:t>shall</w:t>
            </w:r>
            <w:r w:rsidR="00F13E77"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w:t>
            </w:r>
            <w:proofErr w:type="gramStart"/>
            <w:r>
              <w:rPr>
                <w:rFonts w:asciiTheme="minorHAnsi" w:hAnsiTheme="minorHAnsi"/>
                <w:sz w:val="18"/>
                <w:szCs w:val="18"/>
              </w:rPr>
              <w:t>)15</w:t>
            </w:r>
            <w:proofErr w:type="gramEnd"/>
            <w:r>
              <w:rPr>
                <w:rFonts w:asciiTheme="minorHAnsi" w:hAnsiTheme="minorHAnsi"/>
                <w:sz w:val="18"/>
                <w:szCs w:val="18"/>
              </w:rPr>
              <w:t>.</w:t>
            </w:r>
          </w:p>
        </w:tc>
      </w:tr>
      <w:tr w:rsidR="00F13E77" w:rsidRPr="00F13E77" w14:paraId="126516C0"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77777777" w:rsidR="00F13E77" w:rsidRPr="00F13E77" w:rsidRDefault="00E11A14" w:rsidP="00E11A14">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77777777"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sidR="005B7081">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F13E77" w:rsidRPr="00F13E77" w14:paraId="126516C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7CC9B7DC"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The return duct</w:t>
            </w:r>
            <w:r w:rsidR="005B7081">
              <w:rPr>
                <w:rFonts w:asciiTheme="minorHAnsi" w:hAnsiTheme="minorHAnsi"/>
                <w:sz w:val="18"/>
                <w:szCs w:val="18"/>
              </w:rPr>
              <w:t>(s)</w:t>
            </w:r>
            <w:r w:rsidRPr="00F13E77">
              <w:rPr>
                <w:rFonts w:asciiTheme="minorHAnsi" w:hAnsiTheme="minorHAnsi"/>
                <w:sz w:val="18"/>
                <w:szCs w:val="18"/>
              </w:rPr>
              <w:t xml:space="preserve"> </w:t>
            </w:r>
            <w:r w:rsidR="005B7081">
              <w:rPr>
                <w:rFonts w:asciiTheme="minorHAnsi" w:hAnsiTheme="minorHAnsi"/>
                <w:sz w:val="18"/>
                <w:szCs w:val="18"/>
              </w:rPr>
              <w:t>shall</w:t>
            </w:r>
            <w:r w:rsidRPr="00F13E77">
              <w:rPr>
                <w:rFonts w:asciiTheme="minorHAnsi" w:hAnsiTheme="minorHAnsi"/>
                <w:sz w:val="18"/>
                <w:szCs w:val="18"/>
              </w:rPr>
              <w:t xml:space="preserve"> not contain more than</w:t>
            </w:r>
            <w:r w:rsidR="005B7081">
              <w:rPr>
                <w:rFonts w:asciiTheme="minorHAnsi" w:hAnsiTheme="minorHAnsi"/>
                <w:sz w:val="18"/>
                <w:szCs w:val="18"/>
              </w:rPr>
              <w:t xml:space="preserve"> a total of 180</w:t>
            </w:r>
            <w:r w:rsidR="00A3339B">
              <w:rPr>
                <w:rFonts w:asciiTheme="minorHAnsi" w:hAnsiTheme="minorHAnsi"/>
                <w:sz w:val="18"/>
                <w:szCs w:val="18"/>
              </w:rPr>
              <w:t>°</w:t>
            </w:r>
            <w:r w:rsidR="005B7081">
              <w:rPr>
                <w:rFonts w:asciiTheme="minorHAnsi" w:hAnsiTheme="minorHAnsi"/>
                <w:sz w:val="18"/>
                <w:szCs w:val="18"/>
              </w:rPr>
              <w:t xml:space="preserve"> of bend</w:t>
            </w:r>
            <w:r w:rsidRPr="00F13E77">
              <w:rPr>
                <w:rFonts w:asciiTheme="minorHAnsi" w:hAnsiTheme="minorHAnsi"/>
                <w:sz w:val="18"/>
                <w:szCs w:val="18"/>
              </w:rPr>
              <w:t>.</w:t>
            </w:r>
          </w:p>
        </w:tc>
      </w:tr>
      <w:tr w:rsidR="00F13E77" w:rsidRPr="00F13E77" w14:paraId="126516C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619F5D2B"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sidR="005B7081">
              <w:rPr>
                <w:rFonts w:asciiTheme="minorHAnsi" w:hAnsiTheme="minorHAnsi"/>
                <w:sz w:val="18"/>
                <w:szCs w:val="18"/>
              </w:rPr>
              <w:t>shall</w:t>
            </w:r>
            <w:r w:rsidRPr="00F13E77">
              <w:rPr>
                <w:rFonts w:asciiTheme="minorHAnsi" w:hAnsiTheme="minorHAnsi"/>
                <w:sz w:val="18"/>
                <w:szCs w:val="18"/>
              </w:rPr>
              <w:t xml:space="preserve"> be a metal elbow.</w:t>
            </w:r>
          </w:p>
        </w:tc>
      </w:tr>
      <w:tr w:rsidR="00F13E77" w:rsidRPr="00F13E77" w14:paraId="126516C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77777777" w:rsidR="00F13E77" w:rsidRPr="00F13E77" w:rsidRDefault="005B7081" w:rsidP="005B7081">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w:t>
            </w:r>
            <w:proofErr w:type="gramStart"/>
            <w:r w:rsidRPr="005B7081">
              <w:rPr>
                <w:rFonts w:asciiTheme="minorHAnsi" w:hAnsiTheme="minorHAnsi"/>
                <w:sz w:val="18"/>
                <w:szCs w:val="18"/>
              </w:rPr>
              <w:t>)12A</w:t>
            </w:r>
            <w:proofErr w:type="gramEnd"/>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maximum allowable clean-filter pressure drop of 12.5 Pa (0.05 inches water) for the air filter me</w:t>
            </w:r>
            <w:r>
              <w:rPr>
                <w:rFonts w:asciiTheme="minorHAnsi" w:hAnsiTheme="minorHAnsi"/>
                <w:sz w:val="18"/>
                <w:szCs w:val="18"/>
              </w:rPr>
              <w:t xml:space="preserve">dia 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CB"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771"/>
        <w:gridCol w:w="61"/>
        <w:gridCol w:w="208"/>
        <w:gridCol w:w="2536"/>
        <w:gridCol w:w="2860"/>
      </w:tblGrid>
      <w:tr w:rsidR="0020623D" w:rsidRPr="00966F61" w:rsidDel="001739A4" w14:paraId="126516CF" w14:textId="77777777" w:rsidTr="0037193C">
        <w:trPr>
          <w:trHeight w:val="206"/>
        </w:trPr>
        <w:tc>
          <w:tcPr>
            <w:tcW w:w="10972" w:type="dxa"/>
            <w:gridSpan w:val="6"/>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77777777" w:rsidR="0020623D" w:rsidRPr="00966F61"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gridSpan w:val="2"/>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gridSpan w:val="3"/>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r w:rsidR="000D2D90" w:rsidRPr="00670C46" w14:paraId="126516DC" w14:textId="77777777" w:rsidTr="00225CB8">
        <w:trPr>
          <w:trHeight w:val="260"/>
        </w:trPr>
        <w:tc>
          <w:tcPr>
            <w:tcW w:w="10972" w:type="dxa"/>
            <w:gridSpan w:val="6"/>
            <w:vAlign w:val="center"/>
          </w:tcPr>
          <w:p w14:paraId="126516D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Pr="00670C46">
              <w:rPr>
                <w:rFonts w:asciiTheme="minorHAnsi" w:hAnsiTheme="minorHAnsi" w:cs="Arial"/>
                <w:b/>
                <w:caps/>
                <w:sz w:val="18"/>
                <w:szCs w:val="18"/>
              </w:rPr>
              <w:t>Documentation Author's Declaration Statement</w:t>
            </w:r>
          </w:p>
        </w:tc>
      </w:tr>
      <w:tr w:rsidR="000D2D90" w:rsidRPr="00670C46" w14:paraId="126516DE" w14:textId="77777777" w:rsidTr="0037193C">
        <w:trPr>
          <w:trHeight w:val="206"/>
        </w:trPr>
        <w:tc>
          <w:tcPr>
            <w:tcW w:w="10972" w:type="dxa"/>
            <w:gridSpan w:val="6"/>
            <w:vAlign w:val="center"/>
          </w:tcPr>
          <w:p w14:paraId="126516DD" w14:textId="77777777" w:rsidR="000D2D90" w:rsidRPr="00670C46" w:rsidRDefault="000D2D90" w:rsidP="00225CB8">
            <w:pPr>
              <w:keepNext/>
              <w:numPr>
                <w:ilvl w:val="0"/>
                <w:numId w:val="11"/>
              </w:numPr>
              <w:ind w:left="36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0D2D90" w:rsidRPr="00670C46" w14:paraId="126516E1" w14:textId="77777777" w:rsidTr="0037193C">
        <w:trPr>
          <w:trHeight w:val="360"/>
        </w:trPr>
        <w:tc>
          <w:tcPr>
            <w:tcW w:w="5576" w:type="dxa"/>
            <w:gridSpan w:val="4"/>
          </w:tcPr>
          <w:p w14:paraId="126516DF"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
          <w:p w14:paraId="126516E0"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Signature:</w:t>
            </w:r>
          </w:p>
        </w:tc>
      </w:tr>
      <w:tr w:rsidR="000D2D90" w:rsidRPr="00670C46" w14:paraId="126516E4" w14:textId="77777777" w:rsidTr="0037193C">
        <w:trPr>
          <w:trHeight w:val="360"/>
        </w:trPr>
        <w:tc>
          <w:tcPr>
            <w:tcW w:w="5576" w:type="dxa"/>
            <w:gridSpan w:val="4"/>
          </w:tcPr>
          <w:p w14:paraId="126516E2"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
          <w:p w14:paraId="126516E3"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Date Signed:</w:t>
            </w:r>
          </w:p>
        </w:tc>
      </w:tr>
      <w:tr w:rsidR="000D2D90" w:rsidRPr="00670C46" w14:paraId="126516E7" w14:textId="77777777" w:rsidTr="0037193C">
        <w:trPr>
          <w:trHeight w:val="360"/>
        </w:trPr>
        <w:tc>
          <w:tcPr>
            <w:tcW w:w="5576" w:type="dxa"/>
            <w:gridSpan w:val="4"/>
          </w:tcPr>
          <w:p w14:paraId="126516E5"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
          <w:p w14:paraId="126516E6"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CEA/HERS Certification Identification (If applicable):</w:t>
            </w:r>
          </w:p>
        </w:tc>
      </w:tr>
      <w:tr w:rsidR="000D2D90" w:rsidRPr="00670C46" w14:paraId="126516EA" w14:textId="77777777" w:rsidTr="0037193C">
        <w:trPr>
          <w:trHeight w:val="360"/>
        </w:trPr>
        <w:tc>
          <w:tcPr>
            <w:tcW w:w="5576" w:type="dxa"/>
            <w:gridSpan w:val="4"/>
          </w:tcPr>
          <w:p w14:paraId="126516E8"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
          <w:p w14:paraId="126516E9"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Phone:</w:t>
            </w:r>
          </w:p>
        </w:tc>
      </w:tr>
      <w:tr w:rsidR="000D2D90" w:rsidRPr="00670C46" w14:paraId="126516EC" w14:textId="77777777" w:rsidTr="0037193C">
        <w:tblPrEx>
          <w:tblCellMar>
            <w:left w:w="115" w:type="dxa"/>
            <w:right w:w="115" w:type="dxa"/>
          </w:tblCellMar>
        </w:tblPrEx>
        <w:trPr>
          <w:trHeight w:val="296"/>
        </w:trPr>
        <w:tc>
          <w:tcPr>
            <w:tcW w:w="10972" w:type="dxa"/>
            <w:gridSpan w:val="6"/>
            <w:vAlign w:val="center"/>
          </w:tcPr>
          <w:p w14:paraId="126516E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0D2D90" w:rsidRPr="00670C46" w14:paraId="126516F4" w14:textId="77777777" w:rsidTr="0037193C">
        <w:tblPrEx>
          <w:tblCellMar>
            <w:left w:w="115" w:type="dxa"/>
            <w:right w:w="115" w:type="dxa"/>
          </w:tblCellMar>
        </w:tblPrEx>
        <w:trPr>
          <w:trHeight w:val="504"/>
        </w:trPr>
        <w:tc>
          <w:tcPr>
            <w:tcW w:w="10972" w:type="dxa"/>
            <w:gridSpan w:val="6"/>
          </w:tcPr>
          <w:p w14:paraId="688691EC" w14:textId="77777777" w:rsidR="00887569" w:rsidRPr="00887569" w:rsidRDefault="00887569" w:rsidP="00887569">
            <w:pPr>
              <w:pStyle w:val="Heading3"/>
              <w:spacing w:before="60"/>
              <w:ind w:right="86"/>
              <w:rPr>
                <w:ins w:id="29" w:author="Shewmaker, Michael@Energy" w:date="2016-10-11T11:17:00Z"/>
                <w:rFonts w:asciiTheme="minorHAnsi" w:hAnsiTheme="minorHAnsi"/>
                <w:b w:val="0"/>
                <w:caps/>
                <w:color w:val="auto"/>
                <w:sz w:val="18"/>
                <w:szCs w:val="18"/>
              </w:rPr>
            </w:pPr>
            <w:ins w:id="30" w:author="Shewmaker, Michael@Energy" w:date="2016-10-11T11:17:00Z">
              <w:r w:rsidRPr="00887569">
                <w:rPr>
                  <w:rFonts w:asciiTheme="minorHAnsi" w:hAnsiTheme="minorHAnsi"/>
                  <w:b w:val="0"/>
                  <w:color w:val="auto"/>
                  <w:sz w:val="18"/>
                  <w:szCs w:val="18"/>
                </w:rPr>
                <w:t xml:space="preserve">I certify the following under penalty of perjury, under the laws of the State of California: </w:t>
              </w:r>
            </w:ins>
          </w:p>
          <w:p w14:paraId="0D98F7D5" w14:textId="77777777" w:rsidR="00887569" w:rsidRPr="00887569" w:rsidRDefault="00887569" w:rsidP="00887569">
            <w:pPr>
              <w:pStyle w:val="Heading3"/>
              <w:keepLines w:val="0"/>
              <w:numPr>
                <w:ilvl w:val="0"/>
                <w:numId w:val="20"/>
              </w:numPr>
              <w:tabs>
                <w:tab w:val="left" w:pos="-2600"/>
              </w:tabs>
              <w:spacing w:before="0"/>
              <w:ind w:right="90"/>
              <w:rPr>
                <w:ins w:id="31" w:author="Shewmaker, Michael@Energy" w:date="2016-10-11T11:17:00Z"/>
                <w:rFonts w:asciiTheme="minorHAnsi" w:hAnsiTheme="minorHAnsi"/>
                <w:b w:val="0"/>
                <w:caps/>
                <w:color w:val="auto"/>
                <w:sz w:val="18"/>
                <w:szCs w:val="18"/>
                <w:rPrChange w:id="32" w:author="Shewmaker, Michael@Energy" w:date="2016-10-11T11:17:00Z">
                  <w:rPr>
                    <w:ins w:id="33" w:author="Shewmaker, Michael@Energy" w:date="2016-10-11T11:17:00Z"/>
                    <w:rFonts w:asciiTheme="minorHAnsi" w:hAnsiTheme="minorHAnsi"/>
                    <w:b w:val="0"/>
                    <w:caps/>
                    <w:color w:val="auto"/>
                    <w:sz w:val="18"/>
                    <w:szCs w:val="18"/>
                  </w:rPr>
                </w:rPrChange>
              </w:rPr>
            </w:pPr>
            <w:ins w:id="34" w:author="Shewmaker, Michael@Energy" w:date="2016-10-11T11:17:00Z">
              <w:r w:rsidRPr="00887569">
                <w:rPr>
                  <w:rFonts w:asciiTheme="minorHAnsi" w:hAnsiTheme="minorHAnsi"/>
                  <w:b w:val="0"/>
                  <w:color w:val="auto"/>
                  <w:sz w:val="18"/>
                  <w:szCs w:val="18"/>
                  <w:rPrChange w:id="35" w:author="Shewmaker, Michael@Energy" w:date="2016-10-11T11:17:00Z">
                    <w:rPr>
                      <w:rFonts w:asciiTheme="minorHAnsi" w:hAnsiTheme="minorHAnsi"/>
                      <w:b w:val="0"/>
                      <w:color w:val="auto"/>
                      <w:sz w:val="18"/>
                      <w:szCs w:val="18"/>
                    </w:rPr>
                  </w:rPrChange>
                </w:rPr>
                <w:t xml:space="preserve">The information provided on this Certificate of Installation is true and correct. </w:t>
              </w:r>
            </w:ins>
          </w:p>
          <w:p w14:paraId="40686BD6" w14:textId="77777777" w:rsidR="00887569" w:rsidRPr="00887569" w:rsidRDefault="00887569" w:rsidP="00887569">
            <w:pPr>
              <w:pStyle w:val="Heading3"/>
              <w:keepLines w:val="0"/>
              <w:numPr>
                <w:ilvl w:val="0"/>
                <w:numId w:val="20"/>
              </w:numPr>
              <w:tabs>
                <w:tab w:val="left" w:pos="-2600"/>
              </w:tabs>
              <w:spacing w:before="0"/>
              <w:ind w:right="90"/>
              <w:rPr>
                <w:ins w:id="36" w:author="Shewmaker, Michael@Energy" w:date="2016-10-11T11:17:00Z"/>
                <w:rFonts w:asciiTheme="minorHAnsi" w:hAnsiTheme="minorHAnsi"/>
                <w:b w:val="0"/>
                <w:caps/>
                <w:color w:val="auto"/>
                <w:sz w:val="18"/>
                <w:szCs w:val="22"/>
                <w:rPrChange w:id="37" w:author="Shewmaker, Michael@Energy" w:date="2016-10-11T11:17:00Z">
                  <w:rPr>
                    <w:ins w:id="38" w:author="Shewmaker, Michael@Energy" w:date="2016-10-11T11:17:00Z"/>
                    <w:rFonts w:asciiTheme="minorHAnsi" w:hAnsiTheme="minorHAnsi"/>
                    <w:b w:val="0"/>
                    <w:caps/>
                    <w:color w:val="auto"/>
                    <w:sz w:val="18"/>
                    <w:szCs w:val="22"/>
                  </w:rPr>
                </w:rPrChange>
              </w:rPr>
            </w:pPr>
            <w:ins w:id="39" w:author="Shewmaker, Michael@Energy" w:date="2016-10-11T11:17:00Z">
              <w:r w:rsidRPr="00887569">
                <w:rPr>
                  <w:rFonts w:asciiTheme="minorHAnsi" w:hAnsiTheme="minorHAnsi"/>
                  <w:b w:val="0"/>
                  <w:snapToGrid w:val="0"/>
                  <w:color w:val="auto"/>
                  <w:sz w:val="18"/>
                  <w:szCs w:val="18"/>
                  <w:rPrChange w:id="40" w:author="Shewmaker, Michael@Energy" w:date="2016-10-11T11:17:00Z">
                    <w:rPr>
                      <w:rFonts w:asciiTheme="minorHAnsi" w:hAnsiTheme="minorHAnsi"/>
                      <w:b w:val="0"/>
                      <w:snapToGrid w:val="0"/>
                      <w:color w:val="auto"/>
                      <w:sz w:val="18"/>
                      <w:szCs w:val="18"/>
                    </w:rPr>
                  </w:rPrChange>
                </w:rPr>
                <w:t xml:space="preserve">I am either: a) a responsible person eligible under Division 3 of the Business and Professions Code </w:t>
              </w:r>
              <w:r w:rsidRPr="00887569">
                <w:rPr>
                  <w:rFonts w:asciiTheme="minorHAnsi" w:hAnsiTheme="minorHAnsi"/>
                  <w:b w:val="0"/>
                  <w:color w:val="auto"/>
                  <w:sz w:val="18"/>
                  <w:szCs w:val="18"/>
                  <w:rPrChange w:id="41" w:author="Shewmaker, Michael@Energy" w:date="2016-10-11T11:17:00Z">
                    <w:rPr>
                      <w:rFonts w:asciiTheme="minorHAnsi" w:hAnsiTheme="minorHAnsi"/>
                      <w:b w:val="0"/>
                      <w:color w:val="auto"/>
                      <w:sz w:val="18"/>
                      <w:szCs w:val="18"/>
                    </w:rPr>
                  </w:rPrChange>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Change w:id="42" w:author="Shewmaker, Michael@Energy" w:date="2016-10-11T11:17:00Z">
                    <w:rPr>
                      <w:rFonts w:asciiTheme="minorHAnsi" w:hAnsiTheme="minorHAnsi"/>
                      <w:b w:val="0"/>
                      <w:snapToGrid w:val="0"/>
                      <w:color w:val="auto"/>
                      <w:sz w:val="18"/>
                      <w:szCs w:val="18"/>
                    </w:rPr>
                  </w:rPrChange>
                </w:rPr>
                <w:t xml:space="preserve">of features, materials, components, or manufactured devices </w:t>
              </w:r>
              <w:r w:rsidRPr="00887569">
                <w:rPr>
                  <w:rFonts w:asciiTheme="minorHAnsi" w:hAnsiTheme="minorHAnsi"/>
                  <w:b w:val="0"/>
                  <w:color w:val="auto"/>
                  <w:sz w:val="18"/>
                  <w:szCs w:val="18"/>
                  <w:rPrChange w:id="43" w:author="Shewmaker, Michael@Energy" w:date="2016-10-11T11:17:00Z">
                    <w:rPr>
                      <w:rFonts w:asciiTheme="minorHAnsi" w:hAnsiTheme="minorHAnsi"/>
                      <w:b w:val="0"/>
                      <w:color w:val="auto"/>
                      <w:sz w:val="18"/>
                      <w:szCs w:val="18"/>
                    </w:rPr>
                  </w:rPrChange>
                </w:rPr>
                <w:t xml:space="preserve">for the scope of work identified on this Certificate of Installation </w:t>
              </w:r>
              <w:r w:rsidRPr="00887569">
                <w:rPr>
                  <w:rFonts w:asciiTheme="minorHAnsi" w:hAnsiTheme="minorHAnsi"/>
                  <w:b w:val="0"/>
                  <w:snapToGrid w:val="0"/>
                  <w:color w:val="auto"/>
                  <w:sz w:val="18"/>
                  <w:szCs w:val="18"/>
                  <w:rPrChange w:id="44" w:author="Shewmaker, Michael@Energy" w:date="2016-10-11T11:17:00Z">
                    <w:rPr>
                      <w:rFonts w:asciiTheme="minorHAnsi" w:hAnsiTheme="minorHAnsi"/>
                      <w:b w:val="0"/>
                      <w:snapToGrid w:val="0"/>
                      <w:color w:val="auto"/>
                      <w:sz w:val="18"/>
                      <w:szCs w:val="18"/>
                    </w:rPr>
                  </w:rPrChange>
                </w:rPr>
                <w:t>and attest to the declarations in this statement</w:t>
              </w:r>
              <w:r w:rsidRPr="00887569">
                <w:rPr>
                  <w:rFonts w:asciiTheme="minorHAnsi" w:hAnsiTheme="minorHAnsi"/>
                  <w:b w:val="0"/>
                  <w:color w:val="auto"/>
                  <w:sz w:val="18"/>
                  <w:szCs w:val="18"/>
                  <w:rPrChange w:id="45" w:author="Shewmaker, Michael@Energy" w:date="2016-10-11T11:17:00Z">
                    <w:rPr>
                      <w:rFonts w:asciiTheme="minorHAnsi" w:hAnsiTheme="minorHAnsi"/>
                      <w:b w:val="0"/>
                      <w:color w:val="auto"/>
                      <w:sz w:val="18"/>
                      <w:szCs w:val="18"/>
                    </w:rPr>
                  </w:rPrChange>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Change w:id="46" w:author="Shewmaker, Michael@Energy" w:date="2016-10-11T11:17:00Z">
                    <w:rPr>
                      <w:rFonts w:asciiTheme="minorHAnsi" w:eastAsia="Calibri" w:hAnsiTheme="minorHAnsi"/>
                      <w:b w:val="0"/>
                      <w:color w:val="auto"/>
                      <w:sz w:val="18"/>
                      <w:szCs w:val="18"/>
                    </w:rPr>
                  </w:rPrChange>
                </w:rPr>
                <w:t>.</w:t>
              </w:r>
            </w:ins>
          </w:p>
          <w:p w14:paraId="00FDD932" w14:textId="77777777" w:rsidR="00887569" w:rsidRPr="00887569" w:rsidRDefault="00887569" w:rsidP="00887569">
            <w:pPr>
              <w:keepNext/>
              <w:numPr>
                <w:ilvl w:val="0"/>
                <w:numId w:val="20"/>
              </w:numPr>
              <w:autoSpaceDE w:val="0"/>
              <w:autoSpaceDN w:val="0"/>
              <w:adjustRightInd w:val="0"/>
              <w:ind w:right="90"/>
              <w:rPr>
                <w:ins w:id="47" w:author="Shewmaker, Michael@Energy" w:date="2016-10-11T11:17:00Z"/>
                <w:rFonts w:asciiTheme="minorHAnsi" w:hAnsiTheme="minorHAnsi"/>
                <w:sz w:val="18"/>
                <w:szCs w:val="18"/>
              </w:rPr>
            </w:pPr>
            <w:ins w:id="48" w:author="Shewmaker, Michael@Energy" w:date="2016-10-11T11:17:00Z">
              <w:r w:rsidRPr="0088756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ins>
          </w:p>
          <w:p w14:paraId="25820E96" w14:textId="77777777" w:rsidR="00887569" w:rsidRPr="00887569" w:rsidRDefault="00887569" w:rsidP="00887569">
            <w:pPr>
              <w:pStyle w:val="ListParagraph"/>
              <w:keepNext/>
              <w:numPr>
                <w:ilvl w:val="0"/>
                <w:numId w:val="20"/>
              </w:numPr>
              <w:autoSpaceDE w:val="0"/>
              <w:autoSpaceDN w:val="0"/>
              <w:adjustRightInd w:val="0"/>
              <w:rPr>
                <w:ins w:id="49" w:author="Shewmaker, Michael@Energy" w:date="2016-10-11T11:17:00Z"/>
                <w:rFonts w:asciiTheme="minorHAnsi" w:hAnsiTheme="minorHAnsi"/>
                <w:sz w:val="18"/>
                <w:rPrChange w:id="50" w:author="Shewmaker, Michael@Energy" w:date="2016-10-11T11:17:00Z">
                  <w:rPr>
                    <w:ins w:id="51" w:author="Shewmaker, Michael@Energy" w:date="2016-10-11T11:17:00Z"/>
                    <w:rFonts w:asciiTheme="minorHAnsi" w:hAnsiTheme="minorHAnsi"/>
                    <w:sz w:val="18"/>
                  </w:rPr>
                </w:rPrChange>
              </w:rPr>
            </w:pPr>
            <w:ins w:id="52" w:author="Shewmaker, Michael@Energy" w:date="2016-10-11T11:17:00Z">
              <w:r w:rsidRPr="00887569">
                <w:rPr>
                  <w:rFonts w:asciiTheme="minorHAnsi" w:hAnsiTheme="minorHAnsi"/>
                  <w:sz w:val="18"/>
                  <w:szCs w:val="18"/>
                </w:rPr>
                <w:t>I understand that a HERS rater will check the installation to verify compliance and if such checking determines the installation fails to comply, I am required to offer any necessary corrective action</w:t>
              </w:r>
              <w:r w:rsidRPr="00887569">
                <w:rPr>
                  <w:rFonts w:asciiTheme="minorHAnsi" w:hAnsiTheme="minorHAnsi"/>
                  <w:sz w:val="18"/>
                  <w:szCs w:val="18"/>
                  <w:rPrChange w:id="53" w:author="Shewmaker, Michael@Energy" w:date="2016-10-11T11:17:00Z">
                    <w:rPr>
                      <w:rFonts w:asciiTheme="minorHAnsi" w:hAnsiTheme="minorHAnsi"/>
                      <w:sz w:val="18"/>
                      <w:szCs w:val="18"/>
                    </w:rPr>
                  </w:rPrChange>
                </w:rPr>
                <w:t xml:space="preserve"> at no charge to the building owner.  </w:t>
              </w:r>
            </w:ins>
          </w:p>
          <w:p w14:paraId="126516F3" w14:textId="68A92419" w:rsidR="000D2D90" w:rsidRPr="00670C46" w:rsidRDefault="00887569" w:rsidP="00887569">
            <w:pPr>
              <w:keepNext/>
              <w:numPr>
                <w:ilvl w:val="0"/>
                <w:numId w:val="20"/>
              </w:numPr>
              <w:autoSpaceDE w:val="0"/>
              <w:autoSpaceDN w:val="0"/>
              <w:adjustRightInd w:val="0"/>
              <w:contextualSpacing/>
              <w:rPr>
                <w:rFonts w:asciiTheme="minorHAnsi" w:hAnsiTheme="minorHAnsi"/>
                <w:b/>
              </w:rPr>
            </w:pPr>
            <w:ins w:id="54" w:author="Shewmaker, Michael@Energy" w:date="2016-10-11T11:17:00Z">
              <w:r w:rsidRPr="0088756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0D2D90" w:rsidRPr="00670C46" w14:paraId="126516F7" w14:textId="77777777" w:rsidTr="0037193C">
        <w:tblPrEx>
          <w:tblCellMar>
            <w:left w:w="108" w:type="dxa"/>
            <w:right w:w="108" w:type="dxa"/>
          </w:tblCellMar>
        </w:tblPrEx>
        <w:trPr>
          <w:trHeight w:val="360"/>
        </w:trPr>
        <w:tc>
          <w:tcPr>
            <w:tcW w:w="5307" w:type="dxa"/>
            <w:gridSpan w:val="2"/>
          </w:tcPr>
          <w:p w14:paraId="126516F5"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4"/>
          </w:tcPr>
          <w:p w14:paraId="126516F6"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0D2D90" w:rsidRPr="00670C46" w14:paraId="126516FA" w14:textId="77777777" w:rsidTr="0037193C">
        <w:tblPrEx>
          <w:tblCellMar>
            <w:left w:w="108" w:type="dxa"/>
            <w:right w:w="108" w:type="dxa"/>
          </w:tblCellMar>
        </w:tblPrEx>
        <w:trPr>
          <w:trHeight w:val="360"/>
        </w:trPr>
        <w:tc>
          <w:tcPr>
            <w:tcW w:w="5307" w:type="dxa"/>
            <w:gridSpan w:val="2"/>
            <w:tcBorders>
              <w:top w:val="single" w:sz="4" w:space="0" w:color="auto"/>
              <w:left w:val="single" w:sz="4" w:space="0" w:color="auto"/>
              <w:bottom w:val="single" w:sz="4" w:space="0" w:color="auto"/>
              <w:right w:val="single" w:sz="4" w:space="0" w:color="auto"/>
            </w:tcBorders>
          </w:tcPr>
          <w:p w14:paraId="126516F8" w14:textId="785EBAB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4"/>
            <w:tcBorders>
              <w:top w:val="single" w:sz="4" w:space="0" w:color="auto"/>
              <w:left w:val="single" w:sz="4" w:space="0" w:color="auto"/>
              <w:bottom w:val="single" w:sz="4" w:space="0" w:color="auto"/>
              <w:right w:val="single" w:sz="4" w:space="0" w:color="auto"/>
            </w:tcBorders>
          </w:tcPr>
          <w:p w14:paraId="126516F9"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0D2D90" w:rsidRPr="00670C46" w14:paraId="126516FD" w14:textId="77777777" w:rsidTr="0037193C">
        <w:tblPrEx>
          <w:tblCellMar>
            <w:left w:w="108" w:type="dxa"/>
            <w:right w:w="108" w:type="dxa"/>
          </w:tblCellMar>
        </w:tblPrEx>
        <w:trPr>
          <w:trHeight w:val="360"/>
        </w:trPr>
        <w:tc>
          <w:tcPr>
            <w:tcW w:w="5307" w:type="dxa"/>
            <w:gridSpan w:val="2"/>
            <w:tcBorders>
              <w:top w:val="single" w:sz="4" w:space="0" w:color="auto"/>
              <w:left w:val="single" w:sz="4" w:space="0" w:color="auto"/>
              <w:bottom w:val="single" w:sz="4" w:space="0" w:color="auto"/>
              <w:right w:val="single" w:sz="4" w:space="0" w:color="auto"/>
            </w:tcBorders>
          </w:tcPr>
          <w:p w14:paraId="126516FB"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4"/>
            <w:tcBorders>
              <w:top w:val="single" w:sz="4" w:space="0" w:color="auto"/>
              <w:left w:val="single" w:sz="4" w:space="0" w:color="auto"/>
              <w:bottom w:val="single" w:sz="4" w:space="0" w:color="auto"/>
              <w:right w:val="single" w:sz="4" w:space="0" w:color="auto"/>
            </w:tcBorders>
          </w:tcPr>
          <w:p w14:paraId="126516FC"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0D2D90" w:rsidRPr="00670C46" w14:paraId="12651701" w14:textId="77777777" w:rsidTr="0037193C">
        <w:tblPrEx>
          <w:tblCellMar>
            <w:left w:w="108" w:type="dxa"/>
            <w:right w:w="108" w:type="dxa"/>
          </w:tblCellMar>
        </w:tblPrEx>
        <w:trPr>
          <w:trHeight w:val="360"/>
        </w:trPr>
        <w:tc>
          <w:tcPr>
            <w:tcW w:w="5307" w:type="dxa"/>
            <w:gridSpan w:val="2"/>
            <w:tcBorders>
              <w:top w:val="single" w:sz="4" w:space="0" w:color="auto"/>
              <w:left w:val="single" w:sz="4" w:space="0" w:color="auto"/>
              <w:bottom w:val="single" w:sz="4" w:space="0" w:color="auto"/>
              <w:right w:val="single" w:sz="4" w:space="0" w:color="auto"/>
            </w:tcBorders>
          </w:tcPr>
          <w:p w14:paraId="126516FE"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3"/>
            <w:tcBorders>
              <w:top w:val="single" w:sz="4" w:space="0" w:color="auto"/>
              <w:left w:val="single" w:sz="4" w:space="0" w:color="auto"/>
              <w:bottom w:val="single" w:sz="4" w:space="0" w:color="auto"/>
              <w:right w:val="single" w:sz="4" w:space="0" w:color="auto"/>
            </w:tcBorders>
          </w:tcPr>
          <w:p w14:paraId="126516FF" w14:textId="4F80A2A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
          <w:p w14:paraId="12651700"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0D2D90" w:rsidRPr="00670C46" w14:paraId="12651704" w14:textId="77777777" w:rsidTr="0037193C">
        <w:tblPrEx>
          <w:tblCellMar>
            <w:left w:w="108" w:type="dxa"/>
            <w:right w:w="108" w:type="dxa"/>
          </w:tblCellMar>
        </w:tblPrEx>
        <w:trPr>
          <w:trHeight w:val="360"/>
        </w:trPr>
        <w:tc>
          <w:tcPr>
            <w:tcW w:w="5307" w:type="dxa"/>
            <w:gridSpan w:val="2"/>
            <w:tcBorders>
              <w:top w:val="single" w:sz="4" w:space="0" w:color="auto"/>
              <w:left w:val="single" w:sz="4" w:space="0" w:color="auto"/>
              <w:bottom w:val="single" w:sz="4" w:space="0" w:color="auto"/>
              <w:right w:val="single" w:sz="4" w:space="0" w:color="auto"/>
            </w:tcBorders>
          </w:tcPr>
          <w:p w14:paraId="12651702"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4"/>
            <w:tcBorders>
              <w:top w:val="single" w:sz="4" w:space="0" w:color="auto"/>
              <w:left w:val="single" w:sz="4" w:space="0" w:color="auto"/>
              <w:bottom w:val="single" w:sz="4" w:space="0" w:color="auto"/>
              <w:right w:val="single" w:sz="4" w:space="0" w:color="auto"/>
            </w:tcBorders>
          </w:tcPr>
          <w:p w14:paraId="12651703"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705" w14:textId="77777777" w:rsidR="005B7081" w:rsidRDefault="005B7081" w:rsidP="00E1357E">
      <w:pPr>
        <w:pStyle w:val="BulletB1Number"/>
        <w:ind w:left="0" w:firstLine="0"/>
        <w:rPr>
          <w:rFonts w:asciiTheme="minorHAnsi" w:hAnsiTheme="minorHAnsi"/>
          <w:sz w:val="18"/>
          <w:szCs w:val="18"/>
        </w:rPr>
      </w:pPr>
    </w:p>
    <w:p w14:paraId="12651706" w14:textId="77777777" w:rsidR="005B7081" w:rsidRPr="006A17E5" w:rsidRDefault="005B7081" w:rsidP="00E1357E">
      <w:pPr>
        <w:pStyle w:val="BulletB1Number"/>
        <w:ind w:left="0" w:firstLine="0"/>
        <w:rPr>
          <w:rFonts w:asciiTheme="minorHAnsi" w:hAnsiTheme="minorHAnsi"/>
          <w:sz w:val="18"/>
          <w:szCs w:val="18"/>
        </w:rPr>
      </w:pPr>
    </w:p>
    <w:sectPr w:rsidR="005B7081" w:rsidRPr="006A17E5"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E6F234" w14:textId="77777777" w:rsidR="00C44F0C" w:rsidRDefault="00C44F0C" w:rsidP="00B65E2F">
      <w:r>
        <w:separator/>
      </w:r>
    </w:p>
  </w:endnote>
  <w:endnote w:type="continuationSeparator" w:id="0">
    <w:p w14:paraId="3E27DC5E" w14:textId="77777777" w:rsidR="00C44F0C" w:rsidRDefault="00C44F0C" w:rsidP="00B65E2F">
      <w:r>
        <w:continuationSeparator/>
      </w:r>
    </w:p>
  </w:endnote>
  <w:endnote w:type="continuationNotice" w:id="1">
    <w:p w14:paraId="4EC651C4" w14:textId="77777777" w:rsidR="00C44F0C" w:rsidRDefault="00C44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81377D" w14:textId="77777777" w:rsidR="00887569" w:rsidRDefault="008875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1E" w14:textId="77777777" w:rsidR="00C44F0C" w:rsidRPr="00977AE0" w:rsidRDefault="00C44F0C"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7DA868F9" w:rsidR="00C44F0C" w:rsidRPr="00977AE0" w:rsidRDefault="00C44F0C"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del w:id="24" w:author="Shewmaker, Michael@Energy" w:date="2016-10-11T11:17:00Z">
      <w:r w:rsidDel="00887569">
        <w:rPr>
          <w:rFonts w:asciiTheme="minorHAnsi" w:hAnsiTheme="minorHAnsi"/>
        </w:rPr>
        <w:delText xml:space="preserve">January </w:delText>
      </w:r>
    </w:del>
    <w:ins w:id="25" w:author="Shewmaker, Michael@Energy" w:date="2016-10-11T11:17:00Z">
      <w:r w:rsidR="00887569">
        <w:rPr>
          <w:rFonts w:asciiTheme="minorHAnsi" w:hAnsiTheme="minorHAnsi"/>
        </w:rPr>
        <w:t>October</w:t>
      </w:r>
      <w:r w:rsidR="00887569">
        <w:rPr>
          <w:rFonts w:asciiTheme="minorHAnsi" w:hAnsiTheme="minorHAnsi"/>
        </w:rPr>
        <w:t xml:space="preserve"> </w:t>
      </w:r>
    </w:ins>
    <w:r>
      <w:rPr>
        <w:rFonts w:asciiTheme="minorHAnsi" w:hAnsiTheme="minorHAnsi"/>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9FA2A" w14:textId="77777777" w:rsidR="00887569" w:rsidRDefault="0088756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9" w14:textId="70683E6C" w:rsidR="00C44F0C" w:rsidRPr="00977AE0" w:rsidRDefault="00C44F0C"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del w:id="26" w:author="Shewmaker, Michael@Energy" w:date="2016-10-11T11:17:00Z">
      <w:r w:rsidDel="00887569">
        <w:rPr>
          <w:rFonts w:asciiTheme="minorHAnsi" w:hAnsiTheme="minorHAnsi"/>
        </w:rPr>
        <w:delText xml:space="preserve">January </w:delText>
      </w:r>
    </w:del>
    <w:ins w:id="27" w:author="Shewmaker, Michael@Energy" w:date="2016-10-11T11:17:00Z">
      <w:r w:rsidR="00887569">
        <w:rPr>
          <w:rFonts w:asciiTheme="minorHAnsi" w:hAnsiTheme="minorHAnsi"/>
        </w:rPr>
        <w:t>October</w:t>
      </w:r>
      <w:bookmarkStart w:id="28" w:name="_GoBack"/>
      <w:bookmarkEnd w:id="28"/>
      <w:r w:rsidR="00887569">
        <w:rPr>
          <w:rFonts w:asciiTheme="minorHAnsi" w:hAnsiTheme="minorHAnsi"/>
        </w:rPr>
        <w:t xml:space="preserve"> </w:t>
      </w:r>
    </w:ins>
    <w:r>
      <w:rPr>
        <w:rFonts w:asciiTheme="minorHAnsi" w:hAnsiTheme="minorHAns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19CCF6" w14:textId="77777777" w:rsidR="00C44F0C" w:rsidRDefault="00C44F0C" w:rsidP="00B65E2F">
      <w:r>
        <w:separator/>
      </w:r>
    </w:p>
  </w:footnote>
  <w:footnote w:type="continuationSeparator" w:id="0">
    <w:p w14:paraId="6F795D74" w14:textId="77777777" w:rsidR="00C44F0C" w:rsidRDefault="00C44F0C" w:rsidP="00B65E2F">
      <w:r>
        <w:continuationSeparator/>
      </w:r>
    </w:p>
  </w:footnote>
  <w:footnote w:type="continuationNotice" w:id="1">
    <w:p w14:paraId="76167504" w14:textId="77777777" w:rsidR="00C44F0C" w:rsidRDefault="00C44F0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0B" w14:textId="77777777" w:rsidR="00C44F0C" w:rsidRDefault="00887569">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0C" w14:textId="730DF26E" w:rsidR="00C44F0C" w:rsidRPr="007770C5" w:rsidRDefault="00887569" w:rsidP="00670C46">
    <w:pPr>
      <w:suppressAutoHyphens/>
      <w:ind w:left="-90"/>
      <w:rPr>
        <w:rFonts w:ascii="Arial" w:hAnsi="Arial" w:cs="Arial"/>
        <w:sz w:val="14"/>
        <w:szCs w:val="14"/>
      </w:rPr>
    </w:pPr>
    <w:r>
      <w:rPr>
        <w:rFonts w:ascii="Arial" w:hAnsi="Arial" w:cs="Arial"/>
        <w:noProof/>
        <w:sz w:val="14"/>
        <w:szCs w:val="14"/>
      </w:rPr>
      <w:pict w14:anchorId="12651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44F0C" w:rsidRPr="007770C5">
      <w:rPr>
        <w:rFonts w:ascii="Arial" w:hAnsi="Arial" w:cs="Arial"/>
        <w:sz w:val="14"/>
        <w:szCs w:val="14"/>
      </w:rPr>
      <w:t>STATE OF CALIFORNIA</w:t>
    </w:r>
  </w:p>
  <w:p w14:paraId="1265170D" w14:textId="6B61F5A8" w:rsidR="00C44F0C" w:rsidRDefault="00C44F0C"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12651736" wp14:editId="396EA517">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1265170E" w14:textId="024D5F0A" w:rsidR="00C44F0C" w:rsidRPr="007770C5" w:rsidRDefault="00C44F0C" w:rsidP="00670C46">
    <w:pPr>
      <w:suppressAutoHyphens/>
      <w:ind w:left="-90"/>
      <w:rPr>
        <w:rFonts w:ascii="Arial" w:hAnsi="Arial" w:cs="Arial"/>
        <w:b/>
        <w:sz w:val="24"/>
        <w:szCs w:val="24"/>
      </w:rPr>
    </w:pPr>
    <w:r>
      <w:rPr>
        <w:rFonts w:ascii="Arial" w:hAnsi="Arial" w:cs="Arial"/>
        <w:b/>
        <w:sz w:val="24"/>
        <w:szCs w:val="24"/>
      </w:rPr>
      <w:t>ACCORDING TO TABLES 150.0-B OR C</w:t>
    </w:r>
  </w:p>
  <w:p w14:paraId="1265170F" w14:textId="1AB38A11" w:rsidR="00C44F0C" w:rsidRPr="007770C5" w:rsidRDefault="00C44F0C" w:rsidP="00670C46">
    <w:pPr>
      <w:suppressAutoHyphens/>
      <w:ind w:left="-90"/>
      <w:rPr>
        <w:rFonts w:ascii="Arial" w:hAnsi="Arial" w:cs="Arial"/>
        <w:sz w:val="14"/>
        <w:szCs w:val="14"/>
      </w:rPr>
    </w:pPr>
    <w:r>
      <w:rPr>
        <w:rFonts w:ascii="Arial" w:hAnsi="Arial" w:cs="Arial"/>
        <w:sz w:val="14"/>
        <w:szCs w:val="14"/>
      </w:rPr>
      <w:t>CEC-CF2R-MCH-28-H</w:t>
    </w:r>
    <w:r w:rsidRPr="007770C5">
      <w:rPr>
        <w:rFonts w:ascii="Arial" w:hAnsi="Arial" w:cs="Arial"/>
        <w:sz w:val="14"/>
        <w:szCs w:val="14"/>
      </w:rPr>
      <w:t xml:space="preserve"> (Revised </w:t>
    </w:r>
    <w:del w:id="22" w:author="Shewmaker, Michael@Energy" w:date="2016-10-11T11:17:00Z">
      <w:r w:rsidDel="00887569">
        <w:rPr>
          <w:rFonts w:ascii="Arial" w:hAnsi="Arial" w:cs="Arial"/>
          <w:sz w:val="14"/>
          <w:szCs w:val="14"/>
        </w:rPr>
        <w:delText>01</w:delText>
      </w:r>
    </w:del>
    <w:ins w:id="23" w:author="Shewmaker, Michael@Energy" w:date="2016-10-11T11:17:00Z">
      <w:r w:rsidR="00887569">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C44F0C" w:rsidRPr="00F85124" w14:paraId="12651712" w14:textId="77777777" w:rsidTr="00AB76BA">
      <w:trPr>
        <w:cantSplit/>
        <w:trHeight w:val="288"/>
      </w:trPr>
      <w:tc>
        <w:tcPr>
          <w:tcW w:w="3877" w:type="pct"/>
          <w:gridSpan w:val="2"/>
          <w:tcBorders>
            <w:bottom w:val="single" w:sz="4" w:space="0" w:color="auto"/>
            <w:right w:val="nil"/>
          </w:tcBorders>
          <w:vAlign w:val="center"/>
        </w:tcPr>
        <w:p w14:paraId="12651710" w14:textId="77777777" w:rsidR="00C44F0C" w:rsidRPr="00671E47" w:rsidRDefault="00C44F0C" w:rsidP="00B04C6F">
          <w:pPr>
            <w:pStyle w:val="Style17"/>
            <w:rPr>
              <w:b/>
              <w:color w:val="auto"/>
              <w:sz w:val="20"/>
              <w:szCs w:val="20"/>
            </w:rPr>
          </w:pPr>
          <w:r w:rsidRPr="00671E47">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12651711" w14:textId="77777777" w:rsidR="00C44F0C" w:rsidRPr="00671E47" w:rsidRDefault="00C44F0C" w:rsidP="00CE0E4C">
          <w:pPr>
            <w:pStyle w:val="Style18"/>
            <w:rPr>
              <w:b/>
              <w:color w:val="auto"/>
              <w:sz w:val="20"/>
              <w:szCs w:val="20"/>
            </w:rPr>
          </w:pPr>
          <w:r w:rsidRPr="00671E47">
            <w:rPr>
              <w:color w:val="auto"/>
              <w:sz w:val="20"/>
              <w:szCs w:val="20"/>
            </w:rPr>
            <w:t>CF2R-MCH-28-H</w:t>
          </w:r>
        </w:p>
      </w:tc>
    </w:tr>
    <w:tr w:rsidR="00C44F0C" w:rsidRPr="00F85124" w14:paraId="12651714" w14:textId="77777777" w:rsidTr="00AB76BA">
      <w:trPr>
        <w:cantSplit/>
        <w:trHeight w:val="288"/>
      </w:trPr>
      <w:tc>
        <w:tcPr>
          <w:tcW w:w="5000" w:type="pct"/>
          <w:gridSpan w:val="3"/>
        </w:tcPr>
        <w:p w14:paraId="12651713" w14:textId="58BCACB5" w:rsidR="00C44F0C" w:rsidRPr="00AB76BA" w:rsidRDefault="00C44F0C"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887569" w:rsidRPr="00887569">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sidR="00887569">
            <w:fldChar w:fldCharType="begin"/>
          </w:r>
          <w:r w:rsidR="00887569">
            <w:instrText xml:space="preserve"> SECTIONPAGES   \* MERGEFORMAT </w:instrText>
          </w:r>
          <w:r w:rsidR="00887569">
            <w:fldChar w:fldCharType="separate"/>
          </w:r>
          <w:r w:rsidR="00887569" w:rsidRPr="00887569">
            <w:rPr>
              <w:rFonts w:asciiTheme="minorHAnsi" w:hAnsiTheme="minorHAnsi"/>
              <w:noProof/>
            </w:rPr>
            <w:t>2</w:t>
          </w:r>
          <w:r w:rsidR="00887569">
            <w:rPr>
              <w:rFonts w:asciiTheme="minorHAnsi" w:hAnsiTheme="minorHAnsi"/>
              <w:noProof/>
            </w:rPr>
            <w:fldChar w:fldCharType="end"/>
          </w:r>
          <w:r w:rsidRPr="00AB76BA">
            <w:rPr>
              <w:rFonts w:asciiTheme="minorHAnsi" w:hAnsiTheme="minorHAnsi"/>
              <w:bCs/>
            </w:rPr>
            <w:t>)</w:t>
          </w:r>
        </w:p>
      </w:tc>
    </w:tr>
    <w:tr w:rsidR="00C44F0C" w:rsidRPr="00F85124" w14:paraId="12651718" w14:textId="77777777" w:rsidTr="00AB76BA">
      <w:trPr>
        <w:cantSplit/>
        <w:trHeight w:val="288"/>
      </w:trPr>
      <w:tc>
        <w:tcPr>
          <w:tcW w:w="0" w:type="auto"/>
        </w:tcPr>
        <w:p w14:paraId="12651715" w14:textId="77777777" w:rsidR="00C44F0C" w:rsidRPr="00F85124" w:rsidRDefault="00C44F0C" w:rsidP="00B04C6F">
          <w:pPr>
            <w:pStyle w:val="Style20"/>
          </w:pPr>
          <w:r w:rsidRPr="00F85124">
            <w:t>Project Name:</w:t>
          </w:r>
        </w:p>
      </w:tc>
      <w:tc>
        <w:tcPr>
          <w:tcW w:w="1516" w:type="pct"/>
        </w:tcPr>
        <w:p w14:paraId="12651716" w14:textId="77777777" w:rsidR="00C44F0C" w:rsidRPr="00F85124" w:rsidRDefault="00C44F0C" w:rsidP="00B04C6F">
          <w:pPr>
            <w:pStyle w:val="Style20"/>
          </w:pPr>
          <w:r w:rsidRPr="00F85124">
            <w:t>Enforcement Agency:</w:t>
          </w:r>
        </w:p>
      </w:tc>
      <w:tc>
        <w:tcPr>
          <w:tcW w:w="1123" w:type="pct"/>
        </w:tcPr>
        <w:p w14:paraId="12651717" w14:textId="77777777" w:rsidR="00C44F0C" w:rsidRPr="00F85124" w:rsidRDefault="00C44F0C" w:rsidP="00B04C6F">
          <w:pPr>
            <w:pStyle w:val="Style20"/>
          </w:pPr>
          <w:r w:rsidRPr="00F85124">
            <w:t>Permit Number:</w:t>
          </w:r>
        </w:p>
      </w:tc>
    </w:tr>
    <w:tr w:rsidR="00C44F0C" w:rsidRPr="00F85124" w14:paraId="1265171C" w14:textId="77777777" w:rsidTr="00AB76BA">
      <w:trPr>
        <w:cantSplit/>
        <w:trHeight w:val="288"/>
      </w:trPr>
      <w:tc>
        <w:tcPr>
          <w:tcW w:w="0" w:type="auto"/>
        </w:tcPr>
        <w:p w14:paraId="12651719" w14:textId="77777777" w:rsidR="00C44F0C" w:rsidRPr="00F85124" w:rsidRDefault="00C44F0C" w:rsidP="00B04C6F">
          <w:pPr>
            <w:pStyle w:val="Style20"/>
            <w:rPr>
              <w:vertAlign w:val="superscript"/>
            </w:rPr>
          </w:pPr>
          <w:r w:rsidRPr="00F85124">
            <w:t>Dwelling Address:</w:t>
          </w:r>
        </w:p>
      </w:tc>
      <w:tc>
        <w:tcPr>
          <w:tcW w:w="1516" w:type="pct"/>
        </w:tcPr>
        <w:p w14:paraId="1265171A" w14:textId="5C5BFF5F" w:rsidR="00C44F0C" w:rsidRPr="00F85124" w:rsidRDefault="00C44F0C" w:rsidP="00B04C6F">
          <w:pPr>
            <w:pStyle w:val="Style20"/>
            <w:rPr>
              <w:vertAlign w:val="superscript"/>
            </w:rPr>
          </w:pPr>
          <w:r w:rsidRPr="00F85124">
            <w:t>City</w:t>
          </w:r>
          <w:r>
            <w:t>:</w:t>
          </w:r>
        </w:p>
      </w:tc>
      <w:tc>
        <w:tcPr>
          <w:tcW w:w="1123" w:type="pct"/>
        </w:tcPr>
        <w:p w14:paraId="1265171B" w14:textId="5060CB8F" w:rsidR="00C44F0C" w:rsidRPr="00F85124" w:rsidRDefault="00C44F0C" w:rsidP="00B04C6F">
          <w:pPr>
            <w:pStyle w:val="Style20"/>
            <w:rPr>
              <w:vertAlign w:val="superscript"/>
            </w:rPr>
          </w:pPr>
          <w:r w:rsidRPr="00F85124">
            <w:t>Zip Code</w:t>
          </w:r>
          <w:r>
            <w:t>:</w:t>
          </w:r>
        </w:p>
      </w:tc>
    </w:tr>
  </w:tbl>
  <w:p w14:paraId="1265171D" w14:textId="77777777" w:rsidR="00C44F0C" w:rsidRPr="0052278E" w:rsidRDefault="00C44F0C" w:rsidP="00AB76BA">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0" w14:textId="77777777" w:rsidR="00C44F0C" w:rsidRDefault="00887569">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1" w14:textId="77777777" w:rsidR="00C44F0C" w:rsidRDefault="00887569">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2" w14:textId="77777777" w:rsidR="00C44F0C" w:rsidRDefault="00887569">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44F0C"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44F0C" w:rsidRPr="00671E47" w:rsidRDefault="00C44F0C"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77777777" w:rsidR="00C44F0C" w:rsidRPr="00671E47" w:rsidRDefault="00C44F0C" w:rsidP="00CE0E4C">
          <w:pPr>
            <w:pStyle w:val="Style18"/>
            <w:rPr>
              <w:b/>
              <w:color w:val="auto"/>
              <w:sz w:val="20"/>
              <w:szCs w:val="20"/>
            </w:rPr>
          </w:pPr>
          <w:r w:rsidRPr="00671E47">
            <w:rPr>
              <w:color w:val="auto"/>
              <w:sz w:val="20"/>
              <w:szCs w:val="20"/>
            </w:rPr>
            <w:t>CF2R-MCH-28-H</w:t>
          </w:r>
        </w:p>
      </w:tc>
    </w:tr>
    <w:tr w:rsidR="00C44F0C" w:rsidRPr="00F85124" w14:paraId="12651727" w14:textId="77777777" w:rsidTr="00AB76BA">
      <w:trPr>
        <w:cantSplit/>
        <w:trHeight w:val="288"/>
      </w:trPr>
      <w:tc>
        <w:tcPr>
          <w:tcW w:w="5000" w:type="pct"/>
          <w:gridSpan w:val="2"/>
        </w:tcPr>
        <w:p w14:paraId="12651726" w14:textId="27C5271B" w:rsidR="00C44F0C" w:rsidRPr="00AB76BA" w:rsidRDefault="00C44F0C"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887569" w:rsidRPr="00887569">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sidR="00887569">
            <w:fldChar w:fldCharType="begin"/>
          </w:r>
          <w:r w:rsidR="00887569">
            <w:instrText xml:space="preserve"> SECTIONPAGES   \* MERGEFORMAT </w:instrText>
          </w:r>
          <w:r w:rsidR="00887569">
            <w:fldChar w:fldCharType="separate"/>
          </w:r>
          <w:r w:rsidR="00887569" w:rsidRPr="00887569">
            <w:rPr>
              <w:rFonts w:asciiTheme="minorHAnsi" w:hAnsiTheme="minorHAnsi"/>
              <w:noProof/>
            </w:rPr>
            <w:t>1</w:t>
          </w:r>
          <w:r w:rsidR="00887569">
            <w:rPr>
              <w:rFonts w:asciiTheme="minorHAnsi" w:hAnsiTheme="minorHAnsi"/>
              <w:noProof/>
            </w:rPr>
            <w:fldChar w:fldCharType="end"/>
          </w:r>
          <w:r w:rsidRPr="00AB76BA">
            <w:rPr>
              <w:rFonts w:asciiTheme="minorHAnsi" w:hAnsiTheme="minorHAnsi"/>
              <w:bCs/>
            </w:rPr>
            <w:t>)</w:t>
          </w:r>
        </w:p>
      </w:tc>
    </w:tr>
  </w:tbl>
  <w:p w14:paraId="12651728" w14:textId="77777777" w:rsidR="00C44F0C" w:rsidRPr="0052278E" w:rsidRDefault="00C44F0C" w:rsidP="00AB76BA">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A" w14:textId="77777777" w:rsidR="00C44F0C" w:rsidRDefault="00887569">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B" w14:textId="77777777" w:rsidR="00C44F0C" w:rsidRDefault="00887569">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C" w14:textId="77777777" w:rsidR="00C44F0C" w:rsidRDefault="00887569">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44F0C"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44F0C" w:rsidRPr="00671E47" w:rsidRDefault="00C44F0C"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77777777" w:rsidR="00C44F0C" w:rsidRPr="00671E47" w:rsidRDefault="00C44F0C" w:rsidP="00CE0E4C">
          <w:pPr>
            <w:pStyle w:val="Style18"/>
            <w:rPr>
              <w:b/>
              <w:color w:val="auto"/>
              <w:sz w:val="20"/>
              <w:szCs w:val="20"/>
            </w:rPr>
          </w:pPr>
          <w:r w:rsidRPr="00671E47">
            <w:rPr>
              <w:color w:val="auto"/>
              <w:sz w:val="20"/>
              <w:szCs w:val="20"/>
            </w:rPr>
            <w:t>CF2R-MCH-28-H</w:t>
          </w:r>
        </w:p>
      </w:tc>
    </w:tr>
    <w:tr w:rsidR="00C44F0C" w:rsidRPr="00F85124" w14:paraId="12651731" w14:textId="77777777" w:rsidTr="00AB76BA">
      <w:trPr>
        <w:cantSplit/>
        <w:trHeight w:val="288"/>
      </w:trPr>
      <w:tc>
        <w:tcPr>
          <w:tcW w:w="5000" w:type="pct"/>
          <w:gridSpan w:val="2"/>
        </w:tcPr>
        <w:p w14:paraId="12651730" w14:textId="28C7FD89" w:rsidR="00C44F0C" w:rsidRPr="00AB76BA" w:rsidRDefault="00C44F0C"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887569" w:rsidRPr="00887569">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sidR="00887569">
            <w:fldChar w:fldCharType="begin"/>
          </w:r>
          <w:r w:rsidR="00887569">
            <w:instrText xml:space="preserve"> SECTIONPAGES   \* MERGEFORMAT </w:instrText>
          </w:r>
          <w:r w:rsidR="00887569">
            <w:fldChar w:fldCharType="separate"/>
          </w:r>
          <w:r w:rsidR="00887569" w:rsidRPr="00887569">
            <w:rPr>
              <w:rFonts w:asciiTheme="minorHAnsi" w:hAnsiTheme="minorHAnsi"/>
              <w:noProof/>
            </w:rPr>
            <w:t>2</w:t>
          </w:r>
          <w:r w:rsidR="00887569">
            <w:rPr>
              <w:rFonts w:asciiTheme="minorHAnsi" w:hAnsiTheme="minorHAnsi"/>
              <w:noProof/>
            </w:rPr>
            <w:fldChar w:fldCharType="end"/>
          </w:r>
          <w:r w:rsidRPr="00AB76BA">
            <w:rPr>
              <w:rFonts w:asciiTheme="minorHAnsi" w:hAnsiTheme="minorHAnsi"/>
              <w:bCs/>
            </w:rPr>
            <w:t>)</w:t>
          </w:r>
        </w:p>
      </w:tc>
    </w:tr>
  </w:tbl>
  <w:p w14:paraId="12651732" w14:textId="77777777" w:rsidR="00C44F0C" w:rsidRPr="0052278E" w:rsidRDefault="00C44F0C" w:rsidP="00AB76BA">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33" w14:textId="77777777" w:rsidR="00C44F0C" w:rsidRDefault="00887569">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7"/>
  </w:num>
  <w:num w:numId="3">
    <w:abstractNumId w:val="8"/>
  </w:num>
  <w:num w:numId="4">
    <w:abstractNumId w:val="15"/>
  </w:num>
  <w:num w:numId="5">
    <w:abstractNumId w:val="4"/>
  </w:num>
  <w:num w:numId="6">
    <w:abstractNumId w:val="11"/>
  </w:num>
  <w:num w:numId="7">
    <w:abstractNumId w:val="18"/>
  </w:num>
  <w:num w:numId="8">
    <w:abstractNumId w:val="3"/>
  </w:num>
  <w:num w:numId="9">
    <w:abstractNumId w:val="16"/>
  </w:num>
  <w:num w:numId="10">
    <w:abstractNumId w:val="5"/>
  </w:num>
  <w:num w:numId="11">
    <w:abstractNumId w:val="10"/>
  </w:num>
  <w:num w:numId="12">
    <w:abstractNumId w:val="0"/>
  </w:num>
  <w:num w:numId="13">
    <w:abstractNumId w:val="2"/>
  </w:num>
  <w:num w:numId="14">
    <w:abstractNumId w:val="12"/>
  </w:num>
  <w:num w:numId="15">
    <w:abstractNumId w:val="13"/>
  </w:num>
  <w:num w:numId="16">
    <w:abstractNumId w:val="14"/>
  </w:num>
  <w:num w:numId="17">
    <w:abstractNumId w:val="9"/>
  </w:num>
  <w:num w:numId="18">
    <w:abstractNumId w:val="1"/>
  </w:num>
  <w:num w:numId="19">
    <w:abstractNumId w:val="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trackRevisions/>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4F"/>
    <w:rsid w:val="00016C86"/>
    <w:rsid w:val="00041B8D"/>
    <w:rsid w:val="000628C5"/>
    <w:rsid w:val="000A52E7"/>
    <w:rsid w:val="000D2D90"/>
    <w:rsid w:val="000D4D6A"/>
    <w:rsid w:val="000D63AA"/>
    <w:rsid w:val="000E4FF3"/>
    <w:rsid w:val="000F0AC1"/>
    <w:rsid w:val="0014476C"/>
    <w:rsid w:val="00150B30"/>
    <w:rsid w:val="001667CD"/>
    <w:rsid w:val="00187E4F"/>
    <w:rsid w:val="001C2BA3"/>
    <w:rsid w:val="001D49F8"/>
    <w:rsid w:val="001D6EF8"/>
    <w:rsid w:val="0020623D"/>
    <w:rsid w:val="002121FC"/>
    <w:rsid w:val="00225A07"/>
    <w:rsid w:val="00225CB8"/>
    <w:rsid w:val="00227D73"/>
    <w:rsid w:val="002767A0"/>
    <w:rsid w:val="00276ED7"/>
    <w:rsid w:val="00282CAD"/>
    <w:rsid w:val="00295549"/>
    <w:rsid w:val="002A2D8C"/>
    <w:rsid w:val="002B65B8"/>
    <w:rsid w:val="002D56FC"/>
    <w:rsid w:val="002E0F88"/>
    <w:rsid w:val="00341A77"/>
    <w:rsid w:val="003536D2"/>
    <w:rsid w:val="00360188"/>
    <w:rsid w:val="0037193C"/>
    <w:rsid w:val="00382CAC"/>
    <w:rsid w:val="003B0366"/>
    <w:rsid w:val="003B0843"/>
    <w:rsid w:val="003F2A7C"/>
    <w:rsid w:val="00416B5A"/>
    <w:rsid w:val="00421F16"/>
    <w:rsid w:val="0042628D"/>
    <w:rsid w:val="0043697D"/>
    <w:rsid w:val="004576AF"/>
    <w:rsid w:val="004627ED"/>
    <w:rsid w:val="004A42B1"/>
    <w:rsid w:val="004A7F6B"/>
    <w:rsid w:val="004C3219"/>
    <w:rsid w:val="004D3276"/>
    <w:rsid w:val="004D4054"/>
    <w:rsid w:val="004F74DC"/>
    <w:rsid w:val="00541D86"/>
    <w:rsid w:val="005478DA"/>
    <w:rsid w:val="00553A52"/>
    <w:rsid w:val="0055558D"/>
    <w:rsid w:val="00557DAB"/>
    <w:rsid w:val="005A47BD"/>
    <w:rsid w:val="005A6219"/>
    <w:rsid w:val="005B7081"/>
    <w:rsid w:val="005C007B"/>
    <w:rsid w:val="005D3745"/>
    <w:rsid w:val="005F14CE"/>
    <w:rsid w:val="0062080B"/>
    <w:rsid w:val="006529CD"/>
    <w:rsid w:val="00670217"/>
    <w:rsid w:val="006704D6"/>
    <w:rsid w:val="00670C46"/>
    <w:rsid w:val="00671E47"/>
    <w:rsid w:val="0069199E"/>
    <w:rsid w:val="006A17E5"/>
    <w:rsid w:val="006B1266"/>
    <w:rsid w:val="006D04E4"/>
    <w:rsid w:val="006F5151"/>
    <w:rsid w:val="00704CA4"/>
    <w:rsid w:val="007076AC"/>
    <w:rsid w:val="0074027E"/>
    <w:rsid w:val="007A33FD"/>
    <w:rsid w:val="007A6192"/>
    <w:rsid w:val="007C6E2B"/>
    <w:rsid w:val="007D60AD"/>
    <w:rsid w:val="007E5DFE"/>
    <w:rsid w:val="007E7F96"/>
    <w:rsid w:val="00804636"/>
    <w:rsid w:val="00810A49"/>
    <w:rsid w:val="00887569"/>
    <w:rsid w:val="008B7C86"/>
    <w:rsid w:val="008C24AF"/>
    <w:rsid w:val="008C3C19"/>
    <w:rsid w:val="008E7E8F"/>
    <w:rsid w:val="00914896"/>
    <w:rsid w:val="0094627A"/>
    <w:rsid w:val="00952356"/>
    <w:rsid w:val="00966A5B"/>
    <w:rsid w:val="00977AE0"/>
    <w:rsid w:val="009919A3"/>
    <w:rsid w:val="009B304F"/>
    <w:rsid w:val="009B5180"/>
    <w:rsid w:val="009D05D2"/>
    <w:rsid w:val="009D69DF"/>
    <w:rsid w:val="009E6E03"/>
    <w:rsid w:val="009F6F8A"/>
    <w:rsid w:val="00A16FB7"/>
    <w:rsid w:val="00A3339B"/>
    <w:rsid w:val="00A532B6"/>
    <w:rsid w:val="00A561FE"/>
    <w:rsid w:val="00A609FB"/>
    <w:rsid w:val="00A66AF2"/>
    <w:rsid w:val="00A7576C"/>
    <w:rsid w:val="00AB76BA"/>
    <w:rsid w:val="00AE3D6A"/>
    <w:rsid w:val="00AF3556"/>
    <w:rsid w:val="00AF5DA3"/>
    <w:rsid w:val="00B04C6F"/>
    <w:rsid w:val="00B07094"/>
    <w:rsid w:val="00B07C92"/>
    <w:rsid w:val="00B3715D"/>
    <w:rsid w:val="00B41818"/>
    <w:rsid w:val="00B61ACD"/>
    <w:rsid w:val="00B64C90"/>
    <w:rsid w:val="00B65E2F"/>
    <w:rsid w:val="00B81906"/>
    <w:rsid w:val="00B871B8"/>
    <w:rsid w:val="00B931FE"/>
    <w:rsid w:val="00BA6971"/>
    <w:rsid w:val="00BE75C8"/>
    <w:rsid w:val="00BF554C"/>
    <w:rsid w:val="00C20A2D"/>
    <w:rsid w:val="00C21306"/>
    <w:rsid w:val="00C2524A"/>
    <w:rsid w:val="00C373B7"/>
    <w:rsid w:val="00C44F0C"/>
    <w:rsid w:val="00C60F94"/>
    <w:rsid w:val="00C903AC"/>
    <w:rsid w:val="00CC3CF3"/>
    <w:rsid w:val="00CE0E4C"/>
    <w:rsid w:val="00CF1A52"/>
    <w:rsid w:val="00D15AE2"/>
    <w:rsid w:val="00D316A9"/>
    <w:rsid w:val="00D338EC"/>
    <w:rsid w:val="00D41A78"/>
    <w:rsid w:val="00D44634"/>
    <w:rsid w:val="00D52C7D"/>
    <w:rsid w:val="00D654B2"/>
    <w:rsid w:val="00D85D5B"/>
    <w:rsid w:val="00DD23B2"/>
    <w:rsid w:val="00DD6900"/>
    <w:rsid w:val="00DF3942"/>
    <w:rsid w:val="00E04B4E"/>
    <w:rsid w:val="00E11A14"/>
    <w:rsid w:val="00E1357E"/>
    <w:rsid w:val="00E33F7C"/>
    <w:rsid w:val="00E43ABC"/>
    <w:rsid w:val="00E61CEE"/>
    <w:rsid w:val="00E82B6B"/>
    <w:rsid w:val="00EC4298"/>
    <w:rsid w:val="00ED7D68"/>
    <w:rsid w:val="00F13E77"/>
    <w:rsid w:val="00F418AD"/>
    <w:rsid w:val="00F75582"/>
    <w:rsid w:val="00F7603A"/>
    <w:rsid w:val="00F7764F"/>
    <w:rsid w:val="00F90C52"/>
    <w:rsid w:val="00FC185D"/>
    <w:rsid w:val="00FD02F9"/>
    <w:rsid w:val="00FD408A"/>
    <w:rsid w:val="00FF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65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6C4912-92D4-4D74-8BEF-967A59D33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9</cp:revision>
  <dcterms:created xsi:type="dcterms:W3CDTF">2015-06-19T17:36:00Z</dcterms:created>
  <dcterms:modified xsi:type="dcterms:W3CDTF">2016-10-11T18:18:00Z</dcterms:modified>
</cp:coreProperties>
</file>