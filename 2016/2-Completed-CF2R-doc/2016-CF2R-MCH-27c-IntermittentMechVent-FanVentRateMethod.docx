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6"/>
      </w:tblGrid>
      <w:tr w:rsidR="00045AF9" w:rsidRPr="0055507E" w14:paraId="6BDC3766" w14:textId="77777777">
        <w:tc>
          <w:tcPr>
            <w:tcW w:w="5000" w:type="pct"/>
          </w:tcPr>
          <w:p w14:paraId="6BDC3765" w14:textId="77777777" w:rsidR="00CA4EEF" w:rsidRPr="0055507E" w:rsidRDefault="00045AF9">
            <w:pPr>
              <w:widowControl w:val="0"/>
              <w:autoSpaceDE w:val="0"/>
              <w:autoSpaceDN w:val="0"/>
              <w:adjustRightInd w:val="0"/>
              <w:rPr>
                <w:rStyle w:val="Emphasis"/>
                <w:b/>
              </w:rPr>
            </w:pPr>
            <w:r w:rsidRPr="0055507E">
              <w:rPr>
                <w:rFonts w:asciiTheme="minorHAnsi" w:hAnsiTheme="minorHAnsi" w:cs="font78"/>
                <w:sz w:val="18"/>
                <w:szCs w:val="18"/>
              </w:rPr>
              <w:t xml:space="preserve">Title 24, Part 6, Section 150.0(o) </w:t>
            </w:r>
            <w:r w:rsidRPr="0055507E">
              <w:rPr>
                <w:rFonts w:asciiTheme="minorHAnsi" w:hAnsiTheme="minorHAnsi" w:cs="font78"/>
                <w:b/>
                <w:bCs/>
                <w:sz w:val="18"/>
                <w:szCs w:val="18"/>
              </w:rPr>
              <w:t xml:space="preserve">Ventilation for Indoor Air Quality. </w:t>
            </w:r>
            <w:r w:rsidRPr="0055507E">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55507E">
              <w:rPr>
                <w:rStyle w:val="Emphasis"/>
                <w:rFonts w:asciiTheme="minorHAnsi" w:hAnsiTheme="minorHAnsi"/>
                <w:b/>
                <w:sz w:val="18"/>
                <w:szCs w:val="18"/>
              </w:rPr>
              <w:t xml:space="preserve">Equation and table numbering on this </w:t>
            </w:r>
            <w:r w:rsidR="002B0063" w:rsidRPr="0055507E">
              <w:rPr>
                <w:rStyle w:val="Emphasis"/>
                <w:rFonts w:asciiTheme="minorHAnsi" w:hAnsiTheme="minorHAnsi"/>
                <w:b/>
                <w:sz w:val="18"/>
                <w:szCs w:val="18"/>
              </w:rPr>
              <w:t xml:space="preserve">form </w:t>
            </w:r>
            <w:r w:rsidRPr="0055507E">
              <w:rPr>
                <w:rStyle w:val="Emphasis"/>
                <w:rFonts w:asciiTheme="minorHAnsi" w:hAnsiTheme="minorHAnsi"/>
                <w:b/>
                <w:sz w:val="18"/>
                <w:szCs w:val="18"/>
              </w:rPr>
              <w:t>corresponds to the numbering for that information in the published ANSI/ASHRAE Standard 62.2-2010.</w:t>
            </w:r>
          </w:p>
        </w:tc>
      </w:tr>
    </w:tbl>
    <w:p w14:paraId="6BDC3767" w14:textId="77777777" w:rsidR="00CA4EEF" w:rsidRPr="004B6CDB" w:rsidRDefault="00CA4EEF" w:rsidP="004B6CD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0E5F2E" w:rsidRPr="00D2491C" w14:paraId="6BDC3769" w14:textId="77777777" w:rsidTr="005E36C9">
        <w:tc>
          <w:tcPr>
            <w:tcW w:w="11016" w:type="dxa"/>
            <w:gridSpan w:val="3"/>
          </w:tcPr>
          <w:p w14:paraId="6BDC3768" w14:textId="77777777" w:rsidR="000E5F2E" w:rsidRPr="00F5715E" w:rsidRDefault="000E5F2E" w:rsidP="005E36C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B6CDB">
              <w:rPr>
                <w:rFonts w:asciiTheme="minorHAnsi" w:hAnsiTheme="minorHAnsi"/>
                <w:b/>
                <w:szCs w:val="18"/>
              </w:rPr>
              <w:t>A. Dwelling Mechanical Ventilation - General Information</w:t>
            </w:r>
          </w:p>
        </w:tc>
      </w:tr>
      <w:tr w:rsidR="000E5F2E" w:rsidRPr="00D2491C" w14:paraId="6BDC376D" w14:textId="77777777" w:rsidTr="00BD42CE">
        <w:trPr>
          <w:trHeight w:val="158"/>
        </w:trPr>
        <w:tc>
          <w:tcPr>
            <w:tcW w:w="634" w:type="dxa"/>
            <w:vAlign w:val="center"/>
          </w:tcPr>
          <w:p w14:paraId="6BDC376A" w14:textId="77777777" w:rsidR="000E5F2E" w:rsidRPr="00F5715E" w:rsidRDefault="000E5F2E" w:rsidP="005E36C9">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6BDC376B" w14:textId="7EDB2868" w:rsidR="000E5F2E" w:rsidRPr="00F5715E" w:rsidRDefault="000E5F2E" w:rsidP="00BF6AAF">
            <w:pPr>
              <w:rPr>
                <w:rFonts w:asciiTheme="minorHAnsi" w:hAnsiTheme="minorHAnsi"/>
                <w:sz w:val="18"/>
                <w:szCs w:val="18"/>
              </w:rPr>
            </w:pPr>
            <w:r>
              <w:rPr>
                <w:rFonts w:asciiTheme="minorHAnsi" w:hAnsiTheme="minorHAnsi"/>
                <w:sz w:val="18"/>
                <w:szCs w:val="18"/>
              </w:rPr>
              <w:t xml:space="preserve">Dwelling </w:t>
            </w:r>
            <w:r w:rsidR="00BF6AAF">
              <w:rPr>
                <w:rFonts w:asciiTheme="minorHAnsi" w:hAnsiTheme="minorHAnsi"/>
                <w:sz w:val="18"/>
                <w:szCs w:val="18"/>
              </w:rPr>
              <w:t>U</w:t>
            </w:r>
            <w:r>
              <w:rPr>
                <w:rFonts w:asciiTheme="minorHAnsi" w:hAnsiTheme="minorHAnsi"/>
                <w:sz w:val="18"/>
                <w:szCs w:val="18"/>
              </w:rPr>
              <w:t xml:space="preserve">nit </w:t>
            </w:r>
            <w:r w:rsidR="00BF6AAF">
              <w:rPr>
                <w:rFonts w:asciiTheme="minorHAnsi" w:hAnsiTheme="minorHAnsi"/>
                <w:sz w:val="18"/>
                <w:szCs w:val="18"/>
              </w:rPr>
              <w:t>N</w:t>
            </w:r>
            <w:r>
              <w:rPr>
                <w:rFonts w:asciiTheme="minorHAnsi" w:hAnsiTheme="minorHAnsi"/>
                <w:sz w:val="18"/>
                <w:szCs w:val="18"/>
              </w:rPr>
              <w:t>ame</w:t>
            </w:r>
          </w:p>
        </w:tc>
        <w:tc>
          <w:tcPr>
            <w:tcW w:w="5688" w:type="dxa"/>
          </w:tcPr>
          <w:p w14:paraId="6BDC376C" w14:textId="77777777" w:rsidR="000E5F2E" w:rsidRPr="00F5715E" w:rsidRDefault="000E5F2E" w:rsidP="005E36C9">
            <w:pPr>
              <w:rPr>
                <w:rFonts w:asciiTheme="minorHAnsi" w:hAnsiTheme="minorHAnsi"/>
                <w:sz w:val="18"/>
                <w:szCs w:val="18"/>
              </w:rPr>
            </w:pPr>
          </w:p>
        </w:tc>
      </w:tr>
      <w:tr w:rsidR="000E5F2E" w:rsidRPr="00D2491C" w14:paraId="6BDC3771" w14:textId="77777777" w:rsidTr="00BD42CE">
        <w:trPr>
          <w:trHeight w:val="158"/>
        </w:trPr>
        <w:tc>
          <w:tcPr>
            <w:tcW w:w="634" w:type="dxa"/>
            <w:vAlign w:val="center"/>
          </w:tcPr>
          <w:p w14:paraId="6BDC376E"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6BDC376F" w14:textId="38AA0EC6" w:rsidR="000E5F2E" w:rsidRPr="00F5715E" w:rsidRDefault="000E5F2E" w:rsidP="005E36C9">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6BDC3770" w14:textId="77777777" w:rsidR="000E5F2E" w:rsidRPr="00F5715E" w:rsidRDefault="000E5F2E" w:rsidP="005E36C9">
            <w:pPr>
              <w:rPr>
                <w:rFonts w:asciiTheme="minorHAnsi" w:hAnsiTheme="minorHAnsi"/>
                <w:sz w:val="18"/>
                <w:szCs w:val="18"/>
              </w:rPr>
            </w:pPr>
          </w:p>
        </w:tc>
      </w:tr>
      <w:tr w:rsidR="000E5F2E" w:rsidRPr="00D2491C" w14:paraId="6BDC3775" w14:textId="77777777" w:rsidTr="00BD42CE">
        <w:trPr>
          <w:trHeight w:val="158"/>
        </w:trPr>
        <w:tc>
          <w:tcPr>
            <w:tcW w:w="634" w:type="dxa"/>
            <w:vAlign w:val="center"/>
          </w:tcPr>
          <w:p w14:paraId="6BDC3772"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6BDC3773" w14:textId="6F059878" w:rsidR="000E5F2E" w:rsidRPr="00F5715E" w:rsidRDefault="000E5F2E" w:rsidP="00BF6AAF">
            <w:pPr>
              <w:rPr>
                <w:rFonts w:asciiTheme="minorHAnsi" w:hAnsiTheme="minorHAnsi"/>
                <w:sz w:val="18"/>
                <w:szCs w:val="18"/>
              </w:rPr>
            </w:pPr>
            <w:r w:rsidRPr="00F5715E">
              <w:rPr>
                <w:rFonts w:asciiTheme="minorHAnsi" w:hAnsiTheme="minorHAnsi"/>
                <w:sz w:val="18"/>
                <w:szCs w:val="18"/>
              </w:rPr>
              <w:t xml:space="preserve">Project </w:t>
            </w:r>
            <w:r w:rsidR="00BF6AAF">
              <w:rPr>
                <w:rFonts w:asciiTheme="minorHAnsi" w:hAnsiTheme="minorHAnsi"/>
                <w:sz w:val="18"/>
                <w:szCs w:val="18"/>
              </w:rPr>
              <w:t>S</w:t>
            </w:r>
            <w:r w:rsidRPr="00F5715E">
              <w:rPr>
                <w:rFonts w:asciiTheme="minorHAnsi" w:hAnsiTheme="minorHAnsi"/>
                <w:sz w:val="18"/>
                <w:szCs w:val="18"/>
              </w:rPr>
              <w:t>cope</w:t>
            </w:r>
          </w:p>
        </w:tc>
        <w:tc>
          <w:tcPr>
            <w:tcW w:w="5688" w:type="dxa"/>
          </w:tcPr>
          <w:p w14:paraId="6BDC3774" w14:textId="77777777" w:rsidR="000E5F2E" w:rsidRPr="00F5715E" w:rsidRDefault="000E5F2E" w:rsidP="005E36C9">
            <w:pPr>
              <w:rPr>
                <w:rFonts w:asciiTheme="minorHAnsi" w:hAnsiTheme="minorHAnsi"/>
                <w:sz w:val="18"/>
                <w:szCs w:val="18"/>
              </w:rPr>
            </w:pPr>
          </w:p>
        </w:tc>
      </w:tr>
      <w:tr w:rsidR="000E5F2E" w:rsidRPr="00D2491C" w14:paraId="6BDC377A" w14:textId="77777777" w:rsidTr="00BD42CE">
        <w:trPr>
          <w:trHeight w:val="158"/>
        </w:trPr>
        <w:tc>
          <w:tcPr>
            <w:tcW w:w="634" w:type="dxa"/>
            <w:vAlign w:val="center"/>
          </w:tcPr>
          <w:p w14:paraId="6BDC3776"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6BDC3777" w14:textId="44B72BEE" w:rsidR="000E5F2E" w:rsidRDefault="00FD7EB8" w:rsidP="005E36C9">
            <w:pPr>
              <w:rPr>
                <w:rFonts w:asciiTheme="minorHAnsi" w:hAnsiTheme="minorHAnsi"/>
                <w:sz w:val="18"/>
                <w:szCs w:val="18"/>
              </w:rPr>
            </w:pPr>
            <w:r>
              <w:rPr>
                <w:rFonts w:asciiTheme="minorHAnsi" w:hAnsiTheme="minorHAnsi"/>
                <w:sz w:val="18"/>
                <w:szCs w:val="18"/>
              </w:rPr>
              <w:t xml:space="preserve">Total </w:t>
            </w:r>
            <w:r w:rsidR="000E5F2E" w:rsidRPr="00F5715E">
              <w:rPr>
                <w:rFonts w:asciiTheme="minorHAnsi" w:hAnsiTheme="minorHAnsi"/>
                <w:sz w:val="18"/>
                <w:szCs w:val="18"/>
              </w:rPr>
              <w:t xml:space="preserve">Conditioned </w:t>
            </w:r>
            <w:r w:rsidR="00BF6AAF">
              <w:rPr>
                <w:rFonts w:asciiTheme="minorHAnsi" w:hAnsiTheme="minorHAnsi"/>
                <w:sz w:val="18"/>
                <w:szCs w:val="18"/>
              </w:rPr>
              <w:t>F</w:t>
            </w:r>
            <w:r w:rsidR="000E5F2E" w:rsidRPr="00F5715E">
              <w:rPr>
                <w:rFonts w:asciiTheme="minorHAnsi" w:hAnsiTheme="minorHAnsi"/>
                <w:sz w:val="18"/>
                <w:szCs w:val="18"/>
              </w:rPr>
              <w:t xml:space="preserve">loor </w:t>
            </w:r>
            <w:r w:rsidR="00BF6AAF">
              <w:rPr>
                <w:rFonts w:asciiTheme="minorHAnsi" w:hAnsiTheme="minorHAnsi"/>
                <w:sz w:val="18"/>
                <w:szCs w:val="18"/>
              </w:rPr>
              <w:t>A</w:t>
            </w:r>
            <w:r w:rsidR="000E5F2E" w:rsidRPr="00F5715E">
              <w:rPr>
                <w:rFonts w:asciiTheme="minorHAnsi" w:hAnsiTheme="minorHAnsi"/>
                <w:sz w:val="18"/>
                <w:szCs w:val="18"/>
              </w:rPr>
              <w:t xml:space="preserve">rea of </w:t>
            </w:r>
            <w:r w:rsidR="00BF6AAF">
              <w:rPr>
                <w:rFonts w:asciiTheme="minorHAnsi" w:hAnsiTheme="minorHAnsi"/>
                <w:sz w:val="18"/>
                <w:szCs w:val="18"/>
              </w:rPr>
              <w:t>D</w:t>
            </w:r>
            <w:r w:rsidR="000E5F2E" w:rsidRPr="00F5715E">
              <w:rPr>
                <w:rFonts w:asciiTheme="minorHAnsi" w:hAnsiTheme="minorHAnsi"/>
                <w:sz w:val="18"/>
                <w:szCs w:val="18"/>
              </w:rPr>
              <w:t xml:space="preserve">welling </w:t>
            </w:r>
            <w:r w:rsidR="00BF6AAF">
              <w:rPr>
                <w:rFonts w:asciiTheme="minorHAnsi" w:hAnsiTheme="minorHAnsi"/>
                <w:sz w:val="18"/>
                <w:szCs w:val="18"/>
              </w:rPr>
              <w:t>U</w:t>
            </w:r>
            <w:r w:rsidR="000E5F2E" w:rsidRPr="00F5715E">
              <w:rPr>
                <w:rFonts w:asciiTheme="minorHAnsi" w:hAnsiTheme="minorHAnsi"/>
                <w:sz w:val="18"/>
                <w:szCs w:val="18"/>
              </w:rPr>
              <w:t>nit</w:t>
            </w:r>
          </w:p>
          <w:p w14:paraId="6BDC3778" w14:textId="77777777" w:rsidR="000E5F2E" w:rsidRPr="00F5715E" w:rsidRDefault="000E5F2E" w:rsidP="005E36C9">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6BDC3779" w14:textId="77777777" w:rsidR="000E5F2E" w:rsidRPr="00F5715E" w:rsidRDefault="000E5F2E" w:rsidP="005E36C9">
            <w:pPr>
              <w:rPr>
                <w:rFonts w:asciiTheme="minorHAnsi" w:hAnsiTheme="minorHAnsi"/>
                <w:sz w:val="18"/>
                <w:szCs w:val="18"/>
              </w:rPr>
            </w:pPr>
          </w:p>
        </w:tc>
      </w:tr>
      <w:tr w:rsidR="000E5F2E" w:rsidRPr="00D2491C" w14:paraId="6BDC377F" w14:textId="77777777" w:rsidTr="00BD42CE">
        <w:trPr>
          <w:trHeight w:val="158"/>
        </w:trPr>
        <w:tc>
          <w:tcPr>
            <w:tcW w:w="634" w:type="dxa"/>
            <w:vAlign w:val="center"/>
          </w:tcPr>
          <w:p w14:paraId="6BDC377B"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6BDC377C" w14:textId="421D185C" w:rsidR="000E5F2E" w:rsidRDefault="000E5F2E" w:rsidP="005E36C9">
            <w:pPr>
              <w:rPr>
                <w:rFonts w:asciiTheme="minorHAnsi" w:hAnsiTheme="minorHAnsi"/>
                <w:sz w:val="18"/>
                <w:szCs w:val="18"/>
              </w:rPr>
            </w:pPr>
            <w:r w:rsidRPr="00F5715E">
              <w:rPr>
                <w:rFonts w:asciiTheme="minorHAnsi" w:hAnsiTheme="minorHAnsi"/>
                <w:sz w:val="18"/>
                <w:szCs w:val="18"/>
              </w:rPr>
              <w:t xml:space="preserve">Number of </w:t>
            </w:r>
            <w:r w:rsidR="00BF6AAF">
              <w:rPr>
                <w:rFonts w:asciiTheme="minorHAnsi" w:hAnsiTheme="minorHAnsi"/>
                <w:sz w:val="18"/>
                <w:szCs w:val="18"/>
              </w:rPr>
              <w:t>B</w:t>
            </w:r>
            <w:r w:rsidRPr="00F5715E">
              <w:rPr>
                <w:rFonts w:asciiTheme="minorHAnsi" w:hAnsiTheme="minorHAnsi"/>
                <w:sz w:val="18"/>
                <w:szCs w:val="18"/>
              </w:rPr>
              <w:t xml:space="preserve">edrooms in </w:t>
            </w:r>
            <w:r w:rsidR="00BF6AAF">
              <w:rPr>
                <w:rFonts w:asciiTheme="minorHAnsi" w:hAnsiTheme="minorHAnsi"/>
                <w:sz w:val="18"/>
                <w:szCs w:val="18"/>
              </w:rPr>
              <w:t>D</w:t>
            </w:r>
            <w:r w:rsidRPr="00F5715E">
              <w:rPr>
                <w:rFonts w:asciiTheme="minorHAnsi" w:hAnsiTheme="minorHAnsi"/>
                <w:sz w:val="18"/>
                <w:szCs w:val="18"/>
              </w:rPr>
              <w:t xml:space="preserve">welling </w:t>
            </w:r>
            <w:r w:rsidR="00BF6AAF">
              <w:rPr>
                <w:rFonts w:asciiTheme="minorHAnsi" w:hAnsiTheme="minorHAnsi"/>
                <w:sz w:val="18"/>
                <w:szCs w:val="18"/>
              </w:rPr>
              <w:t>U</w:t>
            </w:r>
            <w:r w:rsidRPr="00F5715E">
              <w:rPr>
                <w:rFonts w:asciiTheme="minorHAnsi" w:hAnsiTheme="minorHAnsi"/>
                <w:sz w:val="18"/>
                <w:szCs w:val="18"/>
              </w:rPr>
              <w:t>nit</w:t>
            </w:r>
          </w:p>
          <w:p w14:paraId="6BDC377D" w14:textId="77777777" w:rsidR="000E5F2E" w:rsidRPr="00F5715E" w:rsidRDefault="002563C6" w:rsidP="005E36C9">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6BDC377E" w14:textId="77777777" w:rsidR="000E5F2E" w:rsidRPr="00F5715E" w:rsidRDefault="000E5F2E" w:rsidP="005E36C9">
            <w:pPr>
              <w:rPr>
                <w:rFonts w:asciiTheme="minorHAnsi" w:hAnsiTheme="minorHAnsi"/>
                <w:sz w:val="18"/>
                <w:szCs w:val="18"/>
              </w:rPr>
            </w:pPr>
          </w:p>
        </w:tc>
      </w:tr>
      <w:tr w:rsidR="000E5F2E" w:rsidRPr="00D2491C" w14:paraId="6BDC3783" w14:textId="77777777" w:rsidTr="00BD42CE">
        <w:trPr>
          <w:trHeight w:val="158"/>
        </w:trPr>
        <w:tc>
          <w:tcPr>
            <w:tcW w:w="634" w:type="dxa"/>
            <w:vAlign w:val="center"/>
          </w:tcPr>
          <w:p w14:paraId="6BDC3780"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6BDC3781" w14:textId="713C6586" w:rsidR="000E5F2E" w:rsidRPr="00F5715E" w:rsidRDefault="000E5F2E" w:rsidP="005E36C9">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6BDC3782" w14:textId="77777777" w:rsidR="000E5F2E" w:rsidRPr="00F5715E" w:rsidRDefault="000E5F2E" w:rsidP="005E36C9">
            <w:pPr>
              <w:rPr>
                <w:rFonts w:asciiTheme="minorHAnsi" w:hAnsiTheme="minorHAnsi"/>
                <w:sz w:val="18"/>
                <w:szCs w:val="18"/>
              </w:rPr>
            </w:pPr>
          </w:p>
        </w:tc>
      </w:tr>
      <w:tr w:rsidR="000E5F2E" w:rsidRPr="00D2491C" w14:paraId="6BDC3787" w14:textId="77777777" w:rsidTr="00BD42CE">
        <w:trPr>
          <w:trHeight w:val="158"/>
        </w:trPr>
        <w:tc>
          <w:tcPr>
            <w:tcW w:w="634" w:type="dxa"/>
            <w:vAlign w:val="center"/>
          </w:tcPr>
          <w:p w14:paraId="6BDC3784"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6BDC3785" w14:textId="77D585D9" w:rsidR="000E5F2E" w:rsidRPr="00F5715E" w:rsidRDefault="000E5F2E" w:rsidP="005E36C9">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6BDC3786" w14:textId="77777777" w:rsidR="000E5F2E" w:rsidRPr="00F5715E" w:rsidRDefault="000E5F2E" w:rsidP="005E36C9">
            <w:pPr>
              <w:rPr>
                <w:rFonts w:asciiTheme="minorHAnsi" w:hAnsiTheme="minorHAnsi"/>
                <w:sz w:val="18"/>
                <w:szCs w:val="18"/>
              </w:rPr>
            </w:pPr>
          </w:p>
        </w:tc>
      </w:tr>
      <w:tr w:rsidR="000E5F2E" w:rsidRPr="00D2491C" w14:paraId="6BDC378B" w14:textId="77777777" w:rsidTr="00BD42CE">
        <w:trPr>
          <w:trHeight w:val="158"/>
        </w:trPr>
        <w:tc>
          <w:tcPr>
            <w:tcW w:w="634" w:type="dxa"/>
            <w:vAlign w:val="center"/>
          </w:tcPr>
          <w:p w14:paraId="6BDC3788"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6BDC3789" w14:textId="37445693" w:rsidR="000E5F2E" w:rsidRPr="00F5715E" w:rsidRDefault="000E5F2E" w:rsidP="005E36C9">
            <w:pPr>
              <w:rPr>
                <w:rFonts w:asciiTheme="minorHAnsi" w:hAnsiTheme="minorHAnsi"/>
                <w:sz w:val="18"/>
                <w:szCs w:val="18"/>
              </w:rPr>
            </w:pPr>
            <w:r>
              <w:rPr>
                <w:rFonts w:asciiTheme="minorHAnsi" w:hAnsiTheme="minorHAnsi"/>
                <w:sz w:val="18"/>
                <w:szCs w:val="18"/>
              </w:rPr>
              <w:t>Whole</w:t>
            </w:r>
            <w:r w:rsidR="00BF6AAF">
              <w:rPr>
                <w:rFonts w:asciiTheme="minorHAnsi" w:hAnsiTheme="minorHAnsi"/>
                <w:sz w:val="18"/>
                <w:szCs w:val="18"/>
              </w:rPr>
              <w:t>-</w:t>
            </w:r>
            <w:r>
              <w:rPr>
                <w:rFonts w:asciiTheme="minorHAnsi" w:hAnsiTheme="minorHAnsi"/>
                <w:sz w:val="18"/>
                <w:szCs w:val="18"/>
              </w:rPr>
              <w:t>Building Ventilation System Type</w:t>
            </w:r>
          </w:p>
        </w:tc>
        <w:tc>
          <w:tcPr>
            <w:tcW w:w="5688" w:type="dxa"/>
          </w:tcPr>
          <w:p w14:paraId="6BDC378A" w14:textId="77777777" w:rsidR="000E5F2E" w:rsidRPr="00F5715E" w:rsidRDefault="000E5F2E" w:rsidP="005E36C9">
            <w:pPr>
              <w:rPr>
                <w:rFonts w:asciiTheme="minorHAnsi" w:hAnsiTheme="minorHAnsi"/>
                <w:sz w:val="18"/>
                <w:szCs w:val="18"/>
              </w:rPr>
            </w:pPr>
          </w:p>
        </w:tc>
      </w:tr>
    </w:tbl>
    <w:p w14:paraId="6BDC378D" w14:textId="77777777" w:rsidR="000E5F2E" w:rsidRPr="004B6CDB" w:rsidRDefault="000E5F2E" w:rsidP="000E5F2E">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0E5F2E" w:rsidRPr="0055507E" w14:paraId="6BDC378F" w14:textId="77777777" w:rsidTr="005E36C9">
        <w:tc>
          <w:tcPr>
            <w:tcW w:w="11016" w:type="dxa"/>
          </w:tcPr>
          <w:p w14:paraId="6BDC378E" w14:textId="5D2B7D2B" w:rsidR="000E5F2E" w:rsidRPr="004B6CDB" w:rsidRDefault="004B6CDB" w:rsidP="005E36C9">
            <w:pPr>
              <w:rPr>
                <w:rFonts w:asciiTheme="minorHAnsi" w:hAnsiTheme="minorHAnsi"/>
                <w:szCs w:val="18"/>
              </w:rPr>
            </w:pPr>
            <w:r w:rsidRPr="004B6CDB">
              <w:rPr>
                <w:rFonts w:asciiTheme="minorHAnsi" w:hAnsiTheme="minorHAnsi"/>
                <w:b/>
                <w:szCs w:val="18"/>
              </w:rPr>
              <w:t>MCH-</w:t>
            </w:r>
            <w:r w:rsidR="000E5F2E" w:rsidRPr="004B6CDB">
              <w:rPr>
                <w:rFonts w:asciiTheme="minorHAnsi" w:hAnsiTheme="minorHAnsi"/>
                <w:b/>
                <w:szCs w:val="18"/>
              </w:rPr>
              <w:t>27c - Intermittent Ventilation Airflow - Fan Vent</w:t>
            </w:r>
            <w:ins w:id="0" w:author="Shewmaker, Michael@Energy" w:date="2016-03-29T15:44:00Z">
              <w:r w:rsidR="00B96870">
                <w:rPr>
                  <w:rFonts w:asciiTheme="minorHAnsi" w:hAnsiTheme="minorHAnsi"/>
                  <w:b/>
                  <w:szCs w:val="18"/>
                </w:rPr>
                <w:t>ilation</w:t>
              </w:r>
            </w:ins>
            <w:r w:rsidR="000E5F2E" w:rsidRPr="004B6CDB">
              <w:rPr>
                <w:rFonts w:asciiTheme="minorHAnsi" w:hAnsiTheme="minorHAnsi"/>
                <w:b/>
                <w:szCs w:val="18"/>
              </w:rPr>
              <w:t xml:space="preserve"> Rate Method</w:t>
            </w:r>
          </w:p>
        </w:tc>
      </w:tr>
    </w:tbl>
    <w:p w14:paraId="6BDC3790" w14:textId="77777777" w:rsidR="000E5F2E" w:rsidRPr="004B6CDB" w:rsidRDefault="000E5F2E" w:rsidP="000E5F2E">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98"/>
        <w:gridCol w:w="5688"/>
      </w:tblGrid>
      <w:tr w:rsidR="000E5F2E" w:rsidRPr="0055507E" w14:paraId="6BDC3794" w14:textId="77777777" w:rsidTr="005E36C9">
        <w:tc>
          <w:tcPr>
            <w:tcW w:w="11016" w:type="dxa"/>
            <w:gridSpan w:val="3"/>
          </w:tcPr>
          <w:p w14:paraId="6BDC3792" w14:textId="77777777" w:rsidR="00BF6AAF" w:rsidRDefault="000E5F2E" w:rsidP="005E36C9">
            <w:pPr>
              <w:rPr>
                <w:rFonts w:asciiTheme="minorHAnsi" w:hAnsiTheme="minorHAnsi"/>
                <w:b/>
                <w:sz w:val="18"/>
                <w:szCs w:val="18"/>
              </w:rPr>
            </w:pPr>
            <w:r w:rsidRPr="004B6CDB">
              <w:rPr>
                <w:rFonts w:asciiTheme="minorHAnsi" w:hAnsiTheme="minorHAnsi"/>
                <w:b/>
                <w:szCs w:val="18"/>
              </w:rPr>
              <w:t>B. Whole-Building Continuous Ventilation - Fan Ventilation Rate Method</w:t>
            </w:r>
          </w:p>
          <w:p w14:paraId="6BDC3793" w14:textId="77777777" w:rsidR="000E5F2E" w:rsidRPr="0055507E" w:rsidRDefault="000E5F2E" w:rsidP="005E36C9">
            <w:pPr>
              <w:rPr>
                <w:rFonts w:asciiTheme="minorHAnsi" w:hAnsiTheme="minorHAnsi"/>
                <w:sz w:val="18"/>
                <w:szCs w:val="18"/>
              </w:rPr>
            </w:pPr>
            <w:r w:rsidRPr="0055507E">
              <w:rPr>
                <w:rFonts w:asciiTheme="minorHAnsi" w:hAnsiTheme="minorHAnsi"/>
                <w:sz w:val="18"/>
                <w:szCs w:val="18"/>
              </w:rPr>
              <w:t xml:space="preserve">A mechanical supply system, exhaust system, or combination thereof shall provide whole-building ventilation with outdoor air each hour at no less than the rate in 62.2 </w:t>
            </w:r>
            <w:proofErr w:type="gramStart"/>
            <w:r w:rsidRPr="0055507E">
              <w:rPr>
                <w:rFonts w:asciiTheme="minorHAnsi" w:hAnsiTheme="minorHAnsi"/>
                <w:sz w:val="18"/>
                <w:szCs w:val="18"/>
              </w:rPr>
              <w:t>equation</w:t>
            </w:r>
            <w:proofErr w:type="gramEnd"/>
            <w:r w:rsidRPr="0055507E">
              <w:rPr>
                <w:rFonts w:asciiTheme="minorHAnsi" w:hAnsiTheme="minorHAnsi"/>
                <w:sz w:val="18"/>
                <w:szCs w:val="18"/>
              </w:rPr>
              <w:t xml:space="preserve"> 4.1a. </w:t>
            </w:r>
          </w:p>
        </w:tc>
      </w:tr>
      <w:tr w:rsidR="000E5F2E" w:rsidRPr="0055507E" w14:paraId="6BDC3798" w14:textId="77777777" w:rsidTr="00BD42CE">
        <w:trPr>
          <w:trHeight w:val="158"/>
        </w:trPr>
        <w:tc>
          <w:tcPr>
            <w:tcW w:w="630" w:type="dxa"/>
            <w:vAlign w:val="center"/>
          </w:tcPr>
          <w:p w14:paraId="6BDC3795" w14:textId="77777777" w:rsidR="000E5F2E" w:rsidRPr="0055507E" w:rsidRDefault="000E5F2E" w:rsidP="005E36C9">
            <w:pPr>
              <w:jc w:val="center"/>
              <w:rPr>
                <w:rFonts w:asciiTheme="minorHAnsi" w:hAnsiTheme="minorHAnsi"/>
                <w:sz w:val="18"/>
                <w:szCs w:val="18"/>
              </w:rPr>
            </w:pPr>
            <w:r w:rsidRPr="0055507E">
              <w:rPr>
                <w:rFonts w:asciiTheme="minorHAnsi" w:hAnsiTheme="minorHAnsi"/>
                <w:sz w:val="18"/>
                <w:szCs w:val="18"/>
              </w:rPr>
              <w:t>01</w:t>
            </w:r>
          </w:p>
        </w:tc>
        <w:tc>
          <w:tcPr>
            <w:tcW w:w="4698" w:type="dxa"/>
            <w:vAlign w:val="center"/>
          </w:tcPr>
          <w:p w14:paraId="6BDC3796" w14:textId="53BA278F" w:rsidR="000E5F2E" w:rsidRPr="0055507E" w:rsidRDefault="000E5F2E" w:rsidP="005E36C9">
            <w:pPr>
              <w:rPr>
                <w:rFonts w:asciiTheme="minorHAnsi" w:hAnsiTheme="minorHAnsi"/>
                <w:sz w:val="18"/>
                <w:szCs w:val="18"/>
              </w:rPr>
            </w:pPr>
            <w:r w:rsidRPr="0055507E">
              <w:rPr>
                <w:rFonts w:asciiTheme="minorHAnsi" w:hAnsiTheme="minorHAnsi"/>
                <w:sz w:val="18"/>
                <w:szCs w:val="18"/>
              </w:rPr>
              <w:t>Required Continuous Whole-Building Ventilation Rate (</w:t>
            </w:r>
            <w:proofErr w:type="spellStart"/>
            <w:r w:rsidRPr="0055507E">
              <w:rPr>
                <w:rFonts w:asciiTheme="minorHAnsi" w:hAnsiTheme="minorHAnsi"/>
                <w:sz w:val="18"/>
                <w:szCs w:val="18"/>
              </w:rPr>
              <w:t>Q</w:t>
            </w:r>
            <w:r w:rsidRPr="0055507E">
              <w:rPr>
                <w:rFonts w:asciiTheme="minorHAnsi" w:hAnsiTheme="minorHAnsi"/>
                <w:sz w:val="18"/>
                <w:szCs w:val="18"/>
                <w:vertAlign w:val="subscript"/>
              </w:rPr>
              <w:t>fan</w:t>
            </w:r>
            <w:proofErr w:type="spellEnd"/>
            <w:r w:rsidRPr="0055507E">
              <w:rPr>
                <w:rFonts w:asciiTheme="minorHAnsi" w:hAnsiTheme="minorHAnsi"/>
                <w:sz w:val="18"/>
                <w:szCs w:val="18"/>
              </w:rPr>
              <w:t>)</w:t>
            </w:r>
          </w:p>
        </w:tc>
        <w:tc>
          <w:tcPr>
            <w:tcW w:w="5688" w:type="dxa"/>
          </w:tcPr>
          <w:p w14:paraId="6BDC3797" w14:textId="77777777" w:rsidR="000E5F2E" w:rsidRPr="0055507E" w:rsidRDefault="000E5F2E" w:rsidP="005E36C9">
            <w:pPr>
              <w:rPr>
                <w:rFonts w:asciiTheme="minorHAnsi" w:hAnsiTheme="minorHAnsi"/>
                <w:sz w:val="18"/>
                <w:szCs w:val="18"/>
              </w:rPr>
            </w:pPr>
          </w:p>
        </w:tc>
      </w:tr>
    </w:tbl>
    <w:p w14:paraId="6BDC3799" w14:textId="77777777" w:rsidR="000E5F2E" w:rsidRPr="004B6CDB" w:rsidRDefault="000E5F2E" w:rsidP="000E5F2E">
      <w:pPr>
        <w:rPr>
          <w:rFonts w:asciiTheme="minorHAnsi" w:hAnsiTheme="minorHAnsi"/>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738"/>
        <w:gridCol w:w="5687"/>
      </w:tblGrid>
      <w:tr w:rsidR="000E5F2E" w:rsidRPr="0055507E" w14:paraId="6BDC379C" w14:textId="77777777" w:rsidTr="005E36C9">
        <w:tc>
          <w:tcPr>
            <w:tcW w:w="11015" w:type="dxa"/>
            <w:gridSpan w:val="3"/>
            <w:vAlign w:val="center"/>
          </w:tcPr>
          <w:p w14:paraId="6BDC379A" w14:textId="77777777" w:rsidR="00BF6AAF" w:rsidRDefault="000E5F2E" w:rsidP="00691E9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B6CDB">
              <w:rPr>
                <w:rFonts w:asciiTheme="minorHAnsi" w:hAnsiTheme="minorHAnsi"/>
                <w:b/>
                <w:szCs w:val="18"/>
              </w:rPr>
              <w:t>C. Intermittent Ventilation</w:t>
            </w:r>
          </w:p>
          <w:p w14:paraId="6BDC379B" w14:textId="77777777" w:rsidR="000E5F2E" w:rsidRPr="0055507E" w:rsidRDefault="000E5F2E" w:rsidP="00691E9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The effective ventilation rate of an </w:t>
            </w:r>
            <w:r w:rsidRPr="0055507E">
              <w:rPr>
                <w:rFonts w:asciiTheme="minorHAnsi" w:hAnsiTheme="minorHAnsi"/>
                <w:b/>
                <w:sz w:val="18"/>
                <w:szCs w:val="18"/>
              </w:rPr>
              <w:t>intermittent</w:t>
            </w:r>
            <w:r w:rsidRPr="0055507E">
              <w:rPr>
                <w:rFonts w:asciiTheme="minorHAnsi" w:hAnsiTheme="minorHAnsi"/>
                <w:sz w:val="18"/>
                <w:szCs w:val="18"/>
              </w:rPr>
              <w:t xml:space="preserve"> system is the combination of its delivered capacity, its fractional on-time, cycle time, and the ventilation effectiveness from Table 4.2. </w:t>
            </w:r>
          </w:p>
        </w:tc>
      </w:tr>
      <w:tr w:rsidR="000E5F2E" w:rsidRPr="0055507E" w14:paraId="6BDC37A0" w14:textId="77777777" w:rsidTr="00BD42CE">
        <w:tc>
          <w:tcPr>
            <w:tcW w:w="590" w:type="dxa"/>
            <w:vAlign w:val="center"/>
          </w:tcPr>
          <w:p w14:paraId="6BDC379D"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01</w:t>
            </w:r>
          </w:p>
        </w:tc>
        <w:tc>
          <w:tcPr>
            <w:tcW w:w="4738" w:type="dxa"/>
          </w:tcPr>
          <w:p w14:paraId="6BDC379E"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In a single on off cycle, what is the ON time in hours?</w:t>
            </w:r>
          </w:p>
        </w:tc>
        <w:tc>
          <w:tcPr>
            <w:tcW w:w="5687" w:type="dxa"/>
          </w:tcPr>
          <w:p w14:paraId="6BDC379F"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A4" w14:textId="77777777" w:rsidTr="00BD42CE">
        <w:tc>
          <w:tcPr>
            <w:tcW w:w="590" w:type="dxa"/>
            <w:vAlign w:val="center"/>
          </w:tcPr>
          <w:p w14:paraId="6BDC37A1"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02</w:t>
            </w:r>
          </w:p>
        </w:tc>
        <w:tc>
          <w:tcPr>
            <w:tcW w:w="4738" w:type="dxa"/>
          </w:tcPr>
          <w:p w14:paraId="6BDC37A2"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 a single on off cycle, what is the OFF time in hours?  </w:t>
            </w:r>
          </w:p>
        </w:tc>
        <w:tc>
          <w:tcPr>
            <w:tcW w:w="5687" w:type="dxa"/>
          </w:tcPr>
          <w:p w14:paraId="6BDC37A3"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A8" w14:textId="77777777" w:rsidTr="00BD42CE">
        <w:tc>
          <w:tcPr>
            <w:tcW w:w="590" w:type="dxa"/>
            <w:vAlign w:val="center"/>
          </w:tcPr>
          <w:p w14:paraId="6BDC37A5"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738" w:type="dxa"/>
          </w:tcPr>
          <w:p w14:paraId="6BDC37A6" w14:textId="278C70D8"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687" w:type="dxa"/>
          </w:tcPr>
          <w:p w14:paraId="6BDC37A7"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AC" w14:textId="77777777" w:rsidTr="00BD42CE">
        <w:tc>
          <w:tcPr>
            <w:tcW w:w="590" w:type="dxa"/>
            <w:vAlign w:val="center"/>
          </w:tcPr>
          <w:p w14:paraId="6BDC37A9"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738" w:type="dxa"/>
          </w:tcPr>
          <w:p w14:paraId="6BDC37AA" w14:textId="557CC819" w:rsidR="000E5F2E" w:rsidRPr="0055507E" w:rsidRDefault="000E5F2E" w:rsidP="00BF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BF6AAF">
              <w:rPr>
                <w:rFonts w:asciiTheme="minorHAnsi" w:hAnsiTheme="minorHAnsi"/>
                <w:sz w:val="18"/>
                <w:szCs w:val="18"/>
              </w:rPr>
              <w:t>F</w:t>
            </w:r>
            <w:r w:rsidRPr="0055507E">
              <w:rPr>
                <w:rFonts w:asciiTheme="minorHAnsi" w:hAnsiTheme="minorHAnsi"/>
                <w:sz w:val="18"/>
                <w:szCs w:val="18"/>
              </w:rPr>
              <w:t xml:space="preserve">ractional </w:t>
            </w:r>
            <w:r w:rsidR="00BF6AAF">
              <w:rPr>
                <w:rFonts w:asciiTheme="minorHAnsi" w:hAnsiTheme="minorHAnsi"/>
                <w:sz w:val="18"/>
                <w:szCs w:val="18"/>
              </w:rPr>
              <w:t>O</w:t>
            </w:r>
            <w:r w:rsidRPr="0055507E">
              <w:rPr>
                <w:rFonts w:asciiTheme="minorHAnsi" w:hAnsiTheme="minorHAnsi"/>
                <w:sz w:val="18"/>
                <w:szCs w:val="18"/>
              </w:rPr>
              <w:t xml:space="preserve">n </w:t>
            </w:r>
            <w:r w:rsidR="00BF6AAF">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687" w:type="dxa"/>
          </w:tcPr>
          <w:p w14:paraId="6BDC37AB"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B0" w14:textId="77777777" w:rsidTr="00BD42CE">
        <w:tc>
          <w:tcPr>
            <w:tcW w:w="590" w:type="dxa"/>
            <w:vAlign w:val="center"/>
          </w:tcPr>
          <w:p w14:paraId="6BDC37AD"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738" w:type="dxa"/>
          </w:tcPr>
          <w:p w14:paraId="6BDC37AE" w14:textId="77690E51" w:rsidR="000E5F2E" w:rsidRPr="0055507E" w:rsidRDefault="000E5F2E" w:rsidP="00BF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BF6AAF">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687" w:type="dxa"/>
          </w:tcPr>
          <w:p w14:paraId="6BDC37AF"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B4" w14:textId="77777777" w:rsidTr="00BD42CE">
        <w:tc>
          <w:tcPr>
            <w:tcW w:w="590" w:type="dxa"/>
            <w:vAlign w:val="center"/>
          </w:tcPr>
          <w:p w14:paraId="6BDC37B1"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738" w:type="dxa"/>
          </w:tcPr>
          <w:p w14:paraId="6BDC37B2" w14:textId="1457244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687" w:type="dxa"/>
          </w:tcPr>
          <w:p w14:paraId="6BDC37B3"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B8" w14:textId="77777777" w:rsidTr="00BD42CE">
        <w:tc>
          <w:tcPr>
            <w:tcW w:w="590" w:type="dxa"/>
            <w:vAlign w:val="center"/>
          </w:tcPr>
          <w:p w14:paraId="6BDC37B5"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738" w:type="dxa"/>
          </w:tcPr>
          <w:p w14:paraId="6BDC37B6" w14:textId="6E176C04" w:rsidR="000E5F2E" w:rsidRPr="0055507E" w:rsidRDefault="000E5F2E" w:rsidP="00BF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BF6AAF">
              <w:rPr>
                <w:rFonts w:asciiTheme="minorHAnsi" w:hAnsiTheme="minorHAnsi"/>
                <w:sz w:val="18"/>
                <w:szCs w:val="18"/>
              </w:rPr>
              <w:t>E</w:t>
            </w:r>
            <w:r w:rsidRPr="0055507E">
              <w:rPr>
                <w:rFonts w:asciiTheme="minorHAnsi" w:hAnsiTheme="minorHAnsi"/>
                <w:sz w:val="18"/>
                <w:szCs w:val="18"/>
              </w:rPr>
              <w:t>ffectiveness (e, from Table 4.2)</w:t>
            </w:r>
          </w:p>
        </w:tc>
        <w:tc>
          <w:tcPr>
            <w:tcW w:w="5687" w:type="dxa"/>
          </w:tcPr>
          <w:p w14:paraId="6BDC37B7"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BC" w14:textId="77777777" w:rsidTr="00BD42CE">
        <w:tc>
          <w:tcPr>
            <w:tcW w:w="590" w:type="dxa"/>
            <w:vAlign w:val="center"/>
          </w:tcPr>
          <w:p w14:paraId="6BDC37B9"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738" w:type="dxa"/>
          </w:tcPr>
          <w:p w14:paraId="6BDC37BA" w14:textId="1397C673" w:rsidR="000E5F2E" w:rsidRPr="0055507E" w:rsidRDefault="000E5F2E" w:rsidP="00BF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BF6AAF">
              <w:rPr>
                <w:rFonts w:asciiTheme="minorHAnsi" w:hAnsiTheme="minorHAnsi"/>
                <w:sz w:val="18"/>
                <w:szCs w:val="18"/>
              </w:rPr>
              <w:t>V</w:t>
            </w:r>
            <w:r w:rsidRPr="0055507E">
              <w:rPr>
                <w:rFonts w:asciiTheme="minorHAnsi" w:hAnsiTheme="minorHAnsi"/>
                <w:sz w:val="18"/>
                <w:szCs w:val="18"/>
              </w:rPr>
              <w:t xml:space="preserve">entilation </w:t>
            </w:r>
            <w:r w:rsidR="00BF6AAF">
              <w:rPr>
                <w:rFonts w:asciiTheme="minorHAnsi" w:hAnsiTheme="minorHAnsi"/>
                <w:sz w:val="18"/>
                <w:szCs w:val="18"/>
              </w:rPr>
              <w:t>R</w:t>
            </w:r>
            <w:r w:rsidRPr="0055507E">
              <w:rPr>
                <w:rFonts w:asciiTheme="minorHAnsi" w:hAnsiTheme="minorHAnsi"/>
                <w:sz w:val="18"/>
                <w:szCs w:val="18"/>
              </w:rPr>
              <w:t>ate</w:t>
            </w:r>
          </w:p>
        </w:tc>
        <w:tc>
          <w:tcPr>
            <w:tcW w:w="5687" w:type="dxa"/>
          </w:tcPr>
          <w:p w14:paraId="6BDC37BB"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C0" w14:textId="77777777" w:rsidTr="00BD42CE">
        <w:tc>
          <w:tcPr>
            <w:tcW w:w="590" w:type="dxa"/>
            <w:vAlign w:val="center"/>
          </w:tcPr>
          <w:p w14:paraId="6BDC37BD"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738" w:type="dxa"/>
          </w:tcPr>
          <w:p w14:paraId="6BDC37BE" w14:textId="40A4D9F5" w:rsidR="000E5F2E" w:rsidRPr="0055507E" w:rsidRDefault="000E5F2E" w:rsidP="00BF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BF6AAF">
              <w:rPr>
                <w:rFonts w:asciiTheme="minorHAnsi" w:hAnsiTheme="minorHAnsi"/>
                <w:sz w:val="18"/>
                <w:szCs w:val="18"/>
              </w:rPr>
              <w:t>V</w:t>
            </w:r>
            <w:r w:rsidRPr="0055507E">
              <w:rPr>
                <w:rFonts w:asciiTheme="minorHAnsi" w:hAnsiTheme="minorHAnsi"/>
                <w:sz w:val="18"/>
                <w:szCs w:val="18"/>
              </w:rPr>
              <w:t>entilation Rate</w:t>
            </w:r>
          </w:p>
        </w:tc>
        <w:tc>
          <w:tcPr>
            <w:tcW w:w="5687" w:type="dxa"/>
          </w:tcPr>
          <w:p w14:paraId="6BDC37BF"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C5" w14:textId="77777777" w:rsidTr="00BD42CE">
        <w:tc>
          <w:tcPr>
            <w:tcW w:w="590" w:type="dxa"/>
            <w:vAlign w:val="center"/>
          </w:tcPr>
          <w:p w14:paraId="6BDC37C1"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738" w:type="dxa"/>
          </w:tcPr>
          <w:p w14:paraId="6BDC37C3" w14:textId="0F4A5DFB"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687" w:type="dxa"/>
          </w:tcPr>
          <w:p w14:paraId="6BDC37C4"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CA" w14:textId="77777777" w:rsidTr="00BD42CE">
        <w:tc>
          <w:tcPr>
            <w:tcW w:w="590" w:type="dxa"/>
            <w:vAlign w:val="center"/>
          </w:tcPr>
          <w:p w14:paraId="6BDC37C6"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738" w:type="dxa"/>
          </w:tcPr>
          <w:p w14:paraId="6BDC37C8" w14:textId="33040EB9"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687" w:type="dxa"/>
          </w:tcPr>
          <w:p w14:paraId="6BDC37C9"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BDC37CB" w14:textId="77777777" w:rsidR="000E5F2E" w:rsidRPr="004B6CDB" w:rsidRDefault="000E5F2E" w:rsidP="000E5F2E">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0E5F2E" w:rsidRPr="004B6CDB" w14:paraId="6BDC37CD" w14:textId="77777777" w:rsidTr="005E36C9">
        <w:tc>
          <w:tcPr>
            <w:tcW w:w="11016" w:type="dxa"/>
            <w:gridSpan w:val="2"/>
          </w:tcPr>
          <w:p w14:paraId="6BDC37CC" w14:textId="77777777" w:rsidR="000E5F2E" w:rsidRPr="004B6CDB" w:rsidRDefault="000E5F2E" w:rsidP="005E36C9">
            <w:pPr>
              <w:keepNext/>
              <w:rPr>
                <w:rFonts w:asciiTheme="minorHAnsi" w:hAnsiTheme="minorHAnsi"/>
                <w:szCs w:val="18"/>
              </w:rPr>
            </w:pPr>
            <w:r w:rsidRPr="004B6CDB">
              <w:rPr>
                <w:rFonts w:asciiTheme="minorHAnsi" w:hAnsiTheme="minorHAnsi"/>
                <w:b/>
                <w:szCs w:val="18"/>
              </w:rPr>
              <w:t>D. Compliance Statement</w:t>
            </w:r>
            <w:r w:rsidRPr="004B6CDB">
              <w:rPr>
                <w:rFonts w:asciiTheme="minorHAnsi" w:hAnsiTheme="minorHAnsi"/>
                <w:szCs w:val="18"/>
              </w:rPr>
              <w:t xml:space="preserve"> </w:t>
            </w:r>
          </w:p>
        </w:tc>
      </w:tr>
      <w:tr w:rsidR="000E5F2E" w:rsidRPr="0055507E" w14:paraId="6BDC37D0" w14:textId="77777777" w:rsidTr="005E36C9">
        <w:tc>
          <w:tcPr>
            <w:tcW w:w="590" w:type="dxa"/>
            <w:vAlign w:val="center"/>
          </w:tcPr>
          <w:p w14:paraId="6BDC37CE" w14:textId="77777777" w:rsidR="000E5F2E" w:rsidRPr="0055507E" w:rsidRDefault="000E5F2E" w:rsidP="005E36C9">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6BDC37CF" w14:textId="77777777" w:rsidR="000E5F2E" w:rsidRPr="0055507E" w:rsidRDefault="000E5F2E" w:rsidP="005E36C9">
            <w:pPr>
              <w:rPr>
                <w:rFonts w:asciiTheme="minorHAnsi" w:hAnsiTheme="minorHAnsi"/>
                <w:b/>
                <w:sz w:val="18"/>
                <w:szCs w:val="18"/>
              </w:rPr>
            </w:pPr>
          </w:p>
        </w:tc>
      </w:tr>
    </w:tbl>
    <w:p w14:paraId="6BDC37D1" w14:textId="77777777" w:rsidR="000E5F2E" w:rsidRDefault="000E5F2E" w:rsidP="000E5F2E">
      <w:pPr>
        <w:rPr>
          <w:rFonts w:asciiTheme="minorHAnsi" w:hAnsiTheme="minorHAnsi"/>
          <w:sz w:val="18"/>
          <w:szCs w:val="18"/>
        </w:rPr>
      </w:pPr>
    </w:p>
    <w:p w14:paraId="6BDC37D2" w14:textId="77777777" w:rsidR="000E5F2E" w:rsidRDefault="000E5F2E" w:rsidP="000E5F2E">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0E5F2E" w14:paraId="6BDC37D4" w14:textId="77777777" w:rsidTr="005E36C9">
        <w:tc>
          <w:tcPr>
            <w:tcW w:w="11016" w:type="dxa"/>
            <w:gridSpan w:val="11"/>
            <w:tcBorders>
              <w:top w:val="single" w:sz="4" w:space="0" w:color="000000"/>
              <w:left w:val="single" w:sz="4" w:space="0" w:color="000000"/>
              <w:bottom w:val="single" w:sz="4" w:space="0" w:color="000000"/>
              <w:right w:val="single" w:sz="4" w:space="0" w:color="000000"/>
            </w:tcBorders>
            <w:hideMark/>
          </w:tcPr>
          <w:p w14:paraId="6BDC37D3" w14:textId="209DAF6E" w:rsidR="000E5F2E" w:rsidRDefault="000E5F2E" w:rsidP="004B6CDB">
            <w:pPr>
              <w:keepNext/>
              <w:rPr>
                <w:rFonts w:asciiTheme="minorHAnsi" w:hAnsiTheme="minorHAnsi"/>
                <w:sz w:val="18"/>
                <w:szCs w:val="18"/>
              </w:rPr>
            </w:pPr>
            <w:r w:rsidRPr="004B6CDB">
              <w:rPr>
                <w:rFonts w:asciiTheme="minorHAnsi" w:hAnsiTheme="minorHAnsi"/>
                <w:b/>
                <w:szCs w:val="18"/>
              </w:rPr>
              <w:lastRenderedPageBreak/>
              <w:t xml:space="preserve">E. Local Mechanical Exhaust System – Fan </w:t>
            </w:r>
            <w:r w:rsidR="004B6CDB">
              <w:rPr>
                <w:rFonts w:asciiTheme="minorHAnsi" w:hAnsiTheme="minorHAnsi"/>
                <w:b/>
                <w:szCs w:val="18"/>
              </w:rPr>
              <w:t>S</w:t>
            </w:r>
            <w:r w:rsidRPr="004B6CDB">
              <w:rPr>
                <w:rFonts w:asciiTheme="minorHAnsi" w:hAnsiTheme="minorHAnsi"/>
                <w:b/>
                <w:szCs w:val="18"/>
              </w:rPr>
              <w:t xml:space="preserve">election and </w:t>
            </w:r>
            <w:r w:rsidR="004B6CDB">
              <w:rPr>
                <w:rFonts w:asciiTheme="minorHAnsi" w:hAnsiTheme="minorHAnsi"/>
                <w:b/>
                <w:szCs w:val="18"/>
              </w:rPr>
              <w:t>D</w:t>
            </w:r>
            <w:r w:rsidRPr="004B6CDB">
              <w:rPr>
                <w:rFonts w:asciiTheme="minorHAnsi" w:hAnsiTheme="minorHAnsi"/>
                <w:b/>
                <w:szCs w:val="18"/>
              </w:rPr>
              <w:t xml:space="preserve">uct </w:t>
            </w:r>
            <w:r w:rsidR="004B6CDB">
              <w:rPr>
                <w:rFonts w:asciiTheme="minorHAnsi" w:hAnsiTheme="minorHAnsi"/>
                <w:b/>
                <w:szCs w:val="18"/>
              </w:rPr>
              <w:t>D</w:t>
            </w:r>
            <w:r w:rsidRPr="004B6CDB">
              <w:rPr>
                <w:rFonts w:asciiTheme="minorHAnsi" w:hAnsiTheme="minorHAnsi"/>
                <w:b/>
                <w:szCs w:val="18"/>
              </w:rPr>
              <w:t xml:space="preserve">esign </w:t>
            </w:r>
            <w:r w:rsidR="004B6CDB">
              <w:rPr>
                <w:rFonts w:asciiTheme="minorHAnsi" w:hAnsiTheme="minorHAnsi"/>
                <w:b/>
                <w:szCs w:val="18"/>
              </w:rPr>
              <w:t>C</w:t>
            </w:r>
            <w:r w:rsidRPr="004B6CDB">
              <w:rPr>
                <w:rFonts w:asciiTheme="minorHAnsi" w:hAnsiTheme="minorHAnsi"/>
                <w:b/>
                <w:szCs w:val="18"/>
              </w:rPr>
              <w:t xml:space="preserve">riteria for </w:t>
            </w:r>
            <w:r w:rsidR="004B6CDB">
              <w:rPr>
                <w:rFonts w:asciiTheme="minorHAnsi" w:hAnsiTheme="minorHAnsi"/>
                <w:b/>
                <w:szCs w:val="18"/>
              </w:rPr>
              <w:t>C</w:t>
            </w:r>
            <w:r w:rsidRPr="004B6CDB">
              <w:rPr>
                <w:rFonts w:asciiTheme="minorHAnsi" w:hAnsiTheme="minorHAnsi"/>
                <w:b/>
                <w:szCs w:val="18"/>
              </w:rPr>
              <w:t>ompliance</w:t>
            </w:r>
          </w:p>
        </w:tc>
      </w:tr>
      <w:tr w:rsidR="000E5F2E" w14:paraId="6BDC37D8" w14:textId="77777777" w:rsidTr="005E36C9">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6BDC37D5" w14:textId="77777777" w:rsidR="000E5F2E" w:rsidRDefault="000E5F2E" w:rsidP="005E36C9">
            <w:pPr>
              <w:keepNext/>
              <w:rPr>
                <w:rFonts w:asciiTheme="minorHAnsi" w:hAnsiTheme="minorHAnsi"/>
                <w:i/>
                <w:sz w:val="18"/>
                <w:szCs w:val="18"/>
              </w:rPr>
            </w:pPr>
            <w:r>
              <w:rPr>
                <w:rFonts w:asciiTheme="minorHAnsi" w:hAnsiTheme="minorHAnsi"/>
                <w:sz w:val="18"/>
                <w:szCs w:val="18"/>
              </w:rPr>
              <w:t xml:space="preserve">Local mechanical exhaust fans shall be installed in each kitchen and bathroom. </w:t>
            </w:r>
            <w:r>
              <w:rPr>
                <w:rFonts w:asciiTheme="minorHAnsi" w:hAnsiTheme="minorHAnsi"/>
                <w:i/>
                <w:sz w:val="18"/>
                <w:szCs w:val="18"/>
              </w:rPr>
              <w:t>Delivered local ventilation rates:</w:t>
            </w:r>
          </w:p>
          <w:p w14:paraId="6BDC37D6" w14:textId="2F154113" w:rsidR="000E5F2E" w:rsidRDefault="000E5F2E" w:rsidP="005E36C9">
            <w:pPr>
              <w:pStyle w:val="ListParagraph"/>
              <w:keepNext/>
              <w:numPr>
                <w:ilvl w:val="0"/>
                <w:numId w:val="17"/>
              </w:numPr>
              <w:rPr>
                <w:rFonts w:asciiTheme="minorHAnsi" w:hAnsiTheme="minorHAnsi"/>
                <w:sz w:val="18"/>
                <w:szCs w:val="18"/>
              </w:rPr>
            </w:pPr>
            <w:r>
              <w:rPr>
                <w:rFonts w:asciiTheme="minorHAnsi" w:hAnsiTheme="minorHAnsi"/>
                <w:i/>
                <w:sz w:val="18"/>
                <w:szCs w:val="18"/>
              </w:rPr>
              <w:t>All local ventilation rates have been measured using a flow hood, flow grid, or other airflow measuring device and meet the requirements of 62.2 Tables 5.1 or 5.2</w:t>
            </w:r>
            <w:r w:rsidR="00BD42CE">
              <w:rPr>
                <w:rFonts w:asciiTheme="minorHAnsi" w:hAnsiTheme="minorHAnsi"/>
                <w:i/>
                <w:sz w:val="18"/>
                <w:szCs w:val="18"/>
              </w:rPr>
              <w:t>;</w:t>
            </w:r>
            <w:r>
              <w:rPr>
                <w:rFonts w:asciiTheme="minorHAnsi" w:hAnsiTheme="minorHAnsi"/>
                <w:i/>
                <w:sz w:val="18"/>
                <w:szCs w:val="18"/>
              </w:rPr>
              <w:t xml:space="preserve"> OR</w:t>
            </w:r>
          </w:p>
          <w:p w14:paraId="6BDC37D7" w14:textId="77777777" w:rsidR="000E5F2E" w:rsidRDefault="000E5F2E" w:rsidP="005E36C9">
            <w:pPr>
              <w:pStyle w:val="ListParagraph"/>
              <w:keepNext/>
              <w:numPr>
                <w:ilvl w:val="0"/>
                <w:numId w:val="17"/>
              </w:numPr>
              <w:rPr>
                <w:rFonts w:asciiTheme="minorHAnsi" w:hAnsiTheme="minorHAnsi"/>
                <w:sz w:val="18"/>
                <w:szCs w:val="18"/>
              </w:rPr>
            </w:pPr>
            <w:r>
              <w:rPr>
                <w:rFonts w:asciiTheme="minorHAnsi" w:hAnsiTheme="minorHAnsi"/>
                <w:i/>
                <w:sz w:val="18"/>
                <w:szCs w:val="18"/>
              </w:rPr>
              <w:t xml:space="preserve">The airflow rating at a pressure of 0.25 in. </w:t>
            </w:r>
            <w:proofErr w:type="spellStart"/>
            <w:r>
              <w:rPr>
                <w:rFonts w:asciiTheme="minorHAnsi" w:hAnsiTheme="minorHAnsi"/>
                <w:i/>
                <w:sz w:val="18"/>
                <w:szCs w:val="18"/>
              </w:rPr>
              <w:t>w.c.</w:t>
            </w:r>
            <w:proofErr w:type="spellEnd"/>
            <w:r>
              <w:rPr>
                <w:rFonts w:asciiTheme="minorHAnsi" w:hAnsiTheme="minorHAnsi"/>
                <w:i/>
                <w:sz w:val="18"/>
                <w:szCs w:val="18"/>
              </w:rPr>
              <w:t xml:space="preserve"> of a certified fan is assumed because the local ventilation system duct sizing meets the prescriptive requirements of 62.2 Table 5.3, or manufacturer's design criteria.</w:t>
            </w:r>
          </w:p>
        </w:tc>
      </w:tr>
      <w:tr w:rsidR="000E5F2E" w14:paraId="6BDC37DB" w14:textId="77777777" w:rsidTr="005E36C9">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6BDC37D9" w14:textId="77777777" w:rsidR="000E5F2E" w:rsidRDefault="000E5F2E" w:rsidP="005E36C9">
            <w:pPr>
              <w:keepNext/>
              <w:suppressAutoHyphens/>
              <w:rPr>
                <w:rFonts w:asciiTheme="minorHAnsi" w:hAnsiTheme="minorHAnsi"/>
                <w:b/>
                <w:sz w:val="18"/>
                <w:szCs w:val="18"/>
              </w:rPr>
            </w:pPr>
            <w:r>
              <w:rPr>
                <w:rFonts w:asciiTheme="minorHAnsi" w:hAnsiTheme="minorHAnsi"/>
                <w:b/>
                <w:sz w:val="18"/>
                <w:szCs w:val="18"/>
              </w:rPr>
              <w:t xml:space="preserve">Table 5.1 </w:t>
            </w:r>
          </w:p>
          <w:p w14:paraId="6BDC37DA" w14:textId="77777777" w:rsidR="000E5F2E" w:rsidRDefault="000E5F2E" w:rsidP="005E36C9">
            <w:pPr>
              <w:keepNext/>
              <w:rPr>
                <w:rFonts w:asciiTheme="minorHAnsi" w:hAnsiTheme="minorHAnsi"/>
                <w:sz w:val="18"/>
                <w:szCs w:val="18"/>
              </w:rPr>
            </w:pPr>
            <w:r>
              <w:rPr>
                <w:rFonts w:asciiTheme="minorHAnsi" w:hAnsiTheme="minorHAnsi"/>
                <w:b/>
                <w:sz w:val="18"/>
                <w:szCs w:val="18"/>
              </w:rPr>
              <w:t>Intermittent Local Ventilation Exhaust Airflow Rates</w:t>
            </w:r>
          </w:p>
        </w:tc>
      </w:tr>
      <w:tr w:rsidR="000E5F2E" w14:paraId="6BDC37DF" w14:textId="77777777" w:rsidTr="005E36C9">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6BDC37DC"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6BDC37DD"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000000"/>
              <w:bottom w:val="single" w:sz="4" w:space="0" w:color="000000"/>
              <w:right w:val="single" w:sz="4" w:space="0" w:color="000000"/>
            </w:tcBorders>
            <w:vAlign w:val="center"/>
            <w:hideMark/>
          </w:tcPr>
          <w:p w14:paraId="6BDC37DE"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Notes</w:t>
            </w:r>
          </w:p>
        </w:tc>
      </w:tr>
      <w:tr w:rsidR="000E5F2E" w14:paraId="6BDC37E3" w14:textId="77777777" w:rsidTr="005E36C9">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6BDC37E0"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6BDC37E1"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100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6BDC37E2" w14:textId="77777777" w:rsidR="000E5F2E" w:rsidRDefault="002A726D" w:rsidP="005E36C9">
            <w:pPr>
              <w:keepNext/>
              <w:suppressAutoHyphens/>
              <w:rPr>
                <w:rFonts w:asciiTheme="minorHAnsi" w:hAnsiTheme="minorHAnsi"/>
                <w:sz w:val="18"/>
                <w:szCs w:val="18"/>
              </w:rPr>
            </w:pPr>
            <w:r>
              <w:rPr>
                <w:rFonts w:asciiTheme="minorHAnsi" w:hAnsiTheme="minorHAnsi"/>
                <w:sz w:val="18"/>
                <w:szCs w:val="18"/>
              </w:rPr>
              <w:t xml:space="preserve">Vented range hood </w:t>
            </w:r>
            <w:r>
              <w:rPr>
                <w:rFonts w:asciiTheme="minorHAnsi" w:hAnsiTheme="minorHAnsi" w:cs="TimesNewRomanPSMT"/>
                <w:sz w:val="18"/>
                <w:szCs w:val="18"/>
              </w:rPr>
              <w:t>(including appliance-range hood combinations)</w:t>
            </w:r>
            <w:r>
              <w:rPr>
                <w:rFonts w:asciiTheme="minorHAnsi" w:hAnsiTheme="minorHAnsi"/>
                <w:sz w:val="18"/>
                <w:szCs w:val="18"/>
              </w:rPr>
              <w:t xml:space="preserve"> required if exhaust fan flow is less than 5 ACH.</w:t>
            </w:r>
          </w:p>
        </w:tc>
      </w:tr>
      <w:tr w:rsidR="000E5F2E" w14:paraId="6BDC37E7" w14:textId="77777777" w:rsidTr="005E36C9">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6BDC37E4"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6BDC37E5"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50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6BDC37E6" w14:textId="77777777" w:rsidR="000E5F2E" w:rsidRDefault="000E5F2E" w:rsidP="005E36C9">
            <w:pPr>
              <w:keepNext/>
              <w:suppressAutoHyphens/>
              <w:jc w:val="center"/>
              <w:rPr>
                <w:rFonts w:asciiTheme="minorHAnsi" w:hAnsiTheme="minorHAnsi"/>
                <w:sz w:val="18"/>
                <w:szCs w:val="18"/>
              </w:rPr>
            </w:pPr>
          </w:p>
        </w:tc>
      </w:tr>
      <w:tr w:rsidR="000E5F2E" w14:paraId="6BDC37EA" w14:textId="77777777" w:rsidTr="005E36C9">
        <w:trPr>
          <w:trHeight w:val="61"/>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6BDC37E8" w14:textId="77777777" w:rsidR="000E5F2E" w:rsidRDefault="000E5F2E" w:rsidP="005E36C9">
            <w:pPr>
              <w:keepNext/>
              <w:suppressAutoHyphens/>
              <w:rPr>
                <w:rFonts w:asciiTheme="minorHAnsi" w:hAnsiTheme="minorHAnsi"/>
                <w:b/>
                <w:sz w:val="18"/>
                <w:szCs w:val="18"/>
              </w:rPr>
            </w:pPr>
            <w:r>
              <w:rPr>
                <w:rFonts w:asciiTheme="minorHAnsi" w:hAnsiTheme="minorHAnsi"/>
                <w:b/>
                <w:sz w:val="18"/>
                <w:szCs w:val="18"/>
              </w:rPr>
              <w:t xml:space="preserve">Table 5.2 </w:t>
            </w:r>
          </w:p>
          <w:p w14:paraId="6BDC37E9" w14:textId="77777777" w:rsidR="000E5F2E" w:rsidRDefault="000E5F2E" w:rsidP="005E36C9">
            <w:pPr>
              <w:keepNext/>
              <w:suppressAutoHyphens/>
              <w:rPr>
                <w:rFonts w:asciiTheme="minorHAnsi" w:hAnsiTheme="minorHAnsi"/>
                <w:sz w:val="18"/>
                <w:szCs w:val="18"/>
              </w:rPr>
            </w:pPr>
            <w:r>
              <w:rPr>
                <w:rFonts w:asciiTheme="minorHAnsi" w:hAnsiTheme="minorHAnsi"/>
                <w:b/>
                <w:sz w:val="18"/>
                <w:szCs w:val="18"/>
              </w:rPr>
              <w:t>Continuous Local Ventilation Exhaust Airflow Rates</w:t>
            </w:r>
          </w:p>
        </w:tc>
      </w:tr>
      <w:tr w:rsidR="000E5F2E" w14:paraId="6BDC37EE" w14:textId="77777777" w:rsidTr="005E36C9">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6BDC37EB"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6BDC37EC"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auto"/>
              <w:bottom w:val="single" w:sz="4" w:space="0" w:color="auto"/>
              <w:right w:val="single" w:sz="4" w:space="0" w:color="auto"/>
            </w:tcBorders>
            <w:vAlign w:val="center"/>
            <w:hideMark/>
          </w:tcPr>
          <w:p w14:paraId="6BDC37ED"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Notes</w:t>
            </w:r>
          </w:p>
        </w:tc>
      </w:tr>
      <w:tr w:rsidR="000E5F2E" w14:paraId="6BDC37F2" w14:textId="77777777" w:rsidTr="005E36C9">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6BDC37EF"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6BDC37F0"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5 ACH</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6BDC37F1" w14:textId="77777777" w:rsidR="000E5F2E" w:rsidRDefault="002A726D" w:rsidP="005E36C9">
            <w:pPr>
              <w:keepNext/>
              <w:suppressAutoHyphens/>
              <w:rPr>
                <w:rFonts w:asciiTheme="minorHAnsi" w:hAnsiTheme="minorHAnsi"/>
                <w:sz w:val="18"/>
                <w:szCs w:val="18"/>
              </w:rPr>
            </w:pPr>
            <w:r>
              <w:rPr>
                <w:rFonts w:asciiTheme="minorHAnsi" w:hAnsiTheme="minorHAnsi"/>
                <w:sz w:val="18"/>
                <w:szCs w:val="18"/>
              </w:rPr>
              <w:t>Based on kitchen volume.</w:t>
            </w:r>
          </w:p>
        </w:tc>
      </w:tr>
      <w:tr w:rsidR="000E5F2E" w14:paraId="6BDC37F6" w14:textId="77777777" w:rsidTr="005E36C9">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6BDC37F3"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6BDC37F4"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20 cfm</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6BDC37F5" w14:textId="77777777" w:rsidR="000E5F2E" w:rsidRDefault="000E5F2E" w:rsidP="005E36C9">
            <w:pPr>
              <w:keepNext/>
              <w:suppressAutoHyphens/>
              <w:jc w:val="center"/>
              <w:rPr>
                <w:rFonts w:asciiTheme="minorHAnsi" w:hAnsiTheme="minorHAnsi"/>
                <w:sz w:val="18"/>
                <w:szCs w:val="18"/>
              </w:rPr>
            </w:pPr>
          </w:p>
        </w:tc>
      </w:tr>
      <w:tr w:rsidR="000E5F2E" w14:paraId="6BDC37F9" w14:textId="77777777" w:rsidTr="005E36C9">
        <w:trPr>
          <w:trHeight w:val="245"/>
        </w:trPr>
        <w:tc>
          <w:tcPr>
            <w:tcW w:w="11016" w:type="dxa"/>
            <w:gridSpan w:val="11"/>
            <w:tcBorders>
              <w:top w:val="single" w:sz="4" w:space="0" w:color="000000"/>
              <w:left w:val="single" w:sz="4" w:space="0" w:color="auto"/>
              <w:bottom w:val="single" w:sz="4" w:space="0" w:color="auto"/>
              <w:right w:val="single" w:sz="4" w:space="0" w:color="auto"/>
            </w:tcBorders>
            <w:vAlign w:val="center"/>
            <w:hideMark/>
          </w:tcPr>
          <w:p w14:paraId="6BDC37F7" w14:textId="77777777" w:rsidR="000E5F2E" w:rsidRDefault="000E5F2E" w:rsidP="005E36C9">
            <w:pPr>
              <w:keepNext/>
              <w:rPr>
                <w:rFonts w:asciiTheme="minorHAnsi" w:hAnsiTheme="minorHAnsi"/>
                <w:b/>
                <w:sz w:val="18"/>
                <w:szCs w:val="18"/>
              </w:rPr>
            </w:pPr>
            <w:r>
              <w:rPr>
                <w:rFonts w:asciiTheme="minorHAnsi" w:hAnsiTheme="minorHAnsi"/>
                <w:b/>
                <w:sz w:val="18"/>
                <w:szCs w:val="18"/>
              </w:rPr>
              <w:t>Table 5.3</w:t>
            </w:r>
          </w:p>
          <w:p w14:paraId="6BDC37F8" w14:textId="77777777" w:rsidR="000E5F2E" w:rsidRDefault="000E5F2E" w:rsidP="005E36C9">
            <w:pPr>
              <w:keepNext/>
              <w:rPr>
                <w:rFonts w:asciiTheme="minorHAnsi" w:hAnsiTheme="minorHAnsi"/>
                <w:sz w:val="18"/>
                <w:szCs w:val="18"/>
              </w:rPr>
            </w:pPr>
            <w:r>
              <w:rPr>
                <w:rFonts w:asciiTheme="minorHAnsi" w:hAnsiTheme="minorHAnsi"/>
                <w:b/>
                <w:sz w:val="18"/>
                <w:szCs w:val="18"/>
              </w:rPr>
              <w:t>Prescriptive Duct Sizing Requirements</w:t>
            </w:r>
          </w:p>
        </w:tc>
      </w:tr>
      <w:tr w:rsidR="000E5F2E" w14:paraId="6BDC37FD" w14:textId="77777777" w:rsidTr="005E36C9">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6BDC37FA" w14:textId="77777777" w:rsidR="000E5F2E" w:rsidRDefault="002A726D" w:rsidP="005E36C9">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6BDC37FB"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6BDC37FC"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Smooth Duct</w:t>
            </w:r>
          </w:p>
        </w:tc>
      </w:tr>
      <w:tr w:rsidR="000E5F2E" w14:paraId="6BDC3807" w14:textId="77777777" w:rsidTr="005E36C9">
        <w:trPr>
          <w:trHeight w:val="432"/>
        </w:trPr>
        <w:tc>
          <w:tcPr>
            <w:tcW w:w="1650" w:type="dxa"/>
            <w:tcBorders>
              <w:top w:val="single" w:sz="4" w:space="0" w:color="auto"/>
              <w:left w:val="single" w:sz="4" w:space="0" w:color="auto"/>
              <w:bottom w:val="single" w:sz="4" w:space="0" w:color="auto"/>
              <w:right w:val="single" w:sz="4" w:space="0" w:color="auto"/>
            </w:tcBorders>
            <w:hideMark/>
          </w:tcPr>
          <w:p w14:paraId="6BDC37FE" w14:textId="77777777" w:rsidR="000E5F2E" w:rsidRDefault="000E5F2E" w:rsidP="005E36C9">
            <w:pPr>
              <w:keepNext/>
              <w:jc w:val="center"/>
              <w:rPr>
                <w:rFonts w:asciiTheme="minorHAnsi" w:hAnsiTheme="minorHAnsi"/>
                <w:sz w:val="18"/>
                <w:szCs w:val="18"/>
              </w:rPr>
            </w:pPr>
            <w:r>
              <w:rPr>
                <w:rFonts w:asciiTheme="minorHAnsi" w:hAnsiTheme="minorHAnsi"/>
                <w:color w:val="000000"/>
                <w:sz w:val="18"/>
                <w:szCs w:val="18"/>
              </w:rPr>
              <w:t>F</w:t>
            </w:r>
            <w:r>
              <w:rPr>
                <w:rFonts w:asciiTheme="minorHAnsi" w:hAnsiTheme="minorHAnsi"/>
                <w:sz w:val="18"/>
                <w:szCs w:val="18"/>
              </w:rPr>
              <w:t xml:space="preserve">an Rating cfm @ 0.25 in. </w:t>
            </w:r>
            <w:proofErr w:type="spellStart"/>
            <w:r>
              <w:rPr>
                <w:rFonts w:asciiTheme="minorHAnsi" w:hAnsiTheme="minorHAnsi"/>
                <w:sz w:val="18"/>
                <w:szCs w:val="18"/>
              </w:rPr>
              <w:t>w.g</w:t>
            </w:r>
            <w:proofErr w:type="spellEnd"/>
            <w:r>
              <w:rPr>
                <w:rFonts w:asciiTheme="minorHAnsi" w:hAnsiTheme="minorHAnsi"/>
                <w:sz w:val="18"/>
                <w:szCs w:val="18"/>
              </w:rPr>
              <w:t>.</w:t>
            </w:r>
          </w:p>
        </w:tc>
        <w:tc>
          <w:tcPr>
            <w:tcW w:w="1161" w:type="dxa"/>
            <w:gridSpan w:val="2"/>
            <w:tcBorders>
              <w:top w:val="single" w:sz="4" w:space="0" w:color="auto"/>
              <w:left w:val="single" w:sz="4" w:space="0" w:color="auto"/>
              <w:bottom w:val="single" w:sz="4" w:space="0" w:color="auto"/>
              <w:right w:val="single" w:sz="4" w:space="0" w:color="auto"/>
            </w:tcBorders>
            <w:hideMark/>
          </w:tcPr>
          <w:p w14:paraId="6BDC37FF"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66" w:type="dxa"/>
            <w:gridSpan w:val="2"/>
            <w:tcBorders>
              <w:top w:val="single" w:sz="4" w:space="0" w:color="auto"/>
              <w:left w:val="single" w:sz="4" w:space="0" w:color="auto"/>
              <w:bottom w:val="single" w:sz="4" w:space="0" w:color="auto"/>
              <w:right w:val="single" w:sz="4" w:space="0" w:color="auto"/>
            </w:tcBorders>
            <w:hideMark/>
          </w:tcPr>
          <w:p w14:paraId="6BDC3800"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6BDC3801"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202" w:type="dxa"/>
            <w:tcBorders>
              <w:top w:val="single" w:sz="4" w:space="0" w:color="auto"/>
              <w:left w:val="single" w:sz="4" w:space="0" w:color="auto"/>
              <w:bottom w:val="single" w:sz="4" w:space="0" w:color="auto"/>
              <w:right w:val="single" w:sz="4" w:space="0" w:color="auto"/>
            </w:tcBorders>
            <w:hideMark/>
          </w:tcPr>
          <w:p w14:paraId="6BDC3802"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125</w:t>
            </w:r>
          </w:p>
        </w:tc>
        <w:tc>
          <w:tcPr>
            <w:tcW w:w="1138" w:type="dxa"/>
            <w:tcBorders>
              <w:top w:val="single" w:sz="4" w:space="0" w:color="auto"/>
              <w:left w:val="single" w:sz="4" w:space="0" w:color="auto"/>
              <w:bottom w:val="single" w:sz="4" w:space="0" w:color="auto"/>
              <w:right w:val="single" w:sz="4" w:space="0" w:color="auto"/>
            </w:tcBorders>
            <w:hideMark/>
          </w:tcPr>
          <w:p w14:paraId="6BDC3803"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70" w:type="dxa"/>
            <w:tcBorders>
              <w:top w:val="single" w:sz="4" w:space="0" w:color="auto"/>
              <w:left w:val="single" w:sz="4" w:space="0" w:color="auto"/>
              <w:bottom w:val="single" w:sz="4" w:space="0" w:color="auto"/>
              <w:right w:val="single" w:sz="4" w:space="0" w:color="auto"/>
            </w:tcBorders>
            <w:hideMark/>
          </w:tcPr>
          <w:p w14:paraId="6BDC3804"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6BDC3805"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189" w:type="dxa"/>
            <w:tcBorders>
              <w:top w:val="single" w:sz="4" w:space="0" w:color="auto"/>
              <w:left w:val="single" w:sz="4" w:space="0" w:color="auto"/>
              <w:bottom w:val="single" w:sz="4" w:space="0" w:color="auto"/>
              <w:right w:val="single" w:sz="4" w:space="0" w:color="auto"/>
            </w:tcBorders>
            <w:hideMark/>
          </w:tcPr>
          <w:p w14:paraId="6BDC3806"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125</w:t>
            </w:r>
          </w:p>
        </w:tc>
      </w:tr>
      <w:tr w:rsidR="000E5F2E" w14:paraId="6BDC380A" w14:textId="77777777" w:rsidTr="005E36C9">
        <w:trPr>
          <w:trHeight w:val="269"/>
        </w:trPr>
        <w:tc>
          <w:tcPr>
            <w:tcW w:w="1650" w:type="dxa"/>
            <w:tcBorders>
              <w:top w:val="single" w:sz="4" w:space="0" w:color="auto"/>
              <w:left w:val="single" w:sz="4" w:space="0" w:color="auto"/>
              <w:bottom w:val="single" w:sz="4" w:space="0" w:color="auto"/>
              <w:right w:val="single" w:sz="4" w:space="0" w:color="auto"/>
            </w:tcBorders>
            <w:vAlign w:val="center"/>
          </w:tcPr>
          <w:p w14:paraId="6BDC3808" w14:textId="77777777" w:rsidR="000E5F2E" w:rsidRDefault="000E5F2E" w:rsidP="005E36C9">
            <w:pPr>
              <w:keepNext/>
              <w:jc w:val="center"/>
              <w:rPr>
                <w:rFonts w:asciiTheme="minorHAnsi" w:hAnsiTheme="minorHAnsi"/>
                <w:sz w:val="18"/>
                <w:szCs w:val="18"/>
              </w:rPr>
            </w:pPr>
          </w:p>
        </w:tc>
        <w:tc>
          <w:tcPr>
            <w:tcW w:w="9366" w:type="dxa"/>
            <w:gridSpan w:val="10"/>
            <w:tcBorders>
              <w:top w:val="single" w:sz="4" w:space="0" w:color="auto"/>
              <w:left w:val="single" w:sz="4" w:space="0" w:color="auto"/>
              <w:bottom w:val="single" w:sz="4" w:space="0" w:color="auto"/>
              <w:right w:val="single" w:sz="4" w:space="0" w:color="auto"/>
            </w:tcBorders>
            <w:vAlign w:val="center"/>
            <w:hideMark/>
          </w:tcPr>
          <w:p w14:paraId="6BDC3809"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Maximum Allowable Duct Length (</w:t>
            </w:r>
            <w:proofErr w:type="spellStart"/>
            <w:r>
              <w:rPr>
                <w:rFonts w:asciiTheme="minorHAnsi" w:hAnsiTheme="minorHAnsi"/>
                <w:sz w:val="18"/>
                <w:szCs w:val="18"/>
              </w:rPr>
              <w:t>ft</w:t>
            </w:r>
            <w:proofErr w:type="spellEnd"/>
            <w:r>
              <w:rPr>
                <w:rFonts w:asciiTheme="minorHAnsi" w:hAnsiTheme="minorHAnsi"/>
                <w:sz w:val="18"/>
                <w:szCs w:val="18"/>
              </w:rPr>
              <w:t>)</w:t>
            </w:r>
          </w:p>
        </w:tc>
      </w:tr>
      <w:tr w:rsidR="000E5F2E" w14:paraId="6BDC380E" w14:textId="77777777" w:rsidTr="005E36C9">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6BDC380B"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Diameter, (in)</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6BDC380C"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6BDC380D"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Smooth Duct</w:t>
            </w:r>
          </w:p>
        </w:tc>
      </w:tr>
      <w:tr w:rsidR="000E5F2E" w14:paraId="6BDC3818" w14:textId="77777777" w:rsidTr="005E36C9">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6BDC380F"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3</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810"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811" w14:textId="77777777" w:rsidR="000E5F2E" w:rsidRDefault="000E5F2E" w:rsidP="005E36C9">
            <w:pPr>
              <w:keepNext/>
              <w:jc w:val="center"/>
              <w:rPr>
                <w:rFonts w:asciiTheme="minorHAnsi" w:hAnsiTheme="minorHAnsi"/>
                <w:color w:val="000000"/>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12"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813"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814"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15"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16"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817"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r>
      <w:tr w:rsidR="000E5F2E" w14:paraId="6BDC3822" w14:textId="77777777" w:rsidTr="005E36C9">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819"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4</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81A"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70</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81B"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3</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1C"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81D"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81E"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105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1F"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20"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821"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r>
      <w:tr w:rsidR="000E5F2E" w14:paraId="6BDC382C" w14:textId="77777777" w:rsidTr="005E36C9">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823"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5</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824"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825"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70</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26"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35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827"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20</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828"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29"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135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2A"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85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82B"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55</w:t>
            </w:r>
          </w:p>
        </w:tc>
      </w:tr>
      <w:tr w:rsidR="000E5F2E" w14:paraId="6BDC3836" w14:textId="77777777" w:rsidTr="005E36C9">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82D"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6</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82E"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82F"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30"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125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831"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95</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832"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33"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34"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835"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145</w:t>
            </w:r>
          </w:p>
        </w:tc>
      </w:tr>
      <w:tr w:rsidR="000E5F2E" w14:paraId="6BDC3840" w14:textId="77777777" w:rsidTr="005E36C9">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837"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7 and above</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838"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839"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3A"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83B"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83C"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3D"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3E"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83F"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r>
      <w:tr w:rsidR="000E5F2E" w14:paraId="6BDC3844" w14:textId="77777777" w:rsidTr="005E36C9">
        <w:trPr>
          <w:trHeight w:val="245"/>
        </w:trPr>
        <w:tc>
          <w:tcPr>
            <w:tcW w:w="11016" w:type="dxa"/>
            <w:gridSpan w:val="11"/>
            <w:tcBorders>
              <w:top w:val="single" w:sz="4" w:space="0" w:color="auto"/>
              <w:left w:val="single" w:sz="4" w:space="0" w:color="auto"/>
              <w:bottom w:val="single" w:sz="4" w:space="0" w:color="auto"/>
              <w:right w:val="single" w:sz="4" w:space="0" w:color="auto"/>
            </w:tcBorders>
            <w:vAlign w:val="center"/>
            <w:hideMark/>
          </w:tcPr>
          <w:p w14:paraId="6BDC3841" w14:textId="77777777" w:rsidR="000E5F2E" w:rsidRDefault="000E5F2E" w:rsidP="005E36C9">
            <w:pPr>
              <w:keepNext/>
              <w:rPr>
                <w:rFonts w:asciiTheme="minorHAnsi" w:hAnsiTheme="minorHAnsi"/>
                <w:sz w:val="18"/>
                <w:szCs w:val="18"/>
              </w:rPr>
            </w:pPr>
            <w:r>
              <w:rPr>
                <w:rFonts w:asciiTheme="minorHAnsi" w:hAnsiTheme="minorHAnsi"/>
                <w:sz w:val="18"/>
                <w:szCs w:val="18"/>
              </w:rPr>
              <w:t xml:space="preserve">This table assumes no elbows. Deduct 15 </w:t>
            </w:r>
            <w:proofErr w:type="spellStart"/>
            <w:r>
              <w:rPr>
                <w:rFonts w:asciiTheme="minorHAnsi" w:hAnsiTheme="minorHAnsi"/>
                <w:sz w:val="18"/>
                <w:szCs w:val="18"/>
              </w:rPr>
              <w:t>ft</w:t>
            </w:r>
            <w:proofErr w:type="spellEnd"/>
            <w:r>
              <w:rPr>
                <w:rFonts w:asciiTheme="minorHAnsi" w:hAnsiTheme="minorHAnsi"/>
                <w:sz w:val="18"/>
                <w:szCs w:val="18"/>
              </w:rPr>
              <w:t xml:space="preserve"> of allowable duct length for each turn, elbow, or fitting. Interpolation and extrapolation in 62.2 Table 5.3 is not allowed. For airflow values not listed, use the next higher value. This table is not applicable for airflow &gt; 125 cfm.</w:t>
            </w:r>
          </w:p>
          <w:p w14:paraId="6BDC3842" w14:textId="77777777" w:rsidR="000E5F2E" w:rsidRDefault="000E5F2E" w:rsidP="005E36C9">
            <w:pPr>
              <w:keepNext/>
              <w:rPr>
                <w:rFonts w:asciiTheme="minorHAnsi" w:hAnsiTheme="minorHAnsi"/>
                <w:sz w:val="18"/>
                <w:szCs w:val="18"/>
              </w:rPr>
            </w:pPr>
            <w:r>
              <w:rPr>
                <w:rFonts w:asciiTheme="minorHAnsi" w:hAnsiTheme="minorHAnsi"/>
                <w:sz w:val="18"/>
                <w:szCs w:val="18"/>
              </w:rPr>
              <w:t>NL = no limit on duct length of this size.</w:t>
            </w:r>
          </w:p>
          <w:p w14:paraId="6BDC3843" w14:textId="77777777" w:rsidR="000E5F2E" w:rsidRDefault="000E5F2E" w:rsidP="005E36C9">
            <w:pPr>
              <w:keepNext/>
              <w:rPr>
                <w:rFonts w:asciiTheme="minorHAnsi" w:hAnsiTheme="minorHAnsi"/>
                <w:sz w:val="18"/>
                <w:szCs w:val="18"/>
              </w:rPr>
            </w:pPr>
            <w:r>
              <w:rPr>
                <w:rFonts w:asciiTheme="minorHAnsi" w:hAnsiTheme="minorHAnsi"/>
                <w:sz w:val="18"/>
                <w:szCs w:val="18"/>
              </w:rPr>
              <w:t>X = not allowed, any length of duct of this size with assumed turns, elbows, fittings will exceed the rated pressure drop.</w:t>
            </w:r>
          </w:p>
        </w:tc>
      </w:tr>
    </w:tbl>
    <w:p w14:paraId="6BDC3845" w14:textId="77777777" w:rsidR="000E5F2E" w:rsidRDefault="000E5F2E" w:rsidP="000E5F2E">
      <w:pPr>
        <w:rPr>
          <w:rFonts w:asciiTheme="minorHAnsi" w:hAnsiTheme="minorHAnsi"/>
          <w:sz w:val="18"/>
          <w:szCs w:val="18"/>
        </w:rPr>
      </w:pPr>
    </w:p>
    <w:p w14:paraId="6BDC3846" w14:textId="77777777" w:rsidR="000E5F2E" w:rsidRDefault="000E5F2E" w:rsidP="000E5F2E">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4A0" w:firstRow="1" w:lastRow="0" w:firstColumn="1" w:lastColumn="0" w:noHBand="0" w:noVBand="1"/>
      </w:tblPr>
      <w:tblGrid>
        <w:gridCol w:w="717"/>
        <w:gridCol w:w="10299"/>
      </w:tblGrid>
      <w:tr w:rsidR="000E5F2E" w14:paraId="6BDC3848" w14:textId="77777777" w:rsidTr="00BD42CE">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6BDC3847" w14:textId="77777777" w:rsidR="000E5F2E" w:rsidRDefault="000E5F2E" w:rsidP="005E36C9">
            <w:pPr>
              <w:keepNext/>
              <w:rPr>
                <w:rFonts w:asciiTheme="minorHAnsi" w:hAnsiTheme="minorHAnsi"/>
                <w:b/>
                <w:bCs/>
                <w:sz w:val="18"/>
                <w:szCs w:val="18"/>
              </w:rPr>
            </w:pPr>
            <w:r w:rsidRPr="004B6CDB">
              <w:rPr>
                <w:rFonts w:asciiTheme="minorHAnsi" w:hAnsiTheme="minorHAnsi"/>
                <w:b/>
                <w:bCs/>
                <w:szCs w:val="18"/>
              </w:rPr>
              <w:lastRenderedPageBreak/>
              <w:t>F. Other Requirements</w:t>
            </w:r>
          </w:p>
        </w:tc>
      </w:tr>
      <w:tr w:rsidR="000E5F2E" w14:paraId="6BDC384A" w14:textId="77777777" w:rsidTr="00BD42CE">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6BDC3849" w14:textId="77777777" w:rsidR="000E5F2E"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0E5F2E" w14:paraId="6BDC384D"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4B"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4C" w14:textId="77777777" w:rsidR="000E5F2E"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Pr>
                <w:rFonts w:asciiTheme="minorHAnsi" w:hAnsiTheme="minorHAnsi"/>
                <w:b/>
                <w:sz w:val="18"/>
                <w:szCs w:val="18"/>
              </w:rPr>
              <w:t>6.1 Transfer Air.</w:t>
            </w:r>
            <w:r>
              <w:rPr>
                <w:rFonts w:asciiTheme="minorHAnsi" w:hAnsiTheme="minorHAnsi"/>
                <w:sz w:val="18"/>
                <w:szCs w:val="18"/>
              </w:rPr>
              <w:t xml:space="preserve"> </w:t>
            </w:r>
            <w:r>
              <w:rPr>
                <w:rStyle w:val="margin0020notechar"/>
                <w:rFonts w:asciiTheme="minorHAnsi" w:hAnsiTheme="minorHAnsi"/>
                <w:sz w:val="18"/>
                <w:szCs w:val="18"/>
              </w:rPr>
              <w:t xml:space="preserve">Measures shall be taken to minimize air movement across envelope components to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spaces from garages, unconditioned crawl spaces, and unconditioned attics. Supply and balanced ventilation systems shall be designed and constructed to provide ventilation air directly from the outdoors.</w:t>
            </w:r>
          </w:p>
        </w:tc>
      </w:tr>
      <w:tr w:rsidR="000E5F2E" w14:paraId="6BDC3850"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4E"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4F" w14:textId="77777777" w:rsidR="000E5F2E" w:rsidRDefault="000E5F2E" w:rsidP="005E36C9">
            <w:pPr>
              <w:keepNext/>
              <w:ind w:left="273" w:hanging="273"/>
            </w:pPr>
            <w:r>
              <w:rPr>
                <w:rFonts w:asciiTheme="minorHAnsi" w:hAnsiTheme="minorHAnsi"/>
                <w:b/>
                <w:sz w:val="18"/>
                <w:szCs w:val="18"/>
              </w:rPr>
              <w:t>6.2 Instructions and Labeling.</w:t>
            </w:r>
            <w:r>
              <w:rPr>
                <w:rFonts w:asciiTheme="minorHAnsi" w:hAnsiTheme="minorHAnsi"/>
                <w:sz w:val="18"/>
                <w:szCs w:val="18"/>
              </w:rPr>
              <w:t xml:space="preserve"> </w:t>
            </w:r>
            <w:r>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for information on instructions and labeling.</w:t>
            </w:r>
          </w:p>
        </w:tc>
      </w:tr>
      <w:tr w:rsidR="000E5F2E" w14:paraId="6BDC3853"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51"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52" w14:textId="77777777" w:rsidR="000E5F2E" w:rsidRDefault="000E5F2E" w:rsidP="005E36C9">
            <w:pPr>
              <w:keepNext/>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r w:rsidR="00BF6AAF">
              <w:rPr>
                <w:rStyle w:val="margin0020notechar"/>
                <w:rFonts w:asciiTheme="minorHAnsi" w:hAnsiTheme="minorHAnsi"/>
                <w:sz w:val="18"/>
                <w:szCs w:val="18"/>
              </w:rPr>
              <w:t>.</w:t>
            </w:r>
          </w:p>
        </w:tc>
      </w:tr>
      <w:tr w:rsidR="000E5F2E" w14:paraId="6BDC3858"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54"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6BDC3855" w14:textId="77777777" w:rsidR="000E5F2E" w:rsidRDefault="000E5F2E" w:rsidP="005E36C9">
            <w:pPr>
              <w:pStyle w:val="margin0020note"/>
              <w:keepNext/>
              <w:spacing w:before="0" w:beforeAutospacing="0" w:after="0" w:afterAutospacing="0"/>
              <w:ind w:left="273" w:hanging="273"/>
              <w:rPr>
                <w:rStyle w:val="margin0020notechar"/>
                <w:rFonts w:asciiTheme="minorHAnsi" w:hAnsiTheme="minorHAnsi"/>
                <w:sz w:val="18"/>
                <w:szCs w:val="18"/>
              </w:rPr>
            </w:pPr>
            <w:r>
              <w:rPr>
                <w:rFonts w:asciiTheme="minorHAnsi" w:hAnsiTheme="minorHAnsi"/>
                <w:b/>
                <w:sz w:val="18"/>
                <w:szCs w:val="18"/>
              </w:rPr>
              <w:t xml:space="preserve">6.4 Combustion and </w:t>
            </w:r>
            <w:r w:rsidR="00BF6AAF">
              <w:rPr>
                <w:rFonts w:asciiTheme="minorHAnsi" w:hAnsiTheme="minorHAnsi"/>
                <w:b/>
                <w:sz w:val="18"/>
                <w:szCs w:val="18"/>
              </w:rPr>
              <w:t>S</w:t>
            </w:r>
            <w:r>
              <w:rPr>
                <w:rFonts w:asciiTheme="minorHAnsi" w:hAnsiTheme="minorHAnsi"/>
                <w:b/>
                <w:sz w:val="18"/>
                <w:szCs w:val="18"/>
              </w:rPr>
              <w:t>olid-</w:t>
            </w:r>
            <w:r w:rsidR="00BF6AAF">
              <w:rPr>
                <w:rFonts w:asciiTheme="minorHAnsi" w:hAnsiTheme="minorHAnsi"/>
                <w:b/>
                <w:sz w:val="18"/>
                <w:szCs w:val="18"/>
              </w:rPr>
              <w:t>F</w:t>
            </w:r>
            <w:r>
              <w:rPr>
                <w:rFonts w:asciiTheme="minorHAnsi" w:hAnsiTheme="minorHAnsi"/>
                <w:b/>
                <w:sz w:val="18"/>
                <w:szCs w:val="18"/>
              </w:rPr>
              <w:t xml:space="preserve">uel </w:t>
            </w:r>
            <w:r w:rsidR="00BF6AAF">
              <w:rPr>
                <w:rFonts w:asciiTheme="minorHAnsi" w:hAnsiTheme="minorHAnsi"/>
                <w:b/>
                <w:sz w:val="18"/>
                <w:szCs w:val="18"/>
              </w:rPr>
              <w:t>B</w:t>
            </w:r>
            <w:r>
              <w:rPr>
                <w:rFonts w:asciiTheme="minorHAnsi" w:hAnsiTheme="minorHAnsi"/>
                <w:b/>
                <w:sz w:val="18"/>
                <w:szCs w:val="18"/>
              </w:rPr>
              <w:t xml:space="preserve">urning </w:t>
            </w:r>
            <w:r w:rsidR="00BF6AAF">
              <w:rPr>
                <w:rFonts w:asciiTheme="minorHAnsi" w:hAnsiTheme="minorHAnsi"/>
                <w:b/>
                <w:sz w:val="18"/>
                <w:szCs w:val="18"/>
              </w:rPr>
              <w:t>A</w:t>
            </w:r>
            <w:r>
              <w:rPr>
                <w:rFonts w:asciiTheme="minorHAnsi" w:hAnsiTheme="minorHAnsi"/>
                <w:b/>
                <w:sz w:val="18"/>
                <w:szCs w:val="18"/>
              </w:rPr>
              <w:t>ppliances.</w:t>
            </w:r>
            <w:r>
              <w:rPr>
                <w:rFonts w:asciiTheme="minorHAnsi" w:hAnsiTheme="minorHAnsi"/>
                <w:sz w:val="18"/>
                <w:szCs w:val="18"/>
              </w:rPr>
              <w:t xml:space="preserve"> </w:t>
            </w:r>
            <w:r>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6BDC3856" w14:textId="77777777" w:rsidR="000E5F2E" w:rsidRDefault="000E5F2E" w:rsidP="005E36C9">
            <w:pPr>
              <w:pStyle w:val="margin0020note"/>
              <w:keepNext/>
              <w:spacing w:before="0" w:beforeAutospacing="0" w:after="0" w:afterAutospacing="0"/>
              <w:rPr>
                <w:rStyle w:val="margin0020notechar"/>
                <w:rFonts w:asciiTheme="minorHAnsi" w:hAnsiTheme="minorHAnsi"/>
                <w:sz w:val="18"/>
                <w:szCs w:val="18"/>
              </w:rPr>
            </w:pPr>
          </w:p>
          <w:p w14:paraId="6BDC3857" w14:textId="77777777" w:rsidR="000E5F2E" w:rsidRDefault="000E5F2E" w:rsidP="005E36C9">
            <w:pPr>
              <w:pStyle w:val="margin0020note"/>
              <w:keepNext/>
              <w:spacing w:before="0" w:beforeAutospacing="0" w:after="0" w:afterAutospacing="0"/>
              <w:ind w:left="273"/>
            </w:pPr>
            <w:r>
              <w:rPr>
                <w:rStyle w:val="margin0020notechar"/>
                <w:rFonts w:asciiTheme="minorHAnsi" w:hAnsiTheme="minorHAnsi"/>
                <w:sz w:val="18"/>
                <w:szCs w:val="18"/>
              </w:rPr>
              <w:t xml:space="preserve">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w:t>
            </w:r>
            <w:proofErr w:type="spellStart"/>
            <w:r>
              <w:rPr>
                <w:rStyle w:val="margin0020notechar"/>
                <w:rFonts w:asciiTheme="minorHAnsi" w:hAnsiTheme="minorHAnsi"/>
                <w:sz w:val="18"/>
                <w:szCs w:val="18"/>
              </w:rPr>
              <w:t>Lps</w:t>
            </w:r>
            <w:proofErr w:type="spellEnd"/>
            <w:r>
              <w:rPr>
                <w:rStyle w:val="margin0020notechar"/>
                <w:rFonts w:asciiTheme="minorHAnsi" w:hAnsiTheme="minorHAnsi"/>
                <w:sz w:val="18"/>
                <w:szCs w:val="18"/>
              </w:rPr>
              <w:t>/100 m</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of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0E5F2E" w14:paraId="6BDC385B"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59"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5A" w14:textId="77777777" w:rsidR="000E5F2E" w:rsidRDefault="000E5F2E" w:rsidP="005E36C9">
            <w:pPr>
              <w:keepNext/>
              <w:ind w:left="273" w:hanging="273"/>
            </w:pPr>
            <w:r>
              <w:rPr>
                <w:rFonts w:asciiTheme="minorHAnsi" w:hAnsiTheme="minorHAnsi"/>
                <w:b/>
                <w:sz w:val="18"/>
                <w:szCs w:val="18"/>
              </w:rPr>
              <w:t xml:space="preserve">6.5 Garages. </w:t>
            </w:r>
            <w:r>
              <w:rPr>
                <w:rStyle w:val="margin0020notechar"/>
                <w:rFonts w:asciiTheme="minorHAnsi" w:hAnsiTheme="minorHAnsi"/>
                <w:sz w:val="18"/>
                <w:szCs w:val="18"/>
              </w:rPr>
              <w:t xml:space="preserve">When an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adjoins a garage, the design must prevent migration of contaminants to the adjoining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w:t>
            </w:r>
            <w:proofErr w:type="gramStart"/>
            <w:r>
              <w:rPr>
                <w:rStyle w:val="margin0020notechar"/>
                <w:rFonts w:asciiTheme="minorHAnsi" w:hAnsiTheme="minorHAnsi"/>
                <w:sz w:val="18"/>
                <w:szCs w:val="18"/>
              </w:rPr>
              <w:t>Air seal</w:t>
            </w:r>
            <w:proofErr w:type="gramEnd"/>
            <w:r>
              <w:rPr>
                <w:rStyle w:val="margin0020notechar"/>
                <w:rFonts w:asciiTheme="minorHAnsi" w:hAnsiTheme="minorHAnsi"/>
                <w:sz w:val="18"/>
                <w:szCs w:val="18"/>
              </w:rPr>
              <w:t xml:space="preserve"> the walls, ceilings, and floors that separate garages from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w:t>
            </w:r>
            <w:proofErr w:type="spellStart"/>
            <w:r>
              <w:rPr>
                <w:rStyle w:val="margin0020notechar"/>
                <w:rFonts w:asciiTheme="minorHAnsi" w:hAnsiTheme="minorHAnsi"/>
                <w:sz w:val="18"/>
                <w:szCs w:val="18"/>
              </w:rPr>
              <w:t>gasketed</w:t>
            </w:r>
            <w:proofErr w:type="spellEnd"/>
            <w:r>
              <w:rPr>
                <w:rStyle w:val="margin0020notechar"/>
                <w:rFonts w:asciiTheme="minorHAnsi" w:hAnsiTheme="minorHAnsi"/>
                <w:sz w:val="18"/>
                <w:szCs w:val="18"/>
              </w:rPr>
              <w:t xml:space="preserve">, weather stripped, wrapped, or otherwise sealed to limit air movement. Doors between garages and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spaces shall be </w:t>
            </w:r>
            <w:proofErr w:type="spellStart"/>
            <w:r>
              <w:rPr>
                <w:rStyle w:val="margin0020notechar"/>
                <w:rFonts w:asciiTheme="minorHAnsi" w:hAnsiTheme="minorHAnsi"/>
                <w:sz w:val="18"/>
                <w:szCs w:val="18"/>
              </w:rPr>
              <w:t>gasketed</w:t>
            </w:r>
            <w:proofErr w:type="spellEnd"/>
            <w:r>
              <w:rPr>
                <w:rStyle w:val="margin0020notechar"/>
                <w:rFonts w:asciiTheme="minorHAnsi" w:hAnsiTheme="minorHAnsi"/>
                <w:sz w:val="18"/>
                <w:szCs w:val="18"/>
              </w:rPr>
              <w:t xml:space="preserve"> or made substantially airtight with weather stripping.</w:t>
            </w:r>
          </w:p>
        </w:tc>
      </w:tr>
      <w:tr w:rsidR="000E5F2E" w14:paraId="6BDC385E"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5C"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5D" w14:textId="77777777" w:rsidR="000E5F2E" w:rsidRDefault="000E5F2E" w:rsidP="005E36C9">
            <w:pPr>
              <w:keepNext/>
              <w:ind w:left="273" w:hanging="273"/>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Spaces shall have ventilation openings as listed below. Such openings shall meet the requirements of Section 6.8.</w:t>
            </w:r>
          </w:p>
        </w:tc>
      </w:tr>
      <w:tr w:rsidR="000E5F2E" w14:paraId="6BDC3861"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5F"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60" w14:textId="77777777" w:rsidR="000E5F2E" w:rsidRDefault="000E5F2E" w:rsidP="00BF6AAF">
            <w:pPr>
              <w:keepNext/>
              <w:ind w:left="273" w:hanging="273"/>
            </w:pPr>
            <w:r>
              <w:rPr>
                <w:rFonts w:asciiTheme="minorHAnsi" w:hAnsiTheme="minorHAnsi"/>
                <w:b/>
                <w:sz w:val="18"/>
                <w:szCs w:val="18"/>
              </w:rPr>
              <w:t xml:space="preserve">6.7 Minimum </w:t>
            </w:r>
            <w:r w:rsidR="00BF6AAF">
              <w:rPr>
                <w:rFonts w:asciiTheme="minorHAnsi" w:hAnsiTheme="minorHAnsi"/>
                <w:b/>
                <w:sz w:val="18"/>
                <w:szCs w:val="18"/>
              </w:rPr>
              <w:t>F</w:t>
            </w:r>
            <w:r>
              <w:rPr>
                <w:rFonts w:asciiTheme="minorHAnsi" w:hAnsiTheme="minorHAnsi"/>
                <w:b/>
                <w:sz w:val="18"/>
                <w:szCs w:val="18"/>
              </w:rPr>
              <w:t>iltration.</w:t>
            </w:r>
            <w:r>
              <w:rPr>
                <w:rFonts w:asciiTheme="minorHAnsi" w:hAnsiTheme="minorHAnsi"/>
                <w:sz w:val="18"/>
                <w:szCs w:val="18"/>
              </w:rPr>
              <w:t xml:space="preserve"> </w:t>
            </w:r>
            <w:r>
              <w:rPr>
                <w:rStyle w:val="margin0020notechar"/>
                <w:rFonts w:asciiTheme="minorHAnsi" w:hAnsiTheme="minorHAnsi"/>
                <w:sz w:val="18"/>
                <w:szCs w:val="18"/>
              </w:rPr>
              <w:t xml:space="preserve">Mechanical systems that supply air to an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through ductwork exceeding 10 </w:t>
            </w:r>
            <w:proofErr w:type="spellStart"/>
            <w:r>
              <w:rPr>
                <w:rStyle w:val="margin0020notechar"/>
                <w:rFonts w:asciiTheme="minorHAnsi" w:hAnsiTheme="minorHAnsi"/>
                <w:sz w:val="18"/>
                <w:szCs w:val="18"/>
              </w:rPr>
              <w:t>ft</w:t>
            </w:r>
            <w:proofErr w:type="spellEnd"/>
            <w:r>
              <w:rPr>
                <w:rStyle w:val="margin0020notechar"/>
                <w:rFonts w:asciiTheme="minorHAnsi" w:hAnsiTheme="minorHAnsi"/>
                <w:sz w:val="18"/>
                <w:szCs w:val="18"/>
              </w:rPr>
              <w:t xml:space="preserve">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p>
        </w:tc>
      </w:tr>
      <w:tr w:rsidR="000E5F2E" w14:paraId="6BDC3864"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62"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63" w14:textId="77777777" w:rsidR="000E5F2E" w:rsidRDefault="000E5F2E" w:rsidP="005E36C9">
            <w:pPr>
              <w:keepNext/>
              <w:ind w:left="273" w:hanging="273"/>
            </w:pPr>
            <w:r>
              <w:rPr>
                <w:rFonts w:asciiTheme="minorHAnsi" w:hAnsiTheme="minorHAnsi"/>
                <w:b/>
                <w:sz w:val="18"/>
                <w:szCs w:val="18"/>
              </w:rPr>
              <w:t>6.8 Air Inlets.</w:t>
            </w:r>
            <w:r>
              <w:rPr>
                <w:rFonts w:asciiTheme="minorHAnsi" w:hAnsiTheme="minorHAnsi"/>
                <w:sz w:val="18"/>
                <w:szCs w:val="18"/>
              </w:rPr>
              <w:t xml:space="preserve"> </w:t>
            </w:r>
            <w:r>
              <w:rPr>
                <w:rStyle w:val="margin0020notechar"/>
                <w:rFonts w:asciiTheme="minorHAnsi" w:hAnsiTheme="minorHAnsi"/>
                <w:sz w:val="18"/>
                <w:szCs w:val="18"/>
              </w:rPr>
              <w:t xml:space="preserve">Air inlets that are part of the ventilation design shall be located a minimum of 10 </w:t>
            </w:r>
            <w:proofErr w:type="spellStart"/>
            <w:r>
              <w:rPr>
                <w:rStyle w:val="margin0020notechar"/>
                <w:rFonts w:asciiTheme="minorHAnsi" w:hAnsiTheme="minorHAnsi"/>
                <w:sz w:val="18"/>
                <w:szCs w:val="18"/>
              </w:rPr>
              <w:t>ft</w:t>
            </w:r>
            <w:proofErr w:type="spellEnd"/>
            <w:r>
              <w:rPr>
                <w:rStyle w:val="margin0020notechar"/>
                <w:rFonts w:asciiTheme="minorHAnsi" w:hAnsiTheme="minorHAnsi"/>
                <w:sz w:val="18"/>
                <w:szCs w:val="18"/>
              </w:rPr>
              <w:t xml:space="preserve">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p>
        </w:tc>
      </w:tr>
      <w:tr w:rsidR="000E5F2E" w14:paraId="6BDC3867"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65"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66" w14:textId="77777777" w:rsidR="000E5F2E" w:rsidRDefault="000E5F2E" w:rsidP="005E36C9">
            <w:pPr>
              <w:autoSpaceDE w:val="0"/>
              <w:autoSpaceDN w:val="0"/>
              <w:adjustRightInd w:val="0"/>
              <w:ind w:left="273" w:hanging="273"/>
            </w:pPr>
            <w:r>
              <w:rPr>
                <w:rFonts w:asciiTheme="minorHAnsi" w:hAnsiTheme="minorHAnsi"/>
                <w:b/>
                <w:sz w:val="18"/>
                <w:szCs w:val="18"/>
              </w:rPr>
              <w:t>6.9 Carbon Monoxide Detectors.</w:t>
            </w:r>
            <w:r>
              <w:rPr>
                <w:rFonts w:asciiTheme="minorHAnsi" w:hAnsiTheme="minorHAnsi"/>
                <w:sz w:val="18"/>
                <w:szCs w:val="18"/>
              </w:rPr>
              <w:t xml:space="preserve"> </w:t>
            </w:r>
            <w:r>
              <w:rPr>
                <w:rFonts w:asciiTheme="minorHAnsi" w:hAnsiTheme="minorHAnsi" w:cs="TimesNewRomanPSMT"/>
                <w:sz w:val="18"/>
                <w:szCs w:val="18"/>
              </w:rPr>
              <w:t xml:space="preserve">A carbon monoxide alarm shall be installed in each dwelling unit in accordance with NFPA 720, </w:t>
            </w:r>
            <w:r>
              <w:rPr>
                <w:rFonts w:asciiTheme="minorHAnsi" w:hAnsiTheme="minorHAnsi" w:cs="TimesNewRomanPS-ItalicMT"/>
                <w:i/>
                <w:iCs/>
                <w:sz w:val="18"/>
                <w:szCs w:val="18"/>
              </w:rPr>
              <w:t>Standard for the Installation of Carbon Monoxide (CO) Detection and Warning Equipment</w:t>
            </w:r>
            <w:r>
              <w:rPr>
                <w:rFonts w:asciiTheme="minorHAnsi" w:hAnsiTheme="minorHAnsi" w:cs="TimesNewRomanPSMT"/>
                <w:sz w:val="18"/>
                <w:szCs w:val="18"/>
              </w:rPr>
              <w:t>14, and shall be consistent with requirements of applicable laws, codes, and standards.</w:t>
            </w:r>
          </w:p>
        </w:tc>
      </w:tr>
      <w:tr w:rsidR="000E5F2E" w14:paraId="6BDC3869" w14:textId="77777777" w:rsidTr="00BD42CE">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6BDC3868" w14:textId="77777777" w:rsidR="000E5F2E" w:rsidRDefault="000E5F2E" w:rsidP="005E36C9">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6BDC386A" w14:textId="77777777" w:rsidR="000E5F2E" w:rsidRPr="0055507E" w:rsidRDefault="000E5F2E" w:rsidP="000E5F2E">
      <w:pPr>
        <w:rPr>
          <w:rFonts w:asciiTheme="minorHAnsi" w:hAnsiTheme="minorHAnsi"/>
          <w:sz w:val="18"/>
          <w:szCs w:val="18"/>
        </w:rPr>
      </w:pPr>
      <w:r w:rsidRPr="0055507E">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0E5F2E" w:rsidRPr="0055507E" w14:paraId="6BDC386C" w14:textId="77777777" w:rsidTr="00BD42CE">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86B" w14:textId="77777777" w:rsidR="000E5F2E" w:rsidRPr="0055507E" w:rsidRDefault="000E5F2E" w:rsidP="005E36C9">
            <w:pPr>
              <w:keepNext/>
              <w:rPr>
                <w:rFonts w:asciiTheme="minorHAnsi" w:hAnsiTheme="minorHAnsi"/>
                <w:b/>
                <w:bCs/>
                <w:sz w:val="18"/>
                <w:szCs w:val="18"/>
              </w:rPr>
            </w:pPr>
            <w:r w:rsidRPr="004B6CDB">
              <w:rPr>
                <w:rFonts w:asciiTheme="minorHAnsi" w:hAnsiTheme="minorHAnsi"/>
                <w:b/>
                <w:bCs/>
                <w:szCs w:val="18"/>
              </w:rPr>
              <w:lastRenderedPageBreak/>
              <w:t>G. Air Moving Equipment</w:t>
            </w:r>
          </w:p>
        </w:tc>
      </w:tr>
      <w:tr w:rsidR="000E5F2E" w:rsidRPr="0055507E" w14:paraId="6BDC386E" w14:textId="77777777" w:rsidTr="00BD42CE">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86D" w14:textId="77777777" w:rsidR="000E5F2E" w:rsidRPr="0055507E"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55507E">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4.6.6)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0E5F2E" w:rsidRPr="0055507E" w14:paraId="6BDC3871"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86F" w14:textId="77777777" w:rsidR="000E5F2E" w:rsidRPr="0055507E" w:rsidRDefault="000E5F2E" w:rsidP="005E36C9">
            <w:pPr>
              <w:keepNext/>
              <w:jc w:val="center"/>
              <w:rPr>
                <w:rFonts w:asciiTheme="minorHAnsi" w:hAnsiTheme="minorHAnsi"/>
                <w:sz w:val="18"/>
                <w:szCs w:val="18"/>
              </w:rPr>
            </w:pPr>
            <w:r w:rsidRPr="0055507E">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6BDC3870" w14:textId="77777777" w:rsidR="000E5F2E" w:rsidRPr="0055507E"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55507E">
              <w:rPr>
                <w:rFonts w:asciiTheme="minorHAnsi" w:hAnsiTheme="minorHAnsi"/>
                <w:b/>
                <w:sz w:val="18"/>
                <w:szCs w:val="18"/>
              </w:rPr>
              <w:t xml:space="preserve">7.1 </w:t>
            </w:r>
            <w:r w:rsidRPr="0055507E">
              <w:rPr>
                <w:rFonts w:asciiTheme="minorHAnsi" w:hAnsiTheme="minorHAnsi"/>
                <w:b/>
                <w:bCs/>
                <w:sz w:val="18"/>
                <w:szCs w:val="18"/>
              </w:rPr>
              <w:t xml:space="preserve">Selection and Installation. </w:t>
            </w:r>
            <w:r w:rsidRPr="0055507E">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0E5F2E" w:rsidRPr="0055507E" w14:paraId="6BDC3876"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872" w14:textId="77777777" w:rsidR="000E5F2E" w:rsidRPr="0055507E" w:rsidRDefault="000E5F2E" w:rsidP="005E36C9">
            <w:pPr>
              <w:keepNext/>
              <w:jc w:val="center"/>
              <w:rPr>
                <w:rFonts w:asciiTheme="minorHAnsi" w:hAnsiTheme="minorHAnsi"/>
                <w:sz w:val="18"/>
                <w:szCs w:val="18"/>
              </w:rPr>
            </w:pPr>
            <w:r w:rsidRPr="0055507E">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6BDC3873" w14:textId="77777777" w:rsidR="000E5F2E" w:rsidRPr="0055507E" w:rsidRDefault="000E5F2E" w:rsidP="005E36C9">
            <w:pPr>
              <w:keepNext/>
              <w:autoSpaceDE w:val="0"/>
              <w:autoSpaceDN w:val="0"/>
              <w:adjustRightInd w:val="0"/>
              <w:ind w:left="270" w:hanging="270"/>
              <w:jc w:val="both"/>
              <w:rPr>
                <w:rFonts w:asciiTheme="minorHAnsi" w:hAnsiTheme="minorHAnsi"/>
                <w:sz w:val="18"/>
                <w:szCs w:val="18"/>
              </w:rPr>
            </w:pPr>
            <w:r w:rsidRPr="0055507E">
              <w:rPr>
                <w:rFonts w:asciiTheme="minorHAnsi" w:hAnsiTheme="minorHAnsi"/>
                <w:b/>
                <w:sz w:val="18"/>
                <w:szCs w:val="18"/>
              </w:rPr>
              <w:t xml:space="preserve">7.2 </w:t>
            </w:r>
            <w:r w:rsidRPr="0055507E">
              <w:rPr>
                <w:rFonts w:asciiTheme="minorHAnsi" w:hAnsiTheme="minorHAnsi"/>
                <w:b/>
                <w:bCs/>
                <w:sz w:val="18"/>
                <w:szCs w:val="18"/>
              </w:rPr>
              <w:t xml:space="preserve">Sound Ratings for Fans. </w:t>
            </w:r>
            <w:r w:rsidRPr="0055507E">
              <w:rPr>
                <w:rFonts w:asciiTheme="minorHAnsi" w:hAnsiTheme="minorHAnsi"/>
                <w:sz w:val="18"/>
                <w:szCs w:val="18"/>
              </w:rPr>
              <w:t xml:space="preserve">Ventilation fans shall be rated for sound at no less than the minimum airflow rate required by this standard, as noted below. These sound ratings shall be at a minimum of 0.1 in. </w:t>
            </w:r>
            <w:proofErr w:type="spellStart"/>
            <w:r w:rsidRPr="0055507E">
              <w:rPr>
                <w:rFonts w:asciiTheme="minorHAnsi" w:hAnsiTheme="minorHAnsi"/>
                <w:sz w:val="18"/>
                <w:szCs w:val="18"/>
              </w:rPr>
              <w:t>w.c.</w:t>
            </w:r>
            <w:proofErr w:type="spellEnd"/>
            <w:r w:rsidRPr="0055507E">
              <w:rPr>
                <w:rFonts w:asciiTheme="minorHAnsi" w:hAnsiTheme="minorHAnsi"/>
                <w:sz w:val="18"/>
                <w:szCs w:val="18"/>
              </w:rPr>
              <w:t xml:space="preserve"> (25 Pa) static pressure.</w:t>
            </w:r>
          </w:p>
          <w:p w14:paraId="6BDC3874" w14:textId="77777777" w:rsidR="000E5F2E" w:rsidRPr="0055507E" w:rsidRDefault="000E5F2E" w:rsidP="005E36C9">
            <w:pPr>
              <w:keepNext/>
              <w:autoSpaceDE w:val="0"/>
              <w:autoSpaceDN w:val="0"/>
              <w:adjustRightInd w:val="0"/>
              <w:ind w:left="1080" w:hanging="360"/>
              <w:jc w:val="both"/>
              <w:rPr>
                <w:rFonts w:asciiTheme="minorHAnsi" w:hAnsiTheme="minorHAnsi"/>
                <w:sz w:val="18"/>
                <w:szCs w:val="18"/>
              </w:rPr>
            </w:pPr>
            <w:r w:rsidRPr="0055507E">
              <w:rPr>
                <w:rFonts w:asciiTheme="minorHAnsi" w:hAnsiTheme="minorHAnsi"/>
                <w:bCs/>
                <w:sz w:val="18"/>
                <w:szCs w:val="18"/>
              </w:rPr>
              <w:t>7.2.1</w:t>
            </w:r>
            <w:r w:rsidRPr="0055507E">
              <w:rPr>
                <w:rFonts w:asciiTheme="minorHAnsi" w:hAnsiTheme="minorHAnsi"/>
                <w:b/>
                <w:bCs/>
                <w:sz w:val="18"/>
                <w:szCs w:val="18"/>
              </w:rPr>
              <w:t xml:space="preserve"> Whole-Building or Continuous Ventilation Fans. </w:t>
            </w:r>
            <w:r w:rsidRPr="0055507E">
              <w:rPr>
                <w:rFonts w:asciiTheme="minorHAnsi" w:hAnsiTheme="minorHAnsi"/>
                <w:sz w:val="18"/>
                <w:szCs w:val="18"/>
              </w:rPr>
              <w:t xml:space="preserve">These fans shall be rated for sound at a maximum of 1.0 </w:t>
            </w:r>
            <w:proofErr w:type="spellStart"/>
            <w:r w:rsidRPr="0055507E">
              <w:rPr>
                <w:rFonts w:asciiTheme="minorHAnsi" w:hAnsiTheme="minorHAnsi"/>
                <w:sz w:val="18"/>
                <w:szCs w:val="18"/>
              </w:rPr>
              <w:t>sone</w:t>
            </w:r>
            <w:proofErr w:type="spellEnd"/>
            <w:r w:rsidRPr="0055507E">
              <w:rPr>
                <w:rFonts w:asciiTheme="minorHAnsi" w:hAnsiTheme="minorHAnsi"/>
                <w:sz w:val="18"/>
                <w:szCs w:val="18"/>
              </w:rPr>
              <w:t xml:space="preserve">. </w:t>
            </w:r>
          </w:p>
          <w:p w14:paraId="6BDC3875" w14:textId="77777777" w:rsidR="000E5F2E" w:rsidRPr="0055507E" w:rsidRDefault="000E5F2E" w:rsidP="00BF6AAF">
            <w:pPr>
              <w:keepNext/>
              <w:autoSpaceDE w:val="0"/>
              <w:autoSpaceDN w:val="0"/>
              <w:adjustRightInd w:val="0"/>
              <w:ind w:left="1080" w:hanging="360"/>
              <w:jc w:val="both"/>
            </w:pPr>
            <w:r w:rsidRPr="0055507E">
              <w:rPr>
                <w:rFonts w:asciiTheme="minorHAnsi" w:hAnsiTheme="minorHAnsi"/>
                <w:bCs/>
                <w:sz w:val="18"/>
                <w:szCs w:val="18"/>
              </w:rPr>
              <w:t>7.2.2</w:t>
            </w:r>
            <w:r w:rsidRPr="0055507E">
              <w:rPr>
                <w:rFonts w:asciiTheme="minorHAnsi" w:hAnsiTheme="minorHAnsi"/>
                <w:b/>
                <w:bCs/>
                <w:sz w:val="18"/>
                <w:szCs w:val="18"/>
              </w:rPr>
              <w:t xml:space="preserve"> Intermittent Local Exhaust Fans. </w:t>
            </w:r>
            <w:r w:rsidRPr="0055507E">
              <w:rPr>
                <w:rFonts w:asciiTheme="minorHAnsi" w:hAnsiTheme="minorHAnsi"/>
                <w:sz w:val="18"/>
                <w:szCs w:val="18"/>
              </w:rPr>
              <w:t xml:space="preserve">Fans used to comply with Section 5.2 shall be rated for sound at a maximum </w:t>
            </w:r>
            <w:proofErr w:type="gramStart"/>
            <w:r w:rsidRPr="0055507E">
              <w:rPr>
                <w:rFonts w:asciiTheme="minorHAnsi" w:hAnsiTheme="minorHAnsi"/>
                <w:sz w:val="18"/>
                <w:szCs w:val="18"/>
              </w:rPr>
              <w:t xml:space="preserve">of 3 </w:t>
            </w:r>
            <w:proofErr w:type="spellStart"/>
            <w:r w:rsidRPr="0055507E">
              <w:rPr>
                <w:rFonts w:asciiTheme="minorHAnsi" w:hAnsiTheme="minorHAnsi"/>
                <w:sz w:val="18"/>
                <w:szCs w:val="18"/>
              </w:rPr>
              <w:t>sone</w:t>
            </w:r>
            <w:proofErr w:type="spellEnd"/>
            <w:r w:rsidRPr="0055507E">
              <w:rPr>
                <w:rFonts w:asciiTheme="minorHAnsi" w:hAnsiTheme="minorHAnsi"/>
                <w:sz w:val="18"/>
                <w:szCs w:val="18"/>
              </w:rPr>
              <w:t>,</w:t>
            </w:r>
            <w:proofErr w:type="gramEnd"/>
            <w:r w:rsidRPr="0055507E">
              <w:rPr>
                <w:rFonts w:asciiTheme="minorHAnsi" w:hAnsiTheme="minorHAnsi"/>
                <w:sz w:val="18"/>
                <w:szCs w:val="18"/>
              </w:rPr>
              <w:t xml:space="preserve">               unless their maximum rated airflow exceeds 400 cfm (200 L/s). (Some exceptions may apply)</w:t>
            </w:r>
          </w:p>
        </w:tc>
      </w:tr>
      <w:tr w:rsidR="000E5F2E" w:rsidRPr="0055507E" w14:paraId="6BDC3879"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877" w14:textId="77777777" w:rsidR="000E5F2E" w:rsidRPr="0055507E" w:rsidRDefault="000E5F2E" w:rsidP="005E36C9">
            <w:pPr>
              <w:keepNext/>
              <w:jc w:val="center"/>
              <w:rPr>
                <w:rFonts w:asciiTheme="minorHAnsi" w:hAnsiTheme="minorHAnsi"/>
                <w:sz w:val="18"/>
                <w:szCs w:val="18"/>
              </w:rPr>
            </w:pPr>
            <w:r w:rsidRPr="0055507E">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6BDC3878" w14:textId="77777777" w:rsidR="000E5F2E" w:rsidRPr="0055507E" w:rsidRDefault="000E5F2E" w:rsidP="00BD42CE">
            <w:pPr>
              <w:keepNext/>
              <w:ind w:left="273" w:hanging="273"/>
            </w:pPr>
            <w:r w:rsidRPr="0055507E">
              <w:rPr>
                <w:rFonts w:asciiTheme="minorHAnsi" w:hAnsiTheme="minorHAnsi"/>
                <w:b/>
                <w:sz w:val="18"/>
                <w:szCs w:val="18"/>
              </w:rPr>
              <w:t xml:space="preserve">7.3 </w:t>
            </w:r>
            <w:proofErr w:type="spellStart"/>
            <w:r w:rsidRPr="0055507E">
              <w:rPr>
                <w:rFonts w:asciiTheme="minorHAnsi" w:hAnsiTheme="minorHAnsi"/>
                <w:b/>
                <w:bCs/>
                <w:sz w:val="18"/>
                <w:szCs w:val="18"/>
              </w:rPr>
              <w:t>Multibranch</w:t>
            </w:r>
            <w:proofErr w:type="spellEnd"/>
            <w:r w:rsidRPr="0055507E">
              <w:rPr>
                <w:rFonts w:asciiTheme="minorHAnsi" w:hAnsiTheme="minorHAnsi"/>
                <w:b/>
                <w:bCs/>
                <w:sz w:val="18"/>
                <w:szCs w:val="18"/>
              </w:rPr>
              <w:t xml:space="preserve"> Exhaust Ducting. </w:t>
            </w:r>
            <w:r w:rsidRPr="0055507E">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0E5F2E" w:rsidRPr="0055507E" w14:paraId="6BDC387B" w14:textId="77777777" w:rsidTr="00BD42CE">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87A" w14:textId="77777777" w:rsidR="000E5F2E" w:rsidRPr="0055507E" w:rsidRDefault="000E5F2E" w:rsidP="005E36C9">
            <w:pPr>
              <w:keepNext/>
              <w:rPr>
                <w:rFonts w:asciiTheme="minorHAnsi" w:hAnsiTheme="minorHAnsi"/>
                <w:b/>
                <w:bCs/>
                <w:sz w:val="18"/>
                <w:szCs w:val="18"/>
              </w:rPr>
            </w:pPr>
            <w:r w:rsidRPr="0055507E">
              <w:rPr>
                <w:rFonts w:asciiTheme="minorHAnsi" w:hAnsiTheme="minorHAnsi"/>
                <w:b/>
                <w:sz w:val="18"/>
                <w:szCs w:val="18"/>
              </w:rPr>
              <w:t xml:space="preserve">The responsible person’s signature on this compliance document affirms that all applicable requirements in this table have been met.  </w:t>
            </w:r>
          </w:p>
        </w:tc>
      </w:tr>
    </w:tbl>
    <w:p w14:paraId="6BDC387C" w14:textId="77777777" w:rsidR="000E5F2E" w:rsidRPr="004B6CDB" w:rsidRDefault="000E5F2E" w:rsidP="000E5F2E">
      <w:pPr>
        <w:rPr>
          <w:rFonts w:asciiTheme="minorHAnsi" w:hAnsiTheme="minorHAnsi"/>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0E5F2E" w:rsidRPr="004B6CDB" w14:paraId="6BDC387E" w14:textId="77777777" w:rsidTr="00BD42CE">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87D" w14:textId="77777777" w:rsidR="000E5F2E" w:rsidRPr="004B6CDB" w:rsidRDefault="000E5F2E" w:rsidP="00BF6AAF">
            <w:pPr>
              <w:keepNext/>
              <w:rPr>
                <w:rFonts w:asciiTheme="minorHAnsi" w:hAnsiTheme="minorHAnsi"/>
                <w:b/>
                <w:bCs/>
                <w:szCs w:val="18"/>
              </w:rPr>
            </w:pPr>
            <w:r w:rsidRPr="004B6CDB">
              <w:rPr>
                <w:rFonts w:asciiTheme="minorHAnsi" w:hAnsiTheme="minorHAnsi" w:cs="Arial"/>
                <w:b/>
                <w:szCs w:val="18"/>
              </w:rPr>
              <w:t xml:space="preserve">H. Multifamily Buildings - Other Requirements  </w:t>
            </w:r>
          </w:p>
        </w:tc>
      </w:tr>
      <w:tr w:rsidR="000E5F2E" w:rsidRPr="00D2491C" w14:paraId="6BDC3880" w14:textId="77777777" w:rsidTr="00BD42CE">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87F" w14:textId="77777777" w:rsidR="000E5F2E" w:rsidRPr="00D2491C"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0E5F2E" w:rsidRPr="00D2491C" w14:paraId="6BDC3887"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881" w14:textId="77777777" w:rsidR="000E5F2E" w:rsidRPr="00D2491C" w:rsidRDefault="000E5F2E" w:rsidP="005E36C9">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6BDC3882" w14:textId="77777777" w:rsidR="000E5F2E" w:rsidRDefault="000E5F2E" w:rsidP="005E36C9">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6BDC3883" w14:textId="77777777" w:rsidR="000E5F2E" w:rsidRPr="00D2491C" w:rsidRDefault="000E5F2E" w:rsidP="005E36C9">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w:t>
            </w:r>
            <w:proofErr w:type="spellStart"/>
            <w:r w:rsidRPr="00D2491C">
              <w:rPr>
                <w:rFonts w:asciiTheme="minorHAnsi" w:hAnsiTheme="minorHAnsi"/>
                <w:sz w:val="18"/>
                <w:szCs w:val="18"/>
              </w:rPr>
              <w:t>gasketed</w:t>
            </w:r>
            <w:proofErr w:type="spellEnd"/>
            <w:r w:rsidRPr="00D2491C">
              <w:rPr>
                <w:rFonts w:asciiTheme="minorHAnsi" w:hAnsiTheme="minorHAnsi"/>
                <w:sz w:val="18"/>
                <w:szCs w:val="18"/>
              </w:rPr>
              <w:t xml:space="preserve"> or made substantially airtight. </w:t>
            </w:r>
          </w:p>
          <w:p w14:paraId="6BDC3884" w14:textId="5D6E2F25" w:rsidR="000E5F2E"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BD42CE">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6BDC3885" w14:textId="77777777" w:rsidR="000E5F2E" w:rsidRPr="00F3733C" w:rsidRDefault="000E5F2E" w:rsidP="005E36C9">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6BDC3886" w14:textId="77777777" w:rsidR="000E5F2E" w:rsidRPr="00D2491C" w:rsidRDefault="000E5F2E" w:rsidP="005E36C9">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0E5F2E" w:rsidRPr="00D2491C" w14:paraId="6BDC3889" w14:textId="77777777" w:rsidTr="00BD42CE">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888" w14:textId="77777777" w:rsidR="000E5F2E" w:rsidRPr="00D2491C" w:rsidRDefault="000E5F2E" w:rsidP="005E36C9">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6BDC388A" w14:textId="77777777" w:rsidR="00CD30DB" w:rsidRPr="0055507E" w:rsidRDefault="00CD30DB" w:rsidP="00E66FF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6BDC388B" w14:textId="77777777" w:rsidR="00E66FF8" w:rsidRPr="0055507E" w:rsidRDefault="00E66FF8">
      <w:pPr>
        <w:rPr>
          <w:rFonts w:asciiTheme="minorHAnsi" w:hAnsiTheme="minorHAnsi"/>
          <w:b/>
          <w:sz w:val="18"/>
          <w:szCs w:val="18"/>
        </w:rPr>
      </w:pPr>
    </w:p>
    <w:p w14:paraId="6BDC388C" w14:textId="77777777" w:rsidR="00E66FF8" w:rsidRPr="0055507E" w:rsidRDefault="00E66FF8" w:rsidP="00E66FF8">
      <w:pPr>
        <w:rPr>
          <w:rFonts w:asciiTheme="minorHAnsi" w:hAnsiTheme="minorHAnsi"/>
          <w:b/>
          <w:sz w:val="18"/>
          <w:szCs w:val="18"/>
        </w:rPr>
      </w:pPr>
    </w:p>
    <w:p w14:paraId="6BDC388D" w14:textId="77777777" w:rsidR="006C27A3" w:rsidRPr="0055507E" w:rsidRDefault="006C27A3" w:rsidP="00E66FF8">
      <w:pPr>
        <w:rPr>
          <w:rFonts w:asciiTheme="minorHAnsi" w:hAnsiTheme="minorHAnsi"/>
          <w:b/>
          <w:sz w:val="18"/>
          <w:szCs w:val="18"/>
        </w:rPr>
      </w:pPr>
    </w:p>
    <w:p w14:paraId="6BDC388E" w14:textId="77777777" w:rsidR="00B91651" w:rsidRPr="0055507E" w:rsidRDefault="00B91651">
      <w:pPr>
        <w:rPr>
          <w:rFonts w:asciiTheme="minorHAnsi" w:hAnsiTheme="minorHAnsi"/>
          <w:sz w:val="18"/>
          <w:szCs w:val="18"/>
        </w:rPr>
      </w:pPr>
      <w:r w:rsidRPr="0055507E">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5C2466" w:rsidRPr="0055507E" w14:paraId="6BDC3890" w14:textId="77777777" w:rsidTr="00CD30DB">
        <w:trPr>
          <w:trHeight w:val="206"/>
        </w:trPr>
        <w:tc>
          <w:tcPr>
            <w:tcW w:w="10950" w:type="dxa"/>
            <w:gridSpan w:val="4"/>
            <w:vAlign w:val="center"/>
          </w:tcPr>
          <w:p w14:paraId="6BDC388F" w14:textId="77777777" w:rsidR="005C2466" w:rsidRPr="0055507E" w:rsidRDefault="005C2466" w:rsidP="00CD30D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55507E">
              <w:rPr>
                <w:rFonts w:asciiTheme="minorHAnsi" w:hAnsiTheme="minorHAnsi" w:cs="Arial"/>
                <w:b/>
                <w:caps/>
                <w:sz w:val="18"/>
                <w:szCs w:val="18"/>
              </w:rPr>
              <w:lastRenderedPageBreak/>
              <w:t>Documentation Author's Declaration Statement</w:t>
            </w:r>
          </w:p>
        </w:tc>
      </w:tr>
      <w:tr w:rsidR="005C2466" w:rsidRPr="0055507E" w14:paraId="6BDC3892" w14:textId="77777777" w:rsidTr="00CD30DB">
        <w:trPr>
          <w:trHeight w:val="206"/>
        </w:trPr>
        <w:tc>
          <w:tcPr>
            <w:tcW w:w="10950" w:type="dxa"/>
            <w:gridSpan w:val="4"/>
            <w:vAlign w:val="center"/>
          </w:tcPr>
          <w:p w14:paraId="6BDC3891" w14:textId="77777777" w:rsidR="005C2466" w:rsidRPr="0055507E" w:rsidRDefault="005C2466" w:rsidP="00B077B3">
            <w:pPr>
              <w:keepNext/>
              <w:numPr>
                <w:ilvl w:val="0"/>
                <w:numId w:val="7"/>
              </w:numPr>
              <w:ind w:left="374" w:hanging="288"/>
              <w:rPr>
                <w:rFonts w:asciiTheme="minorHAnsi" w:hAnsiTheme="minorHAnsi"/>
                <w:sz w:val="18"/>
                <w:szCs w:val="18"/>
              </w:rPr>
            </w:pPr>
            <w:r w:rsidRPr="0055507E">
              <w:rPr>
                <w:rFonts w:asciiTheme="minorHAnsi" w:hAnsiTheme="minorHAnsi"/>
                <w:sz w:val="18"/>
                <w:szCs w:val="18"/>
              </w:rPr>
              <w:t>I certify that this Certificate of Installation documentation is accurate and complete.</w:t>
            </w:r>
          </w:p>
        </w:tc>
      </w:tr>
      <w:tr w:rsidR="005C2466" w:rsidRPr="0055507E" w14:paraId="6BDC3895" w14:textId="77777777" w:rsidTr="00CD30DB">
        <w:trPr>
          <w:trHeight w:val="360"/>
        </w:trPr>
        <w:tc>
          <w:tcPr>
            <w:tcW w:w="5577" w:type="dxa"/>
            <w:gridSpan w:val="2"/>
          </w:tcPr>
          <w:p w14:paraId="6BDC3893"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Documentation Author Name:</w:t>
            </w:r>
          </w:p>
        </w:tc>
        <w:tc>
          <w:tcPr>
            <w:tcW w:w="5373" w:type="dxa"/>
            <w:gridSpan w:val="2"/>
          </w:tcPr>
          <w:p w14:paraId="6BDC3894"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Documentation Author Signature:</w:t>
            </w:r>
          </w:p>
        </w:tc>
      </w:tr>
      <w:tr w:rsidR="005C2466" w:rsidRPr="0055507E" w14:paraId="6BDC3898" w14:textId="77777777" w:rsidTr="00CD30DB">
        <w:trPr>
          <w:trHeight w:val="360"/>
        </w:trPr>
        <w:tc>
          <w:tcPr>
            <w:tcW w:w="5577" w:type="dxa"/>
            <w:gridSpan w:val="2"/>
          </w:tcPr>
          <w:p w14:paraId="6BDC3896"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Documentation Author Company Name:</w:t>
            </w:r>
          </w:p>
        </w:tc>
        <w:tc>
          <w:tcPr>
            <w:tcW w:w="5373" w:type="dxa"/>
            <w:gridSpan w:val="2"/>
          </w:tcPr>
          <w:p w14:paraId="6BDC3897"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Date Signed:</w:t>
            </w:r>
          </w:p>
        </w:tc>
      </w:tr>
      <w:tr w:rsidR="005C2466" w:rsidRPr="0055507E" w14:paraId="6BDC389B" w14:textId="77777777" w:rsidTr="00CD30DB">
        <w:trPr>
          <w:trHeight w:val="360"/>
        </w:trPr>
        <w:tc>
          <w:tcPr>
            <w:tcW w:w="5577" w:type="dxa"/>
            <w:gridSpan w:val="2"/>
          </w:tcPr>
          <w:p w14:paraId="6BDC3899"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Address:</w:t>
            </w:r>
          </w:p>
        </w:tc>
        <w:tc>
          <w:tcPr>
            <w:tcW w:w="5373" w:type="dxa"/>
            <w:gridSpan w:val="2"/>
          </w:tcPr>
          <w:p w14:paraId="6BDC389A" w14:textId="5C5FCB21" w:rsidR="005C2466" w:rsidRPr="0055507E" w:rsidRDefault="005C2466" w:rsidP="004B6CDB">
            <w:pPr>
              <w:keepNext/>
              <w:rPr>
                <w:rFonts w:asciiTheme="minorHAnsi" w:hAnsiTheme="minorHAnsi"/>
                <w:sz w:val="14"/>
                <w:szCs w:val="14"/>
              </w:rPr>
            </w:pPr>
            <w:r w:rsidRPr="0055507E">
              <w:rPr>
                <w:rFonts w:asciiTheme="minorHAnsi" w:hAnsiTheme="minorHAnsi"/>
                <w:sz w:val="14"/>
                <w:szCs w:val="14"/>
              </w:rPr>
              <w:t>CEA/HERS Certification Identification (</w:t>
            </w:r>
            <w:r w:rsidR="004B6CDB">
              <w:rPr>
                <w:rFonts w:asciiTheme="minorHAnsi" w:hAnsiTheme="minorHAnsi"/>
                <w:sz w:val="14"/>
                <w:szCs w:val="14"/>
              </w:rPr>
              <w:t>i</w:t>
            </w:r>
            <w:r w:rsidRPr="0055507E">
              <w:rPr>
                <w:rFonts w:asciiTheme="minorHAnsi" w:hAnsiTheme="minorHAnsi"/>
                <w:sz w:val="14"/>
                <w:szCs w:val="14"/>
              </w:rPr>
              <w:t>f applicable):</w:t>
            </w:r>
          </w:p>
        </w:tc>
      </w:tr>
      <w:tr w:rsidR="005C2466" w:rsidRPr="0055507E" w14:paraId="6BDC389E" w14:textId="77777777" w:rsidTr="00CD30DB">
        <w:trPr>
          <w:trHeight w:val="360"/>
        </w:trPr>
        <w:tc>
          <w:tcPr>
            <w:tcW w:w="5577" w:type="dxa"/>
            <w:gridSpan w:val="2"/>
          </w:tcPr>
          <w:p w14:paraId="6BDC389C"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City/State/Zip:</w:t>
            </w:r>
          </w:p>
        </w:tc>
        <w:tc>
          <w:tcPr>
            <w:tcW w:w="5373" w:type="dxa"/>
            <w:gridSpan w:val="2"/>
          </w:tcPr>
          <w:p w14:paraId="6BDC389D"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Phone:</w:t>
            </w:r>
          </w:p>
        </w:tc>
      </w:tr>
      <w:tr w:rsidR="005C2466" w:rsidRPr="0055507E" w14:paraId="6BDC38A0" w14:textId="77777777" w:rsidTr="00CD30DB">
        <w:tblPrEx>
          <w:tblCellMar>
            <w:left w:w="115" w:type="dxa"/>
            <w:right w:w="115" w:type="dxa"/>
          </w:tblCellMar>
        </w:tblPrEx>
        <w:trPr>
          <w:trHeight w:val="296"/>
        </w:trPr>
        <w:tc>
          <w:tcPr>
            <w:tcW w:w="10950" w:type="dxa"/>
            <w:gridSpan w:val="4"/>
            <w:vAlign w:val="center"/>
          </w:tcPr>
          <w:p w14:paraId="6BDC389F" w14:textId="77777777" w:rsidR="005C2466" w:rsidRPr="0055507E" w:rsidRDefault="005C2466" w:rsidP="00CD30D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cs="Arial"/>
                <w:b/>
                <w:caps/>
                <w:sz w:val="18"/>
                <w:szCs w:val="18"/>
              </w:rPr>
              <w:t xml:space="preserve">Responsible Person's Declaration statement  </w:t>
            </w:r>
          </w:p>
        </w:tc>
      </w:tr>
      <w:tr w:rsidR="005C2466" w:rsidRPr="0055507E" w14:paraId="6BDC38A8" w14:textId="77777777" w:rsidTr="00CD30DB">
        <w:tblPrEx>
          <w:tblCellMar>
            <w:left w:w="115" w:type="dxa"/>
            <w:right w:w="115" w:type="dxa"/>
          </w:tblCellMar>
        </w:tblPrEx>
        <w:trPr>
          <w:trHeight w:val="504"/>
        </w:trPr>
        <w:tc>
          <w:tcPr>
            <w:tcW w:w="10950" w:type="dxa"/>
            <w:gridSpan w:val="4"/>
          </w:tcPr>
          <w:p w14:paraId="3E30FD9D" w14:textId="77777777" w:rsidR="000615DE" w:rsidRPr="000615DE" w:rsidRDefault="000615DE" w:rsidP="000615DE">
            <w:pPr>
              <w:pStyle w:val="Heading3"/>
              <w:numPr>
                <w:ilvl w:val="0"/>
                <w:numId w:val="0"/>
              </w:numPr>
              <w:spacing w:before="60"/>
              <w:ind w:right="86"/>
              <w:rPr>
                <w:ins w:id="1" w:author="Shewmaker, Michael@Energy" w:date="2016-10-11T11:20:00Z"/>
                <w:rFonts w:asciiTheme="minorHAnsi" w:hAnsiTheme="minorHAnsi"/>
                <w:caps/>
                <w:sz w:val="18"/>
                <w:szCs w:val="18"/>
              </w:rPr>
            </w:pPr>
            <w:ins w:id="2" w:author="Shewmaker, Michael@Energy" w:date="2016-10-11T11:20:00Z">
              <w:r w:rsidRPr="000615DE">
                <w:rPr>
                  <w:rFonts w:asciiTheme="minorHAnsi" w:hAnsiTheme="minorHAnsi"/>
                  <w:sz w:val="18"/>
                  <w:szCs w:val="18"/>
                </w:rPr>
                <w:t xml:space="preserve">I certify the following under penalty of perjury, under the laws of the State of California: </w:t>
              </w:r>
            </w:ins>
          </w:p>
          <w:p w14:paraId="787E43BA" w14:textId="77777777" w:rsidR="000615DE" w:rsidRPr="000615DE" w:rsidRDefault="000615DE" w:rsidP="000615DE">
            <w:pPr>
              <w:pStyle w:val="Heading3"/>
              <w:numPr>
                <w:ilvl w:val="0"/>
                <w:numId w:val="18"/>
              </w:numPr>
              <w:spacing w:before="0"/>
              <w:ind w:right="90"/>
              <w:rPr>
                <w:ins w:id="3" w:author="Shewmaker, Michael@Energy" w:date="2016-10-11T11:20:00Z"/>
                <w:rFonts w:asciiTheme="minorHAnsi" w:hAnsiTheme="minorHAnsi"/>
                <w:caps/>
                <w:sz w:val="18"/>
                <w:szCs w:val="18"/>
              </w:rPr>
            </w:pPr>
            <w:ins w:id="4" w:author="Shewmaker, Michael@Energy" w:date="2016-10-11T11:20:00Z">
              <w:r w:rsidRPr="000615DE">
                <w:rPr>
                  <w:rFonts w:asciiTheme="minorHAnsi" w:hAnsiTheme="minorHAnsi"/>
                  <w:sz w:val="18"/>
                  <w:szCs w:val="18"/>
                </w:rPr>
                <w:t xml:space="preserve">The information provided on this Certificate of Installation is true and correct. </w:t>
              </w:r>
            </w:ins>
          </w:p>
          <w:p w14:paraId="1EF932A7" w14:textId="77777777" w:rsidR="000615DE" w:rsidRPr="000615DE" w:rsidRDefault="000615DE" w:rsidP="000615DE">
            <w:pPr>
              <w:pStyle w:val="Heading3"/>
              <w:numPr>
                <w:ilvl w:val="0"/>
                <w:numId w:val="18"/>
              </w:numPr>
              <w:spacing w:before="0"/>
              <w:ind w:right="90"/>
              <w:rPr>
                <w:ins w:id="5" w:author="Shewmaker, Michael@Energy" w:date="2016-10-11T11:20:00Z"/>
                <w:rFonts w:asciiTheme="minorHAnsi" w:hAnsiTheme="minorHAnsi"/>
                <w:caps/>
                <w:sz w:val="18"/>
                <w:szCs w:val="22"/>
              </w:rPr>
            </w:pPr>
            <w:ins w:id="6" w:author="Shewmaker, Michael@Energy" w:date="2016-10-11T11:20:00Z">
              <w:r w:rsidRPr="000615DE">
                <w:rPr>
                  <w:rFonts w:asciiTheme="minorHAnsi" w:hAnsiTheme="minorHAnsi"/>
                  <w:snapToGrid w:val="0"/>
                  <w:sz w:val="18"/>
                  <w:szCs w:val="18"/>
                </w:rPr>
                <w:t xml:space="preserve">I am either: a) a responsible person eligible under Division 3 of the Business and Professions Code </w:t>
              </w:r>
              <w:r w:rsidRPr="000615DE">
                <w:rPr>
                  <w:rFonts w:asciiTheme="minorHAnsi" w:hAnsiTheme="minorHAnsi"/>
                  <w:sz w:val="18"/>
                  <w:szCs w:val="18"/>
                </w:rPr>
                <w:t xml:space="preserve">in the applicable classification to accept responsibility for the system design, construction, or installation </w:t>
              </w:r>
              <w:r w:rsidRPr="000615DE">
                <w:rPr>
                  <w:rFonts w:asciiTheme="minorHAnsi" w:hAnsiTheme="minorHAnsi"/>
                  <w:snapToGrid w:val="0"/>
                  <w:sz w:val="18"/>
                  <w:szCs w:val="18"/>
                </w:rPr>
                <w:t xml:space="preserve">of features, materials, components, or manufactured devices </w:t>
              </w:r>
              <w:r w:rsidRPr="000615DE">
                <w:rPr>
                  <w:rFonts w:asciiTheme="minorHAnsi" w:hAnsiTheme="minorHAnsi"/>
                  <w:sz w:val="18"/>
                  <w:szCs w:val="18"/>
                </w:rPr>
                <w:t xml:space="preserve">for the scope of work identified on this Certificate of Installation </w:t>
              </w:r>
              <w:r w:rsidRPr="000615DE">
                <w:rPr>
                  <w:rFonts w:asciiTheme="minorHAnsi" w:hAnsiTheme="minorHAnsi"/>
                  <w:snapToGrid w:val="0"/>
                  <w:sz w:val="18"/>
                  <w:szCs w:val="18"/>
                </w:rPr>
                <w:t>and attest to the declarations in this statement</w:t>
              </w:r>
              <w:r w:rsidRPr="000615DE">
                <w:rPr>
                  <w:rFonts w:asciiTheme="minorHAnsi" w:hAnsiTheme="minorHAnsi"/>
                  <w:sz w:val="18"/>
                  <w:szCs w:val="18"/>
                </w:rPr>
                <w:t>, or b) I am an authorized representative of the responsible person and attest to the declarations in this statement on the responsible person’s behalf</w:t>
              </w:r>
              <w:r w:rsidRPr="000615DE">
                <w:rPr>
                  <w:rFonts w:asciiTheme="minorHAnsi" w:eastAsia="Calibri" w:hAnsiTheme="minorHAnsi"/>
                  <w:sz w:val="18"/>
                  <w:szCs w:val="18"/>
                </w:rPr>
                <w:t>.</w:t>
              </w:r>
            </w:ins>
          </w:p>
          <w:p w14:paraId="591902B7" w14:textId="77777777" w:rsidR="000615DE" w:rsidRPr="000615DE" w:rsidRDefault="000615DE" w:rsidP="000615DE">
            <w:pPr>
              <w:keepNext/>
              <w:numPr>
                <w:ilvl w:val="0"/>
                <w:numId w:val="18"/>
              </w:numPr>
              <w:autoSpaceDE w:val="0"/>
              <w:autoSpaceDN w:val="0"/>
              <w:adjustRightInd w:val="0"/>
              <w:ind w:right="90"/>
              <w:rPr>
                <w:ins w:id="7" w:author="Shewmaker, Michael@Energy" w:date="2016-10-11T11:20:00Z"/>
                <w:rFonts w:asciiTheme="minorHAnsi" w:hAnsiTheme="minorHAnsi"/>
                <w:sz w:val="18"/>
                <w:szCs w:val="18"/>
              </w:rPr>
            </w:pPr>
            <w:ins w:id="8" w:author="Shewmaker, Michael@Energy" w:date="2016-10-11T11:20:00Z">
              <w:r w:rsidRPr="000615DE">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0615DE">
                <w:rPr>
                  <w:rFonts w:asciiTheme="minorHAnsi" w:eastAsia="Calibri" w:hAnsiTheme="minorHAnsi" w:cs="TimesNewRomanPSMT"/>
                  <w:sz w:val="18"/>
                  <w:szCs w:val="18"/>
                </w:rPr>
                <w:t>.</w:t>
              </w:r>
            </w:ins>
          </w:p>
          <w:p w14:paraId="2F89FC5A" w14:textId="77777777" w:rsidR="000615DE" w:rsidRPr="000615DE" w:rsidRDefault="000615DE" w:rsidP="000615DE">
            <w:pPr>
              <w:pStyle w:val="ListParagraph"/>
              <w:keepNext/>
              <w:numPr>
                <w:ilvl w:val="0"/>
                <w:numId w:val="18"/>
              </w:numPr>
              <w:autoSpaceDE w:val="0"/>
              <w:autoSpaceDN w:val="0"/>
              <w:adjustRightInd w:val="0"/>
              <w:rPr>
                <w:ins w:id="9" w:author="Shewmaker, Michael@Energy" w:date="2016-10-11T11:20:00Z"/>
                <w:rFonts w:asciiTheme="minorHAnsi" w:hAnsiTheme="minorHAnsi"/>
                <w:sz w:val="18"/>
              </w:rPr>
            </w:pPr>
            <w:ins w:id="10" w:author="Shewmaker, Michael@Energy" w:date="2016-10-11T11:20:00Z">
              <w:r w:rsidRPr="000615DE">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6BDC38A7" w14:textId="183FCE8C" w:rsidR="005C2466" w:rsidRPr="0055507E" w:rsidRDefault="000615DE" w:rsidP="004B6CDB">
            <w:pPr>
              <w:pStyle w:val="ListParagraph"/>
              <w:keepNext/>
              <w:numPr>
                <w:ilvl w:val="0"/>
                <w:numId w:val="6"/>
              </w:numPr>
              <w:autoSpaceDE w:val="0"/>
              <w:autoSpaceDN w:val="0"/>
              <w:adjustRightInd w:val="0"/>
              <w:rPr>
                <w:rFonts w:asciiTheme="minorHAnsi" w:hAnsiTheme="minorHAnsi"/>
                <w:b/>
              </w:rPr>
            </w:pPr>
            <w:ins w:id="11" w:author="Shewmaker, Michael@Energy" w:date="2016-10-11T11:20:00Z">
              <w:r w:rsidRPr="000615DE">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ins>
          </w:p>
        </w:tc>
      </w:tr>
      <w:tr w:rsidR="005C2466" w:rsidRPr="0055507E" w14:paraId="6BDC38AB" w14:textId="77777777" w:rsidTr="00CD30DB">
        <w:tblPrEx>
          <w:tblCellMar>
            <w:left w:w="108" w:type="dxa"/>
            <w:right w:w="108" w:type="dxa"/>
          </w:tblCellMar>
        </w:tblPrEx>
        <w:trPr>
          <w:trHeight w:val="360"/>
        </w:trPr>
        <w:tc>
          <w:tcPr>
            <w:tcW w:w="5307" w:type="dxa"/>
          </w:tcPr>
          <w:p w14:paraId="6BDC38A9" w14:textId="77777777" w:rsidR="005C2466" w:rsidRPr="0055507E" w:rsidRDefault="005C2466" w:rsidP="00CD30D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Responsible Builder/Installer Name:</w:t>
            </w:r>
          </w:p>
        </w:tc>
        <w:tc>
          <w:tcPr>
            <w:tcW w:w="5643" w:type="dxa"/>
            <w:gridSpan w:val="3"/>
          </w:tcPr>
          <w:p w14:paraId="6BDC38AA" w14:textId="77777777" w:rsidR="005C2466" w:rsidRPr="0055507E" w:rsidRDefault="005C2466" w:rsidP="00CD30D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Responsible Builder/Installer Signature:</w:t>
            </w:r>
          </w:p>
        </w:tc>
      </w:tr>
      <w:tr w:rsidR="005C2466" w:rsidRPr="0055507E" w14:paraId="6BDC38AE" w14:textId="77777777" w:rsidTr="00CD30D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8AC" w14:textId="6200855B"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BDC38AD"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Position With Company (Title):</w:t>
            </w:r>
          </w:p>
        </w:tc>
      </w:tr>
      <w:tr w:rsidR="005C2466" w:rsidRPr="0055507E" w14:paraId="6BDC38B1" w14:textId="77777777" w:rsidTr="00CD30D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8AF"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BDC38B0"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CSLB License:</w:t>
            </w:r>
          </w:p>
        </w:tc>
      </w:tr>
      <w:tr w:rsidR="005C2466" w:rsidRPr="0055507E" w14:paraId="6BDC38B5" w14:textId="77777777" w:rsidTr="00CD30D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8B2"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BDC38B3" w14:textId="0F879AFF"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Phone</w:t>
            </w:r>
            <w:r w:rsidR="004B6CDB">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BDC38B4"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Date Signed:</w:t>
            </w:r>
          </w:p>
        </w:tc>
      </w:tr>
      <w:tr w:rsidR="005C2466" w:rsidRPr="0055507E" w14:paraId="6BDC38B8" w14:textId="77777777" w:rsidTr="00CD30D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8B6"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BDC38B7"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 xml:space="preserve">Name of TPQCP (if applicable): </w:t>
            </w:r>
          </w:p>
        </w:tc>
      </w:tr>
    </w:tbl>
    <w:p w14:paraId="6BDC38B9" w14:textId="77777777" w:rsidR="00B71555" w:rsidRPr="0055507E" w:rsidRDefault="00B71555" w:rsidP="00B71555">
      <w:pPr>
        <w:contextualSpacing/>
        <w:rPr>
          <w:rFonts w:asciiTheme="minorHAnsi" w:hAnsiTheme="minorHAnsi"/>
          <w:sz w:val="18"/>
          <w:szCs w:val="18"/>
        </w:rPr>
      </w:pPr>
    </w:p>
    <w:p w14:paraId="6BDC38BA" w14:textId="77777777" w:rsidR="00337746" w:rsidRPr="0055507E" w:rsidRDefault="00337746" w:rsidP="00B71555">
      <w:pPr>
        <w:contextualSpacing/>
        <w:rPr>
          <w:rFonts w:asciiTheme="minorHAnsi" w:hAnsiTheme="minorHAnsi"/>
          <w:sz w:val="18"/>
          <w:szCs w:val="18"/>
        </w:rPr>
      </w:pPr>
    </w:p>
    <w:p w14:paraId="6BDC38BB" w14:textId="77777777" w:rsidR="006D0E63" w:rsidRPr="0055507E" w:rsidRDefault="006D0E63" w:rsidP="00B71555">
      <w:pPr>
        <w:rPr>
          <w:rFonts w:asciiTheme="minorHAnsi" w:hAnsiTheme="minorHAnsi"/>
          <w:sz w:val="18"/>
          <w:szCs w:val="18"/>
        </w:rPr>
        <w:sectPr w:rsidR="006D0E63" w:rsidRPr="0055507E" w:rsidSect="00ED5184">
          <w:headerReference w:type="even" r:id="rId9"/>
          <w:headerReference w:type="default" r:id="rId10"/>
          <w:footerReference w:type="default" r:id="rId11"/>
          <w:headerReference w:type="first" r:id="rId12"/>
          <w:type w:val="continuous"/>
          <w:pgSz w:w="12240" w:h="15840" w:code="1"/>
          <w:pgMar w:top="720" w:right="720" w:bottom="720" w:left="720" w:header="432" w:footer="432" w:gutter="0"/>
          <w:pgNumType w:start="1"/>
          <w:cols w:space="720"/>
          <w:docGrid w:linePitch="272"/>
        </w:sectPr>
      </w:pPr>
    </w:p>
    <w:p w14:paraId="6BDC38BC" w14:textId="77777777" w:rsidR="0073030E" w:rsidRPr="004B6CDB" w:rsidRDefault="00900CBB" w:rsidP="00900CBB">
      <w:pPr>
        <w:jc w:val="center"/>
        <w:rPr>
          <w:rFonts w:asciiTheme="minorHAnsi" w:hAnsiTheme="minorHAnsi"/>
          <w:b/>
          <w:szCs w:val="18"/>
        </w:rPr>
      </w:pPr>
      <w:r w:rsidRPr="004B6CDB">
        <w:rPr>
          <w:rFonts w:asciiTheme="minorHAnsi" w:hAnsiTheme="minorHAnsi"/>
          <w:b/>
          <w:szCs w:val="18"/>
        </w:rPr>
        <w:lastRenderedPageBreak/>
        <w:t>CF2R-MCH-27c-H User Instructions</w:t>
      </w:r>
    </w:p>
    <w:p w14:paraId="6BDC38BD" w14:textId="77777777" w:rsidR="0073030E" w:rsidRPr="0055507E" w:rsidRDefault="0073030E" w:rsidP="0073030E">
      <w:pPr>
        <w:rPr>
          <w:rFonts w:asciiTheme="minorHAnsi" w:hAnsiTheme="minorHAnsi"/>
          <w:sz w:val="18"/>
          <w:szCs w:val="18"/>
        </w:rPr>
      </w:pPr>
    </w:p>
    <w:p w14:paraId="6BDC38BE" w14:textId="77777777" w:rsidR="0073030E" w:rsidRPr="00D2491C" w:rsidRDefault="0073030E" w:rsidP="0073030E">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6BDC38BF" w14:textId="689E9BF4" w:rsidR="0073030E" w:rsidRDefault="0073030E" w:rsidP="0073030E">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w:t>
      </w:r>
      <w:r w:rsidR="00BD42CE">
        <w:rPr>
          <w:rFonts w:asciiTheme="minorHAnsi" w:hAnsiTheme="minorHAnsi"/>
          <w:sz w:val="18"/>
          <w:szCs w:val="18"/>
        </w:rPr>
        <w:t>-</w:t>
      </w:r>
      <w:r>
        <w:rPr>
          <w:rFonts w:asciiTheme="minorHAnsi" w:hAnsiTheme="minorHAnsi"/>
          <w:sz w:val="18"/>
          <w:szCs w:val="18"/>
        </w:rPr>
        <w:t>family dwelling units. Ventilation is calculated and provided for each dwelling unit individually.</w:t>
      </w:r>
    </w:p>
    <w:p w14:paraId="6BDC38C0" w14:textId="27D1D5E1" w:rsidR="0073030E" w:rsidRDefault="0073030E" w:rsidP="0073030E">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w:t>
      </w:r>
      <w:r w:rsidR="00BD42CE">
        <w:rPr>
          <w:rFonts w:asciiTheme="minorHAnsi" w:eastAsia="Cambria" w:hAnsiTheme="minorHAnsi"/>
          <w:sz w:val="18"/>
          <w:szCs w:val="18"/>
        </w:rPr>
        <w:t>-</w:t>
      </w:r>
      <w:r w:rsidRPr="00D2491C">
        <w:rPr>
          <w:rFonts w:asciiTheme="minorHAnsi" w:eastAsia="Cambria" w:hAnsiTheme="minorHAnsi"/>
          <w:sz w:val="18"/>
          <w:szCs w:val="18"/>
        </w:rPr>
        <w:t>family”</w:t>
      </w:r>
      <w:r>
        <w:rPr>
          <w:rFonts w:asciiTheme="minorHAnsi" w:eastAsia="Cambria" w:hAnsiTheme="minorHAnsi"/>
          <w:sz w:val="18"/>
          <w:szCs w:val="18"/>
        </w:rPr>
        <w:t>.</w:t>
      </w:r>
    </w:p>
    <w:p w14:paraId="6BDC38C1" w14:textId="756C809D" w:rsidR="0073030E" w:rsidRPr="00D2491C" w:rsidRDefault="0073030E" w:rsidP="0073030E">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2D25FD">
        <w:rPr>
          <w:rFonts w:asciiTheme="minorHAnsi" w:hAnsiTheme="minorHAnsi"/>
          <w:sz w:val="18"/>
          <w:szCs w:val="18"/>
        </w:rPr>
        <w:t xml:space="preserve"> </w:t>
      </w:r>
      <w:r>
        <w:rPr>
          <w:rFonts w:asciiTheme="minorHAnsi" w:hAnsiTheme="minorHAnsi"/>
          <w:sz w:val="18"/>
          <w:szCs w:val="18"/>
        </w:rPr>
        <w:t xml:space="preserve">Choices are “New Construction” and “Addition </w:t>
      </w:r>
      <w:r w:rsidR="00BD42CE">
        <w:rPr>
          <w:rFonts w:asciiTheme="minorHAnsi" w:hAnsiTheme="minorHAnsi"/>
          <w:sz w:val="18"/>
          <w:szCs w:val="18"/>
        </w:rPr>
        <w:t>G</w:t>
      </w:r>
      <w:r>
        <w:rPr>
          <w:rFonts w:asciiTheme="minorHAnsi" w:hAnsiTheme="minorHAnsi"/>
          <w:sz w:val="18"/>
          <w:szCs w:val="18"/>
        </w:rPr>
        <w:t>reater than 1</w:t>
      </w:r>
      <w:r w:rsidR="00E2362D">
        <w:rPr>
          <w:rFonts w:asciiTheme="minorHAnsi" w:hAnsiTheme="minorHAnsi"/>
          <w:sz w:val="18"/>
          <w:szCs w:val="18"/>
        </w:rPr>
        <w:t>,</w:t>
      </w:r>
      <w:r>
        <w:rPr>
          <w:rFonts w:asciiTheme="minorHAnsi" w:hAnsiTheme="minorHAnsi"/>
          <w:sz w:val="18"/>
          <w:szCs w:val="18"/>
        </w:rPr>
        <w:t>000</w:t>
      </w:r>
      <w:r w:rsidR="00E2362D">
        <w:rPr>
          <w:rFonts w:asciiTheme="minorHAnsi" w:hAnsiTheme="minorHAnsi"/>
          <w:sz w:val="18"/>
          <w:szCs w:val="18"/>
        </w:rPr>
        <w:t xml:space="preserve"> </w:t>
      </w:r>
      <w:r w:rsidR="00BD42CE">
        <w:rPr>
          <w:rFonts w:asciiTheme="minorHAnsi" w:hAnsiTheme="minorHAnsi"/>
          <w:sz w:val="18"/>
          <w:szCs w:val="18"/>
        </w:rPr>
        <w:t>ft</w:t>
      </w:r>
      <w:r w:rsidR="00BD42CE">
        <w:rPr>
          <w:rFonts w:asciiTheme="minorHAnsi" w:hAnsiTheme="minorHAnsi"/>
          <w:sz w:val="18"/>
          <w:szCs w:val="18"/>
          <w:vertAlign w:val="superscript"/>
        </w:rPr>
        <w:t>2</w:t>
      </w:r>
      <w:r>
        <w:rPr>
          <w:rFonts w:asciiTheme="minorHAnsi" w:hAnsiTheme="minorHAnsi"/>
          <w:sz w:val="18"/>
          <w:szCs w:val="18"/>
        </w:rPr>
        <w:t>”.</w:t>
      </w:r>
    </w:p>
    <w:p w14:paraId="6BDC38C2" w14:textId="2CEAE561" w:rsidR="0073030E" w:rsidRPr="00DE1FB9" w:rsidRDefault="0073030E" w:rsidP="0073030E">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BD42CE">
        <w:rPr>
          <w:rFonts w:asciiTheme="minorHAnsi" w:hAnsiTheme="minorHAnsi"/>
          <w:sz w:val="18"/>
          <w:szCs w:val="18"/>
        </w:rPr>
        <w:t>ft</w:t>
      </w:r>
      <w:r w:rsidR="00BD42CE">
        <w:rPr>
          <w:rFonts w:asciiTheme="minorHAnsi"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E2362D">
        <w:rPr>
          <w:rFonts w:asciiTheme="minorHAnsi" w:eastAsia="Cambria" w:hAnsiTheme="minorHAnsi"/>
          <w:sz w:val="18"/>
          <w:szCs w:val="18"/>
        </w:rPr>
        <w:t>,</w:t>
      </w:r>
      <w:r>
        <w:rPr>
          <w:rFonts w:asciiTheme="minorHAnsi" w:eastAsia="Cambria" w:hAnsiTheme="minorHAnsi"/>
          <w:sz w:val="18"/>
          <w:szCs w:val="18"/>
        </w:rPr>
        <w:t xml:space="preserve">000 </w:t>
      </w:r>
      <w:r w:rsidR="00BD42CE">
        <w:rPr>
          <w:rFonts w:asciiTheme="minorHAnsi" w:hAnsiTheme="minorHAnsi"/>
          <w:sz w:val="18"/>
          <w:szCs w:val="18"/>
        </w:rPr>
        <w:t>ft</w:t>
      </w:r>
      <w:r w:rsidR="00BD42CE">
        <w:rPr>
          <w:rFonts w:asciiTheme="minorHAnsi"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6BDC38C3" w14:textId="4A6E7F79" w:rsidR="0073030E" w:rsidRPr="00DE1FB9" w:rsidRDefault="0073030E" w:rsidP="0073030E">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w:t>
      </w:r>
      <w:r>
        <w:rPr>
          <w:rFonts w:asciiTheme="minorHAnsi" w:eastAsia="Cambria" w:hAnsiTheme="minorHAnsi"/>
          <w:sz w:val="18"/>
          <w:szCs w:val="18"/>
        </w:rPr>
        <w:t xml:space="preserve"> For additions over 1</w:t>
      </w:r>
      <w:r w:rsidR="00E2362D">
        <w:rPr>
          <w:rFonts w:asciiTheme="minorHAnsi" w:eastAsia="Cambria" w:hAnsiTheme="minorHAnsi"/>
          <w:sz w:val="18"/>
          <w:szCs w:val="18"/>
        </w:rPr>
        <w:t>,</w:t>
      </w:r>
      <w:r>
        <w:rPr>
          <w:rFonts w:asciiTheme="minorHAnsi" w:eastAsia="Cambria" w:hAnsiTheme="minorHAnsi"/>
          <w:sz w:val="18"/>
          <w:szCs w:val="18"/>
        </w:rPr>
        <w:t xml:space="preserve">000 </w:t>
      </w:r>
      <w:r w:rsidR="00BD42CE">
        <w:rPr>
          <w:rFonts w:asciiTheme="minorHAnsi" w:hAnsiTheme="minorHAnsi"/>
          <w:sz w:val="18"/>
          <w:szCs w:val="18"/>
        </w:rPr>
        <w:t>ft</w:t>
      </w:r>
      <w:r w:rsidR="00BD42CE">
        <w:rPr>
          <w:rFonts w:asciiTheme="minorHAnsi"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6BDC38C4" w14:textId="77777777" w:rsidR="0073030E" w:rsidRPr="00D2491C" w:rsidRDefault="0073030E" w:rsidP="0073030E">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6BDC38C5" w14:textId="77777777" w:rsidR="0073030E" w:rsidRPr="00D2491C"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900CBB">
        <w:rPr>
          <w:rFonts w:asciiTheme="minorHAnsi" w:eastAsia="Cambria" w:hAnsiTheme="minorHAnsi"/>
          <w:sz w:val="18"/>
          <w:szCs w:val="18"/>
        </w:rPr>
        <w:t>)</w:t>
      </w:r>
    </w:p>
    <w:p w14:paraId="6BDC38C6" w14:textId="77777777" w:rsidR="0073030E" w:rsidRPr="00D2491C"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6BDC38C7" w14:textId="77777777" w:rsidR="0073030E" w:rsidRPr="00D2491C" w:rsidRDefault="0073030E" w:rsidP="0073030E">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6BDC38C8" w14:textId="77777777" w:rsidR="0073030E" w:rsidRPr="00D2491C"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6BDC38C9" w14:textId="77777777" w:rsidR="0073030E" w:rsidRPr="00D2491C"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6BDC38CA" w14:textId="77777777" w:rsidR="0073030E" w:rsidRPr="00D2491C" w:rsidRDefault="0073030E" w:rsidP="0073030E">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6BDC38CB" w14:textId="77777777" w:rsidR="0073030E" w:rsidRPr="00D2491C"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6BDC38CC" w14:textId="77777777" w:rsidR="0073030E" w:rsidRPr="00D2491C"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6BDC38CD" w14:textId="77777777" w:rsidR="0073030E"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6BDC38CE" w14:textId="77777777" w:rsidR="0073030E" w:rsidRPr="00C50A89" w:rsidRDefault="0073030E" w:rsidP="00BD42CE">
      <w:pPr>
        <w:pStyle w:val="ListParagraph"/>
        <w:numPr>
          <w:ilvl w:val="0"/>
          <w:numId w:val="13"/>
        </w:numPr>
        <w:rPr>
          <w:rFonts w:asciiTheme="minorHAnsi" w:eastAsia="Cambria" w:hAnsiTheme="minorHAnsi"/>
          <w:sz w:val="18"/>
          <w:szCs w:val="18"/>
        </w:rPr>
      </w:pPr>
      <w:r>
        <w:rPr>
          <w:rFonts w:asciiTheme="minorHAnsi" w:eastAsia="Cambria" w:hAnsiTheme="minorHAnsi"/>
          <w:sz w:val="18"/>
          <w:szCs w:val="18"/>
        </w:rPr>
        <w:t>Central Fan Integrated – CFI (central space condition system fan is used to pull air into the house) Note: these may not run continuously. If “Continuous” is chosen in A06 an error message will be shown. These types of ventilation systems will trigger extra field verification and scrutiny by inspection personnel.</w:t>
      </w:r>
    </w:p>
    <w:p w14:paraId="6BDC38CF" w14:textId="77777777" w:rsidR="0073030E" w:rsidRPr="0055507E" w:rsidRDefault="0073030E" w:rsidP="0073030E">
      <w:pPr>
        <w:rPr>
          <w:rFonts w:asciiTheme="minorHAnsi" w:eastAsia="Cambria" w:hAnsiTheme="minorHAnsi"/>
          <w:b/>
          <w:sz w:val="18"/>
          <w:szCs w:val="18"/>
        </w:rPr>
      </w:pPr>
    </w:p>
    <w:p w14:paraId="6BDC38D0" w14:textId="77777777" w:rsidR="0073030E" w:rsidRPr="0055507E" w:rsidRDefault="0073030E" w:rsidP="0073030E">
      <w:pPr>
        <w:rPr>
          <w:rFonts w:asciiTheme="minorHAnsi" w:eastAsia="Cambria" w:hAnsiTheme="minorHAnsi"/>
          <w:b/>
          <w:sz w:val="18"/>
          <w:szCs w:val="18"/>
        </w:rPr>
      </w:pPr>
      <w:r w:rsidRPr="0055507E">
        <w:rPr>
          <w:rFonts w:asciiTheme="minorHAnsi" w:eastAsia="Cambria" w:hAnsiTheme="minorHAnsi"/>
          <w:b/>
          <w:sz w:val="18"/>
          <w:szCs w:val="18"/>
        </w:rPr>
        <w:t>Section B. Whole Building Continuous Ventilation – Fan Ventilation Rate Method</w:t>
      </w:r>
    </w:p>
    <w:p w14:paraId="6BDC38D1" w14:textId="77777777" w:rsidR="0073030E" w:rsidRPr="00D2491C" w:rsidRDefault="0073030E" w:rsidP="0073030E">
      <w:pPr>
        <w:numPr>
          <w:ilvl w:val="0"/>
          <w:numId w:val="11"/>
        </w:numPr>
        <w:contextualSpacing/>
        <w:rPr>
          <w:rFonts w:asciiTheme="minorHAnsi" w:eastAsia="Cambria" w:hAnsiTheme="minorHAnsi"/>
          <w:sz w:val="18"/>
          <w:szCs w:val="18"/>
        </w:rPr>
      </w:pPr>
      <w:r w:rsidRPr="00D2491C">
        <w:rPr>
          <w:rFonts w:asciiTheme="minorHAnsi" w:eastAsia="Cambria" w:hAnsiTheme="minorHAnsi"/>
          <w:sz w:val="18"/>
          <w:szCs w:val="18"/>
        </w:rPr>
        <w:t xml:space="preserve">This value is automatically calculated using equation 4.1a. </w:t>
      </w:r>
      <w:r w:rsidRPr="00D2491C">
        <w:rPr>
          <w:rFonts w:asciiTheme="minorHAnsi" w:hAnsiTheme="minorHAnsi"/>
          <w:sz w:val="18"/>
          <w:szCs w:val="18"/>
        </w:rPr>
        <w:t>The equation used to calculate this value in the field equals:</w:t>
      </w:r>
    </w:p>
    <w:p w14:paraId="6BDC38D2" w14:textId="77777777" w:rsidR="0073030E" w:rsidRPr="00D2491C" w:rsidRDefault="0073030E" w:rsidP="0073030E">
      <w:pPr>
        <w:pStyle w:val="ListParagraph"/>
        <w:numPr>
          <w:ilvl w:val="0"/>
          <w:numId w:val="12"/>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Single Family then [(0.01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6BDC38D3" w14:textId="77777777" w:rsidR="0073030E" w:rsidRPr="00D2491C" w:rsidRDefault="0073030E" w:rsidP="0073030E">
      <w:pPr>
        <w:pStyle w:val="ListParagraph"/>
        <w:numPr>
          <w:ilvl w:val="0"/>
          <w:numId w:val="12"/>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Multifamily then [(0.03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6BDC38D4" w14:textId="77777777" w:rsidR="0073030E" w:rsidRPr="0055507E" w:rsidRDefault="0073030E" w:rsidP="0073030E">
      <w:pPr>
        <w:rPr>
          <w:rFonts w:asciiTheme="minorHAnsi" w:hAnsiTheme="minorHAnsi"/>
          <w:sz w:val="18"/>
          <w:szCs w:val="18"/>
        </w:rPr>
      </w:pPr>
    </w:p>
    <w:p w14:paraId="6BDC38D5" w14:textId="77777777" w:rsidR="0073030E" w:rsidRPr="0055507E" w:rsidRDefault="0073030E" w:rsidP="0073030E">
      <w:pPr>
        <w:rPr>
          <w:rFonts w:asciiTheme="minorHAnsi" w:eastAsia="Cambria" w:hAnsiTheme="minorHAnsi"/>
          <w:b/>
          <w:sz w:val="18"/>
          <w:szCs w:val="18"/>
        </w:rPr>
      </w:pPr>
      <w:r w:rsidRPr="0055507E">
        <w:rPr>
          <w:rFonts w:asciiTheme="minorHAnsi" w:eastAsia="Cambria" w:hAnsiTheme="minorHAnsi"/>
          <w:b/>
          <w:sz w:val="18"/>
          <w:szCs w:val="18"/>
        </w:rPr>
        <w:t>Section C. Intermittent Ventilation</w:t>
      </w:r>
    </w:p>
    <w:p w14:paraId="6BDC38D6" w14:textId="77777777" w:rsidR="0073030E" w:rsidRPr="0055507E" w:rsidRDefault="0073030E" w:rsidP="0073030E">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ON</w:t>
      </w:r>
      <w:r w:rsidRPr="0055507E">
        <w:rPr>
          <w:rFonts w:asciiTheme="minorHAnsi" w:eastAsia="Cambria" w:hAnsiTheme="minorHAnsi"/>
          <w:sz w:val="18"/>
          <w:szCs w:val="18"/>
        </w:rPr>
        <w:t xml:space="preserve"> time in hours. This value will be verified by a HERS rater.</w:t>
      </w:r>
    </w:p>
    <w:p w14:paraId="6BDC38D7" w14:textId="77777777" w:rsidR="0073030E" w:rsidRPr="0055507E" w:rsidRDefault="0073030E" w:rsidP="0073030E">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OFF</w:t>
      </w:r>
      <w:r w:rsidRPr="0055507E">
        <w:rPr>
          <w:rFonts w:asciiTheme="minorHAnsi" w:eastAsia="Cambria" w:hAnsiTheme="minorHAnsi"/>
          <w:sz w:val="18"/>
          <w:szCs w:val="18"/>
        </w:rPr>
        <w:t xml:space="preserve"> time in hours. This value will be verified by a HERS rater.</w:t>
      </w:r>
    </w:p>
    <w:p w14:paraId="6BDC38D8" w14:textId="1F87983B" w:rsidR="0073030E" w:rsidRPr="0055507E" w:rsidRDefault="0073030E" w:rsidP="0073030E">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row performs an automatic check. The intermittent ventilation system must operate at least once every 24 hours. For this to occur, the on time plus the off time in a single on off cycle must be less than 24 hours. If this is true, “OK” will appear. If this is not true, an error will appear here and correct values will need to be entered into C01 and C02. </w:t>
      </w:r>
      <w:r w:rsidRPr="0055507E">
        <w:rPr>
          <w:rFonts w:asciiTheme="minorHAnsi" w:hAnsiTheme="minorHAnsi"/>
          <w:sz w:val="18"/>
          <w:szCs w:val="18"/>
        </w:rPr>
        <w:t>The equation used to calculate this value in the field equals: Time on in hours C01 + Time off in hours C02.</w:t>
      </w:r>
    </w:p>
    <w:p w14:paraId="6BDC38D9" w14:textId="700953B8" w:rsidR="0073030E" w:rsidRPr="0055507E" w:rsidRDefault="0073030E" w:rsidP="0073030E">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This value is automatically calculated. It is the daily fractional on time (</w:t>
      </w:r>
      <w:r w:rsidRPr="0055507E">
        <w:rPr>
          <w:rFonts w:asciiTheme="minorHAnsi" w:eastAsia="Cambria" w:hAnsiTheme="minorHAnsi"/>
          <w:i/>
          <w:sz w:val="18"/>
          <w:szCs w:val="18"/>
        </w:rPr>
        <w:t>f</w:t>
      </w:r>
      <w:r w:rsidRPr="0055507E">
        <w:rPr>
          <w:rFonts w:asciiTheme="minorHAnsi" w:eastAsia="Cambria" w:hAnsiTheme="minorHAnsi"/>
          <w:sz w:val="18"/>
          <w:szCs w:val="18"/>
        </w:rPr>
        <w:t xml:space="preserve">) used in 62.2 Table 4.2. A value of 0.60 means that in a 24 hour period the fan will run 60% of the time. </w:t>
      </w:r>
      <w:r w:rsidRPr="0055507E">
        <w:rPr>
          <w:rFonts w:asciiTheme="minorHAnsi" w:hAnsiTheme="minorHAnsi"/>
          <w:sz w:val="18"/>
          <w:szCs w:val="18"/>
        </w:rPr>
        <w:t>The equation used to calculate this value in the field equals: On time in Hours C01/(On time in Hours C01 + Off time in Hours C02)= Daily fractional on time</w:t>
      </w:r>
      <w:r>
        <w:rPr>
          <w:rFonts w:asciiTheme="minorHAnsi" w:hAnsiTheme="minorHAnsi"/>
          <w:sz w:val="18"/>
          <w:szCs w:val="18"/>
        </w:rPr>
        <w:t xml:space="preserve"> (decimal)</w:t>
      </w:r>
    </w:p>
    <w:p w14:paraId="6BDC38DA" w14:textId="45AFEAAD" w:rsidR="0073030E" w:rsidRPr="0055507E" w:rsidRDefault="0073030E" w:rsidP="0073030E">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This row performs an automatic check. The ventilation system must operate at least 10% of the time. C04 must be greater than or equal to 0.10. If this is true, “OK” will appear. If this is not true, an error message will appear here and correct values will need to be entered into C01 and C02.</w:t>
      </w:r>
    </w:p>
    <w:p w14:paraId="6BDC38DB" w14:textId="56D1D38D" w:rsidR="00900CBB" w:rsidRDefault="0073030E" w:rsidP="0073030E">
      <w:pPr>
        <w:numPr>
          <w:ilvl w:val="0"/>
          <w:numId w:val="14"/>
        </w:numPr>
        <w:contextualSpacing/>
        <w:rPr>
          <w:rFonts w:asciiTheme="minorHAnsi" w:hAnsiTheme="minorHAnsi"/>
          <w:sz w:val="18"/>
          <w:szCs w:val="18"/>
        </w:rPr>
      </w:pPr>
      <w:r w:rsidRPr="0055507E">
        <w:rPr>
          <w:rFonts w:asciiTheme="minorHAnsi" w:eastAsia="Cambria" w:hAnsiTheme="minorHAnsi"/>
          <w:sz w:val="18"/>
          <w:szCs w:val="18"/>
        </w:rPr>
        <w:t xml:space="preserve">This value is automatically calculated. It is the turnover (N) used in 62.2 Table 4.2. </w:t>
      </w:r>
      <w:r w:rsidRPr="0055507E">
        <w:rPr>
          <w:rFonts w:asciiTheme="minorHAnsi" w:hAnsiTheme="minorHAnsi"/>
          <w:sz w:val="18"/>
          <w:szCs w:val="18"/>
        </w:rPr>
        <w:t>The equation used to calculate this value in the field equals: [12.8 x Continuous Whole-Building Ventilation Rate B01 x (On time in Hours C01 + Off time in Hours C02)]/ Conditioned floor area of dwelling unit A0</w:t>
      </w:r>
      <w:r>
        <w:rPr>
          <w:rFonts w:asciiTheme="minorHAnsi" w:hAnsiTheme="minorHAnsi"/>
          <w:sz w:val="18"/>
          <w:szCs w:val="18"/>
        </w:rPr>
        <w:t>4</w:t>
      </w:r>
      <w:r w:rsidRPr="0055507E">
        <w:rPr>
          <w:rFonts w:asciiTheme="minorHAnsi" w:hAnsiTheme="minorHAnsi"/>
          <w:sz w:val="18"/>
          <w:szCs w:val="18"/>
        </w:rPr>
        <w:t>= Turnover N</w:t>
      </w:r>
    </w:p>
    <w:p w14:paraId="6BDC38DC" w14:textId="2AF04668" w:rsidR="0073030E" w:rsidRDefault="0073030E" w:rsidP="00900CBB">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User entered value </w:t>
      </w:r>
      <w:r>
        <w:rPr>
          <w:rFonts w:asciiTheme="minorHAnsi" w:eastAsia="Cambria" w:hAnsiTheme="minorHAnsi"/>
          <w:sz w:val="18"/>
          <w:szCs w:val="18"/>
        </w:rPr>
        <w:t>from table 4.2. U</w:t>
      </w:r>
      <w:r w:rsidRPr="0055507E">
        <w:rPr>
          <w:rFonts w:asciiTheme="minorHAnsi" w:eastAsia="Cambria" w:hAnsiTheme="minorHAnsi"/>
          <w:sz w:val="18"/>
          <w:szCs w:val="18"/>
        </w:rPr>
        <w:t>se the daily fractional time (</w:t>
      </w:r>
      <w:r w:rsidRPr="0055507E">
        <w:rPr>
          <w:rFonts w:asciiTheme="minorHAnsi" w:eastAsia="Cambria" w:hAnsiTheme="minorHAnsi"/>
          <w:i/>
          <w:sz w:val="18"/>
          <w:szCs w:val="18"/>
        </w:rPr>
        <w:t>f</w:t>
      </w:r>
      <w:r w:rsidRPr="0055507E">
        <w:rPr>
          <w:rFonts w:asciiTheme="minorHAnsi" w:eastAsia="Cambria" w:hAnsiTheme="minorHAnsi"/>
          <w:sz w:val="18"/>
          <w:szCs w:val="18"/>
        </w:rPr>
        <w:t xml:space="preserve">) from C04 and the turnover (N) from C06 to determine the ventilation effectiveness value (e) from 62.2 </w:t>
      </w:r>
      <w:r w:rsidR="00E2362D">
        <w:rPr>
          <w:rFonts w:asciiTheme="minorHAnsi" w:eastAsia="Cambria" w:hAnsiTheme="minorHAnsi"/>
          <w:sz w:val="18"/>
          <w:szCs w:val="18"/>
        </w:rPr>
        <w:t>T</w:t>
      </w:r>
      <w:r w:rsidRPr="0055507E">
        <w:rPr>
          <w:rFonts w:asciiTheme="minorHAnsi" w:eastAsia="Cambria" w:hAnsiTheme="minorHAnsi"/>
          <w:sz w:val="18"/>
          <w:szCs w:val="18"/>
        </w:rPr>
        <w:t>able 4.2.</w:t>
      </w:r>
    </w:p>
    <w:p w14:paraId="6BDC38DD" w14:textId="77777777" w:rsidR="00900CBB" w:rsidRDefault="00900CBB">
      <w:pPr>
        <w:rPr>
          <w:rFonts w:asciiTheme="minorHAnsi" w:eastAsia="Cambria" w:hAnsiTheme="minorHAnsi"/>
          <w:sz w:val="18"/>
          <w:szCs w:val="18"/>
        </w:rPr>
      </w:pPr>
      <w:r>
        <w:rPr>
          <w:rFonts w:asciiTheme="minorHAnsi" w:eastAsia="Cambria" w:hAnsiTheme="minorHAnsi"/>
          <w:sz w:val="18"/>
          <w:szCs w:val="18"/>
        </w:rPr>
        <w:br w:type="page"/>
      </w:r>
    </w:p>
    <w:tbl>
      <w:tblPr>
        <w:tblW w:w="10907" w:type="dxa"/>
        <w:tblInd w:w="98" w:type="dxa"/>
        <w:tblLook w:val="04A0" w:firstRow="1" w:lastRow="0" w:firstColumn="1" w:lastColumn="0" w:noHBand="0" w:noVBand="1"/>
      </w:tblPr>
      <w:tblGrid>
        <w:gridCol w:w="1397"/>
        <w:gridCol w:w="634"/>
        <w:gridCol w:w="634"/>
        <w:gridCol w:w="634"/>
        <w:gridCol w:w="634"/>
        <w:gridCol w:w="634"/>
        <w:gridCol w:w="634"/>
        <w:gridCol w:w="634"/>
        <w:gridCol w:w="634"/>
        <w:gridCol w:w="634"/>
        <w:gridCol w:w="634"/>
        <w:gridCol w:w="634"/>
        <w:gridCol w:w="634"/>
        <w:gridCol w:w="634"/>
        <w:gridCol w:w="634"/>
        <w:gridCol w:w="628"/>
        <w:gridCol w:w="6"/>
      </w:tblGrid>
      <w:tr w:rsidR="0073030E" w:rsidRPr="00680C44" w14:paraId="6BDC38DF" w14:textId="77777777" w:rsidTr="00BF6AAF">
        <w:trPr>
          <w:gridAfter w:val="1"/>
          <w:wAfter w:w="6" w:type="dxa"/>
          <w:trHeight w:val="300"/>
        </w:trPr>
        <w:tc>
          <w:tcPr>
            <w:tcW w:w="10901" w:type="dxa"/>
            <w:gridSpan w:val="16"/>
            <w:tcBorders>
              <w:top w:val="nil"/>
              <w:left w:val="nil"/>
              <w:bottom w:val="nil"/>
              <w:right w:val="nil"/>
            </w:tcBorders>
            <w:shd w:val="clear" w:color="auto" w:fill="auto"/>
            <w:noWrap/>
            <w:vAlign w:val="bottom"/>
            <w:hideMark/>
          </w:tcPr>
          <w:p w14:paraId="6BDC38DE" w14:textId="77777777" w:rsidR="0073030E" w:rsidRPr="00680C44" w:rsidRDefault="0073030E" w:rsidP="00BF6AAF">
            <w:pPr>
              <w:jc w:val="center"/>
              <w:rPr>
                <w:rFonts w:asciiTheme="minorHAnsi" w:hAnsiTheme="minorHAnsi"/>
                <w:color w:val="000000"/>
                <w:sz w:val="18"/>
                <w:szCs w:val="18"/>
              </w:rPr>
            </w:pPr>
            <w:r w:rsidRPr="00680C44">
              <w:rPr>
                <w:rFonts w:asciiTheme="minorHAnsi" w:hAnsiTheme="minorHAnsi"/>
                <w:color w:val="000000"/>
                <w:sz w:val="18"/>
                <w:szCs w:val="18"/>
              </w:rPr>
              <w:lastRenderedPageBreak/>
              <w:t>TABLE 4.2</w:t>
            </w:r>
          </w:p>
        </w:tc>
      </w:tr>
      <w:tr w:rsidR="0073030E" w:rsidRPr="00680C44" w14:paraId="6BDC38E1" w14:textId="77777777" w:rsidTr="00BF6AAF">
        <w:trPr>
          <w:gridAfter w:val="1"/>
          <w:wAfter w:w="6" w:type="dxa"/>
          <w:trHeight w:val="300"/>
        </w:trPr>
        <w:tc>
          <w:tcPr>
            <w:tcW w:w="10901" w:type="dxa"/>
            <w:gridSpan w:val="16"/>
            <w:tcBorders>
              <w:top w:val="nil"/>
              <w:left w:val="nil"/>
              <w:bottom w:val="single" w:sz="12" w:space="0" w:color="auto"/>
              <w:right w:val="nil"/>
            </w:tcBorders>
            <w:shd w:val="clear" w:color="auto" w:fill="auto"/>
            <w:noWrap/>
            <w:vAlign w:val="bottom"/>
            <w:hideMark/>
          </w:tcPr>
          <w:p w14:paraId="6BDC38E0" w14:textId="77777777" w:rsidR="0073030E" w:rsidRPr="00680C44" w:rsidRDefault="0073030E" w:rsidP="00BF6AAF">
            <w:pPr>
              <w:jc w:val="center"/>
              <w:rPr>
                <w:rFonts w:asciiTheme="minorHAnsi" w:hAnsiTheme="minorHAnsi"/>
                <w:color w:val="000000"/>
                <w:sz w:val="18"/>
                <w:szCs w:val="18"/>
              </w:rPr>
            </w:pPr>
            <w:r w:rsidRPr="00680C44">
              <w:rPr>
                <w:rFonts w:asciiTheme="minorHAnsi" w:hAnsiTheme="minorHAnsi"/>
                <w:color w:val="000000"/>
                <w:sz w:val="18"/>
                <w:szCs w:val="18"/>
              </w:rPr>
              <w:t>Mechanical Ventilation Effectiveness for Intermittent Fans</w:t>
            </w:r>
          </w:p>
        </w:tc>
      </w:tr>
      <w:tr w:rsidR="0073030E" w:rsidRPr="00680C44" w14:paraId="6BDC38E3" w14:textId="77777777" w:rsidTr="00BF6AAF">
        <w:trPr>
          <w:gridAfter w:val="1"/>
          <w:wAfter w:w="6" w:type="dxa"/>
          <w:trHeight w:val="300"/>
        </w:trPr>
        <w:tc>
          <w:tcPr>
            <w:tcW w:w="10901" w:type="dxa"/>
            <w:gridSpan w:val="16"/>
            <w:tcBorders>
              <w:top w:val="nil"/>
              <w:left w:val="nil"/>
              <w:bottom w:val="nil"/>
              <w:right w:val="nil"/>
            </w:tcBorders>
            <w:shd w:val="clear" w:color="auto" w:fill="auto"/>
            <w:noWrap/>
            <w:vAlign w:val="bottom"/>
            <w:hideMark/>
          </w:tcPr>
          <w:p w14:paraId="6BDC38E2" w14:textId="77777777" w:rsidR="0073030E" w:rsidRPr="00680C44" w:rsidRDefault="0073030E" w:rsidP="00BF6AAF">
            <w:pPr>
              <w:jc w:val="center"/>
              <w:rPr>
                <w:rFonts w:asciiTheme="minorHAnsi" w:hAnsiTheme="minorHAnsi"/>
                <w:color w:val="000000"/>
                <w:sz w:val="18"/>
                <w:szCs w:val="18"/>
              </w:rPr>
            </w:pPr>
            <w:r w:rsidRPr="00680C44">
              <w:rPr>
                <w:rFonts w:asciiTheme="minorHAnsi" w:hAnsiTheme="minorHAnsi"/>
                <w:color w:val="000000"/>
                <w:sz w:val="18"/>
                <w:szCs w:val="18"/>
              </w:rPr>
              <w:t>Turnover, N</w:t>
            </w:r>
          </w:p>
        </w:tc>
      </w:tr>
      <w:tr w:rsidR="0073030E" w:rsidRPr="00680C44" w14:paraId="6BDC38F4" w14:textId="77777777" w:rsidTr="00BF6AAF">
        <w:trPr>
          <w:trHeight w:val="300"/>
        </w:trPr>
        <w:tc>
          <w:tcPr>
            <w:tcW w:w="1397" w:type="dxa"/>
            <w:tcBorders>
              <w:top w:val="nil"/>
              <w:left w:val="nil"/>
              <w:bottom w:val="nil"/>
              <w:right w:val="nil"/>
            </w:tcBorders>
            <w:shd w:val="clear" w:color="auto" w:fill="auto"/>
            <w:noWrap/>
            <w:vAlign w:val="bottom"/>
            <w:hideMark/>
          </w:tcPr>
          <w:p w14:paraId="6BDC38E4" w14:textId="77777777" w:rsidR="0073030E" w:rsidRPr="00680C44" w:rsidRDefault="0073030E" w:rsidP="00BF6AAF">
            <w:pPr>
              <w:jc w:val="center"/>
              <w:rPr>
                <w:rFonts w:asciiTheme="minorHAnsi" w:hAnsiTheme="minorHAnsi"/>
                <w:color w:val="000000"/>
                <w:sz w:val="18"/>
                <w:szCs w:val="18"/>
              </w:rPr>
            </w:pPr>
            <w:r w:rsidRPr="00680C44">
              <w:rPr>
                <w:rFonts w:asciiTheme="minorHAnsi" w:hAnsiTheme="minorHAnsi"/>
                <w:color w:val="000000"/>
                <w:sz w:val="18"/>
                <w:szCs w:val="18"/>
              </w:rPr>
              <w:t>Fractional</w:t>
            </w:r>
          </w:p>
        </w:tc>
        <w:tc>
          <w:tcPr>
            <w:tcW w:w="634" w:type="dxa"/>
            <w:tcBorders>
              <w:top w:val="nil"/>
              <w:left w:val="nil"/>
              <w:bottom w:val="nil"/>
              <w:right w:val="nil"/>
            </w:tcBorders>
            <w:shd w:val="clear" w:color="auto" w:fill="auto"/>
            <w:vAlign w:val="bottom"/>
          </w:tcPr>
          <w:p w14:paraId="6BDC38E5"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6"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7"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8"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9"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A"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B"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C"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D"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E"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F"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0"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1"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2"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8F3" w14:textId="77777777" w:rsidR="0073030E" w:rsidRPr="00680C44" w:rsidRDefault="0073030E" w:rsidP="00BF6AAF">
            <w:pPr>
              <w:rPr>
                <w:rFonts w:asciiTheme="minorHAnsi" w:hAnsiTheme="minorHAnsi"/>
                <w:color w:val="000000"/>
                <w:sz w:val="18"/>
                <w:szCs w:val="18"/>
              </w:rPr>
            </w:pPr>
          </w:p>
        </w:tc>
      </w:tr>
      <w:tr w:rsidR="0073030E" w:rsidRPr="00680C44" w14:paraId="6BDC3905" w14:textId="77777777" w:rsidTr="00BF6AAF">
        <w:trPr>
          <w:trHeight w:val="300"/>
        </w:trPr>
        <w:tc>
          <w:tcPr>
            <w:tcW w:w="1397" w:type="dxa"/>
            <w:tcBorders>
              <w:top w:val="nil"/>
              <w:left w:val="nil"/>
              <w:bottom w:val="nil"/>
              <w:right w:val="nil"/>
            </w:tcBorders>
            <w:shd w:val="clear" w:color="auto" w:fill="auto"/>
            <w:noWrap/>
            <w:vAlign w:val="bottom"/>
            <w:hideMark/>
          </w:tcPr>
          <w:p w14:paraId="6BDC38F5" w14:textId="77777777" w:rsidR="0073030E" w:rsidRPr="00680C44" w:rsidRDefault="0073030E" w:rsidP="00BF6AAF">
            <w:pPr>
              <w:jc w:val="center"/>
              <w:rPr>
                <w:rFonts w:asciiTheme="minorHAnsi" w:hAnsiTheme="minorHAnsi"/>
                <w:color w:val="000000"/>
                <w:sz w:val="18"/>
                <w:szCs w:val="18"/>
              </w:rPr>
            </w:pPr>
            <w:r w:rsidRPr="00680C44">
              <w:rPr>
                <w:rFonts w:asciiTheme="minorHAnsi" w:hAnsiTheme="minorHAnsi"/>
                <w:color w:val="000000"/>
                <w:sz w:val="18"/>
                <w:szCs w:val="18"/>
              </w:rPr>
              <w:t>On-Time,</w:t>
            </w:r>
          </w:p>
        </w:tc>
        <w:tc>
          <w:tcPr>
            <w:tcW w:w="634" w:type="dxa"/>
            <w:tcBorders>
              <w:top w:val="nil"/>
              <w:left w:val="nil"/>
              <w:bottom w:val="nil"/>
              <w:right w:val="nil"/>
            </w:tcBorders>
            <w:shd w:val="clear" w:color="auto" w:fill="auto"/>
            <w:vAlign w:val="bottom"/>
          </w:tcPr>
          <w:p w14:paraId="6BDC38F6"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7"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8"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9"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A"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B"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C"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D"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E"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F"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00"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01"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02"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03"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04" w14:textId="77777777" w:rsidR="0073030E" w:rsidRPr="00680C44" w:rsidRDefault="0073030E" w:rsidP="00BF6AAF">
            <w:pPr>
              <w:rPr>
                <w:rFonts w:asciiTheme="minorHAnsi" w:hAnsiTheme="minorHAnsi"/>
                <w:color w:val="000000"/>
                <w:sz w:val="18"/>
                <w:szCs w:val="18"/>
              </w:rPr>
            </w:pPr>
          </w:p>
        </w:tc>
      </w:tr>
      <w:tr w:rsidR="0073030E" w:rsidRPr="00680C44" w14:paraId="6BDC3916" w14:textId="77777777" w:rsidTr="00BF6AAF">
        <w:trPr>
          <w:trHeight w:val="300"/>
        </w:trPr>
        <w:tc>
          <w:tcPr>
            <w:tcW w:w="1397" w:type="dxa"/>
            <w:tcBorders>
              <w:top w:val="nil"/>
              <w:left w:val="nil"/>
              <w:bottom w:val="double" w:sz="6" w:space="0" w:color="auto"/>
              <w:right w:val="nil"/>
            </w:tcBorders>
            <w:shd w:val="clear" w:color="auto" w:fill="auto"/>
            <w:noWrap/>
            <w:vAlign w:val="bottom"/>
            <w:hideMark/>
          </w:tcPr>
          <w:p w14:paraId="6BDC3906" w14:textId="77777777" w:rsidR="0073030E" w:rsidRPr="00680C44" w:rsidRDefault="0073030E" w:rsidP="00BF6AAF">
            <w:pPr>
              <w:jc w:val="center"/>
              <w:rPr>
                <w:rFonts w:asciiTheme="minorHAnsi" w:hAnsiTheme="minorHAnsi"/>
                <w:color w:val="000000"/>
                <w:sz w:val="18"/>
                <w:szCs w:val="18"/>
              </w:rPr>
            </w:pPr>
            <w:r w:rsidRPr="00680C44">
              <w:rPr>
                <w:rFonts w:asciiTheme="minorHAnsi" w:hAnsiTheme="minorHAnsi"/>
                <w:color w:val="000000"/>
                <w:sz w:val="18"/>
                <w:szCs w:val="18"/>
              </w:rPr>
              <w:t>f</w:t>
            </w:r>
          </w:p>
        </w:tc>
        <w:tc>
          <w:tcPr>
            <w:tcW w:w="634" w:type="dxa"/>
            <w:tcBorders>
              <w:top w:val="nil"/>
              <w:left w:val="nil"/>
              <w:bottom w:val="double" w:sz="6" w:space="0" w:color="auto"/>
              <w:right w:val="nil"/>
            </w:tcBorders>
            <w:shd w:val="clear" w:color="auto" w:fill="auto"/>
            <w:noWrap/>
            <w:vAlign w:val="bottom"/>
            <w:hideMark/>
          </w:tcPr>
          <w:p w14:paraId="6BDC390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w:t>
            </w:r>
          </w:p>
        </w:tc>
        <w:tc>
          <w:tcPr>
            <w:tcW w:w="634" w:type="dxa"/>
            <w:tcBorders>
              <w:top w:val="nil"/>
              <w:left w:val="nil"/>
              <w:bottom w:val="double" w:sz="6" w:space="0" w:color="auto"/>
              <w:right w:val="nil"/>
            </w:tcBorders>
            <w:shd w:val="clear" w:color="auto" w:fill="auto"/>
            <w:noWrap/>
            <w:vAlign w:val="bottom"/>
            <w:hideMark/>
          </w:tcPr>
          <w:p w14:paraId="6BDC390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w:t>
            </w:r>
          </w:p>
        </w:tc>
        <w:tc>
          <w:tcPr>
            <w:tcW w:w="634" w:type="dxa"/>
            <w:tcBorders>
              <w:top w:val="nil"/>
              <w:left w:val="nil"/>
              <w:bottom w:val="double" w:sz="6" w:space="0" w:color="auto"/>
              <w:right w:val="nil"/>
            </w:tcBorders>
            <w:shd w:val="clear" w:color="auto" w:fill="auto"/>
            <w:noWrap/>
            <w:vAlign w:val="bottom"/>
            <w:hideMark/>
          </w:tcPr>
          <w:p w14:paraId="6BDC390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1.5</w:t>
            </w:r>
          </w:p>
        </w:tc>
        <w:tc>
          <w:tcPr>
            <w:tcW w:w="634" w:type="dxa"/>
            <w:tcBorders>
              <w:top w:val="nil"/>
              <w:left w:val="nil"/>
              <w:bottom w:val="double" w:sz="6" w:space="0" w:color="auto"/>
              <w:right w:val="nil"/>
            </w:tcBorders>
            <w:shd w:val="clear" w:color="auto" w:fill="auto"/>
            <w:noWrap/>
            <w:vAlign w:val="bottom"/>
            <w:hideMark/>
          </w:tcPr>
          <w:p w14:paraId="6BDC390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2</w:t>
            </w:r>
          </w:p>
        </w:tc>
        <w:tc>
          <w:tcPr>
            <w:tcW w:w="634" w:type="dxa"/>
            <w:tcBorders>
              <w:top w:val="nil"/>
              <w:left w:val="nil"/>
              <w:bottom w:val="double" w:sz="6" w:space="0" w:color="auto"/>
              <w:right w:val="nil"/>
            </w:tcBorders>
            <w:shd w:val="clear" w:color="auto" w:fill="auto"/>
            <w:noWrap/>
            <w:vAlign w:val="bottom"/>
            <w:hideMark/>
          </w:tcPr>
          <w:p w14:paraId="6BDC390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2.5</w:t>
            </w:r>
          </w:p>
        </w:tc>
        <w:tc>
          <w:tcPr>
            <w:tcW w:w="634" w:type="dxa"/>
            <w:tcBorders>
              <w:top w:val="nil"/>
              <w:left w:val="nil"/>
              <w:bottom w:val="double" w:sz="6" w:space="0" w:color="auto"/>
              <w:right w:val="nil"/>
            </w:tcBorders>
            <w:shd w:val="clear" w:color="auto" w:fill="auto"/>
            <w:noWrap/>
            <w:vAlign w:val="bottom"/>
            <w:hideMark/>
          </w:tcPr>
          <w:p w14:paraId="6BDC390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3</w:t>
            </w:r>
          </w:p>
        </w:tc>
        <w:tc>
          <w:tcPr>
            <w:tcW w:w="634" w:type="dxa"/>
            <w:tcBorders>
              <w:top w:val="nil"/>
              <w:left w:val="nil"/>
              <w:bottom w:val="double" w:sz="6" w:space="0" w:color="auto"/>
              <w:right w:val="nil"/>
            </w:tcBorders>
            <w:shd w:val="clear" w:color="auto" w:fill="auto"/>
            <w:noWrap/>
            <w:vAlign w:val="bottom"/>
            <w:hideMark/>
          </w:tcPr>
          <w:p w14:paraId="6BDC390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3.5</w:t>
            </w:r>
          </w:p>
        </w:tc>
        <w:tc>
          <w:tcPr>
            <w:tcW w:w="634" w:type="dxa"/>
            <w:tcBorders>
              <w:top w:val="nil"/>
              <w:left w:val="nil"/>
              <w:bottom w:val="double" w:sz="6" w:space="0" w:color="auto"/>
              <w:right w:val="nil"/>
            </w:tcBorders>
            <w:shd w:val="clear" w:color="auto" w:fill="auto"/>
            <w:noWrap/>
            <w:vAlign w:val="bottom"/>
            <w:hideMark/>
          </w:tcPr>
          <w:p w14:paraId="6BDC390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4</w:t>
            </w:r>
          </w:p>
        </w:tc>
        <w:tc>
          <w:tcPr>
            <w:tcW w:w="634" w:type="dxa"/>
            <w:tcBorders>
              <w:top w:val="nil"/>
              <w:left w:val="nil"/>
              <w:bottom w:val="double" w:sz="6" w:space="0" w:color="auto"/>
              <w:right w:val="nil"/>
            </w:tcBorders>
            <w:shd w:val="clear" w:color="auto" w:fill="auto"/>
            <w:noWrap/>
            <w:vAlign w:val="bottom"/>
            <w:hideMark/>
          </w:tcPr>
          <w:p w14:paraId="6BDC390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5</w:t>
            </w:r>
          </w:p>
        </w:tc>
        <w:tc>
          <w:tcPr>
            <w:tcW w:w="634" w:type="dxa"/>
            <w:tcBorders>
              <w:top w:val="nil"/>
              <w:left w:val="nil"/>
              <w:bottom w:val="double" w:sz="6" w:space="0" w:color="auto"/>
              <w:right w:val="nil"/>
            </w:tcBorders>
            <w:shd w:val="clear" w:color="auto" w:fill="auto"/>
            <w:noWrap/>
            <w:vAlign w:val="bottom"/>
            <w:hideMark/>
          </w:tcPr>
          <w:p w14:paraId="6BDC391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6</w:t>
            </w:r>
          </w:p>
        </w:tc>
        <w:tc>
          <w:tcPr>
            <w:tcW w:w="634" w:type="dxa"/>
            <w:tcBorders>
              <w:top w:val="nil"/>
              <w:left w:val="nil"/>
              <w:bottom w:val="double" w:sz="6" w:space="0" w:color="auto"/>
              <w:right w:val="nil"/>
            </w:tcBorders>
            <w:shd w:val="clear" w:color="auto" w:fill="auto"/>
            <w:noWrap/>
            <w:vAlign w:val="bottom"/>
            <w:hideMark/>
          </w:tcPr>
          <w:p w14:paraId="6BDC391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8</w:t>
            </w:r>
          </w:p>
        </w:tc>
        <w:tc>
          <w:tcPr>
            <w:tcW w:w="634" w:type="dxa"/>
            <w:tcBorders>
              <w:top w:val="nil"/>
              <w:left w:val="nil"/>
              <w:bottom w:val="double" w:sz="6" w:space="0" w:color="auto"/>
              <w:right w:val="nil"/>
            </w:tcBorders>
            <w:shd w:val="clear" w:color="auto" w:fill="auto"/>
            <w:noWrap/>
            <w:vAlign w:val="bottom"/>
            <w:hideMark/>
          </w:tcPr>
          <w:p w14:paraId="6BDC391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12</w:t>
            </w:r>
          </w:p>
        </w:tc>
        <w:tc>
          <w:tcPr>
            <w:tcW w:w="634" w:type="dxa"/>
            <w:tcBorders>
              <w:top w:val="nil"/>
              <w:left w:val="nil"/>
              <w:bottom w:val="double" w:sz="6" w:space="0" w:color="auto"/>
              <w:right w:val="nil"/>
            </w:tcBorders>
            <w:shd w:val="clear" w:color="auto" w:fill="auto"/>
            <w:noWrap/>
            <w:vAlign w:val="bottom"/>
            <w:hideMark/>
          </w:tcPr>
          <w:p w14:paraId="6BDC391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20</w:t>
            </w:r>
          </w:p>
        </w:tc>
        <w:tc>
          <w:tcPr>
            <w:tcW w:w="634" w:type="dxa"/>
            <w:tcBorders>
              <w:top w:val="nil"/>
              <w:left w:val="nil"/>
              <w:bottom w:val="double" w:sz="6" w:space="0" w:color="auto"/>
              <w:right w:val="nil"/>
            </w:tcBorders>
            <w:shd w:val="clear" w:color="auto" w:fill="auto"/>
            <w:noWrap/>
            <w:vAlign w:val="bottom"/>
            <w:hideMark/>
          </w:tcPr>
          <w:p w14:paraId="6BDC391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40</w:t>
            </w:r>
          </w:p>
        </w:tc>
        <w:tc>
          <w:tcPr>
            <w:tcW w:w="634" w:type="dxa"/>
            <w:gridSpan w:val="2"/>
            <w:tcBorders>
              <w:top w:val="nil"/>
              <w:left w:val="nil"/>
              <w:bottom w:val="double" w:sz="6" w:space="0" w:color="auto"/>
              <w:right w:val="nil"/>
            </w:tcBorders>
            <w:shd w:val="clear" w:color="auto" w:fill="auto"/>
            <w:noWrap/>
            <w:vAlign w:val="bottom"/>
            <w:hideMark/>
          </w:tcPr>
          <w:p w14:paraId="6BDC391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r>
      <w:tr w:rsidR="0073030E" w:rsidRPr="00680C44" w14:paraId="6BDC3927" w14:textId="77777777" w:rsidTr="00BF6AAF">
        <w:trPr>
          <w:trHeight w:val="300"/>
        </w:trPr>
        <w:tc>
          <w:tcPr>
            <w:tcW w:w="1397" w:type="dxa"/>
            <w:tcBorders>
              <w:top w:val="nil"/>
              <w:left w:val="nil"/>
              <w:bottom w:val="nil"/>
              <w:right w:val="nil"/>
            </w:tcBorders>
            <w:shd w:val="clear" w:color="auto" w:fill="auto"/>
            <w:noWrap/>
            <w:vAlign w:val="bottom"/>
            <w:hideMark/>
          </w:tcPr>
          <w:p w14:paraId="6BDC391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1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1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6BDC391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hideMark/>
          </w:tcPr>
          <w:p w14:paraId="6BDC391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hideMark/>
          </w:tcPr>
          <w:p w14:paraId="6BDC391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hideMark/>
          </w:tcPr>
          <w:p w14:paraId="6BDC391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1E"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1F"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20"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21"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22"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23"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24"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25"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26" w14:textId="77777777" w:rsidR="0073030E" w:rsidRPr="00680C44" w:rsidRDefault="0073030E" w:rsidP="00BF6AAF">
            <w:pPr>
              <w:rPr>
                <w:rFonts w:asciiTheme="minorHAnsi" w:hAnsiTheme="minorHAnsi"/>
                <w:color w:val="000000"/>
                <w:sz w:val="18"/>
                <w:szCs w:val="18"/>
              </w:rPr>
            </w:pPr>
          </w:p>
        </w:tc>
      </w:tr>
      <w:tr w:rsidR="0073030E" w:rsidRPr="00680C44" w14:paraId="6BDC3938" w14:textId="77777777" w:rsidTr="00BF6AAF">
        <w:trPr>
          <w:trHeight w:val="300"/>
        </w:trPr>
        <w:tc>
          <w:tcPr>
            <w:tcW w:w="1397" w:type="dxa"/>
            <w:tcBorders>
              <w:top w:val="nil"/>
              <w:left w:val="nil"/>
              <w:bottom w:val="nil"/>
              <w:right w:val="nil"/>
            </w:tcBorders>
            <w:shd w:val="clear" w:color="auto" w:fill="auto"/>
            <w:noWrap/>
            <w:vAlign w:val="bottom"/>
            <w:hideMark/>
          </w:tcPr>
          <w:p w14:paraId="6BDC392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0.05</w:t>
            </w:r>
          </w:p>
        </w:tc>
        <w:tc>
          <w:tcPr>
            <w:tcW w:w="634" w:type="dxa"/>
            <w:tcBorders>
              <w:top w:val="nil"/>
              <w:left w:val="nil"/>
              <w:bottom w:val="nil"/>
              <w:right w:val="nil"/>
            </w:tcBorders>
            <w:shd w:val="clear" w:color="auto" w:fill="auto"/>
            <w:noWrap/>
            <w:vAlign w:val="bottom"/>
            <w:hideMark/>
          </w:tcPr>
          <w:p w14:paraId="6BDC392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2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2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92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hideMark/>
          </w:tcPr>
          <w:p w14:paraId="6BDC392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0.67</w:t>
            </w:r>
          </w:p>
        </w:tc>
        <w:tc>
          <w:tcPr>
            <w:tcW w:w="634" w:type="dxa"/>
            <w:tcBorders>
              <w:top w:val="nil"/>
              <w:left w:val="nil"/>
              <w:bottom w:val="nil"/>
              <w:right w:val="nil"/>
            </w:tcBorders>
            <w:shd w:val="clear" w:color="auto" w:fill="auto"/>
            <w:noWrap/>
            <w:vAlign w:val="bottom"/>
            <w:hideMark/>
          </w:tcPr>
          <w:p w14:paraId="6BDC392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0.41</w:t>
            </w:r>
          </w:p>
        </w:tc>
        <w:tc>
          <w:tcPr>
            <w:tcW w:w="634" w:type="dxa"/>
            <w:tcBorders>
              <w:top w:val="nil"/>
              <w:left w:val="nil"/>
              <w:bottom w:val="nil"/>
              <w:right w:val="nil"/>
            </w:tcBorders>
            <w:shd w:val="clear" w:color="auto" w:fill="auto"/>
            <w:noWrap/>
            <w:vAlign w:val="bottom"/>
            <w:hideMark/>
          </w:tcPr>
          <w:p w14:paraId="6BDC392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30"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31"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32"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33"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34"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35"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36"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37" w14:textId="77777777" w:rsidR="0073030E" w:rsidRPr="00680C44" w:rsidRDefault="0073030E" w:rsidP="00BF6AAF">
            <w:pPr>
              <w:rPr>
                <w:rFonts w:asciiTheme="minorHAnsi" w:hAnsiTheme="minorHAnsi"/>
                <w:color w:val="000000"/>
                <w:sz w:val="18"/>
                <w:szCs w:val="18"/>
              </w:rPr>
            </w:pPr>
          </w:p>
        </w:tc>
      </w:tr>
      <w:tr w:rsidR="0073030E" w:rsidRPr="00680C44" w14:paraId="6BDC3949" w14:textId="77777777" w:rsidTr="00BF6AAF">
        <w:trPr>
          <w:trHeight w:val="300"/>
        </w:trPr>
        <w:tc>
          <w:tcPr>
            <w:tcW w:w="1397" w:type="dxa"/>
            <w:tcBorders>
              <w:top w:val="nil"/>
              <w:left w:val="nil"/>
              <w:bottom w:val="nil"/>
              <w:right w:val="nil"/>
            </w:tcBorders>
            <w:shd w:val="clear" w:color="auto" w:fill="auto"/>
            <w:noWrap/>
            <w:vAlign w:val="bottom"/>
            <w:hideMark/>
          </w:tcPr>
          <w:p w14:paraId="6BDC393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0.10</w:t>
            </w:r>
          </w:p>
        </w:tc>
        <w:tc>
          <w:tcPr>
            <w:tcW w:w="634" w:type="dxa"/>
            <w:tcBorders>
              <w:top w:val="nil"/>
              <w:left w:val="nil"/>
              <w:bottom w:val="nil"/>
              <w:right w:val="nil"/>
            </w:tcBorders>
            <w:shd w:val="clear" w:color="auto" w:fill="auto"/>
            <w:noWrap/>
            <w:vAlign w:val="bottom"/>
            <w:hideMark/>
          </w:tcPr>
          <w:p w14:paraId="6BDC393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3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3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hideMark/>
          </w:tcPr>
          <w:p w14:paraId="6BDC393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hideMark/>
          </w:tcPr>
          <w:p w14:paraId="6BDC393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0.72</w:t>
            </w:r>
          </w:p>
        </w:tc>
        <w:tc>
          <w:tcPr>
            <w:tcW w:w="634" w:type="dxa"/>
            <w:tcBorders>
              <w:top w:val="nil"/>
              <w:left w:val="nil"/>
              <w:bottom w:val="nil"/>
              <w:right w:val="nil"/>
            </w:tcBorders>
            <w:shd w:val="clear" w:color="auto" w:fill="auto"/>
            <w:noWrap/>
            <w:vAlign w:val="bottom"/>
            <w:hideMark/>
          </w:tcPr>
          <w:p w14:paraId="6BDC393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tcBorders>
              <w:top w:val="nil"/>
              <w:left w:val="nil"/>
              <w:bottom w:val="nil"/>
              <w:right w:val="nil"/>
            </w:tcBorders>
            <w:shd w:val="clear" w:color="auto" w:fill="auto"/>
            <w:noWrap/>
            <w:vAlign w:val="bottom"/>
            <w:hideMark/>
          </w:tcPr>
          <w:p w14:paraId="6BDC394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hideMark/>
          </w:tcPr>
          <w:p w14:paraId="6BDC394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42"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43"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44"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45"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46"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47"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48" w14:textId="77777777" w:rsidR="0073030E" w:rsidRPr="00680C44" w:rsidRDefault="0073030E" w:rsidP="00BF6AAF">
            <w:pPr>
              <w:rPr>
                <w:rFonts w:asciiTheme="minorHAnsi" w:hAnsiTheme="minorHAnsi"/>
                <w:color w:val="000000"/>
                <w:sz w:val="18"/>
                <w:szCs w:val="18"/>
              </w:rPr>
            </w:pPr>
          </w:p>
        </w:tc>
      </w:tr>
      <w:tr w:rsidR="0073030E" w:rsidRPr="00680C44" w14:paraId="6BDC395A" w14:textId="77777777" w:rsidTr="00BF6AAF">
        <w:trPr>
          <w:trHeight w:val="300"/>
        </w:trPr>
        <w:tc>
          <w:tcPr>
            <w:tcW w:w="1397" w:type="dxa"/>
            <w:tcBorders>
              <w:top w:val="nil"/>
              <w:left w:val="nil"/>
              <w:bottom w:val="nil"/>
              <w:right w:val="nil"/>
            </w:tcBorders>
            <w:shd w:val="clear" w:color="auto" w:fill="auto"/>
            <w:noWrap/>
            <w:vAlign w:val="bottom"/>
            <w:hideMark/>
          </w:tcPr>
          <w:p w14:paraId="6BDC394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0.15</w:t>
            </w:r>
          </w:p>
        </w:tc>
        <w:tc>
          <w:tcPr>
            <w:tcW w:w="634" w:type="dxa"/>
            <w:tcBorders>
              <w:top w:val="nil"/>
              <w:left w:val="nil"/>
              <w:bottom w:val="nil"/>
              <w:right w:val="nil"/>
            </w:tcBorders>
            <w:shd w:val="clear" w:color="auto" w:fill="auto"/>
            <w:noWrap/>
            <w:vAlign w:val="bottom"/>
            <w:hideMark/>
          </w:tcPr>
          <w:p w14:paraId="6BDC394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4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4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6BDC394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6BDC394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hideMark/>
          </w:tcPr>
          <w:p w14:paraId="6BDC395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hideMark/>
          </w:tcPr>
          <w:p w14:paraId="6BDC395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0.44</w:t>
            </w:r>
          </w:p>
        </w:tc>
        <w:tc>
          <w:tcPr>
            <w:tcW w:w="634" w:type="dxa"/>
            <w:tcBorders>
              <w:top w:val="nil"/>
              <w:left w:val="nil"/>
              <w:bottom w:val="nil"/>
              <w:right w:val="nil"/>
            </w:tcBorders>
            <w:shd w:val="clear" w:color="auto" w:fill="auto"/>
            <w:noWrap/>
            <w:vAlign w:val="bottom"/>
            <w:hideMark/>
          </w:tcPr>
          <w:p w14:paraId="6BDC395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0.18</w:t>
            </w:r>
          </w:p>
        </w:tc>
        <w:tc>
          <w:tcPr>
            <w:tcW w:w="634" w:type="dxa"/>
            <w:tcBorders>
              <w:top w:val="nil"/>
              <w:left w:val="nil"/>
              <w:bottom w:val="nil"/>
              <w:right w:val="nil"/>
            </w:tcBorders>
            <w:shd w:val="clear" w:color="auto" w:fill="auto"/>
            <w:noWrap/>
            <w:vAlign w:val="bottom"/>
            <w:hideMark/>
          </w:tcPr>
          <w:p w14:paraId="6BDC395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54"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55"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56"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57"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58"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59" w14:textId="77777777" w:rsidR="0073030E" w:rsidRPr="00680C44" w:rsidRDefault="0073030E" w:rsidP="00BF6AAF">
            <w:pPr>
              <w:rPr>
                <w:rFonts w:asciiTheme="minorHAnsi" w:hAnsiTheme="minorHAnsi"/>
                <w:color w:val="000000"/>
                <w:sz w:val="18"/>
                <w:szCs w:val="18"/>
              </w:rPr>
            </w:pPr>
          </w:p>
        </w:tc>
      </w:tr>
      <w:tr w:rsidR="0073030E" w:rsidRPr="00680C44" w14:paraId="6BDC396B" w14:textId="77777777" w:rsidTr="00BF6AAF">
        <w:trPr>
          <w:trHeight w:val="300"/>
        </w:trPr>
        <w:tc>
          <w:tcPr>
            <w:tcW w:w="1397" w:type="dxa"/>
            <w:tcBorders>
              <w:top w:val="nil"/>
              <w:left w:val="nil"/>
              <w:bottom w:val="nil"/>
              <w:right w:val="nil"/>
            </w:tcBorders>
            <w:shd w:val="clear" w:color="auto" w:fill="auto"/>
            <w:noWrap/>
            <w:vAlign w:val="bottom"/>
            <w:hideMark/>
          </w:tcPr>
          <w:p w14:paraId="6BDC395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0.20</w:t>
            </w:r>
          </w:p>
        </w:tc>
        <w:tc>
          <w:tcPr>
            <w:tcW w:w="634" w:type="dxa"/>
            <w:tcBorders>
              <w:top w:val="nil"/>
              <w:left w:val="nil"/>
              <w:bottom w:val="nil"/>
              <w:right w:val="nil"/>
            </w:tcBorders>
            <w:shd w:val="clear" w:color="auto" w:fill="auto"/>
            <w:noWrap/>
            <w:vAlign w:val="bottom"/>
            <w:hideMark/>
          </w:tcPr>
          <w:p w14:paraId="6BDC395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5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5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hideMark/>
          </w:tcPr>
          <w:p w14:paraId="6BDC395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hideMark/>
          </w:tcPr>
          <w:p w14:paraId="6BDC396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hideMark/>
          </w:tcPr>
          <w:p w14:paraId="6BDC396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hideMark/>
          </w:tcPr>
          <w:p w14:paraId="6BDC396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0.56</w:t>
            </w:r>
          </w:p>
        </w:tc>
        <w:tc>
          <w:tcPr>
            <w:tcW w:w="634" w:type="dxa"/>
            <w:tcBorders>
              <w:top w:val="nil"/>
              <w:left w:val="nil"/>
              <w:bottom w:val="nil"/>
              <w:right w:val="nil"/>
            </w:tcBorders>
            <w:shd w:val="clear" w:color="auto" w:fill="auto"/>
            <w:noWrap/>
            <w:vAlign w:val="bottom"/>
            <w:hideMark/>
          </w:tcPr>
          <w:p w14:paraId="6BDC396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hideMark/>
          </w:tcPr>
          <w:p w14:paraId="6BDC396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0.03</w:t>
            </w:r>
          </w:p>
        </w:tc>
        <w:tc>
          <w:tcPr>
            <w:tcW w:w="634" w:type="dxa"/>
            <w:tcBorders>
              <w:top w:val="nil"/>
              <w:left w:val="nil"/>
              <w:bottom w:val="nil"/>
              <w:right w:val="nil"/>
            </w:tcBorders>
            <w:shd w:val="clear" w:color="auto" w:fill="auto"/>
            <w:noWrap/>
            <w:vAlign w:val="bottom"/>
            <w:hideMark/>
          </w:tcPr>
          <w:p w14:paraId="6BDC396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66"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67"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68"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69"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6A" w14:textId="77777777" w:rsidR="0073030E" w:rsidRPr="00680C44" w:rsidRDefault="0073030E" w:rsidP="00BF6AAF">
            <w:pPr>
              <w:rPr>
                <w:rFonts w:asciiTheme="minorHAnsi" w:hAnsiTheme="minorHAnsi"/>
                <w:color w:val="000000"/>
                <w:sz w:val="18"/>
                <w:szCs w:val="18"/>
              </w:rPr>
            </w:pPr>
          </w:p>
        </w:tc>
      </w:tr>
      <w:tr w:rsidR="0073030E" w:rsidRPr="00680C44" w14:paraId="6BDC397C" w14:textId="77777777" w:rsidTr="00BF6AAF">
        <w:trPr>
          <w:trHeight w:val="300"/>
        </w:trPr>
        <w:tc>
          <w:tcPr>
            <w:tcW w:w="1397" w:type="dxa"/>
            <w:tcBorders>
              <w:top w:val="nil"/>
              <w:left w:val="nil"/>
              <w:bottom w:val="nil"/>
              <w:right w:val="nil"/>
            </w:tcBorders>
            <w:shd w:val="clear" w:color="auto" w:fill="auto"/>
            <w:noWrap/>
            <w:vAlign w:val="bottom"/>
            <w:hideMark/>
          </w:tcPr>
          <w:p w14:paraId="6BDC396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0.25</w:t>
            </w:r>
          </w:p>
        </w:tc>
        <w:tc>
          <w:tcPr>
            <w:tcW w:w="634" w:type="dxa"/>
            <w:tcBorders>
              <w:top w:val="nil"/>
              <w:left w:val="nil"/>
              <w:bottom w:val="nil"/>
              <w:right w:val="nil"/>
            </w:tcBorders>
            <w:shd w:val="clear" w:color="auto" w:fill="auto"/>
            <w:noWrap/>
            <w:vAlign w:val="bottom"/>
            <w:hideMark/>
          </w:tcPr>
          <w:p w14:paraId="6BDC396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6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6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6BDC397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hideMark/>
          </w:tcPr>
          <w:p w14:paraId="6BDC397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hideMark/>
          </w:tcPr>
          <w:p w14:paraId="6BDC397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hideMark/>
          </w:tcPr>
          <w:p w14:paraId="6BDC397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0.64</w:t>
            </w:r>
          </w:p>
        </w:tc>
        <w:tc>
          <w:tcPr>
            <w:tcW w:w="634" w:type="dxa"/>
            <w:tcBorders>
              <w:top w:val="nil"/>
              <w:left w:val="nil"/>
              <w:bottom w:val="nil"/>
              <w:right w:val="nil"/>
            </w:tcBorders>
            <w:shd w:val="clear" w:color="auto" w:fill="auto"/>
            <w:noWrap/>
            <w:vAlign w:val="bottom"/>
            <w:hideMark/>
          </w:tcPr>
          <w:p w14:paraId="6BDC397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0.53</w:t>
            </w:r>
          </w:p>
        </w:tc>
        <w:tc>
          <w:tcPr>
            <w:tcW w:w="634" w:type="dxa"/>
            <w:tcBorders>
              <w:top w:val="nil"/>
              <w:left w:val="nil"/>
              <w:bottom w:val="nil"/>
              <w:right w:val="nil"/>
            </w:tcBorders>
            <w:shd w:val="clear" w:color="auto" w:fill="auto"/>
            <w:noWrap/>
            <w:vAlign w:val="bottom"/>
            <w:hideMark/>
          </w:tcPr>
          <w:p w14:paraId="6BDC397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0.26</w:t>
            </w:r>
          </w:p>
        </w:tc>
        <w:tc>
          <w:tcPr>
            <w:tcW w:w="634" w:type="dxa"/>
            <w:tcBorders>
              <w:top w:val="nil"/>
              <w:left w:val="nil"/>
              <w:bottom w:val="nil"/>
              <w:right w:val="nil"/>
            </w:tcBorders>
            <w:shd w:val="clear" w:color="auto" w:fill="auto"/>
            <w:noWrap/>
            <w:vAlign w:val="bottom"/>
            <w:hideMark/>
          </w:tcPr>
          <w:p w14:paraId="6BDC397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hideMark/>
          </w:tcPr>
          <w:p w14:paraId="6BDC397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78"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79"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7A"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7B" w14:textId="77777777" w:rsidR="0073030E" w:rsidRPr="00680C44" w:rsidRDefault="0073030E" w:rsidP="00BF6AAF">
            <w:pPr>
              <w:rPr>
                <w:rFonts w:asciiTheme="minorHAnsi" w:hAnsiTheme="minorHAnsi"/>
                <w:color w:val="000000"/>
                <w:sz w:val="18"/>
                <w:szCs w:val="18"/>
              </w:rPr>
            </w:pPr>
          </w:p>
        </w:tc>
      </w:tr>
      <w:tr w:rsidR="0073030E" w:rsidRPr="00680C44" w14:paraId="6BDC398D" w14:textId="77777777" w:rsidTr="00BF6AAF">
        <w:trPr>
          <w:trHeight w:val="300"/>
        </w:trPr>
        <w:tc>
          <w:tcPr>
            <w:tcW w:w="1397" w:type="dxa"/>
            <w:tcBorders>
              <w:top w:val="nil"/>
              <w:left w:val="nil"/>
              <w:bottom w:val="nil"/>
              <w:right w:val="nil"/>
            </w:tcBorders>
            <w:shd w:val="clear" w:color="auto" w:fill="auto"/>
            <w:noWrap/>
            <w:vAlign w:val="bottom"/>
            <w:hideMark/>
          </w:tcPr>
          <w:p w14:paraId="6BDC397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0.30</w:t>
            </w:r>
          </w:p>
        </w:tc>
        <w:tc>
          <w:tcPr>
            <w:tcW w:w="634" w:type="dxa"/>
            <w:tcBorders>
              <w:top w:val="nil"/>
              <w:left w:val="nil"/>
              <w:bottom w:val="nil"/>
              <w:right w:val="nil"/>
            </w:tcBorders>
            <w:shd w:val="clear" w:color="auto" w:fill="auto"/>
            <w:noWrap/>
            <w:vAlign w:val="bottom"/>
            <w:hideMark/>
          </w:tcPr>
          <w:p w14:paraId="6BDC397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7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8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6BDC398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98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6BDC398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hideMark/>
          </w:tcPr>
          <w:p w14:paraId="6BDC398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0.71</w:t>
            </w:r>
          </w:p>
        </w:tc>
        <w:tc>
          <w:tcPr>
            <w:tcW w:w="634" w:type="dxa"/>
            <w:tcBorders>
              <w:top w:val="nil"/>
              <w:left w:val="nil"/>
              <w:bottom w:val="nil"/>
              <w:right w:val="nil"/>
            </w:tcBorders>
            <w:shd w:val="clear" w:color="auto" w:fill="auto"/>
            <w:noWrap/>
            <w:vAlign w:val="bottom"/>
            <w:hideMark/>
          </w:tcPr>
          <w:p w14:paraId="6BDC398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0.62</w:t>
            </w:r>
          </w:p>
        </w:tc>
        <w:tc>
          <w:tcPr>
            <w:tcW w:w="634" w:type="dxa"/>
            <w:tcBorders>
              <w:top w:val="nil"/>
              <w:left w:val="nil"/>
              <w:bottom w:val="nil"/>
              <w:right w:val="nil"/>
            </w:tcBorders>
            <w:shd w:val="clear" w:color="auto" w:fill="auto"/>
            <w:noWrap/>
            <w:vAlign w:val="bottom"/>
            <w:hideMark/>
          </w:tcPr>
          <w:p w14:paraId="6BDC398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0.42</w:t>
            </w:r>
          </w:p>
        </w:tc>
        <w:tc>
          <w:tcPr>
            <w:tcW w:w="634" w:type="dxa"/>
            <w:tcBorders>
              <w:top w:val="nil"/>
              <w:left w:val="nil"/>
              <w:bottom w:val="nil"/>
              <w:right w:val="nil"/>
            </w:tcBorders>
            <w:shd w:val="clear" w:color="auto" w:fill="auto"/>
            <w:noWrap/>
            <w:vAlign w:val="bottom"/>
            <w:hideMark/>
          </w:tcPr>
          <w:p w14:paraId="6BDC398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0.24</w:t>
            </w:r>
          </w:p>
        </w:tc>
        <w:tc>
          <w:tcPr>
            <w:tcW w:w="634" w:type="dxa"/>
            <w:tcBorders>
              <w:top w:val="nil"/>
              <w:left w:val="nil"/>
              <w:bottom w:val="nil"/>
              <w:right w:val="nil"/>
            </w:tcBorders>
            <w:shd w:val="clear" w:color="auto" w:fill="auto"/>
            <w:noWrap/>
            <w:vAlign w:val="bottom"/>
            <w:hideMark/>
          </w:tcPr>
          <w:p w14:paraId="6BDC398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89"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8A"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8B"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8C" w14:textId="77777777" w:rsidR="0073030E" w:rsidRPr="00680C44" w:rsidRDefault="0073030E" w:rsidP="00BF6AAF">
            <w:pPr>
              <w:rPr>
                <w:rFonts w:asciiTheme="minorHAnsi" w:hAnsiTheme="minorHAnsi"/>
                <w:color w:val="000000"/>
                <w:sz w:val="18"/>
                <w:szCs w:val="18"/>
              </w:rPr>
            </w:pPr>
          </w:p>
        </w:tc>
      </w:tr>
      <w:tr w:rsidR="0073030E" w:rsidRPr="00680C44" w14:paraId="6BDC399E" w14:textId="77777777" w:rsidTr="00BF6AAF">
        <w:trPr>
          <w:trHeight w:val="300"/>
        </w:trPr>
        <w:tc>
          <w:tcPr>
            <w:tcW w:w="1397" w:type="dxa"/>
            <w:tcBorders>
              <w:top w:val="nil"/>
              <w:left w:val="nil"/>
              <w:bottom w:val="nil"/>
              <w:right w:val="nil"/>
            </w:tcBorders>
            <w:shd w:val="clear" w:color="auto" w:fill="auto"/>
            <w:noWrap/>
            <w:vAlign w:val="bottom"/>
            <w:hideMark/>
          </w:tcPr>
          <w:p w14:paraId="6BDC398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0.35</w:t>
            </w:r>
          </w:p>
        </w:tc>
        <w:tc>
          <w:tcPr>
            <w:tcW w:w="634" w:type="dxa"/>
            <w:tcBorders>
              <w:top w:val="nil"/>
              <w:left w:val="nil"/>
              <w:bottom w:val="nil"/>
              <w:right w:val="nil"/>
            </w:tcBorders>
            <w:shd w:val="clear" w:color="auto" w:fill="auto"/>
            <w:noWrap/>
            <w:vAlign w:val="bottom"/>
            <w:hideMark/>
          </w:tcPr>
          <w:p w14:paraId="6BDC398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9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9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6BDC399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6BDC399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hideMark/>
          </w:tcPr>
          <w:p w14:paraId="6BDC399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hideMark/>
          </w:tcPr>
          <w:p w14:paraId="6BDC399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hideMark/>
          </w:tcPr>
          <w:p w14:paraId="6BDC399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hideMark/>
          </w:tcPr>
          <w:p w14:paraId="6BDC399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0.54</w:t>
            </w:r>
          </w:p>
        </w:tc>
        <w:tc>
          <w:tcPr>
            <w:tcW w:w="634" w:type="dxa"/>
            <w:tcBorders>
              <w:top w:val="nil"/>
              <w:left w:val="nil"/>
              <w:bottom w:val="nil"/>
              <w:right w:val="nil"/>
            </w:tcBorders>
            <w:shd w:val="clear" w:color="auto" w:fill="auto"/>
            <w:noWrap/>
            <w:vAlign w:val="bottom"/>
            <w:hideMark/>
          </w:tcPr>
          <w:p w14:paraId="6BDC399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0.39</w:t>
            </w:r>
          </w:p>
        </w:tc>
        <w:tc>
          <w:tcPr>
            <w:tcW w:w="634" w:type="dxa"/>
            <w:tcBorders>
              <w:top w:val="nil"/>
              <w:left w:val="nil"/>
              <w:bottom w:val="nil"/>
              <w:right w:val="nil"/>
            </w:tcBorders>
            <w:shd w:val="clear" w:color="auto" w:fill="auto"/>
            <w:noWrap/>
            <w:vAlign w:val="bottom"/>
            <w:hideMark/>
          </w:tcPr>
          <w:p w14:paraId="6BDC399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0.14</w:t>
            </w:r>
          </w:p>
        </w:tc>
        <w:tc>
          <w:tcPr>
            <w:tcW w:w="634" w:type="dxa"/>
            <w:tcBorders>
              <w:top w:val="nil"/>
              <w:left w:val="nil"/>
              <w:bottom w:val="nil"/>
              <w:right w:val="nil"/>
            </w:tcBorders>
            <w:shd w:val="clear" w:color="auto" w:fill="auto"/>
            <w:noWrap/>
            <w:vAlign w:val="bottom"/>
            <w:hideMark/>
          </w:tcPr>
          <w:p w14:paraId="6BDC399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9B"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9C"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9D" w14:textId="77777777" w:rsidR="0073030E" w:rsidRPr="00680C44" w:rsidRDefault="0073030E" w:rsidP="00BF6AAF">
            <w:pPr>
              <w:rPr>
                <w:rFonts w:asciiTheme="minorHAnsi" w:hAnsiTheme="minorHAnsi"/>
                <w:color w:val="000000"/>
                <w:sz w:val="18"/>
                <w:szCs w:val="18"/>
              </w:rPr>
            </w:pPr>
          </w:p>
        </w:tc>
      </w:tr>
      <w:tr w:rsidR="0073030E" w:rsidRPr="00680C44" w14:paraId="6BDC39AF" w14:textId="77777777" w:rsidTr="00BF6AAF">
        <w:trPr>
          <w:trHeight w:val="300"/>
        </w:trPr>
        <w:tc>
          <w:tcPr>
            <w:tcW w:w="1397" w:type="dxa"/>
            <w:tcBorders>
              <w:top w:val="nil"/>
              <w:left w:val="nil"/>
              <w:bottom w:val="nil"/>
              <w:right w:val="nil"/>
            </w:tcBorders>
            <w:shd w:val="clear" w:color="auto" w:fill="auto"/>
            <w:noWrap/>
            <w:vAlign w:val="bottom"/>
            <w:hideMark/>
          </w:tcPr>
          <w:p w14:paraId="6BDC399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hideMark/>
          </w:tcPr>
          <w:p w14:paraId="6BDC39A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A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A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A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hideMark/>
          </w:tcPr>
          <w:p w14:paraId="6BDC39A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hideMark/>
          </w:tcPr>
          <w:p w14:paraId="6BDC39A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6BDC39A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hideMark/>
          </w:tcPr>
          <w:p w14:paraId="6BDC39A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0.75</w:t>
            </w:r>
          </w:p>
        </w:tc>
        <w:tc>
          <w:tcPr>
            <w:tcW w:w="634" w:type="dxa"/>
            <w:tcBorders>
              <w:top w:val="nil"/>
              <w:left w:val="nil"/>
              <w:bottom w:val="nil"/>
              <w:right w:val="nil"/>
            </w:tcBorders>
            <w:shd w:val="clear" w:color="auto" w:fill="auto"/>
            <w:noWrap/>
            <w:vAlign w:val="bottom"/>
            <w:hideMark/>
          </w:tcPr>
          <w:p w14:paraId="6BDC39A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hideMark/>
          </w:tcPr>
          <w:p w14:paraId="6BDC39A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0.52</w:t>
            </w:r>
          </w:p>
        </w:tc>
        <w:tc>
          <w:tcPr>
            <w:tcW w:w="634" w:type="dxa"/>
            <w:tcBorders>
              <w:top w:val="nil"/>
              <w:left w:val="nil"/>
              <w:bottom w:val="nil"/>
              <w:right w:val="nil"/>
            </w:tcBorders>
            <w:shd w:val="clear" w:color="auto" w:fill="auto"/>
            <w:noWrap/>
            <w:vAlign w:val="bottom"/>
            <w:hideMark/>
          </w:tcPr>
          <w:p w14:paraId="6BDC39A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0.32</w:t>
            </w:r>
          </w:p>
        </w:tc>
        <w:tc>
          <w:tcPr>
            <w:tcW w:w="634" w:type="dxa"/>
            <w:tcBorders>
              <w:top w:val="nil"/>
              <w:left w:val="nil"/>
              <w:bottom w:val="nil"/>
              <w:right w:val="nil"/>
            </w:tcBorders>
            <w:shd w:val="clear" w:color="auto" w:fill="auto"/>
            <w:noWrap/>
            <w:vAlign w:val="bottom"/>
            <w:hideMark/>
          </w:tcPr>
          <w:p w14:paraId="6BDC39A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hideMark/>
          </w:tcPr>
          <w:p w14:paraId="6BDC39A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AD"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AE" w14:textId="77777777" w:rsidR="0073030E" w:rsidRPr="00680C44" w:rsidRDefault="0073030E" w:rsidP="00BF6AAF">
            <w:pPr>
              <w:rPr>
                <w:rFonts w:asciiTheme="minorHAnsi" w:hAnsiTheme="minorHAnsi"/>
                <w:color w:val="000000"/>
                <w:sz w:val="18"/>
                <w:szCs w:val="18"/>
              </w:rPr>
            </w:pPr>
          </w:p>
        </w:tc>
      </w:tr>
      <w:tr w:rsidR="0073030E" w:rsidRPr="00680C44" w14:paraId="6BDC39C0" w14:textId="77777777" w:rsidTr="00BF6AAF">
        <w:trPr>
          <w:trHeight w:val="300"/>
        </w:trPr>
        <w:tc>
          <w:tcPr>
            <w:tcW w:w="1397" w:type="dxa"/>
            <w:tcBorders>
              <w:top w:val="nil"/>
              <w:left w:val="nil"/>
              <w:bottom w:val="nil"/>
              <w:right w:val="nil"/>
            </w:tcBorders>
            <w:shd w:val="clear" w:color="auto" w:fill="auto"/>
            <w:noWrap/>
            <w:vAlign w:val="bottom"/>
            <w:hideMark/>
          </w:tcPr>
          <w:p w14:paraId="6BDC39B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hideMark/>
          </w:tcPr>
          <w:p w14:paraId="6BDC39B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B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B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B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6BDC39B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hideMark/>
          </w:tcPr>
          <w:p w14:paraId="6BDC39B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hideMark/>
          </w:tcPr>
          <w:p w14:paraId="6BDC39B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0.84</w:t>
            </w:r>
          </w:p>
        </w:tc>
        <w:tc>
          <w:tcPr>
            <w:tcW w:w="634" w:type="dxa"/>
            <w:tcBorders>
              <w:top w:val="nil"/>
              <w:left w:val="nil"/>
              <w:bottom w:val="nil"/>
              <w:right w:val="nil"/>
            </w:tcBorders>
            <w:shd w:val="clear" w:color="auto" w:fill="auto"/>
            <w:noWrap/>
            <w:vAlign w:val="bottom"/>
            <w:hideMark/>
          </w:tcPr>
          <w:p w14:paraId="6BDC39B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hideMark/>
          </w:tcPr>
          <w:p w14:paraId="6BDC39B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hideMark/>
          </w:tcPr>
          <w:p w14:paraId="6BDC39B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hideMark/>
          </w:tcPr>
          <w:p w14:paraId="6BDC39B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hideMark/>
          </w:tcPr>
          <w:p w14:paraId="6BDC39B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hideMark/>
          </w:tcPr>
          <w:p w14:paraId="6BDC39B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BE"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BF" w14:textId="77777777" w:rsidR="0073030E" w:rsidRPr="00680C44" w:rsidRDefault="0073030E" w:rsidP="00BF6AAF">
            <w:pPr>
              <w:rPr>
                <w:rFonts w:asciiTheme="minorHAnsi" w:hAnsiTheme="minorHAnsi"/>
                <w:color w:val="000000"/>
                <w:sz w:val="18"/>
                <w:szCs w:val="18"/>
              </w:rPr>
            </w:pPr>
          </w:p>
        </w:tc>
      </w:tr>
      <w:tr w:rsidR="0073030E" w:rsidRPr="00680C44" w14:paraId="6BDC39D1" w14:textId="77777777" w:rsidTr="00BF6AAF">
        <w:trPr>
          <w:trHeight w:val="300"/>
        </w:trPr>
        <w:tc>
          <w:tcPr>
            <w:tcW w:w="1397" w:type="dxa"/>
            <w:tcBorders>
              <w:top w:val="nil"/>
              <w:left w:val="nil"/>
              <w:bottom w:val="nil"/>
              <w:right w:val="nil"/>
            </w:tcBorders>
            <w:shd w:val="clear" w:color="auto" w:fill="auto"/>
            <w:noWrap/>
            <w:vAlign w:val="bottom"/>
            <w:hideMark/>
          </w:tcPr>
          <w:p w14:paraId="6BDC39C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0.50</w:t>
            </w:r>
          </w:p>
        </w:tc>
        <w:tc>
          <w:tcPr>
            <w:tcW w:w="634" w:type="dxa"/>
            <w:tcBorders>
              <w:top w:val="nil"/>
              <w:left w:val="nil"/>
              <w:bottom w:val="nil"/>
              <w:right w:val="nil"/>
            </w:tcBorders>
            <w:shd w:val="clear" w:color="auto" w:fill="auto"/>
            <w:noWrap/>
            <w:vAlign w:val="bottom"/>
            <w:hideMark/>
          </w:tcPr>
          <w:p w14:paraId="6BDC39C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C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C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C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6BDC39C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hideMark/>
          </w:tcPr>
          <w:p w14:paraId="6BDC39C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9C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hideMark/>
          </w:tcPr>
          <w:p w14:paraId="6BDC39C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hideMark/>
          </w:tcPr>
          <w:p w14:paraId="6BDC39C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hideMark/>
          </w:tcPr>
          <w:p w14:paraId="6BDC39C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hideMark/>
          </w:tcPr>
          <w:p w14:paraId="6BDC39C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0.57</w:t>
            </w:r>
          </w:p>
        </w:tc>
        <w:tc>
          <w:tcPr>
            <w:tcW w:w="634" w:type="dxa"/>
            <w:tcBorders>
              <w:top w:val="nil"/>
              <w:left w:val="nil"/>
              <w:bottom w:val="nil"/>
              <w:right w:val="nil"/>
            </w:tcBorders>
            <w:shd w:val="clear" w:color="auto" w:fill="auto"/>
            <w:noWrap/>
            <w:vAlign w:val="bottom"/>
            <w:hideMark/>
          </w:tcPr>
          <w:p w14:paraId="6BDC39C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0.37</w:t>
            </w:r>
          </w:p>
        </w:tc>
        <w:tc>
          <w:tcPr>
            <w:tcW w:w="634" w:type="dxa"/>
            <w:tcBorders>
              <w:top w:val="nil"/>
              <w:left w:val="nil"/>
              <w:bottom w:val="nil"/>
              <w:right w:val="nil"/>
            </w:tcBorders>
            <w:shd w:val="clear" w:color="auto" w:fill="auto"/>
            <w:noWrap/>
            <w:vAlign w:val="bottom"/>
            <w:hideMark/>
          </w:tcPr>
          <w:p w14:paraId="6BDC39C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0.13</w:t>
            </w:r>
          </w:p>
        </w:tc>
        <w:tc>
          <w:tcPr>
            <w:tcW w:w="634" w:type="dxa"/>
            <w:tcBorders>
              <w:top w:val="nil"/>
              <w:left w:val="nil"/>
              <w:bottom w:val="nil"/>
              <w:right w:val="nil"/>
            </w:tcBorders>
            <w:shd w:val="clear" w:color="auto" w:fill="auto"/>
            <w:noWrap/>
            <w:vAlign w:val="bottom"/>
            <w:hideMark/>
          </w:tcPr>
          <w:p w14:paraId="6BDC39C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gridSpan w:val="2"/>
            <w:tcBorders>
              <w:top w:val="nil"/>
              <w:left w:val="nil"/>
              <w:bottom w:val="nil"/>
              <w:right w:val="nil"/>
            </w:tcBorders>
            <w:shd w:val="clear" w:color="auto" w:fill="auto"/>
            <w:noWrap/>
            <w:vAlign w:val="bottom"/>
            <w:hideMark/>
          </w:tcPr>
          <w:p w14:paraId="6BDC39D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r>
      <w:tr w:rsidR="0073030E" w:rsidRPr="00680C44" w14:paraId="6BDC39E2" w14:textId="77777777" w:rsidTr="00BF6AAF">
        <w:trPr>
          <w:trHeight w:val="300"/>
        </w:trPr>
        <w:tc>
          <w:tcPr>
            <w:tcW w:w="1397" w:type="dxa"/>
            <w:tcBorders>
              <w:top w:val="nil"/>
              <w:left w:val="nil"/>
              <w:bottom w:val="nil"/>
              <w:right w:val="nil"/>
            </w:tcBorders>
            <w:shd w:val="clear" w:color="auto" w:fill="auto"/>
            <w:noWrap/>
            <w:vAlign w:val="bottom"/>
            <w:hideMark/>
          </w:tcPr>
          <w:p w14:paraId="6BDC39D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hideMark/>
          </w:tcPr>
          <w:p w14:paraId="6BDC39D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D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D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D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D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D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6BDC39D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6BDC39D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9D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0.86</w:t>
            </w:r>
          </w:p>
        </w:tc>
        <w:tc>
          <w:tcPr>
            <w:tcW w:w="634" w:type="dxa"/>
            <w:tcBorders>
              <w:top w:val="nil"/>
              <w:left w:val="nil"/>
              <w:bottom w:val="nil"/>
              <w:right w:val="nil"/>
            </w:tcBorders>
            <w:shd w:val="clear" w:color="auto" w:fill="auto"/>
            <w:noWrap/>
            <w:vAlign w:val="bottom"/>
            <w:hideMark/>
          </w:tcPr>
          <w:p w14:paraId="6BDC39D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hideMark/>
          </w:tcPr>
          <w:p w14:paraId="6BDC39D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hideMark/>
          </w:tcPr>
          <w:p w14:paraId="6BDC39D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hideMark/>
          </w:tcPr>
          <w:p w14:paraId="6BDC39D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hideMark/>
          </w:tcPr>
          <w:p w14:paraId="6BDC39E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0.27</w:t>
            </w:r>
          </w:p>
        </w:tc>
        <w:tc>
          <w:tcPr>
            <w:tcW w:w="634" w:type="dxa"/>
            <w:gridSpan w:val="2"/>
            <w:tcBorders>
              <w:top w:val="nil"/>
              <w:left w:val="nil"/>
              <w:bottom w:val="nil"/>
              <w:right w:val="nil"/>
            </w:tcBorders>
            <w:shd w:val="clear" w:color="auto" w:fill="auto"/>
            <w:noWrap/>
            <w:vAlign w:val="bottom"/>
            <w:hideMark/>
          </w:tcPr>
          <w:p w14:paraId="6BDC39E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0.14</w:t>
            </w:r>
          </w:p>
        </w:tc>
      </w:tr>
      <w:tr w:rsidR="0073030E" w:rsidRPr="00680C44" w14:paraId="6BDC39F3" w14:textId="77777777" w:rsidTr="00BF6AAF">
        <w:trPr>
          <w:trHeight w:val="300"/>
        </w:trPr>
        <w:tc>
          <w:tcPr>
            <w:tcW w:w="1397" w:type="dxa"/>
            <w:tcBorders>
              <w:top w:val="nil"/>
              <w:left w:val="nil"/>
              <w:bottom w:val="nil"/>
              <w:right w:val="nil"/>
            </w:tcBorders>
            <w:shd w:val="clear" w:color="auto" w:fill="auto"/>
            <w:noWrap/>
            <w:vAlign w:val="bottom"/>
            <w:hideMark/>
          </w:tcPr>
          <w:p w14:paraId="6BDC39E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hideMark/>
          </w:tcPr>
          <w:p w14:paraId="6BDC39E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E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E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E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E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E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E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E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6BDC39E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6BDC39E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9E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6BDC39E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hideMark/>
          </w:tcPr>
          <w:p w14:paraId="6BDC39F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0.68</w:t>
            </w:r>
          </w:p>
        </w:tc>
        <w:tc>
          <w:tcPr>
            <w:tcW w:w="634" w:type="dxa"/>
            <w:tcBorders>
              <w:top w:val="nil"/>
              <w:left w:val="nil"/>
              <w:bottom w:val="nil"/>
              <w:right w:val="nil"/>
            </w:tcBorders>
            <w:shd w:val="clear" w:color="auto" w:fill="auto"/>
            <w:noWrap/>
            <w:vAlign w:val="bottom"/>
            <w:hideMark/>
          </w:tcPr>
          <w:p w14:paraId="6BDC39F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gridSpan w:val="2"/>
            <w:tcBorders>
              <w:top w:val="nil"/>
              <w:left w:val="nil"/>
              <w:bottom w:val="nil"/>
              <w:right w:val="nil"/>
            </w:tcBorders>
            <w:shd w:val="clear" w:color="auto" w:fill="auto"/>
            <w:noWrap/>
            <w:vAlign w:val="bottom"/>
            <w:hideMark/>
          </w:tcPr>
          <w:p w14:paraId="6BDC39F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0.46</w:t>
            </w:r>
          </w:p>
        </w:tc>
      </w:tr>
      <w:tr w:rsidR="0073030E" w:rsidRPr="00680C44" w14:paraId="6BDC3A04" w14:textId="77777777" w:rsidTr="00BF6AAF">
        <w:trPr>
          <w:trHeight w:val="300"/>
        </w:trPr>
        <w:tc>
          <w:tcPr>
            <w:tcW w:w="1397" w:type="dxa"/>
            <w:tcBorders>
              <w:top w:val="nil"/>
              <w:left w:val="nil"/>
              <w:bottom w:val="nil"/>
              <w:right w:val="nil"/>
            </w:tcBorders>
            <w:shd w:val="clear" w:color="auto" w:fill="auto"/>
            <w:noWrap/>
            <w:vAlign w:val="bottom"/>
            <w:hideMark/>
          </w:tcPr>
          <w:p w14:paraId="6BDC39F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hideMark/>
          </w:tcPr>
          <w:p w14:paraId="6BDC39F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F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F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F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F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F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F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F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F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F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F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6BDC3A0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A0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6BDC3A0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0.77</w:t>
            </w:r>
          </w:p>
        </w:tc>
        <w:tc>
          <w:tcPr>
            <w:tcW w:w="634" w:type="dxa"/>
            <w:gridSpan w:val="2"/>
            <w:tcBorders>
              <w:top w:val="nil"/>
              <w:left w:val="nil"/>
              <w:bottom w:val="nil"/>
              <w:right w:val="nil"/>
            </w:tcBorders>
            <w:shd w:val="clear" w:color="auto" w:fill="auto"/>
            <w:noWrap/>
            <w:vAlign w:val="bottom"/>
            <w:hideMark/>
          </w:tcPr>
          <w:p w14:paraId="6BDC3A0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0.70</w:t>
            </w:r>
          </w:p>
        </w:tc>
      </w:tr>
      <w:tr w:rsidR="0073030E" w:rsidRPr="00680C44" w14:paraId="6BDC3A15" w14:textId="77777777" w:rsidTr="00BF6AAF">
        <w:trPr>
          <w:trHeight w:val="300"/>
        </w:trPr>
        <w:tc>
          <w:tcPr>
            <w:tcW w:w="1397" w:type="dxa"/>
            <w:tcBorders>
              <w:top w:val="nil"/>
              <w:left w:val="nil"/>
              <w:bottom w:val="nil"/>
              <w:right w:val="nil"/>
            </w:tcBorders>
            <w:shd w:val="clear" w:color="auto" w:fill="auto"/>
            <w:noWrap/>
            <w:vAlign w:val="bottom"/>
            <w:hideMark/>
          </w:tcPr>
          <w:p w14:paraId="6BDC3A0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A0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A0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A0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A1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A1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A1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A1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gridSpan w:val="2"/>
            <w:tcBorders>
              <w:top w:val="nil"/>
              <w:left w:val="nil"/>
              <w:bottom w:val="nil"/>
              <w:right w:val="nil"/>
            </w:tcBorders>
            <w:shd w:val="clear" w:color="auto" w:fill="auto"/>
            <w:noWrap/>
            <w:vAlign w:val="bottom"/>
            <w:hideMark/>
          </w:tcPr>
          <w:p w14:paraId="6BDC3A1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0.88</w:t>
            </w:r>
          </w:p>
        </w:tc>
      </w:tr>
      <w:tr w:rsidR="0073030E" w:rsidRPr="00680C44" w14:paraId="6BDC3A26" w14:textId="77777777" w:rsidTr="00BF6AAF">
        <w:trPr>
          <w:trHeight w:val="300"/>
        </w:trPr>
        <w:tc>
          <w:tcPr>
            <w:tcW w:w="1397" w:type="dxa"/>
            <w:tcBorders>
              <w:top w:val="nil"/>
              <w:left w:val="nil"/>
              <w:bottom w:val="single" w:sz="12" w:space="0" w:color="auto"/>
              <w:right w:val="nil"/>
            </w:tcBorders>
            <w:shd w:val="clear" w:color="auto" w:fill="auto"/>
            <w:noWrap/>
            <w:vAlign w:val="bottom"/>
            <w:hideMark/>
          </w:tcPr>
          <w:p w14:paraId="6BDC3A1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2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2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2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2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2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gridSpan w:val="2"/>
            <w:tcBorders>
              <w:top w:val="nil"/>
              <w:left w:val="nil"/>
              <w:bottom w:val="single" w:sz="12" w:space="0" w:color="auto"/>
              <w:right w:val="nil"/>
            </w:tcBorders>
            <w:shd w:val="clear" w:color="auto" w:fill="auto"/>
            <w:noWrap/>
            <w:vAlign w:val="bottom"/>
            <w:hideMark/>
          </w:tcPr>
          <w:p w14:paraId="6BDC3A2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r>
    </w:tbl>
    <w:p w14:paraId="6BDC3A27" w14:textId="77777777" w:rsidR="0073030E" w:rsidRPr="0055507E" w:rsidRDefault="0073030E" w:rsidP="0073030E">
      <w:pPr>
        <w:ind w:left="360"/>
        <w:contextualSpacing/>
        <w:rPr>
          <w:rFonts w:asciiTheme="minorHAnsi" w:eastAsia="Cambria" w:hAnsiTheme="minorHAnsi"/>
          <w:sz w:val="18"/>
          <w:szCs w:val="18"/>
        </w:rPr>
      </w:pPr>
    </w:p>
    <w:p w14:paraId="6BDC3A28" w14:textId="309A0B6B" w:rsidR="0073030E" w:rsidRPr="0055507E" w:rsidRDefault="0073030E" w:rsidP="0073030E">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value is automatically calculated using 62.2 </w:t>
      </w:r>
      <w:proofErr w:type="gramStart"/>
      <w:r w:rsidRPr="0055507E">
        <w:rPr>
          <w:rFonts w:asciiTheme="minorHAnsi" w:eastAsia="Cambria" w:hAnsiTheme="minorHAnsi"/>
          <w:sz w:val="18"/>
          <w:szCs w:val="18"/>
        </w:rPr>
        <w:t>equation</w:t>
      </w:r>
      <w:proofErr w:type="gramEnd"/>
      <w:r w:rsidRPr="0055507E">
        <w:rPr>
          <w:rFonts w:asciiTheme="minorHAnsi" w:eastAsia="Cambria" w:hAnsiTheme="minorHAnsi"/>
          <w:sz w:val="18"/>
          <w:szCs w:val="18"/>
        </w:rPr>
        <w:t xml:space="preserve"> 4.8. It represents the required airflow in cfm that must be delivered during the ventilation system </w:t>
      </w:r>
      <w:r>
        <w:rPr>
          <w:rFonts w:asciiTheme="minorHAnsi" w:eastAsia="Cambria" w:hAnsiTheme="minorHAnsi"/>
          <w:sz w:val="18"/>
          <w:szCs w:val="18"/>
        </w:rPr>
        <w:t>ON</w:t>
      </w:r>
      <w:r w:rsidRPr="0055507E">
        <w:rPr>
          <w:rFonts w:asciiTheme="minorHAnsi" w:eastAsia="Cambria" w:hAnsiTheme="minorHAnsi"/>
          <w:sz w:val="18"/>
          <w:szCs w:val="18"/>
        </w:rPr>
        <w:t xml:space="preserve"> times. This value will be verified by a HERS rater.</w:t>
      </w:r>
      <w:r w:rsidRPr="0055507E">
        <w:rPr>
          <w:rFonts w:asciiTheme="minorHAnsi" w:hAnsiTheme="minorHAnsi"/>
          <w:sz w:val="18"/>
          <w:szCs w:val="18"/>
        </w:rPr>
        <w:t xml:space="preserve"> The equation used to calculate this value in the field equals: Continuous Whole-Building Ventilation Rate B01/(Daily fractional on time C04 x </w:t>
      </w:r>
      <w:r w:rsidRPr="0055507E">
        <w:rPr>
          <w:rFonts w:asciiTheme="minorHAnsi" w:eastAsia="Cambria" w:hAnsiTheme="minorHAnsi"/>
          <w:sz w:val="18"/>
          <w:szCs w:val="18"/>
        </w:rPr>
        <w:t xml:space="preserve">ventilation effectiveness value C07= required </w:t>
      </w:r>
      <w:r w:rsidRPr="0055507E">
        <w:rPr>
          <w:rFonts w:asciiTheme="minorHAnsi" w:hAnsiTheme="minorHAnsi"/>
          <w:sz w:val="18"/>
          <w:szCs w:val="18"/>
        </w:rPr>
        <w:t>Intermittent ventilation rate</w:t>
      </w:r>
      <w:r>
        <w:rPr>
          <w:rFonts w:asciiTheme="minorHAnsi" w:hAnsiTheme="minorHAnsi"/>
          <w:sz w:val="18"/>
          <w:szCs w:val="18"/>
        </w:rPr>
        <w:t xml:space="preserve"> (CFM)</w:t>
      </w:r>
    </w:p>
    <w:p w14:paraId="6BDC3A29" w14:textId="77777777" w:rsidR="0073030E" w:rsidRPr="0055507E" w:rsidRDefault="0073030E" w:rsidP="0073030E">
      <w:pPr>
        <w:numPr>
          <w:ilvl w:val="0"/>
          <w:numId w:val="14"/>
        </w:numPr>
        <w:contextualSpacing/>
        <w:rPr>
          <w:rFonts w:asciiTheme="minorHAnsi" w:hAnsiTheme="minorHAnsi"/>
          <w:sz w:val="18"/>
          <w:szCs w:val="18"/>
        </w:rPr>
      </w:pPr>
      <w:r w:rsidRPr="0055507E">
        <w:rPr>
          <w:rFonts w:asciiTheme="minorHAnsi" w:eastAsia="Cambria" w:hAnsiTheme="minorHAnsi"/>
          <w:sz w:val="18"/>
          <w:szCs w:val="18"/>
        </w:rPr>
        <w:t xml:space="preserve">User entered value equals the installed intermittent ventilation rate in </w:t>
      </w:r>
      <w:r w:rsidRPr="0055507E">
        <w:rPr>
          <w:rFonts w:asciiTheme="minorHAnsi" w:hAnsiTheme="minorHAnsi"/>
          <w:sz w:val="18"/>
          <w:szCs w:val="18"/>
        </w:rPr>
        <w:t>(CFM)</w:t>
      </w:r>
      <w:r w:rsidR="00900CBB">
        <w:rPr>
          <w:rFonts w:asciiTheme="minorHAnsi" w:hAnsiTheme="minorHAnsi"/>
          <w:sz w:val="18"/>
          <w:szCs w:val="18"/>
        </w:rPr>
        <w:t>.</w:t>
      </w:r>
      <w:r>
        <w:rPr>
          <w:rFonts w:asciiTheme="minorHAnsi" w:hAnsiTheme="minorHAnsi"/>
          <w:sz w:val="18"/>
          <w:szCs w:val="18"/>
        </w:rPr>
        <w:t xml:space="preserve"> This value will be field verified by a HERS Rater.</w:t>
      </w:r>
    </w:p>
    <w:p w14:paraId="6BDC3A2A" w14:textId="77777777" w:rsidR="0073030E" w:rsidRPr="0055507E" w:rsidRDefault="0073030E" w:rsidP="0073030E">
      <w:pPr>
        <w:numPr>
          <w:ilvl w:val="0"/>
          <w:numId w:val="14"/>
        </w:numPr>
        <w:contextualSpacing/>
        <w:rPr>
          <w:rFonts w:asciiTheme="minorHAnsi" w:hAnsiTheme="minorHAnsi"/>
          <w:sz w:val="18"/>
          <w:szCs w:val="18"/>
        </w:rPr>
      </w:pPr>
      <w:r w:rsidRPr="0055507E">
        <w:rPr>
          <w:rFonts w:asciiTheme="minorHAnsi" w:hAnsiTheme="minorHAnsi"/>
          <w:sz w:val="18"/>
          <w:szCs w:val="18"/>
        </w:rPr>
        <w:t>This information is automatically pulled from the registered MCH-22</w:t>
      </w:r>
      <w:r>
        <w:rPr>
          <w:rFonts w:asciiTheme="minorHAnsi" w:hAnsiTheme="minorHAnsi"/>
          <w:sz w:val="18"/>
          <w:szCs w:val="18"/>
        </w:rPr>
        <w:t>.</w:t>
      </w:r>
      <w:r w:rsidRPr="0055507E">
        <w:rPr>
          <w:rFonts w:asciiTheme="minorHAnsi" w:hAnsiTheme="minorHAnsi"/>
          <w:sz w:val="18"/>
          <w:szCs w:val="18"/>
        </w:rPr>
        <w:t xml:space="preserve"> Note: </w:t>
      </w:r>
      <w:r w:rsidRPr="0055507E">
        <w:rPr>
          <w:rFonts w:ascii="Calibri" w:hAnsi="Calibri"/>
          <w:sz w:val="18"/>
          <w:szCs w:val="18"/>
        </w:rPr>
        <w:t>this line only visible if CFI System selected in A0</w:t>
      </w:r>
      <w:r>
        <w:rPr>
          <w:rFonts w:ascii="Calibri" w:hAnsi="Calibri"/>
          <w:sz w:val="18"/>
          <w:szCs w:val="18"/>
        </w:rPr>
        <w:t>8</w:t>
      </w:r>
    </w:p>
    <w:p w14:paraId="6BDC3A2B" w14:textId="77777777" w:rsidR="0073030E" w:rsidRPr="0055507E" w:rsidRDefault="0073030E" w:rsidP="0073030E">
      <w:pPr>
        <w:numPr>
          <w:ilvl w:val="0"/>
          <w:numId w:val="14"/>
        </w:numPr>
        <w:contextualSpacing/>
        <w:rPr>
          <w:rFonts w:asciiTheme="minorHAnsi" w:hAnsiTheme="minorHAnsi"/>
          <w:sz w:val="18"/>
          <w:szCs w:val="18"/>
        </w:rPr>
      </w:pPr>
      <w:r w:rsidRPr="0055507E">
        <w:rPr>
          <w:rFonts w:asciiTheme="minorHAnsi" w:hAnsiTheme="minorHAnsi"/>
          <w:sz w:val="18"/>
          <w:szCs w:val="18"/>
        </w:rPr>
        <w:t>This information is automatically calculated based on C10</w:t>
      </w:r>
      <w:r w:rsidR="00900CBB">
        <w:rPr>
          <w:rFonts w:asciiTheme="minorHAnsi" w:hAnsiTheme="minorHAnsi"/>
          <w:sz w:val="18"/>
          <w:szCs w:val="18"/>
        </w:rPr>
        <w:t>.</w:t>
      </w:r>
      <w:r w:rsidRPr="0055507E">
        <w:rPr>
          <w:rFonts w:asciiTheme="minorHAnsi" w:hAnsiTheme="minorHAnsi"/>
          <w:sz w:val="18"/>
          <w:szCs w:val="18"/>
        </w:rPr>
        <w:t xml:space="preserve"> Note: </w:t>
      </w:r>
      <w:r w:rsidRPr="0055507E">
        <w:rPr>
          <w:rFonts w:ascii="Calibri" w:hAnsi="Calibri"/>
          <w:sz w:val="18"/>
          <w:szCs w:val="18"/>
        </w:rPr>
        <w:t>this line only visible if CFI System selected in A0</w:t>
      </w:r>
      <w:r>
        <w:rPr>
          <w:rFonts w:ascii="Calibri" w:hAnsi="Calibri"/>
          <w:sz w:val="18"/>
          <w:szCs w:val="18"/>
        </w:rPr>
        <w:t>8</w:t>
      </w:r>
    </w:p>
    <w:p w14:paraId="6BDC3A2C" w14:textId="77777777" w:rsidR="0073030E" w:rsidRPr="0055507E" w:rsidRDefault="0073030E" w:rsidP="0073030E">
      <w:pPr>
        <w:rPr>
          <w:rFonts w:asciiTheme="minorHAnsi" w:hAnsiTheme="minorHAnsi"/>
          <w:sz w:val="18"/>
          <w:szCs w:val="18"/>
        </w:rPr>
      </w:pPr>
    </w:p>
    <w:p w14:paraId="6BDC3A2D" w14:textId="77777777" w:rsidR="00B91651" w:rsidRPr="0055507E" w:rsidRDefault="00B91651" w:rsidP="006D0E63">
      <w:pPr>
        <w:rPr>
          <w:rFonts w:asciiTheme="minorHAnsi" w:hAnsiTheme="minorHAnsi"/>
          <w:sz w:val="18"/>
          <w:szCs w:val="18"/>
        </w:rPr>
        <w:sectPr w:rsidR="00B91651" w:rsidRPr="0055507E" w:rsidSect="00ED5184">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636369" w:rsidRPr="0055507E" w14:paraId="6BDC3A2F" w14:textId="77777777" w:rsidTr="00636369">
        <w:tc>
          <w:tcPr>
            <w:tcW w:w="11016" w:type="dxa"/>
          </w:tcPr>
          <w:p w14:paraId="6BDC3A2E" w14:textId="77777777" w:rsidR="00636369" w:rsidRPr="0055507E" w:rsidRDefault="00636369" w:rsidP="006D0E63">
            <w:pPr>
              <w:rPr>
                <w:rFonts w:asciiTheme="minorHAnsi" w:hAnsiTheme="minorHAnsi"/>
                <w:sz w:val="18"/>
                <w:szCs w:val="18"/>
              </w:rPr>
            </w:pPr>
            <w:r w:rsidRPr="0055507E">
              <w:rPr>
                <w:rFonts w:asciiTheme="minorHAnsi" w:hAnsiTheme="minorHAnsi" w:cs="font78"/>
                <w:sz w:val="18"/>
                <w:szCs w:val="18"/>
              </w:rPr>
              <w:lastRenderedPageBreak/>
              <w:t xml:space="preserve">Title 24, Part 6, Section 150.0(o) </w:t>
            </w:r>
            <w:r w:rsidRPr="0055507E">
              <w:rPr>
                <w:rFonts w:asciiTheme="minorHAnsi" w:hAnsiTheme="minorHAnsi" w:cs="font78"/>
                <w:b/>
                <w:bCs/>
                <w:sz w:val="18"/>
                <w:szCs w:val="18"/>
              </w:rPr>
              <w:t xml:space="preserve">Ventilation for Indoor Air Quality. </w:t>
            </w:r>
            <w:r w:rsidRPr="0055507E">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55507E">
              <w:rPr>
                <w:rStyle w:val="Emphasis"/>
                <w:rFonts w:asciiTheme="minorHAnsi" w:hAnsiTheme="minorHAnsi"/>
                <w:b/>
                <w:sz w:val="18"/>
                <w:szCs w:val="18"/>
              </w:rPr>
              <w:t>Equation and table numbering on this form corresponds to the numbering for that information in the published ANSI/ASHRAE Standard 62.2-2010.</w:t>
            </w:r>
          </w:p>
        </w:tc>
      </w:tr>
    </w:tbl>
    <w:p w14:paraId="6BDC3A30" w14:textId="77777777" w:rsidR="00636369" w:rsidRPr="004B6CDB" w:rsidRDefault="00636369" w:rsidP="006D0E6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0E5F2E" w:rsidRPr="00D2491C" w14:paraId="6BDC3A36" w14:textId="77777777" w:rsidTr="005E36C9">
        <w:tc>
          <w:tcPr>
            <w:tcW w:w="11016" w:type="dxa"/>
            <w:gridSpan w:val="3"/>
          </w:tcPr>
          <w:p w14:paraId="6BDC3A35" w14:textId="77777777" w:rsidR="000E5F2E" w:rsidRPr="00F5715E" w:rsidRDefault="000E5F2E" w:rsidP="005E36C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B6CDB">
              <w:rPr>
                <w:rFonts w:asciiTheme="minorHAnsi" w:hAnsiTheme="minorHAnsi"/>
                <w:b/>
                <w:szCs w:val="18"/>
              </w:rPr>
              <w:t>A. Dwelling Mechanical Ventilation - General Information</w:t>
            </w:r>
          </w:p>
        </w:tc>
      </w:tr>
      <w:tr w:rsidR="000E5F2E" w:rsidRPr="00D2491C" w14:paraId="6BDC3A3A" w14:textId="77777777" w:rsidTr="0004080A">
        <w:trPr>
          <w:trHeight w:val="158"/>
        </w:trPr>
        <w:tc>
          <w:tcPr>
            <w:tcW w:w="634" w:type="dxa"/>
            <w:vAlign w:val="center"/>
          </w:tcPr>
          <w:p w14:paraId="6BDC3A37" w14:textId="77777777" w:rsidR="000E5F2E" w:rsidRPr="00F5715E" w:rsidRDefault="000E5F2E" w:rsidP="005E36C9">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6BDC3A38" w14:textId="3DB58CF3" w:rsidR="000E5F2E" w:rsidRPr="00F5715E" w:rsidRDefault="000E5F2E" w:rsidP="004B6CDB">
            <w:pPr>
              <w:rPr>
                <w:rFonts w:asciiTheme="minorHAnsi" w:hAnsiTheme="minorHAnsi"/>
                <w:sz w:val="18"/>
                <w:szCs w:val="18"/>
              </w:rPr>
            </w:pPr>
            <w:r>
              <w:rPr>
                <w:rFonts w:asciiTheme="minorHAnsi" w:hAnsiTheme="minorHAnsi"/>
                <w:sz w:val="18"/>
                <w:szCs w:val="18"/>
              </w:rPr>
              <w:t xml:space="preserve">Dwelling </w:t>
            </w:r>
            <w:r w:rsidR="004B6CDB">
              <w:rPr>
                <w:rFonts w:asciiTheme="minorHAnsi" w:hAnsiTheme="minorHAnsi"/>
                <w:sz w:val="18"/>
                <w:szCs w:val="18"/>
              </w:rPr>
              <w:t>U</w:t>
            </w:r>
            <w:r>
              <w:rPr>
                <w:rFonts w:asciiTheme="minorHAnsi" w:hAnsiTheme="minorHAnsi"/>
                <w:sz w:val="18"/>
                <w:szCs w:val="18"/>
              </w:rPr>
              <w:t xml:space="preserve">nit </w:t>
            </w:r>
            <w:r w:rsidR="004B6CDB">
              <w:rPr>
                <w:rFonts w:asciiTheme="minorHAnsi" w:hAnsiTheme="minorHAnsi"/>
                <w:sz w:val="18"/>
                <w:szCs w:val="18"/>
              </w:rPr>
              <w:t>N</w:t>
            </w:r>
            <w:r>
              <w:rPr>
                <w:rFonts w:asciiTheme="minorHAnsi" w:hAnsiTheme="minorHAnsi"/>
                <w:sz w:val="18"/>
                <w:szCs w:val="18"/>
              </w:rPr>
              <w:t>ame</w:t>
            </w:r>
          </w:p>
        </w:tc>
        <w:tc>
          <w:tcPr>
            <w:tcW w:w="5688" w:type="dxa"/>
          </w:tcPr>
          <w:p w14:paraId="6BDC3A39" w14:textId="77777777" w:rsidR="000E5F2E" w:rsidRPr="00F5715E" w:rsidRDefault="000E5F2E" w:rsidP="005E36C9">
            <w:pPr>
              <w:rPr>
                <w:rFonts w:asciiTheme="minorHAnsi" w:hAnsiTheme="minorHAnsi"/>
                <w:sz w:val="18"/>
                <w:szCs w:val="18"/>
              </w:rPr>
            </w:pPr>
            <w:r w:rsidRPr="00F5715E">
              <w:rPr>
                <w:rFonts w:asciiTheme="minorHAnsi" w:hAnsiTheme="minorHAnsi"/>
                <w:sz w:val="18"/>
                <w:szCs w:val="18"/>
              </w:rPr>
              <w:t>&lt;&lt;</w:t>
            </w:r>
            <w:proofErr w:type="gramStart"/>
            <w:r w:rsidRPr="00F5715E">
              <w:rPr>
                <w:rFonts w:asciiTheme="minorHAnsi" w:hAnsiTheme="minorHAnsi"/>
                <w:sz w:val="18"/>
                <w:szCs w:val="18"/>
              </w:rPr>
              <w:t>calculated</w:t>
            </w:r>
            <w:proofErr w:type="gramEnd"/>
            <w:r w:rsidRPr="00F5715E">
              <w:rPr>
                <w:rFonts w:asciiTheme="minorHAnsi" w:hAnsiTheme="minorHAnsi"/>
                <w:sz w:val="18"/>
                <w:szCs w:val="18"/>
              </w:rPr>
              <w:t xml:space="preserve"> field, referenced data from CF1R.</w:t>
            </w:r>
            <w:r>
              <w:rPr>
                <w:rFonts w:asciiTheme="minorHAnsi" w:hAnsiTheme="minorHAnsi"/>
                <w:sz w:val="18"/>
                <w:szCs w:val="18"/>
              </w:rPr>
              <w:t>&gt;&gt;</w:t>
            </w:r>
          </w:p>
        </w:tc>
      </w:tr>
      <w:tr w:rsidR="000E5F2E" w:rsidRPr="00D2491C" w14:paraId="6BDC3A3E" w14:textId="77777777" w:rsidTr="0004080A">
        <w:trPr>
          <w:trHeight w:val="158"/>
        </w:trPr>
        <w:tc>
          <w:tcPr>
            <w:tcW w:w="634" w:type="dxa"/>
            <w:vAlign w:val="center"/>
          </w:tcPr>
          <w:p w14:paraId="6BDC3A3B"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6BDC3A3C" w14:textId="78ED1386" w:rsidR="000E5F2E" w:rsidRPr="00F5715E" w:rsidRDefault="000E5F2E" w:rsidP="005E36C9">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6BDC3A3D" w14:textId="77777777" w:rsidR="000E5F2E" w:rsidRPr="00F5715E" w:rsidRDefault="000E5F2E" w:rsidP="005E36C9">
            <w:pPr>
              <w:rPr>
                <w:rFonts w:asciiTheme="minorHAnsi" w:hAnsiTheme="minorHAnsi"/>
                <w:sz w:val="18"/>
                <w:szCs w:val="18"/>
              </w:rPr>
            </w:pPr>
            <w:r w:rsidRPr="00F5715E">
              <w:rPr>
                <w:rFonts w:asciiTheme="minorHAnsi" w:hAnsiTheme="minorHAnsi"/>
                <w:sz w:val="18"/>
                <w:szCs w:val="18"/>
              </w:rPr>
              <w:t>&lt;&lt;calculated field, referenced data from CF1R. (note: possible results are Single Family; Multifamily)&gt;&gt;</w:t>
            </w:r>
          </w:p>
        </w:tc>
      </w:tr>
      <w:tr w:rsidR="000E5F2E" w:rsidRPr="00D2491C" w14:paraId="6BDC3A42" w14:textId="77777777" w:rsidTr="0004080A">
        <w:trPr>
          <w:trHeight w:val="158"/>
        </w:trPr>
        <w:tc>
          <w:tcPr>
            <w:tcW w:w="634" w:type="dxa"/>
            <w:vAlign w:val="center"/>
          </w:tcPr>
          <w:p w14:paraId="6BDC3A3F"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6BDC3A40" w14:textId="3A13064C" w:rsidR="000E5F2E" w:rsidRPr="00F5715E" w:rsidRDefault="000E5F2E" w:rsidP="005E36C9">
            <w:pPr>
              <w:rPr>
                <w:rFonts w:asciiTheme="minorHAnsi" w:hAnsiTheme="minorHAnsi"/>
                <w:sz w:val="18"/>
                <w:szCs w:val="18"/>
              </w:rPr>
            </w:pPr>
            <w:r w:rsidRPr="00F5715E">
              <w:rPr>
                <w:rFonts w:asciiTheme="minorHAnsi" w:hAnsiTheme="minorHAnsi"/>
                <w:sz w:val="18"/>
                <w:szCs w:val="18"/>
              </w:rPr>
              <w:t xml:space="preserve">Project </w:t>
            </w:r>
            <w:r w:rsidR="004B6CDB">
              <w:rPr>
                <w:rFonts w:asciiTheme="minorHAnsi" w:hAnsiTheme="minorHAnsi"/>
                <w:sz w:val="18"/>
                <w:szCs w:val="18"/>
              </w:rPr>
              <w:t>S</w:t>
            </w:r>
            <w:r w:rsidRPr="00F5715E">
              <w:rPr>
                <w:rFonts w:asciiTheme="minorHAnsi" w:hAnsiTheme="minorHAnsi"/>
                <w:sz w:val="18"/>
                <w:szCs w:val="18"/>
              </w:rPr>
              <w:t>cope</w:t>
            </w:r>
          </w:p>
        </w:tc>
        <w:tc>
          <w:tcPr>
            <w:tcW w:w="5688" w:type="dxa"/>
          </w:tcPr>
          <w:p w14:paraId="6BDC3A41" w14:textId="77777777" w:rsidR="000E5F2E" w:rsidRPr="00F5715E" w:rsidRDefault="000E5F2E" w:rsidP="005E36C9">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0E5F2E" w:rsidRPr="00D2491C" w14:paraId="6BDC3A47" w14:textId="77777777" w:rsidTr="0004080A">
        <w:trPr>
          <w:trHeight w:val="158"/>
        </w:trPr>
        <w:tc>
          <w:tcPr>
            <w:tcW w:w="634" w:type="dxa"/>
            <w:vAlign w:val="center"/>
          </w:tcPr>
          <w:p w14:paraId="6BDC3A43"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6BDC3A44" w14:textId="54106E23" w:rsidR="000E5F2E" w:rsidRDefault="00FD7EB8" w:rsidP="005E36C9">
            <w:pPr>
              <w:rPr>
                <w:rFonts w:asciiTheme="minorHAnsi" w:hAnsiTheme="minorHAnsi"/>
                <w:sz w:val="18"/>
                <w:szCs w:val="18"/>
              </w:rPr>
            </w:pPr>
            <w:r>
              <w:rPr>
                <w:rFonts w:asciiTheme="minorHAnsi" w:hAnsiTheme="minorHAnsi"/>
                <w:sz w:val="18"/>
                <w:szCs w:val="18"/>
              </w:rPr>
              <w:t xml:space="preserve">Total </w:t>
            </w:r>
            <w:r w:rsidR="000E5F2E" w:rsidRPr="00F5715E">
              <w:rPr>
                <w:rFonts w:asciiTheme="minorHAnsi" w:hAnsiTheme="minorHAnsi"/>
                <w:sz w:val="18"/>
                <w:szCs w:val="18"/>
              </w:rPr>
              <w:t xml:space="preserve">Conditioned </w:t>
            </w:r>
            <w:r>
              <w:rPr>
                <w:rFonts w:asciiTheme="minorHAnsi" w:hAnsiTheme="minorHAnsi"/>
                <w:sz w:val="18"/>
                <w:szCs w:val="18"/>
              </w:rPr>
              <w:t>F</w:t>
            </w:r>
            <w:r w:rsidR="000E5F2E" w:rsidRPr="00F5715E">
              <w:rPr>
                <w:rFonts w:asciiTheme="minorHAnsi" w:hAnsiTheme="minorHAnsi"/>
                <w:sz w:val="18"/>
                <w:szCs w:val="18"/>
              </w:rPr>
              <w:t xml:space="preserve">loor </w:t>
            </w:r>
            <w:r>
              <w:rPr>
                <w:rFonts w:asciiTheme="minorHAnsi" w:hAnsiTheme="minorHAnsi"/>
                <w:sz w:val="18"/>
                <w:szCs w:val="18"/>
              </w:rPr>
              <w:t>A</w:t>
            </w:r>
            <w:r w:rsidR="000E5F2E" w:rsidRPr="00F5715E">
              <w:rPr>
                <w:rFonts w:asciiTheme="minorHAnsi" w:hAnsiTheme="minorHAnsi"/>
                <w:sz w:val="18"/>
                <w:szCs w:val="18"/>
              </w:rPr>
              <w:t xml:space="preserve">rea of </w:t>
            </w:r>
            <w:r w:rsidR="0004080A">
              <w:rPr>
                <w:rFonts w:asciiTheme="minorHAnsi" w:hAnsiTheme="minorHAnsi"/>
                <w:sz w:val="18"/>
                <w:szCs w:val="18"/>
              </w:rPr>
              <w:t>D</w:t>
            </w:r>
            <w:r w:rsidR="000E5F2E" w:rsidRPr="00F5715E">
              <w:rPr>
                <w:rFonts w:asciiTheme="minorHAnsi" w:hAnsiTheme="minorHAnsi"/>
                <w:sz w:val="18"/>
                <w:szCs w:val="18"/>
              </w:rPr>
              <w:t xml:space="preserve">welling </w:t>
            </w:r>
            <w:r w:rsidR="0004080A">
              <w:rPr>
                <w:rFonts w:asciiTheme="minorHAnsi" w:hAnsiTheme="minorHAnsi"/>
                <w:sz w:val="18"/>
                <w:szCs w:val="18"/>
              </w:rPr>
              <w:t>U</w:t>
            </w:r>
            <w:r w:rsidR="000E5F2E" w:rsidRPr="00F5715E">
              <w:rPr>
                <w:rFonts w:asciiTheme="minorHAnsi" w:hAnsiTheme="minorHAnsi"/>
                <w:sz w:val="18"/>
                <w:szCs w:val="18"/>
              </w:rPr>
              <w:t>nit</w:t>
            </w:r>
          </w:p>
          <w:p w14:paraId="6BDC3A45" w14:textId="77777777" w:rsidR="000E5F2E" w:rsidRPr="00F5715E" w:rsidRDefault="000E5F2E" w:rsidP="005E36C9">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6BDC3A46" w14:textId="33A4F265" w:rsidR="000E5F2E" w:rsidRPr="00F5715E" w:rsidRDefault="00306A6D" w:rsidP="005E36C9">
            <w:pPr>
              <w:rPr>
                <w:rFonts w:asciiTheme="minorHAnsi" w:hAnsiTheme="minorHAnsi"/>
                <w:sz w:val="18"/>
                <w:szCs w:val="18"/>
              </w:rPr>
            </w:pPr>
            <w:r w:rsidRPr="00306A6D">
              <w:rPr>
                <w:rFonts w:asciiTheme="minorHAnsi" w:hAnsiTheme="minorHAnsi"/>
                <w:sz w:val="18"/>
                <w:szCs w:val="18"/>
              </w:rPr>
              <w:t xml:space="preserve">&lt;&lt;calculated field: default value reference from MCH-01;  or allow user to override default and input value </w:t>
            </w:r>
            <w:proofErr w:type="spellStart"/>
            <w:r w:rsidRPr="00306A6D">
              <w:rPr>
                <w:rFonts w:asciiTheme="minorHAnsi" w:hAnsiTheme="minorHAnsi"/>
                <w:sz w:val="18"/>
                <w:szCs w:val="18"/>
              </w:rPr>
              <w:t>xxxxx</w:t>
            </w:r>
            <w:proofErr w:type="spellEnd"/>
            <w:r w:rsidRPr="00306A6D">
              <w:rPr>
                <w:rFonts w:asciiTheme="minorHAnsi" w:hAnsiTheme="minorHAnsi"/>
                <w:sz w:val="18"/>
                <w:szCs w:val="18"/>
              </w:rPr>
              <w:t>;  flag overridden values and report in project status notes field &gt;&gt;</w:t>
            </w:r>
          </w:p>
        </w:tc>
      </w:tr>
      <w:tr w:rsidR="000E5F2E" w:rsidRPr="00D2491C" w14:paraId="6BDC3A4C" w14:textId="77777777" w:rsidTr="0004080A">
        <w:trPr>
          <w:trHeight w:val="158"/>
        </w:trPr>
        <w:tc>
          <w:tcPr>
            <w:tcW w:w="634" w:type="dxa"/>
            <w:vAlign w:val="center"/>
          </w:tcPr>
          <w:p w14:paraId="6BDC3A48"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6BDC3A49" w14:textId="2A8BAA1F" w:rsidR="000E5F2E" w:rsidRDefault="000E5F2E" w:rsidP="005E36C9">
            <w:pPr>
              <w:rPr>
                <w:rFonts w:asciiTheme="minorHAnsi" w:hAnsiTheme="minorHAnsi"/>
                <w:sz w:val="18"/>
                <w:szCs w:val="18"/>
              </w:rPr>
            </w:pPr>
            <w:r w:rsidRPr="00F5715E">
              <w:rPr>
                <w:rFonts w:asciiTheme="minorHAnsi" w:hAnsiTheme="minorHAnsi"/>
                <w:sz w:val="18"/>
                <w:szCs w:val="18"/>
              </w:rPr>
              <w:t xml:space="preserve">Number of </w:t>
            </w:r>
            <w:r w:rsidR="004B6CDB">
              <w:rPr>
                <w:rFonts w:asciiTheme="minorHAnsi" w:hAnsiTheme="minorHAnsi"/>
                <w:sz w:val="18"/>
                <w:szCs w:val="18"/>
              </w:rPr>
              <w:t>B</w:t>
            </w:r>
            <w:r w:rsidRPr="00F5715E">
              <w:rPr>
                <w:rFonts w:asciiTheme="minorHAnsi" w:hAnsiTheme="minorHAnsi"/>
                <w:sz w:val="18"/>
                <w:szCs w:val="18"/>
              </w:rPr>
              <w:t xml:space="preserve">edrooms in </w:t>
            </w:r>
            <w:r w:rsidR="004B6CDB">
              <w:rPr>
                <w:rFonts w:asciiTheme="minorHAnsi" w:hAnsiTheme="minorHAnsi"/>
                <w:sz w:val="18"/>
                <w:szCs w:val="18"/>
              </w:rPr>
              <w:t>D</w:t>
            </w:r>
            <w:r w:rsidRPr="00F5715E">
              <w:rPr>
                <w:rFonts w:asciiTheme="minorHAnsi" w:hAnsiTheme="minorHAnsi"/>
                <w:sz w:val="18"/>
                <w:szCs w:val="18"/>
              </w:rPr>
              <w:t xml:space="preserve">welling </w:t>
            </w:r>
            <w:r w:rsidR="004B6CDB">
              <w:rPr>
                <w:rFonts w:asciiTheme="minorHAnsi" w:hAnsiTheme="minorHAnsi"/>
                <w:sz w:val="18"/>
                <w:szCs w:val="18"/>
              </w:rPr>
              <w:t>U</w:t>
            </w:r>
            <w:r w:rsidRPr="00F5715E">
              <w:rPr>
                <w:rFonts w:asciiTheme="minorHAnsi" w:hAnsiTheme="minorHAnsi"/>
                <w:sz w:val="18"/>
                <w:szCs w:val="18"/>
              </w:rPr>
              <w:t>nit</w:t>
            </w:r>
          </w:p>
          <w:p w14:paraId="6BDC3A4A" w14:textId="77777777" w:rsidR="000E5F2E" w:rsidRPr="00F5715E" w:rsidRDefault="002563C6" w:rsidP="005E36C9">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6BDC3A4B" w14:textId="3A7A3AF3" w:rsidR="000E5F2E" w:rsidRPr="00F5715E" w:rsidRDefault="00306A6D" w:rsidP="005E36C9">
            <w:pPr>
              <w:rPr>
                <w:rFonts w:asciiTheme="minorHAnsi" w:hAnsiTheme="minorHAnsi"/>
                <w:sz w:val="18"/>
                <w:szCs w:val="18"/>
              </w:rPr>
            </w:pPr>
            <w:r w:rsidRPr="00306A6D">
              <w:rPr>
                <w:rFonts w:asciiTheme="minorHAnsi" w:hAnsiTheme="minorHAnsi"/>
                <w:sz w:val="18"/>
                <w:szCs w:val="18"/>
              </w:rPr>
              <w:t>&lt;&lt;calculated field: default value reference from MCH-01&gt;&gt;</w:t>
            </w:r>
          </w:p>
        </w:tc>
      </w:tr>
      <w:tr w:rsidR="000E5F2E" w:rsidRPr="00D2491C" w14:paraId="6BDC3A52" w14:textId="77777777" w:rsidTr="0004080A">
        <w:trPr>
          <w:trHeight w:val="158"/>
        </w:trPr>
        <w:tc>
          <w:tcPr>
            <w:tcW w:w="634" w:type="dxa"/>
            <w:vAlign w:val="center"/>
          </w:tcPr>
          <w:p w14:paraId="6BDC3A4D"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6BDC3A4E" w14:textId="4B0A4333" w:rsidR="000E5F2E" w:rsidRPr="00F5715E" w:rsidRDefault="000E5F2E" w:rsidP="005E36C9">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6BDC3A4F" w14:textId="77777777" w:rsidR="000E5F2E" w:rsidRPr="00F5715E" w:rsidRDefault="000E5F2E" w:rsidP="005E36C9">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6BDC3A50" w14:textId="77777777" w:rsidR="000E5F2E" w:rsidRPr="00F5715E" w:rsidRDefault="000E5F2E" w:rsidP="005E36C9">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6BDC3A51" w14:textId="77777777" w:rsidR="000E5F2E" w:rsidRPr="00F5715E" w:rsidRDefault="000E5F2E" w:rsidP="005E36C9">
            <w:pPr>
              <w:rPr>
                <w:rFonts w:asciiTheme="minorHAnsi" w:hAnsiTheme="minorHAnsi"/>
                <w:sz w:val="18"/>
                <w:szCs w:val="18"/>
              </w:rPr>
            </w:pPr>
            <w:r>
              <w:rPr>
                <w:rFonts w:asciiTheme="minorHAnsi" w:hAnsiTheme="minorHAnsi"/>
                <w:sz w:val="18"/>
                <w:szCs w:val="18"/>
              </w:rPr>
              <w:t xml:space="preserve">**or </w:t>
            </w:r>
            <w:r>
              <w:rPr>
                <w:rFonts w:asciiTheme="minorHAnsi" w:hAnsiTheme="minorHAnsi"/>
                <w:sz w:val="18"/>
                <w:szCs w:val="18"/>
                <w:u w:val="single"/>
              </w:rPr>
              <w:t>Intermittent&gt;&gt;</w:t>
            </w:r>
          </w:p>
        </w:tc>
      </w:tr>
      <w:tr w:rsidR="000E5F2E" w:rsidRPr="00D2491C" w14:paraId="6BDC3A58" w14:textId="77777777" w:rsidTr="0004080A">
        <w:trPr>
          <w:trHeight w:val="158"/>
        </w:trPr>
        <w:tc>
          <w:tcPr>
            <w:tcW w:w="634" w:type="dxa"/>
            <w:vAlign w:val="center"/>
          </w:tcPr>
          <w:p w14:paraId="6BDC3A53"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6BDC3A54" w14:textId="155E1035" w:rsidR="000E5F2E" w:rsidRPr="00F5715E" w:rsidRDefault="000E5F2E" w:rsidP="005E36C9">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6BDC3A55" w14:textId="77777777" w:rsidR="000E5F2E" w:rsidRPr="00F5715E" w:rsidRDefault="000E5F2E" w:rsidP="005E36C9">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6BDC3A56" w14:textId="77777777" w:rsidR="000E5F2E" w:rsidRPr="00F5715E" w:rsidRDefault="000E5F2E" w:rsidP="005E36C9">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6BDC3A57" w14:textId="77777777" w:rsidR="000E5F2E" w:rsidRPr="00F5715E" w:rsidRDefault="000E5F2E" w:rsidP="005E36C9">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w:t>
            </w:r>
            <w:proofErr w:type="gramStart"/>
            <w:r>
              <w:rPr>
                <w:rFonts w:asciiTheme="minorHAnsi" w:hAnsiTheme="minorHAnsi"/>
                <w:sz w:val="18"/>
                <w:szCs w:val="18"/>
              </w:rPr>
              <w:t>.&gt;</w:t>
            </w:r>
            <w:proofErr w:type="gramEnd"/>
            <w:r>
              <w:rPr>
                <w:rFonts w:asciiTheme="minorHAnsi" w:hAnsiTheme="minorHAnsi"/>
                <w:sz w:val="18"/>
                <w:szCs w:val="18"/>
              </w:rPr>
              <w:t>&gt;</w:t>
            </w:r>
          </w:p>
        </w:tc>
      </w:tr>
      <w:tr w:rsidR="000E5F2E" w:rsidRPr="00D2491C" w14:paraId="6BDC3A63" w14:textId="77777777" w:rsidTr="0004080A">
        <w:trPr>
          <w:trHeight w:val="158"/>
        </w:trPr>
        <w:tc>
          <w:tcPr>
            <w:tcW w:w="634" w:type="dxa"/>
            <w:vAlign w:val="center"/>
          </w:tcPr>
          <w:p w14:paraId="6BDC3A59"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6BDC3A5A" w14:textId="770B7139" w:rsidR="000E5F2E" w:rsidRPr="00F5715E" w:rsidRDefault="000E5F2E" w:rsidP="005E36C9">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6BDC3A5B" w14:textId="77777777" w:rsidR="000E5F2E" w:rsidRPr="00F5715E" w:rsidRDefault="000E5F2E" w:rsidP="005E36C9">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 xml:space="preserve">equals CF1R-PRF-01, reference data from CF1R (note default report from CF1R equivalent to exhaust);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6BDC3A5C" w14:textId="77777777" w:rsidR="000E5F2E" w:rsidRPr="00F5715E" w:rsidRDefault="000E5F2E" w:rsidP="005E36C9">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6BDC3A5D" w14:textId="77777777" w:rsidR="000E5F2E" w:rsidRPr="00F5715E" w:rsidRDefault="000E5F2E" w:rsidP="005E36C9">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6BDC3A5E" w14:textId="77777777" w:rsidR="000E5F2E" w:rsidRPr="00F5715E" w:rsidRDefault="000E5F2E" w:rsidP="005E36C9">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6BDC3A5F" w14:textId="77777777" w:rsidR="000E5F2E" w:rsidRDefault="000E5F2E" w:rsidP="005E36C9">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(CFI)&gt;&gt;</w:t>
            </w:r>
          </w:p>
          <w:p w14:paraId="6BDC3A60" w14:textId="77777777" w:rsidR="000E5F2E" w:rsidRDefault="000E5F2E" w:rsidP="005E36C9">
            <w:pPr>
              <w:rPr>
                <w:rFonts w:asciiTheme="minorHAnsi" w:hAnsiTheme="minorHAnsi"/>
                <w:sz w:val="18"/>
                <w:szCs w:val="18"/>
                <w:u w:val="single"/>
              </w:rPr>
            </w:pPr>
          </w:p>
          <w:p w14:paraId="6BDC3A61" w14:textId="77777777" w:rsidR="000E5F2E" w:rsidRPr="00F5715E" w:rsidRDefault="000E5F2E" w:rsidP="005E36C9">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6BDC3A62" w14:textId="77777777" w:rsidR="000E5F2E" w:rsidRPr="00F5715E" w:rsidRDefault="000E5F2E" w:rsidP="00032B4A">
            <w:pPr>
              <w:rPr>
                <w:rFonts w:asciiTheme="minorHAnsi" w:hAnsiTheme="minorHAnsi"/>
                <w:sz w:val="18"/>
                <w:szCs w:val="18"/>
              </w:rPr>
            </w:pPr>
            <w:r>
              <w:rPr>
                <w:rFonts w:asciiTheme="minorHAnsi" w:hAnsiTheme="minorHAnsi"/>
                <w:b/>
                <w:sz w:val="18"/>
                <w:szCs w:val="18"/>
              </w:rPr>
              <w:t>Central Fan Integrated Ventilation System Not Allowed to Operate Continuously - D</w:t>
            </w:r>
            <w:r w:rsidR="00032B4A">
              <w:rPr>
                <w:rFonts w:asciiTheme="minorHAnsi" w:hAnsiTheme="minorHAnsi"/>
                <w:b/>
                <w:sz w:val="18"/>
                <w:szCs w:val="18"/>
              </w:rPr>
              <w:t>o</w:t>
            </w:r>
            <w:r>
              <w:rPr>
                <w:rFonts w:asciiTheme="minorHAnsi" w:hAnsiTheme="minorHAnsi"/>
                <w:b/>
                <w:sz w:val="18"/>
                <w:szCs w:val="18"/>
              </w:rPr>
              <w:t xml:space="preserve"> N</w:t>
            </w:r>
            <w:r w:rsidR="00032B4A">
              <w:rPr>
                <w:rFonts w:asciiTheme="minorHAnsi" w:hAnsiTheme="minorHAnsi"/>
                <w:b/>
                <w:sz w:val="18"/>
                <w:szCs w:val="18"/>
              </w:rPr>
              <w:t>ot</w:t>
            </w:r>
            <w:r>
              <w:rPr>
                <w:rFonts w:asciiTheme="minorHAnsi" w:hAnsiTheme="minorHAnsi"/>
                <w:b/>
                <w:sz w:val="18"/>
                <w:szCs w:val="18"/>
              </w:rPr>
              <w:t xml:space="preserve"> P</w:t>
            </w:r>
            <w:r w:rsidR="00032B4A">
              <w:rPr>
                <w:rFonts w:asciiTheme="minorHAnsi" w:hAnsiTheme="minorHAnsi"/>
                <w:b/>
                <w:sz w:val="18"/>
                <w:szCs w:val="18"/>
              </w:rPr>
              <w:t>roceed</w:t>
            </w:r>
            <w:r>
              <w:rPr>
                <w:rFonts w:asciiTheme="minorHAnsi" w:hAnsiTheme="minorHAnsi"/>
                <w:b/>
                <w:sz w:val="18"/>
                <w:szCs w:val="18"/>
              </w:rPr>
              <w:t>&gt;&gt;</w:t>
            </w:r>
          </w:p>
        </w:tc>
      </w:tr>
      <w:tr w:rsidR="000E5F2E" w:rsidRPr="00D2491C" w14:paraId="6BDC3A75" w14:textId="77777777" w:rsidTr="0004080A">
        <w:trPr>
          <w:trHeight w:val="158"/>
        </w:trPr>
        <w:tc>
          <w:tcPr>
            <w:tcW w:w="634" w:type="dxa"/>
            <w:vAlign w:val="center"/>
          </w:tcPr>
          <w:p w14:paraId="6BDC3A64"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09</w:t>
            </w:r>
          </w:p>
        </w:tc>
        <w:tc>
          <w:tcPr>
            <w:tcW w:w="4694" w:type="dxa"/>
            <w:vAlign w:val="center"/>
          </w:tcPr>
          <w:p w14:paraId="6BDC3A65" w14:textId="77777777" w:rsidR="000E5F2E" w:rsidRPr="00F5715E" w:rsidRDefault="000E5F2E" w:rsidP="005E36C9">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6BDC3A66" w14:textId="77777777" w:rsidR="000E5F2E" w:rsidRPr="00F5715E" w:rsidRDefault="000E5F2E" w:rsidP="005E36C9">
            <w:pPr>
              <w:rPr>
                <w:rFonts w:asciiTheme="minorHAnsi" w:hAnsiTheme="minorHAnsi"/>
                <w:sz w:val="18"/>
                <w:szCs w:val="18"/>
              </w:rPr>
            </w:pPr>
            <w:r>
              <w:rPr>
                <w:rFonts w:asciiTheme="minorHAnsi" w:hAnsiTheme="minorHAnsi"/>
                <w:sz w:val="18"/>
                <w:szCs w:val="18"/>
              </w:rPr>
              <w:t>(this row not visible to user)</w:t>
            </w:r>
          </w:p>
        </w:tc>
        <w:tc>
          <w:tcPr>
            <w:tcW w:w="5688" w:type="dxa"/>
          </w:tcPr>
          <w:p w14:paraId="6BDC3A67" w14:textId="77777777" w:rsidR="000E5F2E" w:rsidRDefault="000E5F2E" w:rsidP="005E36C9">
            <w:pPr>
              <w:rPr>
                <w:rFonts w:asciiTheme="minorHAnsi" w:hAnsiTheme="minorHAnsi"/>
                <w:sz w:val="18"/>
                <w:szCs w:val="18"/>
              </w:rPr>
            </w:pPr>
            <w:r>
              <w:rPr>
                <w:rFonts w:asciiTheme="minorHAnsi" w:hAnsiTheme="minorHAnsi"/>
                <w:sz w:val="18"/>
                <w:szCs w:val="18"/>
              </w:rPr>
              <w:t>&lt;&lt;calculated field:</w:t>
            </w:r>
          </w:p>
          <w:p w14:paraId="6BDC3A68" w14:textId="77777777" w:rsidR="000E5F2E" w:rsidRDefault="000E5F2E" w:rsidP="005E36C9">
            <w:pPr>
              <w:rPr>
                <w:rFonts w:asciiTheme="minorHAnsi" w:hAnsiTheme="minorHAnsi"/>
                <w:sz w:val="18"/>
                <w:szCs w:val="18"/>
              </w:rPr>
            </w:pPr>
          </w:p>
          <w:p w14:paraId="6BDC3A69" w14:textId="77777777" w:rsidR="000E5F2E" w:rsidRPr="00F5715E" w:rsidRDefault="000E5F2E" w:rsidP="005E36C9">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6BDC3A6A" w14:textId="77777777" w:rsidR="000E5F2E" w:rsidRPr="00F5715E" w:rsidRDefault="000E5F2E" w:rsidP="005E36C9">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6BDC3A6B" w14:textId="77777777" w:rsidR="000E5F2E" w:rsidRPr="00F5715E" w:rsidRDefault="000E5F2E" w:rsidP="005E36C9">
            <w:pPr>
              <w:rPr>
                <w:rFonts w:asciiTheme="minorHAnsi" w:hAnsiTheme="minorHAnsi"/>
                <w:sz w:val="18"/>
                <w:szCs w:val="18"/>
                <w:u w:val="single"/>
              </w:rPr>
            </w:pPr>
          </w:p>
          <w:p w14:paraId="6BDC3A6C" w14:textId="77777777" w:rsidR="000E5F2E" w:rsidRPr="00F5715E" w:rsidRDefault="000E5F2E" w:rsidP="005E36C9">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6BDC3A6D" w14:textId="77777777" w:rsidR="000E5F2E" w:rsidRPr="00F5715E" w:rsidRDefault="000E5F2E" w:rsidP="005E36C9">
            <w:pPr>
              <w:rPr>
                <w:rFonts w:asciiTheme="minorHAnsi" w:hAnsiTheme="minorHAnsi"/>
                <w:b/>
                <w:sz w:val="18"/>
                <w:szCs w:val="18"/>
              </w:rPr>
            </w:pPr>
            <w:r>
              <w:rPr>
                <w:rFonts w:asciiTheme="minorHAnsi" w:hAnsiTheme="minorHAnsi"/>
                <w:b/>
                <w:sz w:val="18"/>
                <w:szCs w:val="18"/>
              </w:rPr>
              <w:t>**27b - Continuous Ventilation Airflow - Total Vent Rate Method;</w:t>
            </w:r>
          </w:p>
          <w:p w14:paraId="6BDC3A6E" w14:textId="77777777" w:rsidR="000E5F2E" w:rsidRPr="00F5715E" w:rsidRDefault="000E5F2E" w:rsidP="005E36C9">
            <w:pPr>
              <w:rPr>
                <w:rFonts w:asciiTheme="minorHAnsi" w:hAnsiTheme="minorHAnsi"/>
                <w:sz w:val="18"/>
                <w:szCs w:val="18"/>
              </w:rPr>
            </w:pPr>
          </w:p>
          <w:p w14:paraId="6BDC3A6F" w14:textId="77777777" w:rsidR="000E5F2E" w:rsidRPr="00F5715E" w:rsidRDefault="000E5F2E" w:rsidP="005E36C9">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6BDC3A70" w14:textId="77777777" w:rsidR="000E5F2E" w:rsidRPr="00F5715E" w:rsidRDefault="000E5F2E" w:rsidP="005E36C9">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6BDC3A71" w14:textId="77777777" w:rsidR="000E5F2E" w:rsidRPr="00F5715E" w:rsidRDefault="000E5F2E" w:rsidP="005E36C9">
            <w:pPr>
              <w:rPr>
                <w:rFonts w:asciiTheme="minorHAnsi" w:hAnsiTheme="minorHAnsi"/>
                <w:sz w:val="18"/>
                <w:szCs w:val="18"/>
              </w:rPr>
            </w:pPr>
          </w:p>
          <w:p w14:paraId="6BDC3A72" w14:textId="77777777" w:rsidR="000E5F2E" w:rsidRPr="00F5715E" w:rsidRDefault="000E5F2E" w:rsidP="005E36C9">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6BDC3A73" w14:textId="77777777" w:rsidR="000E5F2E" w:rsidRDefault="000E5F2E" w:rsidP="005E36C9">
            <w:pPr>
              <w:rPr>
                <w:rFonts w:asciiTheme="minorHAnsi" w:hAnsiTheme="minorHAnsi"/>
                <w:b/>
                <w:sz w:val="18"/>
                <w:szCs w:val="18"/>
              </w:rPr>
            </w:pPr>
            <w:r>
              <w:rPr>
                <w:rFonts w:asciiTheme="minorHAnsi" w:hAnsiTheme="minorHAnsi"/>
                <w:b/>
                <w:sz w:val="18"/>
                <w:szCs w:val="18"/>
              </w:rPr>
              <w:t xml:space="preserve">**27d - Intermittent Ventilation Airflow - Total Vent Rate </w:t>
            </w:r>
            <w:proofErr w:type="gramStart"/>
            <w:r>
              <w:rPr>
                <w:rFonts w:asciiTheme="minorHAnsi" w:hAnsiTheme="minorHAnsi"/>
                <w:b/>
                <w:sz w:val="18"/>
                <w:szCs w:val="18"/>
              </w:rPr>
              <w:t>Method;</w:t>
            </w:r>
            <w:proofErr w:type="gramEnd"/>
            <w:r>
              <w:rPr>
                <w:rFonts w:asciiTheme="minorHAnsi" w:hAnsiTheme="minorHAnsi"/>
                <w:b/>
                <w:sz w:val="18"/>
                <w:szCs w:val="18"/>
              </w:rPr>
              <w:t>&gt;&gt;</w:t>
            </w:r>
          </w:p>
          <w:p w14:paraId="6BDC3A74" w14:textId="77777777" w:rsidR="000E5F2E" w:rsidRPr="00F5715E" w:rsidRDefault="000E5F2E" w:rsidP="005E36C9">
            <w:pPr>
              <w:rPr>
                <w:rFonts w:asciiTheme="minorHAnsi" w:hAnsiTheme="minorHAnsi"/>
                <w:b/>
                <w:sz w:val="18"/>
                <w:szCs w:val="18"/>
              </w:rPr>
            </w:pPr>
          </w:p>
        </w:tc>
      </w:tr>
    </w:tbl>
    <w:p w14:paraId="6BDC3A77" w14:textId="77777777" w:rsidR="00636369" w:rsidRPr="004B6CDB" w:rsidRDefault="00636369" w:rsidP="006D0E63">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AE6F84" w:rsidRPr="0055507E" w14:paraId="6BDC3A79" w14:textId="77777777" w:rsidTr="00AE6F84">
        <w:tc>
          <w:tcPr>
            <w:tcW w:w="11016" w:type="dxa"/>
          </w:tcPr>
          <w:p w14:paraId="6BDC3A78" w14:textId="390F5906" w:rsidR="00AE6F84" w:rsidRPr="0055507E" w:rsidRDefault="004B6CDB" w:rsidP="006D0E63">
            <w:pPr>
              <w:rPr>
                <w:rFonts w:asciiTheme="minorHAnsi" w:hAnsiTheme="minorHAnsi"/>
                <w:sz w:val="18"/>
                <w:szCs w:val="18"/>
              </w:rPr>
            </w:pPr>
            <w:r w:rsidRPr="004B6CDB">
              <w:rPr>
                <w:rFonts w:asciiTheme="minorHAnsi" w:hAnsiTheme="minorHAnsi"/>
                <w:b/>
                <w:szCs w:val="18"/>
              </w:rPr>
              <w:t>MCH-</w:t>
            </w:r>
            <w:r w:rsidR="00AE6F84" w:rsidRPr="004B6CDB">
              <w:rPr>
                <w:rFonts w:asciiTheme="minorHAnsi" w:hAnsiTheme="minorHAnsi"/>
                <w:b/>
                <w:szCs w:val="18"/>
              </w:rPr>
              <w:t>27c - Intermittent Ventilation Airflow - Fan Vent</w:t>
            </w:r>
            <w:ins w:id="21" w:author="Shewmaker, Michael@Energy" w:date="2016-03-29T15:44:00Z">
              <w:r w:rsidR="00B96870">
                <w:rPr>
                  <w:rFonts w:asciiTheme="minorHAnsi" w:hAnsiTheme="minorHAnsi"/>
                  <w:b/>
                  <w:szCs w:val="18"/>
                </w:rPr>
                <w:t>ilation</w:t>
              </w:r>
            </w:ins>
            <w:r w:rsidR="00AE6F84" w:rsidRPr="004B6CDB">
              <w:rPr>
                <w:rFonts w:asciiTheme="minorHAnsi" w:hAnsiTheme="minorHAnsi"/>
                <w:b/>
                <w:szCs w:val="18"/>
              </w:rPr>
              <w:t xml:space="preserve"> Rate</w:t>
            </w:r>
            <w:r w:rsidR="00AE6F84" w:rsidRPr="00391A4C">
              <w:rPr>
                <w:rFonts w:asciiTheme="minorHAnsi" w:hAnsiTheme="minorHAnsi"/>
                <w:b/>
              </w:rPr>
              <w:t xml:space="preserve"> </w:t>
            </w:r>
            <w:r w:rsidR="00AE6F84" w:rsidRPr="004B6CDB">
              <w:rPr>
                <w:rFonts w:asciiTheme="minorHAnsi" w:hAnsiTheme="minorHAnsi"/>
                <w:b/>
                <w:szCs w:val="18"/>
              </w:rPr>
              <w:t>Method</w:t>
            </w:r>
          </w:p>
        </w:tc>
      </w:tr>
    </w:tbl>
    <w:p w14:paraId="6BDC3A7A" w14:textId="77777777" w:rsidR="00636369" w:rsidRPr="004B6CDB" w:rsidRDefault="00636369" w:rsidP="006D0E63">
      <w:pPr>
        <w:rPr>
          <w:rFonts w:asciiTheme="minorHAnsi" w:hAnsiTheme="minorHAnsi"/>
          <w:szCs w:val="18"/>
        </w:rPr>
      </w:pPr>
    </w:p>
    <w:p w14:paraId="62A1069C" w14:textId="77777777" w:rsidR="004B6CDB" w:rsidRDefault="004B6CDB">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98"/>
        <w:gridCol w:w="5688"/>
      </w:tblGrid>
      <w:tr w:rsidR="00AE6F84" w:rsidRPr="0055507E" w14:paraId="6BDC3A7F" w14:textId="77777777" w:rsidTr="00AE6F84">
        <w:tc>
          <w:tcPr>
            <w:tcW w:w="11016" w:type="dxa"/>
            <w:gridSpan w:val="3"/>
          </w:tcPr>
          <w:p w14:paraId="56877DA4" w14:textId="77777777" w:rsidR="004B6CDB" w:rsidRPr="004B6CDB" w:rsidRDefault="00AE6F84" w:rsidP="00AE6F84">
            <w:pPr>
              <w:rPr>
                <w:rFonts w:asciiTheme="minorHAnsi" w:hAnsiTheme="minorHAnsi"/>
                <w:b/>
                <w:szCs w:val="18"/>
              </w:rPr>
            </w:pPr>
            <w:r w:rsidRPr="004B6CDB">
              <w:rPr>
                <w:rFonts w:asciiTheme="minorHAnsi" w:hAnsiTheme="minorHAnsi"/>
                <w:b/>
                <w:szCs w:val="18"/>
              </w:rPr>
              <w:lastRenderedPageBreak/>
              <w:t>B. Whole-Building Continuous Ventilation - Fan Ventilation Rate Method</w:t>
            </w:r>
          </w:p>
          <w:p w14:paraId="6BDC3A7E" w14:textId="651A898B" w:rsidR="00AE6F84" w:rsidRPr="0055507E" w:rsidRDefault="00AE6F84" w:rsidP="00AE6F84">
            <w:pPr>
              <w:rPr>
                <w:rFonts w:asciiTheme="minorHAnsi" w:hAnsiTheme="minorHAnsi"/>
                <w:sz w:val="18"/>
                <w:szCs w:val="18"/>
              </w:rPr>
            </w:pPr>
            <w:r w:rsidRPr="0055507E">
              <w:rPr>
                <w:rFonts w:asciiTheme="minorHAnsi" w:hAnsiTheme="minorHAnsi"/>
                <w:sz w:val="18"/>
                <w:szCs w:val="18"/>
              </w:rPr>
              <w:t xml:space="preserve">A mechanical supply system, exhaust system, or combination thereof shall provide whole-building ventilation with outdoor air each hour at no less than the rate in 62.2 </w:t>
            </w:r>
            <w:proofErr w:type="gramStart"/>
            <w:r w:rsidRPr="0055507E">
              <w:rPr>
                <w:rFonts w:asciiTheme="minorHAnsi" w:hAnsiTheme="minorHAnsi"/>
                <w:sz w:val="18"/>
                <w:szCs w:val="18"/>
              </w:rPr>
              <w:t>equation</w:t>
            </w:r>
            <w:proofErr w:type="gramEnd"/>
            <w:r w:rsidRPr="0055507E">
              <w:rPr>
                <w:rFonts w:asciiTheme="minorHAnsi" w:hAnsiTheme="minorHAnsi"/>
                <w:sz w:val="18"/>
                <w:szCs w:val="18"/>
              </w:rPr>
              <w:t xml:space="preserve"> 4.1a. </w:t>
            </w:r>
          </w:p>
        </w:tc>
      </w:tr>
      <w:tr w:rsidR="00AE6F84" w:rsidRPr="0055507E" w14:paraId="6BDC3A83" w14:textId="77777777" w:rsidTr="0004080A">
        <w:trPr>
          <w:trHeight w:val="158"/>
        </w:trPr>
        <w:tc>
          <w:tcPr>
            <w:tcW w:w="630" w:type="dxa"/>
            <w:vAlign w:val="center"/>
          </w:tcPr>
          <w:p w14:paraId="6BDC3A80" w14:textId="77777777" w:rsidR="00AE6F84" w:rsidRPr="0055507E" w:rsidRDefault="00AE6F84" w:rsidP="00AE6F84">
            <w:pPr>
              <w:jc w:val="center"/>
              <w:rPr>
                <w:rFonts w:asciiTheme="minorHAnsi" w:hAnsiTheme="minorHAnsi"/>
                <w:sz w:val="18"/>
                <w:szCs w:val="18"/>
              </w:rPr>
            </w:pPr>
            <w:r w:rsidRPr="0055507E">
              <w:rPr>
                <w:rFonts w:asciiTheme="minorHAnsi" w:hAnsiTheme="minorHAnsi"/>
                <w:sz w:val="18"/>
                <w:szCs w:val="18"/>
              </w:rPr>
              <w:t>01</w:t>
            </w:r>
          </w:p>
        </w:tc>
        <w:tc>
          <w:tcPr>
            <w:tcW w:w="4698" w:type="dxa"/>
            <w:vAlign w:val="center"/>
          </w:tcPr>
          <w:p w14:paraId="6BDC3A81" w14:textId="0D0396CA" w:rsidR="00AE6F84" w:rsidRPr="0055507E" w:rsidRDefault="00AE6F84" w:rsidP="00AE6F84">
            <w:pPr>
              <w:rPr>
                <w:rFonts w:asciiTheme="minorHAnsi" w:hAnsiTheme="minorHAnsi"/>
                <w:sz w:val="18"/>
                <w:szCs w:val="18"/>
              </w:rPr>
            </w:pPr>
            <w:r w:rsidRPr="0055507E">
              <w:rPr>
                <w:rFonts w:asciiTheme="minorHAnsi" w:hAnsiTheme="minorHAnsi"/>
                <w:sz w:val="18"/>
                <w:szCs w:val="18"/>
              </w:rPr>
              <w:t>Required Continuous Whole-Building Ventilation Rate (</w:t>
            </w:r>
            <w:proofErr w:type="spellStart"/>
            <w:r w:rsidRPr="0055507E">
              <w:rPr>
                <w:rFonts w:asciiTheme="minorHAnsi" w:hAnsiTheme="minorHAnsi"/>
                <w:sz w:val="18"/>
                <w:szCs w:val="18"/>
              </w:rPr>
              <w:t>Q</w:t>
            </w:r>
            <w:r w:rsidRPr="0055507E">
              <w:rPr>
                <w:rFonts w:asciiTheme="minorHAnsi" w:hAnsiTheme="minorHAnsi"/>
                <w:sz w:val="18"/>
                <w:szCs w:val="18"/>
                <w:vertAlign w:val="subscript"/>
              </w:rPr>
              <w:t>fan</w:t>
            </w:r>
            <w:proofErr w:type="spellEnd"/>
            <w:r w:rsidRPr="0055507E">
              <w:rPr>
                <w:rFonts w:asciiTheme="minorHAnsi" w:hAnsiTheme="minorHAnsi"/>
                <w:sz w:val="18"/>
                <w:szCs w:val="18"/>
              </w:rPr>
              <w:t>)</w:t>
            </w:r>
          </w:p>
        </w:tc>
        <w:tc>
          <w:tcPr>
            <w:tcW w:w="5688" w:type="dxa"/>
          </w:tcPr>
          <w:p w14:paraId="6BDC3A82" w14:textId="77777777" w:rsidR="00AE6F84" w:rsidRPr="0055507E" w:rsidRDefault="00E2619A" w:rsidP="000E5F2E">
            <w:pPr>
              <w:rPr>
                <w:rFonts w:asciiTheme="minorHAnsi" w:hAnsiTheme="minorHAnsi"/>
                <w:sz w:val="18"/>
                <w:szCs w:val="18"/>
              </w:rPr>
            </w:pPr>
            <w:r w:rsidRPr="0055507E">
              <w:rPr>
                <w:rFonts w:asciiTheme="minorHAnsi" w:hAnsiTheme="minorHAnsi"/>
                <w:sz w:val="18"/>
                <w:szCs w:val="18"/>
              </w:rPr>
              <w:t xml:space="preserve">&lt;calculated field, numeric: (use equation 4.1a): </w:t>
            </w:r>
            <w:r w:rsidR="00BB50EC">
              <w:rPr>
                <w:rFonts w:asciiTheme="minorHAnsi" w:hAnsiTheme="minorHAnsi"/>
                <w:sz w:val="18"/>
                <w:szCs w:val="18"/>
              </w:rPr>
              <w:t>[(</w:t>
            </w:r>
            <w:r w:rsidR="00BB50EC" w:rsidRPr="00D2491C">
              <w:rPr>
                <w:rFonts w:asciiTheme="minorHAnsi" w:hAnsiTheme="minorHAnsi"/>
                <w:sz w:val="18"/>
                <w:szCs w:val="18"/>
              </w:rPr>
              <w:t>Z x row A0</w:t>
            </w:r>
            <w:r w:rsidR="000E5F2E">
              <w:rPr>
                <w:rFonts w:asciiTheme="minorHAnsi" w:hAnsiTheme="minorHAnsi"/>
                <w:sz w:val="18"/>
                <w:szCs w:val="18"/>
              </w:rPr>
              <w:t>4</w:t>
            </w:r>
            <w:r w:rsidR="00BB50EC">
              <w:rPr>
                <w:rFonts w:asciiTheme="minorHAnsi" w:hAnsiTheme="minorHAnsi"/>
                <w:sz w:val="18"/>
                <w:szCs w:val="18"/>
              </w:rPr>
              <w:t>)</w:t>
            </w:r>
            <w:r w:rsidR="00BB50EC" w:rsidRPr="00D2491C">
              <w:rPr>
                <w:rFonts w:asciiTheme="minorHAnsi" w:hAnsiTheme="minorHAnsi"/>
                <w:sz w:val="18"/>
                <w:szCs w:val="18"/>
              </w:rPr>
              <w:t xml:space="preserve"> + 7.5(row A0</w:t>
            </w:r>
            <w:r w:rsidR="000E5F2E">
              <w:rPr>
                <w:rFonts w:asciiTheme="minorHAnsi" w:hAnsiTheme="minorHAnsi"/>
                <w:sz w:val="18"/>
                <w:szCs w:val="18"/>
              </w:rPr>
              <w:t>5</w:t>
            </w:r>
            <w:r w:rsidR="00BB50EC" w:rsidRPr="00D2491C">
              <w:rPr>
                <w:rFonts w:asciiTheme="minorHAnsi" w:hAnsiTheme="minorHAnsi"/>
                <w:sz w:val="18"/>
                <w:szCs w:val="18"/>
              </w:rPr>
              <w:t xml:space="preserve"> + 1)</w:t>
            </w:r>
            <w:r w:rsidR="00BB50EC">
              <w:rPr>
                <w:rFonts w:asciiTheme="minorHAnsi" w:hAnsiTheme="minorHAnsi"/>
                <w:sz w:val="18"/>
                <w:szCs w:val="18"/>
              </w:rPr>
              <w:t>]</w:t>
            </w:r>
            <w:r w:rsidR="00BB50EC" w:rsidRPr="00D2491C">
              <w:rPr>
                <w:rFonts w:asciiTheme="minorHAnsi" w:hAnsiTheme="minorHAnsi"/>
                <w:sz w:val="18"/>
                <w:szCs w:val="18"/>
              </w:rPr>
              <w:t>, (cfm)</w:t>
            </w:r>
            <w:r w:rsidRPr="0055507E">
              <w:rPr>
                <w:rFonts w:asciiTheme="minorHAnsi" w:hAnsiTheme="minorHAnsi"/>
                <w:sz w:val="18"/>
                <w:szCs w:val="18"/>
              </w:rPr>
              <w:t>.  For single family Z = 0.01, for multifamily Z = 0.03</w:t>
            </w:r>
          </w:p>
        </w:tc>
      </w:tr>
    </w:tbl>
    <w:p w14:paraId="6BDC3A84" w14:textId="77777777" w:rsidR="00AE6F84" w:rsidRPr="004B6CDB" w:rsidRDefault="00AE6F84" w:rsidP="006D0E63">
      <w:pPr>
        <w:rPr>
          <w:rFonts w:asciiTheme="minorHAnsi" w:hAnsiTheme="minorHAnsi"/>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738"/>
        <w:gridCol w:w="5687"/>
      </w:tblGrid>
      <w:tr w:rsidR="00AE6F84" w:rsidRPr="0055507E" w14:paraId="6BDC3A86" w14:textId="77777777" w:rsidTr="00AE6F84">
        <w:tc>
          <w:tcPr>
            <w:tcW w:w="11015" w:type="dxa"/>
            <w:gridSpan w:val="3"/>
            <w:vAlign w:val="center"/>
          </w:tcPr>
          <w:p w14:paraId="409BF7E6" w14:textId="461B9594" w:rsidR="004B6CDB" w:rsidRDefault="00AE6F84"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B6CDB">
              <w:rPr>
                <w:rFonts w:asciiTheme="minorHAnsi" w:hAnsiTheme="minorHAnsi"/>
                <w:b/>
                <w:szCs w:val="18"/>
              </w:rPr>
              <w:t>C. Intermittent Ventilation</w:t>
            </w:r>
          </w:p>
          <w:p w14:paraId="6BDC3A85" w14:textId="3A81F757" w:rsidR="00AE6F84" w:rsidRPr="0055507E" w:rsidRDefault="00AE6F84"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The effective ventilation rate of an </w:t>
            </w:r>
            <w:r w:rsidRPr="0055507E">
              <w:rPr>
                <w:rFonts w:asciiTheme="minorHAnsi" w:hAnsiTheme="minorHAnsi"/>
                <w:b/>
                <w:sz w:val="18"/>
                <w:szCs w:val="18"/>
              </w:rPr>
              <w:t>intermittent</w:t>
            </w:r>
            <w:r w:rsidRPr="0055507E">
              <w:rPr>
                <w:rFonts w:asciiTheme="minorHAnsi" w:hAnsiTheme="minorHAnsi"/>
                <w:sz w:val="18"/>
                <w:szCs w:val="18"/>
              </w:rPr>
              <w:t xml:space="preserve"> system is the combination of its delivered capacity, its fractional on-time, cycle time, and the ventilation effectiveness from Table 4.2.  </w:t>
            </w:r>
          </w:p>
        </w:tc>
      </w:tr>
      <w:tr w:rsidR="00AE6F84" w:rsidRPr="0055507E" w14:paraId="6BDC3A8A" w14:textId="77777777" w:rsidTr="0004080A">
        <w:tc>
          <w:tcPr>
            <w:tcW w:w="590" w:type="dxa"/>
            <w:vAlign w:val="center"/>
          </w:tcPr>
          <w:p w14:paraId="6BDC3A87"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01</w:t>
            </w:r>
          </w:p>
        </w:tc>
        <w:tc>
          <w:tcPr>
            <w:tcW w:w="4738" w:type="dxa"/>
          </w:tcPr>
          <w:p w14:paraId="6BDC3A88"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In a single on off cycle, what is the ON time in hours?</w:t>
            </w:r>
          </w:p>
        </w:tc>
        <w:tc>
          <w:tcPr>
            <w:tcW w:w="5687" w:type="dxa"/>
          </w:tcPr>
          <w:p w14:paraId="6BDC3A89"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(hours)&gt;&gt;</w:t>
            </w:r>
          </w:p>
        </w:tc>
      </w:tr>
      <w:tr w:rsidR="00AE6F84" w:rsidRPr="0055507E" w14:paraId="6BDC3A8E" w14:textId="77777777" w:rsidTr="0004080A">
        <w:tc>
          <w:tcPr>
            <w:tcW w:w="590" w:type="dxa"/>
            <w:vAlign w:val="center"/>
          </w:tcPr>
          <w:p w14:paraId="6BDC3A8B"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02</w:t>
            </w:r>
          </w:p>
        </w:tc>
        <w:tc>
          <w:tcPr>
            <w:tcW w:w="4738" w:type="dxa"/>
          </w:tcPr>
          <w:p w14:paraId="6BDC3A8C"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 a single on off cycle, what is the OFF time in hours?  </w:t>
            </w:r>
          </w:p>
        </w:tc>
        <w:tc>
          <w:tcPr>
            <w:tcW w:w="5687" w:type="dxa"/>
          </w:tcPr>
          <w:p w14:paraId="6BDC3A8D"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(hours)&gt;&gt;</w:t>
            </w:r>
          </w:p>
        </w:tc>
      </w:tr>
      <w:tr w:rsidR="00AE6F84" w:rsidRPr="0055507E" w14:paraId="6BDC3A92" w14:textId="77777777" w:rsidTr="0004080A">
        <w:tc>
          <w:tcPr>
            <w:tcW w:w="590" w:type="dxa"/>
            <w:vAlign w:val="center"/>
          </w:tcPr>
          <w:p w14:paraId="6BDC3A8F"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738" w:type="dxa"/>
            <w:vAlign w:val="center"/>
          </w:tcPr>
          <w:p w14:paraId="6BDC3A90" w14:textId="5DBC7941" w:rsidR="00AE6F84" w:rsidRPr="0055507E" w:rsidRDefault="00EA7EEF"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687" w:type="dxa"/>
          </w:tcPr>
          <w:p w14:paraId="6BDC3A91" w14:textId="77777777" w:rsidR="00AE6F84" w:rsidRPr="0055507E" w:rsidRDefault="003429AA" w:rsidP="00EA7EE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sidR="00EA7EEF">
              <w:rPr>
                <w:rFonts w:ascii="Calibri" w:hAnsi="Calibri"/>
                <w:sz w:val="18"/>
                <w:szCs w:val="18"/>
              </w:rPr>
              <w:t>01 + C02</w:t>
            </w:r>
            <w:r w:rsidRPr="00FF45F6">
              <w:rPr>
                <w:rFonts w:ascii="Calibri" w:hAnsi="Calibri"/>
                <w:sz w:val="18"/>
                <w:szCs w:val="18"/>
              </w:rPr>
              <w:t>),</w:t>
            </w:r>
            <w:r w:rsidR="00EA7EEF">
              <w:rPr>
                <w:rFonts w:ascii="Calibri" w:hAnsi="Calibri"/>
                <w:sz w:val="18"/>
                <w:szCs w:val="18"/>
              </w:rPr>
              <w:t xml:space="preserve"> </w:t>
            </w:r>
            <w:r w:rsidRPr="00FF45F6">
              <w:rPr>
                <w:rFonts w:ascii="Calibri" w:hAnsi="Calibri"/>
                <w:sz w:val="18"/>
                <w:szCs w:val="18"/>
              </w:rPr>
              <w:t xml:space="preserve">if </w:t>
            </w:r>
            <w:r w:rsidR="00EA7EEF">
              <w:rPr>
                <w:rFonts w:ascii="Calibri" w:hAnsi="Calibri"/>
                <w:sz w:val="18"/>
                <w:szCs w:val="18"/>
              </w:rPr>
              <w:t xml:space="preserve">less than or </w:t>
            </w:r>
            <w:r w:rsidRPr="00FF45F6">
              <w:rPr>
                <w:rFonts w:ascii="Calibri" w:hAnsi="Calibri"/>
                <w:sz w:val="18"/>
                <w:szCs w:val="18"/>
              </w:rPr>
              <w:t>equal to</w:t>
            </w:r>
            <w:r w:rsidR="00EA7EEF">
              <w:rPr>
                <w:rFonts w:ascii="Calibri" w:hAnsi="Calibri"/>
                <w:sz w:val="18"/>
                <w:szCs w:val="18"/>
              </w:rPr>
              <w:t xml:space="preserve"> 24 Hours</w:t>
            </w:r>
            <w:r w:rsidRPr="00FF45F6">
              <w:rPr>
                <w:rFonts w:ascii="Calibri" w:hAnsi="Calibri"/>
                <w:sz w:val="18"/>
                <w:szCs w:val="18"/>
              </w:rPr>
              <w:t>, report “</w:t>
            </w:r>
            <w:r w:rsidR="00EA7EEF">
              <w:rPr>
                <w:rFonts w:ascii="Calibri" w:hAnsi="Calibri"/>
                <w:sz w:val="18"/>
                <w:szCs w:val="18"/>
              </w:rPr>
              <w:t xml:space="preserve">Fan Cycle Time Meets Requirement; </w:t>
            </w:r>
            <w:r w:rsidRPr="00FF45F6">
              <w:rPr>
                <w:rFonts w:ascii="Calibri" w:hAnsi="Calibri"/>
                <w:sz w:val="18"/>
                <w:szCs w:val="18"/>
              </w:rPr>
              <w:t>if</w:t>
            </w:r>
            <w:r w:rsidR="00EA7EEF">
              <w:rPr>
                <w:rFonts w:ascii="Calibri" w:hAnsi="Calibri"/>
                <w:sz w:val="18"/>
                <w:szCs w:val="18"/>
              </w:rPr>
              <w:t xml:space="preserve"> greater </w:t>
            </w:r>
            <w:r w:rsidRPr="00FF45F6">
              <w:rPr>
                <w:rFonts w:ascii="Calibri" w:hAnsi="Calibri"/>
                <w:sz w:val="18"/>
                <w:szCs w:val="18"/>
              </w:rPr>
              <w:t xml:space="preserve">than </w:t>
            </w:r>
            <w:r w:rsidR="00EA7EEF">
              <w:rPr>
                <w:rFonts w:ascii="Calibri" w:hAnsi="Calibri"/>
                <w:sz w:val="18"/>
                <w:szCs w:val="18"/>
              </w:rPr>
              <w:t xml:space="preserve">24 hours, </w:t>
            </w:r>
            <w:r w:rsidRPr="00FF45F6">
              <w:rPr>
                <w:rFonts w:ascii="Calibri" w:hAnsi="Calibri"/>
                <w:sz w:val="18"/>
                <w:szCs w:val="18"/>
              </w:rPr>
              <w:t>report “</w:t>
            </w:r>
            <w:r w:rsidR="00EA7EEF">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”&gt;&gt;</w:t>
            </w:r>
            <w:r w:rsidR="00EA7EEF" w:rsidRPr="00FF45F6">
              <w:rPr>
                <w:rFonts w:ascii="Calibri" w:hAnsi="Calibri"/>
                <w:sz w:val="18"/>
                <w:szCs w:val="18"/>
              </w:rPr>
              <w:t xml:space="preserve"> </w:t>
            </w:r>
          </w:p>
        </w:tc>
      </w:tr>
      <w:tr w:rsidR="00AE6F84" w:rsidRPr="0055507E" w14:paraId="6BDC3A96" w14:textId="77777777" w:rsidTr="0004080A">
        <w:tc>
          <w:tcPr>
            <w:tcW w:w="590" w:type="dxa"/>
            <w:vAlign w:val="center"/>
          </w:tcPr>
          <w:p w14:paraId="6BDC3A93"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738" w:type="dxa"/>
            <w:vAlign w:val="center"/>
          </w:tcPr>
          <w:p w14:paraId="6BDC3A94" w14:textId="54A06C69" w:rsidR="00AE6F84" w:rsidRPr="0055507E" w:rsidRDefault="00AE6F84"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4B6CDB">
              <w:rPr>
                <w:rFonts w:asciiTheme="minorHAnsi" w:hAnsiTheme="minorHAnsi"/>
                <w:sz w:val="18"/>
                <w:szCs w:val="18"/>
              </w:rPr>
              <w:t>F</w:t>
            </w:r>
            <w:r w:rsidRPr="0055507E">
              <w:rPr>
                <w:rFonts w:asciiTheme="minorHAnsi" w:hAnsiTheme="minorHAnsi"/>
                <w:sz w:val="18"/>
                <w:szCs w:val="18"/>
              </w:rPr>
              <w:t xml:space="preserve">ractional </w:t>
            </w:r>
            <w:r w:rsidR="004B6CDB">
              <w:rPr>
                <w:rFonts w:asciiTheme="minorHAnsi" w:hAnsiTheme="minorHAnsi"/>
                <w:sz w:val="18"/>
                <w:szCs w:val="18"/>
              </w:rPr>
              <w:t>O</w:t>
            </w:r>
            <w:r w:rsidRPr="0055507E">
              <w:rPr>
                <w:rFonts w:asciiTheme="minorHAnsi" w:hAnsiTheme="minorHAnsi"/>
                <w:sz w:val="18"/>
                <w:szCs w:val="18"/>
              </w:rPr>
              <w:t xml:space="preserve">n </w:t>
            </w:r>
            <w:r w:rsidR="004B6CDB">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687" w:type="dxa"/>
          </w:tcPr>
          <w:p w14:paraId="6BDC3A95" w14:textId="77777777" w:rsidR="00AE6F84" w:rsidRPr="0055507E" w:rsidRDefault="00AE6F84" w:rsidP="00E2619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row C</w:t>
            </w:r>
            <w:r w:rsidR="00E2619A" w:rsidRPr="0055507E">
              <w:rPr>
                <w:rFonts w:asciiTheme="minorHAnsi" w:hAnsiTheme="minorHAnsi"/>
                <w:sz w:val="18"/>
                <w:szCs w:val="18"/>
              </w:rPr>
              <w:t>0</w:t>
            </w:r>
            <w:r w:rsidRPr="0055507E">
              <w:rPr>
                <w:rFonts w:asciiTheme="minorHAnsi" w:hAnsiTheme="minorHAnsi"/>
                <w:sz w:val="18"/>
                <w:szCs w:val="18"/>
              </w:rPr>
              <w:t>1 / (row C</w:t>
            </w:r>
            <w:r w:rsidR="00E2619A" w:rsidRPr="0055507E">
              <w:rPr>
                <w:rFonts w:asciiTheme="minorHAnsi" w:hAnsiTheme="minorHAnsi"/>
                <w:sz w:val="18"/>
                <w:szCs w:val="18"/>
              </w:rPr>
              <w:t>0</w:t>
            </w:r>
            <w:r w:rsidRPr="0055507E">
              <w:rPr>
                <w:rFonts w:asciiTheme="minorHAnsi" w:hAnsiTheme="minorHAnsi"/>
                <w:sz w:val="18"/>
                <w:szCs w:val="18"/>
              </w:rPr>
              <w:t>1 + row C</w:t>
            </w:r>
            <w:r w:rsidR="00E2619A" w:rsidRPr="0055507E">
              <w:rPr>
                <w:rFonts w:asciiTheme="minorHAnsi" w:hAnsiTheme="minorHAnsi"/>
                <w:sz w:val="18"/>
                <w:szCs w:val="18"/>
              </w:rPr>
              <w:t>0</w:t>
            </w:r>
            <w:r w:rsidRPr="0055507E">
              <w:rPr>
                <w:rFonts w:asciiTheme="minorHAnsi" w:hAnsiTheme="minorHAnsi"/>
                <w:sz w:val="18"/>
                <w:szCs w:val="18"/>
              </w:rPr>
              <w:t>2)&gt;&gt;</w:t>
            </w:r>
          </w:p>
        </w:tc>
      </w:tr>
      <w:tr w:rsidR="00AE6F84" w:rsidRPr="0055507E" w14:paraId="6BDC3A9A" w14:textId="77777777" w:rsidTr="0004080A">
        <w:tc>
          <w:tcPr>
            <w:tcW w:w="590" w:type="dxa"/>
            <w:vAlign w:val="center"/>
          </w:tcPr>
          <w:p w14:paraId="6BDC3A97"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738" w:type="dxa"/>
            <w:vAlign w:val="center"/>
          </w:tcPr>
          <w:p w14:paraId="6BDC3A98" w14:textId="296BE9F6" w:rsidR="00AE6F84" w:rsidRPr="0055507E" w:rsidRDefault="007A71CE"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4B6CDB">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687" w:type="dxa"/>
          </w:tcPr>
          <w:p w14:paraId="6BDC3A99" w14:textId="77777777" w:rsidR="00AE6F84" w:rsidRPr="0055507E" w:rsidRDefault="007A71CE" w:rsidP="007A71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04</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greater than or </w:t>
            </w:r>
            <w:r w:rsidRPr="00FF45F6">
              <w:rPr>
                <w:rFonts w:ascii="Calibri" w:hAnsi="Calibri"/>
                <w:sz w:val="18"/>
                <w:szCs w:val="18"/>
              </w:rPr>
              <w:t>equal to</w:t>
            </w:r>
            <w:r>
              <w:rPr>
                <w:rFonts w:ascii="Calibri" w:hAnsi="Calibri"/>
                <w:sz w:val="18"/>
                <w:szCs w:val="18"/>
              </w:rPr>
              <w:t xml:space="preserve"> 0.1</w:t>
            </w:r>
            <w:r w:rsidRPr="00FF45F6">
              <w:rPr>
                <w:rFonts w:ascii="Calibri" w:hAnsi="Calibri"/>
                <w:sz w:val="18"/>
                <w:szCs w:val="18"/>
              </w:rPr>
              <w:t>, 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w:t>
            </w:r>
            <w:r w:rsidRPr="00FF45F6">
              <w:rPr>
                <w:rFonts w:ascii="Calibri" w:hAnsi="Calibri"/>
                <w:sz w:val="18"/>
                <w:szCs w:val="18"/>
              </w:rPr>
              <w:t>if</w:t>
            </w:r>
            <w:r>
              <w:rPr>
                <w:rFonts w:ascii="Calibri" w:hAnsi="Calibri"/>
                <w:sz w:val="18"/>
                <w:szCs w:val="18"/>
              </w:rPr>
              <w:t xml:space="preserve"> less than 0.1, </w:t>
            </w:r>
            <w:r w:rsidRPr="00FF45F6">
              <w:rPr>
                <w:rFonts w:ascii="Calibri" w:hAnsi="Calibri"/>
                <w:sz w:val="18"/>
                <w:szCs w:val="18"/>
              </w:rPr>
              <w:t>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”&gt;&gt;</w:t>
            </w:r>
          </w:p>
        </w:tc>
      </w:tr>
      <w:tr w:rsidR="00AE6F84" w:rsidRPr="0055507E" w14:paraId="6BDC3A9E" w14:textId="77777777" w:rsidTr="0004080A">
        <w:tc>
          <w:tcPr>
            <w:tcW w:w="590" w:type="dxa"/>
            <w:vAlign w:val="center"/>
          </w:tcPr>
          <w:p w14:paraId="6BDC3A9B"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738" w:type="dxa"/>
            <w:vAlign w:val="center"/>
          </w:tcPr>
          <w:p w14:paraId="6BDC3A9C" w14:textId="18957463" w:rsidR="00AE6F84" w:rsidRPr="0055507E" w:rsidRDefault="00AE6F84"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687" w:type="dxa"/>
          </w:tcPr>
          <w:p w14:paraId="6BDC3A9D" w14:textId="77777777" w:rsidR="00AE6F84" w:rsidRPr="0055507E" w:rsidRDefault="00AE6F84" w:rsidP="008273C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62.2 Equation 4.9(a): 12.8 x row B</w:t>
            </w:r>
            <w:r w:rsidR="00E2619A" w:rsidRPr="0055507E">
              <w:rPr>
                <w:rFonts w:asciiTheme="minorHAnsi" w:hAnsiTheme="minorHAnsi"/>
                <w:sz w:val="18"/>
                <w:szCs w:val="18"/>
              </w:rPr>
              <w:t>0</w:t>
            </w:r>
            <w:r w:rsidRPr="0055507E">
              <w:rPr>
                <w:rFonts w:asciiTheme="minorHAnsi" w:hAnsiTheme="minorHAnsi"/>
                <w:sz w:val="18"/>
                <w:szCs w:val="18"/>
              </w:rPr>
              <w:t>1 x (row C</w:t>
            </w:r>
            <w:r w:rsidR="00E2619A" w:rsidRPr="0055507E">
              <w:rPr>
                <w:rFonts w:asciiTheme="minorHAnsi" w:hAnsiTheme="minorHAnsi"/>
                <w:sz w:val="18"/>
                <w:szCs w:val="18"/>
              </w:rPr>
              <w:t>0</w:t>
            </w:r>
            <w:r w:rsidRPr="0055507E">
              <w:rPr>
                <w:rFonts w:asciiTheme="minorHAnsi" w:hAnsiTheme="minorHAnsi"/>
                <w:sz w:val="18"/>
                <w:szCs w:val="18"/>
              </w:rPr>
              <w:t>1 + row C</w:t>
            </w:r>
            <w:r w:rsidR="00E2619A" w:rsidRPr="0055507E">
              <w:rPr>
                <w:rFonts w:asciiTheme="minorHAnsi" w:hAnsiTheme="minorHAnsi"/>
                <w:sz w:val="18"/>
                <w:szCs w:val="18"/>
              </w:rPr>
              <w:t>0</w:t>
            </w:r>
            <w:r w:rsidRPr="0055507E">
              <w:rPr>
                <w:rFonts w:asciiTheme="minorHAnsi" w:hAnsiTheme="minorHAnsi"/>
                <w:sz w:val="18"/>
                <w:szCs w:val="18"/>
              </w:rPr>
              <w:t>2) / row A</w:t>
            </w:r>
            <w:r w:rsidR="00E2619A" w:rsidRPr="0055507E">
              <w:rPr>
                <w:rFonts w:asciiTheme="minorHAnsi" w:hAnsiTheme="minorHAnsi"/>
                <w:sz w:val="18"/>
                <w:szCs w:val="18"/>
              </w:rPr>
              <w:t>0</w:t>
            </w:r>
            <w:r w:rsidR="008273C5">
              <w:rPr>
                <w:rFonts w:asciiTheme="minorHAnsi" w:hAnsiTheme="minorHAnsi"/>
                <w:sz w:val="18"/>
                <w:szCs w:val="18"/>
              </w:rPr>
              <w:t>4</w:t>
            </w:r>
            <w:r w:rsidRPr="0055507E">
              <w:rPr>
                <w:rFonts w:asciiTheme="minorHAnsi" w:hAnsiTheme="minorHAnsi"/>
                <w:sz w:val="18"/>
                <w:szCs w:val="18"/>
              </w:rPr>
              <w:t xml:space="preserve"> &gt;&gt;</w:t>
            </w:r>
          </w:p>
        </w:tc>
      </w:tr>
      <w:tr w:rsidR="00AE6F84" w:rsidRPr="0055507E" w14:paraId="6BDC3AA3" w14:textId="77777777" w:rsidTr="0004080A">
        <w:tc>
          <w:tcPr>
            <w:tcW w:w="590" w:type="dxa"/>
            <w:vAlign w:val="center"/>
          </w:tcPr>
          <w:p w14:paraId="6BDC3A9F"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738" w:type="dxa"/>
            <w:vAlign w:val="center"/>
          </w:tcPr>
          <w:p w14:paraId="6BDC3AA0" w14:textId="389EC81E" w:rsidR="00AE6F84" w:rsidRPr="0055507E" w:rsidRDefault="00AE6F84"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4B6CDB">
              <w:rPr>
                <w:rFonts w:asciiTheme="minorHAnsi" w:hAnsiTheme="minorHAnsi"/>
                <w:sz w:val="18"/>
                <w:szCs w:val="18"/>
              </w:rPr>
              <w:t>E</w:t>
            </w:r>
            <w:r w:rsidRPr="0055507E">
              <w:rPr>
                <w:rFonts w:asciiTheme="minorHAnsi" w:hAnsiTheme="minorHAnsi"/>
                <w:sz w:val="18"/>
                <w:szCs w:val="18"/>
              </w:rPr>
              <w:t>ffectiveness (e, from Table 4.2)</w:t>
            </w:r>
          </w:p>
        </w:tc>
        <w:tc>
          <w:tcPr>
            <w:tcW w:w="5687" w:type="dxa"/>
          </w:tcPr>
          <w:p w14:paraId="6BDC3AA1" w14:textId="6227C4B3" w:rsidR="00AE6F84" w:rsidRDefault="00AE6F84" w:rsidP="005131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 values in row C</w:t>
            </w:r>
            <w:r w:rsidR="00E2619A" w:rsidRPr="0055507E">
              <w:rPr>
                <w:rFonts w:asciiTheme="minorHAnsi" w:hAnsiTheme="minorHAnsi"/>
                <w:sz w:val="18"/>
                <w:szCs w:val="18"/>
              </w:rPr>
              <w:t>0</w:t>
            </w:r>
            <w:r w:rsidRPr="0055507E">
              <w:rPr>
                <w:rFonts w:asciiTheme="minorHAnsi" w:hAnsiTheme="minorHAnsi"/>
                <w:sz w:val="18"/>
                <w:szCs w:val="18"/>
              </w:rPr>
              <w:t>4 and row C</w:t>
            </w:r>
            <w:r w:rsidR="00E2619A" w:rsidRPr="0055507E">
              <w:rPr>
                <w:rFonts w:asciiTheme="minorHAnsi" w:hAnsiTheme="minorHAnsi"/>
                <w:sz w:val="18"/>
                <w:szCs w:val="18"/>
              </w:rPr>
              <w:t>0</w:t>
            </w:r>
            <w:r w:rsidRPr="0055507E">
              <w:rPr>
                <w:rFonts w:asciiTheme="minorHAnsi" w:hAnsiTheme="minorHAnsi"/>
                <w:sz w:val="18"/>
                <w:szCs w:val="18"/>
              </w:rPr>
              <w:t xml:space="preserve">6 to </w:t>
            </w:r>
            <w:r w:rsidR="005131B1">
              <w:rPr>
                <w:rFonts w:asciiTheme="minorHAnsi" w:hAnsiTheme="minorHAnsi"/>
                <w:sz w:val="18"/>
                <w:szCs w:val="18"/>
              </w:rPr>
              <w:t>lookup</w:t>
            </w:r>
            <w:r w:rsidRPr="0055507E">
              <w:rPr>
                <w:rFonts w:asciiTheme="minorHAnsi" w:hAnsiTheme="minorHAnsi"/>
                <w:sz w:val="18"/>
                <w:szCs w:val="18"/>
              </w:rPr>
              <w:t xml:space="preserve"> value from</w:t>
            </w:r>
            <w:r w:rsidR="005131B1">
              <w:rPr>
                <w:rFonts w:asciiTheme="minorHAnsi" w:hAnsiTheme="minorHAnsi"/>
                <w:sz w:val="18"/>
                <w:szCs w:val="18"/>
              </w:rPr>
              <w:t xml:space="preserve"> California Energy Commission Adaptation of ANSI/ASHRAE Standard </w:t>
            </w:r>
            <w:r w:rsidRPr="0055507E">
              <w:rPr>
                <w:rFonts w:asciiTheme="minorHAnsi" w:hAnsiTheme="minorHAnsi"/>
                <w:sz w:val="18"/>
                <w:szCs w:val="18"/>
              </w:rPr>
              <w:t>62.2 Table 4.2, interpolate as needed</w:t>
            </w:r>
            <w:ins w:id="22" w:author="Shewmaker, Michael@Energy" w:date="2016-02-17T09:59:00Z">
              <w:r w:rsidR="00E30FE1">
                <w:rPr>
                  <w:rFonts w:asciiTheme="minorHAnsi" w:hAnsiTheme="minorHAnsi"/>
                  <w:sz w:val="18"/>
                  <w:szCs w:val="18"/>
                </w:rPr>
                <w:t xml:space="preserve">; interpolated value must be greater than zero if not, report “Fan Cycle on/off time must be adjusted – </w:t>
              </w:r>
              <w:r w:rsidR="00E30FE1">
                <w:rPr>
                  <w:rFonts w:asciiTheme="minorHAnsi" w:hAnsiTheme="minorHAnsi"/>
                  <w:b/>
                  <w:sz w:val="18"/>
                  <w:szCs w:val="18"/>
                </w:rPr>
                <w:t>Do Not Proceed”</w:t>
              </w:r>
            </w:ins>
            <w:r w:rsidRPr="0055507E">
              <w:rPr>
                <w:rFonts w:asciiTheme="minorHAnsi" w:hAnsiTheme="minorHAnsi"/>
                <w:sz w:val="18"/>
                <w:szCs w:val="18"/>
              </w:rPr>
              <w:t>&gt;&gt;</w:t>
            </w:r>
          </w:p>
          <w:p w14:paraId="6BDC3AA2" w14:textId="77777777" w:rsidR="00680C44" w:rsidRPr="0055507E" w:rsidRDefault="00680C44" w:rsidP="005131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Note: See reprint at end of document</w:t>
            </w:r>
          </w:p>
        </w:tc>
      </w:tr>
      <w:tr w:rsidR="00AE6F84" w:rsidRPr="0055507E" w14:paraId="6BDC3AA7" w14:textId="77777777" w:rsidTr="0004080A">
        <w:tc>
          <w:tcPr>
            <w:tcW w:w="590" w:type="dxa"/>
            <w:vAlign w:val="center"/>
          </w:tcPr>
          <w:p w14:paraId="6BDC3AA4"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738" w:type="dxa"/>
            <w:vAlign w:val="center"/>
          </w:tcPr>
          <w:p w14:paraId="6BDC3AA5" w14:textId="3E6FEBAF" w:rsidR="00AE6F84" w:rsidRPr="0055507E" w:rsidRDefault="00AE6F84"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4B6CDB">
              <w:rPr>
                <w:rFonts w:asciiTheme="minorHAnsi" w:hAnsiTheme="minorHAnsi"/>
                <w:sz w:val="18"/>
                <w:szCs w:val="18"/>
              </w:rPr>
              <w:t>V</w:t>
            </w:r>
            <w:r w:rsidRPr="0055507E">
              <w:rPr>
                <w:rFonts w:asciiTheme="minorHAnsi" w:hAnsiTheme="minorHAnsi"/>
                <w:sz w:val="18"/>
                <w:szCs w:val="18"/>
              </w:rPr>
              <w:t xml:space="preserve">entilation </w:t>
            </w:r>
            <w:r w:rsidR="004B6CDB">
              <w:rPr>
                <w:rFonts w:asciiTheme="minorHAnsi" w:hAnsiTheme="minorHAnsi"/>
                <w:sz w:val="18"/>
                <w:szCs w:val="18"/>
              </w:rPr>
              <w:t>R</w:t>
            </w:r>
            <w:r w:rsidRPr="0055507E">
              <w:rPr>
                <w:rFonts w:asciiTheme="minorHAnsi" w:hAnsiTheme="minorHAnsi"/>
                <w:sz w:val="18"/>
                <w:szCs w:val="18"/>
              </w:rPr>
              <w:t>ate</w:t>
            </w:r>
          </w:p>
        </w:tc>
        <w:tc>
          <w:tcPr>
            <w:tcW w:w="5687" w:type="dxa"/>
          </w:tcPr>
          <w:p w14:paraId="6BDC3AA6" w14:textId="77777777" w:rsidR="00AE6F84" w:rsidRPr="0055507E" w:rsidRDefault="00AE6F84" w:rsidP="00E2619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equation 4.8: row B</w:t>
            </w:r>
            <w:r w:rsidR="00E2619A" w:rsidRPr="0055507E">
              <w:rPr>
                <w:rFonts w:asciiTheme="minorHAnsi" w:hAnsiTheme="minorHAnsi"/>
                <w:sz w:val="18"/>
                <w:szCs w:val="18"/>
              </w:rPr>
              <w:t>0</w:t>
            </w:r>
            <w:r w:rsidRPr="0055507E">
              <w:rPr>
                <w:rFonts w:asciiTheme="minorHAnsi" w:hAnsiTheme="minorHAnsi"/>
                <w:sz w:val="18"/>
                <w:szCs w:val="18"/>
              </w:rPr>
              <w:t>1 / (row C</w:t>
            </w:r>
            <w:r w:rsidR="00E2619A" w:rsidRPr="0055507E">
              <w:rPr>
                <w:rFonts w:asciiTheme="minorHAnsi" w:hAnsiTheme="minorHAnsi"/>
                <w:sz w:val="18"/>
                <w:szCs w:val="18"/>
              </w:rPr>
              <w:t>0</w:t>
            </w:r>
            <w:r w:rsidRPr="0055507E">
              <w:rPr>
                <w:rFonts w:asciiTheme="minorHAnsi" w:hAnsiTheme="minorHAnsi"/>
                <w:sz w:val="18"/>
                <w:szCs w:val="18"/>
              </w:rPr>
              <w:t>4 x row C</w:t>
            </w:r>
            <w:r w:rsidR="00E2619A" w:rsidRPr="0055507E">
              <w:rPr>
                <w:rFonts w:asciiTheme="minorHAnsi" w:hAnsiTheme="minorHAnsi"/>
                <w:sz w:val="18"/>
                <w:szCs w:val="18"/>
              </w:rPr>
              <w:t>0</w:t>
            </w:r>
            <w:r w:rsidRPr="0055507E">
              <w:rPr>
                <w:rFonts w:asciiTheme="minorHAnsi" w:hAnsiTheme="minorHAnsi"/>
                <w:sz w:val="18"/>
                <w:szCs w:val="18"/>
              </w:rPr>
              <w:t xml:space="preserve">7), (cfm)&gt;&gt; </w:t>
            </w:r>
          </w:p>
        </w:tc>
      </w:tr>
      <w:tr w:rsidR="00AE6F84" w:rsidRPr="0055507E" w14:paraId="6BDC3AAB" w14:textId="77777777" w:rsidTr="0004080A">
        <w:tc>
          <w:tcPr>
            <w:tcW w:w="590" w:type="dxa"/>
            <w:vAlign w:val="center"/>
          </w:tcPr>
          <w:p w14:paraId="6BDC3AA8"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738" w:type="dxa"/>
            <w:vAlign w:val="center"/>
          </w:tcPr>
          <w:p w14:paraId="6BDC3AA9" w14:textId="66B168AC" w:rsidR="00AE6F84" w:rsidRPr="0055507E" w:rsidRDefault="00AE6F84"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4B6CDB">
              <w:rPr>
                <w:rFonts w:asciiTheme="minorHAnsi" w:hAnsiTheme="minorHAnsi"/>
                <w:sz w:val="18"/>
                <w:szCs w:val="18"/>
              </w:rPr>
              <w:t>V</w:t>
            </w:r>
            <w:r w:rsidRPr="0055507E">
              <w:rPr>
                <w:rFonts w:asciiTheme="minorHAnsi" w:hAnsiTheme="minorHAnsi"/>
                <w:sz w:val="18"/>
                <w:szCs w:val="18"/>
              </w:rPr>
              <w:t>entilation Rate</w:t>
            </w:r>
          </w:p>
        </w:tc>
        <w:tc>
          <w:tcPr>
            <w:tcW w:w="5687" w:type="dxa"/>
          </w:tcPr>
          <w:p w14:paraId="6BDC3AAA"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(CFM)&gt;&gt;</w:t>
            </w:r>
          </w:p>
        </w:tc>
      </w:tr>
      <w:tr w:rsidR="00B3781D" w:rsidRPr="0055507E" w14:paraId="6BDC3AB3" w14:textId="77777777" w:rsidTr="0004080A">
        <w:tc>
          <w:tcPr>
            <w:tcW w:w="590" w:type="dxa"/>
            <w:vAlign w:val="center"/>
          </w:tcPr>
          <w:p w14:paraId="6BDC3AAC" w14:textId="77777777" w:rsidR="00B3781D" w:rsidRPr="0055507E" w:rsidRDefault="00B3781D"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738" w:type="dxa"/>
            <w:vAlign w:val="center"/>
          </w:tcPr>
          <w:p w14:paraId="6BDC3AAD" w14:textId="77777777" w:rsidR="00B3781D" w:rsidRPr="0055507E" w:rsidRDefault="00B3781D"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w:t>
            </w:r>
            <w:r w:rsidR="00E338C2">
              <w:rPr>
                <w:rFonts w:ascii="Calibri" w:hAnsi="Calibri"/>
                <w:sz w:val="18"/>
                <w:szCs w:val="18"/>
              </w:rPr>
              <w:t>8</w:t>
            </w:r>
            <w:r w:rsidRPr="0055507E">
              <w:rPr>
                <w:rFonts w:ascii="Calibri" w:hAnsi="Calibri"/>
                <w:sz w:val="18"/>
                <w:szCs w:val="18"/>
              </w:rPr>
              <w:t>&gt;&gt;</w:t>
            </w:r>
          </w:p>
          <w:p w14:paraId="6BDC3AAE" w14:textId="3F096EFE" w:rsidR="00B3781D" w:rsidRPr="0055507E" w:rsidRDefault="00B3781D"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687" w:type="dxa"/>
          </w:tcPr>
          <w:p w14:paraId="6BDC3AAF" w14:textId="77777777" w:rsidR="00B3781D" w:rsidRPr="0055507E" w:rsidRDefault="00B3781D" w:rsidP="00B3781D">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if a registered MCH-22 form is found, then display:</w:t>
            </w:r>
          </w:p>
          <w:p w14:paraId="6BDC3AB0" w14:textId="77777777" w:rsidR="00B3781D" w:rsidRPr="0055507E" w:rsidRDefault="00E03C9E" w:rsidP="00B3781D">
            <w:pPr>
              <w:keepNext/>
              <w:rPr>
                <w:rFonts w:ascii="Calibri" w:hAnsi="Calibri"/>
                <w:sz w:val="18"/>
                <w:szCs w:val="18"/>
              </w:rPr>
            </w:pPr>
            <w:r w:rsidRPr="00E03C9E">
              <w:rPr>
                <w:rFonts w:asciiTheme="minorHAnsi" w:hAnsiTheme="minorHAnsi" w:cs="Arial"/>
                <w:color w:val="002060"/>
                <w:sz w:val="18"/>
                <w:szCs w:val="18"/>
              </w:rPr>
              <w:t xml:space="preserve">Actual Fan Efficacy </w:t>
            </w:r>
            <w:r w:rsidR="00B3781D" w:rsidRPr="0055507E">
              <w:rPr>
                <w:rFonts w:asciiTheme="minorHAnsi" w:hAnsiTheme="minorHAnsi"/>
                <w:sz w:val="18"/>
                <w:szCs w:val="18"/>
              </w:rPr>
              <w:t>Watts/CFM value</w:t>
            </w:r>
            <w:r>
              <w:rPr>
                <w:rFonts w:asciiTheme="minorHAnsi" w:hAnsiTheme="minorHAnsi"/>
                <w:sz w:val="18"/>
                <w:szCs w:val="18"/>
              </w:rPr>
              <w:t xml:space="preserve"> from the </w:t>
            </w:r>
            <w:r w:rsidR="00B3781D" w:rsidRPr="0055507E">
              <w:rPr>
                <w:rFonts w:asciiTheme="minorHAnsi" w:hAnsiTheme="minorHAnsi"/>
                <w:sz w:val="18"/>
                <w:szCs w:val="18"/>
              </w:rPr>
              <w:t>MCH-22</w:t>
            </w:r>
          </w:p>
          <w:p w14:paraId="6BDC3AB1" w14:textId="77777777" w:rsidR="00B3781D" w:rsidRPr="0055507E" w:rsidRDefault="00B3781D" w:rsidP="00B3781D">
            <w:pPr>
              <w:keepNext/>
              <w:rPr>
                <w:rFonts w:ascii="Calibri" w:hAnsi="Calibri"/>
                <w:sz w:val="18"/>
                <w:szCs w:val="18"/>
              </w:rPr>
            </w:pPr>
            <w:proofErr w:type="spellStart"/>
            <w:r w:rsidRPr="0055507E">
              <w:rPr>
                <w:rFonts w:ascii="Calibri" w:hAnsi="Calibri"/>
                <w:sz w:val="18"/>
                <w:szCs w:val="18"/>
              </w:rPr>
              <w:t>elseif</w:t>
            </w:r>
            <w:proofErr w:type="spellEnd"/>
            <w:r w:rsidRPr="0055507E">
              <w:rPr>
                <w:rFonts w:ascii="Calibri" w:hAnsi="Calibri"/>
                <w:sz w:val="18"/>
                <w:szCs w:val="18"/>
              </w:rPr>
              <w:t xml:space="preserve"> no registered no MCH-22 is found, then display text:</w:t>
            </w:r>
          </w:p>
          <w:p w14:paraId="6BDC3AB2" w14:textId="77777777" w:rsidR="00B3781D" w:rsidRPr="0055507E" w:rsidRDefault="00E03C9E" w:rsidP="00E03C9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Calibri" w:hAnsi="Calibri"/>
                <w:sz w:val="18"/>
                <w:szCs w:val="18"/>
              </w:rPr>
              <w:t>“</w:t>
            </w:r>
            <w:r w:rsidR="00B3781D" w:rsidRPr="0055507E">
              <w:rPr>
                <w:rFonts w:ascii="Calibri" w:hAnsi="Calibri"/>
                <w:sz w:val="18"/>
                <w:szCs w:val="18"/>
              </w:rPr>
              <w:t>Registered MCH-22 required</w:t>
            </w:r>
            <w:r>
              <w:rPr>
                <w:rFonts w:ascii="Calibri" w:hAnsi="Calibri"/>
                <w:sz w:val="18"/>
                <w:szCs w:val="18"/>
              </w:rPr>
              <w:t xml:space="preserve"> – </w:t>
            </w:r>
            <w:r w:rsidRPr="00E03C9E">
              <w:rPr>
                <w:rFonts w:ascii="Calibri" w:hAnsi="Calibri"/>
                <w:b/>
                <w:sz w:val="18"/>
                <w:szCs w:val="18"/>
              </w:rPr>
              <w:t>Do Not Proceed</w:t>
            </w:r>
            <w:r>
              <w:rPr>
                <w:rFonts w:ascii="Calibri" w:hAnsi="Calibri"/>
                <w:sz w:val="18"/>
                <w:szCs w:val="18"/>
              </w:rPr>
              <w:t>”</w:t>
            </w:r>
            <w:r w:rsidRPr="0055507E" w:rsidDel="00E03C9E">
              <w:rPr>
                <w:rFonts w:ascii="Calibri" w:hAnsi="Calibri"/>
                <w:sz w:val="18"/>
                <w:szCs w:val="18"/>
              </w:rPr>
              <w:t xml:space="preserve"> </w:t>
            </w:r>
            <w:r w:rsidR="00B3781D" w:rsidRPr="0055507E">
              <w:rPr>
                <w:rFonts w:asciiTheme="minorHAnsi" w:hAnsiTheme="minorHAnsi"/>
                <w:sz w:val="18"/>
                <w:szCs w:val="18"/>
              </w:rPr>
              <w:t>&gt;&gt;</w:t>
            </w:r>
          </w:p>
        </w:tc>
      </w:tr>
      <w:tr w:rsidR="00B3781D" w:rsidRPr="0055507E" w14:paraId="6BDC3ABB" w14:textId="77777777" w:rsidTr="0004080A">
        <w:tc>
          <w:tcPr>
            <w:tcW w:w="590" w:type="dxa"/>
            <w:vAlign w:val="center"/>
          </w:tcPr>
          <w:p w14:paraId="6BDC3AB4" w14:textId="77777777" w:rsidR="00B3781D" w:rsidRPr="0055507E" w:rsidRDefault="00B3781D"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738" w:type="dxa"/>
            <w:vAlign w:val="center"/>
          </w:tcPr>
          <w:p w14:paraId="6BDC3AB5" w14:textId="77777777" w:rsidR="00B3781D" w:rsidRPr="0055507E" w:rsidRDefault="00B3781D"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w:t>
            </w:r>
            <w:r w:rsidR="00E03C9E">
              <w:rPr>
                <w:rFonts w:ascii="Calibri" w:hAnsi="Calibri"/>
                <w:sz w:val="18"/>
                <w:szCs w:val="18"/>
              </w:rPr>
              <w:t>8</w:t>
            </w:r>
            <w:r w:rsidRPr="0055507E">
              <w:rPr>
                <w:rFonts w:ascii="Calibri" w:hAnsi="Calibri"/>
                <w:sz w:val="18"/>
                <w:szCs w:val="18"/>
              </w:rPr>
              <w:t>&gt;&gt;</w:t>
            </w:r>
          </w:p>
          <w:p w14:paraId="6BDC3AB6" w14:textId="67F3DE50" w:rsidR="00B3781D" w:rsidRPr="0055507E" w:rsidRDefault="00B3781D"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687" w:type="dxa"/>
          </w:tcPr>
          <w:p w14:paraId="6BDC3AB7" w14:textId="77777777" w:rsidR="00CF0832" w:rsidRDefault="00B3781D">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w:t>
            </w:r>
            <w:r w:rsidR="00456D45" w:rsidRPr="0055507E">
              <w:rPr>
                <w:rFonts w:asciiTheme="minorHAnsi" w:hAnsiTheme="minorHAnsi"/>
                <w:sz w:val="18"/>
                <w:szCs w:val="18"/>
              </w:rPr>
              <w:t xml:space="preserve">if  row </w:t>
            </w:r>
            <w:r w:rsidR="00E03C9E">
              <w:rPr>
                <w:rFonts w:asciiTheme="minorHAnsi" w:hAnsiTheme="minorHAnsi"/>
                <w:sz w:val="18"/>
                <w:szCs w:val="18"/>
              </w:rPr>
              <w:t>C10</w:t>
            </w:r>
            <w:r w:rsidR="00456D45" w:rsidRPr="0055507E">
              <w:rPr>
                <w:rFonts w:asciiTheme="minorHAnsi" w:hAnsiTheme="minorHAnsi"/>
                <w:sz w:val="18"/>
                <w:szCs w:val="18"/>
              </w:rPr>
              <w:t xml:space="preserve"> </w:t>
            </w:r>
            <w:r w:rsidR="00EC270A">
              <w:rPr>
                <w:rFonts w:asciiTheme="minorHAnsi" w:hAnsiTheme="minorHAnsi"/>
                <w:sz w:val="18"/>
                <w:szCs w:val="18"/>
              </w:rPr>
              <w:t xml:space="preserve">is </w:t>
            </w:r>
            <w:r w:rsidR="00456D45" w:rsidRPr="0055507E">
              <w:rPr>
                <w:rFonts w:asciiTheme="minorHAnsi" w:hAnsiTheme="minorHAnsi"/>
                <w:sz w:val="18"/>
                <w:szCs w:val="18"/>
              </w:rPr>
              <w:t>less than or equal to 0.58</w:t>
            </w:r>
            <w:r w:rsidR="00E03C9E">
              <w:rPr>
                <w:rFonts w:asciiTheme="minorHAnsi" w:hAnsiTheme="minorHAnsi"/>
                <w:sz w:val="18"/>
                <w:szCs w:val="18"/>
              </w:rPr>
              <w:t xml:space="preserve"> </w:t>
            </w:r>
            <w:r w:rsidR="00456D45" w:rsidRPr="0055507E">
              <w:rPr>
                <w:rFonts w:asciiTheme="minorHAnsi" w:hAnsiTheme="minorHAnsi"/>
                <w:sz w:val="18"/>
                <w:szCs w:val="18"/>
              </w:rPr>
              <w:t>watts</w:t>
            </w:r>
            <w:r w:rsidR="00E03C9E">
              <w:rPr>
                <w:rFonts w:asciiTheme="minorHAnsi" w:hAnsiTheme="minorHAnsi"/>
                <w:sz w:val="18"/>
                <w:szCs w:val="18"/>
              </w:rPr>
              <w:t>/</w:t>
            </w:r>
            <w:r w:rsidR="00456D45" w:rsidRPr="0055507E">
              <w:rPr>
                <w:rFonts w:asciiTheme="minorHAnsi" w:hAnsiTheme="minorHAnsi"/>
                <w:sz w:val="18"/>
                <w:szCs w:val="18"/>
              </w:rPr>
              <w:t>CFM, then display text:</w:t>
            </w:r>
          </w:p>
          <w:p w14:paraId="6BDC3AB8" w14:textId="77777777" w:rsidR="00B3781D" w:rsidRPr="0055507E" w:rsidRDefault="00456D45" w:rsidP="00456D45">
            <w:pPr>
              <w:keepNext/>
              <w:rPr>
                <w:rFonts w:ascii="Calibri" w:hAnsi="Calibri"/>
                <w:sz w:val="18"/>
                <w:szCs w:val="18"/>
              </w:rPr>
            </w:pPr>
            <w:r w:rsidRPr="0055507E">
              <w:rPr>
                <w:rFonts w:asciiTheme="minorHAnsi" w:hAnsiTheme="minorHAnsi"/>
                <w:sz w:val="18"/>
                <w:szCs w:val="18"/>
              </w:rPr>
              <w:t>Pass</w:t>
            </w:r>
          </w:p>
          <w:p w14:paraId="6BDC3AB9" w14:textId="77777777" w:rsidR="00B3781D" w:rsidRPr="0055507E" w:rsidRDefault="00B3781D" w:rsidP="00B3781D">
            <w:pPr>
              <w:keepNext/>
              <w:rPr>
                <w:rFonts w:asciiTheme="minorHAnsi" w:hAnsiTheme="minorHAnsi"/>
                <w:sz w:val="18"/>
                <w:szCs w:val="18"/>
              </w:rPr>
            </w:pPr>
            <w:proofErr w:type="spellStart"/>
            <w:r w:rsidRPr="0055507E">
              <w:rPr>
                <w:rFonts w:ascii="Calibri" w:hAnsi="Calibri"/>
                <w:sz w:val="18"/>
                <w:szCs w:val="18"/>
              </w:rPr>
              <w:t>elseif</w:t>
            </w:r>
            <w:proofErr w:type="spellEnd"/>
            <w:r w:rsidR="00456D45" w:rsidRPr="0055507E">
              <w:rPr>
                <w:rFonts w:asciiTheme="minorHAnsi" w:hAnsiTheme="minorHAnsi"/>
                <w:sz w:val="18"/>
                <w:szCs w:val="18"/>
              </w:rPr>
              <w:t xml:space="preserve"> row </w:t>
            </w:r>
            <w:r w:rsidR="00EC270A">
              <w:rPr>
                <w:rFonts w:asciiTheme="minorHAnsi" w:hAnsiTheme="minorHAnsi"/>
                <w:sz w:val="18"/>
                <w:szCs w:val="18"/>
              </w:rPr>
              <w:t>C10</w:t>
            </w:r>
            <w:r w:rsidR="00456D45" w:rsidRPr="0055507E">
              <w:rPr>
                <w:rFonts w:asciiTheme="minorHAnsi" w:hAnsiTheme="minorHAnsi"/>
                <w:sz w:val="18"/>
                <w:szCs w:val="18"/>
              </w:rPr>
              <w:t xml:space="preserve"> </w:t>
            </w:r>
            <w:r w:rsidRPr="0055507E">
              <w:rPr>
                <w:rFonts w:asciiTheme="minorHAnsi" w:hAnsiTheme="minorHAnsi"/>
                <w:sz w:val="18"/>
                <w:szCs w:val="18"/>
              </w:rPr>
              <w:t>is greater than 0.58/watts CFM, then display text:</w:t>
            </w:r>
          </w:p>
          <w:p w14:paraId="6BDC3ABA" w14:textId="77777777" w:rsidR="00B3781D" w:rsidRPr="0055507E" w:rsidRDefault="00B3781D" w:rsidP="00B3781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Fail&gt;&gt;</w:t>
            </w:r>
          </w:p>
        </w:tc>
      </w:tr>
    </w:tbl>
    <w:p w14:paraId="6BDC3ABC" w14:textId="77777777" w:rsidR="00AE6F84" w:rsidRPr="004B6CDB" w:rsidRDefault="00AE6F84" w:rsidP="006D0E6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4A68C1" w:rsidRPr="004B6CDB" w14:paraId="6BDC3ABE" w14:textId="77777777" w:rsidTr="00BF6AAF">
        <w:tc>
          <w:tcPr>
            <w:tcW w:w="11016" w:type="dxa"/>
            <w:gridSpan w:val="2"/>
          </w:tcPr>
          <w:p w14:paraId="6BDC3ABD" w14:textId="77777777" w:rsidR="004A68C1" w:rsidRPr="004B6CDB" w:rsidRDefault="004A68C1" w:rsidP="00BF6AAF">
            <w:pPr>
              <w:keepNext/>
              <w:rPr>
                <w:rFonts w:asciiTheme="minorHAnsi" w:hAnsiTheme="minorHAnsi"/>
                <w:szCs w:val="18"/>
              </w:rPr>
            </w:pPr>
            <w:r w:rsidRPr="004B6CDB">
              <w:rPr>
                <w:rFonts w:asciiTheme="minorHAnsi" w:hAnsiTheme="minorHAnsi"/>
                <w:b/>
                <w:szCs w:val="18"/>
              </w:rPr>
              <w:t>D. Compliance Statement</w:t>
            </w:r>
            <w:r w:rsidRPr="004B6CDB">
              <w:rPr>
                <w:rFonts w:asciiTheme="minorHAnsi" w:hAnsiTheme="minorHAnsi"/>
                <w:szCs w:val="18"/>
              </w:rPr>
              <w:t xml:space="preserve"> </w:t>
            </w:r>
          </w:p>
        </w:tc>
      </w:tr>
      <w:tr w:rsidR="004A68C1" w:rsidRPr="0055507E" w14:paraId="6BDC3AC7" w14:textId="77777777" w:rsidTr="00BF6AAF">
        <w:tc>
          <w:tcPr>
            <w:tcW w:w="590" w:type="dxa"/>
            <w:vAlign w:val="center"/>
          </w:tcPr>
          <w:p w14:paraId="6BDC3ABF" w14:textId="77777777" w:rsidR="004A68C1" w:rsidRPr="0055507E" w:rsidRDefault="004A68C1" w:rsidP="00BF6AAF">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6BDC3AC0" w14:textId="77777777" w:rsidR="004A68C1" w:rsidRDefault="004A68C1" w:rsidP="00BF6AAF">
            <w:pPr>
              <w:rPr>
                <w:rFonts w:asciiTheme="minorHAnsi" w:hAnsiTheme="minorHAnsi"/>
                <w:sz w:val="18"/>
                <w:szCs w:val="18"/>
              </w:rPr>
            </w:pPr>
            <w:r w:rsidRPr="0055507E">
              <w:rPr>
                <w:rFonts w:asciiTheme="minorHAnsi" w:hAnsiTheme="minorHAnsi"/>
                <w:sz w:val="18"/>
                <w:szCs w:val="18"/>
              </w:rPr>
              <w:t xml:space="preserve">&lt;&lt;If 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 </w:t>
            </w:r>
            <w:r w:rsidRPr="0055507E">
              <w:rPr>
                <w:rFonts w:asciiTheme="minorHAnsi" w:hAnsiTheme="minorHAnsi"/>
                <w:sz w:val="18"/>
                <w:szCs w:val="18"/>
              </w:rPr>
              <w:t>then display text: "Building Passes Intermittent Ventilation Rate test";</w:t>
            </w:r>
          </w:p>
          <w:p w14:paraId="6BDC3AC1" w14:textId="77777777" w:rsidR="004A68C1" w:rsidRDefault="004A68C1" w:rsidP="00BF6AAF">
            <w:pPr>
              <w:rPr>
                <w:rFonts w:asciiTheme="minorHAnsi" w:hAnsiTheme="minorHAnsi"/>
                <w:sz w:val="18"/>
                <w:szCs w:val="18"/>
              </w:rPr>
            </w:pPr>
          </w:p>
          <w:p w14:paraId="6BDC3AC2" w14:textId="77777777" w:rsidR="004A68C1" w:rsidRDefault="004A68C1" w:rsidP="00BF6AAF">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 xml:space="preserve">then display text: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p>
          <w:p w14:paraId="6BDC3AC3" w14:textId="77777777" w:rsidR="004A68C1" w:rsidRDefault="004A68C1" w:rsidP="00BF6AAF">
            <w:pPr>
              <w:rPr>
                <w:rFonts w:asciiTheme="minorHAnsi" w:hAnsiTheme="minorHAnsi"/>
                <w:sz w:val="18"/>
                <w:szCs w:val="18"/>
              </w:rPr>
            </w:pPr>
          </w:p>
          <w:p w14:paraId="6BDC3AC4" w14:textId="77777777" w:rsidR="004A68C1" w:rsidRDefault="004A68C1" w:rsidP="00BF6AAF">
            <w:pPr>
              <w:rPr>
                <w:rFonts w:asciiTheme="minorHAnsi" w:hAnsiTheme="minorHAnsi"/>
                <w:sz w:val="18"/>
                <w:szCs w:val="18"/>
              </w:rPr>
            </w:pPr>
            <w:r>
              <w:rPr>
                <w:rFonts w:asciiTheme="minorHAnsi" w:hAnsiTheme="minorHAnsi"/>
                <w:sz w:val="18"/>
                <w:szCs w:val="18"/>
              </w:rPr>
              <w:t xml:space="preserve"> </w:t>
            </w: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w:t>
            </w:r>
            <w:r>
              <w:rPr>
                <w:rFonts w:asciiTheme="minorHAnsi" w:hAnsiTheme="minorHAnsi"/>
                <w:sz w:val="18"/>
                <w:szCs w:val="18"/>
              </w:rPr>
              <w:t xml:space="preserve">, and if C11 is equal to Pass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"Building Passes Intermittent Ventilation Rate test";</w:t>
            </w:r>
          </w:p>
          <w:p w14:paraId="6BDC3AC5" w14:textId="77777777" w:rsidR="004A68C1" w:rsidRDefault="004A68C1" w:rsidP="00BF6AAF">
            <w:pPr>
              <w:rPr>
                <w:rFonts w:asciiTheme="minorHAnsi" w:hAnsiTheme="minorHAnsi"/>
                <w:sz w:val="18"/>
                <w:szCs w:val="18"/>
              </w:rPr>
            </w:pPr>
          </w:p>
          <w:p w14:paraId="6BDC3AC6" w14:textId="77777777" w:rsidR="004A68C1" w:rsidRPr="0055507E" w:rsidRDefault="004A68C1" w:rsidP="00BF6AAF">
            <w:pPr>
              <w:rPr>
                <w:rFonts w:asciiTheme="minorHAnsi" w:hAnsiTheme="minorHAnsi"/>
                <w:b/>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then display text</w:t>
            </w:r>
            <w:r>
              <w:rPr>
                <w:rFonts w:asciiTheme="minorHAnsi" w:hAnsiTheme="minorHAnsi"/>
                <w:sz w:val="18"/>
                <w:szCs w:val="18"/>
              </w:rPr>
              <w:t xml:space="preserve">, or C11 is equal to Fail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xml:space="preserve">: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r w:rsidR="001D6E10">
              <w:rPr>
                <w:rFonts w:asciiTheme="minorHAnsi" w:hAnsiTheme="minorHAnsi"/>
                <w:sz w:val="18"/>
                <w:szCs w:val="18"/>
              </w:rPr>
              <w:t>&gt;&gt;</w:t>
            </w:r>
            <w:r>
              <w:rPr>
                <w:rFonts w:asciiTheme="minorHAnsi" w:hAnsiTheme="minorHAnsi"/>
                <w:sz w:val="18"/>
                <w:szCs w:val="18"/>
              </w:rPr>
              <w:t xml:space="preserve"> </w:t>
            </w:r>
          </w:p>
        </w:tc>
      </w:tr>
    </w:tbl>
    <w:p w14:paraId="6BDC3AC8" w14:textId="77777777" w:rsidR="004A68C1" w:rsidRDefault="004A68C1" w:rsidP="006D0E63">
      <w:pPr>
        <w:rPr>
          <w:rFonts w:asciiTheme="minorHAnsi" w:hAnsiTheme="minorHAnsi"/>
          <w:sz w:val="18"/>
          <w:szCs w:val="18"/>
        </w:rPr>
      </w:pPr>
    </w:p>
    <w:p w14:paraId="6BDC3AC9" w14:textId="77777777" w:rsidR="004A68C1" w:rsidRPr="0055507E" w:rsidRDefault="004A68C1" w:rsidP="006D0E63">
      <w:pPr>
        <w:rPr>
          <w:rFonts w:asciiTheme="minorHAnsi" w:hAnsiTheme="minorHAnsi"/>
          <w:sz w:val="18"/>
          <w:szCs w:val="18"/>
        </w:rPr>
      </w:pPr>
    </w:p>
    <w:p w14:paraId="6BDC3ACA" w14:textId="77777777" w:rsidR="00497027" w:rsidRDefault="00497027">
      <w:pPr>
        <w:rPr>
          <w:rFonts w:asciiTheme="minorHAnsi" w:hAnsiTheme="minorHAnsi"/>
          <w:sz w:val="18"/>
          <w:szCs w:val="18"/>
        </w:rPr>
      </w:pPr>
    </w:p>
    <w:p w14:paraId="6BDC3ACB" w14:textId="77777777" w:rsidR="00497027" w:rsidRDefault="00497027">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497027" w14:paraId="6BDC3ACD" w14:textId="77777777" w:rsidTr="00497027">
        <w:tc>
          <w:tcPr>
            <w:tcW w:w="11016" w:type="dxa"/>
            <w:gridSpan w:val="11"/>
            <w:tcBorders>
              <w:top w:val="single" w:sz="4" w:space="0" w:color="000000"/>
              <w:left w:val="single" w:sz="4" w:space="0" w:color="000000"/>
              <w:bottom w:val="single" w:sz="4" w:space="0" w:color="000000"/>
              <w:right w:val="single" w:sz="4" w:space="0" w:color="000000"/>
            </w:tcBorders>
            <w:hideMark/>
          </w:tcPr>
          <w:p w14:paraId="6BDC3ACC" w14:textId="79C54B93" w:rsidR="00497027" w:rsidRDefault="00497027" w:rsidP="004B6CDB">
            <w:pPr>
              <w:keepNext/>
              <w:rPr>
                <w:rFonts w:asciiTheme="minorHAnsi" w:hAnsiTheme="minorHAnsi"/>
                <w:sz w:val="18"/>
                <w:szCs w:val="18"/>
              </w:rPr>
            </w:pPr>
            <w:r w:rsidRPr="004B6CDB">
              <w:rPr>
                <w:rFonts w:asciiTheme="minorHAnsi" w:hAnsiTheme="minorHAnsi"/>
                <w:b/>
                <w:szCs w:val="18"/>
              </w:rPr>
              <w:lastRenderedPageBreak/>
              <w:t xml:space="preserve">E. Local Mechanical Exhaust System – Fan </w:t>
            </w:r>
            <w:r w:rsidR="004B6CDB">
              <w:rPr>
                <w:rFonts w:asciiTheme="minorHAnsi" w:hAnsiTheme="minorHAnsi"/>
                <w:b/>
                <w:szCs w:val="18"/>
              </w:rPr>
              <w:t>S</w:t>
            </w:r>
            <w:r w:rsidRPr="004B6CDB">
              <w:rPr>
                <w:rFonts w:asciiTheme="minorHAnsi" w:hAnsiTheme="minorHAnsi"/>
                <w:b/>
                <w:szCs w:val="18"/>
              </w:rPr>
              <w:t xml:space="preserve">election and </w:t>
            </w:r>
            <w:r w:rsidR="004B6CDB">
              <w:rPr>
                <w:rFonts w:asciiTheme="minorHAnsi" w:hAnsiTheme="minorHAnsi"/>
                <w:b/>
                <w:szCs w:val="18"/>
              </w:rPr>
              <w:t>D</w:t>
            </w:r>
            <w:r w:rsidRPr="004B6CDB">
              <w:rPr>
                <w:rFonts w:asciiTheme="minorHAnsi" w:hAnsiTheme="minorHAnsi"/>
                <w:b/>
                <w:szCs w:val="18"/>
              </w:rPr>
              <w:t xml:space="preserve">uct </w:t>
            </w:r>
            <w:r w:rsidR="004B6CDB">
              <w:rPr>
                <w:rFonts w:asciiTheme="minorHAnsi" w:hAnsiTheme="minorHAnsi"/>
                <w:b/>
                <w:szCs w:val="18"/>
              </w:rPr>
              <w:t>D</w:t>
            </w:r>
            <w:r w:rsidRPr="004B6CDB">
              <w:rPr>
                <w:rFonts w:asciiTheme="minorHAnsi" w:hAnsiTheme="minorHAnsi"/>
                <w:b/>
                <w:szCs w:val="18"/>
              </w:rPr>
              <w:t xml:space="preserve">esign </w:t>
            </w:r>
            <w:r w:rsidR="004B6CDB">
              <w:rPr>
                <w:rFonts w:asciiTheme="minorHAnsi" w:hAnsiTheme="minorHAnsi"/>
                <w:b/>
                <w:szCs w:val="18"/>
              </w:rPr>
              <w:t>C</w:t>
            </w:r>
            <w:r w:rsidRPr="004B6CDB">
              <w:rPr>
                <w:rFonts w:asciiTheme="minorHAnsi" w:hAnsiTheme="minorHAnsi"/>
                <w:b/>
                <w:szCs w:val="18"/>
              </w:rPr>
              <w:t xml:space="preserve">riteria for </w:t>
            </w:r>
            <w:r w:rsidR="004B6CDB">
              <w:rPr>
                <w:rFonts w:asciiTheme="minorHAnsi" w:hAnsiTheme="minorHAnsi"/>
                <w:b/>
                <w:szCs w:val="18"/>
              </w:rPr>
              <w:t>C</w:t>
            </w:r>
            <w:r w:rsidRPr="004B6CDB">
              <w:rPr>
                <w:rFonts w:asciiTheme="minorHAnsi" w:hAnsiTheme="minorHAnsi"/>
                <w:b/>
                <w:szCs w:val="18"/>
              </w:rPr>
              <w:t>ompliance</w:t>
            </w:r>
          </w:p>
        </w:tc>
      </w:tr>
      <w:tr w:rsidR="00497027" w14:paraId="6BDC3AD1" w14:textId="77777777" w:rsidTr="00497027">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6BDC3ACE" w14:textId="77777777" w:rsidR="00497027" w:rsidRDefault="00497027" w:rsidP="00497027">
            <w:pPr>
              <w:keepNext/>
              <w:rPr>
                <w:rFonts w:asciiTheme="minorHAnsi" w:hAnsiTheme="minorHAnsi"/>
                <w:i/>
                <w:sz w:val="18"/>
                <w:szCs w:val="18"/>
              </w:rPr>
            </w:pPr>
            <w:r>
              <w:rPr>
                <w:rFonts w:asciiTheme="minorHAnsi" w:hAnsiTheme="minorHAnsi"/>
                <w:sz w:val="18"/>
                <w:szCs w:val="18"/>
              </w:rPr>
              <w:t xml:space="preserve">Local mechanical exhaust fans shall be installed in each kitchen and bathroom.  </w:t>
            </w:r>
            <w:r>
              <w:rPr>
                <w:rFonts w:asciiTheme="minorHAnsi" w:hAnsiTheme="minorHAnsi"/>
                <w:i/>
                <w:sz w:val="18"/>
                <w:szCs w:val="18"/>
              </w:rPr>
              <w:t>Delivered local ventilation rates:</w:t>
            </w:r>
          </w:p>
          <w:p w14:paraId="6BDC3ACF" w14:textId="2BFB58D6" w:rsidR="00497027" w:rsidRDefault="00497027" w:rsidP="00497027">
            <w:pPr>
              <w:pStyle w:val="ListParagraph"/>
              <w:keepNext/>
              <w:numPr>
                <w:ilvl w:val="0"/>
                <w:numId w:val="17"/>
              </w:numPr>
              <w:rPr>
                <w:rFonts w:asciiTheme="minorHAnsi" w:hAnsiTheme="minorHAnsi"/>
                <w:sz w:val="18"/>
                <w:szCs w:val="18"/>
              </w:rPr>
            </w:pPr>
            <w:r>
              <w:rPr>
                <w:rFonts w:asciiTheme="minorHAnsi" w:hAnsiTheme="minorHAnsi"/>
                <w:i/>
                <w:sz w:val="18"/>
                <w:szCs w:val="18"/>
              </w:rPr>
              <w:t>All local ventilation rates have been measured using a flow hood, flow grid, or other airflow measuring device and meet the requirements of 62.2 Tables 5.1 or 5.2</w:t>
            </w:r>
            <w:r w:rsidR="0004080A">
              <w:rPr>
                <w:rFonts w:asciiTheme="minorHAnsi" w:hAnsiTheme="minorHAnsi"/>
                <w:i/>
                <w:sz w:val="18"/>
                <w:szCs w:val="18"/>
              </w:rPr>
              <w:t>;</w:t>
            </w:r>
            <w:r>
              <w:rPr>
                <w:rFonts w:asciiTheme="minorHAnsi" w:hAnsiTheme="minorHAnsi"/>
                <w:i/>
                <w:sz w:val="18"/>
                <w:szCs w:val="18"/>
              </w:rPr>
              <w:t xml:space="preserve"> OR</w:t>
            </w:r>
          </w:p>
          <w:p w14:paraId="6BDC3AD0" w14:textId="77777777" w:rsidR="00497027" w:rsidRDefault="00497027" w:rsidP="00497027">
            <w:pPr>
              <w:pStyle w:val="ListParagraph"/>
              <w:keepNext/>
              <w:numPr>
                <w:ilvl w:val="0"/>
                <w:numId w:val="17"/>
              </w:numPr>
              <w:rPr>
                <w:rFonts w:asciiTheme="minorHAnsi" w:hAnsiTheme="minorHAnsi"/>
                <w:sz w:val="18"/>
                <w:szCs w:val="18"/>
              </w:rPr>
            </w:pPr>
            <w:r>
              <w:rPr>
                <w:rFonts w:asciiTheme="minorHAnsi" w:hAnsiTheme="minorHAnsi"/>
                <w:i/>
                <w:sz w:val="18"/>
                <w:szCs w:val="18"/>
              </w:rPr>
              <w:t xml:space="preserve">The airflow rating at a pressure of 0.25 in. </w:t>
            </w:r>
            <w:proofErr w:type="spellStart"/>
            <w:r>
              <w:rPr>
                <w:rFonts w:asciiTheme="minorHAnsi" w:hAnsiTheme="minorHAnsi"/>
                <w:i/>
                <w:sz w:val="18"/>
                <w:szCs w:val="18"/>
              </w:rPr>
              <w:t>w.c.</w:t>
            </w:r>
            <w:proofErr w:type="spellEnd"/>
            <w:r>
              <w:rPr>
                <w:rFonts w:asciiTheme="minorHAnsi" w:hAnsiTheme="minorHAnsi"/>
                <w:i/>
                <w:sz w:val="18"/>
                <w:szCs w:val="18"/>
              </w:rPr>
              <w:t xml:space="preserve"> of a certified fan is assumed because the local ventilation system duct sizing meets the prescriptive requirements of 62.2 Table 5.3, or manufacturer's design criteria.</w:t>
            </w:r>
          </w:p>
        </w:tc>
      </w:tr>
      <w:tr w:rsidR="00497027" w14:paraId="6BDC3AD4" w14:textId="77777777" w:rsidTr="00497027">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6BDC3AD2" w14:textId="77777777" w:rsidR="00497027" w:rsidRDefault="00497027" w:rsidP="00497027">
            <w:pPr>
              <w:keepNext/>
              <w:suppressAutoHyphens/>
              <w:rPr>
                <w:rFonts w:asciiTheme="minorHAnsi" w:hAnsiTheme="minorHAnsi"/>
                <w:b/>
                <w:sz w:val="18"/>
                <w:szCs w:val="18"/>
              </w:rPr>
            </w:pPr>
            <w:r>
              <w:rPr>
                <w:rFonts w:asciiTheme="minorHAnsi" w:hAnsiTheme="minorHAnsi"/>
                <w:b/>
                <w:sz w:val="18"/>
                <w:szCs w:val="18"/>
              </w:rPr>
              <w:t xml:space="preserve">Table 5.1 </w:t>
            </w:r>
          </w:p>
          <w:p w14:paraId="6BDC3AD3" w14:textId="77777777" w:rsidR="00497027" w:rsidRDefault="00497027" w:rsidP="00497027">
            <w:pPr>
              <w:keepNext/>
              <w:rPr>
                <w:rFonts w:asciiTheme="minorHAnsi" w:hAnsiTheme="minorHAnsi"/>
                <w:sz w:val="18"/>
                <w:szCs w:val="18"/>
              </w:rPr>
            </w:pPr>
            <w:r>
              <w:rPr>
                <w:rFonts w:asciiTheme="minorHAnsi" w:hAnsiTheme="minorHAnsi"/>
                <w:b/>
                <w:sz w:val="18"/>
                <w:szCs w:val="18"/>
              </w:rPr>
              <w:t>Intermittent Local Ventilation Exhaust Airflow Rates</w:t>
            </w:r>
          </w:p>
        </w:tc>
      </w:tr>
      <w:tr w:rsidR="00497027" w14:paraId="6BDC3AD8" w14:textId="77777777" w:rsidTr="00497027">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6BDC3AD5"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6BDC3AD6"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000000"/>
              <w:bottom w:val="single" w:sz="4" w:space="0" w:color="000000"/>
              <w:right w:val="single" w:sz="4" w:space="0" w:color="000000"/>
            </w:tcBorders>
            <w:vAlign w:val="center"/>
            <w:hideMark/>
          </w:tcPr>
          <w:p w14:paraId="6BDC3AD7"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Notes</w:t>
            </w:r>
          </w:p>
        </w:tc>
      </w:tr>
      <w:tr w:rsidR="00497027" w14:paraId="6BDC3ADC" w14:textId="77777777" w:rsidTr="00497027">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6BDC3AD9"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6BDC3ADA"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100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6BDC3ADB" w14:textId="77777777" w:rsidR="00497027" w:rsidRDefault="002A726D" w:rsidP="00497027">
            <w:pPr>
              <w:keepNext/>
              <w:suppressAutoHyphens/>
              <w:rPr>
                <w:rFonts w:asciiTheme="minorHAnsi" w:hAnsiTheme="minorHAnsi"/>
                <w:sz w:val="18"/>
                <w:szCs w:val="18"/>
              </w:rPr>
            </w:pPr>
            <w:r>
              <w:rPr>
                <w:rFonts w:asciiTheme="minorHAnsi" w:hAnsiTheme="minorHAnsi"/>
                <w:sz w:val="18"/>
                <w:szCs w:val="18"/>
              </w:rPr>
              <w:t xml:space="preserve">Vented range hood </w:t>
            </w:r>
            <w:r>
              <w:rPr>
                <w:rFonts w:asciiTheme="minorHAnsi" w:hAnsiTheme="minorHAnsi" w:cs="TimesNewRomanPSMT"/>
                <w:sz w:val="18"/>
                <w:szCs w:val="18"/>
              </w:rPr>
              <w:t>(including appliance-range hood combinations)</w:t>
            </w:r>
            <w:r>
              <w:rPr>
                <w:rFonts w:asciiTheme="minorHAnsi" w:hAnsiTheme="minorHAnsi"/>
                <w:sz w:val="18"/>
                <w:szCs w:val="18"/>
              </w:rPr>
              <w:t xml:space="preserve"> required if exhaust fan flow is less than 5 ACH.</w:t>
            </w:r>
          </w:p>
        </w:tc>
      </w:tr>
      <w:tr w:rsidR="00497027" w14:paraId="6BDC3AE0" w14:textId="77777777" w:rsidTr="00497027">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6BDC3ADD"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6BDC3ADE"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50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6BDC3ADF" w14:textId="77777777" w:rsidR="00497027" w:rsidRDefault="00497027" w:rsidP="00497027">
            <w:pPr>
              <w:keepNext/>
              <w:suppressAutoHyphens/>
              <w:jc w:val="center"/>
              <w:rPr>
                <w:rFonts w:asciiTheme="minorHAnsi" w:hAnsiTheme="minorHAnsi"/>
                <w:sz w:val="18"/>
                <w:szCs w:val="18"/>
              </w:rPr>
            </w:pPr>
          </w:p>
        </w:tc>
      </w:tr>
      <w:tr w:rsidR="00497027" w14:paraId="6BDC3AE3" w14:textId="77777777" w:rsidTr="00497027">
        <w:trPr>
          <w:trHeight w:val="61"/>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6BDC3AE1" w14:textId="77777777" w:rsidR="00497027" w:rsidRDefault="00497027" w:rsidP="00497027">
            <w:pPr>
              <w:keepNext/>
              <w:suppressAutoHyphens/>
              <w:rPr>
                <w:rFonts w:asciiTheme="minorHAnsi" w:hAnsiTheme="minorHAnsi"/>
                <w:b/>
                <w:sz w:val="18"/>
                <w:szCs w:val="18"/>
              </w:rPr>
            </w:pPr>
            <w:r>
              <w:rPr>
                <w:rFonts w:asciiTheme="minorHAnsi" w:hAnsiTheme="minorHAnsi"/>
                <w:b/>
                <w:sz w:val="18"/>
                <w:szCs w:val="18"/>
              </w:rPr>
              <w:t xml:space="preserve">Table 5.2 </w:t>
            </w:r>
          </w:p>
          <w:p w14:paraId="6BDC3AE2" w14:textId="77777777" w:rsidR="00497027" w:rsidRDefault="00497027" w:rsidP="00497027">
            <w:pPr>
              <w:keepNext/>
              <w:suppressAutoHyphens/>
              <w:rPr>
                <w:rFonts w:asciiTheme="minorHAnsi" w:hAnsiTheme="minorHAnsi"/>
                <w:sz w:val="18"/>
                <w:szCs w:val="18"/>
              </w:rPr>
            </w:pPr>
            <w:r>
              <w:rPr>
                <w:rFonts w:asciiTheme="minorHAnsi" w:hAnsiTheme="minorHAnsi"/>
                <w:b/>
                <w:sz w:val="18"/>
                <w:szCs w:val="18"/>
              </w:rPr>
              <w:t>Continuous Local Ventilation Exhaust Airflow Rates</w:t>
            </w:r>
          </w:p>
        </w:tc>
      </w:tr>
      <w:tr w:rsidR="00497027" w14:paraId="6BDC3AE7" w14:textId="77777777" w:rsidTr="00497027">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6BDC3AE4"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6BDC3AE5"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auto"/>
              <w:bottom w:val="single" w:sz="4" w:space="0" w:color="auto"/>
              <w:right w:val="single" w:sz="4" w:space="0" w:color="auto"/>
            </w:tcBorders>
            <w:vAlign w:val="center"/>
            <w:hideMark/>
          </w:tcPr>
          <w:p w14:paraId="6BDC3AE6"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Notes</w:t>
            </w:r>
          </w:p>
        </w:tc>
      </w:tr>
      <w:tr w:rsidR="00497027" w14:paraId="6BDC3AEB" w14:textId="77777777" w:rsidTr="00497027">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6BDC3AE8"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6BDC3AE9"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5 ACH</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6BDC3AEA" w14:textId="77777777" w:rsidR="00497027" w:rsidRDefault="002A726D" w:rsidP="00497027">
            <w:pPr>
              <w:keepNext/>
              <w:suppressAutoHyphens/>
              <w:rPr>
                <w:rFonts w:asciiTheme="minorHAnsi" w:hAnsiTheme="minorHAnsi"/>
                <w:sz w:val="18"/>
                <w:szCs w:val="18"/>
              </w:rPr>
            </w:pPr>
            <w:r>
              <w:rPr>
                <w:rFonts w:asciiTheme="minorHAnsi" w:hAnsiTheme="minorHAnsi"/>
                <w:sz w:val="18"/>
                <w:szCs w:val="18"/>
              </w:rPr>
              <w:t>Based on kitchen volume.</w:t>
            </w:r>
          </w:p>
        </w:tc>
      </w:tr>
      <w:tr w:rsidR="00497027" w14:paraId="6BDC3AEF" w14:textId="77777777" w:rsidTr="00497027">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6BDC3AEC"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6BDC3AED"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20 cfm</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6BDC3AEE" w14:textId="77777777" w:rsidR="00497027" w:rsidRDefault="00497027" w:rsidP="00497027">
            <w:pPr>
              <w:keepNext/>
              <w:suppressAutoHyphens/>
              <w:jc w:val="center"/>
              <w:rPr>
                <w:rFonts w:asciiTheme="minorHAnsi" w:hAnsiTheme="minorHAnsi"/>
                <w:sz w:val="18"/>
                <w:szCs w:val="18"/>
              </w:rPr>
            </w:pPr>
          </w:p>
        </w:tc>
      </w:tr>
      <w:tr w:rsidR="00497027" w14:paraId="6BDC3AF2" w14:textId="77777777" w:rsidTr="00497027">
        <w:trPr>
          <w:trHeight w:val="245"/>
        </w:trPr>
        <w:tc>
          <w:tcPr>
            <w:tcW w:w="11016" w:type="dxa"/>
            <w:gridSpan w:val="11"/>
            <w:tcBorders>
              <w:top w:val="single" w:sz="4" w:space="0" w:color="000000"/>
              <w:left w:val="single" w:sz="4" w:space="0" w:color="auto"/>
              <w:bottom w:val="single" w:sz="4" w:space="0" w:color="auto"/>
              <w:right w:val="single" w:sz="4" w:space="0" w:color="auto"/>
            </w:tcBorders>
            <w:vAlign w:val="center"/>
            <w:hideMark/>
          </w:tcPr>
          <w:p w14:paraId="6BDC3AF0" w14:textId="77777777" w:rsidR="00497027" w:rsidRDefault="00497027" w:rsidP="00497027">
            <w:pPr>
              <w:keepNext/>
              <w:rPr>
                <w:rFonts w:asciiTheme="minorHAnsi" w:hAnsiTheme="minorHAnsi"/>
                <w:b/>
                <w:sz w:val="18"/>
                <w:szCs w:val="18"/>
              </w:rPr>
            </w:pPr>
            <w:r>
              <w:rPr>
                <w:rFonts w:asciiTheme="minorHAnsi" w:hAnsiTheme="minorHAnsi"/>
                <w:b/>
                <w:sz w:val="18"/>
                <w:szCs w:val="18"/>
              </w:rPr>
              <w:t>Table 5.3</w:t>
            </w:r>
          </w:p>
          <w:p w14:paraId="6BDC3AF1" w14:textId="77777777" w:rsidR="00497027" w:rsidRDefault="00497027" w:rsidP="00497027">
            <w:pPr>
              <w:keepNext/>
              <w:rPr>
                <w:rFonts w:asciiTheme="minorHAnsi" w:hAnsiTheme="minorHAnsi"/>
                <w:sz w:val="18"/>
                <w:szCs w:val="18"/>
              </w:rPr>
            </w:pPr>
            <w:r>
              <w:rPr>
                <w:rFonts w:asciiTheme="minorHAnsi" w:hAnsiTheme="minorHAnsi"/>
                <w:b/>
                <w:sz w:val="18"/>
                <w:szCs w:val="18"/>
              </w:rPr>
              <w:t>Prescriptive Duct Sizing Requirements</w:t>
            </w:r>
          </w:p>
        </w:tc>
      </w:tr>
      <w:tr w:rsidR="00497027" w14:paraId="6BDC3AF6" w14:textId="77777777" w:rsidTr="00497027">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6BDC3AF3" w14:textId="77777777" w:rsidR="00497027" w:rsidRDefault="002A726D" w:rsidP="00497027">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6BDC3AF4"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6BDC3AF5"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Smooth Duct</w:t>
            </w:r>
          </w:p>
        </w:tc>
      </w:tr>
      <w:tr w:rsidR="00497027" w14:paraId="6BDC3B00" w14:textId="77777777" w:rsidTr="00497027">
        <w:trPr>
          <w:trHeight w:val="432"/>
        </w:trPr>
        <w:tc>
          <w:tcPr>
            <w:tcW w:w="1650" w:type="dxa"/>
            <w:tcBorders>
              <w:top w:val="single" w:sz="4" w:space="0" w:color="auto"/>
              <w:left w:val="single" w:sz="4" w:space="0" w:color="auto"/>
              <w:bottom w:val="single" w:sz="4" w:space="0" w:color="auto"/>
              <w:right w:val="single" w:sz="4" w:space="0" w:color="auto"/>
            </w:tcBorders>
            <w:hideMark/>
          </w:tcPr>
          <w:p w14:paraId="6BDC3AF7" w14:textId="77777777" w:rsidR="00497027" w:rsidRDefault="00497027" w:rsidP="00497027">
            <w:pPr>
              <w:keepNext/>
              <w:jc w:val="center"/>
              <w:rPr>
                <w:rFonts w:asciiTheme="minorHAnsi" w:hAnsiTheme="minorHAnsi"/>
                <w:sz w:val="18"/>
                <w:szCs w:val="18"/>
              </w:rPr>
            </w:pPr>
            <w:r>
              <w:rPr>
                <w:rFonts w:asciiTheme="minorHAnsi" w:hAnsiTheme="minorHAnsi"/>
                <w:color w:val="000000"/>
                <w:sz w:val="18"/>
                <w:szCs w:val="18"/>
              </w:rPr>
              <w:t>F</w:t>
            </w:r>
            <w:r>
              <w:rPr>
                <w:rFonts w:asciiTheme="minorHAnsi" w:hAnsiTheme="minorHAnsi"/>
                <w:sz w:val="18"/>
                <w:szCs w:val="18"/>
              </w:rPr>
              <w:t xml:space="preserve">an Rating cfm @ 0.25 in. </w:t>
            </w:r>
            <w:proofErr w:type="spellStart"/>
            <w:r>
              <w:rPr>
                <w:rFonts w:asciiTheme="minorHAnsi" w:hAnsiTheme="minorHAnsi"/>
                <w:sz w:val="18"/>
                <w:szCs w:val="18"/>
              </w:rPr>
              <w:t>w.g</w:t>
            </w:r>
            <w:proofErr w:type="spellEnd"/>
            <w:r>
              <w:rPr>
                <w:rFonts w:asciiTheme="minorHAnsi" w:hAnsiTheme="minorHAnsi"/>
                <w:sz w:val="18"/>
                <w:szCs w:val="18"/>
              </w:rPr>
              <w:t>.</w:t>
            </w:r>
          </w:p>
        </w:tc>
        <w:tc>
          <w:tcPr>
            <w:tcW w:w="1161" w:type="dxa"/>
            <w:gridSpan w:val="2"/>
            <w:tcBorders>
              <w:top w:val="single" w:sz="4" w:space="0" w:color="auto"/>
              <w:left w:val="single" w:sz="4" w:space="0" w:color="auto"/>
              <w:bottom w:val="single" w:sz="4" w:space="0" w:color="auto"/>
              <w:right w:val="single" w:sz="4" w:space="0" w:color="auto"/>
            </w:tcBorders>
            <w:hideMark/>
          </w:tcPr>
          <w:p w14:paraId="6BDC3AF8"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66" w:type="dxa"/>
            <w:gridSpan w:val="2"/>
            <w:tcBorders>
              <w:top w:val="single" w:sz="4" w:space="0" w:color="auto"/>
              <w:left w:val="single" w:sz="4" w:space="0" w:color="auto"/>
              <w:bottom w:val="single" w:sz="4" w:space="0" w:color="auto"/>
              <w:right w:val="single" w:sz="4" w:space="0" w:color="auto"/>
            </w:tcBorders>
            <w:hideMark/>
          </w:tcPr>
          <w:p w14:paraId="6BDC3AF9"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6BDC3AFA"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202" w:type="dxa"/>
            <w:tcBorders>
              <w:top w:val="single" w:sz="4" w:space="0" w:color="auto"/>
              <w:left w:val="single" w:sz="4" w:space="0" w:color="auto"/>
              <w:bottom w:val="single" w:sz="4" w:space="0" w:color="auto"/>
              <w:right w:val="single" w:sz="4" w:space="0" w:color="auto"/>
            </w:tcBorders>
            <w:hideMark/>
          </w:tcPr>
          <w:p w14:paraId="6BDC3AFB"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125</w:t>
            </w:r>
          </w:p>
        </w:tc>
        <w:tc>
          <w:tcPr>
            <w:tcW w:w="1138" w:type="dxa"/>
            <w:tcBorders>
              <w:top w:val="single" w:sz="4" w:space="0" w:color="auto"/>
              <w:left w:val="single" w:sz="4" w:space="0" w:color="auto"/>
              <w:bottom w:val="single" w:sz="4" w:space="0" w:color="auto"/>
              <w:right w:val="single" w:sz="4" w:space="0" w:color="auto"/>
            </w:tcBorders>
            <w:hideMark/>
          </w:tcPr>
          <w:p w14:paraId="6BDC3AFC"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70" w:type="dxa"/>
            <w:tcBorders>
              <w:top w:val="single" w:sz="4" w:space="0" w:color="auto"/>
              <w:left w:val="single" w:sz="4" w:space="0" w:color="auto"/>
              <w:bottom w:val="single" w:sz="4" w:space="0" w:color="auto"/>
              <w:right w:val="single" w:sz="4" w:space="0" w:color="auto"/>
            </w:tcBorders>
            <w:hideMark/>
          </w:tcPr>
          <w:p w14:paraId="6BDC3AFD"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6BDC3AFE"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189" w:type="dxa"/>
            <w:tcBorders>
              <w:top w:val="single" w:sz="4" w:space="0" w:color="auto"/>
              <w:left w:val="single" w:sz="4" w:space="0" w:color="auto"/>
              <w:bottom w:val="single" w:sz="4" w:space="0" w:color="auto"/>
              <w:right w:val="single" w:sz="4" w:space="0" w:color="auto"/>
            </w:tcBorders>
            <w:hideMark/>
          </w:tcPr>
          <w:p w14:paraId="6BDC3AFF"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125</w:t>
            </w:r>
          </w:p>
        </w:tc>
      </w:tr>
      <w:tr w:rsidR="00497027" w14:paraId="6BDC3B03" w14:textId="77777777" w:rsidTr="00497027">
        <w:trPr>
          <w:trHeight w:val="269"/>
        </w:trPr>
        <w:tc>
          <w:tcPr>
            <w:tcW w:w="1650" w:type="dxa"/>
            <w:tcBorders>
              <w:top w:val="single" w:sz="4" w:space="0" w:color="auto"/>
              <w:left w:val="single" w:sz="4" w:space="0" w:color="auto"/>
              <w:bottom w:val="single" w:sz="4" w:space="0" w:color="auto"/>
              <w:right w:val="single" w:sz="4" w:space="0" w:color="auto"/>
            </w:tcBorders>
            <w:vAlign w:val="center"/>
          </w:tcPr>
          <w:p w14:paraId="6BDC3B01" w14:textId="77777777" w:rsidR="00497027" w:rsidRDefault="00497027" w:rsidP="00497027">
            <w:pPr>
              <w:keepNext/>
              <w:jc w:val="center"/>
              <w:rPr>
                <w:rFonts w:asciiTheme="minorHAnsi" w:hAnsiTheme="minorHAnsi"/>
                <w:sz w:val="18"/>
                <w:szCs w:val="18"/>
              </w:rPr>
            </w:pPr>
          </w:p>
        </w:tc>
        <w:tc>
          <w:tcPr>
            <w:tcW w:w="9366" w:type="dxa"/>
            <w:gridSpan w:val="10"/>
            <w:tcBorders>
              <w:top w:val="single" w:sz="4" w:space="0" w:color="auto"/>
              <w:left w:val="single" w:sz="4" w:space="0" w:color="auto"/>
              <w:bottom w:val="single" w:sz="4" w:space="0" w:color="auto"/>
              <w:right w:val="single" w:sz="4" w:space="0" w:color="auto"/>
            </w:tcBorders>
            <w:vAlign w:val="center"/>
            <w:hideMark/>
          </w:tcPr>
          <w:p w14:paraId="6BDC3B02"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Maximum Allowable Duct Length (</w:t>
            </w:r>
            <w:proofErr w:type="spellStart"/>
            <w:r>
              <w:rPr>
                <w:rFonts w:asciiTheme="minorHAnsi" w:hAnsiTheme="minorHAnsi"/>
                <w:sz w:val="18"/>
                <w:szCs w:val="18"/>
              </w:rPr>
              <w:t>ft</w:t>
            </w:r>
            <w:proofErr w:type="spellEnd"/>
            <w:r>
              <w:rPr>
                <w:rFonts w:asciiTheme="minorHAnsi" w:hAnsiTheme="minorHAnsi"/>
                <w:sz w:val="18"/>
                <w:szCs w:val="18"/>
              </w:rPr>
              <w:t>)</w:t>
            </w:r>
          </w:p>
        </w:tc>
      </w:tr>
      <w:tr w:rsidR="00497027" w14:paraId="6BDC3B07" w14:textId="77777777" w:rsidTr="00497027">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6BDC3B04"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Diameter, (in)</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6BDC3B05"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6BDC3B06"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Smooth Duct</w:t>
            </w:r>
          </w:p>
        </w:tc>
      </w:tr>
      <w:tr w:rsidR="00497027" w14:paraId="6BDC3B11" w14:textId="77777777" w:rsidTr="00497027">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6BDC3B08"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3</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B09"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B0A" w14:textId="77777777" w:rsidR="00497027" w:rsidRDefault="00497027" w:rsidP="00497027">
            <w:pPr>
              <w:keepNext/>
              <w:jc w:val="center"/>
              <w:rPr>
                <w:rFonts w:asciiTheme="minorHAnsi" w:hAnsiTheme="minorHAnsi"/>
                <w:color w:val="000000"/>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0B"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B0C"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B0D"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0E"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0F"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B10"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r>
      <w:tr w:rsidR="00497027" w14:paraId="6BDC3B1B" w14:textId="77777777" w:rsidTr="00497027">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B12"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4</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B13"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70</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B14"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3</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15"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B16"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B17"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105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18"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19"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B1A"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r>
      <w:tr w:rsidR="00497027" w14:paraId="6BDC3B25" w14:textId="77777777" w:rsidTr="00497027">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B1C"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5</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B1D"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B1E"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70</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1F"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35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B20"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20</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B21"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22"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135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23"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85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B24"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55</w:t>
            </w:r>
          </w:p>
        </w:tc>
      </w:tr>
      <w:tr w:rsidR="00497027" w14:paraId="6BDC3B2F" w14:textId="77777777" w:rsidTr="00497027">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B26"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6</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B27"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B28"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29"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125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B2A"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95</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B2B"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2C"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2D"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B2E"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145</w:t>
            </w:r>
          </w:p>
        </w:tc>
      </w:tr>
      <w:tr w:rsidR="00497027" w14:paraId="6BDC3B39" w14:textId="77777777" w:rsidTr="00497027">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B30"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7 and above</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B31"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B32"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33"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B34"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B35"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36"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37"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B38"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r>
      <w:tr w:rsidR="00497027" w14:paraId="6BDC3B3D" w14:textId="77777777" w:rsidTr="00497027">
        <w:trPr>
          <w:trHeight w:val="245"/>
        </w:trPr>
        <w:tc>
          <w:tcPr>
            <w:tcW w:w="11016" w:type="dxa"/>
            <w:gridSpan w:val="11"/>
            <w:tcBorders>
              <w:top w:val="single" w:sz="4" w:space="0" w:color="auto"/>
              <w:left w:val="single" w:sz="4" w:space="0" w:color="auto"/>
              <w:bottom w:val="single" w:sz="4" w:space="0" w:color="auto"/>
              <w:right w:val="single" w:sz="4" w:space="0" w:color="auto"/>
            </w:tcBorders>
            <w:vAlign w:val="center"/>
            <w:hideMark/>
          </w:tcPr>
          <w:p w14:paraId="6BDC3B3A" w14:textId="77777777" w:rsidR="00497027" w:rsidRDefault="00497027" w:rsidP="00497027">
            <w:pPr>
              <w:keepNext/>
              <w:rPr>
                <w:rFonts w:asciiTheme="minorHAnsi" w:hAnsiTheme="minorHAnsi"/>
                <w:sz w:val="18"/>
                <w:szCs w:val="18"/>
              </w:rPr>
            </w:pPr>
            <w:r>
              <w:rPr>
                <w:rFonts w:asciiTheme="minorHAnsi" w:hAnsiTheme="minorHAnsi"/>
                <w:sz w:val="18"/>
                <w:szCs w:val="18"/>
              </w:rPr>
              <w:t xml:space="preserve">This table assumes no elbows.  Deduct 15 </w:t>
            </w:r>
            <w:proofErr w:type="spellStart"/>
            <w:r>
              <w:rPr>
                <w:rFonts w:asciiTheme="minorHAnsi" w:hAnsiTheme="minorHAnsi"/>
                <w:sz w:val="18"/>
                <w:szCs w:val="18"/>
              </w:rPr>
              <w:t>ft</w:t>
            </w:r>
            <w:proofErr w:type="spellEnd"/>
            <w:r>
              <w:rPr>
                <w:rFonts w:asciiTheme="minorHAnsi" w:hAnsiTheme="minorHAnsi"/>
                <w:sz w:val="18"/>
                <w:szCs w:val="18"/>
              </w:rPr>
              <w:t xml:space="preserve"> of allowable duct length for each turn, elbow, or fitting.  Interpolation and extrapolation in 62.2 Table 5.3 is not allowed.  For airflow values not listed, use the next higher value.  This table is not applicable for airflow &gt; 125 cfm.</w:t>
            </w:r>
          </w:p>
          <w:p w14:paraId="6BDC3B3B" w14:textId="77777777" w:rsidR="00497027" w:rsidRDefault="00497027" w:rsidP="00497027">
            <w:pPr>
              <w:keepNext/>
              <w:rPr>
                <w:rFonts w:asciiTheme="minorHAnsi" w:hAnsiTheme="minorHAnsi"/>
                <w:sz w:val="18"/>
                <w:szCs w:val="18"/>
              </w:rPr>
            </w:pPr>
            <w:r>
              <w:rPr>
                <w:rFonts w:asciiTheme="minorHAnsi" w:hAnsiTheme="minorHAnsi"/>
                <w:sz w:val="18"/>
                <w:szCs w:val="18"/>
              </w:rPr>
              <w:t>NL = no limit on duct length of this size.</w:t>
            </w:r>
          </w:p>
          <w:p w14:paraId="6BDC3B3C" w14:textId="77777777" w:rsidR="00497027" w:rsidRDefault="00497027" w:rsidP="00497027">
            <w:pPr>
              <w:keepNext/>
              <w:rPr>
                <w:rFonts w:asciiTheme="minorHAnsi" w:hAnsiTheme="minorHAnsi"/>
                <w:sz w:val="18"/>
                <w:szCs w:val="18"/>
              </w:rPr>
            </w:pPr>
            <w:r>
              <w:rPr>
                <w:rFonts w:asciiTheme="minorHAnsi" w:hAnsiTheme="minorHAnsi"/>
                <w:sz w:val="18"/>
                <w:szCs w:val="18"/>
              </w:rPr>
              <w:t>X = not allowed, any length of duct of this size with assumed turns, elbows, fittings will exceed the rated pressure drop.</w:t>
            </w:r>
          </w:p>
        </w:tc>
      </w:tr>
    </w:tbl>
    <w:p w14:paraId="6BDC3B3E" w14:textId="77777777" w:rsidR="00497027" w:rsidRDefault="00497027" w:rsidP="00497027">
      <w:pPr>
        <w:rPr>
          <w:rFonts w:asciiTheme="minorHAnsi" w:hAnsiTheme="minorHAnsi"/>
          <w:sz w:val="18"/>
          <w:szCs w:val="18"/>
        </w:rPr>
      </w:pPr>
    </w:p>
    <w:p w14:paraId="6BDC3B3F" w14:textId="77777777" w:rsidR="00497027" w:rsidRDefault="00497027" w:rsidP="00497027">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4A0" w:firstRow="1" w:lastRow="0" w:firstColumn="1" w:lastColumn="0" w:noHBand="0" w:noVBand="1"/>
      </w:tblPr>
      <w:tblGrid>
        <w:gridCol w:w="717"/>
        <w:gridCol w:w="10299"/>
      </w:tblGrid>
      <w:tr w:rsidR="00497027" w14:paraId="6BDC3B41" w14:textId="77777777" w:rsidTr="0004080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6BDC3B40" w14:textId="77777777" w:rsidR="00497027" w:rsidRDefault="00497027" w:rsidP="00497027">
            <w:pPr>
              <w:keepNext/>
              <w:rPr>
                <w:rFonts w:asciiTheme="minorHAnsi" w:hAnsiTheme="minorHAnsi"/>
                <w:b/>
                <w:bCs/>
                <w:sz w:val="18"/>
                <w:szCs w:val="18"/>
              </w:rPr>
            </w:pPr>
            <w:r w:rsidRPr="004B6CDB">
              <w:rPr>
                <w:rFonts w:asciiTheme="minorHAnsi" w:hAnsiTheme="minorHAnsi"/>
                <w:b/>
                <w:bCs/>
                <w:szCs w:val="18"/>
              </w:rPr>
              <w:lastRenderedPageBreak/>
              <w:t>F. Other Requirements</w:t>
            </w:r>
          </w:p>
        </w:tc>
      </w:tr>
      <w:tr w:rsidR="00497027" w14:paraId="6BDC3B43" w14:textId="77777777" w:rsidTr="0004080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6BDC3B42" w14:textId="77777777" w:rsidR="00497027" w:rsidRDefault="00497027" w:rsidP="0049702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497027" w14:paraId="6BDC3B46"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44"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45" w14:textId="77777777" w:rsidR="00497027" w:rsidRDefault="00497027" w:rsidP="0049702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Pr>
                <w:rFonts w:asciiTheme="minorHAnsi" w:hAnsiTheme="minorHAnsi"/>
                <w:b/>
                <w:sz w:val="18"/>
                <w:szCs w:val="18"/>
              </w:rPr>
              <w:t>6.1 Transfer Air.</w:t>
            </w:r>
            <w:r>
              <w:rPr>
                <w:rFonts w:asciiTheme="minorHAnsi" w:hAnsiTheme="minorHAnsi"/>
                <w:sz w:val="18"/>
                <w:szCs w:val="18"/>
              </w:rPr>
              <w:t xml:space="preserve"> </w:t>
            </w:r>
            <w:r>
              <w:rPr>
                <w:rStyle w:val="margin0020notechar"/>
                <w:rFonts w:asciiTheme="minorHAnsi" w:hAnsiTheme="minorHAnsi"/>
                <w:sz w:val="18"/>
                <w:szCs w:val="18"/>
              </w:rPr>
              <w:t xml:space="preserve">Measures shall be taken to minimize air movement across envelope components to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spaces from garages, unconditioned crawl spaces, and unconditioned attics. Supply and balanced ventilation systems shall be designed and constructed to provide ventilation air directly from the outdoors.</w:t>
            </w:r>
          </w:p>
        </w:tc>
      </w:tr>
      <w:tr w:rsidR="00497027" w14:paraId="6BDC3B49"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47"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48" w14:textId="77777777" w:rsidR="00497027" w:rsidRDefault="00497027" w:rsidP="00497027">
            <w:pPr>
              <w:keepNext/>
              <w:ind w:left="273" w:hanging="273"/>
            </w:pPr>
            <w:r>
              <w:rPr>
                <w:rFonts w:asciiTheme="minorHAnsi" w:hAnsiTheme="minorHAnsi"/>
                <w:b/>
                <w:sz w:val="18"/>
                <w:szCs w:val="18"/>
              </w:rPr>
              <w:t>6.2 Instructions and Labeling.</w:t>
            </w:r>
            <w:r>
              <w:rPr>
                <w:rFonts w:asciiTheme="minorHAnsi" w:hAnsiTheme="minorHAnsi"/>
                <w:sz w:val="18"/>
                <w:szCs w:val="18"/>
              </w:rPr>
              <w:t xml:space="preserve"> </w:t>
            </w:r>
            <w:r>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for information on instructions and labeling.</w:t>
            </w:r>
          </w:p>
        </w:tc>
      </w:tr>
      <w:tr w:rsidR="00497027" w14:paraId="6BDC3B4C"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4A"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4B" w14:textId="77777777" w:rsidR="00497027" w:rsidRDefault="00497027" w:rsidP="00497027">
            <w:pPr>
              <w:keepNext/>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tc>
      </w:tr>
      <w:tr w:rsidR="00497027" w14:paraId="6BDC3B51"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4D"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6BDC3B4E" w14:textId="197E0D5D" w:rsidR="00497027" w:rsidRDefault="00497027" w:rsidP="00497027">
            <w:pPr>
              <w:pStyle w:val="margin0020note"/>
              <w:keepNext/>
              <w:spacing w:before="0" w:beforeAutospacing="0" w:after="0" w:afterAutospacing="0"/>
              <w:ind w:left="273" w:hanging="273"/>
              <w:rPr>
                <w:rStyle w:val="margin0020notechar"/>
                <w:rFonts w:asciiTheme="minorHAnsi" w:hAnsiTheme="minorHAnsi"/>
                <w:sz w:val="18"/>
                <w:szCs w:val="18"/>
              </w:rPr>
            </w:pPr>
            <w:r>
              <w:rPr>
                <w:rFonts w:asciiTheme="minorHAnsi" w:hAnsiTheme="minorHAnsi"/>
                <w:b/>
                <w:sz w:val="18"/>
                <w:szCs w:val="18"/>
              </w:rPr>
              <w:t xml:space="preserve">6.4 Combustion and </w:t>
            </w:r>
            <w:r w:rsidR="0004080A">
              <w:rPr>
                <w:rFonts w:asciiTheme="minorHAnsi" w:hAnsiTheme="minorHAnsi"/>
                <w:b/>
                <w:sz w:val="18"/>
                <w:szCs w:val="18"/>
              </w:rPr>
              <w:t>S</w:t>
            </w:r>
            <w:r>
              <w:rPr>
                <w:rFonts w:asciiTheme="minorHAnsi" w:hAnsiTheme="minorHAnsi"/>
                <w:b/>
                <w:sz w:val="18"/>
                <w:szCs w:val="18"/>
              </w:rPr>
              <w:t>olid-</w:t>
            </w:r>
            <w:r w:rsidR="0004080A">
              <w:rPr>
                <w:rFonts w:asciiTheme="minorHAnsi" w:hAnsiTheme="minorHAnsi"/>
                <w:b/>
                <w:sz w:val="18"/>
                <w:szCs w:val="18"/>
              </w:rPr>
              <w:t>F</w:t>
            </w:r>
            <w:r>
              <w:rPr>
                <w:rFonts w:asciiTheme="minorHAnsi" w:hAnsiTheme="minorHAnsi"/>
                <w:b/>
                <w:sz w:val="18"/>
                <w:szCs w:val="18"/>
              </w:rPr>
              <w:t xml:space="preserve">uel </w:t>
            </w:r>
            <w:r w:rsidR="0004080A">
              <w:rPr>
                <w:rFonts w:asciiTheme="minorHAnsi" w:hAnsiTheme="minorHAnsi"/>
                <w:b/>
                <w:sz w:val="18"/>
                <w:szCs w:val="18"/>
              </w:rPr>
              <w:t>B</w:t>
            </w:r>
            <w:r>
              <w:rPr>
                <w:rFonts w:asciiTheme="minorHAnsi" w:hAnsiTheme="minorHAnsi"/>
                <w:b/>
                <w:sz w:val="18"/>
                <w:szCs w:val="18"/>
              </w:rPr>
              <w:t xml:space="preserve">urning </w:t>
            </w:r>
            <w:r w:rsidR="0004080A">
              <w:rPr>
                <w:rFonts w:asciiTheme="minorHAnsi" w:hAnsiTheme="minorHAnsi"/>
                <w:b/>
                <w:sz w:val="18"/>
                <w:szCs w:val="18"/>
              </w:rPr>
              <w:t>A</w:t>
            </w:r>
            <w:r>
              <w:rPr>
                <w:rFonts w:asciiTheme="minorHAnsi" w:hAnsiTheme="minorHAnsi"/>
                <w:b/>
                <w:sz w:val="18"/>
                <w:szCs w:val="18"/>
              </w:rPr>
              <w:t>ppliances.</w:t>
            </w:r>
            <w:r>
              <w:rPr>
                <w:rFonts w:asciiTheme="minorHAnsi" w:hAnsiTheme="minorHAnsi"/>
                <w:sz w:val="18"/>
                <w:szCs w:val="18"/>
              </w:rPr>
              <w:t xml:space="preserve"> </w:t>
            </w:r>
            <w:r>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6BDC3B4F" w14:textId="77777777" w:rsidR="00497027" w:rsidRDefault="00497027" w:rsidP="00497027">
            <w:pPr>
              <w:pStyle w:val="margin0020note"/>
              <w:keepNext/>
              <w:spacing w:before="0" w:beforeAutospacing="0" w:after="0" w:afterAutospacing="0"/>
              <w:rPr>
                <w:rStyle w:val="margin0020notechar"/>
                <w:rFonts w:asciiTheme="minorHAnsi" w:hAnsiTheme="minorHAnsi"/>
                <w:sz w:val="18"/>
                <w:szCs w:val="18"/>
              </w:rPr>
            </w:pPr>
          </w:p>
          <w:p w14:paraId="6BDC3B50" w14:textId="77777777" w:rsidR="00497027" w:rsidRDefault="00497027" w:rsidP="00497027">
            <w:pPr>
              <w:pStyle w:val="margin0020note"/>
              <w:keepNext/>
              <w:spacing w:before="0" w:beforeAutospacing="0" w:after="0" w:afterAutospacing="0"/>
              <w:ind w:left="273"/>
            </w:pPr>
            <w:r>
              <w:rPr>
                <w:rStyle w:val="margin0020notechar"/>
                <w:rFonts w:asciiTheme="minorHAnsi" w:hAnsiTheme="minorHAnsi"/>
                <w:sz w:val="18"/>
                <w:szCs w:val="18"/>
              </w:rPr>
              <w:t xml:space="preserve">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w:t>
            </w:r>
            <w:proofErr w:type="spellStart"/>
            <w:r>
              <w:rPr>
                <w:rStyle w:val="margin0020notechar"/>
                <w:rFonts w:asciiTheme="minorHAnsi" w:hAnsiTheme="minorHAnsi"/>
                <w:sz w:val="18"/>
                <w:szCs w:val="18"/>
              </w:rPr>
              <w:t>Lps</w:t>
            </w:r>
            <w:proofErr w:type="spellEnd"/>
            <w:r>
              <w:rPr>
                <w:rStyle w:val="margin0020notechar"/>
                <w:rFonts w:asciiTheme="minorHAnsi" w:hAnsiTheme="minorHAnsi"/>
                <w:sz w:val="18"/>
                <w:szCs w:val="18"/>
              </w:rPr>
              <w:t>/100 m</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of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497027" w14:paraId="6BDC3B54"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52"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53" w14:textId="77777777" w:rsidR="00497027" w:rsidRDefault="00497027" w:rsidP="00497027">
            <w:pPr>
              <w:keepNext/>
              <w:ind w:left="273" w:hanging="273"/>
            </w:pPr>
            <w:r>
              <w:rPr>
                <w:rFonts w:asciiTheme="minorHAnsi" w:hAnsiTheme="minorHAnsi"/>
                <w:b/>
                <w:sz w:val="18"/>
                <w:szCs w:val="18"/>
              </w:rPr>
              <w:t xml:space="preserve">6.5 Garages. </w:t>
            </w:r>
            <w:r>
              <w:rPr>
                <w:rStyle w:val="margin0020notechar"/>
                <w:rFonts w:asciiTheme="minorHAnsi" w:hAnsiTheme="minorHAnsi"/>
                <w:sz w:val="18"/>
                <w:szCs w:val="18"/>
              </w:rPr>
              <w:t xml:space="preserve">When an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adjoins a garage, the design must prevent migration of contaminants to the adjoining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w:t>
            </w:r>
            <w:proofErr w:type="gramStart"/>
            <w:r>
              <w:rPr>
                <w:rStyle w:val="margin0020notechar"/>
                <w:rFonts w:asciiTheme="minorHAnsi" w:hAnsiTheme="minorHAnsi"/>
                <w:sz w:val="18"/>
                <w:szCs w:val="18"/>
              </w:rPr>
              <w:t>Air seal</w:t>
            </w:r>
            <w:proofErr w:type="gramEnd"/>
            <w:r>
              <w:rPr>
                <w:rStyle w:val="margin0020notechar"/>
                <w:rFonts w:asciiTheme="minorHAnsi" w:hAnsiTheme="minorHAnsi"/>
                <w:sz w:val="18"/>
                <w:szCs w:val="18"/>
              </w:rPr>
              <w:t xml:space="preserve"> the walls, ceilings, and floors that separate garages from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w:t>
            </w:r>
            <w:proofErr w:type="spellStart"/>
            <w:r>
              <w:rPr>
                <w:rStyle w:val="margin0020notechar"/>
                <w:rFonts w:asciiTheme="minorHAnsi" w:hAnsiTheme="minorHAnsi"/>
                <w:sz w:val="18"/>
                <w:szCs w:val="18"/>
              </w:rPr>
              <w:t>gasketed</w:t>
            </w:r>
            <w:proofErr w:type="spellEnd"/>
            <w:r>
              <w:rPr>
                <w:rStyle w:val="margin0020notechar"/>
                <w:rFonts w:asciiTheme="minorHAnsi" w:hAnsiTheme="minorHAnsi"/>
                <w:sz w:val="18"/>
                <w:szCs w:val="18"/>
              </w:rPr>
              <w:t xml:space="preserve">, weather stripped, wrapped, or otherwise sealed to limit air movement. Doors between garages and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spaces shall be </w:t>
            </w:r>
            <w:proofErr w:type="spellStart"/>
            <w:r>
              <w:rPr>
                <w:rStyle w:val="margin0020notechar"/>
                <w:rFonts w:asciiTheme="minorHAnsi" w:hAnsiTheme="minorHAnsi"/>
                <w:sz w:val="18"/>
                <w:szCs w:val="18"/>
              </w:rPr>
              <w:t>gasketed</w:t>
            </w:r>
            <w:proofErr w:type="spellEnd"/>
            <w:r>
              <w:rPr>
                <w:rStyle w:val="margin0020notechar"/>
                <w:rFonts w:asciiTheme="minorHAnsi" w:hAnsiTheme="minorHAnsi"/>
                <w:sz w:val="18"/>
                <w:szCs w:val="18"/>
              </w:rPr>
              <w:t xml:space="preserve"> or made substantially airtight with weather stripping.</w:t>
            </w:r>
          </w:p>
        </w:tc>
      </w:tr>
      <w:tr w:rsidR="00497027" w14:paraId="6BDC3B57"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55"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56" w14:textId="77777777" w:rsidR="00497027" w:rsidRDefault="00497027" w:rsidP="00497027">
            <w:pPr>
              <w:keepNext/>
              <w:ind w:left="273" w:hanging="273"/>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Spaces shall have ventilation openings as listed below. Such openings shall meet the requirements of Section 6.8.</w:t>
            </w:r>
          </w:p>
        </w:tc>
      </w:tr>
      <w:tr w:rsidR="00497027" w14:paraId="6BDC3B5A"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58"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59" w14:textId="77777777" w:rsidR="00497027" w:rsidRDefault="00497027" w:rsidP="00497027">
            <w:pPr>
              <w:keepNext/>
              <w:ind w:left="273" w:hanging="273"/>
            </w:pPr>
            <w:r>
              <w:rPr>
                <w:rFonts w:asciiTheme="minorHAnsi" w:hAnsiTheme="minorHAnsi"/>
                <w:b/>
                <w:sz w:val="18"/>
                <w:szCs w:val="18"/>
              </w:rPr>
              <w:t>6.7 Minimum filtration.</w:t>
            </w:r>
            <w:r>
              <w:rPr>
                <w:rFonts w:asciiTheme="minorHAnsi" w:hAnsiTheme="minorHAnsi"/>
                <w:sz w:val="18"/>
                <w:szCs w:val="18"/>
              </w:rPr>
              <w:t xml:space="preserve"> </w:t>
            </w:r>
            <w:r>
              <w:rPr>
                <w:rStyle w:val="margin0020notechar"/>
                <w:rFonts w:asciiTheme="minorHAnsi" w:hAnsiTheme="minorHAnsi"/>
                <w:sz w:val="18"/>
                <w:szCs w:val="18"/>
              </w:rPr>
              <w:t xml:space="preserve">Mechanical systems that supply air to an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through ductwork exceeding 10 </w:t>
            </w:r>
            <w:proofErr w:type="spellStart"/>
            <w:r>
              <w:rPr>
                <w:rStyle w:val="margin0020notechar"/>
                <w:rFonts w:asciiTheme="minorHAnsi" w:hAnsiTheme="minorHAnsi"/>
                <w:sz w:val="18"/>
                <w:szCs w:val="18"/>
              </w:rPr>
              <w:t>ft</w:t>
            </w:r>
            <w:proofErr w:type="spellEnd"/>
            <w:r>
              <w:rPr>
                <w:rStyle w:val="margin0020notechar"/>
                <w:rFonts w:asciiTheme="minorHAnsi" w:hAnsiTheme="minorHAnsi"/>
                <w:sz w:val="18"/>
                <w:szCs w:val="18"/>
              </w:rPr>
              <w:t xml:space="preserve">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p>
        </w:tc>
      </w:tr>
      <w:tr w:rsidR="00497027" w14:paraId="6BDC3B5D"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5B"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5C" w14:textId="77777777" w:rsidR="00497027" w:rsidRDefault="00497027" w:rsidP="00497027">
            <w:pPr>
              <w:keepNext/>
              <w:ind w:left="273" w:hanging="273"/>
            </w:pPr>
            <w:r>
              <w:rPr>
                <w:rFonts w:asciiTheme="minorHAnsi" w:hAnsiTheme="minorHAnsi"/>
                <w:b/>
                <w:sz w:val="18"/>
                <w:szCs w:val="18"/>
              </w:rPr>
              <w:t>6.8 Air Inlets.</w:t>
            </w:r>
            <w:r>
              <w:rPr>
                <w:rFonts w:asciiTheme="minorHAnsi" w:hAnsiTheme="minorHAnsi"/>
                <w:sz w:val="18"/>
                <w:szCs w:val="18"/>
              </w:rPr>
              <w:t xml:space="preserve"> </w:t>
            </w:r>
            <w:r>
              <w:rPr>
                <w:rStyle w:val="margin0020notechar"/>
                <w:rFonts w:asciiTheme="minorHAnsi" w:hAnsiTheme="minorHAnsi"/>
                <w:sz w:val="18"/>
                <w:szCs w:val="18"/>
              </w:rPr>
              <w:t xml:space="preserve">Air inlets that are part of the ventilation design shall be located a minimum of 10 </w:t>
            </w:r>
            <w:proofErr w:type="spellStart"/>
            <w:r>
              <w:rPr>
                <w:rStyle w:val="margin0020notechar"/>
                <w:rFonts w:asciiTheme="minorHAnsi" w:hAnsiTheme="minorHAnsi"/>
                <w:sz w:val="18"/>
                <w:szCs w:val="18"/>
              </w:rPr>
              <w:t>ft</w:t>
            </w:r>
            <w:proofErr w:type="spellEnd"/>
            <w:r>
              <w:rPr>
                <w:rStyle w:val="margin0020notechar"/>
                <w:rFonts w:asciiTheme="minorHAnsi" w:hAnsiTheme="minorHAnsi"/>
                <w:sz w:val="18"/>
                <w:szCs w:val="18"/>
              </w:rPr>
              <w:t xml:space="preserve">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p>
        </w:tc>
      </w:tr>
      <w:tr w:rsidR="00497027" w14:paraId="6BDC3B60"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5E"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5F" w14:textId="77777777" w:rsidR="00497027" w:rsidRDefault="00497027" w:rsidP="00497027">
            <w:pPr>
              <w:autoSpaceDE w:val="0"/>
              <w:autoSpaceDN w:val="0"/>
              <w:adjustRightInd w:val="0"/>
              <w:ind w:left="273" w:hanging="273"/>
            </w:pPr>
            <w:r>
              <w:rPr>
                <w:rFonts w:asciiTheme="minorHAnsi" w:hAnsiTheme="minorHAnsi"/>
                <w:b/>
                <w:sz w:val="18"/>
                <w:szCs w:val="18"/>
              </w:rPr>
              <w:t>6.9 Carbon Monoxide Detectors.</w:t>
            </w:r>
            <w:r>
              <w:rPr>
                <w:rFonts w:asciiTheme="minorHAnsi" w:hAnsiTheme="minorHAnsi"/>
                <w:sz w:val="18"/>
                <w:szCs w:val="18"/>
              </w:rPr>
              <w:t xml:space="preserve"> </w:t>
            </w:r>
            <w:r>
              <w:rPr>
                <w:rFonts w:asciiTheme="minorHAnsi" w:hAnsiTheme="minorHAnsi" w:cs="TimesNewRomanPSMT"/>
                <w:sz w:val="18"/>
                <w:szCs w:val="18"/>
              </w:rPr>
              <w:t xml:space="preserve">A carbon monoxide alarm shall be installed in each dwelling unit in accordance with NFPA 720, </w:t>
            </w:r>
            <w:r>
              <w:rPr>
                <w:rFonts w:asciiTheme="minorHAnsi" w:hAnsiTheme="minorHAnsi" w:cs="TimesNewRomanPS-ItalicMT"/>
                <w:i/>
                <w:iCs/>
                <w:sz w:val="18"/>
                <w:szCs w:val="18"/>
              </w:rPr>
              <w:t>Standard for the Installation of Carbon Monoxide (CO) Detection and Warning Equipment</w:t>
            </w:r>
            <w:r>
              <w:rPr>
                <w:rFonts w:asciiTheme="minorHAnsi" w:hAnsiTheme="minorHAnsi" w:cs="TimesNewRomanPSMT"/>
                <w:sz w:val="18"/>
                <w:szCs w:val="18"/>
              </w:rPr>
              <w:t>14, and shall be consistent with requirements of applicable laws, codes, and standards.</w:t>
            </w:r>
          </w:p>
        </w:tc>
      </w:tr>
      <w:tr w:rsidR="00497027" w14:paraId="6BDC3B62" w14:textId="77777777" w:rsidTr="0004080A">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6BDC3B61" w14:textId="77777777" w:rsidR="00497027" w:rsidRDefault="00497027" w:rsidP="00497027">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6BDC3B63" w14:textId="77777777" w:rsidR="00AE6F84" w:rsidRPr="0055507E" w:rsidRDefault="00AE6F84">
      <w:pPr>
        <w:rPr>
          <w:rFonts w:asciiTheme="minorHAnsi" w:hAnsiTheme="minorHAnsi"/>
          <w:sz w:val="18"/>
          <w:szCs w:val="18"/>
        </w:rPr>
      </w:pPr>
      <w:r w:rsidRPr="0055507E">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AE6F84" w:rsidRPr="0055507E" w14:paraId="6BDC3B65" w14:textId="77777777" w:rsidTr="0004080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B64" w14:textId="77777777" w:rsidR="00AE6F84" w:rsidRPr="0055507E" w:rsidRDefault="00AE6F84" w:rsidP="00AE6F84">
            <w:pPr>
              <w:keepNext/>
              <w:rPr>
                <w:rFonts w:asciiTheme="minorHAnsi" w:hAnsiTheme="minorHAnsi"/>
                <w:b/>
                <w:bCs/>
                <w:sz w:val="18"/>
                <w:szCs w:val="18"/>
              </w:rPr>
            </w:pPr>
            <w:r w:rsidRPr="004B6CDB">
              <w:rPr>
                <w:rFonts w:asciiTheme="minorHAnsi" w:hAnsiTheme="minorHAnsi"/>
                <w:b/>
                <w:bCs/>
                <w:szCs w:val="18"/>
              </w:rPr>
              <w:lastRenderedPageBreak/>
              <w:t>G. Air Moving Equipment</w:t>
            </w:r>
          </w:p>
        </w:tc>
      </w:tr>
      <w:tr w:rsidR="00AE6F84" w:rsidRPr="0055507E" w14:paraId="6BDC3B67" w14:textId="77777777" w:rsidTr="0004080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B66" w14:textId="77777777" w:rsidR="00AE6F84" w:rsidRPr="0055507E" w:rsidRDefault="00AE6F84" w:rsidP="00AE6F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55507E">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4.6.6)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AE6F84" w:rsidRPr="0055507E" w14:paraId="6BDC3B6A"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B68" w14:textId="77777777" w:rsidR="00AE6F84" w:rsidRPr="0055507E" w:rsidRDefault="00AE6F84" w:rsidP="00AE6F84">
            <w:pPr>
              <w:keepNext/>
              <w:jc w:val="center"/>
              <w:rPr>
                <w:rFonts w:asciiTheme="minorHAnsi" w:hAnsiTheme="minorHAnsi"/>
                <w:sz w:val="18"/>
                <w:szCs w:val="18"/>
              </w:rPr>
            </w:pPr>
            <w:r w:rsidRPr="0055507E">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6BDC3B69" w14:textId="77777777" w:rsidR="00AE6F84" w:rsidRPr="0055507E" w:rsidRDefault="00AE6F84" w:rsidP="00AE6F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proofErr w:type="gramStart"/>
            <w:r w:rsidRPr="0055507E">
              <w:rPr>
                <w:rFonts w:asciiTheme="minorHAnsi" w:hAnsiTheme="minorHAnsi"/>
                <w:b/>
                <w:sz w:val="18"/>
                <w:szCs w:val="18"/>
              </w:rPr>
              <w:t xml:space="preserve">7.1  </w:t>
            </w:r>
            <w:r w:rsidRPr="0055507E">
              <w:rPr>
                <w:rFonts w:asciiTheme="minorHAnsi" w:hAnsiTheme="minorHAnsi"/>
                <w:b/>
                <w:bCs/>
                <w:sz w:val="18"/>
                <w:szCs w:val="18"/>
              </w:rPr>
              <w:t>Selection</w:t>
            </w:r>
            <w:proofErr w:type="gramEnd"/>
            <w:r w:rsidRPr="0055507E">
              <w:rPr>
                <w:rFonts w:asciiTheme="minorHAnsi" w:hAnsiTheme="minorHAnsi"/>
                <w:b/>
                <w:bCs/>
                <w:sz w:val="18"/>
                <w:szCs w:val="18"/>
              </w:rPr>
              <w:t xml:space="preserve"> and Installation. </w:t>
            </w:r>
            <w:r w:rsidRPr="0055507E">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AE6F84" w:rsidRPr="0055507E" w14:paraId="6BDC3B6F"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B6B" w14:textId="77777777" w:rsidR="00AE6F84" w:rsidRPr="0055507E" w:rsidRDefault="00AE6F84" w:rsidP="00AE6F84">
            <w:pPr>
              <w:keepNext/>
              <w:jc w:val="center"/>
              <w:rPr>
                <w:rFonts w:asciiTheme="minorHAnsi" w:hAnsiTheme="minorHAnsi"/>
                <w:sz w:val="18"/>
                <w:szCs w:val="18"/>
              </w:rPr>
            </w:pPr>
            <w:r w:rsidRPr="0055507E">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6BDC3B6C" w14:textId="77777777" w:rsidR="00AE6F84" w:rsidRPr="0055507E" w:rsidRDefault="00AE6F84" w:rsidP="00AE6F84">
            <w:pPr>
              <w:keepNext/>
              <w:autoSpaceDE w:val="0"/>
              <w:autoSpaceDN w:val="0"/>
              <w:adjustRightInd w:val="0"/>
              <w:ind w:left="270" w:hanging="270"/>
              <w:jc w:val="both"/>
              <w:rPr>
                <w:rFonts w:asciiTheme="minorHAnsi" w:hAnsiTheme="minorHAnsi"/>
                <w:sz w:val="18"/>
                <w:szCs w:val="18"/>
              </w:rPr>
            </w:pPr>
            <w:proofErr w:type="gramStart"/>
            <w:r w:rsidRPr="0055507E">
              <w:rPr>
                <w:rFonts w:asciiTheme="minorHAnsi" w:hAnsiTheme="minorHAnsi"/>
                <w:b/>
                <w:sz w:val="18"/>
                <w:szCs w:val="18"/>
              </w:rPr>
              <w:t xml:space="preserve">7.2  </w:t>
            </w:r>
            <w:r w:rsidRPr="0055507E">
              <w:rPr>
                <w:rFonts w:asciiTheme="minorHAnsi" w:hAnsiTheme="minorHAnsi"/>
                <w:b/>
                <w:bCs/>
                <w:sz w:val="18"/>
                <w:szCs w:val="18"/>
              </w:rPr>
              <w:t>Sound</w:t>
            </w:r>
            <w:proofErr w:type="gramEnd"/>
            <w:r w:rsidRPr="0055507E">
              <w:rPr>
                <w:rFonts w:asciiTheme="minorHAnsi" w:hAnsiTheme="minorHAnsi"/>
                <w:b/>
                <w:bCs/>
                <w:sz w:val="18"/>
                <w:szCs w:val="18"/>
              </w:rPr>
              <w:t xml:space="preserve"> Ratings for Fans. </w:t>
            </w:r>
            <w:r w:rsidRPr="0055507E">
              <w:rPr>
                <w:rFonts w:asciiTheme="minorHAnsi" w:hAnsiTheme="minorHAnsi"/>
                <w:sz w:val="18"/>
                <w:szCs w:val="18"/>
              </w:rPr>
              <w:t xml:space="preserve">Ventilation fans shall be rated for sound at no less than the minimum airflow rate required by this standard, as noted below. These sound ratings shall be at a minimum of 0.1 in. </w:t>
            </w:r>
            <w:proofErr w:type="spellStart"/>
            <w:r w:rsidRPr="0055507E">
              <w:rPr>
                <w:rFonts w:asciiTheme="minorHAnsi" w:hAnsiTheme="minorHAnsi"/>
                <w:sz w:val="18"/>
                <w:szCs w:val="18"/>
              </w:rPr>
              <w:t>w.c.</w:t>
            </w:r>
            <w:proofErr w:type="spellEnd"/>
            <w:r w:rsidRPr="0055507E">
              <w:rPr>
                <w:rFonts w:asciiTheme="minorHAnsi" w:hAnsiTheme="minorHAnsi"/>
                <w:sz w:val="18"/>
                <w:szCs w:val="18"/>
              </w:rPr>
              <w:t xml:space="preserve"> (25 Pa) static pressure.</w:t>
            </w:r>
          </w:p>
          <w:p w14:paraId="6BDC3B6D" w14:textId="77777777" w:rsidR="00AE6F84" w:rsidRPr="0055507E" w:rsidRDefault="00AE6F84" w:rsidP="00AE6F84">
            <w:pPr>
              <w:keepNext/>
              <w:autoSpaceDE w:val="0"/>
              <w:autoSpaceDN w:val="0"/>
              <w:adjustRightInd w:val="0"/>
              <w:ind w:left="1080" w:hanging="360"/>
              <w:jc w:val="both"/>
              <w:rPr>
                <w:rFonts w:asciiTheme="minorHAnsi" w:hAnsiTheme="minorHAnsi"/>
                <w:sz w:val="18"/>
                <w:szCs w:val="18"/>
              </w:rPr>
            </w:pPr>
            <w:r w:rsidRPr="0055507E">
              <w:rPr>
                <w:rFonts w:asciiTheme="minorHAnsi" w:hAnsiTheme="minorHAnsi"/>
                <w:bCs/>
                <w:sz w:val="18"/>
                <w:szCs w:val="18"/>
              </w:rPr>
              <w:t>7.2.1</w:t>
            </w:r>
            <w:r w:rsidRPr="0055507E">
              <w:rPr>
                <w:rFonts w:asciiTheme="minorHAnsi" w:hAnsiTheme="minorHAnsi"/>
                <w:b/>
                <w:bCs/>
                <w:sz w:val="18"/>
                <w:szCs w:val="18"/>
              </w:rPr>
              <w:t xml:space="preserve"> Whole-Building or Continuous Ventilation Fans. </w:t>
            </w:r>
            <w:r w:rsidRPr="0055507E">
              <w:rPr>
                <w:rFonts w:asciiTheme="minorHAnsi" w:hAnsiTheme="minorHAnsi"/>
                <w:sz w:val="18"/>
                <w:szCs w:val="18"/>
              </w:rPr>
              <w:t xml:space="preserve">These fans shall be rated for sound at a maximum of 1.0 </w:t>
            </w:r>
            <w:proofErr w:type="spellStart"/>
            <w:r w:rsidRPr="0055507E">
              <w:rPr>
                <w:rFonts w:asciiTheme="minorHAnsi" w:hAnsiTheme="minorHAnsi"/>
                <w:sz w:val="18"/>
                <w:szCs w:val="18"/>
              </w:rPr>
              <w:t>sone</w:t>
            </w:r>
            <w:proofErr w:type="spellEnd"/>
            <w:r w:rsidRPr="0055507E">
              <w:rPr>
                <w:rFonts w:asciiTheme="minorHAnsi" w:hAnsiTheme="minorHAnsi"/>
                <w:sz w:val="18"/>
                <w:szCs w:val="18"/>
              </w:rPr>
              <w:t xml:space="preserve">. </w:t>
            </w:r>
          </w:p>
          <w:p w14:paraId="6BDC3B6E" w14:textId="77777777" w:rsidR="00AE6F84" w:rsidRPr="0055507E" w:rsidRDefault="00AE6F84" w:rsidP="00AE6F84">
            <w:pPr>
              <w:keepNext/>
              <w:autoSpaceDE w:val="0"/>
              <w:autoSpaceDN w:val="0"/>
              <w:adjustRightInd w:val="0"/>
              <w:ind w:left="1080" w:hanging="360"/>
              <w:jc w:val="both"/>
            </w:pPr>
            <w:r w:rsidRPr="0055507E">
              <w:rPr>
                <w:rFonts w:asciiTheme="minorHAnsi" w:hAnsiTheme="minorHAnsi"/>
                <w:bCs/>
                <w:sz w:val="18"/>
                <w:szCs w:val="18"/>
              </w:rPr>
              <w:t>7.2.2</w:t>
            </w:r>
            <w:r w:rsidRPr="0055507E">
              <w:rPr>
                <w:rFonts w:asciiTheme="minorHAnsi" w:hAnsiTheme="minorHAnsi"/>
                <w:b/>
                <w:bCs/>
                <w:sz w:val="18"/>
                <w:szCs w:val="18"/>
              </w:rPr>
              <w:t xml:space="preserve"> Intermittent Local Exhaust Fans. </w:t>
            </w:r>
            <w:r w:rsidRPr="0055507E">
              <w:rPr>
                <w:rFonts w:asciiTheme="minorHAnsi" w:hAnsiTheme="minorHAnsi"/>
                <w:sz w:val="18"/>
                <w:szCs w:val="18"/>
              </w:rPr>
              <w:t xml:space="preserve">Fans used to comply with Section 5.2 shall be rated for sound at a maximum </w:t>
            </w:r>
            <w:proofErr w:type="gramStart"/>
            <w:r w:rsidRPr="0055507E">
              <w:rPr>
                <w:rFonts w:asciiTheme="minorHAnsi" w:hAnsiTheme="minorHAnsi"/>
                <w:sz w:val="18"/>
                <w:szCs w:val="18"/>
              </w:rPr>
              <w:t xml:space="preserve">of 3 </w:t>
            </w:r>
            <w:proofErr w:type="spellStart"/>
            <w:r w:rsidRPr="0055507E">
              <w:rPr>
                <w:rFonts w:asciiTheme="minorHAnsi" w:hAnsiTheme="minorHAnsi"/>
                <w:sz w:val="18"/>
                <w:szCs w:val="18"/>
              </w:rPr>
              <w:t>sone</w:t>
            </w:r>
            <w:proofErr w:type="spellEnd"/>
            <w:r w:rsidRPr="0055507E">
              <w:rPr>
                <w:rFonts w:asciiTheme="minorHAnsi" w:hAnsiTheme="minorHAnsi"/>
                <w:sz w:val="18"/>
                <w:szCs w:val="18"/>
              </w:rPr>
              <w:t>,</w:t>
            </w:r>
            <w:proofErr w:type="gramEnd"/>
            <w:r w:rsidRPr="0055507E">
              <w:rPr>
                <w:rFonts w:asciiTheme="minorHAnsi" w:hAnsiTheme="minorHAnsi"/>
                <w:sz w:val="18"/>
                <w:szCs w:val="18"/>
              </w:rPr>
              <w:t xml:space="preserve">                unless their maximum rated airflow exceeds 400 cfm (200 L/s). (Some exceptions may apply.)</w:t>
            </w:r>
          </w:p>
        </w:tc>
      </w:tr>
      <w:tr w:rsidR="00AE6F84" w:rsidRPr="0055507E" w14:paraId="6BDC3B72"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B70" w14:textId="77777777" w:rsidR="00AE6F84" w:rsidRPr="0055507E" w:rsidRDefault="00AE6F84" w:rsidP="00AE6F84">
            <w:pPr>
              <w:keepNext/>
              <w:jc w:val="center"/>
              <w:rPr>
                <w:rFonts w:asciiTheme="minorHAnsi" w:hAnsiTheme="minorHAnsi"/>
                <w:sz w:val="18"/>
                <w:szCs w:val="18"/>
              </w:rPr>
            </w:pPr>
            <w:r w:rsidRPr="0055507E">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6BDC3B71" w14:textId="77777777" w:rsidR="00AE6F84" w:rsidRPr="0055507E" w:rsidRDefault="00AE6F84" w:rsidP="0004080A">
            <w:pPr>
              <w:keepNext/>
              <w:ind w:left="273" w:hanging="270"/>
            </w:pPr>
            <w:proofErr w:type="gramStart"/>
            <w:r w:rsidRPr="0055507E">
              <w:rPr>
                <w:rFonts w:asciiTheme="minorHAnsi" w:hAnsiTheme="minorHAnsi"/>
                <w:b/>
                <w:sz w:val="18"/>
                <w:szCs w:val="18"/>
              </w:rPr>
              <w:t xml:space="preserve">7.3  </w:t>
            </w:r>
            <w:proofErr w:type="spellStart"/>
            <w:r w:rsidRPr="0055507E">
              <w:rPr>
                <w:rFonts w:asciiTheme="minorHAnsi" w:hAnsiTheme="minorHAnsi"/>
                <w:b/>
                <w:bCs/>
                <w:sz w:val="18"/>
                <w:szCs w:val="18"/>
              </w:rPr>
              <w:t>Multibranch</w:t>
            </w:r>
            <w:proofErr w:type="spellEnd"/>
            <w:proofErr w:type="gramEnd"/>
            <w:r w:rsidRPr="0055507E">
              <w:rPr>
                <w:rFonts w:asciiTheme="minorHAnsi" w:hAnsiTheme="minorHAnsi"/>
                <w:b/>
                <w:bCs/>
                <w:sz w:val="18"/>
                <w:szCs w:val="18"/>
              </w:rPr>
              <w:t xml:space="preserve"> Exhaust Ducting. </w:t>
            </w:r>
            <w:r w:rsidRPr="0055507E">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AE6F84" w:rsidRPr="0055507E" w14:paraId="6BDC3B74" w14:textId="77777777" w:rsidTr="0004080A">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B73" w14:textId="77777777" w:rsidR="00AE6F84" w:rsidRPr="0055507E" w:rsidRDefault="0055507E" w:rsidP="00AE6F84">
            <w:pPr>
              <w:keepNext/>
              <w:rPr>
                <w:rFonts w:asciiTheme="minorHAnsi" w:hAnsiTheme="minorHAnsi"/>
                <w:b/>
                <w:bCs/>
                <w:sz w:val="18"/>
                <w:szCs w:val="18"/>
              </w:rPr>
            </w:pPr>
            <w:r w:rsidRPr="0055507E">
              <w:rPr>
                <w:rFonts w:asciiTheme="minorHAnsi" w:hAnsiTheme="minorHAnsi"/>
                <w:b/>
                <w:sz w:val="18"/>
                <w:szCs w:val="18"/>
              </w:rPr>
              <w:t xml:space="preserve">The responsible person’s signature on this compliance document affirms that all applicable requirements in this table have been met.  </w:t>
            </w:r>
          </w:p>
        </w:tc>
      </w:tr>
    </w:tbl>
    <w:p w14:paraId="6BDC3B75" w14:textId="77777777" w:rsidR="00AE6F84" w:rsidRPr="004B6CDB" w:rsidRDefault="00AE6F84" w:rsidP="006D0E63">
      <w:pPr>
        <w:rPr>
          <w:rFonts w:asciiTheme="minorHAnsi" w:hAnsiTheme="minorHAnsi"/>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0E5F2E" w:rsidRPr="00D2491C" w14:paraId="6BDC3B77" w14:textId="77777777" w:rsidTr="0004080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548C8A2" w14:textId="77777777" w:rsidR="004B6CDB" w:rsidRDefault="000E5F2E" w:rsidP="000E5F2E">
            <w:pPr>
              <w:keepNext/>
              <w:rPr>
                <w:rFonts w:asciiTheme="minorHAnsi" w:hAnsiTheme="minorHAnsi" w:cs="Arial"/>
                <w:b/>
                <w:sz w:val="18"/>
                <w:szCs w:val="18"/>
              </w:rPr>
            </w:pPr>
            <w:r w:rsidRPr="004B6CDB">
              <w:rPr>
                <w:rFonts w:asciiTheme="minorHAnsi" w:hAnsiTheme="minorHAnsi" w:cs="Arial"/>
                <w:b/>
                <w:szCs w:val="18"/>
              </w:rPr>
              <w:t xml:space="preserve">H. Multifamily Buildings - Other Requirements  </w:t>
            </w:r>
          </w:p>
          <w:p w14:paraId="6BDC3B76" w14:textId="1445D7D4" w:rsidR="000E5F2E" w:rsidRPr="004B6CDB" w:rsidRDefault="000E5F2E" w:rsidP="000E5F2E">
            <w:pPr>
              <w:keepNext/>
              <w:rPr>
                <w:rFonts w:asciiTheme="minorHAnsi" w:hAnsiTheme="minorHAnsi"/>
                <w:bCs/>
                <w:sz w:val="18"/>
                <w:szCs w:val="18"/>
              </w:rPr>
            </w:pPr>
            <w:r w:rsidRPr="004B6CDB">
              <w:rPr>
                <w:rFonts w:asciiTheme="minorHAnsi" w:hAnsiTheme="minorHAnsi" w:cs="Arial"/>
                <w:sz w:val="18"/>
                <w:szCs w:val="18"/>
              </w:rPr>
              <w:t>&lt;&lt;only print this section if multi-family is selected in row A.1&gt;&gt;</w:t>
            </w:r>
          </w:p>
        </w:tc>
      </w:tr>
      <w:tr w:rsidR="000E5F2E" w:rsidRPr="00D2491C" w14:paraId="6BDC3B79" w14:textId="77777777" w:rsidTr="0004080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B78" w14:textId="77777777" w:rsidR="000E5F2E" w:rsidRPr="00D2491C"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0E5F2E" w:rsidRPr="00D2491C" w14:paraId="6BDC3B80"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B7A" w14:textId="77777777" w:rsidR="000E5F2E" w:rsidRPr="00D2491C" w:rsidRDefault="000E5F2E" w:rsidP="005E36C9">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6BDC3B7B" w14:textId="77777777" w:rsidR="000E5F2E" w:rsidRDefault="000E5F2E" w:rsidP="005E36C9">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6BDC3B7C" w14:textId="77777777" w:rsidR="000E5F2E" w:rsidRPr="00D2491C" w:rsidRDefault="000E5F2E" w:rsidP="005E36C9">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w:t>
            </w:r>
            <w:proofErr w:type="spellStart"/>
            <w:r w:rsidRPr="00D2491C">
              <w:rPr>
                <w:rFonts w:asciiTheme="minorHAnsi" w:hAnsiTheme="minorHAnsi"/>
                <w:sz w:val="18"/>
                <w:szCs w:val="18"/>
              </w:rPr>
              <w:t>gasketed</w:t>
            </w:r>
            <w:proofErr w:type="spellEnd"/>
            <w:r w:rsidRPr="00D2491C">
              <w:rPr>
                <w:rFonts w:asciiTheme="minorHAnsi" w:hAnsiTheme="minorHAnsi"/>
                <w:sz w:val="18"/>
                <w:szCs w:val="18"/>
              </w:rPr>
              <w:t xml:space="preserve"> or made substantially airtight. </w:t>
            </w:r>
          </w:p>
          <w:p w14:paraId="6BDC3B7D" w14:textId="13D37B49" w:rsidR="000E5F2E"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04080A">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6BDC3B7E" w14:textId="77777777" w:rsidR="000E5F2E" w:rsidRPr="00F3733C" w:rsidRDefault="000E5F2E" w:rsidP="005E36C9">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6BDC3B7F" w14:textId="77777777" w:rsidR="000E5F2E" w:rsidRPr="00D2491C" w:rsidRDefault="000E5F2E" w:rsidP="005E36C9">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0E5F2E" w:rsidRPr="00D2491C" w14:paraId="6BDC3B82" w14:textId="77777777" w:rsidTr="0004080A">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B81" w14:textId="77777777" w:rsidR="000E5F2E" w:rsidRPr="00D2491C" w:rsidRDefault="000E5F2E" w:rsidP="005E36C9">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6BDC3B83" w14:textId="77777777" w:rsidR="000E5F2E" w:rsidRPr="0055507E" w:rsidRDefault="000E5F2E" w:rsidP="006D0E63">
      <w:pPr>
        <w:rPr>
          <w:rFonts w:asciiTheme="minorHAnsi" w:hAnsiTheme="minorHAnsi"/>
          <w:sz w:val="18"/>
          <w:szCs w:val="18"/>
        </w:rPr>
      </w:pPr>
    </w:p>
    <w:p w14:paraId="6BDC3B84" w14:textId="77777777" w:rsidR="00AE6F84" w:rsidRPr="0055507E" w:rsidRDefault="00AE6F84" w:rsidP="006D0E63">
      <w:pPr>
        <w:rPr>
          <w:rFonts w:asciiTheme="minorHAnsi" w:hAnsiTheme="minorHAnsi"/>
          <w:sz w:val="18"/>
          <w:szCs w:val="18"/>
        </w:rPr>
      </w:pPr>
    </w:p>
    <w:p w14:paraId="6BDC3B85" w14:textId="77777777" w:rsidR="00AE6F84" w:rsidRPr="0055507E" w:rsidRDefault="00AE6F84">
      <w:pPr>
        <w:rPr>
          <w:rFonts w:asciiTheme="minorHAnsi" w:hAnsiTheme="minorHAnsi"/>
          <w:sz w:val="18"/>
          <w:szCs w:val="18"/>
        </w:rPr>
      </w:pPr>
      <w:r w:rsidRPr="0055507E">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AE6F84" w:rsidRPr="0055507E" w14:paraId="6BDC3B87" w14:textId="77777777" w:rsidTr="00AE6F84">
        <w:trPr>
          <w:trHeight w:val="206"/>
        </w:trPr>
        <w:tc>
          <w:tcPr>
            <w:tcW w:w="10950" w:type="dxa"/>
            <w:gridSpan w:val="4"/>
            <w:vAlign w:val="center"/>
          </w:tcPr>
          <w:p w14:paraId="6BDC3B86" w14:textId="77777777" w:rsidR="00AE6F84" w:rsidRPr="0055507E" w:rsidRDefault="00AE6F84" w:rsidP="00AE6F8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55507E">
              <w:rPr>
                <w:rFonts w:asciiTheme="minorHAnsi" w:hAnsiTheme="minorHAnsi" w:cs="Arial"/>
                <w:b/>
                <w:caps/>
                <w:sz w:val="18"/>
                <w:szCs w:val="18"/>
              </w:rPr>
              <w:lastRenderedPageBreak/>
              <w:t>Documentation Author's Declaration Statement</w:t>
            </w:r>
          </w:p>
        </w:tc>
      </w:tr>
      <w:tr w:rsidR="00AE6F84" w:rsidRPr="0055507E" w14:paraId="6BDC3B89" w14:textId="77777777" w:rsidTr="00AE6F84">
        <w:trPr>
          <w:trHeight w:val="206"/>
        </w:trPr>
        <w:tc>
          <w:tcPr>
            <w:tcW w:w="10950" w:type="dxa"/>
            <w:gridSpan w:val="4"/>
            <w:vAlign w:val="center"/>
          </w:tcPr>
          <w:p w14:paraId="6BDC3B88" w14:textId="77777777" w:rsidR="00AE6F84" w:rsidRPr="0055507E" w:rsidRDefault="00AE6F84" w:rsidP="004B6CDB">
            <w:pPr>
              <w:keepNext/>
              <w:numPr>
                <w:ilvl w:val="0"/>
                <w:numId w:val="15"/>
              </w:numPr>
              <w:ind w:left="271" w:hanging="288"/>
              <w:rPr>
                <w:rFonts w:asciiTheme="minorHAnsi" w:hAnsiTheme="minorHAnsi"/>
                <w:sz w:val="18"/>
                <w:szCs w:val="18"/>
              </w:rPr>
            </w:pPr>
            <w:r w:rsidRPr="0055507E">
              <w:rPr>
                <w:rFonts w:asciiTheme="minorHAnsi" w:hAnsiTheme="minorHAnsi"/>
                <w:sz w:val="18"/>
                <w:szCs w:val="18"/>
              </w:rPr>
              <w:t>I certify that this Certificate of Installation documentation is accurate and complete.</w:t>
            </w:r>
          </w:p>
        </w:tc>
      </w:tr>
      <w:tr w:rsidR="00AE6F84" w:rsidRPr="0055507E" w14:paraId="6BDC3B8C" w14:textId="77777777" w:rsidTr="00AE6F84">
        <w:trPr>
          <w:trHeight w:val="360"/>
        </w:trPr>
        <w:tc>
          <w:tcPr>
            <w:tcW w:w="5577" w:type="dxa"/>
            <w:gridSpan w:val="2"/>
          </w:tcPr>
          <w:p w14:paraId="6BDC3B8A"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Documentation Author Name:</w:t>
            </w:r>
          </w:p>
        </w:tc>
        <w:tc>
          <w:tcPr>
            <w:tcW w:w="5373" w:type="dxa"/>
            <w:gridSpan w:val="2"/>
          </w:tcPr>
          <w:p w14:paraId="6BDC3B8B"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Documentation Author Signature:</w:t>
            </w:r>
          </w:p>
        </w:tc>
      </w:tr>
      <w:tr w:rsidR="00AE6F84" w:rsidRPr="0055507E" w14:paraId="6BDC3B8F" w14:textId="77777777" w:rsidTr="00AE6F84">
        <w:trPr>
          <w:trHeight w:val="360"/>
        </w:trPr>
        <w:tc>
          <w:tcPr>
            <w:tcW w:w="5577" w:type="dxa"/>
            <w:gridSpan w:val="2"/>
          </w:tcPr>
          <w:p w14:paraId="6BDC3B8D"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Documentation Author Company Name:</w:t>
            </w:r>
          </w:p>
        </w:tc>
        <w:tc>
          <w:tcPr>
            <w:tcW w:w="5373" w:type="dxa"/>
            <w:gridSpan w:val="2"/>
          </w:tcPr>
          <w:p w14:paraId="6BDC3B8E"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Date Signed:</w:t>
            </w:r>
          </w:p>
        </w:tc>
      </w:tr>
      <w:tr w:rsidR="00AE6F84" w:rsidRPr="0055507E" w14:paraId="6BDC3B92" w14:textId="77777777" w:rsidTr="00AE6F84">
        <w:trPr>
          <w:trHeight w:val="360"/>
        </w:trPr>
        <w:tc>
          <w:tcPr>
            <w:tcW w:w="5577" w:type="dxa"/>
            <w:gridSpan w:val="2"/>
          </w:tcPr>
          <w:p w14:paraId="6BDC3B90"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Address:</w:t>
            </w:r>
          </w:p>
        </w:tc>
        <w:tc>
          <w:tcPr>
            <w:tcW w:w="5373" w:type="dxa"/>
            <w:gridSpan w:val="2"/>
          </w:tcPr>
          <w:p w14:paraId="6BDC3B91"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CEA/HERS Certification Identification (If applicable):</w:t>
            </w:r>
          </w:p>
        </w:tc>
      </w:tr>
      <w:tr w:rsidR="00AE6F84" w:rsidRPr="0055507E" w14:paraId="6BDC3B95" w14:textId="77777777" w:rsidTr="00AE6F84">
        <w:trPr>
          <w:trHeight w:val="360"/>
        </w:trPr>
        <w:tc>
          <w:tcPr>
            <w:tcW w:w="5577" w:type="dxa"/>
            <w:gridSpan w:val="2"/>
          </w:tcPr>
          <w:p w14:paraId="6BDC3B93"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City/State/Zip:</w:t>
            </w:r>
          </w:p>
        </w:tc>
        <w:tc>
          <w:tcPr>
            <w:tcW w:w="5373" w:type="dxa"/>
            <w:gridSpan w:val="2"/>
          </w:tcPr>
          <w:p w14:paraId="6BDC3B94"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Phone:</w:t>
            </w:r>
          </w:p>
        </w:tc>
      </w:tr>
      <w:tr w:rsidR="00AE6F84" w:rsidRPr="0055507E" w14:paraId="6BDC3B97" w14:textId="77777777" w:rsidTr="00AE6F84">
        <w:tblPrEx>
          <w:tblCellMar>
            <w:left w:w="115" w:type="dxa"/>
            <w:right w:w="115" w:type="dxa"/>
          </w:tblCellMar>
        </w:tblPrEx>
        <w:trPr>
          <w:trHeight w:val="296"/>
        </w:trPr>
        <w:tc>
          <w:tcPr>
            <w:tcW w:w="10950" w:type="dxa"/>
            <w:gridSpan w:val="4"/>
            <w:vAlign w:val="center"/>
          </w:tcPr>
          <w:p w14:paraId="6BDC3B96" w14:textId="77777777" w:rsidR="00AE6F84" w:rsidRPr="0055507E" w:rsidRDefault="00AE6F84" w:rsidP="00AE6F8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cs="Arial"/>
                <w:b/>
                <w:caps/>
                <w:sz w:val="18"/>
                <w:szCs w:val="18"/>
              </w:rPr>
              <w:t xml:space="preserve">Responsible Person's Declaration statement  </w:t>
            </w:r>
          </w:p>
        </w:tc>
      </w:tr>
      <w:tr w:rsidR="00AE6F84" w:rsidRPr="0055507E" w14:paraId="6BDC3B9F" w14:textId="77777777" w:rsidTr="00AE6F84">
        <w:tblPrEx>
          <w:tblCellMar>
            <w:left w:w="115" w:type="dxa"/>
            <w:right w:w="115" w:type="dxa"/>
          </w:tblCellMar>
        </w:tblPrEx>
        <w:trPr>
          <w:trHeight w:val="504"/>
        </w:trPr>
        <w:tc>
          <w:tcPr>
            <w:tcW w:w="10950" w:type="dxa"/>
            <w:gridSpan w:val="4"/>
          </w:tcPr>
          <w:p w14:paraId="6647BFCB" w14:textId="77777777" w:rsidR="000615DE" w:rsidRPr="000615DE" w:rsidRDefault="000615DE" w:rsidP="000615DE">
            <w:pPr>
              <w:pStyle w:val="Heading3"/>
              <w:numPr>
                <w:ilvl w:val="0"/>
                <w:numId w:val="0"/>
              </w:numPr>
              <w:spacing w:before="60"/>
              <w:ind w:right="86"/>
              <w:rPr>
                <w:ins w:id="23" w:author="Shewmaker, Michael@Energy" w:date="2016-10-11T11:21:00Z"/>
                <w:rFonts w:asciiTheme="minorHAnsi" w:hAnsiTheme="minorHAnsi"/>
                <w:caps/>
                <w:sz w:val="18"/>
                <w:szCs w:val="18"/>
              </w:rPr>
            </w:pPr>
            <w:bookmarkStart w:id="24" w:name="_GoBack"/>
            <w:ins w:id="25" w:author="Shewmaker, Michael@Energy" w:date="2016-10-11T11:21:00Z">
              <w:r w:rsidRPr="000615DE">
                <w:rPr>
                  <w:rFonts w:asciiTheme="minorHAnsi" w:hAnsiTheme="minorHAnsi"/>
                  <w:sz w:val="18"/>
                  <w:szCs w:val="18"/>
                </w:rPr>
                <w:t xml:space="preserve">I certify the following under penalty of perjury, under the laws of the State of California: </w:t>
              </w:r>
            </w:ins>
          </w:p>
          <w:p w14:paraId="6995AF40" w14:textId="77777777" w:rsidR="000615DE" w:rsidRPr="000615DE" w:rsidRDefault="000615DE" w:rsidP="000615DE">
            <w:pPr>
              <w:pStyle w:val="Heading3"/>
              <w:numPr>
                <w:ilvl w:val="0"/>
                <w:numId w:val="22"/>
              </w:numPr>
              <w:spacing w:before="0"/>
              <w:ind w:right="90"/>
              <w:rPr>
                <w:ins w:id="26" w:author="Shewmaker, Michael@Energy" w:date="2016-10-11T11:21:00Z"/>
                <w:rFonts w:asciiTheme="minorHAnsi" w:hAnsiTheme="minorHAnsi"/>
                <w:caps/>
                <w:sz w:val="18"/>
                <w:szCs w:val="18"/>
              </w:rPr>
            </w:pPr>
            <w:ins w:id="27" w:author="Shewmaker, Michael@Energy" w:date="2016-10-11T11:21:00Z">
              <w:r w:rsidRPr="000615DE">
                <w:rPr>
                  <w:rFonts w:asciiTheme="minorHAnsi" w:hAnsiTheme="minorHAnsi"/>
                  <w:sz w:val="18"/>
                  <w:szCs w:val="18"/>
                </w:rPr>
                <w:t xml:space="preserve">The information provided on this Certificate of Installation is true and correct. </w:t>
              </w:r>
            </w:ins>
          </w:p>
          <w:p w14:paraId="2E7128A8" w14:textId="77777777" w:rsidR="000615DE" w:rsidRPr="000615DE" w:rsidRDefault="000615DE" w:rsidP="000615DE">
            <w:pPr>
              <w:pStyle w:val="Heading3"/>
              <w:numPr>
                <w:ilvl w:val="0"/>
                <w:numId w:val="22"/>
              </w:numPr>
              <w:spacing w:before="0"/>
              <w:ind w:right="90"/>
              <w:rPr>
                <w:ins w:id="28" w:author="Shewmaker, Michael@Energy" w:date="2016-10-11T11:21:00Z"/>
                <w:rFonts w:asciiTheme="minorHAnsi" w:hAnsiTheme="minorHAnsi"/>
                <w:caps/>
                <w:sz w:val="18"/>
                <w:szCs w:val="22"/>
              </w:rPr>
            </w:pPr>
            <w:ins w:id="29" w:author="Shewmaker, Michael@Energy" w:date="2016-10-11T11:21:00Z">
              <w:r w:rsidRPr="000615DE">
                <w:rPr>
                  <w:rFonts w:asciiTheme="minorHAnsi" w:hAnsiTheme="minorHAnsi"/>
                  <w:snapToGrid w:val="0"/>
                  <w:sz w:val="18"/>
                  <w:szCs w:val="18"/>
                </w:rPr>
                <w:t xml:space="preserve">I am either: a) a responsible person eligible under Division 3 of the Business and Professions Code </w:t>
              </w:r>
              <w:r w:rsidRPr="000615DE">
                <w:rPr>
                  <w:rFonts w:asciiTheme="minorHAnsi" w:hAnsiTheme="minorHAnsi"/>
                  <w:sz w:val="18"/>
                  <w:szCs w:val="18"/>
                </w:rPr>
                <w:t xml:space="preserve">in the applicable classification to accept responsibility for the system design, construction, or installation </w:t>
              </w:r>
              <w:r w:rsidRPr="000615DE">
                <w:rPr>
                  <w:rFonts w:asciiTheme="minorHAnsi" w:hAnsiTheme="minorHAnsi"/>
                  <w:snapToGrid w:val="0"/>
                  <w:sz w:val="18"/>
                  <w:szCs w:val="18"/>
                </w:rPr>
                <w:t xml:space="preserve">of features, materials, components, or manufactured devices </w:t>
              </w:r>
              <w:r w:rsidRPr="000615DE">
                <w:rPr>
                  <w:rFonts w:asciiTheme="minorHAnsi" w:hAnsiTheme="minorHAnsi"/>
                  <w:sz w:val="18"/>
                  <w:szCs w:val="18"/>
                </w:rPr>
                <w:t xml:space="preserve">for the scope of work identified on this Certificate of Installation </w:t>
              </w:r>
              <w:r w:rsidRPr="000615DE">
                <w:rPr>
                  <w:rFonts w:asciiTheme="minorHAnsi" w:hAnsiTheme="minorHAnsi"/>
                  <w:snapToGrid w:val="0"/>
                  <w:sz w:val="18"/>
                  <w:szCs w:val="18"/>
                </w:rPr>
                <w:t>and attest to the declarations in this statement</w:t>
              </w:r>
              <w:r w:rsidRPr="000615DE">
                <w:rPr>
                  <w:rFonts w:asciiTheme="minorHAnsi" w:hAnsiTheme="minorHAnsi"/>
                  <w:sz w:val="18"/>
                  <w:szCs w:val="18"/>
                </w:rPr>
                <w:t>, or b) I am an authorized representative of the responsible person and attest to the declarations in this statement on the responsible person’s behalf</w:t>
              </w:r>
              <w:r w:rsidRPr="000615DE">
                <w:rPr>
                  <w:rFonts w:asciiTheme="minorHAnsi" w:eastAsia="Calibri" w:hAnsiTheme="minorHAnsi"/>
                  <w:sz w:val="18"/>
                  <w:szCs w:val="18"/>
                </w:rPr>
                <w:t>.</w:t>
              </w:r>
            </w:ins>
          </w:p>
          <w:p w14:paraId="463178EB" w14:textId="77777777" w:rsidR="000615DE" w:rsidRPr="000615DE" w:rsidRDefault="000615DE" w:rsidP="000615DE">
            <w:pPr>
              <w:keepNext/>
              <w:numPr>
                <w:ilvl w:val="0"/>
                <w:numId w:val="22"/>
              </w:numPr>
              <w:autoSpaceDE w:val="0"/>
              <w:autoSpaceDN w:val="0"/>
              <w:adjustRightInd w:val="0"/>
              <w:ind w:right="90"/>
              <w:rPr>
                <w:ins w:id="30" w:author="Shewmaker, Michael@Energy" w:date="2016-10-11T11:21:00Z"/>
                <w:rFonts w:asciiTheme="minorHAnsi" w:hAnsiTheme="minorHAnsi"/>
                <w:sz w:val="18"/>
                <w:szCs w:val="18"/>
              </w:rPr>
            </w:pPr>
            <w:ins w:id="31" w:author="Shewmaker, Michael@Energy" w:date="2016-10-11T11:21:00Z">
              <w:r w:rsidRPr="000615DE">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0615DE">
                <w:rPr>
                  <w:rFonts w:asciiTheme="minorHAnsi" w:eastAsia="Calibri" w:hAnsiTheme="minorHAnsi" w:cs="TimesNewRomanPSMT"/>
                  <w:sz w:val="18"/>
                  <w:szCs w:val="18"/>
                </w:rPr>
                <w:t>.</w:t>
              </w:r>
            </w:ins>
          </w:p>
          <w:p w14:paraId="72F89893" w14:textId="77777777" w:rsidR="000615DE" w:rsidRPr="000615DE" w:rsidRDefault="000615DE" w:rsidP="000615DE">
            <w:pPr>
              <w:pStyle w:val="ListParagraph"/>
              <w:keepNext/>
              <w:numPr>
                <w:ilvl w:val="0"/>
                <w:numId w:val="22"/>
              </w:numPr>
              <w:autoSpaceDE w:val="0"/>
              <w:autoSpaceDN w:val="0"/>
              <w:adjustRightInd w:val="0"/>
              <w:rPr>
                <w:ins w:id="32" w:author="Shewmaker, Michael@Energy" w:date="2016-10-11T11:21:00Z"/>
                <w:rFonts w:asciiTheme="minorHAnsi" w:hAnsiTheme="minorHAnsi"/>
                <w:sz w:val="18"/>
                <w:rPrChange w:id="33" w:author="Shewmaker, Michael@Energy" w:date="2016-10-11T11:21:00Z">
                  <w:rPr>
                    <w:ins w:id="34" w:author="Shewmaker, Michael@Energy" w:date="2016-10-11T11:21:00Z"/>
                    <w:rFonts w:asciiTheme="minorHAnsi" w:hAnsiTheme="minorHAnsi"/>
                    <w:sz w:val="18"/>
                  </w:rPr>
                </w:rPrChange>
              </w:rPr>
            </w:pPr>
            <w:ins w:id="35" w:author="Shewmaker, Michael@Energy" w:date="2016-10-11T11:21:00Z">
              <w:r w:rsidRPr="000615DE">
                <w:rPr>
                  <w:rFonts w:asciiTheme="minorHAnsi" w:hAnsiTheme="minorHAnsi"/>
                  <w:sz w:val="18"/>
                  <w:szCs w:val="18"/>
                </w:rPr>
                <w:t>I understand that a HERS rater will check the installation to verify compliance and if such checking determines the installation fails to comply, I am required to offer any necessary corrective action at no c</w:t>
              </w:r>
              <w:r w:rsidRPr="000615DE">
                <w:rPr>
                  <w:rFonts w:asciiTheme="minorHAnsi" w:hAnsiTheme="minorHAnsi"/>
                  <w:sz w:val="18"/>
                  <w:szCs w:val="18"/>
                  <w:rPrChange w:id="36" w:author="Shewmaker, Michael@Energy" w:date="2016-10-11T11:21:00Z">
                    <w:rPr>
                      <w:rFonts w:asciiTheme="minorHAnsi" w:hAnsiTheme="minorHAnsi"/>
                      <w:sz w:val="18"/>
                      <w:szCs w:val="18"/>
                    </w:rPr>
                  </w:rPrChange>
                </w:rPr>
                <w:t xml:space="preserve">harge to the building owner.  </w:t>
              </w:r>
            </w:ins>
          </w:p>
          <w:p w14:paraId="6BDC3B9E" w14:textId="6622B4DD" w:rsidR="00AE6F84" w:rsidRPr="0055507E" w:rsidRDefault="000615DE" w:rsidP="000615DE">
            <w:pPr>
              <w:pStyle w:val="ListParagraph"/>
              <w:keepNext/>
              <w:numPr>
                <w:ilvl w:val="0"/>
                <w:numId w:val="22"/>
              </w:numPr>
              <w:autoSpaceDE w:val="0"/>
              <w:autoSpaceDN w:val="0"/>
              <w:adjustRightInd w:val="0"/>
              <w:rPr>
                <w:rFonts w:asciiTheme="minorHAnsi" w:hAnsiTheme="minorHAnsi"/>
                <w:b/>
              </w:rPr>
            </w:pPr>
            <w:ins w:id="37" w:author="Shewmaker, Michael@Energy" w:date="2016-10-11T11:21:00Z">
              <w:r w:rsidRPr="000615DE">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ins>
            <w:bookmarkEnd w:id="24"/>
          </w:p>
        </w:tc>
      </w:tr>
      <w:tr w:rsidR="00AE6F84" w:rsidRPr="0055507E" w14:paraId="6BDC3BA2" w14:textId="77777777" w:rsidTr="00AE6F84">
        <w:tblPrEx>
          <w:tblCellMar>
            <w:left w:w="108" w:type="dxa"/>
            <w:right w:w="108" w:type="dxa"/>
          </w:tblCellMar>
        </w:tblPrEx>
        <w:trPr>
          <w:trHeight w:val="360"/>
        </w:trPr>
        <w:tc>
          <w:tcPr>
            <w:tcW w:w="5307" w:type="dxa"/>
          </w:tcPr>
          <w:p w14:paraId="6BDC3BA0" w14:textId="77777777" w:rsidR="00AE6F84" w:rsidRPr="0055507E" w:rsidRDefault="00AE6F84" w:rsidP="00AE6F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Responsible Builder/Installer Name:</w:t>
            </w:r>
          </w:p>
        </w:tc>
        <w:tc>
          <w:tcPr>
            <w:tcW w:w="5643" w:type="dxa"/>
            <w:gridSpan w:val="3"/>
          </w:tcPr>
          <w:p w14:paraId="6BDC3BA1" w14:textId="77777777" w:rsidR="00AE6F84" w:rsidRPr="0055507E" w:rsidRDefault="00AE6F84" w:rsidP="00AE6F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Responsible Builder/Installer Signature:</w:t>
            </w:r>
          </w:p>
        </w:tc>
      </w:tr>
      <w:tr w:rsidR="00AE6F84" w:rsidRPr="0055507E" w14:paraId="6BDC3BA5" w14:textId="77777777" w:rsidTr="00AE6F8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BA3" w14:textId="20F1446F"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BDC3BA4" w14:textId="77777777"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Position With Company (Title):</w:t>
            </w:r>
          </w:p>
        </w:tc>
      </w:tr>
      <w:tr w:rsidR="00AE6F84" w:rsidRPr="0055507E" w14:paraId="6BDC3BA8" w14:textId="77777777" w:rsidTr="00AE6F8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BA6" w14:textId="77777777"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BDC3BA7" w14:textId="77777777"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CSLB License:</w:t>
            </w:r>
          </w:p>
        </w:tc>
      </w:tr>
      <w:tr w:rsidR="00AE6F84" w:rsidRPr="0055507E" w14:paraId="6BDC3BAC" w14:textId="77777777" w:rsidTr="00AE6F8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BA9" w14:textId="77777777"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BDC3BAA" w14:textId="7D3E41C1"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Phone</w:t>
            </w:r>
            <w:r w:rsidR="004B6CDB">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BDC3BAB" w14:textId="77777777"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Date Signed:</w:t>
            </w:r>
          </w:p>
        </w:tc>
      </w:tr>
      <w:tr w:rsidR="00AE6F84" w:rsidRPr="00B272DC" w14:paraId="6BDC3BAF" w14:textId="77777777" w:rsidTr="00AE6F8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BAD" w14:textId="77777777"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BDC3BAE" w14:textId="77777777" w:rsidR="00AE6F84" w:rsidRPr="00B272DC"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Name of TPQCP (if applicable):</w:t>
            </w:r>
            <w:r w:rsidRPr="00B272DC">
              <w:rPr>
                <w:rFonts w:asciiTheme="minorHAnsi" w:hAnsiTheme="minorHAnsi"/>
                <w:sz w:val="14"/>
                <w:szCs w:val="14"/>
              </w:rPr>
              <w:t xml:space="preserve"> </w:t>
            </w:r>
          </w:p>
        </w:tc>
      </w:tr>
    </w:tbl>
    <w:p w14:paraId="6BDC3BB0" w14:textId="77777777" w:rsidR="00AE6F84" w:rsidRDefault="00AE6F84" w:rsidP="00900CBB">
      <w:pPr>
        <w:rPr>
          <w:rFonts w:asciiTheme="minorHAnsi" w:hAnsiTheme="minorHAnsi"/>
          <w:sz w:val="18"/>
          <w:szCs w:val="18"/>
        </w:rPr>
      </w:pPr>
    </w:p>
    <w:sectPr w:rsidR="00AE6F84" w:rsidSect="00ED5184">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A54D6E" w14:textId="77777777" w:rsidR="00313186" w:rsidRDefault="00313186">
      <w:r>
        <w:separator/>
      </w:r>
    </w:p>
  </w:endnote>
  <w:endnote w:type="continuationSeparator" w:id="0">
    <w:p w14:paraId="225348D0" w14:textId="77777777" w:rsidR="00313186" w:rsidRDefault="00313186">
      <w:r>
        <w:continuationSeparator/>
      </w:r>
    </w:p>
  </w:endnote>
  <w:endnote w:type="continuationNotice" w:id="1">
    <w:p w14:paraId="25B4F005" w14:textId="77777777" w:rsidR="00313186" w:rsidRDefault="003131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C3BC8" w14:textId="77777777" w:rsidR="00313186" w:rsidRPr="00337746" w:rsidRDefault="00313186" w:rsidP="00337746">
    <w:pPr>
      <w:pStyle w:val="Footer"/>
    </w:pPr>
    <w:r w:rsidRPr="00337746">
      <w:t xml:space="preserve">Registration Number:                                            Registration Date/Time:                                                        HERS Provider:                               </w:t>
    </w:r>
  </w:p>
  <w:p w14:paraId="6BDC3BC9" w14:textId="0A581F1E" w:rsidR="00313186" w:rsidRPr="00337746" w:rsidRDefault="00313186" w:rsidP="00337746">
    <w:pPr>
      <w:pStyle w:val="Footer"/>
    </w:pPr>
    <w:r w:rsidRPr="00337746">
      <w:t>CA Building Energy Efficiency Standards - 201</w:t>
    </w:r>
    <w:r>
      <w:t>6</w:t>
    </w:r>
    <w:r w:rsidRPr="00337746">
      <w:t xml:space="preserve"> Residential Compliance</w:t>
    </w:r>
    <w:r w:rsidRPr="00337746">
      <w:tab/>
    </w:r>
    <w:del w:id="15" w:author="Shewmaker, Michael@Energy" w:date="2016-03-29T15:43:00Z">
      <w:r w:rsidDel="00B96870">
        <w:delText xml:space="preserve">January </w:delText>
      </w:r>
    </w:del>
    <w:ins w:id="16" w:author="Shewmaker, Michael@Energy" w:date="2016-10-11T11:22:00Z">
      <w:r w:rsidR="000615DE">
        <w:t>October</w:t>
      </w:r>
    </w:ins>
    <w:ins w:id="17" w:author="Shewmaker, Michael@Energy" w:date="2016-03-29T15:43:00Z">
      <w:r>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C3BD3" w14:textId="46E68BE2" w:rsidR="00313186" w:rsidRPr="00337746" w:rsidRDefault="00313186" w:rsidP="00337746">
    <w:pPr>
      <w:pStyle w:val="Footer"/>
    </w:pPr>
    <w:r w:rsidRPr="00337746">
      <w:t>CA Building Energy Efficiency Standards - 201</w:t>
    </w:r>
    <w:r>
      <w:t>6</w:t>
    </w:r>
    <w:r w:rsidRPr="00337746">
      <w:t xml:space="preserve"> Residential Compliance</w:t>
    </w:r>
    <w:r w:rsidRPr="00337746">
      <w:tab/>
    </w:r>
    <w:del w:id="18" w:author="Shewmaker, Michael@Energy" w:date="2016-03-29T15:44:00Z">
      <w:r w:rsidDel="00B96870">
        <w:delText xml:space="preserve">January </w:delText>
      </w:r>
    </w:del>
    <w:ins w:id="19" w:author="Shewmaker, Michael@Energy" w:date="2016-10-11T11:22:00Z">
      <w:r w:rsidR="000615DE">
        <w:t>October</w:t>
      </w:r>
    </w:ins>
    <w:ins w:id="20" w:author="Shewmaker, Michael@Energy" w:date="2016-03-29T15:44:00Z">
      <w:r>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5CBA48" w14:textId="7DFDC12C" w:rsidR="00313186" w:rsidRPr="006D0E63" w:rsidRDefault="00313186" w:rsidP="00337746">
    <w:pPr>
      <w:pStyle w:val="Footer"/>
    </w:pPr>
    <w:r w:rsidRPr="006D0E63">
      <w:t>CA Building Energy Efficiency Standards - 201</w:t>
    </w:r>
    <w:r>
      <w:t>6</w:t>
    </w:r>
    <w:r w:rsidRPr="006D0E63">
      <w:t xml:space="preserve"> Residential Compliance</w:t>
    </w:r>
    <w:r w:rsidRPr="006D0E63">
      <w:tab/>
    </w:r>
    <w:del w:id="38" w:author="Shewmaker, Michael@Energy" w:date="2016-03-29T15:44:00Z">
      <w:r w:rsidDel="00B96870">
        <w:delText xml:space="preserve">January </w:delText>
      </w:r>
    </w:del>
    <w:ins w:id="39" w:author="Shewmaker, Michael@Energy" w:date="2016-10-11T11:22:00Z">
      <w:r w:rsidR="000615DE">
        <w:t>October</w:t>
      </w:r>
    </w:ins>
    <w:ins w:id="40" w:author="Shewmaker, Michael@Energy" w:date="2016-03-29T15:44:00Z">
      <w:r>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9D91A0" w14:textId="77777777" w:rsidR="00313186" w:rsidRDefault="00313186">
      <w:r>
        <w:separator/>
      </w:r>
    </w:p>
  </w:footnote>
  <w:footnote w:type="continuationSeparator" w:id="0">
    <w:p w14:paraId="6786B081" w14:textId="77777777" w:rsidR="00313186" w:rsidRDefault="00313186">
      <w:r>
        <w:continuationSeparator/>
      </w:r>
    </w:p>
  </w:footnote>
  <w:footnote w:type="continuationNotice" w:id="1">
    <w:p w14:paraId="45D28BC3" w14:textId="77777777" w:rsidR="00313186" w:rsidRDefault="0031318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C3BB5" w14:textId="77777777" w:rsidR="00313186" w:rsidRDefault="000615DE">
    <w:pPr>
      <w:pStyle w:val="Header"/>
    </w:pPr>
    <w:r>
      <w:rPr>
        <w:noProof/>
      </w:rPr>
      <w:pict w14:anchorId="6BDC3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7" o:spid="_x0000_s8194"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C3BB6" w14:textId="0B106CBF" w:rsidR="00313186" w:rsidRPr="007770C5" w:rsidRDefault="00313186" w:rsidP="005C2466">
    <w:pPr>
      <w:suppressAutoHyphens/>
      <w:ind w:left="-90"/>
      <w:rPr>
        <w:rFonts w:ascii="Arial" w:hAnsi="Arial" w:cs="Arial"/>
        <w:sz w:val="14"/>
        <w:szCs w:val="14"/>
      </w:rPr>
    </w:pPr>
    <w:r w:rsidRPr="004B6CDB">
      <w:rPr>
        <w:rFonts w:ascii="Arial" w:hAnsi="Arial" w:cs="Arial"/>
        <w:noProof/>
        <w:sz w:val="14"/>
        <w:szCs w:val="14"/>
      </w:rPr>
      <w:drawing>
        <wp:anchor distT="0" distB="0" distL="114300" distR="114300" simplePos="0" relativeHeight="251658240" behindDoc="0" locked="0" layoutInCell="1" allowOverlap="1" wp14:anchorId="6BDC3BE1" wp14:editId="2DC18370">
          <wp:simplePos x="0" y="0"/>
          <wp:positionH relativeFrom="margin">
            <wp:posOffset>6625590</wp:posOffset>
          </wp:positionH>
          <wp:positionV relativeFrom="margin">
            <wp:posOffset>-1214120</wp:posOffset>
          </wp:positionV>
          <wp:extent cx="308610" cy="270510"/>
          <wp:effectExtent l="0" t="0" r="0" b="0"/>
          <wp:wrapSquare wrapText="bothSides"/>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0615DE">
      <w:rPr>
        <w:rFonts w:ascii="Arial" w:hAnsi="Arial" w:cs="Arial"/>
        <w:noProof/>
        <w:sz w:val="14"/>
        <w:szCs w:val="14"/>
      </w:rPr>
      <w:pict w14:anchorId="6BDC3B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8" o:spid="_x0000_s8195"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6BDC3BB7" w14:textId="77777777" w:rsidR="00313186" w:rsidRPr="007770C5" w:rsidRDefault="00313186" w:rsidP="005C2466">
    <w:pPr>
      <w:suppressAutoHyphens/>
      <w:ind w:left="-90"/>
      <w:rPr>
        <w:rFonts w:ascii="Arial" w:hAnsi="Arial" w:cs="Arial"/>
        <w:b/>
        <w:sz w:val="24"/>
        <w:szCs w:val="24"/>
      </w:rPr>
    </w:pPr>
    <w:r>
      <w:rPr>
        <w:rFonts w:ascii="Arial" w:hAnsi="Arial" w:cs="Arial"/>
        <w:b/>
        <w:sz w:val="24"/>
        <w:szCs w:val="24"/>
      </w:rPr>
      <w:t>INDOOR AIR QUALITY AND MECHANICAL VENTILATION</w:t>
    </w:r>
  </w:p>
  <w:p w14:paraId="6BDC3BB8" w14:textId="6C4F7E67" w:rsidR="00313186" w:rsidRPr="007770C5" w:rsidRDefault="00313186" w:rsidP="005C2466">
    <w:pPr>
      <w:suppressAutoHyphens/>
      <w:ind w:left="-90"/>
      <w:rPr>
        <w:rFonts w:ascii="Arial" w:hAnsi="Arial" w:cs="Arial"/>
        <w:sz w:val="14"/>
        <w:szCs w:val="14"/>
      </w:rPr>
    </w:pPr>
    <w:r>
      <w:rPr>
        <w:rFonts w:ascii="Arial" w:hAnsi="Arial" w:cs="Arial"/>
        <w:sz w:val="14"/>
        <w:szCs w:val="14"/>
      </w:rPr>
      <w:t>CEC-CF2R-MCH-27c-H</w:t>
    </w:r>
    <w:r w:rsidRPr="007770C5">
      <w:rPr>
        <w:rFonts w:ascii="Arial" w:hAnsi="Arial" w:cs="Arial"/>
        <w:sz w:val="14"/>
        <w:szCs w:val="14"/>
      </w:rPr>
      <w:t xml:space="preserve"> (Revised </w:t>
    </w:r>
    <w:del w:id="12" w:author="Shewmaker, Michael@Energy" w:date="2016-09-29T14:19:00Z">
      <w:r w:rsidDel="00391A4C">
        <w:rPr>
          <w:rFonts w:ascii="Arial" w:hAnsi="Arial" w:cs="Arial"/>
          <w:sz w:val="14"/>
          <w:szCs w:val="14"/>
        </w:rPr>
        <w:delText>0</w:delText>
      </w:r>
    </w:del>
    <w:del w:id="13" w:author="Shewmaker, Michael@Energy" w:date="2016-03-29T15:43:00Z">
      <w:r w:rsidDel="00B96870">
        <w:rPr>
          <w:rFonts w:ascii="Arial" w:hAnsi="Arial" w:cs="Arial"/>
          <w:sz w:val="14"/>
          <w:szCs w:val="14"/>
        </w:rPr>
        <w:delText>1</w:delText>
      </w:r>
    </w:del>
    <w:ins w:id="14" w:author="Shewmaker, Michael@Energy" w:date="2016-10-11T11:22:00Z">
      <w:r w:rsidR="000615DE">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313186" w:rsidRPr="00F85124" w14:paraId="6BDC3BBB" w14:textId="77777777" w:rsidTr="005C2466">
      <w:trPr>
        <w:cantSplit/>
        <w:trHeight w:val="288"/>
      </w:trPr>
      <w:tc>
        <w:tcPr>
          <w:tcW w:w="3881" w:type="pct"/>
          <w:gridSpan w:val="2"/>
          <w:tcBorders>
            <w:bottom w:val="single" w:sz="4" w:space="0" w:color="auto"/>
            <w:right w:val="nil"/>
          </w:tcBorders>
          <w:vAlign w:val="center"/>
        </w:tcPr>
        <w:p w14:paraId="6BDC3BB9" w14:textId="77777777" w:rsidR="00313186" w:rsidRPr="006D0E63" w:rsidRDefault="00313186" w:rsidP="00CD30DB">
          <w:pPr>
            <w:pStyle w:val="Style17"/>
            <w:rPr>
              <w:b/>
              <w:sz w:val="20"/>
            </w:rPr>
          </w:pPr>
          <w:r w:rsidRPr="006D0E63">
            <w:rPr>
              <w:sz w:val="20"/>
            </w:rPr>
            <w:t>CERTIFICATE OF INSTALLATION</w:t>
          </w:r>
        </w:p>
      </w:tc>
      <w:tc>
        <w:tcPr>
          <w:tcW w:w="1119" w:type="pct"/>
          <w:tcBorders>
            <w:left w:val="nil"/>
            <w:bottom w:val="single" w:sz="4" w:space="0" w:color="auto"/>
          </w:tcBorders>
          <w:tcMar>
            <w:left w:w="115" w:type="dxa"/>
            <w:right w:w="115" w:type="dxa"/>
          </w:tcMar>
          <w:vAlign w:val="center"/>
        </w:tcPr>
        <w:p w14:paraId="6BDC3BBA" w14:textId="77777777" w:rsidR="00313186" w:rsidRPr="006D0E63" w:rsidRDefault="00313186" w:rsidP="00545DFB">
          <w:pPr>
            <w:pStyle w:val="Style18"/>
            <w:rPr>
              <w:b/>
              <w:sz w:val="20"/>
            </w:rPr>
          </w:pPr>
          <w:r w:rsidRPr="006D0E63">
            <w:rPr>
              <w:sz w:val="20"/>
            </w:rPr>
            <w:t>CF2R-MCH-27</w:t>
          </w:r>
          <w:r>
            <w:rPr>
              <w:sz w:val="20"/>
            </w:rPr>
            <w:t>-H</w:t>
          </w:r>
        </w:p>
      </w:tc>
    </w:tr>
    <w:tr w:rsidR="00313186" w:rsidRPr="00F85124" w14:paraId="6BDC3BBE" w14:textId="77777777" w:rsidTr="00CD30DB">
      <w:trPr>
        <w:cantSplit/>
        <w:trHeight w:val="288"/>
      </w:trPr>
      <w:tc>
        <w:tcPr>
          <w:tcW w:w="2285" w:type="pct"/>
          <w:tcBorders>
            <w:right w:val="nil"/>
          </w:tcBorders>
        </w:tcPr>
        <w:p w14:paraId="6BDC3BBC" w14:textId="77777777" w:rsidR="00313186" w:rsidRPr="00F85124" w:rsidRDefault="00313186" w:rsidP="00CD30DB">
          <w:pPr>
            <w:pStyle w:val="Style19"/>
            <w:rPr>
              <w:sz w:val="12"/>
              <w:szCs w:val="12"/>
            </w:rPr>
          </w:pPr>
          <w:r w:rsidRPr="00505A99">
            <w:t>Indoor Air Quality and Mechanical Ventilation</w:t>
          </w:r>
        </w:p>
      </w:tc>
      <w:tc>
        <w:tcPr>
          <w:tcW w:w="2715" w:type="pct"/>
          <w:gridSpan w:val="2"/>
          <w:tcBorders>
            <w:left w:val="nil"/>
          </w:tcBorders>
        </w:tcPr>
        <w:p w14:paraId="6BDC3BBD" w14:textId="77777777" w:rsidR="00313186" w:rsidRPr="001C34F2" w:rsidRDefault="00313186" w:rsidP="00C77916">
          <w:pPr>
            <w:tabs>
              <w:tab w:val="right" w:pos="10543"/>
            </w:tabs>
            <w:jc w:val="right"/>
            <w:rPr>
              <w:rFonts w:asciiTheme="minorHAnsi" w:hAnsiTheme="minorHAnsi"/>
              <w:sz w:val="12"/>
              <w:szCs w:val="12"/>
            </w:rPr>
          </w:pPr>
          <w:r w:rsidRPr="001C34F2">
            <w:rPr>
              <w:rFonts w:asciiTheme="minorHAnsi" w:hAnsiTheme="minorHAnsi"/>
              <w:bCs/>
            </w:rPr>
            <w:t>(</w:t>
          </w:r>
          <w:r w:rsidRPr="00F85124">
            <w:rPr>
              <w:rFonts w:asciiTheme="minorHAnsi" w:hAnsiTheme="minorHAnsi"/>
              <w:bCs/>
            </w:rPr>
            <w:t xml:space="preserve">Page </w:t>
          </w:r>
          <w:r>
            <w:fldChar w:fldCharType="begin"/>
          </w:r>
          <w:r>
            <w:instrText xml:space="preserve"> PAGE   \* MERGEFORMAT </w:instrText>
          </w:r>
          <w:r>
            <w:fldChar w:fldCharType="separate"/>
          </w:r>
          <w:r w:rsidR="000615DE" w:rsidRPr="000615DE">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0615DE" w:rsidRPr="000615DE">
              <w:rPr>
                <w:rFonts w:asciiTheme="minorHAnsi" w:hAnsiTheme="minorHAnsi"/>
                <w:bCs/>
                <w:noProof/>
              </w:rPr>
              <w:t>5</w:t>
            </w:r>
          </w:fldSimple>
          <w:r w:rsidRPr="001C34F2">
            <w:rPr>
              <w:rFonts w:asciiTheme="minorHAnsi" w:hAnsiTheme="minorHAnsi"/>
              <w:bCs/>
            </w:rPr>
            <w:t>)</w:t>
          </w:r>
        </w:p>
      </w:tc>
    </w:tr>
    <w:tr w:rsidR="00313186" w:rsidRPr="00F85124" w14:paraId="6BDC3BC2" w14:textId="77777777" w:rsidTr="005C2466">
      <w:trPr>
        <w:cantSplit/>
        <w:trHeight w:val="288"/>
      </w:trPr>
      <w:tc>
        <w:tcPr>
          <w:tcW w:w="0" w:type="auto"/>
        </w:tcPr>
        <w:p w14:paraId="6BDC3BBF" w14:textId="77777777" w:rsidR="00313186" w:rsidRPr="00F85124" w:rsidRDefault="00313186" w:rsidP="00CD30DB">
          <w:pPr>
            <w:pStyle w:val="Style20"/>
          </w:pPr>
          <w:r w:rsidRPr="00F85124">
            <w:t>Project Name:</w:t>
          </w:r>
        </w:p>
      </w:tc>
      <w:tc>
        <w:tcPr>
          <w:tcW w:w="1596" w:type="pct"/>
        </w:tcPr>
        <w:p w14:paraId="6BDC3BC0" w14:textId="77777777" w:rsidR="00313186" w:rsidRPr="00F85124" w:rsidRDefault="00313186" w:rsidP="00CD30DB">
          <w:pPr>
            <w:pStyle w:val="Style20"/>
          </w:pPr>
          <w:r w:rsidRPr="00F85124">
            <w:t>Enforcement Agency:</w:t>
          </w:r>
        </w:p>
      </w:tc>
      <w:tc>
        <w:tcPr>
          <w:tcW w:w="1119" w:type="pct"/>
        </w:tcPr>
        <w:p w14:paraId="6BDC3BC1" w14:textId="77777777" w:rsidR="00313186" w:rsidRPr="00F85124" w:rsidRDefault="00313186" w:rsidP="00CD30DB">
          <w:pPr>
            <w:pStyle w:val="Style20"/>
          </w:pPr>
          <w:r w:rsidRPr="00F85124">
            <w:t>Permit Number:</w:t>
          </w:r>
        </w:p>
      </w:tc>
    </w:tr>
    <w:tr w:rsidR="00313186" w:rsidRPr="00F85124" w14:paraId="6BDC3BC6" w14:textId="77777777" w:rsidTr="005C2466">
      <w:trPr>
        <w:cantSplit/>
        <w:trHeight w:val="288"/>
      </w:trPr>
      <w:tc>
        <w:tcPr>
          <w:tcW w:w="0" w:type="auto"/>
        </w:tcPr>
        <w:p w14:paraId="6BDC3BC3" w14:textId="77777777" w:rsidR="00313186" w:rsidRPr="00F85124" w:rsidRDefault="00313186" w:rsidP="00CD30DB">
          <w:pPr>
            <w:pStyle w:val="Style20"/>
            <w:rPr>
              <w:vertAlign w:val="superscript"/>
            </w:rPr>
          </w:pPr>
          <w:r w:rsidRPr="00F85124">
            <w:t>Dwelling Address:</w:t>
          </w:r>
        </w:p>
      </w:tc>
      <w:tc>
        <w:tcPr>
          <w:tcW w:w="1596" w:type="pct"/>
        </w:tcPr>
        <w:p w14:paraId="6BDC3BC4" w14:textId="0933A4C0" w:rsidR="00313186" w:rsidRPr="00F85124" w:rsidRDefault="00313186" w:rsidP="00CD30DB">
          <w:pPr>
            <w:pStyle w:val="Style20"/>
            <w:rPr>
              <w:vertAlign w:val="superscript"/>
            </w:rPr>
          </w:pPr>
          <w:r w:rsidRPr="00F85124">
            <w:t>City</w:t>
          </w:r>
          <w:r>
            <w:t>:</w:t>
          </w:r>
        </w:p>
      </w:tc>
      <w:tc>
        <w:tcPr>
          <w:tcW w:w="1119" w:type="pct"/>
        </w:tcPr>
        <w:p w14:paraId="6BDC3BC5" w14:textId="1D440BCE" w:rsidR="00313186" w:rsidRPr="00F85124" w:rsidRDefault="00313186" w:rsidP="00CD30DB">
          <w:pPr>
            <w:pStyle w:val="Style20"/>
            <w:rPr>
              <w:vertAlign w:val="superscript"/>
            </w:rPr>
          </w:pPr>
          <w:r w:rsidRPr="00F85124">
            <w:t>Zip Code</w:t>
          </w:r>
          <w:r>
            <w:t>:</w:t>
          </w:r>
        </w:p>
      </w:tc>
    </w:tr>
  </w:tbl>
  <w:p w14:paraId="6BDC3BC7" w14:textId="77777777" w:rsidR="00313186" w:rsidRDefault="0031318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C3BCA" w14:textId="77777777" w:rsidR="00313186" w:rsidRDefault="000615DE">
    <w:pPr>
      <w:pStyle w:val="Header"/>
    </w:pPr>
    <w:r>
      <w:rPr>
        <w:noProof/>
      </w:rPr>
      <w:pict w14:anchorId="6BDC3B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6" o:spid="_x0000_s8193"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C3BCB" w14:textId="77777777" w:rsidR="00313186" w:rsidRDefault="000615DE">
    <w:pPr>
      <w:pStyle w:val="Header"/>
    </w:pPr>
    <w:r>
      <w:rPr>
        <w:noProof/>
      </w:rPr>
      <w:pict w14:anchorId="6BDC3B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0" o:spid="_x0000_s8197"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313186" w:rsidRPr="00F85124" w14:paraId="6BDC3BCE" w14:textId="77777777" w:rsidTr="00CA4EEF">
      <w:trPr>
        <w:cantSplit/>
        <w:trHeight w:val="288"/>
      </w:trPr>
      <w:tc>
        <w:tcPr>
          <w:tcW w:w="3881" w:type="pct"/>
          <w:gridSpan w:val="2"/>
          <w:tcBorders>
            <w:bottom w:val="single" w:sz="4" w:space="0" w:color="auto"/>
            <w:right w:val="nil"/>
          </w:tcBorders>
          <w:vAlign w:val="center"/>
        </w:tcPr>
        <w:p w14:paraId="6BDC3BCC" w14:textId="77777777" w:rsidR="00313186" w:rsidRPr="00927918" w:rsidRDefault="000615DE" w:rsidP="00CA4EEF">
          <w:pPr>
            <w:pStyle w:val="Style17"/>
            <w:rPr>
              <w:b/>
              <w:sz w:val="20"/>
            </w:rPr>
          </w:pPr>
          <w:r>
            <w:rPr>
              <w:noProof/>
              <w:sz w:val="20"/>
            </w:rPr>
            <w:pict w14:anchorId="6BDC3B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1" o:spid="_x0000_s8198"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13186" w:rsidRPr="00927918">
            <w:rPr>
              <w:sz w:val="20"/>
            </w:rPr>
            <w:t>CERTIFICATE OF INSTALLATION</w:t>
          </w:r>
          <w:r w:rsidR="00313186" w:rsidRPr="0053106D">
            <w:rPr>
              <w:sz w:val="20"/>
            </w:rPr>
            <w:t xml:space="preserve"> </w:t>
          </w:r>
          <w:r w:rsidR="00313186">
            <w:rPr>
              <w:sz w:val="20"/>
            </w:rPr>
            <w:t xml:space="preserve">- </w:t>
          </w:r>
          <w:r w:rsidR="00313186" w:rsidRPr="0053106D">
            <w:rPr>
              <w:sz w:val="20"/>
            </w:rPr>
            <w:t>USER INSTRUCTIONS</w:t>
          </w:r>
        </w:p>
      </w:tc>
      <w:tc>
        <w:tcPr>
          <w:tcW w:w="1119" w:type="pct"/>
          <w:tcBorders>
            <w:left w:val="nil"/>
            <w:bottom w:val="single" w:sz="4" w:space="0" w:color="auto"/>
          </w:tcBorders>
          <w:tcMar>
            <w:left w:w="115" w:type="dxa"/>
            <w:right w:w="115" w:type="dxa"/>
          </w:tcMar>
          <w:vAlign w:val="center"/>
        </w:tcPr>
        <w:p w14:paraId="6BDC3BCD" w14:textId="77777777" w:rsidR="00313186" w:rsidRPr="00927918" w:rsidRDefault="00313186" w:rsidP="00545DFB">
          <w:pPr>
            <w:pStyle w:val="Style18"/>
            <w:rPr>
              <w:b/>
              <w:sz w:val="20"/>
            </w:rPr>
          </w:pPr>
          <w:r w:rsidRPr="00927918">
            <w:rPr>
              <w:sz w:val="20"/>
            </w:rPr>
            <w:t>CF2R-MCH-27</w:t>
          </w:r>
          <w:r>
            <w:rPr>
              <w:sz w:val="20"/>
            </w:rPr>
            <w:t>c-H</w:t>
          </w:r>
        </w:p>
      </w:tc>
    </w:tr>
    <w:tr w:rsidR="00313186" w:rsidRPr="00F85124" w14:paraId="6BDC3BD1" w14:textId="77777777" w:rsidTr="00CA4EEF">
      <w:trPr>
        <w:cantSplit/>
        <w:trHeight w:val="288"/>
      </w:trPr>
      <w:tc>
        <w:tcPr>
          <w:tcW w:w="2285" w:type="pct"/>
          <w:tcBorders>
            <w:right w:val="nil"/>
          </w:tcBorders>
        </w:tcPr>
        <w:p w14:paraId="6BDC3BCF" w14:textId="77777777" w:rsidR="00313186" w:rsidRPr="00F85124" w:rsidRDefault="00313186" w:rsidP="00CA4EEF">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6BDC3BD0" w14:textId="77777777" w:rsidR="00313186" w:rsidRPr="00F85124" w:rsidRDefault="00313186" w:rsidP="00CA4EEF">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0615DE" w:rsidRPr="000615DE">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0615DE" w:rsidRPr="000615DE">
              <w:rPr>
                <w:rFonts w:asciiTheme="minorHAnsi" w:hAnsiTheme="minorHAnsi"/>
                <w:bCs/>
                <w:noProof/>
              </w:rPr>
              <w:t>2</w:t>
            </w:r>
          </w:fldSimple>
          <w:r w:rsidRPr="00F85124">
            <w:rPr>
              <w:rFonts w:asciiTheme="minorHAnsi" w:hAnsiTheme="minorHAnsi"/>
              <w:bCs/>
            </w:rPr>
            <w:t>)</w:t>
          </w:r>
        </w:p>
      </w:tc>
    </w:tr>
  </w:tbl>
  <w:p w14:paraId="6BDC3BD2" w14:textId="77777777" w:rsidR="00313186" w:rsidRDefault="00313186" w:rsidP="006D0E6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C3BD4" w14:textId="77777777" w:rsidR="00313186" w:rsidRDefault="000615DE">
    <w:pPr>
      <w:pStyle w:val="Header"/>
    </w:pPr>
    <w:r>
      <w:rPr>
        <w:noProof/>
      </w:rPr>
      <w:pict w14:anchorId="6BDC3B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9" o:spid="_x0000_s819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C3BD5" w14:textId="77777777" w:rsidR="00313186" w:rsidRDefault="000615DE">
    <w:pPr>
      <w:pStyle w:val="Header"/>
    </w:pPr>
    <w:r>
      <w:rPr>
        <w:noProof/>
      </w:rPr>
      <w:pict w14:anchorId="6BDC3B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3" o:spid="_x0000_s8200"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313186" w:rsidRPr="00F85124" w14:paraId="6BDC3BD8" w14:textId="77777777" w:rsidTr="00A13D52">
      <w:trPr>
        <w:cantSplit/>
        <w:trHeight w:val="288"/>
      </w:trPr>
      <w:tc>
        <w:tcPr>
          <w:tcW w:w="3881" w:type="pct"/>
          <w:gridSpan w:val="2"/>
          <w:tcBorders>
            <w:bottom w:val="single" w:sz="4" w:space="0" w:color="auto"/>
            <w:right w:val="nil"/>
          </w:tcBorders>
          <w:vAlign w:val="center"/>
        </w:tcPr>
        <w:p w14:paraId="6BDC3BD6" w14:textId="77777777" w:rsidR="00313186" w:rsidRPr="006D0E63" w:rsidRDefault="000615DE" w:rsidP="00CA4EEF">
          <w:pPr>
            <w:pStyle w:val="Style17"/>
            <w:rPr>
              <w:b/>
              <w:sz w:val="20"/>
            </w:rPr>
          </w:pPr>
          <w:r>
            <w:rPr>
              <w:noProof/>
              <w:sz w:val="20"/>
            </w:rPr>
            <w:pict w14:anchorId="6BDC3B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4" o:spid="_x0000_s8201"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13186" w:rsidRPr="006D0E63">
            <w:rPr>
              <w:sz w:val="20"/>
            </w:rPr>
            <w:t>CERTIFICATE OF INSTALLATION</w:t>
          </w:r>
          <w:r w:rsidR="00313186">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6BDC3BD7" w14:textId="77777777" w:rsidR="00313186" w:rsidRPr="006D0E63" w:rsidRDefault="00313186" w:rsidP="00A13D52">
          <w:pPr>
            <w:pStyle w:val="Style18"/>
            <w:rPr>
              <w:b/>
              <w:sz w:val="20"/>
            </w:rPr>
          </w:pPr>
          <w:r w:rsidRPr="006D0E63">
            <w:rPr>
              <w:sz w:val="20"/>
            </w:rPr>
            <w:t>CF2R-MCH-27</w:t>
          </w:r>
          <w:r>
            <w:rPr>
              <w:sz w:val="20"/>
            </w:rPr>
            <w:t>c-H</w:t>
          </w:r>
        </w:p>
      </w:tc>
    </w:tr>
    <w:tr w:rsidR="00313186" w:rsidRPr="00F85124" w14:paraId="6BDC3BDB" w14:textId="77777777">
      <w:trPr>
        <w:cantSplit/>
        <w:trHeight w:val="288"/>
      </w:trPr>
      <w:tc>
        <w:tcPr>
          <w:tcW w:w="2285" w:type="pct"/>
          <w:tcBorders>
            <w:right w:val="nil"/>
          </w:tcBorders>
        </w:tcPr>
        <w:p w14:paraId="6BDC3BD9" w14:textId="77777777" w:rsidR="00313186" w:rsidRPr="00F85124" w:rsidRDefault="00313186" w:rsidP="00CA4EEF">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6BDC3BDA" w14:textId="77777777" w:rsidR="00313186" w:rsidRPr="001C34F2" w:rsidRDefault="00313186" w:rsidP="00C77916">
          <w:pPr>
            <w:tabs>
              <w:tab w:val="right" w:pos="10543"/>
            </w:tabs>
            <w:jc w:val="right"/>
            <w:rPr>
              <w:rFonts w:asciiTheme="minorHAnsi" w:hAnsiTheme="minorHAnsi"/>
              <w:sz w:val="12"/>
              <w:szCs w:val="12"/>
            </w:rPr>
          </w:pPr>
          <w:r w:rsidRPr="001C34F2">
            <w:rPr>
              <w:rFonts w:asciiTheme="minorHAnsi" w:hAnsiTheme="minorHAnsi"/>
              <w:bCs/>
            </w:rPr>
            <w:t>(</w:t>
          </w:r>
          <w:r w:rsidRPr="00F85124">
            <w:rPr>
              <w:rFonts w:asciiTheme="minorHAnsi" w:hAnsiTheme="minorHAnsi"/>
              <w:bCs/>
            </w:rPr>
            <w:t xml:space="preserve">Page </w:t>
          </w:r>
          <w:r>
            <w:fldChar w:fldCharType="begin"/>
          </w:r>
          <w:r>
            <w:instrText xml:space="preserve"> PAGE   \* MERGEFORMAT </w:instrText>
          </w:r>
          <w:r>
            <w:fldChar w:fldCharType="separate"/>
          </w:r>
          <w:r w:rsidR="000615DE" w:rsidRPr="000615DE">
            <w:rPr>
              <w:rFonts w:asciiTheme="minorHAnsi" w:hAnsiTheme="minorHAnsi"/>
              <w:bCs/>
              <w:noProof/>
            </w:rPr>
            <w:t>6</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0615DE" w:rsidRPr="000615DE">
              <w:rPr>
                <w:rFonts w:asciiTheme="minorHAnsi" w:hAnsiTheme="minorHAnsi"/>
                <w:bCs/>
                <w:noProof/>
              </w:rPr>
              <w:t>6</w:t>
            </w:r>
          </w:fldSimple>
          <w:r w:rsidRPr="001C34F2">
            <w:rPr>
              <w:rFonts w:asciiTheme="minorHAnsi" w:hAnsiTheme="minorHAnsi"/>
              <w:bCs/>
            </w:rPr>
            <w:t>)</w:t>
          </w:r>
        </w:p>
      </w:tc>
    </w:tr>
  </w:tbl>
  <w:p w14:paraId="6BDC3BDC" w14:textId="77777777" w:rsidR="00313186" w:rsidRDefault="0031318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C3BDE" w14:textId="77777777" w:rsidR="00313186" w:rsidRDefault="000615DE">
    <w:pPr>
      <w:pStyle w:val="Header"/>
    </w:pPr>
    <w:r>
      <w:rPr>
        <w:noProof/>
      </w:rPr>
      <w:pict w14:anchorId="6BDC3B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2" o:spid="_x0000_s8199"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0E2B4CBA"/>
    <w:multiLevelType w:val="hybridMultilevel"/>
    <w:tmpl w:val="FDAA1D6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D72DE3"/>
    <w:multiLevelType w:val="hybridMultilevel"/>
    <w:tmpl w:val="B900D876"/>
    <w:lvl w:ilvl="0" w:tplc="ECE8183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50E3FD7"/>
    <w:multiLevelType w:val="hybridMultilevel"/>
    <w:tmpl w:val="AB6AA49A"/>
    <w:lvl w:ilvl="0" w:tplc="ECE8183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5236DB8"/>
    <w:multiLevelType w:val="hybridMultilevel"/>
    <w:tmpl w:val="1366AA6C"/>
    <w:lvl w:ilvl="0" w:tplc="808CF2D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nsid w:val="2F5752FE"/>
    <w:multiLevelType w:val="hybridMultilevel"/>
    <w:tmpl w:val="ACE8F4CE"/>
    <w:lvl w:ilvl="0" w:tplc="20DC052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1">
    <w:nsid w:val="3C357416"/>
    <w:multiLevelType w:val="hybridMultilevel"/>
    <w:tmpl w:val="7AAA433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3">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51B3090A"/>
    <w:multiLevelType w:val="hybridMultilevel"/>
    <w:tmpl w:val="37A081E4"/>
    <w:lvl w:ilvl="0" w:tplc="83ACEFD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61624052"/>
    <w:multiLevelType w:val="hybridMultilevel"/>
    <w:tmpl w:val="B900D876"/>
    <w:lvl w:ilvl="0" w:tplc="ECE8183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29371CD"/>
    <w:multiLevelType w:val="hybridMultilevel"/>
    <w:tmpl w:val="9906FAB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2"/>
  </w:num>
  <w:num w:numId="3">
    <w:abstractNumId w:val="13"/>
  </w:num>
  <w:num w:numId="4">
    <w:abstractNumId w:val="1"/>
  </w:num>
  <w:num w:numId="5">
    <w:abstractNumId w:val="0"/>
  </w:num>
  <w:num w:numId="6">
    <w:abstractNumId w:val="5"/>
  </w:num>
  <w:num w:numId="7">
    <w:abstractNumId w:val="14"/>
  </w:num>
  <w:num w:numId="8">
    <w:abstractNumId w:val="11"/>
  </w:num>
  <w:num w:numId="9">
    <w:abstractNumId w:val="12"/>
  </w:num>
  <w:num w:numId="10">
    <w:abstractNumId w:val="16"/>
  </w:num>
  <w:num w:numId="11">
    <w:abstractNumId w:val="4"/>
  </w:num>
  <w:num w:numId="12">
    <w:abstractNumId w:val="10"/>
  </w:num>
  <w:num w:numId="13">
    <w:abstractNumId w:val="17"/>
  </w:num>
  <w:num w:numId="14">
    <w:abstractNumId w:val="3"/>
  </w:num>
  <w:num w:numId="15">
    <w:abstractNumId w:val="9"/>
  </w:num>
  <w:num w:numId="16">
    <w:abstractNumId w:val="7"/>
  </w:num>
  <w:num w:numId="1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5"/>
  </w:num>
  <w:num w:numId="20">
    <w:abstractNumId w:val="6"/>
  </w:num>
  <w:num w:numId="21">
    <w:abstractNumId w:val="5"/>
  </w:num>
  <w:num w:numId="22">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8202"/>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26B59"/>
    <w:rsid w:val="00032B4A"/>
    <w:rsid w:val="000343BC"/>
    <w:rsid w:val="0004080A"/>
    <w:rsid w:val="00045AF9"/>
    <w:rsid w:val="000615DE"/>
    <w:rsid w:val="00083C33"/>
    <w:rsid w:val="00091AA5"/>
    <w:rsid w:val="000B1B45"/>
    <w:rsid w:val="000C2495"/>
    <w:rsid w:val="000C6B12"/>
    <w:rsid w:val="000D01A4"/>
    <w:rsid w:val="000D16A9"/>
    <w:rsid w:val="000E5F2E"/>
    <w:rsid w:val="000E7A90"/>
    <w:rsid w:val="001369ED"/>
    <w:rsid w:val="00146C8C"/>
    <w:rsid w:val="001A2C70"/>
    <w:rsid w:val="001A32D6"/>
    <w:rsid w:val="001B2077"/>
    <w:rsid w:val="001C34F2"/>
    <w:rsid w:val="001C566E"/>
    <w:rsid w:val="001D6E10"/>
    <w:rsid w:val="001F45A1"/>
    <w:rsid w:val="00204D82"/>
    <w:rsid w:val="00217A13"/>
    <w:rsid w:val="002207B3"/>
    <w:rsid w:val="002270F0"/>
    <w:rsid w:val="00254115"/>
    <w:rsid w:val="002563C6"/>
    <w:rsid w:val="0026202C"/>
    <w:rsid w:val="00284D7C"/>
    <w:rsid w:val="002A726D"/>
    <w:rsid w:val="002B0063"/>
    <w:rsid w:val="002C5223"/>
    <w:rsid w:val="002D0B9D"/>
    <w:rsid w:val="002D141B"/>
    <w:rsid w:val="002D5A08"/>
    <w:rsid w:val="002E40C7"/>
    <w:rsid w:val="0030200E"/>
    <w:rsid w:val="00306A6D"/>
    <w:rsid w:val="00313186"/>
    <w:rsid w:val="00316503"/>
    <w:rsid w:val="00337746"/>
    <w:rsid w:val="0034104B"/>
    <w:rsid w:val="003429AA"/>
    <w:rsid w:val="003504F8"/>
    <w:rsid w:val="00353844"/>
    <w:rsid w:val="00377B8F"/>
    <w:rsid w:val="00391A4C"/>
    <w:rsid w:val="00393200"/>
    <w:rsid w:val="00397372"/>
    <w:rsid w:val="003A0F3E"/>
    <w:rsid w:val="003A3D8D"/>
    <w:rsid w:val="003D0EE1"/>
    <w:rsid w:val="003D6390"/>
    <w:rsid w:val="003E7366"/>
    <w:rsid w:val="00405767"/>
    <w:rsid w:val="00444E69"/>
    <w:rsid w:val="00456D45"/>
    <w:rsid w:val="00477F1B"/>
    <w:rsid w:val="0048418E"/>
    <w:rsid w:val="00487668"/>
    <w:rsid w:val="00497027"/>
    <w:rsid w:val="004A68C1"/>
    <w:rsid w:val="004B2783"/>
    <w:rsid w:val="004B6CDB"/>
    <w:rsid w:val="004D0DA8"/>
    <w:rsid w:val="00503826"/>
    <w:rsid w:val="00505A99"/>
    <w:rsid w:val="0051085D"/>
    <w:rsid w:val="005131B1"/>
    <w:rsid w:val="00521E1D"/>
    <w:rsid w:val="00545DFB"/>
    <w:rsid w:val="0055507E"/>
    <w:rsid w:val="0058079C"/>
    <w:rsid w:val="005C2466"/>
    <w:rsid w:val="005D0CA1"/>
    <w:rsid w:val="005E36C9"/>
    <w:rsid w:val="005E732B"/>
    <w:rsid w:val="00620D70"/>
    <w:rsid w:val="00636369"/>
    <w:rsid w:val="006428DC"/>
    <w:rsid w:val="00672367"/>
    <w:rsid w:val="00680C44"/>
    <w:rsid w:val="006832D0"/>
    <w:rsid w:val="00691E9C"/>
    <w:rsid w:val="006964E2"/>
    <w:rsid w:val="006A7B19"/>
    <w:rsid w:val="006C27A3"/>
    <w:rsid w:val="006D0E63"/>
    <w:rsid w:val="006E51CB"/>
    <w:rsid w:val="006F58AB"/>
    <w:rsid w:val="00723ACD"/>
    <w:rsid w:val="0073030E"/>
    <w:rsid w:val="0073202B"/>
    <w:rsid w:val="00732E2F"/>
    <w:rsid w:val="00754D2F"/>
    <w:rsid w:val="007756BC"/>
    <w:rsid w:val="00777B2F"/>
    <w:rsid w:val="007A71CE"/>
    <w:rsid w:val="007D09C6"/>
    <w:rsid w:val="007F0271"/>
    <w:rsid w:val="007F7812"/>
    <w:rsid w:val="00804BDE"/>
    <w:rsid w:val="00811F3B"/>
    <w:rsid w:val="00822389"/>
    <w:rsid w:val="00825903"/>
    <w:rsid w:val="008273C5"/>
    <w:rsid w:val="0084265D"/>
    <w:rsid w:val="0085506D"/>
    <w:rsid w:val="008B1549"/>
    <w:rsid w:val="008D296A"/>
    <w:rsid w:val="008D492B"/>
    <w:rsid w:val="008D7DBB"/>
    <w:rsid w:val="008E326D"/>
    <w:rsid w:val="008F6987"/>
    <w:rsid w:val="00900CBB"/>
    <w:rsid w:val="00900D1F"/>
    <w:rsid w:val="00914AAA"/>
    <w:rsid w:val="0094745B"/>
    <w:rsid w:val="0098360E"/>
    <w:rsid w:val="00984D87"/>
    <w:rsid w:val="00993185"/>
    <w:rsid w:val="00994E9A"/>
    <w:rsid w:val="0099542E"/>
    <w:rsid w:val="00A13D52"/>
    <w:rsid w:val="00A26E22"/>
    <w:rsid w:val="00A54D42"/>
    <w:rsid w:val="00A77BF6"/>
    <w:rsid w:val="00AB1D6A"/>
    <w:rsid w:val="00AE27B7"/>
    <w:rsid w:val="00AE6F84"/>
    <w:rsid w:val="00AE7CE0"/>
    <w:rsid w:val="00AF22D8"/>
    <w:rsid w:val="00AF7986"/>
    <w:rsid w:val="00B077B3"/>
    <w:rsid w:val="00B07A97"/>
    <w:rsid w:val="00B3781D"/>
    <w:rsid w:val="00B71555"/>
    <w:rsid w:val="00B76C7C"/>
    <w:rsid w:val="00B91651"/>
    <w:rsid w:val="00B96870"/>
    <w:rsid w:val="00BB50EC"/>
    <w:rsid w:val="00BC72BF"/>
    <w:rsid w:val="00BD2FD3"/>
    <w:rsid w:val="00BD42CE"/>
    <w:rsid w:val="00BD72E9"/>
    <w:rsid w:val="00BF6AAF"/>
    <w:rsid w:val="00C041FB"/>
    <w:rsid w:val="00C051C0"/>
    <w:rsid w:val="00C13C13"/>
    <w:rsid w:val="00C41791"/>
    <w:rsid w:val="00C66CC0"/>
    <w:rsid w:val="00C77916"/>
    <w:rsid w:val="00C83725"/>
    <w:rsid w:val="00CA4EEF"/>
    <w:rsid w:val="00CB00C9"/>
    <w:rsid w:val="00CB1D33"/>
    <w:rsid w:val="00CC7DA0"/>
    <w:rsid w:val="00CD0756"/>
    <w:rsid w:val="00CD30DB"/>
    <w:rsid w:val="00CF0832"/>
    <w:rsid w:val="00D0283C"/>
    <w:rsid w:val="00D047E8"/>
    <w:rsid w:val="00D22FFE"/>
    <w:rsid w:val="00D27B8C"/>
    <w:rsid w:val="00D33A87"/>
    <w:rsid w:val="00D40D51"/>
    <w:rsid w:val="00D62E84"/>
    <w:rsid w:val="00D92C1A"/>
    <w:rsid w:val="00DD4831"/>
    <w:rsid w:val="00DD7B7F"/>
    <w:rsid w:val="00DE7E23"/>
    <w:rsid w:val="00E03C9E"/>
    <w:rsid w:val="00E232DB"/>
    <w:rsid w:val="00E2362D"/>
    <w:rsid w:val="00E2619A"/>
    <w:rsid w:val="00E30FE1"/>
    <w:rsid w:val="00E338C2"/>
    <w:rsid w:val="00E33C11"/>
    <w:rsid w:val="00E447CF"/>
    <w:rsid w:val="00E60F60"/>
    <w:rsid w:val="00E66FF8"/>
    <w:rsid w:val="00E710EF"/>
    <w:rsid w:val="00E95F4A"/>
    <w:rsid w:val="00E96673"/>
    <w:rsid w:val="00EA7AB0"/>
    <w:rsid w:val="00EA7EEF"/>
    <w:rsid w:val="00EB3184"/>
    <w:rsid w:val="00EB40E3"/>
    <w:rsid w:val="00EC270A"/>
    <w:rsid w:val="00ED5184"/>
    <w:rsid w:val="00F2146F"/>
    <w:rsid w:val="00F41A09"/>
    <w:rsid w:val="00F4210B"/>
    <w:rsid w:val="00F56D14"/>
    <w:rsid w:val="00F621C9"/>
    <w:rsid w:val="00F62920"/>
    <w:rsid w:val="00F65A40"/>
    <w:rsid w:val="00F766D6"/>
    <w:rsid w:val="00F9144F"/>
    <w:rsid w:val="00F963D7"/>
    <w:rsid w:val="00FC585E"/>
    <w:rsid w:val="00FD18A6"/>
    <w:rsid w:val="00FD211F"/>
    <w:rsid w:val="00FD7EB8"/>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02"/>
    <o:shapelayout v:ext="edit">
      <o:idmap v:ext="edit" data="1"/>
    </o:shapelayout>
  </w:shapeDefaults>
  <w:decimalSymbol w:val="."/>
  <w:listSeparator w:val=","/>
  <w14:docId w14:val="6BDC3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tabs>
        <w:tab w:val="clear" w:pos="720"/>
        <w:tab w:val="num" w:pos="360"/>
      </w:tabs>
      <w:spacing w:before="120"/>
      <w:ind w:left="0" w:firstLine="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3774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33774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337746"/>
    <w:pPr>
      <w:ind w:left="720"/>
      <w:contextualSpacing/>
    </w:pPr>
  </w:style>
  <w:style w:type="character" w:customStyle="1" w:styleId="margin0020notechar">
    <w:name w:val="margin_0020note__char"/>
    <w:basedOn w:val="DefaultParagraphFont"/>
    <w:rsid w:val="006C27A3"/>
  </w:style>
  <w:style w:type="paragraph" w:customStyle="1" w:styleId="margin0020note">
    <w:name w:val="margin_0020note"/>
    <w:basedOn w:val="Normal"/>
    <w:rsid w:val="006C27A3"/>
    <w:pPr>
      <w:spacing w:before="100" w:beforeAutospacing="1" w:after="100" w:afterAutospacing="1"/>
    </w:pPr>
    <w:rPr>
      <w:sz w:val="24"/>
      <w:szCs w:val="24"/>
    </w:rPr>
  </w:style>
  <w:style w:type="paragraph" w:styleId="Revision">
    <w:name w:val="Revision"/>
    <w:hidden/>
    <w:rsid w:val="00900CB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tabs>
        <w:tab w:val="clear" w:pos="720"/>
        <w:tab w:val="num" w:pos="360"/>
      </w:tabs>
      <w:spacing w:before="120"/>
      <w:ind w:left="0" w:firstLine="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3774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33774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337746"/>
    <w:pPr>
      <w:ind w:left="720"/>
      <w:contextualSpacing/>
    </w:pPr>
  </w:style>
  <w:style w:type="character" w:customStyle="1" w:styleId="margin0020notechar">
    <w:name w:val="margin_0020note__char"/>
    <w:basedOn w:val="DefaultParagraphFont"/>
    <w:rsid w:val="006C27A3"/>
  </w:style>
  <w:style w:type="paragraph" w:customStyle="1" w:styleId="margin0020note">
    <w:name w:val="margin_0020note"/>
    <w:basedOn w:val="Normal"/>
    <w:rsid w:val="006C27A3"/>
    <w:pPr>
      <w:spacing w:before="100" w:beforeAutospacing="1" w:after="100" w:afterAutospacing="1"/>
    </w:pPr>
    <w:rPr>
      <w:sz w:val="24"/>
      <w:szCs w:val="24"/>
    </w:rPr>
  </w:style>
  <w:style w:type="paragraph" w:styleId="Revision">
    <w:name w:val="Revision"/>
    <w:hidden/>
    <w:rsid w:val="00900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124420">
      <w:bodyDiv w:val="1"/>
      <w:marLeft w:val="0"/>
      <w:marRight w:val="0"/>
      <w:marTop w:val="0"/>
      <w:marBottom w:val="0"/>
      <w:divBdr>
        <w:top w:val="none" w:sz="0" w:space="0" w:color="auto"/>
        <w:left w:val="none" w:sz="0" w:space="0" w:color="auto"/>
        <w:bottom w:val="none" w:sz="0" w:space="0" w:color="auto"/>
        <w:right w:val="none" w:sz="0" w:space="0" w:color="auto"/>
      </w:divBdr>
    </w:div>
    <w:div w:id="424811016">
      <w:bodyDiv w:val="1"/>
      <w:marLeft w:val="0"/>
      <w:marRight w:val="0"/>
      <w:marTop w:val="0"/>
      <w:marBottom w:val="0"/>
      <w:divBdr>
        <w:top w:val="none" w:sz="0" w:space="0" w:color="auto"/>
        <w:left w:val="none" w:sz="0" w:space="0" w:color="auto"/>
        <w:bottom w:val="none" w:sz="0" w:space="0" w:color="auto"/>
        <w:right w:val="none" w:sz="0" w:space="0" w:color="auto"/>
      </w:divBdr>
    </w:div>
    <w:div w:id="876551414">
      <w:bodyDiv w:val="1"/>
      <w:marLeft w:val="0"/>
      <w:marRight w:val="0"/>
      <w:marTop w:val="0"/>
      <w:marBottom w:val="0"/>
      <w:divBdr>
        <w:top w:val="none" w:sz="0" w:space="0" w:color="auto"/>
        <w:left w:val="none" w:sz="0" w:space="0" w:color="auto"/>
        <w:bottom w:val="none" w:sz="0" w:space="0" w:color="auto"/>
        <w:right w:val="none" w:sz="0" w:space="0" w:color="auto"/>
      </w:divBdr>
    </w:div>
    <w:div w:id="928193713">
      <w:bodyDiv w:val="1"/>
      <w:marLeft w:val="0"/>
      <w:marRight w:val="0"/>
      <w:marTop w:val="0"/>
      <w:marBottom w:val="0"/>
      <w:divBdr>
        <w:top w:val="none" w:sz="0" w:space="0" w:color="auto"/>
        <w:left w:val="none" w:sz="0" w:space="0" w:color="auto"/>
        <w:bottom w:val="none" w:sz="0" w:space="0" w:color="auto"/>
        <w:right w:val="none" w:sz="0" w:space="0" w:color="auto"/>
      </w:divBdr>
    </w:div>
    <w:div w:id="1037315536">
      <w:bodyDiv w:val="1"/>
      <w:marLeft w:val="0"/>
      <w:marRight w:val="0"/>
      <w:marTop w:val="0"/>
      <w:marBottom w:val="0"/>
      <w:divBdr>
        <w:top w:val="none" w:sz="0" w:space="0" w:color="auto"/>
        <w:left w:val="none" w:sz="0" w:space="0" w:color="auto"/>
        <w:bottom w:val="none" w:sz="0" w:space="0" w:color="auto"/>
        <w:right w:val="none" w:sz="0" w:space="0" w:color="auto"/>
      </w:divBdr>
    </w:div>
    <w:div w:id="1096176194">
      <w:bodyDiv w:val="1"/>
      <w:marLeft w:val="0"/>
      <w:marRight w:val="0"/>
      <w:marTop w:val="0"/>
      <w:marBottom w:val="0"/>
      <w:divBdr>
        <w:top w:val="none" w:sz="0" w:space="0" w:color="auto"/>
        <w:left w:val="none" w:sz="0" w:space="0" w:color="auto"/>
        <w:bottom w:val="none" w:sz="0" w:space="0" w:color="auto"/>
        <w:right w:val="none" w:sz="0" w:space="0" w:color="auto"/>
      </w:divBdr>
    </w:div>
    <w:div w:id="1128007064">
      <w:bodyDiv w:val="1"/>
      <w:marLeft w:val="0"/>
      <w:marRight w:val="0"/>
      <w:marTop w:val="0"/>
      <w:marBottom w:val="0"/>
      <w:divBdr>
        <w:top w:val="none" w:sz="0" w:space="0" w:color="auto"/>
        <w:left w:val="none" w:sz="0" w:space="0" w:color="auto"/>
        <w:bottom w:val="none" w:sz="0" w:space="0" w:color="auto"/>
        <w:right w:val="none" w:sz="0" w:space="0" w:color="auto"/>
      </w:divBdr>
    </w:div>
    <w:div w:id="1371414539">
      <w:bodyDiv w:val="1"/>
      <w:marLeft w:val="0"/>
      <w:marRight w:val="0"/>
      <w:marTop w:val="0"/>
      <w:marBottom w:val="0"/>
      <w:divBdr>
        <w:top w:val="none" w:sz="0" w:space="0" w:color="auto"/>
        <w:left w:val="none" w:sz="0" w:space="0" w:color="auto"/>
        <w:bottom w:val="none" w:sz="0" w:space="0" w:color="auto"/>
        <w:right w:val="none" w:sz="0" w:space="0" w:color="auto"/>
      </w:divBdr>
    </w:div>
    <w:div w:id="1800879669">
      <w:bodyDiv w:val="1"/>
      <w:marLeft w:val="0"/>
      <w:marRight w:val="0"/>
      <w:marTop w:val="0"/>
      <w:marBottom w:val="0"/>
      <w:divBdr>
        <w:top w:val="none" w:sz="0" w:space="0" w:color="auto"/>
        <w:left w:val="none" w:sz="0" w:space="0" w:color="auto"/>
        <w:bottom w:val="none" w:sz="0" w:space="0" w:color="auto"/>
        <w:right w:val="none" w:sz="0" w:space="0" w:color="auto"/>
      </w:divBdr>
    </w:div>
    <w:div w:id="2124692154">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 w:id="214604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5C4551-3CB1-4A83-BF12-1FF5BF678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6419</Words>
  <Characters>36589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42923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13</cp:revision>
  <dcterms:created xsi:type="dcterms:W3CDTF">2015-06-09T19:47:00Z</dcterms:created>
  <dcterms:modified xsi:type="dcterms:W3CDTF">2016-10-11T18:22:00Z</dcterms:modified>
</cp:coreProperties>
</file>