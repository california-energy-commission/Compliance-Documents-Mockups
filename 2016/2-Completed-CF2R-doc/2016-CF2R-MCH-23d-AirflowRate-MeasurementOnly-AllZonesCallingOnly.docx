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9A39B9" w:rsidRPr="00D83E48" w14:paraId="265677FA" w14:textId="77777777" w:rsidTr="00D60199">
        <w:trPr>
          <w:cantSplit/>
          <w:trHeight w:val="144"/>
        </w:trPr>
        <w:tc>
          <w:tcPr>
            <w:tcW w:w="11030" w:type="dxa"/>
            <w:gridSpan w:val="3"/>
            <w:vAlign w:val="center"/>
          </w:tcPr>
          <w:p w14:paraId="265677F9" w14:textId="77777777" w:rsidR="009A39B9" w:rsidRPr="002E17DB" w:rsidRDefault="009A39B9" w:rsidP="00D60199">
            <w:pPr>
              <w:keepNext/>
              <w:rPr>
                <w:rFonts w:asciiTheme="minorHAnsi" w:hAnsiTheme="minorHAnsi"/>
                <w:b/>
                <w:sz w:val="18"/>
                <w:szCs w:val="18"/>
              </w:rPr>
            </w:pPr>
            <w:r w:rsidRPr="002E17DB">
              <w:rPr>
                <w:rFonts w:asciiTheme="minorHAnsi" w:hAnsiTheme="minorHAnsi"/>
                <w:sz w:val="18"/>
                <w:szCs w:val="18"/>
              </w:rPr>
              <w:br w:type="page"/>
            </w:r>
            <w:r w:rsidRPr="002E17DB">
              <w:rPr>
                <w:rFonts w:asciiTheme="minorHAnsi" w:hAnsiTheme="minorHAnsi"/>
                <w:sz w:val="18"/>
                <w:szCs w:val="18"/>
              </w:rPr>
              <w:br w:type="page"/>
            </w:r>
            <w:r w:rsidRPr="002E17DB">
              <w:rPr>
                <w:rFonts w:asciiTheme="minorHAnsi" w:hAnsiTheme="minorHAnsi"/>
                <w:b/>
                <w:sz w:val="18"/>
                <w:szCs w:val="18"/>
              </w:rPr>
              <w:t>A. Ducted Cooling System Information</w:t>
            </w:r>
          </w:p>
        </w:tc>
      </w:tr>
      <w:tr w:rsidR="009A39B9" w:rsidRPr="00D83E48" w14:paraId="265677FE" w14:textId="77777777" w:rsidTr="006F1E17">
        <w:tblPrEx>
          <w:tblBorders>
            <w:top w:val="none" w:sz="0" w:space="0" w:color="auto"/>
          </w:tblBorders>
        </w:tblPrEx>
        <w:trPr>
          <w:cantSplit/>
          <w:trHeight w:val="144"/>
        </w:trPr>
        <w:tc>
          <w:tcPr>
            <w:tcW w:w="475" w:type="dxa"/>
            <w:vAlign w:val="center"/>
          </w:tcPr>
          <w:p w14:paraId="265677FB"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01</w:t>
            </w:r>
          </w:p>
        </w:tc>
        <w:tc>
          <w:tcPr>
            <w:tcW w:w="5940" w:type="dxa"/>
            <w:vAlign w:val="center"/>
          </w:tcPr>
          <w:p w14:paraId="265677FC" w14:textId="16698BEC" w:rsidR="009A39B9" w:rsidRPr="002E17DB" w:rsidRDefault="009202CA" w:rsidP="00D60199">
            <w:pPr>
              <w:rPr>
                <w:rFonts w:asciiTheme="minorHAnsi" w:hAnsiTheme="minorHAnsi"/>
                <w:color w:val="000000"/>
                <w:sz w:val="18"/>
                <w:szCs w:val="18"/>
                <w:highlight w:val="yellow"/>
              </w:rPr>
            </w:pPr>
            <w:r>
              <w:rPr>
                <w:rFonts w:asciiTheme="minorHAnsi" w:hAnsiTheme="minorHAnsi"/>
                <w:sz w:val="18"/>
                <w:szCs w:val="18"/>
              </w:rPr>
              <w:t xml:space="preserve">Space Conditioning </w:t>
            </w:r>
            <w:r w:rsidR="009A39B9" w:rsidRPr="002E17DB">
              <w:rPr>
                <w:rFonts w:asciiTheme="minorHAnsi" w:hAnsiTheme="minorHAnsi"/>
                <w:sz w:val="18"/>
                <w:szCs w:val="18"/>
              </w:rPr>
              <w:t>System Identification or Name</w:t>
            </w:r>
          </w:p>
        </w:tc>
        <w:tc>
          <w:tcPr>
            <w:tcW w:w="4615" w:type="dxa"/>
            <w:vAlign w:val="center"/>
          </w:tcPr>
          <w:p w14:paraId="265677FD" w14:textId="77777777" w:rsidR="009A39B9" w:rsidRPr="002E17DB" w:rsidRDefault="009A39B9" w:rsidP="00D60199">
            <w:pPr>
              <w:rPr>
                <w:rFonts w:asciiTheme="minorHAnsi" w:hAnsiTheme="minorHAnsi"/>
                <w:color w:val="000000"/>
                <w:sz w:val="18"/>
                <w:szCs w:val="18"/>
                <w:highlight w:val="yellow"/>
              </w:rPr>
            </w:pPr>
          </w:p>
        </w:tc>
      </w:tr>
      <w:tr w:rsidR="009A39B9" w:rsidRPr="00D83E48" w14:paraId="26567802" w14:textId="77777777" w:rsidTr="006F1E17">
        <w:tblPrEx>
          <w:tblBorders>
            <w:top w:val="none" w:sz="0" w:space="0" w:color="auto"/>
          </w:tblBorders>
        </w:tblPrEx>
        <w:trPr>
          <w:cantSplit/>
          <w:trHeight w:val="144"/>
        </w:trPr>
        <w:tc>
          <w:tcPr>
            <w:tcW w:w="475" w:type="dxa"/>
            <w:vAlign w:val="center"/>
          </w:tcPr>
          <w:p w14:paraId="265677FF"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02</w:t>
            </w:r>
          </w:p>
        </w:tc>
        <w:tc>
          <w:tcPr>
            <w:tcW w:w="5940" w:type="dxa"/>
            <w:vAlign w:val="center"/>
          </w:tcPr>
          <w:p w14:paraId="26567800" w14:textId="6A29ABC8" w:rsidR="009A39B9" w:rsidRPr="002E17DB" w:rsidRDefault="009202CA" w:rsidP="00D60199">
            <w:pPr>
              <w:rPr>
                <w:rFonts w:asciiTheme="minorHAnsi" w:hAnsiTheme="minorHAnsi"/>
                <w:sz w:val="18"/>
                <w:szCs w:val="18"/>
              </w:rPr>
            </w:pPr>
            <w:r>
              <w:rPr>
                <w:rFonts w:asciiTheme="minorHAnsi" w:hAnsiTheme="minorHAnsi"/>
                <w:sz w:val="18"/>
                <w:szCs w:val="18"/>
              </w:rPr>
              <w:t xml:space="preserve">Space Conditioning </w:t>
            </w:r>
            <w:r w:rsidR="009A39B9" w:rsidRPr="002E17DB">
              <w:rPr>
                <w:rFonts w:asciiTheme="minorHAnsi" w:hAnsiTheme="minorHAnsi"/>
                <w:sz w:val="18"/>
                <w:szCs w:val="18"/>
              </w:rPr>
              <w:t>System Location or Area Served</w:t>
            </w:r>
          </w:p>
        </w:tc>
        <w:tc>
          <w:tcPr>
            <w:tcW w:w="4615" w:type="dxa"/>
            <w:vAlign w:val="center"/>
          </w:tcPr>
          <w:p w14:paraId="26567801" w14:textId="77777777" w:rsidR="009A39B9" w:rsidRPr="002E17DB" w:rsidRDefault="009A39B9" w:rsidP="00D60199">
            <w:pPr>
              <w:rPr>
                <w:rFonts w:asciiTheme="minorHAnsi" w:hAnsiTheme="minorHAnsi"/>
                <w:sz w:val="18"/>
                <w:szCs w:val="18"/>
              </w:rPr>
            </w:pPr>
          </w:p>
        </w:tc>
      </w:tr>
      <w:tr w:rsidR="009A39B9" w:rsidRPr="00D83E48" w14:paraId="26567806" w14:textId="77777777" w:rsidTr="006F1E17">
        <w:tblPrEx>
          <w:tblBorders>
            <w:top w:val="none" w:sz="0" w:space="0" w:color="auto"/>
          </w:tblBorders>
        </w:tblPrEx>
        <w:trPr>
          <w:cantSplit/>
          <w:trHeight w:val="144"/>
        </w:trPr>
        <w:tc>
          <w:tcPr>
            <w:tcW w:w="475" w:type="dxa"/>
            <w:vAlign w:val="center"/>
          </w:tcPr>
          <w:p w14:paraId="26567803"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03</w:t>
            </w:r>
          </w:p>
        </w:tc>
        <w:tc>
          <w:tcPr>
            <w:tcW w:w="5940" w:type="dxa"/>
            <w:vAlign w:val="center"/>
          </w:tcPr>
          <w:p w14:paraId="26567804" w14:textId="12CD3EB5" w:rsidR="009A39B9" w:rsidRPr="002E17DB" w:rsidRDefault="009A39B9" w:rsidP="00D60199">
            <w:pPr>
              <w:rPr>
                <w:rFonts w:asciiTheme="minorHAnsi" w:hAnsiTheme="minorHAnsi"/>
                <w:sz w:val="18"/>
                <w:szCs w:val="18"/>
              </w:rPr>
            </w:pPr>
            <w:r w:rsidRPr="002E17DB">
              <w:rPr>
                <w:rFonts w:asciiTheme="minorHAnsi" w:hAnsiTheme="minorHAnsi"/>
                <w:sz w:val="18"/>
                <w:szCs w:val="18"/>
              </w:rPr>
              <w:t>System Installation Type</w:t>
            </w:r>
          </w:p>
        </w:tc>
        <w:tc>
          <w:tcPr>
            <w:tcW w:w="4615" w:type="dxa"/>
            <w:vAlign w:val="center"/>
          </w:tcPr>
          <w:p w14:paraId="26567805" w14:textId="77777777" w:rsidR="009A39B9" w:rsidRPr="009A39B9" w:rsidRDefault="009A39B9" w:rsidP="009A39B9">
            <w:pPr>
              <w:rPr>
                <w:rFonts w:asciiTheme="minorHAnsi" w:hAnsiTheme="minorHAnsi"/>
                <w:sz w:val="18"/>
                <w:szCs w:val="18"/>
              </w:rPr>
            </w:pPr>
          </w:p>
        </w:tc>
      </w:tr>
      <w:tr w:rsidR="009A39B9" w:rsidRPr="00D83E48" w14:paraId="2656780A" w14:textId="77777777" w:rsidTr="006F1E17">
        <w:tblPrEx>
          <w:tblBorders>
            <w:top w:val="none" w:sz="0" w:space="0" w:color="auto"/>
          </w:tblBorders>
        </w:tblPrEx>
        <w:trPr>
          <w:cantSplit/>
          <w:trHeight w:val="144"/>
        </w:trPr>
        <w:tc>
          <w:tcPr>
            <w:tcW w:w="475" w:type="dxa"/>
            <w:vAlign w:val="center"/>
          </w:tcPr>
          <w:p w14:paraId="26567807"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04</w:t>
            </w:r>
          </w:p>
        </w:tc>
        <w:tc>
          <w:tcPr>
            <w:tcW w:w="5940" w:type="dxa"/>
          </w:tcPr>
          <w:p w14:paraId="26567808" w14:textId="66EB50D6"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Nominal Cooling Capacity (tons) of Condenser</w:t>
            </w:r>
          </w:p>
        </w:tc>
        <w:tc>
          <w:tcPr>
            <w:tcW w:w="4615" w:type="dxa"/>
            <w:vAlign w:val="center"/>
          </w:tcPr>
          <w:p w14:paraId="26567809" w14:textId="77777777" w:rsidR="009A39B9" w:rsidRPr="002E17DB" w:rsidRDefault="009A39B9" w:rsidP="00D60199">
            <w:pPr>
              <w:rPr>
                <w:rFonts w:asciiTheme="minorHAnsi" w:hAnsiTheme="minorHAnsi"/>
                <w:sz w:val="18"/>
                <w:szCs w:val="18"/>
              </w:rPr>
            </w:pPr>
          </w:p>
        </w:tc>
      </w:tr>
      <w:tr w:rsidR="009A39B9" w:rsidRPr="00D83E48" w14:paraId="2656780E" w14:textId="77777777" w:rsidTr="006F1E17">
        <w:tblPrEx>
          <w:tblBorders>
            <w:top w:val="none" w:sz="0" w:space="0" w:color="auto"/>
          </w:tblBorders>
        </w:tblPrEx>
        <w:trPr>
          <w:cantSplit/>
          <w:trHeight w:val="144"/>
        </w:trPr>
        <w:tc>
          <w:tcPr>
            <w:tcW w:w="475" w:type="dxa"/>
            <w:vAlign w:val="center"/>
          </w:tcPr>
          <w:p w14:paraId="2656780B"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05</w:t>
            </w:r>
          </w:p>
        </w:tc>
        <w:tc>
          <w:tcPr>
            <w:tcW w:w="5940" w:type="dxa"/>
            <w:vAlign w:val="center"/>
          </w:tcPr>
          <w:p w14:paraId="2656780C" w14:textId="6C890C96"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Condenser Speed Type</w:t>
            </w:r>
          </w:p>
        </w:tc>
        <w:tc>
          <w:tcPr>
            <w:tcW w:w="4615" w:type="dxa"/>
            <w:vAlign w:val="center"/>
          </w:tcPr>
          <w:p w14:paraId="2656780D" w14:textId="77777777" w:rsidR="009A39B9" w:rsidRPr="002E17DB" w:rsidRDefault="009A39B9" w:rsidP="00D60199">
            <w:pPr>
              <w:rPr>
                <w:rFonts w:asciiTheme="minorHAnsi" w:hAnsiTheme="minorHAnsi"/>
                <w:sz w:val="18"/>
                <w:szCs w:val="18"/>
              </w:rPr>
            </w:pPr>
          </w:p>
        </w:tc>
      </w:tr>
      <w:tr w:rsidR="009A39B9" w:rsidRPr="00D83E48" w14:paraId="26567812" w14:textId="77777777" w:rsidTr="006F1E17">
        <w:tblPrEx>
          <w:tblBorders>
            <w:top w:val="none" w:sz="0" w:space="0" w:color="auto"/>
          </w:tblBorders>
        </w:tblPrEx>
        <w:trPr>
          <w:cantSplit/>
          <w:trHeight w:val="144"/>
        </w:trPr>
        <w:tc>
          <w:tcPr>
            <w:tcW w:w="475" w:type="dxa"/>
            <w:vAlign w:val="center"/>
          </w:tcPr>
          <w:p w14:paraId="2656780F" w14:textId="77777777" w:rsidR="009A39B9" w:rsidRPr="002E17DB" w:rsidRDefault="009A39B9" w:rsidP="00D60199">
            <w:pPr>
              <w:pStyle w:val="Header"/>
              <w:tabs>
                <w:tab w:val="clear" w:pos="4320"/>
                <w:tab w:val="clear" w:pos="8640"/>
              </w:tabs>
              <w:jc w:val="center"/>
              <w:rPr>
                <w:rFonts w:asciiTheme="minorHAnsi" w:hAnsiTheme="minorHAnsi"/>
                <w:sz w:val="18"/>
                <w:szCs w:val="18"/>
              </w:rPr>
            </w:pPr>
            <w:r w:rsidRPr="002E17DB">
              <w:rPr>
                <w:rFonts w:asciiTheme="minorHAnsi" w:hAnsiTheme="minorHAnsi"/>
                <w:sz w:val="18"/>
                <w:szCs w:val="18"/>
              </w:rPr>
              <w:t>06</w:t>
            </w:r>
          </w:p>
        </w:tc>
        <w:tc>
          <w:tcPr>
            <w:tcW w:w="5940" w:type="dxa"/>
            <w:vAlign w:val="center"/>
          </w:tcPr>
          <w:p w14:paraId="26567810" w14:textId="60B4D771" w:rsidR="009A39B9" w:rsidRPr="002E17DB" w:rsidRDefault="009A39B9" w:rsidP="00D60199">
            <w:pPr>
              <w:pStyle w:val="Header"/>
              <w:tabs>
                <w:tab w:val="clear" w:pos="4320"/>
                <w:tab w:val="clear" w:pos="8640"/>
              </w:tabs>
              <w:rPr>
                <w:rFonts w:asciiTheme="minorHAnsi" w:hAnsiTheme="minorHAnsi"/>
                <w:sz w:val="18"/>
                <w:szCs w:val="18"/>
              </w:rPr>
            </w:pPr>
            <w:r w:rsidRPr="002E17DB">
              <w:rPr>
                <w:rFonts w:asciiTheme="minorHAnsi" w:hAnsiTheme="minorHAnsi"/>
                <w:sz w:val="18"/>
                <w:szCs w:val="18"/>
              </w:rPr>
              <w:t>Cooling System Zonal Control Type</w:t>
            </w:r>
          </w:p>
        </w:tc>
        <w:tc>
          <w:tcPr>
            <w:tcW w:w="4615" w:type="dxa"/>
            <w:vAlign w:val="center"/>
          </w:tcPr>
          <w:p w14:paraId="26567811" w14:textId="77777777" w:rsidR="009A39B9" w:rsidRPr="002E17DB" w:rsidRDefault="009A39B9" w:rsidP="00D60199">
            <w:pPr>
              <w:rPr>
                <w:rFonts w:asciiTheme="minorHAnsi" w:hAnsiTheme="minorHAnsi"/>
                <w:sz w:val="18"/>
                <w:szCs w:val="18"/>
              </w:rPr>
            </w:pPr>
          </w:p>
        </w:tc>
      </w:tr>
      <w:tr w:rsidR="009A39B9" w:rsidRPr="00D83E48" w14:paraId="26567816" w14:textId="77777777" w:rsidTr="006F1E17">
        <w:tblPrEx>
          <w:tblBorders>
            <w:top w:val="none" w:sz="0" w:space="0" w:color="auto"/>
          </w:tblBorders>
        </w:tblPrEx>
        <w:trPr>
          <w:cantSplit/>
          <w:trHeight w:val="144"/>
        </w:trPr>
        <w:tc>
          <w:tcPr>
            <w:tcW w:w="475" w:type="dxa"/>
            <w:vAlign w:val="center"/>
          </w:tcPr>
          <w:p w14:paraId="26567813"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07</w:t>
            </w:r>
          </w:p>
        </w:tc>
        <w:tc>
          <w:tcPr>
            <w:tcW w:w="5940" w:type="dxa"/>
            <w:vAlign w:val="center"/>
          </w:tcPr>
          <w:p w14:paraId="26567814" w14:textId="14B9FB1F"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Central Fan Integrated (CFI) Ventilation System Status</w:t>
            </w:r>
          </w:p>
        </w:tc>
        <w:tc>
          <w:tcPr>
            <w:tcW w:w="4615" w:type="dxa"/>
            <w:vAlign w:val="center"/>
          </w:tcPr>
          <w:p w14:paraId="26567815" w14:textId="77777777" w:rsidR="009A39B9" w:rsidRPr="002E17DB" w:rsidRDefault="009A39B9" w:rsidP="00D60199">
            <w:pPr>
              <w:rPr>
                <w:rFonts w:asciiTheme="minorHAnsi" w:hAnsiTheme="minorHAnsi"/>
                <w:sz w:val="18"/>
                <w:szCs w:val="18"/>
              </w:rPr>
            </w:pPr>
          </w:p>
        </w:tc>
      </w:tr>
      <w:tr w:rsidR="009A39B9" w:rsidRPr="00D83E48" w14:paraId="2656781A" w14:textId="77777777" w:rsidTr="006F1E17">
        <w:tblPrEx>
          <w:tblBorders>
            <w:top w:val="none" w:sz="0" w:space="0" w:color="auto"/>
          </w:tblBorders>
        </w:tblPrEx>
        <w:trPr>
          <w:cantSplit/>
          <w:trHeight w:val="144"/>
        </w:trPr>
        <w:tc>
          <w:tcPr>
            <w:tcW w:w="475" w:type="dxa"/>
            <w:vAlign w:val="center"/>
          </w:tcPr>
          <w:p w14:paraId="26567817"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08</w:t>
            </w:r>
          </w:p>
        </w:tc>
        <w:tc>
          <w:tcPr>
            <w:tcW w:w="5940" w:type="dxa"/>
            <w:vAlign w:val="center"/>
          </w:tcPr>
          <w:p w14:paraId="26567818" w14:textId="3DE38B69"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System Bypass Duct Status</w:t>
            </w:r>
          </w:p>
        </w:tc>
        <w:tc>
          <w:tcPr>
            <w:tcW w:w="4615" w:type="dxa"/>
            <w:vAlign w:val="center"/>
          </w:tcPr>
          <w:p w14:paraId="26567819" w14:textId="77777777" w:rsidR="009A39B9" w:rsidRPr="009A39B9" w:rsidRDefault="009A39B9" w:rsidP="009A39B9">
            <w:pPr>
              <w:keepNext/>
              <w:rPr>
                <w:rFonts w:asciiTheme="minorHAnsi" w:hAnsiTheme="minorHAnsi"/>
                <w:sz w:val="18"/>
                <w:szCs w:val="18"/>
              </w:rPr>
            </w:pPr>
          </w:p>
        </w:tc>
      </w:tr>
      <w:tr w:rsidR="009A39B9" w:rsidRPr="00D83E48" w14:paraId="2656781E" w14:textId="77777777" w:rsidTr="006F1E17">
        <w:tblPrEx>
          <w:tblBorders>
            <w:top w:val="none" w:sz="0" w:space="0" w:color="auto"/>
          </w:tblBorders>
        </w:tblPrEx>
        <w:trPr>
          <w:cantSplit/>
          <w:trHeight w:val="144"/>
        </w:trPr>
        <w:tc>
          <w:tcPr>
            <w:tcW w:w="475" w:type="dxa"/>
            <w:vAlign w:val="center"/>
          </w:tcPr>
          <w:p w14:paraId="2656781B" w14:textId="77777777" w:rsidR="009A39B9" w:rsidRPr="002E17DB" w:rsidRDefault="009A39B9" w:rsidP="00D60199">
            <w:pPr>
              <w:pStyle w:val="FootnoteText"/>
              <w:jc w:val="center"/>
              <w:rPr>
                <w:rFonts w:asciiTheme="minorHAnsi" w:hAnsiTheme="minorHAnsi"/>
                <w:sz w:val="18"/>
                <w:szCs w:val="18"/>
              </w:rPr>
            </w:pPr>
            <w:r w:rsidRPr="002E17DB">
              <w:rPr>
                <w:rFonts w:asciiTheme="minorHAnsi" w:hAnsiTheme="minorHAnsi"/>
                <w:sz w:val="18"/>
                <w:szCs w:val="18"/>
              </w:rPr>
              <w:t>09</w:t>
            </w:r>
          </w:p>
        </w:tc>
        <w:tc>
          <w:tcPr>
            <w:tcW w:w="5940" w:type="dxa"/>
            <w:vAlign w:val="center"/>
          </w:tcPr>
          <w:p w14:paraId="2656781C" w14:textId="5D6808FE"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Date of System Airflow Rate Measurement</w:t>
            </w:r>
          </w:p>
        </w:tc>
        <w:tc>
          <w:tcPr>
            <w:tcW w:w="4615" w:type="dxa"/>
            <w:vAlign w:val="center"/>
          </w:tcPr>
          <w:p w14:paraId="2656781D" w14:textId="77777777" w:rsidR="009A39B9" w:rsidRPr="002E17DB" w:rsidRDefault="009A39B9" w:rsidP="00D60199">
            <w:pPr>
              <w:keepNext/>
              <w:rPr>
                <w:rFonts w:asciiTheme="minorHAnsi" w:hAnsiTheme="minorHAnsi"/>
                <w:sz w:val="18"/>
                <w:szCs w:val="18"/>
              </w:rPr>
            </w:pPr>
          </w:p>
        </w:tc>
      </w:tr>
      <w:tr w:rsidR="009A39B9" w:rsidRPr="00D83E48" w14:paraId="26567822" w14:textId="77777777" w:rsidTr="006F1E17">
        <w:tblPrEx>
          <w:tblBorders>
            <w:top w:val="none" w:sz="0" w:space="0" w:color="auto"/>
          </w:tblBorders>
        </w:tblPrEx>
        <w:trPr>
          <w:cantSplit/>
          <w:trHeight w:val="144"/>
        </w:trPr>
        <w:tc>
          <w:tcPr>
            <w:tcW w:w="475" w:type="dxa"/>
            <w:vAlign w:val="center"/>
          </w:tcPr>
          <w:p w14:paraId="2656781F" w14:textId="77777777" w:rsidR="009A39B9" w:rsidRPr="002E17DB" w:rsidDel="006E5AE2" w:rsidRDefault="00ED543C" w:rsidP="00D60199">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26567820" w14:textId="7B2DEDE8" w:rsidR="009A39B9" w:rsidRPr="002E17DB" w:rsidRDefault="009A39B9" w:rsidP="00D60199">
            <w:pPr>
              <w:keepNext/>
              <w:rPr>
                <w:rFonts w:asciiTheme="minorHAnsi" w:hAnsiTheme="minorHAnsi"/>
                <w:sz w:val="18"/>
                <w:szCs w:val="18"/>
              </w:rPr>
            </w:pPr>
            <w:r w:rsidRPr="002E17DB">
              <w:rPr>
                <w:rFonts w:asciiTheme="minorHAnsi" w:hAnsiTheme="minorHAnsi"/>
                <w:sz w:val="18"/>
                <w:szCs w:val="18"/>
              </w:rPr>
              <w:t xml:space="preserve">Airflow Rate Protocol </w:t>
            </w:r>
            <w:r w:rsidR="003A4CDD">
              <w:rPr>
                <w:rFonts w:asciiTheme="minorHAnsi" w:hAnsiTheme="minorHAnsi"/>
                <w:sz w:val="18"/>
                <w:szCs w:val="18"/>
              </w:rPr>
              <w:t>U</w:t>
            </w:r>
            <w:r w:rsidRPr="002E17DB">
              <w:rPr>
                <w:rFonts w:asciiTheme="minorHAnsi" w:hAnsiTheme="minorHAnsi"/>
                <w:sz w:val="18"/>
                <w:szCs w:val="18"/>
              </w:rPr>
              <w:t>tilized</w:t>
            </w:r>
          </w:p>
        </w:tc>
        <w:tc>
          <w:tcPr>
            <w:tcW w:w="4615" w:type="dxa"/>
            <w:vAlign w:val="center"/>
          </w:tcPr>
          <w:p w14:paraId="26567821" w14:textId="77777777" w:rsidR="009A39B9" w:rsidRPr="002E17DB" w:rsidRDefault="009A39B9" w:rsidP="00D60199">
            <w:pPr>
              <w:keepNext/>
              <w:rPr>
                <w:rFonts w:asciiTheme="minorHAnsi" w:hAnsiTheme="minorHAnsi"/>
                <w:sz w:val="18"/>
                <w:szCs w:val="18"/>
              </w:rPr>
            </w:pPr>
          </w:p>
        </w:tc>
      </w:tr>
    </w:tbl>
    <w:p w14:paraId="26567823" w14:textId="77777777" w:rsidR="00BF6BCB" w:rsidRPr="002B7725"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9A39B9" w:rsidRPr="00D83E48" w:rsidDel="001739A4" w14:paraId="26567826" w14:textId="77777777" w:rsidTr="00D60199">
        <w:trPr>
          <w:cantSplit/>
          <w:trHeight w:val="432"/>
        </w:trPr>
        <w:tc>
          <w:tcPr>
            <w:tcW w:w="11030" w:type="dxa"/>
            <w:gridSpan w:val="3"/>
            <w:vAlign w:val="center"/>
          </w:tcPr>
          <w:p w14:paraId="26567824" w14:textId="3850DBC9" w:rsidR="009A39B9" w:rsidRPr="007F7878" w:rsidRDefault="009A39B9" w:rsidP="00D60199">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825" w14:textId="77777777" w:rsidR="009A39B9" w:rsidRPr="003A4CDD" w:rsidRDefault="009A39B9" w:rsidP="00D60199">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9A39B9" w:rsidRPr="00D83E48" w:rsidDel="001739A4" w14:paraId="2656782A" w14:textId="77777777" w:rsidTr="006F1E17">
        <w:trPr>
          <w:cantSplit/>
          <w:trHeight w:val="432"/>
        </w:trPr>
        <w:tc>
          <w:tcPr>
            <w:tcW w:w="475" w:type="dxa"/>
            <w:vAlign w:val="center"/>
          </w:tcPr>
          <w:p w14:paraId="26567827" w14:textId="77777777" w:rsidR="009A39B9" w:rsidRPr="007F7878" w:rsidRDefault="009A39B9" w:rsidP="00D60199">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5940" w:type="dxa"/>
            <w:vAlign w:val="center"/>
          </w:tcPr>
          <w:p w14:paraId="26567828" w14:textId="2C0CE43B" w:rsidR="009A39B9" w:rsidRPr="007F7878" w:rsidRDefault="009A39B9" w:rsidP="002B7725">
            <w:pPr>
              <w:rPr>
                <w:rFonts w:asciiTheme="minorHAnsi" w:hAnsiTheme="minorHAnsi"/>
                <w:sz w:val="18"/>
                <w:szCs w:val="18"/>
              </w:rPr>
            </w:pPr>
            <w:r w:rsidRPr="007F7878">
              <w:rPr>
                <w:rFonts w:asciiTheme="minorHAnsi" w:hAnsiTheme="minorHAnsi"/>
                <w:sz w:val="18"/>
                <w:szCs w:val="18"/>
              </w:rPr>
              <w:t xml:space="preserve">Method </w:t>
            </w:r>
            <w:r w:rsidR="002B7725">
              <w:rPr>
                <w:rFonts w:asciiTheme="minorHAnsi" w:hAnsiTheme="minorHAnsi"/>
                <w:sz w:val="18"/>
                <w:szCs w:val="18"/>
              </w:rPr>
              <w:t>U</w:t>
            </w:r>
            <w:r w:rsidRPr="007F7878">
              <w:rPr>
                <w:rFonts w:asciiTheme="minorHAnsi" w:hAnsiTheme="minorHAnsi"/>
                <w:sz w:val="18"/>
                <w:szCs w:val="18"/>
              </w:rPr>
              <w:t xml:space="preserve">sed to </w:t>
            </w:r>
            <w:r w:rsidR="002B7725">
              <w:rPr>
                <w:rFonts w:asciiTheme="minorHAnsi" w:hAnsiTheme="minorHAnsi"/>
                <w:sz w:val="18"/>
                <w:szCs w:val="18"/>
              </w:rPr>
              <w:t>D</w:t>
            </w:r>
            <w:r w:rsidRPr="007F7878">
              <w:rPr>
                <w:rFonts w:asciiTheme="minorHAnsi" w:hAnsiTheme="minorHAnsi"/>
                <w:sz w:val="18"/>
                <w:szCs w:val="18"/>
              </w:rPr>
              <w:t xml:space="preserve">emonstrate </w:t>
            </w:r>
            <w:r w:rsidR="002B7725">
              <w:rPr>
                <w:rFonts w:asciiTheme="minorHAnsi" w:hAnsiTheme="minorHAnsi"/>
                <w:sz w:val="18"/>
                <w:szCs w:val="18"/>
              </w:rPr>
              <w:t>C</w:t>
            </w:r>
            <w:r w:rsidRPr="007F7878">
              <w:rPr>
                <w:rFonts w:asciiTheme="minorHAnsi" w:hAnsiTheme="minorHAnsi"/>
                <w:sz w:val="18"/>
                <w:szCs w:val="18"/>
              </w:rPr>
              <w:t xml:space="preserve">ompliance with the HSPP/PSPP </w:t>
            </w:r>
            <w:r w:rsidR="002B7725">
              <w:rPr>
                <w:rFonts w:asciiTheme="minorHAnsi" w:hAnsiTheme="minorHAnsi"/>
                <w:sz w:val="18"/>
                <w:szCs w:val="18"/>
              </w:rPr>
              <w:t>R</w:t>
            </w:r>
            <w:r w:rsidRPr="007F7878">
              <w:rPr>
                <w:rFonts w:asciiTheme="minorHAnsi" w:hAnsiTheme="minorHAnsi"/>
                <w:sz w:val="18"/>
                <w:szCs w:val="18"/>
              </w:rPr>
              <w:t>equirement</w:t>
            </w:r>
          </w:p>
        </w:tc>
        <w:tc>
          <w:tcPr>
            <w:tcW w:w="4615" w:type="dxa"/>
            <w:vAlign w:val="center"/>
          </w:tcPr>
          <w:p w14:paraId="26567829" w14:textId="77777777" w:rsidR="009A39B9" w:rsidRPr="007F7878" w:rsidRDefault="009A39B9" w:rsidP="00D60199">
            <w:pPr>
              <w:pStyle w:val="ListParagraph"/>
              <w:keepNext/>
              <w:ind w:left="0"/>
              <w:rPr>
                <w:rFonts w:asciiTheme="minorHAnsi" w:hAnsiTheme="minorHAnsi"/>
                <w:sz w:val="18"/>
                <w:szCs w:val="18"/>
              </w:rPr>
            </w:pPr>
          </w:p>
        </w:tc>
      </w:tr>
    </w:tbl>
    <w:p w14:paraId="2656782B" w14:textId="77777777" w:rsidR="009A39B9" w:rsidRPr="002B7725"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9A39B9" w:rsidRPr="00D83E48" w14:paraId="2656782E" w14:textId="77777777" w:rsidTr="009A39B9">
        <w:trPr>
          <w:cantSplit/>
          <w:trHeight w:val="144"/>
        </w:trPr>
        <w:tc>
          <w:tcPr>
            <w:tcW w:w="5000" w:type="pct"/>
            <w:gridSpan w:val="3"/>
            <w:vAlign w:val="center"/>
          </w:tcPr>
          <w:p w14:paraId="2656782C" w14:textId="28B719B5" w:rsidR="009A39B9" w:rsidRPr="002E17DB" w:rsidRDefault="009A39B9" w:rsidP="00D60199">
            <w:pPr>
              <w:keepNext/>
              <w:rPr>
                <w:rFonts w:asciiTheme="minorHAnsi" w:hAnsiTheme="minorHAnsi"/>
                <w:b/>
                <w:sz w:val="18"/>
                <w:szCs w:val="18"/>
              </w:rPr>
            </w:pPr>
            <w:r w:rsidRPr="002E17DB">
              <w:rPr>
                <w:rFonts w:asciiTheme="minorHAnsi" w:hAnsiTheme="minorHAnsi"/>
                <w:b/>
                <w:sz w:val="18"/>
                <w:szCs w:val="18"/>
              </w:rPr>
              <w:t>C. Airflow Rate Measurement Apparatus and Procedure Information</w:t>
            </w:r>
          </w:p>
          <w:p w14:paraId="2656782D" w14:textId="77777777" w:rsidR="009A39B9" w:rsidRPr="003A4CDD" w:rsidRDefault="009A39B9" w:rsidP="00D60199">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810CDC" w:rsidRPr="00D83E48" w14:paraId="26567832" w14:textId="77777777" w:rsidTr="006F1E17">
        <w:trPr>
          <w:cantSplit/>
          <w:trHeight w:val="144"/>
        </w:trPr>
        <w:tc>
          <w:tcPr>
            <w:tcW w:w="212" w:type="pct"/>
            <w:vAlign w:val="center"/>
          </w:tcPr>
          <w:p w14:paraId="2656782F"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01</w:t>
            </w:r>
          </w:p>
        </w:tc>
        <w:tc>
          <w:tcPr>
            <w:tcW w:w="2697" w:type="pct"/>
            <w:vAlign w:val="center"/>
          </w:tcPr>
          <w:p w14:paraId="26567830" w14:textId="059C6429" w:rsidR="00810CDC" w:rsidRPr="002E17DB" w:rsidRDefault="00810CDC" w:rsidP="003A4CDD">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092" w:type="pct"/>
            <w:vAlign w:val="center"/>
          </w:tcPr>
          <w:p w14:paraId="26567831" w14:textId="77777777" w:rsidR="00810CDC" w:rsidRPr="00810CDC" w:rsidRDefault="00810CDC" w:rsidP="00810CDC">
            <w:pPr>
              <w:keepNext/>
              <w:rPr>
                <w:rFonts w:asciiTheme="minorHAnsi" w:hAnsiTheme="minorHAnsi"/>
                <w:sz w:val="18"/>
                <w:szCs w:val="18"/>
              </w:rPr>
            </w:pPr>
          </w:p>
        </w:tc>
      </w:tr>
      <w:tr w:rsidR="00810CDC" w:rsidRPr="00D83E48" w14:paraId="26567836" w14:textId="77777777" w:rsidTr="006F1E17">
        <w:trPr>
          <w:cantSplit/>
          <w:trHeight w:val="144"/>
        </w:trPr>
        <w:tc>
          <w:tcPr>
            <w:tcW w:w="212" w:type="pct"/>
            <w:vAlign w:val="center"/>
          </w:tcPr>
          <w:p w14:paraId="26567833"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02</w:t>
            </w:r>
          </w:p>
        </w:tc>
        <w:tc>
          <w:tcPr>
            <w:tcW w:w="2697" w:type="pct"/>
            <w:vAlign w:val="center"/>
          </w:tcPr>
          <w:p w14:paraId="26567834" w14:textId="5BBB1943"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092" w:type="pct"/>
            <w:vAlign w:val="center"/>
          </w:tcPr>
          <w:p w14:paraId="26567835" w14:textId="77777777" w:rsidR="00810CDC" w:rsidRPr="002E17DB" w:rsidRDefault="00810CDC" w:rsidP="00810CDC">
            <w:pPr>
              <w:keepNext/>
              <w:rPr>
                <w:rFonts w:asciiTheme="minorHAnsi" w:hAnsiTheme="minorHAnsi"/>
                <w:sz w:val="18"/>
                <w:szCs w:val="18"/>
              </w:rPr>
            </w:pPr>
          </w:p>
        </w:tc>
      </w:tr>
      <w:tr w:rsidR="00810CDC" w:rsidRPr="00D83E48" w14:paraId="2656783A" w14:textId="77777777" w:rsidTr="006F1E17">
        <w:trPr>
          <w:cantSplit/>
          <w:trHeight w:val="144"/>
        </w:trPr>
        <w:tc>
          <w:tcPr>
            <w:tcW w:w="212" w:type="pct"/>
            <w:vAlign w:val="center"/>
          </w:tcPr>
          <w:p w14:paraId="26567837"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03</w:t>
            </w:r>
          </w:p>
        </w:tc>
        <w:tc>
          <w:tcPr>
            <w:tcW w:w="2697" w:type="pct"/>
            <w:vAlign w:val="center"/>
          </w:tcPr>
          <w:p w14:paraId="26567838" w14:textId="33C50B2A"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092" w:type="pct"/>
            <w:vAlign w:val="center"/>
          </w:tcPr>
          <w:p w14:paraId="26567839" w14:textId="77777777" w:rsidR="00810CDC" w:rsidRPr="002E17DB" w:rsidRDefault="00810CDC" w:rsidP="00810CDC">
            <w:pPr>
              <w:keepNext/>
              <w:rPr>
                <w:rFonts w:asciiTheme="minorHAnsi" w:hAnsiTheme="minorHAnsi"/>
                <w:sz w:val="18"/>
                <w:szCs w:val="18"/>
              </w:rPr>
            </w:pPr>
          </w:p>
        </w:tc>
      </w:tr>
      <w:tr w:rsidR="00810CDC" w:rsidRPr="00D83E48" w14:paraId="2656783E" w14:textId="77777777" w:rsidTr="006F1E17">
        <w:trPr>
          <w:cantSplit/>
          <w:trHeight w:val="144"/>
        </w:trPr>
        <w:tc>
          <w:tcPr>
            <w:tcW w:w="212" w:type="pct"/>
            <w:vAlign w:val="center"/>
          </w:tcPr>
          <w:p w14:paraId="2656783B" w14:textId="77777777" w:rsidR="00810CDC" w:rsidRPr="002E17DB" w:rsidRDefault="00810CDC" w:rsidP="00D60199">
            <w:pPr>
              <w:keepNext/>
              <w:jc w:val="center"/>
              <w:rPr>
                <w:rFonts w:asciiTheme="minorHAnsi" w:hAnsiTheme="minorHAnsi"/>
                <w:sz w:val="18"/>
                <w:szCs w:val="18"/>
              </w:rPr>
            </w:pPr>
            <w:r w:rsidRPr="002E17DB">
              <w:rPr>
                <w:rFonts w:asciiTheme="minorHAnsi" w:hAnsiTheme="minorHAnsi"/>
                <w:sz w:val="18"/>
                <w:szCs w:val="18"/>
              </w:rPr>
              <w:t>04</w:t>
            </w:r>
          </w:p>
        </w:tc>
        <w:tc>
          <w:tcPr>
            <w:tcW w:w="2697" w:type="pct"/>
            <w:vAlign w:val="center"/>
          </w:tcPr>
          <w:p w14:paraId="2656783C" w14:textId="294A0C59" w:rsidR="00810CDC" w:rsidRPr="002E17DB" w:rsidRDefault="00810CDC" w:rsidP="00D60199">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810CDC" w:rsidRDefault="00810CDC" w:rsidP="00810CDC">
            <w:pPr>
              <w:keepNext/>
              <w:rPr>
                <w:rFonts w:asciiTheme="minorHAnsi" w:hAnsiTheme="minorHAnsi"/>
                <w:sz w:val="18"/>
                <w:szCs w:val="18"/>
              </w:rPr>
            </w:pPr>
          </w:p>
        </w:tc>
      </w:tr>
    </w:tbl>
    <w:p w14:paraId="44BBF29D" w14:textId="77777777" w:rsidR="003A4CDD" w:rsidRPr="002B7725"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9A39B9" w:rsidRPr="00D83E48" w14:paraId="26567844" w14:textId="77777777" w:rsidTr="00D60199">
        <w:trPr>
          <w:cantSplit/>
          <w:trHeight w:val="144"/>
        </w:trPr>
        <w:tc>
          <w:tcPr>
            <w:tcW w:w="5000" w:type="pct"/>
            <w:vAlign w:val="center"/>
          </w:tcPr>
          <w:p w14:paraId="26567843" w14:textId="584660CD" w:rsidR="00CC077D" w:rsidRPr="002E17DB" w:rsidRDefault="009A39B9" w:rsidP="009A39B9">
            <w:pPr>
              <w:rPr>
                <w:rFonts w:asciiTheme="minorHAnsi" w:hAnsiTheme="minorHAnsi"/>
                <w:b/>
                <w:sz w:val="18"/>
                <w:szCs w:val="18"/>
              </w:rPr>
            </w:pPr>
            <w:r w:rsidRPr="00F3767A">
              <w:rPr>
                <w:rFonts w:asciiTheme="minorHAnsi" w:hAnsiTheme="minorHAnsi"/>
                <w:b/>
                <w:sz w:val="18"/>
                <w:szCs w:val="18"/>
              </w:rPr>
              <w:t xml:space="preserve">MCH-23d Forced Air System Airflow Rate Measurement – Newly Installed </w:t>
            </w:r>
            <w:r w:rsidR="00FF4576" w:rsidRPr="00F3767A">
              <w:rPr>
                <w:rFonts w:asciiTheme="minorHAnsi" w:hAnsiTheme="minorHAnsi"/>
                <w:b/>
                <w:sz w:val="18"/>
                <w:szCs w:val="18"/>
              </w:rPr>
              <w:t xml:space="preserve">Heating Only </w:t>
            </w:r>
            <w:r w:rsidRPr="00F3767A">
              <w:rPr>
                <w:rFonts w:asciiTheme="minorHAnsi" w:hAnsiTheme="minorHAnsi"/>
                <w:b/>
                <w:sz w:val="18"/>
                <w:szCs w:val="18"/>
              </w:rPr>
              <w:t>Non-Zoned Systems Measurement Only – No Minimum Target Requirement</w:t>
            </w:r>
          </w:p>
        </w:tc>
      </w:tr>
    </w:tbl>
    <w:p w14:paraId="1B4FB5BA" w14:textId="77777777" w:rsidR="003A4CDD" w:rsidRPr="002B7725"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8"/>
        <w:gridCol w:w="5879"/>
        <w:gridCol w:w="4610"/>
      </w:tblGrid>
      <w:tr w:rsidR="009A39B9" w:rsidRPr="00D83E48" w14:paraId="26567848" w14:textId="77777777" w:rsidTr="00810CDC">
        <w:trPr>
          <w:trHeight w:val="144"/>
        </w:trPr>
        <w:tc>
          <w:tcPr>
            <w:tcW w:w="5000" w:type="pct"/>
            <w:gridSpan w:val="3"/>
          </w:tcPr>
          <w:p w14:paraId="26567846" w14:textId="046375CB" w:rsidR="009A39B9" w:rsidRPr="00F01A91" w:rsidRDefault="009A39B9" w:rsidP="00D60199">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847" w14:textId="77777777" w:rsidR="009A39B9" w:rsidRPr="00741B8C" w:rsidRDefault="009A39B9" w:rsidP="00D60199">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9A39B9" w:rsidRPr="00D83E48"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01</w:t>
            </w:r>
          </w:p>
        </w:tc>
        <w:tc>
          <w:tcPr>
            <w:tcW w:w="2668" w:type="pct"/>
            <w:vAlign w:val="center"/>
          </w:tcPr>
          <w:p w14:paraId="2656784A" w14:textId="18C86DC1" w:rsidR="009A39B9" w:rsidRPr="00F01A91" w:rsidRDefault="009A39B9" w:rsidP="00D60199">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092" w:type="pct"/>
            <w:vAlign w:val="center"/>
          </w:tcPr>
          <w:p w14:paraId="2656784B" w14:textId="77777777" w:rsidR="009A39B9" w:rsidRPr="00F01A91" w:rsidRDefault="009A39B9" w:rsidP="00D60199">
            <w:pPr>
              <w:keepNext/>
              <w:rPr>
                <w:rFonts w:asciiTheme="minorHAnsi" w:hAnsiTheme="minorHAnsi"/>
                <w:sz w:val="18"/>
                <w:szCs w:val="18"/>
              </w:rPr>
            </w:pPr>
          </w:p>
        </w:tc>
      </w:tr>
    </w:tbl>
    <w:p w14:paraId="2656784D" w14:textId="77777777" w:rsidR="009A39B9" w:rsidRPr="002B7725" w:rsidRDefault="009A39B9"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763DCC" w:rsidRPr="00837C51" w14:paraId="2656784F" w14:textId="77777777" w:rsidTr="003641DF">
        <w:trPr>
          <w:trHeight w:val="144"/>
        </w:trPr>
        <w:tc>
          <w:tcPr>
            <w:tcW w:w="10998" w:type="dxa"/>
            <w:gridSpan w:val="2"/>
            <w:vAlign w:val="center"/>
          </w:tcPr>
          <w:p w14:paraId="2656784E" w14:textId="77777777" w:rsidR="00763DCC" w:rsidRPr="00837C51" w:rsidRDefault="00763DCC" w:rsidP="003641DF">
            <w:pPr>
              <w:keepNext/>
              <w:rPr>
                <w:rFonts w:asciiTheme="minorHAnsi" w:hAnsiTheme="minorHAnsi"/>
                <w:sz w:val="18"/>
                <w:szCs w:val="18"/>
              </w:rPr>
            </w:pPr>
            <w:r w:rsidRPr="00837C51">
              <w:rPr>
                <w:rFonts w:asciiTheme="minorHAnsi" w:hAnsiTheme="minorHAnsi"/>
                <w:b/>
                <w:sz w:val="18"/>
                <w:szCs w:val="18"/>
              </w:rPr>
              <w:t>E. Additional Requirements</w:t>
            </w:r>
          </w:p>
        </w:tc>
      </w:tr>
      <w:tr w:rsidR="00763DCC" w:rsidRPr="00837C51" w14:paraId="26567852" w14:textId="77777777" w:rsidTr="003641DF">
        <w:trPr>
          <w:trHeight w:val="144"/>
        </w:trPr>
        <w:tc>
          <w:tcPr>
            <w:tcW w:w="468" w:type="dxa"/>
            <w:vAlign w:val="center"/>
          </w:tcPr>
          <w:p w14:paraId="26567850"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vAlign w:val="center"/>
          </w:tcPr>
          <w:p w14:paraId="26567851" w14:textId="5BB009B2"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w:t>
            </w:r>
            <w:proofErr w:type="gramStart"/>
            <w:r w:rsidRPr="00837C51">
              <w:rPr>
                <w:rFonts w:asciiTheme="minorHAnsi" w:hAnsiTheme="minorHAnsi"/>
                <w:sz w:val="18"/>
                <w:szCs w:val="18"/>
              </w:rPr>
              <w:t>)12</w:t>
            </w:r>
            <w:proofErr w:type="gramEnd"/>
            <w:r w:rsidRPr="00837C51">
              <w:rPr>
                <w:rFonts w:asciiTheme="minorHAnsi" w:hAnsiTheme="minorHAnsi"/>
                <w:sz w:val="18"/>
                <w:szCs w:val="18"/>
              </w:rPr>
              <w:t xml:space="preserve"> or 150.0(m)13 were properly installed in the system during system airflow rate measurement identified on this Certificate of Installation.</w:t>
            </w:r>
          </w:p>
        </w:tc>
      </w:tr>
      <w:tr w:rsidR="00763DCC" w:rsidRPr="00837C51" w14:paraId="26567855" w14:textId="77777777" w:rsidTr="003641DF">
        <w:trPr>
          <w:trHeight w:val="144"/>
        </w:trPr>
        <w:tc>
          <w:tcPr>
            <w:tcW w:w="468" w:type="dxa"/>
            <w:vAlign w:val="center"/>
          </w:tcPr>
          <w:p w14:paraId="26567853"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vAlign w:val="center"/>
          </w:tcPr>
          <w:p w14:paraId="26567854"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837C51" w14:paraId="26567858" w14:textId="77777777" w:rsidTr="003641DF">
        <w:trPr>
          <w:trHeight w:val="144"/>
        </w:trPr>
        <w:tc>
          <w:tcPr>
            <w:tcW w:w="468" w:type="dxa"/>
            <w:vAlign w:val="center"/>
          </w:tcPr>
          <w:p w14:paraId="26567856"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03</w:t>
            </w:r>
          </w:p>
        </w:tc>
        <w:tc>
          <w:tcPr>
            <w:tcW w:w="10530" w:type="dxa"/>
            <w:vAlign w:val="center"/>
          </w:tcPr>
          <w:p w14:paraId="26567857"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763DCC" w:rsidRPr="00837C51" w14:paraId="2656785B" w14:textId="77777777" w:rsidTr="003641DF">
        <w:trPr>
          <w:trHeight w:val="144"/>
        </w:trPr>
        <w:tc>
          <w:tcPr>
            <w:tcW w:w="468" w:type="dxa"/>
            <w:vAlign w:val="center"/>
          </w:tcPr>
          <w:p w14:paraId="26567859"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04</w:t>
            </w:r>
          </w:p>
        </w:tc>
        <w:tc>
          <w:tcPr>
            <w:tcW w:w="10530" w:type="dxa"/>
            <w:vAlign w:val="center"/>
          </w:tcPr>
          <w:p w14:paraId="2656785A"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763DCC" w:rsidRPr="00837C51" w14:paraId="2656785E" w14:textId="77777777" w:rsidTr="003641DF">
        <w:trPr>
          <w:trHeight w:val="144"/>
        </w:trPr>
        <w:tc>
          <w:tcPr>
            <w:tcW w:w="468" w:type="dxa"/>
            <w:vAlign w:val="center"/>
          </w:tcPr>
          <w:p w14:paraId="2656785C"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05</w:t>
            </w:r>
          </w:p>
        </w:tc>
        <w:tc>
          <w:tcPr>
            <w:tcW w:w="10530" w:type="dxa"/>
            <w:vAlign w:val="center"/>
          </w:tcPr>
          <w:p w14:paraId="2656785D"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If fresh air duct is part of the HVAC system it was not closed during the diagnostic test.</w:t>
            </w:r>
          </w:p>
        </w:tc>
      </w:tr>
      <w:tr w:rsidR="00763DCC" w:rsidRPr="00837C51" w14:paraId="26567861" w14:textId="77777777" w:rsidTr="003641DF">
        <w:trPr>
          <w:trHeight w:val="144"/>
        </w:trPr>
        <w:tc>
          <w:tcPr>
            <w:tcW w:w="468" w:type="dxa"/>
            <w:vAlign w:val="center"/>
          </w:tcPr>
          <w:p w14:paraId="2656785F" w14:textId="77777777" w:rsidR="00763DCC" w:rsidRPr="00837C51" w:rsidRDefault="00763DCC" w:rsidP="003641DF">
            <w:pPr>
              <w:pStyle w:val="FootnoteText"/>
              <w:keepNext/>
              <w:jc w:val="center"/>
              <w:rPr>
                <w:rFonts w:asciiTheme="minorHAnsi" w:hAnsiTheme="minorHAnsi"/>
                <w:sz w:val="18"/>
                <w:szCs w:val="18"/>
              </w:rPr>
            </w:pPr>
            <w:r w:rsidRPr="00837C51">
              <w:rPr>
                <w:rFonts w:asciiTheme="minorHAnsi" w:hAnsiTheme="minorHAnsi"/>
                <w:sz w:val="18"/>
                <w:szCs w:val="18"/>
              </w:rPr>
              <w:t>06</w:t>
            </w:r>
          </w:p>
        </w:tc>
        <w:tc>
          <w:tcPr>
            <w:tcW w:w="10530" w:type="dxa"/>
            <w:vAlign w:val="center"/>
          </w:tcPr>
          <w:p w14:paraId="26567860"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763DCC" w:rsidRPr="00837C51" w14:paraId="26567863" w14:textId="77777777" w:rsidTr="003641DF">
        <w:trPr>
          <w:trHeight w:val="144"/>
        </w:trPr>
        <w:tc>
          <w:tcPr>
            <w:tcW w:w="10998" w:type="dxa"/>
            <w:gridSpan w:val="2"/>
            <w:vAlign w:val="center"/>
          </w:tcPr>
          <w:p w14:paraId="26567862" w14:textId="77777777" w:rsidR="00763DCC" w:rsidRPr="00837C51" w:rsidRDefault="00763DCC" w:rsidP="003641DF">
            <w:pPr>
              <w:pStyle w:val="FootnoteText"/>
              <w:keepNext/>
              <w:rPr>
                <w:rFonts w:asciiTheme="minorHAnsi" w:hAnsiTheme="minorHAnsi"/>
                <w:sz w:val="18"/>
                <w:szCs w:val="18"/>
              </w:rPr>
            </w:pPr>
            <w:r w:rsidRPr="00837C51">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864" w14:textId="77777777" w:rsidR="00763DCC" w:rsidRDefault="00763DCC" w:rsidP="00B816B4">
      <w:pPr>
        <w:rPr>
          <w:rFonts w:asciiTheme="minorHAnsi" w:hAnsiTheme="minorHAnsi"/>
          <w:sz w:val="18"/>
          <w:szCs w:val="18"/>
        </w:rPr>
      </w:pPr>
    </w:p>
    <w:p w14:paraId="26567865" w14:textId="77777777" w:rsidR="00763DCC" w:rsidRDefault="00763DCC">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CE60DC" w:rsidRPr="0005428C" w14:paraId="26567867" w14:textId="77777777" w:rsidTr="008421E4">
        <w:trPr>
          <w:trHeight w:val="323"/>
        </w:trPr>
        <w:tc>
          <w:tcPr>
            <w:tcW w:w="10950" w:type="dxa"/>
            <w:gridSpan w:val="4"/>
            <w:vAlign w:val="center"/>
          </w:tcPr>
          <w:p w14:paraId="26567866" w14:textId="77777777" w:rsidR="00CE60DC" w:rsidRPr="0005428C" w:rsidRDefault="00CE60DC" w:rsidP="003641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05428C">
              <w:rPr>
                <w:rFonts w:asciiTheme="minorHAnsi" w:hAnsiTheme="minorHAnsi" w:cs="Arial"/>
                <w:b/>
                <w:caps/>
                <w:sz w:val="18"/>
                <w:szCs w:val="18"/>
              </w:rPr>
              <w:lastRenderedPageBreak/>
              <w:t>Documentation Author's Declaration Statement</w:t>
            </w:r>
          </w:p>
        </w:tc>
      </w:tr>
      <w:tr w:rsidR="00CE60DC" w:rsidRPr="0005428C" w14:paraId="26567869" w14:textId="77777777" w:rsidTr="003641DF">
        <w:trPr>
          <w:trHeight w:val="206"/>
        </w:trPr>
        <w:tc>
          <w:tcPr>
            <w:tcW w:w="10950" w:type="dxa"/>
            <w:gridSpan w:val="4"/>
            <w:vAlign w:val="center"/>
          </w:tcPr>
          <w:p w14:paraId="26567868" w14:textId="77777777" w:rsidR="00CE60DC" w:rsidRPr="0005428C" w:rsidRDefault="00CE60DC" w:rsidP="002B7725">
            <w:pPr>
              <w:keepNext/>
              <w:numPr>
                <w:ilvl w:val="0"/>
                <w:numId w:val="29"/>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CE60DC" w:rsidRPr="0005428C" w14:paraId="2656786C" w14:textId="77777777" w:rsidTr="003641DF">
        <w:trPr>
          <w:trHeight w:val="360"/>
        </w:trPr>
        <w:tc>
          <w:tcPr>
            <w:tcW w:w="5577" w:type="dxa"/>
            <w:gridSpan w:val="2"/>
          </w:tcPr>
          <w:p w14:paraId="2656786A"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2656786B"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Signature:</w:t>
            </w:r>
          </w:p>
        </w:tc>
      </w:tr>
      <w:tr w:rsidR="00CE60DC" w:rsidRPr="0005428C" w14:paraId="2656786F" w14:textId="77777777" w:rsidTr="003641DF">
        <w:trPr>
          <w:trHeight w:val="360"/>
        </w:trPr>
        <w:tc>
          <w:tcPr>
            <w:tcW w:w="5577" w:type="dxa"/>
            <w:gridSpan w:val="2"/>
          </w:tcPr>
          <w:p w14:paraId="2656786D"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2656786E"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Date Signed:</w:t>
            </w:r>
          </w:p>
        </w:tc>
      </w:tr>
      <w:tr w:rsidR="00CE60DC" w:rsidRPr="0005428C" w14:paraId="26567872" w14:textId="77777777" w:rsidTr="003641DF">
        <w:trPr>
          <w:trHeight w:val="360"/>
        </w:trPr>
        <w:tc>
          <w:tcPr>
            <w:tcW w:w="5577" w:type="dxa"/>
            <w:gridSpan w:val="2"/>
          </w:tcPr>
          <w:p w14:paraId="26567870"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26567871" w14:textId="248AE33B" w:rsidR="00CE60DC" w:rsidRPr="0005428C" w:rsidRDefault="00CE60DC" w:rsidP="002B7725">
            <w:pPr>
              <w:keepNext/>
              <w:rPr>
                <w:rFonts w:asciiTheme="minorHAnsi" w:hAnsiTheme="minorHAnsi"/>
                <w:sz w:val="14"/>
                <w:szCs w:val="14"/>
              </w:rPr>
            </w:pPr>
            <w:r w:rsidRPr="0005428C">
              <w:rPr>
                <w:rFonts w:asciiTheme="minorHAnsi" w:hAnsiTheme="minorHAnsi"/>
                <w:sz w:val="14"/>
                <w:szCs w:val="14"/>
              </w:rPr>
              <w:t>CEA/HERS Certification Identification (</w:t>
            </w:r>
            <w:r w:rsidR="002B7725">
              <w:rPr>
                <w:rFonts w:asciiTheme="minorHAnsi" w:hAnsiTheme="minorHAnsi"/>
                <w:sz w:val="14"/>
                <w:szCs w:val="14"/>
              </w:rPr>
              <w:t>i</w:t>
            </w:r>
            <w:r w:rsidRPr="0005428C">
              <w:rPr>
                <w:rFonts w:asciiTheme="minorHAnsi" w:hAnsiTheme="minorHAnsi"/>
                <w:sz w:val="14"/>
                <w:szCs w:val="14"/>
              </w:rPr>
              <w:t>f applicable):</w:t>
            </w:r>
          </w:p>
        </w:tc>
      </w:tr>
      <w:tr w:rsidR="00CE60DC" w:rsidRPr="0005428C" w14:paraId="26567875" w14:textId="77777777" w:rsidTr="003641DF">
        <w:trPr>
          <w:trHeight w:val="360"/>
        </w:trPr>
        <w:tc>
          <w:tcPr>
            <w:tcW w:w="5577" w:type="dxa"/>
            <w:gridSpan w:val="2"/>
          </w:tcPr>
          <w:p w14:paraId="26567873"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26567874" w14:textId="77777777" w:rsidR="00CE60DC" w:rsidRPr="0005428C" w:rsidRDefault="00CE60DC" w:rsidP="003641DF">
            <w:pPr>
              <w:keepNext/>
              <w:rPr>
                <w:rFonts w:asciiTheme="minorHAnsi" w:hAnsiTheme="minorHAnsi"/>
                <w:sz w:val="14"/>
                <w:szCs w:val="14"/>
              </w:rPr>
            </w:pPr>
            <w:r w:rsidRPr="0005428C">
              <w:rPr>
                <w:rFonts w:asciiTheme="minorHAnsi" w:hAnsiTheme="minorHAnsi"/>
                <w:sz w:val="14"/>
                <w:szCs w:val="14"/>
              </w:rPr>
              <w:t>Phone:</w:t>
            </w:r>
          </w:p>
        </w:tc>
      </w:tr>
      <w:tr w:rsidR="00CE60DC" w:rsidRPr="0005428C" w14:paraId="26567877" w14:textId="77777777" w:rsidTr="003641DF">
        <w:tblPrEx>
          <w:tblCellMar>
            <w:left w:w="115" w:type="dxa"/>
            <w:right w:w="115" w:type="dxa"/>
          </w:tblCellMar>
        </w:tblPrEx>
        <w:trPr>
          <w:trHeight w:val="296"/>
        </w:trPr>
        <w:tc>
          <w:tcPr>
            <w:tcW w:w="10950" w:type="dxa"/>
            <w:gridSpan w:val="4"/>
            <w:vAlign w:val="center"/>
          </w:tcPr>
          <w:p w14:paraId="26567876" w14:textId="77777777" w:rsidR="00CE60DC" w:rsidRPr="0005428C" w:rsidRDefault="00CE60DC" w:rsidP="003641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CE60DC" w:rsidRPr="008421E4" w14:paraId="2656787F" w14:textId="77777777" w:rsidTr="003641DF">
        <w:tblPrEx>
          <w:tblCellMar>
            <w:left w:w="115" w:type="dxa"/>
            <w:right w:w="115" w:type="dxa"/>
          </w:tblCellMar>
        </w:tblPrEx>
        <w:trPr>
          <w:trHeight w:val="504"/>
        </w:trPr>
        <w:tc>
          <w:tcPr>
            <w:tcW w:w="10950" w:type="dxa"/>
            <w:gridSpan w:val="4"/>
          </w:tcPr>
          <w:p w14:paraId="26567878" w14:textId="77777777" w:rsidR="00CE60DC" w:rsidRPr="008421E4" w:rsidRDefault="00CE60DC" w:rsidP="002B7725">
            <w:pPr>
              <w:keepNext/>
              <w:tabs>
                <w:tab w:val="left" w:pos="-2600"/>
              </w:tabs>
              <w:ind w:right="86"/>
              <w:outlineLvl w:val="2"/>
              <w:rPr>
                <w:ins w:id="0" w:author="Pacheco, Misael@Energy" w:date="2016-10-11T11:13:00Z"/>
                <w:rFonts w:asciiTheme="minorHAnsi" w:hAnsiTheme="minorHAnsi"/>
                <w:sz w:val="18"/>
                <w:szCs w:val="18"/>
              </w:rPr>
            </w:pPr>
            <w:r w:rsidRPr="008421E4">
              <w:rPr>
                <w:rFonts w:asciiTheme="minorHAnsi" w:hAnsiTheme="minorHAnsi"/>
                <w:sz w:val="18"/>
                <w:szCs w:val="18"/>
              </w:rPr>
              <w:t xml:space="preserve">I certify the following under penalty of perjury, under the laws of the State of California: </w:t>
            </w:r>
          </w:p>
          <w:p w14:paraId="5FAFE362" w14:textId="77777777" w:rsidR="009478F6" w:rsidRPr="008421E4" w:rsidRDefault="009478F6" w:rsidP="009478F6">
            <w:pPr>
              <w:pStyle w:val="Heading3"/>
              <w:numPr>
                <w:ilvl w:val="0"/>
                <w:numId w:val="37"/>
              </w:numPr>
              <w:spacing w:before="0"/>
              <w:ind w:right="90"/>
              <w:rPr>
                <w:ins w:id="1" w:author="Pacheco, Misael@Energy" w:date="2016-10-11T11:13:00Z"/>
                <w:rFonts w:asciiTheme="minorHAnsi" w:hAnsiTheme="minorHAnsi"/>
                <w:b/>
                <w:caps/>
                <w:sz w:val="18"/>
                <w:szCs w:val="18"/>
              </w:rPr>
            </w:pPr>
            <w:ins w:id="2" w:author="Pacheco, Misael@Energy" w:date="2016-10-11T11:13:00Z">
              <w:r w:rsidRPr="008421E4">
                <w:rPr>
                  <w:rFonts w:asciiTheme="minorHAnsi" w:hAnsiTheme="minorHAnsi"/>
                  <w:sz w:val="18"/>
                  <w:szCs w:val="18"/>
                </w:rPr>
                <w:t xml:space="preserve">The information provided on this Certificate of Installation is true and correct. </w:t>
              </w:r>
            </w:ins>
          </w:p>
          <w:p w14:paraId="79B31C29" w14:textId="77777777" w:rsidR="009478F6" w:rsidRPr="008421E4" w:rsidRDefault="009478F6" w:rsidP="008421E4">
            <w:pPr>
              <w:pStyle w:val="Heading3"/>
              <w:numPr>
                <w:ilvl w:val="0"/>
                <w:numId w:val="37"/>
              </w:numPr>
              <w:spacing w:before="0"/>
              <w:ind w:right="90"/>
              <w:rPr>
                <w:ins w:id="3" w:author="Pacheco, Misael@Energy" w:date="2016-10-11T11:13:00Z"/>
                <w:rFonts w:asciiTheme="minorHAnsi" w:hAnsiTheme="minorHAnsi"/>
                <w:b/>
                <w:caps/>
                <w:sz w:val="18"/>
                <w:rPrChange w:id="4" w:author="Shewmaker, Michael@Energy" w:date="2016-10-11T12:08:00Z">
                  <w:rPr>
                    <w:ins w:id="5" w:author="Pacheco, Misael@Energy" w:date="2016-10-11T11:13:00Z"/>
                    <w:rFonts w:asciiTheme="minorHAnsi" w:hAnsiTheme="minorHAnsi"/>
                    <w:b/>
                    <w:caps/>
                    <w:sz w:val="18"/>
                  </w:rPr>
                </w:rPrChange>
              </w:rPr>
            </w:pPr>
            <w:ins w:id="6" w:author="Pacheco, Misael@Energy" w:date="2016-10-11T11:13:00Z">
              <w:r w:rsidRPr="008421E4">
                <w:rPr>
                  <w:rFonts w:asciiTheme="minorHAnsi" w:hAnsiTheme="minorHAnsi"/>
                  <w:snapToGrid w:val="0"/>
                  <w:sz w:val="18"/>
                  <w:szCs w:val="18"/>
                </w:rPr>
                <w:t xml:space="preserve">I am either: a) a responsible person eligible under Division 3 of the Business and Professions Code </w:t>
              </w:r>
              <w:r w:rsidRPr="008421E4">
                <w:rPr>
                  <w:rFonts w:asciiTheme="minorHAnsi" w:hAnsiTheme="minorHAnsi"/>
                  <w:sz w:val="18"/>
                  <w:szCs w:val="18"/>
                </w:rPr>
                <w:t xml:space="preserve">in the applicable classification to accept responsibility for the system design, construction, or installation </w:t>
              </w:r>
              <w:r w:rsidRPr="008421E4">
                <w:rPr>
                  <w:rFonts w:asciiTheme="minorHAnsi" w:hAnsiTheme="minorHAnsi"/>
                  <w:snapToGrid w:val="0"/>
                  <w:sz w:val="18"/>
                  <w:szCs w:val="18"/>
                </w:rPr>
                <w:t xml:space="preserve">of features, materials, components, or manufactured devices </w:t>
              </w:r>
              <w:r w:rsidRPr="008421E4">
                <w:rPr>
                  <w:rFonts w:asciiTheme="minorHAnsi" w:hAnsiTheme="minorHAnsi"/>
                  <w:sz w:val="18"/>
                  <w:szCs w:val="18"/>
                </w:rPr>
                <w:t xml:space="preserve">for the scope of work identified on this Certificate of Installation </w:t>
              </w:r>
              <w:r w:rsidRPr="008421E4">
                <w:rPr>
                  <w:rFonts w:asciiTheme="minorHAnsi" w:hAnsiTheme="minorHAnsi"/>
                  <w:snapToGrid w:val="0"/>
                  <w:sz w:val="18"/>
                  <w:szCs w:val="18"/>
                  <w:rPrChange w:id="7" w:author="Shewmaker, Michael@Energy" w:date="2016-10-11T12:08:00Z">
                    <w:rPr>
                      <w:rFonts w:asciiTheme="minorHAnsi" w:hAnsiTheme="minorHAnsi"/>
                      <w:snapToGrid w:val="0"/>
                      <w:sz w:val="18"/>
                      <w:szCs w:val="18"/>
                    </w:rPr>
                  </w:rPrChange>
                </w:rPr>
                <w:t>and attest to the declarations in this statement</w:t>
              </w:r>
              <w:r w:rsidRPr="008421E4">
                <w:rPr>
                  <w:rFonts w:asciiTheme="minorHAnsi" w:hAnsiTheme="minorHAnsi"/>
                  <w:sz w:val="18"/>
                  <w:szCs w:val="18"/>
                  <w:rPrChange w:id="8" w:author="Shewmaker, Michael@Energy" w:date="2016-10-11T12:08:00Z">
                    <w:rPr>
                      <w:rFonts w:asciiTheme="minorHAnsi" w:hAnsiTheme="minorHAnsi"/>
                      <w:sz w:val="18"/>
                      <w:szCs w:val="18"/>
                    </w:rPr>
                  </w:rPrChange>
                </w:rPr>
                <w:t>, or b) I am an authorized representative of the responsible person and attest to the declarations in this statement on the responsible person’s behalf</w:t>
              </w:r>
              <w:r w:rsidRPr="008421E4">
                <w:rPr>
                  <w:rFonts w:asciiTheme="minorHAnsi" w:eastAsia="Calibri" w:hAnsiTheme="minorHAnsi"/>
                  <w:sz w:val="18"/>
                  <w:szCs w:val="18"/>
                  <w:rPrChange w:id="9" w:author="Shewmaker, Michael@Energy" w:date="2016-10-11T12:08:00Z">
                    <w:rPr>
                      <w:rFonts w:asciiTheme="minorHAnsi" w:eastAsia="Calibri" w:hAnsiTheme="minorHAnsi"/>
                      <w:sz w:val="18"/>
                      <w:szCs w:val="18"/>
                    </w:rPr>
                  </w:rPrChange>
                </w:rPr>
                <w:t>.</w:t>
              </w:r>
            </w:ins>
          </w:p>
          <w:p w14:paraId="674C50DF" w14:textId="1ED57549" w:rsidR="009478F6" w:rsidRPr="008421E4" w:rsidDel="008421E4" w:rsidRDefault="009478F6" w:rsidP="008421E4">
            <w:pPr>
              <w:pStyle w:val="ListParagraph"/>
              <w:keepNext/>
              <w:numPr>
                <w:ilvl w:val="0"/>
                <w:numId w:val="29"/>
              </w:numPr>
              <w:autoSpaceDE w:val="0"/>
              <w:autoSpaceDN w:val="0"/>
              <w:adjustRightInd w:val="0"/>
              <w:ind w:right="90"/>
              <w:rPr>
                <w:del w:id="10" w:author="Shewmaker, Michael@Energy" w:date="2016-10-11T12:09:00Z"/>
                <w:rFonts w:asciiTheme="minorHAnsi" w:hAnsiTheme="minorHAnsi"/>
                <w:sz w:val="18"/>
                <w:szCs w:val="18"/>
              </w:rPr>
            </w:pPr>
            <w:ins w:id="11" w:author="Pacheco, Misael@Energy" w:date="2016-10-11T11:13:00Z">
              <w:r w:rsidRPr="008421E4">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8421E4">
                <w:rPr>
                  <w:rFonts w:asciiTheme="minorHAnsi" w:eastAsia="Calibri" w:hAnsiTheme="minorHAnsi" w:cs="TimesNewRomanPSMT"/>
                  <w:sz w:val="18"/>
                  <w:szCs w:val="18"/>
                </w:rPr>
                <w:t>.</w:t>
              </w:r>
            </w:ins>
          </w:p>
          <w:p w14:paraId="57E11454" w14:textId="77777777" w:rsidR="008421E4" w:rsidRPr="008421E4" w:rsidRDefault="008421E4" w:rsidP="008421E4">
            <w:pPr>
              <w:pStyle w:val="ListParagraph"/>
              <w:numPr>
                <w:ilvl w:val="0"/>
                <w:numId w:val="37"/>
              </w:numPr>
              <w:rPr>
                <w:ins w:id="12" w:author="Shewmaker, Michael@Energy" w:date="2016-10-11T12:09:00Z"/>
              </w:rPr>
            </w:pPr>
          </w:p>
          <w:p w14:paraId="75C75E24" w14:textId="77777777" w:rsidR="009478F6" w:rsidRPr="008421E4" w:rsidDel="008421E4" w:rsidRDefault="009478F6" w:rsidP="008421E4">
            <w:pPr>
              <w:keepNext/>
              <w:numPr>
                <w:ilvl w:val="0"/>
                <w:numId w:val="37"/>
              </w:numPr>
              <w:autoSpaceDE w:val="0"/>
              <w:autoSpaceDN w:val="0"/>
              <w:adjustRightInd w:val="0"/>
              <w:ind w:right="90"/>
              <w:rPr>
                <w:del w:id="13" w:author="Shewmaker, Michael@Energy" w:date="2016-10-11T12:09:00Z"/>
                <w:rFonts w:asciiTheme="minorHAnsi" w:hAnsiTheme="minorHAnsi"/>
                <w:sz w:val="18"/>
              </w:rPr>
            </w:pPr>
            <w:ins w:id="14" w:author="Pacheco, Misael@Energy" w:date="2016-10-11T11:13:00Z">
              <w:r w:rsidRPr="008421E4">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ins>
          </w:p>
          <w:p w14:paraId="5190B146" w14:textId="77777777" w:rsidR="008421E4" w:rsidRPr="008421E4" w:rsidRDefault="008421E4" w:rsidP="008421E4">
            <w:pPr>
              <w:keepNext/>
              <w:numPr>
                <w:ilvl w:val="0"/>
                <w:numId w:val="37"/>
              </w:numPr>
              <w:autoSpaceDE w:val="0"/>
              <w:autoSpaceDN w:val="0"/>
              <w:adjustRightInd w:val="0"/>
              <w:ind w:right="90"/>
              <w:rPr>
                <w:ins w:id="15" w:author="Shewmaker, Michael@Energy" w:date="2016-10-11T12:09:00Z"/>
              </w:rPr>
            </w:pPr>
          </w:p>
          <w:p w14:paraId="2656787E" w14:textId="4952AD95" w:rsidR="00CE60DC" w:rsidRPr="008421E4" w:rsidRDefault="009478F6" w:rsidP="008421E4">
            <w:pPr>
              <w:pStyle w:val="ListParagraph"/>
              <w:keepNext/>
              <w:numPr>
                <w:ilvl w:val="0"/>
                <w:numId w:val="37"/>
              </w:numPr>
              <w:autoSpaceDE w:val="0"/>
              <w:autoSpaceDN w:val="0"/>
              <w:adjustRightInd w:val="0"/>
              <w:rPr>
                <w:b/>
              </w:rPr>
            </w:pPr>
            <w:ins w:id="16" w:author="Pacheco, Misael@Energy" w:date="2016-10-11T11:13:00Z">
              <w:r w:rsidRPr="008421E4">
                <w:rPr>
                  <w:rFonts w:asciiTheme="minorHAnsi" w:hAnsiTheme="minorHAnsi"/>
                  <w:sz w:val="18"/>
                  <w:szCs w:val="18"/>
                </w:rPr>
                <w:t>I will ensure that a registered copy of this Certificate of Installation shall be posted, or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ins>
          </w:p>
        </w:tc>
      </w:tr>
      <w:tr w:rsidR="00CE60DC" w:rsidRPr="0005428C" w14:paraId="26567882" w14:textId="77777777" w:rsidTr="003641DF">
        <w:tblPrEx>
          <w:tblCellMar>
            <w:left w:w="108" w:type="dxa"/>
            <w:right w:w="108" w:type="dxa"/>
          </w:tblCellMar>
        </w:tblPrEx>
        <w:trPr>
          <w:trHeight w:val="360"/>
        </w:trPr>
        <w:tc>
          <w:tcPr>
            <w:tcW w:w="5307" w:type="dxa"/>
          </w:tcPr>
          <w:p w14:paraId="26567880" w14:textId="77777777" w:rsidR="00CE60DC" w:rsidRPr="0005428C" w:rsidRDefault="00CE60DC" w:rsidP="003641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26567881" w14:textId="77777777" w:rsidR="00CE60DC" w:rsidRPr="0005428C" w:rsidRDefault="00CE60DC" w:rsidP="003641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CE60DC" w:rsidRPr="0005428C" w14:paraId="26567885"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3" w14:textId="2F2BF575"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26567884"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CE60DC" w:rsidRPr="0005428C" w14:paraId="26567888"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6"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26567887"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CE60DC" w:rsidRPr="0005428C" w14:paraId="2656788C"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9"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2656788A" w14:textId="1D26A222"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2B7725">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2656788B"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CE60DC" w:rsidRPr="0005428C" w14:paraId="2656788F" w14:textId="77777777" w:rsidTr="003641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2656788D"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2656788E" w14:textId="77777777" w:rsidR="00CE60DC" w:rsidRPr="0005428C" w:rsidRDefault="00CE60DC" w:rsidP="003641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26567890" w14:textId="77777777" w:rsidR="00763DCC" w:rsidRDefault="00763DCC" w:rsidP="00B816B4">
      <w:pPr>
        <w:rPr>
          <w:rFonts w:asciiTheme="minorHAnsi" w:hAnsiTheme="minorHAnsi"/>
          <w:sz w:val="18"/>
          <w:szCs w:val="18"/>
        </w:rPr>
      </w:pPr>
    </w:p>
    <w:p w14:paraId="26567891" w14:textId="77777777" w:rsidR="00BF6BCB" w:rsidRPr="00D83E48" w:rsidRDefault="00BF6BCB" w:rsidP="00DA2B2D">
      <w:pPr>
        <w:rPr>
          <w:rFonts w:ascii="Calibri" w:hAnsi="Calibri"/>
          <w:b/>
          <w:sz w:val="32"/>
          <w:szCs w:val="32"/>
        </w:rPr>
        <w:sectPr w:rsidR="00BF6BCB" w:rsidRPr="00D83E48" w:rsidSect="00FD28A1">
          <w:headerReference w:type="even" r:id="rId9"/>
          <w:headerReference w:type="default" r:id="rId10"/>
          <w:footerReference w:type="even" r:id="rId11"/>
          <w:footerReference w:type="default" r:id="rId12"/>
          <w:headerReference w:type="first" r:id="rId13"/>
          <w:footerReference w:type="first" r:id="rId14"/>
          <w:pgSz w:w="12240" w:h="15840" w:code="1"/>
          <w:pgMar w:top="720" w:right="720" w:bottom="720" w:left="720" w:header="432" w:footer="432" w:gutter="0"/>
          <w:cols w:space="720"/>
          <w:docGrid w:linePitch="272"/>
        </w:sectPr>
      </w:pPr>
    </w:p>
    <w:p w14:paraId="26567892" w14:textId="4FD05F73" w:rsidR="00BF6BCB" w:rsidRPr="002B7725" w:rsidRDefault="003A4CDD" w:rsidP="00741B8C">
      <w:pPr>
        <w:jc w:val="center"/>
        <w:rPr>
          <w:rFonts w:ascii="Calibri" w:hAnsi="Calibri"/>
          <w:b/>
        </w:rPr>
      </w:pPr>
      <w:r w:rsidRPr="002B7725">
        <w:rPr>
          <w:rFonts w:ascii="Calibri" w:hAnsi="Calibri"/>
          <w:b/>
        </w:rPr>
        <w:lastRenderedPageBreak/>
        <w:t>CF2R-MCH-23d-H User Instructions</w:t>
      </w:r>
    </w:p>
    <w:p w14:paraId="26567893" w14:textId="77777777" w:rsidR="00BF6BCB" w:rsidRDefault="00BF6BCB" w:rsidP="00DA2B2D">
      <w:pPr>
        <w:rPr>
          <w:rFonts w:ascii="Calibri" w:hAnsi="Calibri"/>
        </w:rPr>
      </w:pPr>
    </w:p>
    <w:p w14:paraId="26567894" w14:textId="1902CA1D" w:rsidR="008E38AD" w:rsidRPr="0015741B" w:rsidRDefault="008E38AD" w:rsidP="008E38AD">
      <w:pPr>
        <w:rPr>
          <w:rFonts w:ascii="Calibri" w:hAnsi="Calibri"/>
        </w:rPr>
      </w:pPr>
      <w:r>
        <w:rPr>
          <w:rFonts w:ascii="Calibri" w:hAnsi="Calibri"/>
          <w:b/>
        </w:rPr>
        <w:t>Section A. Ducted Cooling System Information</w:t>
      </w:r>
    </w:p>
    <w:p w14:paraId="26567895" w14:textId="2A0456E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rPr>
        <w:t>System Identification or Name: This field is filled out automatically. It is referenced from the CF2R-MCH-01, which must be completed prior to this document.</w:t>
      </w:r>
    </w:p>
    <w:p w14:paraId="26567896" w14:textId="67377CD1"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Location or Area Served:</w:t>
      </w:r>
      <w:r w:rsidRPr="00253426">
        <w:rPr>
          <w:rFonts w:asciiTheme="minorHAnsi" w:hAnsiTheme="minorHAnsi"/>
        </w:rPr>
        <w:t xml:space="preserve"> This field is filled out automatically. It is referenced from the CF2R-MCH-01, which must be completed prior to this document.</w:t>
      </w:r>
    </w:p>
    <w:p w14:paraId="26567897"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Installation Type:</w:t>
      </w:r>
      <w:r w:rsidRPr="00253426">
        <w:rPr>
          <w:rFonts w:asciiTheme="minorHAnsi" w:hAnsiTheme="minorHAnsi"/>
        </w:rPr>
        <w:t xml:space="preserve"> Select the appropriate System Installation Type from the following choices:</w:t>
      </w:r>
    </w:p>
    <w:p w14:paraId="26567898" w14:textId="2F92D304"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New:</w:t>
      </w:r>
      <w:r w:rsidR="003A4CDD">
        <w:rPr>
          <w:rFonts w:asciiTheme="minorHAnsi" w:hAnsiTheme="minorHAnsi" w:cs="Calibri"/>
          <w:szCs w:val="32"/>
        </w:rPr>
        <w:t xml:space="preserve"> </w:t>
      </w:r>
      <w:r w:rsidRPr="00253426">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Replacement:</w:t>
      </w:r>
      <w:r w:rsidR="003A4CDD">
        <w:rPr>
          <w:rFonts w:asciiTheme="minorHAnsi" w:hAnsiTheme="minorHAnsi" w:cs="Calibri"/>
          <w:szCs w:val="32"/>
        </w:rPr>
        <w:t xml:space="preserve"> </w:t>
      </w:r>
      <w:r w:rsidRPr="00253426">
        <w:rPr>
          <w:rFonts w:asciiTheme="minorHAnsi" w:hAnsiTheme="minorHAnsi" w:cs="Calibri"/>
          <w:szCs w:val="32"/>
        </w:rPr>
        <w:t>Use this choice if the system is a</w:t>
      </w:r>
      <w:r w:rsidRPr="00253426">
        <w:rPr>
          <w:rFonts w:asciiTheme="minorHAnsi" w:hAnsiTheme="minorHAnsi"/>
          <w:bCs/>
          <w:szCs w:val="26"/>
        </w:rPr>
        <w:t xml:space="preserve"> complete</w:t>
      </w:r>
      <w:r w:rsidR="003A4CDD">
        <w:rPr>
          <w:rFonts w:asciiTheme="minorHAnsi" w:hAnsiTheme="minorHAnsi"/>
          <w:bCs/>
          <w:szCs w:val="26"/>
        </w:rPr>
        <w:t xml:space="preserve"> </w:t>
      </w:r>
      <w:r w:rsidRPr="00253426">
        <w:rPr>
          <w:rFonts w:asciiTheme="minorHAnsi" w:hAnsiTheme="minorHAnsi"/>
          <w:bCs/>
          <w:szCs w:val="26"/>
        </w:rPr>
        <w:t>replacement</w:t>
      </w:r>
      <w:r w:rsidR="003A4CDD">
        <w:rPr>
          <w:rFonts w:asciiTheme="minorHAnsi" w:hAnsiTheme="minorHAnsi"/>
          <w:bCs/>
          <w:szCs w:val="26"/>
        </w:rPr>
        <w:t xml:space="preserve"> </w:t>
      </w:r>
      <w:r w:rsidRPr="00253426">
        <w:rPr>
          <w:rFonts w:asciiTheme="minorHAnsi" w:hAnsiTheme="minorHAnsi"/>
          <w:bCs/>
          <w:szCs w:val="26"/>
        </w:rPr>
        <w:t>space-conditioning system</w:t>
      </w:r>
      <w:r w:rsidR="003A4CDD">
        <w:rPr>
          <w:rFonts w:asciiTheme="minorHAnsi" w:hAnsiTheme="minorHAnsi"/>
          <w:bCs/>
          <w:szCs w:val="26"/>
        </w:rPr>
        <w:t xml:space="preserve"> </w:t>
      </w:r>
      <w:r w:rsidRPr="00253426">
        <w:rPr>
          <w:rFonts w:asciiTheme="minorHAnsi" w:hAnsiTheme="minorHAnsi"/>
          <w:szCs w:val="26"/>
        </w:rPr>
        <w:t>installed as part of an alteration,</w:t>
      </w:r>
      <w:r w:rsidRPr="00253426">
        <w:rPr>
          <w:rFonts w:asciiTheme="minorHAnsi" w:hAnsiTheme="minorHAnsi"/>
          <w:szCs w:val="32"/>
        </w:rPr>
        <w:t xml:space="preserve"> and </w:t>
      </w:r>
      <w:r w:rsidRPr="00253426">
        <w:rPr>
          <w:rFonts w:asciiTheme="minorHAnsi" w:hAnsiTheme="minorHAnsi"/>
          <w:szCs w:val="26"/>
        </w:rPr>
        <w:t>includes all the system heating or cooling equipment plus a replacement duct system</w:t>
      </w:r>
      <w:r w:rsidRPr="00253426">
        <w:rPr>
          <w:rFonts w:asciiTheme="minorHAnsi" w:hAnsiTheme="minorHAnsi"/>
          <w:szCs w:val="32"/>
        </w:rPr>
        <w:t xml:space="preserve"> </w:t>
      </w:r>
      <w:r w:rsidRPr="00253426">
        <w:rPr>
          <w:rFonts w:asciiTheme="minorHAnsi" w:hAnsiTheme="minorHAnsi"/>
          <w:szCs w:val="26"/>
        </w:rPr>
        <w:t xml:space="preserve">(150.2(b)1Diia) where </w:t>
      </w:r>
      <w:r w:rsidR="008E38AD" w:rsidRPr="00464D76">
        <w:rPr>
          <w:rFonts w:asciiTheme="minorHAnsi" w:hAnsiTheme="minorHAnsi"/>
        </w:rPr>
        <w:t>the ducts are at least 75</w:t>
      </w:r>
      <w:r w:rsidR="006F1E17">
        <w:rPr>
          <w:rFonts w:asciiTheme="minorHAnsi" w:hAnsiTheme="minorHAnsi"/>
        </w:rPr>
        <w:t>%</w:t>
      </w:r>
      <w:r w:rsidR="008E38AD" w:rsidRPr="00464D76">
        <w:rPr>
          <w:rFonts w:asciiTheme="minorHAnsi" w:hAnsiTheme="minorHAnsi"/>
        </w:rPr>
        <w:t xml:space="preserve"> or more newly installed duct material (up to 25</w:t>
      </w:r>
      <w:r w:rsidR="006F1E17">
        <w:rPr>
          <w:rFonts w:asciiTheme="minorHAnsi" w:hAnsiTheme="minorHAnsi"/>
        </w:rPr>
        <w:t>%</w:t>
      </w:r>
      <w:r w:rsidR="008E38AD" w:rsidRPr="00464D76">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53426">
        <w:rPr>
          <w:rFonts w:asciiTheme="minorHAnsi" w:hAnsiTheme="minorHAnsi"/>
          <w:szCs w:val="26"/>
        </w:rPr>
        <w:t>; plus a replacement air handler.</w:t>
      </w:r>
    </w:p>
    <w:p w14:paraId="2656789A" w14:textId="3E3E5C93" w:rsidR="008E38AD" w:rsidRPr="00464D76" w:rsidRDefault="00253426" w:rsidP="008E38AD">
      <w:pPr>
        <w:pStyle w:val="ListParagraph"/>
        <w:numPr>
          <w:ilvl w:val="1"/>
          <w:numId w:val="30"/>
        </w:numPr>
        <w:rPr>
          <w:rFonts w:asciiTheme="minorHAnsi" w:hAnsiTheme="minorHAnsi"/>
        </w:rPr>
      </w:pPr>
      <w:r w:rsidRPr="00253426">
        <w:rPr>
          <w:rFonts w:asciiTheme="minorHAnsi" w:hAnsiTheme="minorHAnsi" w:cs="Calibri"/>
          <w:szCs w:val="32"/>
        </w:rPr>
        <w:t>Alteration:</w:t>
      </w:r>
      <w:r w:rsidR="003A4CDD">
        <w:rPr>
          <w:rFonts w:asciiTheme="minorHAnsi" w:hAnsiTheme="minorHAnsi" w:cs="Calibri"/>
          <w:szCs w:val="32"/>
        </w:rPr>
        <w:t xml:space="preserve"> </w:t>
      </w:r>
      <w:r w:rsidRPr="00253426">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40 feet</w:t>
      </w:r>
      <w:r w:rsidR="003A4CDD">
        <w:rPr>
          <w:rFonts w:asciiTheme="minorHAnsi" w:hAnsiTheme="minorHAnsi" w:cs="Calibri"/>
          <w:szCs w:val="32"/>
        </w:rPr>
        <w:t xml:space="preserve"> </w:t>
      </w:r>
      <w:r w:rsidRPr="00253426">
        <w:rPr>
          <w:rFonts w:asciiTheme="minorHAnsi" w:hAnsiTheme="minorHAnsi" w:cs="Calibri"/>
          <w:szCs w:val="32"/>
        </w:rPr>
        <w:t>or more</w:t>
      </w:r>
      <w:r w:rsidR="003A4CDD">
        <w:rPr>
          <w:rFonts w:asciiTheme="minorHAnsi" w:hAnsiTheme="minorHAnsi" w:cs="Calibri"/>
          <w:szCs w:val="32"/>
        </w:rPr>
        <w:t xml:space="preserve"> </w:t>
      </w:r>
      <w:r w:rsidRPr="00253426">
        <w:rPr>
          <w:rFonts w:asciiTheme="minorHAnsi" w:hAnsiTheme="minorHAnsi" w:cs="Calibri"/>
          <w:szCs w:val="32"/>
        </w:rPr>
        <w:t>of space-conditioning system ducts are installed in unconditioned space or indirectly conditioned space.</w:t>
      </w:r>
    </w:p>
    <w:p w14:paraId="2656789C"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conditioning or heat pump condenser</w:t>
      </w:r>
    </w:p>
    <w:p w14:paraId="2656789D"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Heating or cooling coil</w:t>
      </w:r>
    </w:p>
    <w:p w14:paraId="2656789E" w14:textId="77777777" w:rsidR="008E38AD" w:rsidRPr="00464D76" w:rsidRDefault="00253426" w:rsidP="008E38AD">
      <w:pPr>
        <w:pStyle w:val="ListParagraph"/>
        <w:numPr>
          <w:ilvl w:val="2"/>
          <w:numId w:val="30"/>
        </w:numPr>
        <w:rPr>
          <w:rFonts w:asciiTheme="minorHAnsi" w:hAnsiTheme="minorHAnsi"/>
        </w:rPr>
      </w:pPr>
      <w:r w:rsidRPr="00253426">
        <w:rPr>
          <w:rFonts w:asciiTheme="minorHAnsi" w:hAnsiTheme="minorHAnsi" w:cs="Calibri"/>
          <w:szCs w:val="32"/>
        </w:rPr>
        <w:t>Air handler (e.g., furnace, fan coil, package unit)</w:t>
      </w:r>
    </w:p>
    <w:p w14:paraId="2656789F" w14:textId="77777777" w:rsidR="008E38AD" w:rsidRPr="00464D76" w:rsidRDefault="008E38AD" w:rsidP="008E38AD">
      <w:pPr>
        <w:numPr>
          <w:ilvl w:val="2"/>
          <w:numId w:val="30"/>
        </w:numPr>
        <w:spacing w:line="276" w:lineRule="auto"/>
        <w:rPr>
          <w:rFonts w:asciiTheme="minorHAnsi" w:hAnsiTheme="minorHAnsi"/>
        </w:rPr>
      </w:pPr>
      <w:r w:rsidRPr="00464D76">
        <w:rPr>
          <w:rFonts w:asciiTheme="minorHAnsi" w:hAnsiTheme="minorHAnsi"/>
        </w:rPr>
        <w:t>Air handler (e.g., furnace, fan coil, package unit)</w:t>
      </w:r>
      <w:r w:rsidR="00253426" w:rsidRPr="00253426">
        <w:rPr>
          <w:rFonts w:asciiTheme="minorHAnsi" w:hAnsiTheme="minorHAnsi"/>
        </w:rPr>
        <w:t xml:space="preserve"> </w:t>
      </w:r>
    </w:p>
    <w:p w14:paraId="265678A0" w14:textId="3A68CEFC"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Nominal Cooling Capacity (tons) of Condenser:</w:t>
      </w:r>
      <w:r w:rsidRPr="00253426">
        <w:rPr>
          <w:rFonts w:asciiTheme="minorHAnsi" w:hAnsiTheme="minorHAnsi"/>
        </w:rPr>
        <w:t xml:space="preserve"> This field is filled out automatically. It is referenced from the CF2R-MCH-01, which must be completed prior to this document.</w:t>
      </w:r>
    </w:p>
    <w:p w14:paraId="265678A1" w14:textId="27368A03"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Condenser Speed Type:</w:t>
      </w:r>
      <w:r w:rsidRPr="00253426">
        <w:rPr>
          <w:rFonts w:asciiTheme="minorHAnsi" w:hAnsiTheme="minorHAnsi"/>
        </w:rPr>
        <w:t xml:space="preserve"> This field is filled out automatically. It is referenced from the CF2R-MCH-01, which must be completed prior to this document.</w:t>
      </w:r>
    </w:p>
    <w:p w14:paraId="265678A2" w14:textId="2F99530D"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Cooling System Zonal Control Type:</w:t>
      </w:r>
      <w:r w:rsidRPr="00253426">
        <w:rPr>
          <w:rFonts w:asciiTheme="minorHAnsi" w:hAnsiTheme="minorHAnsi"/>
        </w:rPr>
        <w:t xml:space="preserve"> This field is filled out automatically. It is referenced from the CF2R-MCH-01, which must be completed prior to this document.</w:t>
      </w:r>
    </w:p>
    <w:p w14:paraId="265678A3"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Central Fan Integrated (CFI) Ventilation System Status:</w:t>
      </w:r>
      <w:r w:rsidRPr="00253426">
        <w:rPr>
          <w:rFonts w:asciiTheme="minorHAnsi" w:hAnsiTheme="minorHAnsi"/>
        </w:rPr>
        <w:t xml:space="preserve"> If the system has Central Fan Integrated System, then select “CFI System”, otherwise select “Not a CFI system”.</w:t>
      </w:r>
    </w:p>
    <w:p w14:paraId="265678A4" w14:textId="3A1748E4"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System Bypass Duct Status:</w:t>
      </w:r>
      <w:r w:rsidRPr="00253426">
        <w:rPr>
          <w:rFonts w:asciiTheme="minorHAnsi" w:hAnsiTheme="minorHAnsi"/>
        </w:rPr>
        <w:t xml:space="preserve"> This field is filled out automatically. It is referenced from the CF2R-MCH-01, which must be completed prior to this document.</w:t>
      </w:r>
    </w:p>
    <w:p w14:paraId="265678A5" w14:textId="77777777"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Date of System Airflow Rate Measurement:</w:t>
      </w:r>
      <w:r w:rsidRPr="00253426">
        <w:rPr>
          <w:rFonts w:asciiTheme="minorHAnsi" w:hAnsiTheme="minorHAnsi"/>
        </w:rPr>
        <w:t xml:space="preserve"> Enter the date that the airflow test was performed.</w:t>
      </w:r>
    </w:p>
    <w:p w14:paraId="265678A6" w14:textId="79724C90" w:rsidR="008E38AD" w:rsidRPr="00464D76" w:rsidRDefault="00253426" w:rsidP="008E38AD">
      <w:pPr>
        <w:pStyle w:val="ListParagraph"/>
        <w:numPr>
          <w:ilvl w:val="0"/>
          <w:numId w:val="30"/>
        </w:numPr>
        <w:ind w:left="360" w:hanging="360"/>
        <w:rPr>
          <w:rFonts w:asciiTheme="minorHAnsi" w:hAnsiTheme="minorHAnsi"/>
        </w:rPr>
      </w:pPr>
      <w:r w:rsidRPr="00253426">
        <w:rPr>
          <w:rFonts w:asciiTheme="minorHAnsi" w:hAnsiTheme="minorHAnsi"/>
          <w:szCs w:val="18"/>
        </w:rPr>
        <w:t xml:space="preserve">Airflow Rate Protocol </w:t>
      </w:r>
      <w:r w:rsidR="003A4CDD">
        <w:rPr>
          <w:rFonts w:asciiTheme="minorHAnsi" w:hAnsiTheme="minorHAnsi"/>
          <w:szCs w:val="18"/>
        </w:rPr>
        <w:t>U</w:t>
      </w:r>
      <w:r w:rsidRPr="00253426">
        <w:rPr>
          <w:rFonts w:asciiTheme="minorHAnsi" w:hAnsiTheme="minorHAnsi"/>
          <w:szCs w:val="18"/>
        </w:rPr>
        <w:t>tilized:</w:t>
      </w:r>
      <w:r w:rsidRPr="00253426">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Pr>
          <w:rFonts w:asciiTheme="minorHAnsi" w:hAnsiTheme="minorHAnsi"/>
        </w:rPr>
        <w:t>A</w:t>
      </w:r>
      <w:r w:rsidRPr="00253426">
        <w:rPr>
          <w:rFonts w:asciiTheme="minorHAnsi" w:hAnsiTheme="minorHAnsi"/>
        </w:rPr>
        <w:t>irflow) is an option for existing systems that may require substantial modification to improve the airflow.</w:t>
      </w:r>
    </w:p>
    <w:p w14:paraId="265678A7" w14:textId="77777777" w:rsidR="008E38AD" w:rsidRPr="00464D76" w:rsidRDefault="008E38AD" w:rsidP="008E38AD">
      <w:pPr>
        <w:rPr>
          <w:rFonts w:asciiTheme="minorHAnsi" w:hAnsiTheme="minorHAnsi"/>
        </w:rPr>
      </w:pPr>
    </w:p>
    <w:p w14:paraId="265678A8" w14:textId="6AEF8B33" w:rsidR="008E38AD" w:rsidRPr="00464D76" w:rsidRDefault="008E38AD" w:rsidP="008E38AD">
      <w:pPr>
        <w:keepNext/>
        <w:rPr>
          <w:rFonts w:asciiTheme="minorHAnsi" w:hAnsiTheme="minorHAnsi"/>
          <w:b/>
          <w:szCs w:val="18"/>
        </w:rPr>
      </w:pPr>
      <w:r w:rsidRPr="00464D76">
        <w:rPr>
          <w:rFonts w:asciiTheme="minorHAnsi" w:hAnsiTheme="minorHAnsi"/>
          <w:b/>
          <w:szCs w:val="18"/>
        </w:rPr>
        <w:t xml:space="preserve">Section B. Hole for the </w:t>
      </w:r>
      <w:r w:rsidR="003A4CDD">
        <w:rPr>
          <w:rFonts w:asciiTheme="minorHAnsi" w:hAnsiTheme="minorHAnsi"/>
          <w:b/>
          <w:szCs w:val="18"/>
        </w:rPr>
        <w:t>P</w:t>
      </w:r>
      <w:r w:rsidRPr="00464D76">
        <w:rPr>
          <w:rFonts w:asciiTheme="minorHAnsi" w:hAnsiTheme="minorHAnsi"/>
          <w:b/>
          <w:szCs w:val="18"/>
        </w:rPr>
        <w:t xml:space="preserve">lacement of a Static Pressure Probe (HSPP), and Permanently </w:t>
      </w:r>
      <w:r w:rsidR="003A4CDD">
        <w:rPr>
          <w:rFonts w:asciiTheme="minorHAnsi" w:hAnsiTheme="minorHAnsi"/>
          <w:b/>
          <w:szCs w:val="18"/>
        </w:rPr>
        <w:t>I</w:t>
      </w:r>
      <w:r w:rsidRPr="00464D76">
        <w:rPr>
          <w:rFonts w:asciiTheme="minorHAnsi" w:hAnsiTheme="minorHAnsi"/>
          <w:b/>
          <w:szCs w:val="18"/>
        </w:rPr>
        <w:t xml:space="preserve">nstalled Static Pressure Probe (PSPP) in the </w:t>
      </w:r>
      <w:r w:rsidR="003A4CDD">
        <w:rPr>
          <w:rFonts w:asciiTheme="minorHAnsi" w:hAnsiTheme="minorHAnsi"/>
          <w:b/>
          <w:szCs w:val="18"/>
        </w:rPr>
        <w:t>S</w:t>
      </w:r>
      <w:r w:rsidRPr="00464D76">
        <w:rPr>
          <w:rFonts w:asciiTheme="minorHAnsi" w:hAnsiTheme="minorHAnsi"/>
          <w:b/>
          <w:szCs w:val="18"/>
        </w:rPr>
        <w:t xml:space="preserve">upply </w:t>
      </w:r>
      <w:r w:rsidR="003A4CDD">
        <w:rPr>
          <w:rFonts w:asciiTheme="minorHAnsi" w:hAnsiTheme="minorHAnsi"/>
          <w:b/>
          <w:szCs w:val="18"/>
        </w:rPr>
        <w:t>P</w:t>
      </w:r>
      <w:r w:rsidRPr="00464D76">
        <w:rPr>
          <w:rFonts w:asciiTheme="minorHAnsi" w:hAnsiTheme="minorHAnsi"/>
          <w:b/>
          <w:szCs w:val="18"/>
        </w:rPr>
        <w:t>lenum</w:t>
      </w:r>
    </w:p>
    <w:p w14:paraId="265678A9" w14:textId="018207FE" w:rsidR="008E38AD" w:rsidRPr="00464D76" w:rsidRDefault="00A35E64" w:rsidP="008E38AD">
      <w:pPr>
        <w:pStyle w:val="ListParagraph"/>
        <w:numPr>
          <w:ilvl w:val="0"/>
          <w:numId w:val="31"/>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If an Hole Static Pressure Probe is installed then select “HSPP Installed”</w:t>
      </w:r>
    </w:p>
    <w:p w14:paraId="265678AB"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bCs/>
        </w:rPr>
        <w:t>If a Permanent Static Pressure Probe is installed then select “PSPP Installed”</w:t>
      </w:r>
    </w:p>
    <w:p w14:paraId="265678AC" w14:textId="27BBF26F"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t xml:space="preserve">If the system is configured such that </w:t>
      </w:r>
      <w:proofErr w:type="gramStart"/>
      <w:r w:rsidRPr="00253426">
        <w:rPr>
          <w:rFonts w:asciiTheme="minorHAnsi" w:hAnsiTheme="minorHAnsi"/>
        </w:rPr>
        <w:t>an HSPP</w:t>
      </w:r>
      <w:proofErr w:type="gramEnd"/>
      <w:r w:rsidRPr="00253426">
        <w:rPr>
          <w:rFonts w:asciiTheme="minorHAnsi" w:hAnsiTheme="minorHAnsi"/>
        </w:rPr>
        <w:t xml:space="preserve"> nor PSPP can be installed, an alternate location that provides access for making supply plenum pressure measurement may be used. Select “An alternative location has been provided and clearly labeled.”</w:t>
      </w:r>
    </w:p>
    <w:p w14:paraId="265678AD" w14:textId="77777777" w:rsidR="008E38AD" w:rsidRPr="00464D76" w:rsidRDefault="00253426" w:rsidP="006F1E17">
      <w:pPr>
        <w:numPr>
          <w:ilvl w:val="0"/>
          <w:numId w:val="35"/>
        </w:numPr>
        <w:ind w:left="1080"/>
        <w:rPr>
          <w:rFonts w:asciiTheme="minorHAnsi" w:hAnsiTheme="minorHAnsi"/>
        </w:rPr>
      </w:pPr>
      <w:r w:rsidRPr="00253426">
        <w:rPr>
          <w:rFonts w:asciiTheme="minorHAnsi" w:hAnsiTheme="minorHAnsi"/>
        </w:rPr>
        <w:t xml:space="preserve">If the system is such that an HSPP or PSPP is not applicable, select “HSPP/PSPP </w:t>
      </w:r>
      <w:proofErr w:type="gramStart"/>
      <w:r w:rsidRPr="00253426">
        <w:rPr>
          <w:rFonts w:asciiTheme="minorHAnsi" w:hAnsiTheme="minorHAnsi"/>
        </w:rPr>
        <w:t>are</w:t>
      </w:r>
      <w:proofErr w:type="gramEnd"/>
      <w:r w:rsidRPr="00253426">
        <w:rPr>
          <w:rFonts w:asciiTheme="minorHAnsi" w:hAnsiTheme="minorHAnsi"/>
        </w:rPr>
        <w:t xml:space="preserve"> not applicable to this system”.</w:t>
      </w:r>
    </w:p>
    <w:p w14:paraId="265678AE" w14:textId="77777777" w:rsidR="008E38AD" w:rsidRDefault="008E38AD" w:rsidP="008E38AD">
      <w:pPr>
        <w:ind w:left="720"/>
        <w:rPr>
          <w:rFonts w:asciiTheme="minorHAnsi" w:hAnsiTheme="minorHAnsi"/>
          <w:bCs/>
        </w:rPr>
      </w:pPr>
    </w:p>
    <w:p w14:paraId="4C9A9FA2" w14:textId="77777777" w:rsidR="003A4CDD" w:rsidRDefault="003A4CDD" w:rsidP="008E38AD">
      <w:pPr>
        <w:ind w:left="720"/>
        <w:rPr>
          <w:rFonts w:asciiTheme="minorHAnsi" w:hAnsiTheme="minorHAnsi"/>
          <w:bCs/>
        </w:rPr>
      </w:pPr>
    </w:p>
    <w:p w14:paraId="04A7E0AB" w14:textId="77777777" w:rsidR="003A4CDD" w:rsidRPr="00464D76" w:rsidRDefault="003A4CDD" w:rsidP="008E38AD">
      <w:pPr>
        <w:ind w:left="720"/>
        <w:rPr>
          <w:rFonts w:asciiTheme="minorHAnsi" w:hAnsiTheme="minorHAnsi"/>
          <w:bCs/>
        </w:rPr>
      </w:pPr>
    </w:p>
    <w:p w14:paraId="265678AF" w14:textId="57E03BCB" w:rsidR="008E38AD" w:rsidRPr="00464D76" w:rsidRDefault="00253426" w:rsidP="008E38AD">
      <w:pPr>
        <w:keepNext/>
        <w:rPr>
          <w:rFonts w:asciiTheme="minorHAnsi" w:hAnsiTheme="minorHAnsi"/>
          <w:b/>
          <w:szCs w:val="18"/>
        </w:rPr>
      </w:pPr>
      <w:r w:rsidRPr="00253426">
        <w:rPr>
          <w:rFonts w:asciiTheme="minorHAnsi" w:hAnsiTheme="minorHAnsi"/>
          <w:b/>
          <w:szCs w:val="18"/>
        </w:rPr>
        <w:lastRenderedPageBreak/>
        <w:t>Section C. Airflow Rate Measurement Apparatus and Procedure Information</w:t>
      </w:r>
    </w:p>
    <w:p w14:paraId="265678B1" w14:textId="230F28DA" w:rsidR="008E38AD" w:rsidRPr="00464D76" w:rsidDel="00E1065B" w:rsidRDefault="00253426" w:rsidP="008E38AD">
      <w:pPr>
        <w:numPr>
          <w:ilvl w:val="0"/>
          <w:numId w:val="32"/>
        </w:numPr>
        <w:ind w:left="360"/>
        <w:rPr>
          <w:rFonts w:asciiTheme="minorHAnsi" w:hAnsiTheme="minorHAnsi"/>
        </w:rPr>
      </w:pPr>
      <w:r w:rsidRPr="00253426">
        <w:rPr>
          <w:rFonts w:asciiTheme="minorHAnsi" w:hAnsiTheme="minorHAnsi"/>
          <w:szCs w:val="18"/>
        </w:rPr>
        <w:t xml:space="preserve">Airflow Rate Measurement Type </w:t>
      </w:r>
      <w:r w:rsidR="003A4CDD">
        <w:rPr>
          <w:rFonts w:asciiTheme="minorHAnsi" w:hAnsiTheme="minorHAnsi"/>
          <w:szCs w:val="18"/>
        </w:rPr>
        <w:t>U</w:t>
      </w:r>
      <w:r w:rsidRPr="00253426">
        <w:rPr>
          <w:rFonts w:asciiTheme="minorHAnsi" w:hAnsiTheme="minorHAnsi"/>
          <w:szCs w:val="18"/>
        </w:rPr>
        <w:t xml:space="preserve">sed for this </w:t>
      </w:r>
      <w:r w:rsidR="003A4CDD">
        <w:rPr>
          <w:rFonts w:asciiTheme="minorHAnsi" w:hAnsiTheme="minorHAnsi"/>
          <w:szCs w:val="18"/>
        </w:rPr>
        <w:t>A</w:t>
      </w:r>
      <w:r w:rsidRPr="00253426">
        <w:rPr>
          <w:rFonts w:asciiTheme="minorHAnsi" w:hAnsiTheme="minorHAnsi"/>
          <w:szCs w:val="18"/>
        </w:rPr>
        <w:t xml:space="preserve">irflow </w:t>
      </w:r>
      <w:r w:rsidR="003A4CDD">
        <w:rPr>
          <w:rFonts w:asciiTheme="minorHAnsi" w:hAnsiTheme="minorHAnsi"/>
          <w:szCs w:val="18"/>
        </w:rPr>
        <w:t>R</w:t>
      </w:r>
      <w:r w:rsidRPr="00253426">
        <w:rPr>
          <w:rFonts w:asciiTheme="minorHAnsi" w:hAnsiTheme="minorHAnsi"/>
          <w:szCs w:val="18"/>
        </w:rPr>
        <w:t xml:space="preserve">ate </w:t>
      </w:r>
      <w:r w:rsidR="003A4CDD">
        <w:rPr>
          <w:rFonts w:asciiTheme="minorHAnsi" w:hAnsiTheme="minorHAnsi"/>
          <w:szCs w:val="18"/>
        </w:rPr>
        <w:t>V</w:t>
      </w:r>
      <w:r w:rsidRPr="00253426">
        <w:rPr>
          <w:rFonts w:asciiTheme="minorHAnsi" w:hAnsiTheme="minorHAnsi"/>
          <w:szCs w:val="18"/>
        </w:rPr>
        <w:t>erification:</w:t>
      </w:r>
      <w:r w:rsidR="008E38AD" w:rsidRPr="00464D76">
        <w:rPr>
          <w:rFonts w:asciiTheme="minorHAnsi" w:hAnsiTheme="minorHAnsi"/>
          <w:szCs w:val="18"/>
        </w:rPr>
        <w:t xml:space="preserve"> </w:t>
      </w:r>
      <w:r w:rsidRPr="00253426">
        <w:rPr>
          <w:rFonts w:asciiTheme="minorHAnsi" w:hAnsiTheme="minorHAnsi"/>
        </w:rPr>
        <w:t>Select the appropriate airflow test procedure from the following options for the method used to determine actual fan air flow:</w:t>
      </w:r>
    </w:p>
    <w:p w14:paraId="265678B2"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Fan Flow Meter (aka Plenum Pressure Matching) according to the procedures in RA3.3.3.1.1</w:t>
      </w:r>
    </w:p>
    <w:p w14:paraId="265678B3"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Flow Grid Measurement according to the procedures in RA3.3.3.1.2</w:t>
      </w:r>
    </w:p>
    <w:p w14:paraId="265678B4" w14:textId="77777777" w:rsidR="008E38AD" w:rsidRPr="00464D76" w:rsidDel="00E1065B" w:rsidRDefault="00253426" w:rsidP="006F1E17">
      <w:pPr>
        <w:numPr>
          <w:ilvl w:val="1"/>
          <w:numId w:val="32"/>
        </w:numPr>
        <w:ind w:left="1080"/>
        <w:rPr>
          <w:rFonts w:asciiTheme="minorHAnsi" w:hAnsiTheme="minorHAnsi"/>
        </w:rPr>
      </w:pPr>
      <w:r w:rsidRPr="00253426">
        <w:rPr>
          <w:rFonts w:asciiTheme="minorHAnsi" w:hAnsiTheme="minorHAnsi"/>
        </w:rPr>
        <w:t>Diagnostic Fan Flow Using Powered Flow Capture Hood according to the procedures in RA3.3.3.1.3</w:t>
      </w:r>
    </w:p>
    <w:p w14:paraId="265678B5" w14:textId="77777777" w:rsidR="008E38AD" w:rsidRPr="00464D76" w:rsidRDefault="00253426" w:rsidP="006F1E17">
      <w:pPr>
        <w:numPr>
          <w:ilvl w:val="1"/>
          <w:numId w:val="32"/>
        </w:numPr>
        <w:ind w:left="1080"/>
        <w:rPr>
          <w:rFonts w:asciiTheme="minorHAnsi" w:hAnsiTheme="minorHAnsi"/>
        </w:rPr>
      </w:pPr>
      <w:r w:rsidRPr="00253426">
        <w:rPr>
          <w:rFonts w:asciiTheme="minorHAnsi" w:hAnsiTheme="minorHAnsi"/>
        </w:rPr>
        <w:t>Diagnostic Fan Flow Using Traditional Flow Capture Hood according to the procedures in RA3.3.3.1.4</w:t>
      </w:r>
      <w:r w:rsidRPr="00253426">
        <w:rPr>
          <w:rFonts w:asciiTheme="minorHAnsi" w:hAnsiTheme="minorHAnsi"/>
        </w:rPr>
        <w:tab/>
      </w:r>
    </w:p>
    <w:p w14:paraId="265678B6"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Manufacturer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name of the m</w:t>
      </w:r>
      <w:r w:rsidR="00A35E64">
        <w:rPr>
          <w:rFonts w:asciiTheme="minorHAnsi" w:hAnsiTheme="minorHAnsi"/>
          <w:szCs w:val="18"/>
        </w:rPr>
        <w:t xml:space="preserve">anufacturer of the airflow measurement tool used to measure the airflow for this test. </w:t>
      </w:r>
    </w:p>
    <w:p w14:paraId="265678B7" w14:textId="77777777" w:rsidR="008E38AD" w:rsidRPr="00464D76" w:rsidRDefault="00253426" w:rsidP="008E38AD">
      <w:pPr>
        <w:keepNext/>
        <w:numPr>
          <w:ilvl w:val="0"/>
          <w:numId w:val="32"/>
        </w:numPr>
        <w:ind w:left="360"/>
        <w:rPr>
          <w:rFonts w:asciiTheme="minorHAnsi" w:hAnsiTheme="minorHAnsi"/>
          <w:szCs w:val="18"/>
        </w:rPr>
      </w:pPr>
      <w:r w:rsidRPr="00253426">
        <w:rPr>
          <w:rFonts w:asciiTheme="minorHAnsi" w:hAnsiTheme="minorHAnsi"/>
          <w:szCs w:val="18"/>
        </w:rPr>
        <w:t xml:space="preserve">Model number of Airflow Measurement Apparatus: </w:t>
      </w:r>
      <w:r w:rsidR="008E38AD" w:rsidRPr="00464D76">
        <w:rPr>
          <w:rFonts w:asciiTheme="minorHAnsi" w:hAnsiTheme="minorHAnsi"/>
          <w:szCs w:val="18"/>
        </w:rPr>
        <w:t>Enter the</w:t>
      </w:r>
      <w:r w:rsidRPr="00253426">
        <w:rPr>
          <w:rFonts w:asciiTheme="minorHAnsi" w:hAnsiTheme="minorHAnsi"/>
          <w:szCs w:val="18"/>
        </w:rPr>
        <w:t xml:space="preserve"> </w:t>
      </w:r>
      <w:r w:rsidR="008E38AD" w:rsidRPr="00464D76">
        <w:rPr>
          <w:rFonts w:asciiTheme="minorHAnsi" w:hAnsiTheme="minorHAnsi"/>
          <w:szCs w:val="18"/>
        </w:rPr>
        <w:t>model number</w:t>
      </w:r>
      <w:r w:rsidR="00A35E64">
        <w:rPr>
          <w:rFonts w:asciiTheme="minorHAnsi" w:hAnsiTheme="minorHAnsi"/>
          <w:szCs w:val="18"/>
        </w:rPr>
        <w:t xml:space="preserve"> of the airflow measurement tool used to measure the airflow for this test.</w:t>
      </w:r>
      <w:r w:rsidRPr="00253426">
        <w:rPr>
          <w:rFonts w:asciiTheme="minorHAnsi" w:hAnsiTheme="minorHAnsi"/>
        </w:rPr>
        <w:t xml:space="preserve"> </w:t>
      </w:r>
    </w:p>
    <w:p w14:paraId="265678B8" w14:textId="3B4D8CF1" w:rsidR="008E38AD" w:rsidRPr="00464D76" w:rsidRDefault="00253426" w:rsidP="008E38AD">
      <w:pPr>
        <w:keepNext/>
        <w:numPr>
          <w:ilvl w:val="0"/>
          <w:numId w:val="32"/>
        </w:numPr>
        <w:ind w:left="360"/>
        <w:rPr>
          <w:rFonts w:asciiTheme="minorHAnsi" w:hAnsiTheme="minorHAnsi"/>
        </w:rPr>
      </w:pPr>
      <w:r w:rsidRPr="00253426">
        <w:rPr>
          <w:rFonts w:asciiTheme="minorHAnsi" w:hAnsiTheme="minorHAnsi"/>
          <w:szCs w:val="18"/>
        </w:rPr>
        <w:t xml:space="preserve">Certification Status of the Airflow Measurement Apparatus Accuracy: </w:t>
      </w:r>
      <w:r w:rsidR="008E38AD" w:rsidRPr="00464D76">
        <w:rPr>
          <w:rFonts w:asciiTheme="minorHAnsi" w:hAnsiTheme="minorHAnsi"/>
          <w:szCs w:val="18"/>
        </w:rPr>
        <w:t>The measurement apparatus used to perform airflow verification measurements must appear on the CEC list of approved devices found</w:t>
      </w:r>
      <w:r w:rsidR="00A35E64">
        <w:rPr>
          <w:rFonts w:asciiTheme="minorHAnsi" w:hAnsiTheme="minorHAnsi"/>
          <w:szCs w:val="18"/>
        </w:rPr>
        <w:t xml:space="preserve"> at </w:t>
      </w:r>
      <w:hyperlink r:id="rId15" w:history="1">
        <w:r w:rsidR="00A35E64">
          <w:rPr>
            <w:rStyle w:val="Hyperlink"/>
            <w:rFonts w:asciiTheme="minorHAnsi" w:hAnsiTheme="minorHAnsi"/>
            <w:szCs w:val="18"/>
          </w:rPr>
          <w:t>http://www.energy.ca.gov/title24/equipment_cert/ama_fas/index.html</w:t>
        </w:r>
      </w:hyperlink>
      <w:r w:rsidRPr="00253426">
        <w:rPr>
          <w:rFonts w:asciiTheme="minorHAnsi" w:hAnsiTheme="minorHAnsi"/>
          <w:szCs w:val="18"/>
        </w:rPr>
        <w:t>, if this is true, select “Certified”, otherwise select “Not Certified”. The latter choice will not allow the system to pass until a certified device is used.</w:t>
      </w:r>
      <w:r w:rsidRPr="00253426">
        <w:rPr>
          <w:rFonts w:asciiTheme="minorHAnsi" w:hAnsiTheme="minorHAnsi"/>
        </w:rPr>
        <w:t xml:space="preserve"> </w:t>
      </w:r>
    </w:p>
    <w:p w14:paraId="265678B9" w14:textId="77777777" w:rsidR="008E38AD" w:rsidRPr="00464D76" w:rsidRDefault="008E38AD" w:rsidP="008E38AD">
      <w:pPr>
        <w:rPr>
          <w:rFonts w:asciiTheme="minorHAnsi" w:hAnsiTheme="minorHAnsi"/>
          <w:b/>
          <w:bCs/>
        </w:rPr>
      </w:pPr>
    </w:p>
    <w:p w14:paraId="265678BA" w14:textId="7E1739CB" w:rsidR="008E38AD" w:rsidRPr="00464D76" w:rsidRDefault="00253426" w:rsidP="008E38AD">
      <w:pPr>
        <w:keepNext/>
        <w:rPr>
          <w:rFonts w:asciiTheme="minorHAnsi" w:hAnsiTheme="minorHAnsi"/>
          <w:b/>
          <w:szCs w:val="18"/>
        </w:rPr>
      </w:pPr>
      <w:r w:rsidRPr="00253426">
        <w:rPr>
          <w:rFonts w:asciiTheme="minorHAnsi" w:hAnsiTheme="minorHAnsi"/>
          <w:b/>
        </w:rPr>
        <w:t xml:space="preserve">Section </w:t>
      </w:r>
      <w:r w:rsidR="008E38AD" w:rsidRPr="00464D76">
        <w:rPr>
          <w:rFonts w:asciiTheme="minorHAnsi" w:hAnsiTheme="minorHAnsi"/>
          <w:b/>
          <w:szCs w:val="18"/>
        </w:rPr>
        <w:t>D. Forced Air System Airflow Rate Measurement</w:t>
      </w:r>
    </w:p>
    <w:p w14:paraId="265678BB" w14:textId="2CE0965E" w:rsidR="008E38AD" w:rsidRPr="00464D76" w:rsidRDefault="00253426" w:rsidP="008E38AD">
      <w:pPr>
        <w:numPr>
          <w:ilvl w:val="0"/>
          <w:numId w:val="33"/>
        </w:numPr>
        <w:rPr>
          <w:rFonts w:asciiTheme="minorHAnsi" w:hAnsiTheme="minorHAnsi"/>
        </w:rPr>
      </w:pPr>
      <w:r w:rsidRPr="00253426">
        <w:rPr>
          <w:rFonts w:asciiTheme="minorHAnsi" w:hAnsiTheme="minorHAnsi"/>
        </w:rPr>
        <w:t>Actual System Airflow Rate Measurement (cfm): Enter the actual tested value of the airflow measured using the apparatus specified above.</w:t>
      </w:r>
    </w:p>
    <w:p w14:paraId="265678BC" w14:textId="77777777" w:rsidR="008E38AD" w:rsidRPr="00464D76" w:rsidRDefault="008E38AD" w:rsidP="008E38AD">
      <w:pPr>
        <w:rPr>
          <w:rFonts w:asciiTheme="minorHAnsi" w:hAnsiTheme="minorHAnsi"/>
        </w:rPr>
      </w:pPr>
    </w:p>
    <w:p w14:paraId="265678BD" w14:textId="77777777" w:rsidR="008E38AD" w:rsidRPr="00464D76" w:rsidRDefault="00253426" w:rsidP="008E38AD">
      <w:pPr>
        <w:rPr>
          <w:rFonts w:asciiTheme="minorHAnsi" w:hAnsiTheme="minorHAnsi"/>
          <w:b/>
        </w:rPr>
      </w:pPr>
      <w:r w:rsidRPr="00253426">
        <w:rPr>
          <w:rFonts w:asciiTheme="minorHAnsi" w:hAnsiTheme="minorHAnsi"/>
          <w:b/>
          <w:szCs w:val="28"/>
        </w:rPr>
        <w:t xml:space="preserve">Section </w:t>
      </w:r>
      <w:r w:rsidR="008E38AD" w:rsidRPr="00464D76">
        <w:rPr>
          <w:rFonts w:asciiTheme="minorHAnsi" w:hAnsiTheme="minorHAnsi"/>
          <w:b/>
          <w:szCs w:val="18"/>
        </w:rPr>
        <w:t>E. Additional</w:t>
      </w:r>
      <w:r w:rsidRPr="00253426">
        <w:rPr>
          <w:rFonts w:asciiTheme="minorHAnsi" w:hAnsiTheme="minorHAnsi"/>
          <w:b/>
          <w:szCs w:val="18"/>
        </w:rPr>
        <w:t xml:space="preserve"> Requirements</w:t>
      </w:r>
      <w:r w:rsidRPr="00253426">
        <w:rPr>
          <w:rFonts w:asciiTheme="minorHAnsi" w:hAnsiTheme="minorHAnsi"/>
          <w:b/>
          <w:szCs w:val="28"/>
        </w:rPr>
        <w:t xml:space="preserve"> </w:t>
      </w:r>
    </w:p>
    <w:p w14:paraId="265678BE" w14:textId="77777777" w:rsidR="008E38AD" w:rsidRPr="00464D76" w:rsidRDefault="008E38AD" w:rsidP="008E38AD">
      <w:pPr>
        <w:numPr>
          <w:ilvl w:val="0"/>
          <w:numId w:val="34"/>
        </w:numPr>
        <w:ind w:left="360" w:hanging="360"/>
        <w:rPr>
          <w:rFonts w:asciiTheme="minorHAnsi" w:hAnsiTheme="minorHAnsi"/>
        </w:rPr>
      </w:pPr>
      <w:r w:rsidRPr="00464D76">
        <w:rPr>
          <w:rFonts w:asciiTheme="minorHAnsi" w:hAnsiTheme="minorHAnsi"/>
        </w:rPr>
        <w:t>This field must be a true statement (or not applicable) for the system to comply.</w:t>
      </w:r>
    </w:p>
    <w:p w14:paraId="265678BF"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0"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1"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2"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3" w14:textId="77777777" w:rsidR="008E38AD" w:rsidRPr="00464D76" w:rsidRDefault="00253426" w:rsidP="008E38AD">
      <w:pPr>
        <w:numPr>
          <w:ilvl w:val="0"/>
          <w:numId w:val="34"/>
        </w:numPr>
        <w:ind w:left="360" w:hanging="360"/>
        <w:rPr>
          <w:rFonts w:asciiTheme="minorHAnsi" w:hAnsiTheme="minorHAnsi"/>
        </w:rPr>
      </w:pPr>
      <w:r w:rsidRPr="00253426">
        <w:rPr>
          <w:rFonts w:asciiTheme="minorHAnsi" w:hAnsiTheme="minorHAnsi"/>
        </w:rPr>
        <w:t>This field must be a true statement (or not applicable) for the system to comply.</w:t>
      </w:r>
    </w:p>
    <w:p w14:paraId="265678C4" w14:textId="77777777" w:rsidR="008E38AD" w:rsidRPr="00CB33D5" w:rsidRDefault="008E38AD" w:rsidP="00DA2B2D">
      <w:pPr>
        <w:rPr>
          <w:rFonts w:ascii="Calibri" w:hAnsi="Calibri"/>
        </w:rPr>
      </w:pPr>
    </w:p>
    <w:p w14:paraId="265678C5" w14:textId="77777777" w:rsidR="00BF6BCB" w:rsidRPr="00D83E48" w:rsidRDefault="00BF6BCB" w:rsidP="0009456E">
      <w:pPr>
        <w:rPr>
          <w:rFonts w:ascii="Calibri" w:hAnsi="Calibri"/>
        </w:rPr>
      </w:pPr>
    </w:p>
    <w:p w14:paraId="265678C6" w14:textId="77777777" w:rsidR="00BF6BCB" w:rsidRPr="00D83E48" w:rsidRDefault="00BF6BCB" w:rsidP="0009456E">
      <w:pPr>
        <w:rPr>
          <w:rFonts w:ascii="Calibri" w:hAnsi="Calibri"/>
        </w:rPr>
      </w:pPr>
    </w:p>
    <w:p w14:paraId="265678C7" w14:textId="77777777" w:rsidR="00BF6BCB" w:rsidRPr="00D83E48" w:rsidRDefault="00BF6BCB" w:rsidP="0009456E">
      <w:pPr>
        <w:rPr>
          <w:rFonts w:ascii="Calibri" w:hAnsi="Calibri"/>
        </w:rPr>
        <w:sectPr w:rsidR="00BF6BCB" w:rsidRPr="00D83E48" w:rsidSect="00FD28A1">
          <w:headerReference w:type="even" r:id="rId16"/>
          <w:headerReference w:type="default" r:id="rId17"/>
          <w:footerReference w:type="default" r:id="rId18"/>
          <w:headerReference w:type="first" r:id="rId19"/>
          <w:footerReference w:type="first" r:id="rId20"/>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D543C" w:rsidRPr="00966F61" w14:paraId="265678C9" w14:textId="77777777" w:rsidTr="008E38AD">
        <w:trPr>
          <w:cantSplit/>
          <w:trHeight w:val="144"/>
        </w:trPr>
        <w:tc>
          <w:tcPr>
            <w:tcW w:w="11030" w:type="dxa"/>
            <w:gridSpan w:val="3"/>
            <w:tcBorders>
              <w:top w:val="single" w:sz="4" w:space="0" w:color="auto"/>
            </w:tcBorders>
            <w:vAlign w:val="center"/>
          </w:tcPr>
          <w:p w14:paraId="265678C8" w14:textId="77777777" w:rsidR="00ED543C" w:rsidRPr="00966F61" w:rsidRDefault="00ED543C" w:rsidP="008E38AD">
            <w:pPr>
              <w:keepNext/>
              <w:rPr>
                <w:rFonts w:asciiTheme="minorHAnsi" w:hAnsiTheme="minorHAnsi"/>
                <w:b/>
                <w:sz w:val="18"/>
                <w:szCs w:val="18"/>
              </w:rPr>
            </w:pPr>
            <w:r w:rsidRPr="00966F61">
              <w:rPr>
                <w:rFonts w:asciiTheme="minorHAnsi" w:hAnsiTheme="minorHAnsi"/>
                <w:b/>
                <w:sz w:val="18"/>
                <w:szCs w:val="18"/>
              </w:rPr>
              <w:lastRenderedPageBreak/>
              <w:t>A. Ducted Cooling System Information</w:t>
            </w:r>
          </w:p>
        </w:tc>
      </w:tr>
      <w:tr w:rsidR="00ED543C" w:rsidRPr="00966F61" w14:paraId="265678CD" w14:textId="77777777" w:rsidTr="008E38AD">
        <w:trPr>
          <w:cantSplit/>
          <w:trHeight w:val="144"/>
        </w:trPr>
        <w:tc>
          <w:tcPr>
            <w:tcW w:w="475" w:type="dxa"/>
            <w:vAlign w:val="center"/>
          </w:tcPr>
          <w:p w14:paraId="265678CA" w14:textId="77777777" w:rsidR="00ED543C" w:rsidRPr="00966F61" w:rsidRDefault="00ED543C" w:rsidP="008E38AD">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265678CB" w14:textId="30F0365C" w:rsidR="00ED543C" w:rsidRPr="00966F61" w:rsidRDefault="009202CA" w:rsidP="008E38AD">
            <w:pPr>
              <w:rPr>
                <w:rFonts w:asciiTheme="minorHAnsi" w:hAnsiTheme="minorHAnsi"/>
                <w:color w:val="000000"/>
                <w:sz w:val="18"/>
                <w:szCs w:val="18"/>
                <w:highlight w:val="yellow"/>
              </w:rPr>
            </w:pPr>
            <w:r>
              <w:rPr>
                <w:rFonts w:asciiTheme="minorHAnsi" w:hAnsiTheme="minorHAnsi"/>
                <w:sz w:val="18"/>
                <w:szCs w:val="18"/>
              </w:rPr>
              <w:t xml:space="preserve">Space Conditioning </w:t>
            </w:r>
            <w:r w:rsidR="00ED543C" w:rsidRPr="00966F61">
              <w:rPr>
                <w:rFonts w:asciiTheme="minorHAnsi" w:hAnsiTheme="minorHAnsi"/>
                <w:sz w:val="18"/>
                <w:szCs w:val="18"/>
              </w:rPr>
              <w:t>System Identification or Name</w:t>
            </w:r>
          </w:p>
        </w:tc>
        <w:tc>
          <w:tcPr>
            <w:tcW w:w="5605" w:type="dxa"/>
            <w:vAlign w:val="center"/>
          </w:tcPr>
          <w:p w14:paraId="265678CC" w14:textId="77777777" w:rsidR="00ED543C" w:rsidRDefault="00ED543C" w:rsidP="008E38AD">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ED543C" w:rsidRPr="00966F61" w14:paraId="265678D1" w14:textId="77777777" w:rsidTr="008E38AD">
        <w:trPr>
          <w:cantSplit/>
          <w:trHeight w:val="144"/>
        </w:trPr>
        <w:tc>
          <w:tcPr>
            <w:tcW w:w="475" w:type="dxa"/>
            <w:vAlign w:val="center"/>
          </w:tcPr>
          <w:p w14:paraId="265678CE"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265678CF" w14:textId="0A623F9E" w:rsidR="00ED543C" w:rsidRPr="00966F61" w:rsidRDefault="009202CA" w:rsidP="008E38AD">
            <w:pPr>
              <w:rPr>
                <w:rFonts w:asciiTheme="minorHAnsi" w:hAnsiTheme="minorHAnsi"/>
                <w:sz w:val="18"/>
                <w:szCs w:val="18"/>
              </w:rPr>
            </w:pPr>
            <w:r>
              <w:rPr>
                <w:rFonts w:asciiTheme="minorHAnsi" w:hAnsiTheme="minorHAnsi"/>
                <w:sz w:val="18"/>
                <w:szCs w:val="18"/>
              </w:rPr>
              <w:t xml:space="preserve">Space Conditioning </w:t>
            </w:r>
            <w:r w:rsidR="00ED543C" w:rsidRPr="00966F61">
              <w:rPr>
                <w:rFonts w:asciiTheme="minorHAnsi" w:hAnsiTheme="minorHAnsi"/>
                <w:sz w:val="18"/>
                <w:szCs w:val="18"/>
              </w:rPr>
              <w:t>System Location or Area Served</w:t>
            </w:r>
          </w:p>
        </w:tc>
        <w:tc>
          <w:tcPr>
            <w:tcW w:w="5605" w:type="dxa"/>
            <w:vAlign w:val="center"/>
          </w:tcPr>
          <w:p w14:paraId="265678D0" w14:textId="77777777" w:rsidR="00ED543C" w:rsidRDefault="00ED543C" w:rsidP="008E38AD">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ED543C" w:rsidRPr="00966F61" w14:paraId="265678D5" w14:textId="77777777" w:rsidTr="008E38AD">
        <w:trPr>
          <w:cantSplit/>
          <w:trHeight w:val="144"/>
        </w:trPr>
        <w:tc>
          <w:tcPr>
            <w:tcW w:w="475" w:type="dxa"/>
            <w:vAlign w:val="center"/>
          </w:tcPr>
          <w:p w14:paraId="265678D2"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265678D3" w14:textId="5CD72623" w:rsidR="00ED543C" w:rsidRPr="00966F61" w:rsidRDefault="00ED543C" w:rsidP="008E38AD">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265678D4" w14:textId="7BF3A0EF" w:rsidR="00ED543C" w:rsidRPr="00966F61" w:rsidRDefault="00ED543C" w:rsidP="008E38AD">
            <w:pPr>
              <w:rPr>
                <w:rFonts w:asciiTheme="minorHAnsi" w:hAnsiTheme="minorHAnsi"/>
                <w:sz w:val="18"/>
                <w:szCs w:val="18"/>
              </w:rPr>
            </w:pPr>
            <w:r w:rsidRPr="00966F61">
              <w:rPr>
                <w:rFonts w:asciiTheme="minorHAnsi" w:hAnsiTheme="minorHAnsi"/>
                <w:sz w:val="18"/>
                <w:szCs w:val="18"/>
              </w:rPr>
              <w:t>&lt;&lt;</w:t>
            </w:r>
            <w:r>
              <w:rPr>
                <w:rFonts w:asciiTheme="minorHAnsi" w:hAnsiTheme="minorHAnsi"/>
                <w:sz w:val="18"/>
                <w:szCs w:val="18"/>
              </w:rPr>
              <w:t>User pick from list</w:t>
            </w:r>
            <w:r w:rsidRPr="00966F61">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New</w:t>
            </w:r>
            <w:r w:rsidRPr="00966F61">
              <w:rPr>
                <w:rFonts w:asciiTheme="minorHAnsi" w:hAnsiTheme="minorHAnsi"/>
                <w:sz w:val="18"/>
                <w:szCs w:val="18"/>
              </w:rPr>
              <w:t>; or</w:t>
            </w:r>
            <w:r>
              <w:rPr>
                <w:rFonts w:asciiTheme="minorHAnsi" w:hAnsiTheme="minorHAnsi"/>
                <w:sz w:val="18"/>
                <w:szCs w:val="18"/>
              </w:rPr>
              <w:t xml:space="preserve"> </w:t>
            </w:r>
            <w:r>
              <w:rPr>
                <w:rFonts w:asciiTheme="minorHAnsi" w:hAnsiTheme="minorHAnsi"/>
                <w:sz w:val="18"/>
                <w:szCs w:val="18"/>
                <w:u w:val="single"/>
              </w:rPr>
              <w:t>*</w:t>
            </w:r>
            <w:r w:rsidRPr="00966F61">
              <w:rPr>
                <w:rFonts w:asciiTheme="minorHAnsi" w:hAnsiTheme="minorHAnsi"/>
                <w:sz w:val="18"/>
                <w:szCs w:val="18"/>
                <w:u w:val="single"/>
              </w:rPr>
              <w:t>Replacement</w:t>
            </w:r>
            <w:r w:rsidRPr="00966F61">
              <w:rPr>
                <w:rFonts w:asciiTheme="minorHAnsi" w:hAnsiTheme="minorHAnsi"/>
                <w:sz w:val="18"/>
                <w:szCs w:val="18"/>
              </w:rPr>
              <w:t xml:space="preserve">; or </w:t>
            </w:r>
            <w:r>
              <w:rPr>
                <w:rFonts w:asciiTheme="minorHAnsi" w:hAnsiTheme="minorHAnsi"/>
                <w:sz w:val="18"/>
                <w:szCs w:val="18"/>
                <w:u w:val="single"/>
              </w:rPr>
              <w:t>*</w:t>
            </w:r>
            <w:r w:rsidRPr="00966F61">
              <w:rPr>
                <w:rFonts w:asciiTheme="minorHAnsi" w:hAnsiTheme="minorHAnsi"/>
                <w:sz w:val="18"/>
                <w:szCs w:val="18"/>
                <w:u w:val="single"/>
              </w:rPr>
              <w:t>Alteration)</w:t>
            </w:r>
            <w:r w:rsidRPr="00966F61">
              <w:rPr>
                <w:rFonts w:asciiTheme="minorHAnsi" w:hAnsiTheme="minorHAnsi"/>
                <w:sz w:val="18"/>
                <w:szCs w:val="18"/>
              </w:rPr>
              <w:t xml:space="preserve">&gt;&gt; </w:t>
            </w:r>
          </w:p>
        </w:tc>
      </w:tr>
      <w:tr w:rsidR="00ED543C" w:rsidRPr="00966F61" w14:paraId="265678DB" w14:textId="77777777" w:rsidTr="008E38AD">
        <w:trPr>
          <w:cantSplit/>
          <w:trHeight w:val="144"/>
        </w:trPr>
        <w:tc>
          <w:tcPr>
            <w:tcW w:w="475" w:type="dxa"/>
            <w:vAlign w:val="center"/>
          </w:tcPr>
          <w:p w14:paraId="265678D6"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265678D7" w14:textId="44DEE2CF" w:rsidR="00ED543C" w:rsidRPr="00966F61" w:rsidRDefault="00ED543C" w:rsidP="008E38AD">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265678D8" w14:textId="77777777" w:rsidR="00ED543C" w:rsidRPr="00966F61" w:rsidRDefault="00ED543C" w:rsidP="008E38AD">
            <w:pPr>
              <w:rPr>
                <w:rFonts w:asciiTheme="minorHAnsi" w:hAnsiTheme="minorHAnsi"/>
                <w:sz w:val="18"/>
                <w:szCs w:val="18"/>
              </w:rPr>
            </w:pPr>
            <w:r w:rsidRPr="00966F61">
              <w:rPr>
                <w:rFonts w:asciiTheme="minorHAnsi" w:hAnsiTheme="minorHAnsi"/>
                <w:sz w:val="18"/>
                <w:szCs w:val="18"/>
              </w:rPr>
              <w:t>&lt;&lt;calculated field:</w:t>
            </w:r>
          </w:p>
          <w:p w14:paraId="265678D9" w14:textId="77777777" w:rsidR="00ED543C" w:rsidRPr="00966F61" w:rsidRDefault="00ED543C" w:rsidP="008E38AD">
            <w:pPr>
              <w:rPr>
                <w:rFonts w:asciiTheme="minorHAnsi" w:hAnsiTheme="minorHAnsi"/>
                <w:sz w:val="18"/>
                <w:szCs w:val="18"/>
              </w:rPr>
            </w:pPr>
            <w:r w:rsidRPr="00966F61">
              <w:rPr>
                <w:rFonts w:asciiTheme="minorHAnsi" w:hAnsiTheme="minorHAnsi"/>
                <w:sz w:val="18"/>
                <w:szCs w:val="18"/>
              </w:rPr>
              <w:t xml:space="preserve">if cooling system </w:t>
            </w:r>
            <w:proofErr w:type="spellStart"/>
            <w:r w:rsidRPr="00966F61">
              <w:rPr>
                <w:rFonts w:asciiTheme="minorHAnsi" w:hAnsiTheme="minorHAnsi"/>
                <w:sz w:val="18"/>
                <w:szCs w:val="18"/>
              </w:rPr>
              <w:t>type</w:t>
            </w:r>
            <w:r w:rsidR="007B370B">
              <w:rPr>
                <w:rFonts w:asciiTheme="minorHAnsi" w:hAnsiTheme="minorHAnsi"/>
                <w:sz w:val="18"/>
                <w:szCs w:val="18"/>
              </w:rPr>
              <w:t>on</w:t>
            </w:r>
            <w:proofErr w:type="spellEnd"/>
            <w:r w:rsidR="007B370B">
              <w:rPr>
                <w:rFonts w:asciiTheme="minorHAnsi" w:hAnsiTheme="minorHAnsi"/>
                <w:sz w:val="18"/>
                <w:szCs w:val="18"/>
              </w:rPr>
              <w:t xml:space="preserve"> MCH-01</w:t>
            </w:r>
            <w:r w:rsidRPr="00966F61">
              <w:rPr>
                <w:rFonts w:asciiTheme="minorHAnsi" w:hAnsiTheme="minorHAnsi"/>
                <w:sz w:val="18"/>
                <w:szCs w:val="18"/>
              </w:rPr>
              <w:t>=</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265678DA" w14:textId="77777777" w:rsidR="00ED543C" w:rsidRPr="00966F61" w:rsidRDefault="00ED543C" w:rsidP="007B370B">
            <w:pPr>
              <w:rPr>
                <w:rFonts w:asciiTheme="minorHAnsi" w:hAnsiTheme="minorHAnsi"/>
                <w:sz w:val="18"/>
                <w:szCs w:val="18"/>
              </w:rPr>
            </w:pPr>
            <w:r w:rsidRPr="00966F61">
              <w:rPr>
                <w:rFonts w:asciiTheme="minorHAnsi" w:hAnsiTheme="minorHAnsi"/>
                <w:sz w:val="18"/>
                <w:szCs w:val="18"/>
              </w:rPr>
              <w:t xml:space="preserve">else </w:t>
            </w:r>
            <w:r w:rsidR="007B370B">
              <w:rPr>
                <w:rFonts w:asciiTheme="minorHAnsi" w:hAnsiTheme="minorHAnsi"/>
                <w:sz w:val="18"/>
                <w:szCs w:val="18"/>
              </w:rPr>
              <w:t xml:space="preserve"> enter the nominal ton value:</w:t>
            </w:r>
            <w:r w:rsidR="007B370B" w:rsidRPr="00966F61">
              <w:rPr>
                <w:rFonts w:asciiTheme="minorHAnsi" w:hAnsiTheme="minorHAnsi"/>
                <w:sz w:val="18"/>
                <w:szCs w:val="18"/>
              </w:rPr>
              <w:t xml:space="preserve"> </w:t>
            </w:r>
            <w:r w:rsidRPr="00966F61">
              <w:rPr>
                <w:rFonts w:asciiTheme="minorHAnsi" w:hAnsiTheme="minorHAnsi"/>
                <w:sz w:val="18"/>
                <w:szCs w:val="18"/>
              </w:rPr>
              <w:t xml:space="preserve">numeric </w:t>
            </w:r>
            <w:proofErr w:type="spellStart"/>
            <w:r w:rsidRPr="00966F61">
              <w:rPr>
                <w:rFonts w:asciiTheme="minorHAnsi" w:hAnsiTheme="minorHAnsi"/>
                <w:sz w:val="18"/>
                <w:szCs w:val="18"/>
              </w:rPr>
              <w:t>x.x</w:t>
            </w:r>
            <w:proofErr w:type="spellEnd"/>
            <w:r w:rsidRPr="00966F61">
              <w:rPr>
                <w:rFonts w:asciiTheme="minorHAnsi" w:hAnsiTheme="minorHAnsi"/>
                <w:sz w:val="18"/>
                <w:szCs w:val="18"/>
              </w:rPr>
              <w:t>&gt;&gt;</w:t>
            </w:r>
          </w:p>
        </w:tc>
      </w:tr>
      <w:tr w:rsidR="00ED543C" w:rsidRPr="00966F61" w14:paraId="265678E4" w14:textId="77777777" w:rsidTr="008E38AD">
        <w:trPr>
          <w:cantSplit/>
          <w:trHeight w:val="144"/>
        </w:trPr>
        <w:tc>
          <w:tcPr>
            <w:tcW w:w="475" w:type="dxa"/>
            <w:vAlign w:val="center"/>
          </w:tcPr>
          <w:p w14:paraId="265678DC" w14:textId="77777777" w:rsidR="00ED543C" w:rsidRPr="00966F61" w:rsidRDefault="00ED543C" w:rsidP="008E38A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265678DD" w14:textId="35AFEDBA" w:rsidR="00ED543C" w:rsidRPr="00966F61" w:rsidRDefault="00ED543C" w:rsidP="008E38AD">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265678DE" w14:textId="77777777" w:rsidR="00ED543C" w:rsidRDefault="00ED543C" w:rsidP="008E38AD">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265678DF" w14:textId="77777777" w:rsidR="00C93393" w:rsidRDefault="00C93393" w:rsidP="00C93393">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not  given on the MCH-01,</w:t>
            </w:r>
          </w:p>
          <w:p w14:paraId="265678E0" w14:textId="77777777" w:rsidR="00C93393" w:rsidRDefault="00C93393" w:rsidP="00C93393">
            <w:pPr>
              <w:rPr>
                <w:rFonts w:asciiTheme="minorHAnsi" w:hAnsiTheme="minorHAnsi"/>
                <w:sz w:val="18"/>
                <w:szCs w:val="18"/>
              </w:rPr>
            </w:pPr>
            <w:r>
              <w:rPr>
                <w:rFonts w:asciiTheme="minorHAnsi" w:hAnsiTheme="minorHAnsi"/>
                <w:sz w:val="18"/>
                <w:szCs w:val="18"/>
              </w:rPr>
              <w:t>then display text n/a –Condenser Speed requirements do not apply;</w:t>
            </w:r>
          </w:p>
          <w:p w14:paraId="265678E1" w14:textId="77777777" w:rsidR="00ED543C" w:rsidRDefault="00ED543C" w:rsidP="008E38AD">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condenser speed type is given on the MCH-01,</w:t>
            </w:r>
          </w:p>
          <w:p w14:paraId="265678E2" w14:textId="77777777" w:rsidR="00ED543C" w:rsidRDefault="00ED543C" w:rsidP="008E38AD">
            <w:pPr>
              <w:rPr>
                <w:rFonts w:asciiTheme="minorHAnsi" w:hAnsiTheme="minorHAnsi"/>
                <w:sz w:val="18"/>
                <w:szCs w:val="18"/>
              </w:rPr>
            </w:pPr>
            <w:r>
              <w:rPr>
                <w:rFonts w:asciiTheme="minorHAnsi" w:hAnsiTheme="minorHAnsi"/>
                <w:sz w:val="18"/>
                <w:szCs w:val="18"/>
              </w:rPr>
              <w:t xml:space="preserve"> then display value for Condenser Speed Type</w:t>
            </w:r>
          </w:p>
          <w:p w14:paraId="265678E3" w14:textId="77777777" w:rsidR="00ED543C" w:rsidRDefault="00ED543C" w:rsidP="008E38AD">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ED543C" w:rsidRPr="00966F61" w14:paraId="265678ED" w14:textId="77777777" w:rsidTr="008E38AD">
        <w:trPr>
          <w:cantSplit/>
          <w:trHeight w:val="144"/>
        </w:trPr>
        <w:tc>
          <w:tcPr>
            <w:tcW w:w="475" w:type="dxa"/>
            <w:vAlign w:val="center"/>
          </w:tcPr>
          <w:p w14:paraId="265678E5" w14:textId="77777777" w:rsidR="00ED543C" w:rsidRPr="00966F61" w:rsidRDefault="00ED543C" w:rsidP="008E38AD">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265678E6" w14:textId="393FB9D5" w:rsidR="00ED543C" w:rsidRPr="00966F61" w:rsidRDefault="00ED543C" w:rsidP="008E38AD">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265678E7" w14:textId="77777777" w:rsidR="00ED543C" w:rsidRDefault="00ED543C" w:rsidP="008E38AD">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265678E8" w14:textId="77777777" w:rsidR="00C93393" w:rsidRDefault="00C93393" w:rsidP="00C93393">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265678E9" w14:textId="77777777" w:rsidR="00C93393" w:rsidRDefault="00C93393" w:rsidP="00C93393">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265678EA" w14:textId="77777777" w:rsidR="00ED543C" w:rsidRDefault="00ED543C" w:rsidP="008E38AD">
            <w:pPr>
              <w:rPr>
                <w:rFonts w:asciiTheme="minorHAnsi" w:hAnsiTheme="minorHAnsi"/>
                <w:sz w:val="18"/>
                <w:szCs w:val="18"/>
              </w:rPr>
            </w:pPr>
            <w:proofErr w:type="spellStart"/>
            <w:r>
              <w:rPr>
                <w:rFonts w:asciiTheme="minorHAnsi" w:hAnsiTheme="minorHAnsi"/>
                <w:sz w:val="18"/>
                <w:szCs w:val="18"/>
              </w:rPr>
              <w:t>elsif</w:t>
            </w:r>
            <w:proofErr w:type="spellEnd"/>
            <w:r>
              <w:rPr>
                <w:rFonts w:asciiTheme="minorHAnsi" w:hAnsiTheme="minorHAnsi"/>
                <w:sz w:val="18"/>
                <w:szCs w:val="18"/>
              </w:rPr>
              <w:t xml:space="preserve">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265678EB" w14:textId="77777777" w:rsidR="00ED543C" w:rsidRDefault="00ED543C" w:rsidP="008E38AD">
            <w:pPr>
              <w:rPr>
                <w:rFonts w:asciiTheme="minorHAnsi" w:hAnsiTheme="minorHAnsi"/>
                <w:sz w:val="18"/>
                <w:szCs w:val="18"/>
              </w:rPr>
            </w:pPr>
            <w:r>
              <w:rPr>
                <w:rFonts w:asciiTheme="minorHAnsi" w:hAnsiTheme="minorHAnsi"/>
                <w:sz w:val="18"/>
                <w:szCs w:val="18"/>
              </w:rPr>
              <w:t xml:space="preserve"> then else display value for </w:t>
            </w:r>
            <w:r w:rsidRPr="00966F61">
              <w:rPr>
                <w:rFonts w:asciiTheme="minorHAnsi" w:hAnsiTheme="minorHAnsi"/>
                <w:sz w:val="18"/>
                <w:szCs w:val="18"/>
              </w:rPr>
              <w:t>Cooling System Zonal Control Type</w:t>
            </w:r>
          </w:p>
          <w:p w14:paraId="265678EC" w14:textId="77777777" w:rsidR="00ED543C" w:rsidRDefault="00ED543C" w:rsidP="008E38AD">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ED543C" w:rsidRPr="00966F61" w14:paraId="265678F8" w14:textId="77777777" w:rsidTr="008E38AD">
        <w:trPr>
          <w:cantSplit/>
          <w:trHeight w:val="144"/>
        </w:trPr>
        <w:tc>
          <w:tcPr>
            <w:tcW w:w="475" w:type="dxa"/>
            <w:vAlign w:val="center"/>
          </w:tcPr>
          <w:p w14:paraId="265678EE"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265678EF" w14:textId="5CC9023C"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265678F0" w14:textId="77777777" w:rsidR="005417FE" w:rsidRDefault="005417FE" w:rsidP="005417FE">
            <w:pPr>
              <w:rPr>
                <w:rFonts w:asciiTheme="minorHAnsi" w:hAnsiTheme="minorHAnsi"/>
                <w:sz w:val="18"/>
                <w:szCs w:val="18"/>
              </w:rPr>
            </w:pPr>
            <w:r>
              <w:rPr>
                <w:rFonts w:asciiTheme="minorHAnsi" w:hAnsiTheme="minorHAnsi"/>
                <w:sz w:val="18"/>
                <w:szCs w:val="18"/>
              </w:rPr>
              <w:t>&lt;&lt;calculated field:</w:t>
            </w:r>
          </w:p>
          <w:p w14:paraId="265678F1" w14:textId="77777777" w:rsidR="005417FE" w:rsidRDefault="005417FE" w:rsidP="005417FE">
            <w:pPr>
              <w:rPr>
                <w:rFonts w:asciiTheme="minorHAnsi" w:hAnsiTheme="minorHAnsi"/>
                <w:sz w:val="18"/>
                <w:szCs w:val="18"/>
              </w:rPr>
            </w:pPr>
            <w:r>
              <w:rPr>
                <w:rFonts w:asciiTheme="minorHAnsi" w:hAnsiTheme="minorHAnsi"/>
                <w:sz w:val="18"/>
                <w:szCs w:val="18"/>
              </w:rPr>
              <w:t xml:space="preserve">reference value from MCH-01; </w:t>
            </w:r>
          </w:p>
          <w:p w14:paraId="265678F2" w14:textId="77777777" w:rsidR="005417FE" w:rsidRDefault="005417FE" w:rsidP="005417FE">
            <w:pPr>
              <w:rPr>
                <w:rFonts w:asciiTheme="minorHAnsi" w:hAnsiTheme="minorHAnsi"/>
                <w:sz w:val="18"/>
                <w:szCs w:val="18"/>
              </w:rPr>
            </w:pPr>
            <w:r>
              <w:rPr>
                <w:rFonts w:asciiTheme="minorHAnsi" w:hAnsiTheme="minorHAnsi"/>
                <w:sz w:val="18"/>
                <w:szCs w:val="18"/>
              </w:rPr>
              <w:t xml:space="preserve">note: allowable values = </w:t>
            </w:r>
          </w:p>
          <w:p w14:paraId="265678F3" w14:textId="77777777" w:rsidR="005417FE" w:rsidRDefault="005417FE" w:rsidP="005417FE">
            <w:pPr>
              <w:keepNext/>
              <w:rPr>
                <w:rFonts w:ascii="Calibri" w:hAnsi="Calibri"/>
                <w:sz w:val="16"/>
                <w:szCs w:val="16"/>
              </w:rPr>
            </w:pPr>
            <w:r>
              <w:rPr>
                <w:rFonts w:ascii="Calibri" w:hAnsi="Calibri"/>
                <w:sz w:val="16"/>
                <w:szCs w:val="16"/>
              </w:rPr>
              <w:t>*CFI System</w:t>
            </w:r>
          </w:p>
          <w:p w14:paraId="265678F4" w14:textId="77777777" w:rsidR="005417FE" w:rsidRDefault="005417FE" w:rsidP="005417FE">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p w14:paraId="265678F7" w14:textId="6FD23FA2" w:rsidR="00ED543C" w:rsidRDefault="00ED543C" w:rsidP="008E38AD">
            <w:pPr>
              <w:rPr>
                <w:rFonts w:asciiTheme="minorHAnsi" w:hAnsiTheme="minorHAnsi"/>
                <w:sz w:val="18"/>
                <w:szCs w:val="18"/>
              </w:rPr>
            </w:pPr>
          </w:p>
        </w:tc>
      </w:tr>
      <w:tr w:rsidR="00ED543C" w:rsidRPr="00966F61" w14:paraId="26567900" w14:textId="77777777" w:rsidTr="008E38AD">
        <w:trPr>
          <w:cantSplit/>
          <w:trHeight w:val="144"/>
        </w:trPr>
        <w:tc>
          <w:tcPr>
            <w:tcW w:w="475" w:type="dxa"/>
            <w:vAlign w:val="center"/>
          </w:tcPr>
          <w:p w14:paraId="265678F9"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265678FA" w14:textId="26679A2E"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265678FB" w14:textId="77777777" w:rsidR="00ED543C" w:rsidRDefault="00ED543C" w:rsidP="008E38AD">
            <w:pPr>
              <w:rPr>
                <w:rFonts w:asciiTheme="minorHAnsi" w:hAnsiTheme="minorHAnsi"/>
                <w:sz w:val="18"/>
                <w:szCs w:val="18"/>
              </w:rPr>
            </w:pPr>
            <w:r w:rsidRPr="00966F61">
              <w:rPr>
                <w:rFonts w:asciiTheme="minorHAnsi" w:hAnsiTheme="minorHAnsi"/>
                <w:sz w:val="18"/>
                <w:szCs w:val="18"/>
              </w:rPr>
              <w:t>&lt;&lt;calculated field:</w:t>
            </w:r>
          </w:p>
          <w:p w14:paraId="265678FC" w14:textId="77777777" w:rsidR="007B370B" w:rsidRDefault="007B370B" w:rsidP="007B370B">
            <w:pPr>
              <w:rPr>
                <w:rFonts w:asciiTheme="minorHAnsi" w:hAnsiTheme="minorHAnsi"/>
                <w:sz w:val="18"/>
                <w:szCs w:val="18"/>
              </w:rPr>
            </w:pPr>
            <w:r>
              <w:rPr>
                <w:rFonts w:asciiTheme="minorHAnsi" w:hAnsiTheme="minorHAnsi"/>
                <w:sz w:val="18"/>
                <w:szCs w:val="18"/>
              </w:rPr>
              <w:t>If parent is MCH-01b, then value=N/A;</w:t>
            </w:r>
          </w:p>
          <w:p w14:paraId="265678FD" w14:textId="77777777" w:rsidR="007B370B" w:rsidRDefault="007B370B" w:rsidP="007B370B">
            <w:pPr>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parent isMCH-01a, reference value from  MCH-01a section J field 10;</w:t>
            </w:r>
          </w:p>
          <w:p w14:paraId="265678FE" w14:textId="77777777" w:rsidR="007B370B" w:rsidRDefault="007B370B" w:rsidP="008E38AD">
            <w:pPr>
              <w:rPr>
                <w:rFonts w:asciiTheme="minorHAnsi" w:hAnsiTheme="minorHAnsi"/>
                <w:sz w:val="18"/>
                <w:szCs w:val="18"/>
              </w:rPr>
            </w:pPr>
            <w:r>
              <w:rPr>
                <w:rFonts w:asciiTheme="minorHAnsi" w:hAnsiTheme="minorHAnsi"/>
                <w:sz w:val="18"/>
                <w:szCs w:val="18"/>
              </w:rPr>
              <w:t>else for parent MCH-01c, reference value from MCH-01c Section I field 09</w:t>
            </w:r>
          </w:p>
          <w:p w14:paraId="265678FF" w14:textId="77777777" w:rsidR="00ED543C" w:rsidRPr="00966F61" w:rsidRDefault="00ED543C" w:rsidP="008E38AD">
            <w:pPr>
              <w:rPr>
                <w:rFonts w:asciiTheme="minorHAnsi" w:hAnsiTheme="minorHAnsi"/>
                <w:sz w:val="18"/>
                <w:szCs w:val="18"/>
              </w:rPr>
            </w:pPr>
            <w:r w:rsidRPr="00966F61">
              <w:rPr>
                <w:rFonts w:asciiTheme="minorHAnsi" w:hAnsiTheme="minorHAnsi"/>
                <w:sz w:val="18"/>
                <w:szCs w:val="18"/>
              </w:rPr>
              <w:t>(note: on the MCH01</w:t>
            </w:r>
            <w:r w:rsidR="007B370B">
              <w:rPr>
                <w:rFonts w:asciiTheme="minorHAnsi" w:hAnsiTheme="minorHAnsi"/>
                <w:sz w:val="18"/>
                <w:szCs w:val="18"/>
              </w:rPr>
              <w:t>a and MCH-01c</w:t>
            </w:r>
            <w:r w:rsidRPr="00966F61">
              <w:rPr>
                <w:rFonts w:asciiTheme="minorHAnsi" w:hAnsiTheme="minorHAnsi"/>
                <w:sz w:val="18"/>
                <w:szCs w:val="18"/>
              </w:rPr>
              <w:t xml:space="preserve"> 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ED543C" w:rsidRPr="00966F61" w14:paraId="26567904" w14:textId="77777777" w:rsidTr="008E38AD">
        <w:trPr>
          <w:cantSplit/>
          <w:trHeight w:val="144"/>
        </w:trPr>
        <w:tc>
          <w:tcPr>
            <w:tcW w:w="475" w:type="dxa"/>
            <w:vAlign w:val="center"/>
          </w:tcPr>
          <w:p w14:paraId="26567901" w14:textId="77777777" w:rsidR="00ED543C" w:rsidRPr="00966F61" w:rsidRDefault="00ED543C" w:rsidP="008E38AD">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26567902" w14:textId="6F929D24"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26567903"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ED543C" w:rsidRPr="00966F61" w14:paraId="2656790C" w14:textId="77777777" w:rsidTr="008E38AD">
        <w:trPr>
          <w:cantSplit/>
          <w:trHeight w:val="144"/>
        </w:trPr>
        <w:tc>
          <w:tcPr>
            <w:tcW w:w="475" w:type="dxa"/>
            <w:vAlign w:val="center"/>
          </w:tcPr>
          <w:p w14:paraId="26567905" w14:textId="77777777" w:rsidR="00ED543C" w:rsidRPr="00966F61" w:rsidDel="006E5AE2" w:rsidRDefault="00ED543C" w:rsidP="008E38AD">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26567906" w14:textId="66A36463" w:rsidR="00ED543C" w:rsidRPr="00966F61" w:rsidRDefault="00ED543C" w:rsidP="008E38AD">
            <w:pPr>
              <w:keepNext/>
              <w:rPr>
                <w:rFonts w:asciiTheme="minorHAnsi" w:hAnsiTheme="minorHAnsi"/>
                <w:sz w:val="18"/>
                <w:szCs w:val="18"/>
              </w:rPr>
            </w:pPr>
            <w:r w:rsidRPr="00966F61">
              <w:rPr>
                <w:rFonts w:asciiTheme="minorHAnsi" w:hAnsiTheme="minorHAnsi"/>
                <w:sz w:val="18"/>
                <w:szCs w:val="18"/>
              </w:rPr>
              <w:t xml:space="preserve">Airflow Rate Protocol </w:t>
            </w:r>
            <w:r w:rsidR="003A4CDD">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26567907"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 xml:space="preserve">&lt;&lt;Calculated field:  </w:t>
            </w:r>
          </w:p>
          <w:p w14:paraId="26567908"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26567909" w14:textId="77777777" w:rsidR="00ED543C" w:rsidRDefault="00ED543C" w:rsidP="008E38AD">
            <w:pPr>
              <w:keepNext/>
              <w:rPr>
                <w:rFonts w:asciiTheme="minorHAnsi" w:hAnsiTheme="minorHAnsi"/>
                <w:sz w:val="18"/>
                <w:szCs w:val="18"/>
              </w:rPr>
            </w:pPr>
            <w:proofErr w:type="spellStart"/>
            <w:r w:rsidRPr="00966F61">
              <w:rPr>
                <w:rFonts w:asciiTheme="minorHAnsi" w:hAnsiTheme="minorHAnsi"/>
                <w:sz w:val="18"/>
                <w:szCs w:val="18"/>
              </w:rPr>
              <w:t>elseif</w:t>
            </w:r>
            <w:proofErr w:type="spellEnd"/>
            <w:r w:rsidRPr="00966F61">
              <w:rPr>
                <w:rFonts w:asciiTheme="minorHAnsi" w:hAnsiTheme="minorHAnsi"/>
                <w:sz w:val="18"/>
                <w:szCs w:val="18"/>
              </w:rPr>
              <w:t xml:space="preserve"> A03=Alteration then allow user to pick from list:</w:t>
            </w:r>
          </w:p>
          <w:p w14:paraId="2656790A" w14:textId="3001BEC4" w:rsidR="00ED543C" w:rsidRDefault="00ED543C" w:rsidP="008E38AD">
            <w:pPr>
              <w:keepNext/>
              <w:rPr>
                <w:rFonts w:asciiTheme="minorHAnsi" w:hAnsiTheme="minorHAnsi"/>
                <w:sz w:val="18"/>
                <w:szCs w:val="18"/>
              </w:rPr>
            </w:pPr>
            <w:r w:rsidRPr="00966F61">
              <w:rPr>
                <w:rFonts w:asciiTheme="minorHAnsi" w:hAnsiTheme="minorHAnsi"/>
                <w:sz w:val="18"/>
                <w:szCs w:val="18"/>
              </w:rPr>
              <w:t>**RA</w:t>
            </w:r>
            <w:del w:id="27" w:author="Shewmaker, Michael@Energy" w:date="2016-04-28T13:16:00Z">
              <w:r w:rsidRPr="00966F61" w:rsidDel="00584885">
                <w:rPr>
                  <w:rFonts w:asciiTheme="minorHAnsi" w:hAnsiTheme="minorHAnsi"/>
                  <w:sz w:val="18"/>
                  <w:szCs w:val="18"/>
                </w:rPr>
                <w:delText>3.2.2.7.3</w:delText>
              </w:r>
            </w:del>
            <w:ins w:id="28" w:author="Shewmaker, Michael@Energy" w:date="2016-04-28T13:16:00Z">
              <w:r w:rsidR="00584885">
                <w:rPr>
                  <w:rFonts w:asciiTheme="minorHAnsi" w:hAnsiTheme="minorHAnsi"/>
                  <w:sz w:val="18"/>
                  <w:szCs w:val="18"/>
                </w:rPr>
                <w:t>3.3.3.1.5</w:t>
              </w:r>
            </w:ins>
            <w:r w:rsidRPr="00966F61">
              <w:rPr>
                <w:rFonts w:asciiTheme="minorHAnsi" w:hAnsiTheme="minorHAnsi"/>
                <w:sz w:val="18"/>
                <w:szCs w:val="18"/>
              </w:rPr>
              <w:t xml:space="preserve"> Alternative to Compliance with Minimum System Airflow Requirements, or</w:t>
            </w:r>
          </w:p>
          <w:p w14:paraId="2656790B" w14:textId="77777777" w:rsidR="00ED543C" w:rsidRDefault="00ED543C" w:rsidP="008E38AD">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2656790D" w14:textId="77777777" w:rsidR="004249FF" w:rsidRPr="002B7725"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BF6BCB" w:rsidRPr="00D83E48" w:rsidDel="001739A4" w14:paraId="26567910" w14:textId="77777777">
        <w:trPr>
          <w:cantSplit/>
          <w:trHeight w:val="432"/>
        </w:trPr>
        <w:tc>
          <w:tcPr>
            <w:tcW w:w="11030" w:type="dxa"/>
            <w:gridSpan w:val="3"/>
            <w:vAlign w:val="center"/>
          </w:tcPr>
          <w:p w14:paraId="2656790E" w14:textId="3B46B463" w:rsidR="00BF6BCB" w:rsidRPr="007F7878" w:rsidRDefault="00BF6BCB" w:rsidP="00693010">
            <w:pPr>
              <w:keepNext/>
              <w:rPr>
                <w:rFonts w:asciiTheme="minorHAnsi" w:hAnsiTheme="minorHAnsi"/>
                <w:b/>
                <w:sz w:val="18"/>
                <w:szCs w:val="18"/>
              </w:rPr>
            </w:pPr>
            <w:r w:rsidRPr="007F7878">
              <w:rPr>
                <w:rFonts w:asciiTheme="minorHAnsi" w:hAnsiTheme="minorHAnsi"/>
                <w:b/>
                <w:sz w:val="18"/>
                <w:szCs w:val="18"/>
              </w:rPr>
              <w:t xml:space="preserve">B. Hole for the </w:t>
            </w:r>
            <w:r w:rsidR="003A4CDD">
              <w:rPr>
                <w:rFonts w:asciiTheme="minorHAnsi" w:hAnsiTheme="minorHAnsi"/>
                <w:b/>
                <w:sz w:val="18"/>
                <w:szCs w:val="18"/>
              </w:rPr>
              <w:t>P</w:t>
            </w:r>
            <w:r w:rsidRPr="007F7878">
              <w:rPr>
                <w:rFonts w:asciiTheme="minorHAnsi" w:hAnsiTheme="minorHAnsi"/>
                <w:b/>
                <w:sz w:val="18"/>
                <w:szCs w:val="18"/>
              </w:rPr>
              <w:t xml:space="preserve">lacement of a Static Pressure Probe (HSPP), and Permanently </w:t>
            </w:r>
            <w:r w:rsidR="003A4CDD">
              <w:rPr>
                <w:rFonts w:asciiTheme="minorHAnsi" w:hAnsiTheme="minorHAnsi"/>
                <w:b/>
                <w:sz w:val="18"/>
                <w:szCs w:val="18"/>
              </w:rPr>
              <w:t>I</w:t>
            </w:r>
            <w:r w:rsidRPr="007F7878">
              <w:rPr>
                <w:rFonts w:asciiTheme="minorHAnsi" w:hAnsiTheme="minorHAnsi"/>
                <w:b/>
                <w:sz w:val="18"/>
                <w:szCs w:val="18"/>
              </w:rPr>
              <w:t xml:space="preserve">nstalled Static Pressure Probe (PSPP) in the </w:t>
            </w:r>
            <w:r w:rsidR="003A4CDD">
              <w:rPr>
                <w:rFonts w:asciiTheme="minorHAnsi" w:hAnsiTheme="minorHAnsi"/>
                <w:b/>
                <w:sz w:val="18"/>
                <w:szCs w:val="18"/>
              </w:rPr>
              <w:t>S</w:t>
            </w:r>
            <w:r w:rsidRPr="007F7878">
              <w:rPr>
                <w:rFonts w:asciiTheme="minorHAnsi" w:hAnsiTheme="minorHAnsi"/>
                <w:b/>
                <w:sz w:val="18"/>
                <w:szCs w:val="18"/>
              </w:rPr>
              <w:t xml:space="preserve">upply </w:t>
            </w:r>
            <w:r w:rsidR="003A4CDD">
              <w:rPr>
                <w:rFonts w:asciiTheme="minorHAnsi" w:hAnsiTheme="minorHAnsi"/>
                <w:b/>
                <w:sz w:val="18"/>
                <w:szCs w:val="18"/>
              </w:rPr>
              <w:t>P</w:t>
            </w:r>
            <w:r w:rsidRPr="007F7878">
              <w:rPr>
                <w:rFonts w:asciiTheme="minorHAnsi" w:hAnsiTheme="minorHAnsi"/>
                <w:b/>
                <w:sz w:val="18"/>
                <w:szCs w:val="18"/>
              </w:rPr>
              <w:t>lenum</w:t>
            </w:r>
          </w:p>
          <w:p w14:paraId="2656790F" w14:textId="77777777" w:rsidR="00BF6BCB" w:rsidRPr="003A4CDD" w:rsidRDefault="00BF6BCB" w:rsidP="00693010">
            <w:pPr>
              <w:pStyle w:val="BulletCALetter"/>
              <w:spacing w:before="0"/>
              <w:ind w:left="0" w:firstLine="0"/>
              <w:rPr>
                <w:rFonts w:asciiTheme="minorHAnsi" w:hAnsiTheme="minorHAnsi"/>
                <w:sz w:val="18"/>
                <w:szCs w:val="18"/>
              </w:rPr>
            </w:pPr>
            <w:r w:rsidRPr="00741B8C">
              <w:rPr>
                <w:rFonts w:asciiTheme="minorHAnsi" w:hAnsiTheme="minorHAnsi"/>
                <w:sz w:val="18"/>
                <w:szCs w:val="18"/>
              </w:rPr>
              <w:t xml:space="preserve">Procedures for installing HSPP or PSPP are specified in RA3.3.1.1.  </w:t>
            </w:r>
          </w:p>
        </w:tc>
      </w:tr>
      <w:tr w:rsidR="00BF6BCB" w:rsidRPr="00D83E48" w:rsidDel="001739A4" w14:paraId="2656791B" w14:textId="77777777">
        <w:trPr>
          <w:cantSplit/>
          <w:trHeight w:val="432"/>
        </w:trPr>
        <w:tc>
          <w:tcPr>
            <w:tcW w:w="475" w:type="dxa"/>
            <w:vAlign w:val="center"/>
          </w:tcPr>
          <w:p w14:paraId="26567911" w14:textId="77777777" w:rsidR="00BF6BCB" w:rsidRPr="007F7878" w:rsidRDefault="00BF6BCB" w:rsidP="00693010">
            <w:pPr>
              <w:pStyle w:val="IndexHeading"/>
              <w:jc w:val="center"/>
              <w:rPr>
                <w:rFonts w:asciiTheme="minorHAnsi" w:hAnsiTheme="minorHAnsi"/>
                <w:b w:val="0"/>
                <w:sz w:val="18"/>
                <w:szCs w:val="18"/>
              </w:rPr>
            </w:pPr>
            <w:r w:rsidRPr="007F7878">
              <w:rPr>
                <w:rFonts w:asciiTheme="minorHAnsi" w:hAnsiTheme="minorHAnsi"/>
                <w:b w:val="0"/>
                <w:sz w:val="18"/>
                <w:szCs w:val="18"/>
              </w:rPr>
              <w:t>01</w:t>
            </w:r>
          </w:p>
        </w:tc>
        <w:tc>
          <w:tcPr>
            <w:tcW w:w="4921" w:type="dxa"/>
            <w:vAlign w:val="center"/>
          </w:tcPr>
          <w:p w14:paraId="26567912" w14:textId="254F22FA" w:rsidR="00BF6BCB" w:rsidRPr="007F7878" w:rsidRDefault="00BF6BCB" w:rsidP="003A4CDD">
            <w:pPr>
              <w:rPr>
                <w:rFonts w:asciiTheme="minorHAnsi" w:hAnsiTheme="minorHAnsi"/>
                <w:sz w:val="18"/>
                <w:szCs w:val="18"/>
              </w:rPr>
            </w:pPr>
            <w:r w:rsidRPr="007F7878">
              <w:rPr>
                <w:rFonts w:asciiTheme="minorHAnsi" w:hAnsiTheme="minorHAnsi"/>
                <w:sz w:val="18"/>
                <w:szCs w:val="18"/>
              </w:rPr>
              <w:t xml:space="preserve">Method </w:t>
            </w:r>
            <w:r w:rsidR="003A4CDD">
              <w:rPr>
                <w:rFonts w:asciiTheme="minorHAnsi" w:hAnsiTheme="minorHAnsi"/>
                <w:sz w:val="18"/>
                <w:szCs w:val="18"/>
              </w:rPr>
              <w:t>U</w:t>
            </w:r>
            <w:r w:rsidRPr="007F7878">
              <w:rPr>
                <w:rFonts w:asciiTheme="minorHAnsi" w:hAnsiTheme="minorHAnsi"/>
                <w:sz w:val="18"/>
                <w:szCs w:val="18"/>
              </w:rPr>
              <w:t xml:space="preserve">sed to </w:t>
            </w:r>
            <w:r w:rsidR="003A4CDD">
              <w:rPr>
                <w:rFonts w:asciiTheme="minorHAnsi" w:hAnsiTheme="minorHAnsi"/>
                <w:sz w:val="18"/>
                <w:szCs w:val="18"/>
              </w:rPr>
              <w:t>D</w:t>
            </w:r>
            <w:r w:rsidRPr="007F7878">
              <w:rPr>
                <w:rFonts w:asciiTheme="minorHAnsi" w:hAnsiTheme="minorHAnsi"/>
                <w:sz w:val="18"/>
                <w:szCs w:val="18"/>
              </w:rPr>
              <w:t xml:space="preserve">emonstrate </w:t>
            </w:r>
            <w:r w:rsidR="003A4CDD">
              <w:rPr>
                <w:rFonts w:asciiTheme="minorHAnsi" w:hAnsiTheme="minorHAnsi"/>
                <w:sz w:val="18"/>
                <w:szCs w:val="18"/>
              </w:rPr>
              <w:t>C</w:t>
            </w:r>
            <w:r w:rsidRPr="007F7878">
              <w:rPr>
                <w:rFonts w:asciiTheme="minorHAnsi" w:hAnsiTheme="minorHAnsi"/>
                <w:sz w:val="18"/>
                <w:szCs w:val="18"/>
              </w:rPr>
              <w:t xml:space="preserve">ompliance with the HSPP/PSPP </w:t>
            </w:r>
            <w:r w:rsidR="003A4CDD">
              <w:rPr>
                <w:rFonts w:asciiTheme="minorHAnsi" w:hAnsiTheme="minorHAnsi"/>
                <w:sz w:val="18"/>
                <w:szCs w:val="18"/>
              </w:rPr>
              <w:t>R</w:t>
            </w:r>
            <w:r w:rsidRPr="007F7878">
              <w:rPr>
                <w:rFonts w:asciiTheme="minorHAnsi" w:hAnsiTheme="minorHAnsi"/>
                <w:sz w:val="18"/>
                <w:szCs w:val="18"/>
              </w:rPr>
              <w:t>equirement</w:t>
            </w:r>
          </w:p>
        </w:tc>
        <w:tc>
          <w:tcPr>
            <w:tcW w:w="5634" w:type="dxa"/>
            <w:vAlign w:val="center"/>
          </w:tcPr>
          <w:p w14:paraId="26567913"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&lt;&lt;user select one of the options from list: </w:t>
            </w:r>
          </w:p>
          <w:p w14:paraId="26567914"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HSPP installed</w:t>
            </w:r>
            <w:r w:rsidRPr="007F7878">
              <w:rPr>
                <w:rFonts w:asciiTheme="minorHAnsi" w:hAnsiTheme="minorHAnsi"/>
                <w:sz w:val="18"/>
                <w:szCs w:val="18"/>
              </w:rPr>
              <w:t xml:space="preserve"> and labeled consistent with Figure RA3.3-1; </w:t>
            </w:r>
          </w:p>
          <w:p w14:paraId="26567915"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 xml:space="preserve">or </w:t>
            </w:r>
          </w:p>
          <w:p w14:paraId="26567916"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w:t>
            </w:r>
            <w:r w:rsidRPr="007F7878">
              <w:rPr>
                <w:rFonts w:asciiTheme="minorHAnsi" w:hAnsiTheme="minorHAnsi"/>
                <w:sz w:val="18"/>
                <w:szCs w:val="18"/>
                <w:u w:val="single"/>
              </w:rPr>
              <w:t>PSPP installed</w:t>
            </w:r>
            <w:r w:rsidRPr="007F7878">
              <w:rPr>
                <w:rFonts w:asciiTheme="minorHAnsi" w:hAnsiTheme="minorHAnsi"/>
                <w:sz w:val="18"/>
                <w:szCs w:val="18"/>
              </w:rPr>
              <w:t xml:space="preserve"> and labeled consistent with Figure RA3.3-1, </w:t>
            </w:r>
          </w:p>
          <w:p w14:paraId="26567917" w14:textId="77777777" w:rsidR="00BF6BCB" w:rsidRPr="007F7878" w:rsidRDefault="00BF6BCB" w:rsidP="00693010">
            <w:pPr>
              <w:pStyle w:val="Header"/>
              <w:keepNext/>
              <w:tabs>
                <w:tab w:val="clear" w:pos="4320"/>
                <w:tab w:val="clear" w:pos="8640"/>
              </w:tabs>
              <w:rPr>
                <w:rFonts w:asciiTheme="minorHAnsi" w:hAnsiTheme="minorHAnsi"/>
                <w:sz w:val="18"/>
                <w:szCs w:val="18"/>
              </w:rPr>
            </w:pPr>
            <w:r w:rsidRPr="007F7878">
              <w:rPr>
                <w:rFonts w:asciiTheme="minorHAnsi" w:hAnsiTheme="minorHAnsi"/>
                <w:sz w:val="18"/>
                <w:szCs w:val="18"/>
              </w:rPr>
              <w:t>or</w:t>
            </w:r>
          </w:p>
          <w:p w14:paraId="26567918"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**HSPP/PSPP cannot be installed consistent with Figure RA3.3-1.  An </w:t>
            </w:r>
            <w:r w:rsidRPr="007F7878">
              <w:rPr>
                <w:rFonts w:asciiTheme="minorHAnsi" w:hAnsiTheme="minorHAnsi"/>
                <w:sz w:val="18"/>
                <w:szCs w:val="18"/>
                <w:u w:val="single"/>
              </w:rPr>
              <w:t>alternative location</w:t>
            </w:r>
            <w:r w:rsidRPr="007F7878">
              <w:rPr>
                <w:rFonts w:asciiTheme="minorHAnsi" w:hAnsiTheme="minorHAnsi"/>
                <w:sz w:val="18"/>
                <w:szCs w:val="18"/>
              </w:rPr>
              <w:t xml:space="preserve"> has been provided and clearly labeled, </w:t>
            </w:r>
          </w:p>
          <w:p w14:paraId="26567919" w14:textId="77777777" w:rsidR="00BF6BCB" w:rsidRPr="007F7878" w:rsidRDefault="00BF6BCB" w:rsidP="00693010">
            <w:pPr>
              <w:keepNext/>
              <w:rPr>
                <w:rFonts w:asciiTheme="minorHAnsi" w:hAnsiTheme="minorHAnsi"/>
                <w:sz w:val="18"/>
                <w:szCs w:val="18"/>
              </w:rPr>
            </w:pPr>
            <w:r w:rsidRPr="007F7878">
              <w:rPr>
                <w:rFonts w:asciiTheme="minorHAnsi" w:hAnsiTheme="minorHAnsi"/>
                <w:sz w:val="18"/>
                <w:szCs w:val="18"/>
              </w:rPr>
              <w:t xml:space="preserve">or </w:t>
            </w:r>
          </w:p>
          <w:p w14:paraId="2656791A" w14:textId="77777777" w:rsidR="00B70315" w:rsidRPr="007F7878" w:rsidRDefault="00BF6BCB" w:rsidP="00B70315">
            <w:pPr>
              <w:pStyle w:val="ListParagraph"/>
              <w:keepNext/>
              <w:ind w:left="0"/>
              <w:rPr>
                <w:rFonts w:asciiTheme="minorHAnsi" w:hAnsiTheme="minorHAnsi"/>
                <w:sz w:val="18"/>
                <w:szCs w:val="18"/>
              </w:rPr>
            </w:pPr>
            <w:r w:rsidRPr="007F7878">
              <w:rPr>
                <w:rFonts w:asciiTheme="minorHAnsi" w:hAnsiTheme="minorHAnsi"/>
                <w:sz w:val="18"/>
                <w:szCs w:val="18"/>
              </w:rPr>
              <w:t xml:space="preserve">** HSPP/PSPP  are </w:t>
            </w:r>
            <w:r w:rsidRPr="007F7878">
              <w:rPr>
                <w:rFonts w:asciiTheme="minorHAnsi" w:hAnsiTheme="minorHAnsi"/>
                <w:sz w:val="18"/>
                <w:szCs w:val="18"/>
                <w:u w:val="single"/>
              </w:rPr>
              <w:t>not applicable</w:t>
            </w:r>
            <w:r w:rsidRPr="007F7878">
              <w:rPr>
                <w:rFonts w:asciiTheme="minorHAnsi" w:hAnsiTheme="minorHAnsi"/>
                <w:sz w:val="18"/>
                <w:szCs w:val="18"/>
              </w:rPr>
              <w:t xml:space="preserve"> to this system &gt;&gt;</w:t>
            </w:r>
          </w:p>
        </w:tc>
      </w:tr>
    </w:tbl>
    <w:p w14:paraId="2656791C" w14:textId="77777777" w:rsidR="00BF6BCB" w:rsidRPr="002B7725" w:rsidRDefault="00BF6BCB"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355"/>
        <w:gridCol w:w="6262"/>
      </w:tblGrid>
      <w:tr w:rsidR="007F7878" w:rsidRPr="00D83E48" w14:paraId="2656791F" w14:textId="77777777" w:rsidTr="007F7878">
        <w:trPr>
          <w:cantSplit/>
          <w:trHeight w:val="432"/>
        </w:trPr>
        <w:tc>
          <w:tcPr>
            <w:tcW w:w="5000" w:type="pct"/>
            <w:gridSpan w:val="3"/>
            <w:vAlign w:val="center"/>
          </w:tcPr>
          <w:p w14:paraId="2656791D" w14:textId="3EA828C0" w:rsidR="007F7878" w:rsidRPr="002E17DB" w:rsidRDefault="007F7878" w:rsidP="007F7878">
            <w:pPr>
              <w:keepNext/>
              <w:rPr>
                <w:rFonts w:asciiTheme="minorHAnsi" w:hAnsiTheme="minorHAnsi"/>
                <w:b/>
                <w:sz w:val="18"/>
                <w:szCs w:val="18"/>
              </w:rPr>
            </w:pPr>
            <w:r w:rsidRPr="002E17DB">
              <w:rPr>
                <w:rFonts w:asciiTheme="minorHAnsi" w:hAnsiTheme="minorHAnsi"/>
                <w:b/>
                <w:sz w:val="18"/>
                <w:szCs w:val="18"/>
              </w:rPr>
              <w:lastRenderedPageBreak/>
              <w:t>C. Airflow Rate Measurement Apparatus and Procedure Information</w:t>
            </w:r>
          </w:p>
          <w:p w14:paraId="2656791E" w14:textId="77777777" w:rsidR="007F7878" w:rsidRPr="003A4CDD" w:rsidRDefault="007F7878" w:rsidP="007F7878">
            <w:pPr>
              <w:keepNext/>
              <w:rPr>
                <w:rFonts w:asciiTheme="minorHAnsi" w:hAnsiTheme="minorHAnsi"/>
                <w:b/>
                <w:sz w:val="18"/>
                <w:szCs w:val="18"/>
              </w:rPr>
            </w:pPr>
            <w:r w:rsidRPr="00741B8C">
              <w:rPr>
                <w:rFonts w:asciiTheme="minorHAnsi" w:hAnsiTheme="minorHAnsi"/>
                <w:sz w:val="18"/>
                <w:szCs w:val="18"/>
              </w:rPr>
              <w:t>Instrument Specifications are given in RA3.3.1.1, and system airflow rate measurement apparatus information is given in RA3.3.2.</w:t>
            </w:r>
          </w:p>
        </w:tc>
      </w:tr>
      <w:tr w:rsidR="007F7878" w:rsidRPr="00D83E48" w14:paraId="26567927" w14:textId="77777777" w:rsidTr="007F7878">
        <w:trPr>
          <w:cantSplit/>
          <w:trHeight w:val="432"/>
        </w:trPr>
        <w:tc>
          <w:tcPr>
            <w:tcW w:w="212" w:type="pct"/>
            <w:vAlign w:val="center"/>
          </w:tcPr>
          <w:p w14:paraId="26567920"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01</w:t>
            </w:r>
          </w:p>
        </w:tc>
        <w:tc>
          <w:tcPr>
            <w:tcW w:w="2248" w:type="pct"/>
            <w:vAlign w:val="center"/>
          </w:tcPr>
          <w:p w14:paraId="26567921" w14:textId="762F3BDB" w:rsidR="007F7878" w:rsidRPr="002E17DB" w:rsidRDefault="007F7878" w:rsidP="003A4CDD">
            <w:pPr>
              <w:keepNext/>
              <w:rPr>
                <w:rFonts w:asciiTheme="minorHAnsi" w:hAnsiTheme="minorHAnsi"/>
                <w:sz w:val="18"/>
                <w:szCs w:val="18"/>
              </w:rPr>
            </w:pPr>
            <w:r w:rsidRPr="002E17DB">
              <w:rPr>
                <w:rFonts w:asciiTheme="minorHAnsi" w:hAnsiTheme="minorHAnsi"/>
                <w:sz w:val="18"/>
                <w:szCs w:val="18"/>
              </w:rPr>
              <w:t xml:space="preserve">Airflow Rate Measurement Type </w:t>
            </w:r>
            <w:r w:rsidR="003A4CDD">
              <w:rPr>
                <w:rFonts w:asciiTheme="minorHAnsi" w:hAnsiTheme="minorHAnsi"/>
                <w:sz w:val="18"/>
                <w:szCs w:val="18"/>
              </w:rPr>
              <w:t>U</w:t>
            </w:r>
            <w:r w:rsidRPr="002E17DB">
              <w:rPr>
                <w:rFonts w:asciiTheme="minorHAnsi" w:hAnsiTheme="minorHAnsi"/>
                <w:sz w:val="18"/>
                <w:szCs w:val="18"/>
              </w:rPr>
              <w:t xml:space="preserve">sed for this </w:t>
            </w:r>
            <w:r w:rsidR="003A4CDD">
              <w:rPr>
                <w:rFonts w:asciiTheme="minorHAnsi" w:hAnsiTheme="minorHAnsi"/>
                <w:sz w:val="18"/>
                <w:szCs w:val="18"/>
              </w:rPr>
              <w:t>A</w:t>
            </w:r>
            <w:r w:rsidRPr="002E17DB">
              <w:rPr>
                <w:rFonts w:asciiTheme="minorHAnsi" w:hAnsiTheme="minorHAnsi"/>
                <w:sz w:val="18"/>
                <w:szCs w:val="18"/>
              </w:rPr>
              <w:t xml:space="preserve">irflow </w:t>
            </w:r>
            <w:r w:rsidR="003A4CDD">
              <w:rPr>
                <w:rFonts w:asciiTheme="minorHAnsi" w:hAnsiTheme="minorHAnsi"/>
                <w:sz w:val="18"/>
                <w:szCs w:val="18"/>
              </w:rPr>
              <w:t>R</w:t>
            </w:r>
            <w:r w:rsidRPr="002E17DB">
              <w:rPr>
                <w:rFonts w:asciiTheme="minorHAnsi" w:hAnsiTheme="minorHAnsi"/>
                <w:sz w:val="18"/>
                <w:szCs w:val="18"/>
              </w:rPr>
              <w:t xml:space="preserve">ate </w:t>
            </w:r>
            <w:r w:rsidR="003A4CDD">
              <w:rPr>
                <w:rFonts w:asciiTheme="minorHAnsi" w:hAnsiTheme="minorHAnsi"/>
                <w:sz w:val="18"/>
                <w:szCs w:val="18"/>
              </w:rPr>
              <w:t>V</w:t>
            </w:r>
            <w:r w:rsidRPr="002E17DB">
              <w:rPr>
                <w:rFonts w:asciiTheme="minorHAnsi" w:hAnsiTheme="minorHAnsi"/>
                <w:sz w:val="18"/>
                <w:szCs w:val="18"/>
              </w:rPr>
              <w:t>erification</w:t>
            </w:r>
          </w:p>
        </w:tc>
        <w:tc>
          <w:tcPr>
            <w:tcW w:w="2540" w:type="pct"/>
          </w:tcPr>
          <w:p w14:paraId="26567922"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 xml:space="preserve">&lt;&lt; user select one from list: </w:t>
            </w:r>
          </w:p>
          <w:p w14:paraId="26567923"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Fan Flowmeter </w:t>
            </w:r>
            <w:r w:rsidRPr="002E17DB">
              <w:rPr>
                <w:rFonts w:asciiTheme="minorHAnsi" w:hAnsiTheme="minorHAnsi"/>
                <w:sz w:val="18"/>
                <w:szCs w:val="18"/>
              </w:rPr>
              <w:t>according to procedure in RA3.3.3.1.1</w:t>
            </w:r>
          </w:p>
          <w:p w14:paraId="26567924"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Flow Grid </w:t>
            </w:r>
            <w:r w:rsidRPr="002E17DB">
              <w:rPr>
                <w:rFonts w:asciiTheme="minorHAnsi" w:hAnsiTheme="minorHAnsi"/>
                <w:sz w:val="18"/>
                <w:szCs w:val="18"/>
              </w:rPr>
              <w:t>according to procedure in RA3.3.3.1.2</w:t>
            </w:r>
          </w:p>
          <w:p w14:paraId="26567925"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 xml:space="preserve">Powered Flow Capture Hood </w:t>
            </w:r>
            <w:r w:rsidRPr="002E17DB">
              <w:rPr>
                <w:rFonts w:asciiTheme="minorHAnsi" w:hAnsiTheme="minorHAnsi"/>
                <w:sz w:val="18"/>
                <w:szCs w:val="18"/>
              </w:rPr>
              <w:t>according to procedure in RA3.3.3.1.3</w:t>
            </w:r>
          </w:p>
          <w:p w14:paraId="26567926" w14:textId="77777777" w:rsidR="007F7878" w:rsidRPr="002E17DB" w:rsidRDefault="007F7878" w:rsidP="007F7878">
            <w:pPr>
              <w:pStyle w:val="ListParagraph"/>
              <w:keepNext/>
              <w:numPr>
                <w:ilvl w:val="0"/>
                <w:numId w:val="21"/>
              </w:numPr>
              <w:rPr>
                <w:rFonts w:asciiTheme="minorHAnsi" w:hAnsiTheme="minorHAnsi"/>
                <w:sz w:val="18"/>
                <w:szCs w:val="18"/>
              </w:rPr>
            </w:pPr>
            <w:r w:rsidRPr="002E17DB">
              <w:rPr>
                <w:rFonts w:asciiTheme="minorHAnsi" w:hAnsiTheme="minorHAnsi"/>
                <w:sz w:val="18"/>
                <w:szCs w:val="18"/>
                <w:u w:val="single"/>
              </w:rPr>
              <w:t>Traditional Flow Capture Hood</w:t>
            </w:r>
            <w:r w:rsidRPr="002E17DB">
              <w:rPr>
                <w:rFonts w:asciiTheme="minorHAnsi" w:hAnsiTheme="minorHAnsi"/>
                <w:sz w:val="18"/>
                <w:szCs w:val="18"/>
              </w:rPr>
              <w:t xml:space="preserve"> according to procedure in RA3.3.3.1.4&gt;&gt;</w:t>
            </w:r>
          </w:p>
        </w:tc>
      </w:tr>
      <w:tr w:rsidR="007F7878" w:rsidRPr="00D83E48" w14:paraId="2656792B" w14:textId="77777777" w:rsidTr="00741B8C">
        <w:trPr>
          <w:cantSplit/>
          <w:trHeight w:val="432"/>
        </w:trPr>
        <w:tc>
          <w:tcPr>
            <w:tcW w:w="212" w:type="pct"/>
            <w:vAlign w:val="center"/>
          </w:tcPr>
          <w:p w14:paraId="26567928"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02</w:t>
            </w:r>
          </w:p>
        </w:tc>
        <w:tc>
          <w:tcPr>
            <w:tcW w:w="2248" w:type="pct"/>
            <w:vAlign w:val="center"/>
          </w:tcPr>
          <w:p w14:paraId="26567929" w14:textId="05CBB223"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Manufacturer of Airflow Measurement Apparatus</w:t>
            </w:r>
          </w:p>
        </w:tc>
        <w:tc>
          <w:tcPr>
            <w:tcW w:w="2540" w:type="pct"/>
            <w:vAlign w:val="center"/>
          </w:tcPr>
          <w:p w14:paraId="2656792A"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&lt;&lt;user entry : text (or consider referencing from a data registry user profile)&gt;&gt;</w:t>
            </w:r>
          </w:p>
        </w:tc>
      </w:tr>
      <w:tr w:rsidR="007F7878" w:rsidRPr="00D83E48" w14:paraId="2656792F" w14:textId="77777777" w:rsidTr="007F7878">
        <w:trPr>
          <w:cantSplit/>
          <w:trHeight w:val="432"/>
        </w:trPr>
        <w:tc>
          <w:tcPr>
            <w:tcW w:w="212" w:type="pct"/>
            <w:vAlign w:val="center"/>
          </w:tcPr>
          <w:p w14:paraId="2656792C"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03</w:t>
            </w:r>
          </w:p>
        </w:tc>
        <w:tc>
          <w:tcPr>
            <w:tcW w:w="2248" w:type="pct"/>
            <w:vAlign w:val="center"/>
          </w:tcPr>
          <w:p w14:paraId="2656792D" w14:textId="727D92F9" w:rsidR="007F7878" w:rsidRPr="002E17DB" w:rsidRDefault="007F7878" w:rsidP="003A4CDD">
            <w:pPr>
              <w:keepNext/>
              <w:rPr>
                <w:rFonts w:asciiTheme="minorHAnsi" w:hAnsiTheme="minorHAnsi"/>
                <w:sz w:val="18"/>
                <w:szCs w:val="18"/>
              </w:rPr>
            </w:pPr>
            <w:r w:rsidRPr="002E17DB">
              <w:rPr>
                <w:rFonts w:asciiTheme="minorHAnsi" w:hAnsiTheme="minorHAnsi"/>
                <w:sz w:val="18"/>
                <w:szCs w:val="18"/>
              </w:rPr>
              <w:t xml:space="preserve">Model </w:t>
            </w:r>
            <w:r w:rsidR="003A4CDD">
              <w:rPr>
                <w:rFonts w:asciiTheme="minorHAnsi" w:hAnsiTheme="minorHAnsi"/>
                <w:sz w:val="18"/>
                <w:szCs w:val="18"/>
              </w:rPr>
              <w:t>N</w:t>
            </w:r>
            <w:r w:rsidRPr="002E17DB">
              <w:rPr>
                <w:rFonts w:asciiTheme="minorHAnsi" w:hAnsiTheme="minorHAnsi"/>
                <w:sz w:val="18"/>
                <w:szCs w:val="18"/>
              </w:rPr>
              <w:t>umber of Airflow Measurement Apparatus</w:t>
            </w:r>
          </w:p>
        </w:tc>
        <w:tc>
          <w:tcPr>
            <w:tcW w:w="2540" w:type="pct"/>
            <w:vAlign w:val="center"/>
          </w:tcPr>
          <w:p w14:paraId="2656792E"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&lt;&lt;user entry: text (or consider referencing from a data registry user profile)&gt;&gt;</w:t>
            </w:r>
          </w:p>
        </w:tc>
      </w:tr>
      <w:tr w:rsidR="007F7878" w:rsidRPr="00D83E48" w14:paraId="26567936" w14:textId="77777777" w:rsidTr="007F7878">
        <w:trPr>
          <w:cantSplit/>
          <w:trHeight w:val="432"/>
        </w:trPr>
        <w:tc>
          <w:tcPr>
            <w:tcW w:w="212" w:type="pct"/>
            <w:vAlign w:val="center"/>
          </w:tcPr>
          <w:p w14:paraId="26567930"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04</w:t>
            </w:r>
          </w:p>
        </w:tc>
        <w:tc>
          <w:tcPr>
            <w:tcW w:w="2248" w:type="pct"/>
            <w:vAlign w:val="center"/>
          </w:tcPr>
          <w:p w14:paraId="26567931" w14:textId="0D1827E3"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Certification Status of the Airflow Measurement Apparatus Accuracy</w:t>
            </w:r>
          </w:p>
        </w:tc>
        <w:tc>
          <w:tcPr>
            <w:tcW w:w="2540" w:type="pct"/>
            <w:vAlign w:val="center"/>
          </w:tcPr>
          <w:p w14:paraId="26567932"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 xml:space="preserve">&lt;&lt;user select from list:  </w:t>
            </w:r>
          </w:p>
          <w:p w14:paraId="26567933" w14:textId="77777777" w:rsidR="007F7878" w:rsidRPr="002E17DB" w:rsidRDefault="007F7878" w:rsidP="007F7878">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Certified by Manufacturer and listed on CEC Website at</w:t>
            </w:r>
          </w:p>
          <w:p w14:paraId="26567934" w14:textId="43E50DF2" w:rsidR="007F7878" w:rsidRPr="002E17DB" w:rsidRDefault="008421E4" w:rsidP="007F7878">
            <w:pPr>
              <w:pStyle w:val="ListParagraph"/>
              <w:keepNext/>
              <w:rPr>
                <w:rFonts w:asciiTheme="minorHAnsi" w:hAnsiTheme="minorHAnsi"/>
                <w:sz w:val="18"/>
                <w:szCs w:val="18"/>
              </w:rPr>
            </w:pPr>
            <w:hyperlink r:id="rId21" w:history="1">
              <w:r w:rsidR="00225B2E">
                <w:rPr>
                  <w:rStyle w:val="Hyperlink"/>
                  <w:rFonts w:asciiTheme="minorHAnsi" w:hAnsiTheme="minorHAnsi"/>
                  <w:sz w:val="18"/>
                  <w:szCs w:val="18"/>
                </w:rPr>
                <w:t>http://www.energy.ca.gov/</w:t>
              </w:r>
              <w:r w:rsidR="00222FD5" w:rsidRPr="00A333BE">
                <w:rPr>
                  <w:rStyle w:val="Hyperlink"/>
                  <w:rFonts w:asciiTheme="minorHAnsi" w:hAnsiTheme="minorHAnsi"/>
                  <w:sz w:val="18"/>
                  <w:szCs w:val="18"/>
                </w:rPr>
                <w:t>title24/equipment_cert/ama_fas/index.html</w:t>
              </w:r>
            </w:hyperlink>
            <w:r w:rsidR="007F7878" w:rsidRPr="002E17DB">
              <w:rPr>
                <w:rFonts w:asciiTheme="minorHAnsi" w:hAnsiTheme="minorHAnsi"/>
                <w:sz w:val="18"/>
                <w:szCs w:val="18"/>
              </w:rPr>
              <w:t>, or</w:t>
            </w:r>
          </w:p>
          <w:p w14:paraId="26567935" w14:textId="77777777" w:rsidR="007F7878" w:rsidRPr="002E17DB" w:rsidRDefault="007F7878" w:rsidP="007F7878">
            <w:pPr>
              <w:pStyle w:val="ListParagraph"/>
              <w:keepNext/>
              <w:numPr>
                <w:ilvl w:val="0"/>
                <w:numId w:val="22"/>
              </w:numPr>
              <w:rPr>
                <w:rFonts w:asciiTheme="minorHAnsi" w:hAnsiTheme="minorHAnsi"/>
                <w:sz w:val="18"/>
                <w:szCs w:val="18"/>
              </w:rPr>
            </w:pPr>
            <w:r w:rsidRPr="002E17DB">
              <w:rPr>
                <w:rFonts w:asciiTheme="minorHAnsi" w:hAnsiTheme="minorHAnsi"/>
                <w:sz w:val="18"/>
                <w:szCs w:val="18"/>
              </w:rPr>
              <w:t>Not Certified (do not continue)&gt;&gt;</w:t>
            </w:r>
          </w:p>
        </w:tc>
      </w:tr>
      <w:tr w:rsidR="007F7878" w:rsidRPr="00D83E48" w14:paraId="2656794F" w14:textId="77777777" w:rsidTr="00741B8C">
        <w:trPr>
          <w:cantSplit/>
          <w:trHeight w:val="432"/>
        </w:trPr>
        <w:tc>
          <w:tcPr>
            <w:tcW w:w="212" w:type="pct"/>
            <w:vAlign w:val="center"/>
          </w:tcPr>
          <w:p w14:paraId="26567937" w14:textId="77777777" w:rsidR="007F7878" w:rsidRPr="002E17DB" w:rsidRDefault="007F7878" w:rsidP="007F7878">
            <w:pPr>
              <w:keepNext/>
              <w:jc w:val="center"/>
              <w:rPr>
                <w:rFonts w:asciiTheme="minorHAnsi" w:hAnsiTheme="minorHAnsi"/>
                <w:sz w:val="18"/>
                <w:szCs w:val="18"/>
              </w:rPr>
            </w:pPr>
            <w:r w:rsidRPr="002E17DB">
              <w:rPr>
                <w:rFonts w:asciiTheme="minorHAnsi" w:hAnsiTheme="minorHAnsi"/>
                <w:sz w:val="18"/>
                <w:szCs w:val="18"/>
              </w:rPr>
              <w:t>05</w:t>
            </w:r>
          </w:p>
        </w:tc>
        <w:tc>
          <w:tcPr>
            <w:tcW w:w="2248" w:type="pct"/>
            <w:vAlign w:val="center"/>
          </w:tcPr>
          <w:p w14:paraId="26567938" w14:textId="77777777" w:rsidR="007F7878" w:rsidRPr="002E17DB" w:rsidRDefault="007F7878" w:rsidP="007F7878">
            <w:pPr>
              <w:keepNext/>
              <w:rPr>
                <w:rFonts w:asciiTheme="minorHAnsi" w:hAnsiTheme="minorHAnsi"/>
                <w:sz w:val="18"/>
                <w:szCs w:val="18"/>
              </w:rPr>
            </w:pPr>
            <w:r w:rsidRPr="002E17DB">
              <w:rPr>
                <w:rFonts w:asciiTheme="minorHAnsi" w:hAnsiTheme="minorHAnsi"/>
                <w:sz w:val="18"/>
                <w:szCs w:val="18"/>
              </w:rPr>
              <w:t>Determination of MCH23 type (this field not visible to user)</w:t>
            </w:r>
          </w:p>
        </w:tc>
        <w:tc>
          <w:tcPr>
            <w:tcW w:w="2540" w:type="pct"/>
            <w:vAlign w:val="center"/>
          </w:tcPr>
          <w:p w14:paraId="031AEFE0" w14:textId="77777777" w:rsidR="00DF73AB" w:rsidRDefault="00DF73AB" w:rsidP="00DF73AB">
            <w:pPr>
              <w:keepNext/>
              <w:rPr>
                <w:rFonts w:asciiTheme="minorHAnsi" w:hAnsiTheme="minorHAnsi"/>
                <w:sz w:val="18"/>
                <w:szCs w:val="18"/>
              </w:rPr>
            </w:pPr>
            <w:r>
              <w:rPr>
                <w:rFonts w:asciiTheme="minorHAnsi" w:hAnsiTheme="minorHAnsi"/>
                <w:sz w:val="18"/>
                <w:szCs w:val="18"/>
              </w:rPr>
              <w:t xml:space="preserve">&lt;&lt;calculated field: </w:t>
            </w:r>
          </w:p>
          <w:p w14:paraId="3B710891" w14:textId="795FE799" w:rsidR="00DF73AB" w:rsidRDefault="00DF73AB" w:rsidP="00DF73AB">
            <w:pPr>
              <w:keepNext/>
              <w:rPr>
                <w:rFonts w:asciiTheme="minorHAnsi" w:hAnsiTheme="minorHAnsi"/>
                <w:sz w:val="16"/>
                <w:szCs w:val="16"/>
              </w:rPr>
            </w:pPr>
            <w:r>
              <w:rPr>
                <w:rFonts w:asciiTheme="minorHAnsi" w:hAnsiTheme="minorHAnsi"/>
                <w:sz w:val="16"/>
                <w:szCs w:val="16"/>
              </w:rPr>
              <w:t>If A10 = RA</w:t>
            </w:r>
            <w:ins w:id="29" w:author="Shewmaker, Michael@Energy" w:date="2016-08-31T13:29:00Z">
              <w:r w:rsidR="0087216E">
                <w:rPr>
                  <w:rFonts w:asciiTheme="minorHAnsi" w:hAnsiTheme="minorHAnsi"/>
                  <w:sz w:val="16"/>
                  <w:szCs w:val="16"/>
                </w:rPr>
                <w:t>3.3.3.1.5</w:t>
              </w:r>
            </w:ins>
            <w:r>
              <w:rPr>
                <w:rFonts w:asciiTheme="minorHAnsi" w:hAnsiTheme="minorHAnsi"/>
                <w:sz w:val="16"/>
                <w:szCs w:val="16"/>
              </w:rPr>
              <w:t xml:space="preserve"> Then</w:t>
            </w:r>
          </w:p>
          <w:p w14:paraId="7A627240" w14:textId="77777777" w:rsidR="00DF73AB" w:rsidRDefault="00DF73AB" w:rsidP="00DF73AB">
            <w:pPr>
              <w:keepNext/>
              <w:ind w:left="720"/>
              <w:rPr>
                <w:rFonts w:asciiTheme="minorHAnsi" w:hAnsiTheme="minorHAnsi"/>
                <w:sz w:val="16"/>
                <w:szCs w:val="16"/>
              </w:rPr>
            </w:pPr>
            <w:r>
              <w:rPr>
                <w:rFonts w:asciiTheme="minorHAnsi" w:hAnsiTheme="minorHAnsi"/>
                <w:sz w:val="16"/>
                <w:szCs w:val="16"/>
              </w:rPr>
              <w:t>If A03 = alteration Then Use variant MCH-23c</w:t>
            </w:r>
          </w:p>
          <w:p w14:paraId="2DC5EE59" w14:textId="77777777" w:rsidR="00DF73AB" w:rsidRDefault="00DF73AB" w:rsidP="00DF73AB">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A10 = </w:t>
            </w:r>
            <w:r>
              <w:rPr>
                <w:rFonts w:asciiTheme="minorHAnsi" w:hAnsiTheme="minorHAnsi"/>
                <w:sz w:val="18"/>
                <w:szCs w:val="18"/>
              </w:rPr>
              <w:t xml:space="preserve">RA3.3 procedures </w:t>
            </w:r>
            <w:r>
              <w:rPr>
                <w:rFonts w:asciiTheme="minorHAnsi" w:hAnsiTheme="minorHAnsi"/>
                <w:sz w:val="16"/>
                <w:szCs w:val="16"/>
              </w:rPr>
              <w:t>Then</w:t>
            </w:r>
          </w:p>
          <w:p w14:paraId="1D5591CB" w14:textId="77777777" w:rsidR="00DF73AB" w:rsidRDefault="00DF73AB" w:rsidP="00DF73AB">
            <w:pPr>
              <w:keepNext/>
              <w:ind w:left="720"/>
              <w:rPr>
                <w:rFonts w:asciiTheme="minorHAnsi" w:hAnsiTheme="minorHAnsi"/>
                <w:sz w:val="16"/>
                <w:szCs w:val="16"/>
              </w:rPr>
            </w:pPr>
            <w:r>
              <w:rPr>
                <w:rFonts w:asciiTheme="minorHAnsi" w:hAnsiTheme="minorHAnsi"/>
                <w:sz w:val="16"/>
                <w:szCs w:val="16"/>
              </w:rPr>
              <w:t>If A03=alteration Then use variant MCH-23a</w:t>
            </w:r>
          </w:p>
          <w:p w14:paraId="76C6DAD4" w14:textId="77777777" w:rsidR="00DF73AB" w:rsidRDefault="00DF73AB" w:rsidP="00DF73AB">
            <w:pPr>
              <w:keepNext/>
              <w:rPr>
                <w:rFonts w:asciiTheme="minorHAnsi" w:hAnsiTheme="minorHAnsi"/>
                <w:sz w:val="16"/>
                <w:szCs w:val="16"/>
              </w:rPr>
            </w:pPr>
            <w:r>
              <w:rPr>
                <w:rFonts w:asciiTheme="minorHAnsi" w:hAnsiTheme="minorHAnsi"/>
                <w:sz w:val="16"/>
                <w:szCs w:val="16"/>
              </w:rPr>
              <w:t>End</w:t>
            </w:r>
          </w:p>
          <w:p w14:paraId="45C5FF29" w14:textId="77777777" w:rsidR="00DF73AB" w:rsidRDefault="00DF73AB" w:rsidP="00DF73AB">
            <w:pPr>
              <w:keepNext/>
              <w:rPr>
                <w:rFonts w:asciiTheme="minorHAnsi" w:hAnsiTheme="minorHAnsi"/>
                <w:sz w:val="16"/>
                <w:szCs w:val="16"/>
              </w:rPr>
            </w:pPr>
          </w:p>
          <w:p w14:paraId="57DAA361" w14:textId="77777777" w:rsidR="00DF73AB" w:rsidRDefault="00DF73AB" w:rsidP="00DF73AB">
            <w:pPr>
              <w:keepNext/>
              <w:rPr>
                <w:rFonts w:asciiTheme="minorHAnsi" w:hAnsiTheme="minorHAnsi"/>
                <w:sz w:val="16"/>
                <w:szCs w:val="16"/>
              </w:rPr>
            </w:pPr>
            <w:r>
              <w:rPr>
                <w:rFonts w:asciiTheme="minorHAnsi" w:hAnsiTheme="minorHAnsi"/>
                <w:sz w:val="16"/>
                <w:szCs w:val="16"/>
              </w:rPr>
              <w:t xml:space="preserve">If A06 =  </w:t>
            </w:r>
            <w:proofErr w:type="spellStart"/>
            <w:r>
              <w:rPr>
                <w:rFonts w:asciiTheme="minorHAnsi" w:hAnsiTheme="minorHAnsi"/>
                <w:sz w:val="16"/>
                <w:szCs w:val="16"/>
              </w:rPr>
              <w:t>ZonallyControlled</w:t>
            </w:r>
            <w:proofErr w:type="spellEnd"/>
            <w:r>
              <w:rPr>
                <w:rFonts w:asciiTheme="minorHAnsi" w:hAnsiTheme="minorHAnsi"/>
                <w:sz w:val="16"/>
                <w:szCs w:val="16"/>
              </w:rPr>
              <w:t xml:space="preserve"> Then</w:t>
            </w:r>
          </w:p>
          <w:p w14:paraId="79BAB81F"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 xml:space="preserve">If A05 = </w:t>
            </w:r>
            <w:proofErr w:type="spellStart"/>
            <w:r>
              <w:rPr>
                <w:rFonts w:asciiTheme="minorHAnsi" w:hAnsiTheme="minorHAnsi"/>
                <w:sz w:val="16"/>
                <w:szCs w:val="16"/>
              </w:rPr>
              <w:t>SingleSpeed</w:t>
            </w:r>
            <w:proofErr w:type="spellEnd"/>
            <w:r>
              <w:rPr>
                <w:rFonts w:asciiTheme="minorHAnsi" w:hAnsiTheme="minorHAnsi"/>
                <w:sz w:val="16"/>
                <w:szCs w:val="16"/>
              </w:rPr>
              <w:t xml:space="preserve"> Then use variant MCH-23b</w:t>
            </w:r>
          </w:p>
          <w:p w14:paraId="0B366F15" w14:textId="77777777" w:rsidR="00DF73AB" w:rsidRDefault="00DF73AB" w:rsidP="00DF73AB">
            <w:pPr>
              <w:keepNext/>
              <w:ind w:left="646"/>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A05 = </w:t>
            </w:r>
            <w:proofErr w:type="spellStart"/>
            <w:r>
              <w:rPr>
                <w:rFonts w:asciiTheme="minorHAnsi" w:hAnsiTheme="minorHAnsi"/>
                <w:sz w:val="16"/>
                <w:szCs w:val="16"/>
              </w:rPr>
              <w:t>MultiSpeed</w:t>
            </w:r>
            <w:proofErr w:type="spellEnd"/>
            <w:r>
              <w:rPr>
                <w:rFonts w:asciiTheme="minorHAnsi" w:hAnsiTheme="minorHAnsi"/>
                <w:sz w:val="16"/>
                <w:szCs w:val="16"/>
              </w:rPr>
              <w:t xml:space="preserve"> Then use variant MCH-23a</w:t>
            </w:r>
          </w:p>
          <w:p w14:paraId="425028CF" w14:textId="77777777" w:rsidR="00DF73AB" w:rsidRDefault="00DF73AB" w:rsidP="00DF73AB">
            <w:pPr>
              <w:keepNext/>
              <w:ind w:left="646"/>
              <w:rPr>
                <w:rFonts w:asciiTheme="minorHAnsi" w:hAnsiTheme="minorHAnsi"/>
                <w:sz w:val="16"/>
                <w:szCs w:val="16"/>
              </w:rPr>
            </w:pPr>
          </w:p>
          <w:p w14:paraId="183A5F2C" w14:textId="77777777" w:rsidR="00DF73AB" w:rsidRDefault="00DF73AB" w:rsidP="00DF73AB">
            <w:pPr>
              <w:keepNext/>
              <w:rPr>
                <w:rFonts w:asciiTheme="minorHAnsi" w:hAnsiTheme="minorHAnsi"/>
                <w:sz w:val="16"/>
                <w:szCs w:val="16"/>
              </w:rPr>
            </w:pPr>
            <w:proofErr w:type="spellStart"/>
            <w:r>
              <w:rPr>
                <w:rFonts w:asciiTheme="minorHAnsi" w:hAnsiTheme="minorHAnsi"/>
                <w:sz w:val="16"/>
                <w:szCs w:val="16"/>
              </w:rPr>
              <w:t>ElseIf</w:t>
            </w:r>
            <w:proofErr w:type="spellEnd"/>
            <w:r>
              <w:rPr>
                <w:rFonts w:asciiTheme="minorHAnsi" w:hAnsiTheme="minorHAnsi"/>
                <w:sz w:val="16"/>
                <w:szCs w:val="16"/>
              </w:rPr>
              <w:t xml:space="preserve"> A06 = </w:t>
            </w:r>
            <w:proofErr w:type="spellStart"/>
            <w:r>
              <w:rPr>
                <w:rFonts w:asciiTheme="minorHAnsi" w:hAnsiTheme="minorHAnsi"/>
                <w:sz w:val="16"/>
                <w:szCs w:val="16"/>
              </w:rPr>
              <w:t>NotZonal</w:t>
            </w:r>
            <w:proofErr w:type="spellEnd"/>
            <w:r>
              <w:rPr>
                <w:rFonts w:asciiTheme="minorHAnsi" w:hAnsiTheme="minorHAnsi"/>
                <w:sz w:val="16"/>
                <w:szCs w:val="16"/>
              </w:rPr>
              <w:t xml:space="preserve"> Then</w:t>
            </w:r>
          </w:p>
          <w:p w14:paraId="1261E9E3"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51566734"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7AC22980" w14:textId="77777777" w:rsidR="00DF73AB" w:rsidRDefault="00DF73AB" w:rsidP="00DF73AB">
            <w:pPr>
              <w:keepNext/>
              <w:ind w:left="646"/>
              <w:rPr>
                <w:rFonts w:asciiTheme="minorHAnsi" w:hAnsiTheme="minorHAnsi"/>
                <w:sz w:val="16"/>
                <w:szCs w:val="16"/>
              </w:rPr>
            </w:pPr>
          </w:p>
          <w:p w14:paraId="05BF1E1F" w14:textId="77777777" w:rsidR="00DF73AB" w:rsidRDefault="00DF73AB" w:rsidP="00DF73AB">
            <w:pPr>
              <w:keepNext/>
              <w:rPr>
                <w:rFonts w:ascii="Calibri" w:hAnsi="Calibri"/>
                <w:sz w:val="16"/>
                <w:szCs w:val="16"/>
              </w:rPr>
            </w:pPr>
            <w:proofErr w:type="spellStart"/>
            <w:r>
              <w:rPr>
                <w:rFonts w:ascii="Calibri" w:hAnsi="Calibri"/>
                <w:sz w:val="16"/>
                <w:szCs w:val="16"/>
              </w:rPr>
              <w:t>ElseIf</w:t>
            </w:r>
            <w:proofErr w:type="spellEnd"/>
            <w:r>
              <w:rPr>
                <w:rFonts w:ascii="Calibri" w:hAnsi="Calibri"/>
                <w:sz w:val="16"/>
                <w:szCs w:val="16"/>
              </w:rPr>
              <w:t xml:space="preserve"> A06 = N/A Then</w:t>
            </w:r>
          </w:p>
          <w:p w14:paraId="0FF34017" w14:textId="77777777" w:rsidR="00DF73AB" w:rsidRDefault="00DF73AB" w:rsidP="00DF73AB">
            <w:pPr>
              <w:keepNext/>
              <w:ind w:left="646"/>
              <w:rPr>
                <w:rFonts w:ascii="Calibri" w:hAnsi="Calibri"/>
                <w:sz w:val="16"/>
                <w:szCs w:val="16"/>
              </w:rPr>
            </w:pPr>
            <w:r>
              <w:rPr>
                <w:rFonts w:ascii="Calibri" w:hAnsi="Calibri"/>
                <w:sz w:val="16"/>
                <w:szCs w:val="16"/>
              </w:rPr>
              <w:t>if  A03 = New or Replacement, Then</w:t>
            </w:r>
          </w:p>
          <w:p w14:paraId="01EE6802" w14:textId="77777777" w:rsidR="00DF73AB" w:rsidRDefault="00DF73AB" w:rsidP="00DF73AB">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3218CA4D" w14:textId="77777777" w:rsidR="00DF73AB" w:rsidRDefault="00DF73AB" w:rsidP="00DF73AB">
            <w:pPr>
              <w:keepNext/>
              <w:ind w:left="1186"/>
              <w:rPr>
                <w:rFonts w:ascii="Calibri" w:hAnsi="Calibri"/>
                <w:sz w:val="16"/>
                <w:szCs w:val="16"/>
              </w:rPr>
            </w:pPr>
            <w:r>
              <w:rPr>
                <w:rFonts w:ascii="Calibri" w:hAnsi="Calibri"/>
                <w:sz w:val="16"/>
                <w:szCs w:val="16"/>
              </w:rPr>
              <w:t>Else use variant MCH-23a</w:t>
            </w:r>
          </w:p>
          <w:p w14:paraId="7C15C0F1" w14:textId="77777777" w:rsidR="00DF73AB" w:rsidRDefault="00DF73AB" w:rsidP="00DF73AB">
            <w:pPr>
              <w:keepNext/>
              <w:ind w:left="1186"/>
              <w:rPr>
                <w:rFonts w:asciiTheme="minorHAnsi" w:hAnsiTheme="minorHAnsi"/>
                <w:sz w:val="16"/>
                <w:szCs w:val="16"/>
              </w:rPr>
            </w:pPr>
            <w:r>
              <w:rPr>
                <w:rFonts w:asciiTheme="minorHAnsi" w:hAnsiTheme="minorHAnsi"/>
                <w:sz w:val="16"/>
                <w:szCs w:val="16"/>
              </w:rPr>
              <w:t>End</w:t>
            </w:r>
          </w:p>
          <w:p w14:paraId="6997CDA4" w14:textId="77777777" w:rsidR="00DF73AB" w:rsidRDefault="00DF73AB" w:rsidP="00DF73AB">
            <w:pPr>
              <w:keepNext/>
              <w:ind w:left="646"/>
              <w:rPr>
                <w:rFonts w:asciiTheme="minorHAnsi" w:hAnsiTheme="minorHAnsi"/>
                <w:sz w:val="16"/>
                <w:szCs w:val="16"/>
              </w:rPr>
            </w:pPr>
            <w:r>
              <w:rPr>
                <w:rFonts w:asciiTheme="minorHAnsi" w:hAnsiTheme="minorHAnsi"/>
                <w:sz w:val="16"/>
                <w:szCs w:val="16"/>
              </w:rPr>
              <w:t>End</w:t>
            </w:r>
          </w:p>
          <w:p w14:paraId="2656794E" w14:textId="2C35ABEA" w:rsidR="007F7878" w:rsidRDefault="00DF73AB" w:rsidP="00ED543C">
            <w:pPr>
              <w:keepNext/>
              <w:rPr>
                <w:rFonts w:asciiTheme="minorHAnsi" w:hAnsiTheme="minorHAnsi"/>
                <w:sz w:val="18"/>
                <w:szCs w:val="18"/>
              </w:rPr>
            </w:pPr>
            <w:r>
              <w:rPr>
                <w:rFonts w:asciiTheme="minorHAnsi" w:hAnsiTheme="minorHAnsi"/>
                <w:sz w:val="16"/>
                <w:szCs w:val="16"/>
              </w:rPr>
              <w:t>End&gt;&gt;</w:t>
            </w:r>
          </w:p>
        </w:tc>
      </w:tr>
    </w:tbl>
    <w:p w14:paraId="26567951" w14:textId="77777777" w:rsidR="00BF6BCB" w:rsidRPr="002B7725" w:rsidRDefault="00BF6BCB"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BF6BCB" w:rsidRPr="00D83E48" w14:paraId="26567956" w14:textId="77777777">
        <w:trPr>
          <w:trHeight w:val="233"/>
        </w:trPr>
        <w:tc>
          <w:tcPr>
            <w:tcW w:w="5000" w:type="pct"/>
          </w:tcPr>
          <w:p w14:paraId="26567955" w14:textId="23B1134A" w:rsidR="007B370B" w:rsidRDefault="00BF6BCB" w:rsidP="00693010">
            <w:pPr>
              <w:rPr>
                <w:rFonts w:ascii="Calibri" w:hAnsi="Calibri"/>
                <w:b/>
              </w:rPr>
            </w:pPr>
            <w:r w:rsidRPr="00F01A91">
              <w:rPr>
                <w:rFonts w:asciiTheme="minorHAnsi" w:hAnsiTheme="minorHAnsi"/>
                <w:b/>
                <w:sz w:val="18"/>
                <w:szCs w:val="18"/>
              </w:rPr>
              <w:t>MCH-23</w:t>
            </w:r>
            <w:r w:rsidR="00DA6A38" w:rsidRPr="00F01A91">
              <w:rPr>
                <w:rFonts w:asciiTheme="minorHAnsi" w:hAnsiTheme="minorHAnsi"/>
                <w:b/>
                <w:sz w:val="18"/>
                <w:szCs w:val="18"/>
              </w:rPr>
              <w:t>d</w:t>
            </w:r>
            <w:r w:rsidRPr="00F01A91">
              <w:rPr>
                <w:rFonts w:asciiTheme="minorHAnsi" w:hAnsiTheme="minorHAnsi"/>
                <w:b/>
                <w:sz w:val="18"/>
                <w:szCs w:val="18"/>
              </w:rPr>
              <w:t xml:space="preserve"> Forced Air System Airflow Rate Measurement – Newly Installed Non-Zoned Systems or Zoned Multi-Speed Compressor </w:t>
            </w:r>
            <w:r w:rsidR="00DA6A38" w:rsidRPr="00F01A91">
              <w:rPr>
                <w:rFonts w:asciiTheme="minorHAnsi" w:hAnsiTheme="minorHAnsi"/>
                <w:b/>
                <w:sz w:val="18"/>
                <w:szCs w:val="18"/>
              </w:rPr>
              <w:t>Measurement Only – No Minimum Target Requirement</w:t>
            </w:r>
          </w:p>
        </w:tc>
      </w:tr>
    </w:tbl>
    <w:p w14:paraId="26567958" w14:textId="77777777" w:rsidR="00F27C70" w:rsidRPr="002B7725"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9"/>
        <w:gridCol w:w="4889"/>
        <w:gridCol w:w="5599"/>
      </w:tblGrid>
      <w:tr w:rsidR="00BF6BCB" w:rsidRPr="00D83E48" w14:paraId="2656795B" w14:textId="77777777" w:rsidTr="00810CDC">
        <w:trPr>
          <w:trHeight w:val="144"/>
        </w:trPr>
        <w:tc>
          <w:tcPr>
            <w:tcW w:w="5000" w:type="pct"/>
            <w:gridSpan w:val="3"/>
          </w:tcPr>
          <w:p w14:paraId="26567959" w14:textId="110654A4" w:rsidR="00BF6BCB" w:rsidRPr="00F01A91" w:rsidRDefault="00BF6BCB" w:rsidP="00693010">
            <w:pPr>
              <w:keepNext/>
              <w:rPr>
                <w:rFonts w:asciiTheme="minorHAnsi" w:hAnsiTheme="minorHAnsi"/>
                <w:b/>
                <w:sz w:val="18"/>
                <w:szCs w:val="18"/>
              </w:rPr>
            </w:pPr>
            <w:r w:rsidRPr="00F01A91">
              <w:rPr>
                <w:rFonts w:asciiTheme="minorHAnsi" w:hAnsiTheme="minorHAnsi"/>
                <w:b/>
                <w:sz w:val="18"/>
                <w:szCs w:val="18"/>
              </w:rPr>
              <w:t>D. Forced Air System Airflow Rate Measurement</w:t>
            </w:r>
          </w:p>
          <w:p w14:paraId="2656795A" w14:textId="77777777" w:rsidR="00BF6BCB" w:rsidRPr="00741B8C" w:rsidRDefault="00BF6BCB" w:rsidP="00693010">
            <w:pPr>
              <w:keepNext/>
              <w:rPr>
                <w:rFonts w:asciiTheme="minorHAnsi" w:hAnsiTheme="minorHAnsi"/>
                <w:b/>
                <w:sz w:val="18"/>
                <w:szCs w:val="18"/>
              </w:rPr>
            </w:pPr>
            <w:r w:rsidRPr="00741B8C">
              <w:rPr>
                <w:rFonts w:asciiTheme="minorHAnsi" w:hAnsiTheme="minorHAnsi"/>
                <w:sz w:val="18"/>
                <w:szCs w:val="18"/>
              </w:rPr>
              <w:t>The procedures for System Airflow Rate Verification are specified in Reference Residential Appendix RA3.3.</w:t>
            </w:r>
          </w:p>
        </w:tc>
      </w:tr>
      <w:tr w:rsidR="00BF6BCB" w:rsidRPr="00D83E48"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0</w:t>
            </w:r>
            <w:r w:rsidR="00DA6A38" w:rsidRPr="00F01A91">
              <w:rPr>
                <w:rFonts w:asciiTheme="minorHAnsi" w:hAnsiTheme="minorHAnsi"/>
                <w:sz w:val="18"/>
                <w:szCs w:val="18"/>
              </w:rPr>
              <w:t>1</w:t>
            </w:r>
          </w:p>
        </w:tc>
        <w:tc>
          <w:tcPr>
            <w:tcW w:w="2219" w:type="pct"/>
            <w:vAlign w:val="center"/>
          </w:tcPr>
          <w:p w14:paraId="2656795D" w14:textId="787E7BDE"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Actual System Airflow Rate Measurement (cfm)</w:t>
            </w:r>
          </w:p>
        </w:tc>
        <w:tc>
          <w:tcPr>
            <w:tcW w:w="2541" w:type="pct"/>
            <w:vAlign w:val="center"/>
          </w:tcPr>
          <w:p w14:paraId="2656795E" w14:textId="77777777" w:rsidR="00BF6BCB" w:rsidRPr="00F01A91" w:rsidRDefault="00BF6BCB" w:rsidP="00693010">
            <w:pPr>
              <w:keepNext/>
              <w:rPr>
                <w:rFonts w:asciiTheme="minorHAnsi" w:hAnsiTheme="minorHAnsi"/>
                <w:sz w:val="18"/>
                <w:szCs w:val="18"/>
              </w:rPr>
            </w:pPr>
            <w:r w:rsidRPr="00F01A91">
              <w:rPr>
                <w:rFonts w:asciiTheme="minorHAnsi" w:hAnsiTheme="minorHAnsi"/>
                <w:sz w:val="18"/>
                <w:szCs w:val="18"/>
              </w:rPr>
              <w:t xml:space="preserve">&lt;&lt;user input numeric value: </w:t>
            </w:r>
            <w:proofErr w:type="spellStart"/>
            <w:r w:rsidRPr="00F01A91">
              <w:rPr>
                <w:rFonts w:asciiTheme="minorHAnsi" w:hAnsiTheme="minorHAnsi"/>
                <w:sz w:val="18"/>
                <w:szCs w:val="18"/>
              </w:rPr>
              <w:t>xxxx</w:t>
            </w:r>
            <w:proofErr w:type="spellEnd"/>
            <w:r w:rsidRPr="00F01A91">
              <w:rPr>
                <w:rFonts w:asciiTheme="minorHAnsi" w:hAnsiTheme="minorHAnsi"/>
                <w:sz w:val="18"/>
                <w:szCs w:val="18"/>
              </w:rPr>
              <w:t>&gt;&gt;</w:t>
            </w:r>
          </w:p>
        </w:tc>
      </w:tr>
    </w:tbl>
    <w:p w14:paraId="26567960" w14:textId="77777777" w:rsidR="00BF6BCB" w:rsidRPr="00BF6BCB" w:rsidRDefault="00BF6BCB" w:rsidP="00DB3C96"/>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F6BCB" w:rsidRPr="00837C51" w14:paraId="26567962" w14:textId="77777777" w:rsidTr="007B370B">
        <w:trPr>
          <w:trHeight w:val="20"/>
        </w:trPr>
        <w:tc>
          <w:tcPr>
            <w:tcW w:w="10998" w:type="dxa"/>
            <w:gridSpan w:val="2"/>
            <w:vAlign w:val="center"/>
          </w:tcPr>
          <w:p w14:paraId="26567961" w14:textId="77777777" w:rsidR="00BF6BCB" w:rsidRPr="00ED543C" w:rsidRDefault="00BF6BCB" w:rsidP="00837C51">
            <w:pPr>
              <w:keepNext/>
              <w:rPr>
                <w:rFonts w:asciiTheme="minorHAnsi" w:hAnsiTheme="minorHAnsi"/>
                <w:b/>
                <w:sz w:val="18"/>
                <w:szCs w:val="18"/>
              </w:rPr>
            </w:pPr>
            <w:r w:rsidRPr="00837C51">
              <w:rPr>
                <w:rFonts w:asciiTheme="minorHAnsi" w:hAnsiTheme="minorHAnsi"/>
                <w:b/>
                <w:sz w:val="18"/>
                <w:szCs w:val="18"/>
              </w:rPr>
              <w:t>E. Additional Requirements</w:t>
            </w:r>
          </w:p>
        </w:tc>
      </w:tr>
      <w:tr w:rsidR="00BF6BCB" w:rsidRPr="00837C51" w14:paraId="26567965" w14:textId="77777777" w:rsidTr="00741B8C">
        <w:trPr>
          <w:trHeight w:val="20"/>
        </w:trPr>
        <w:tc>
          <w:tcPr>
            <w:tcW w:w="468" w:type="dxa"/>
            <w:vAlign w:val="center"/>
          </w:tcPr>
          <w:p w14:paraId="26567963"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01</w:t>
            </w:r>
          </w:p>
        </w:tc>
        <w:tc>
          <w:tcPr>
            <w:tcW w:w="10530" w:type="dxa"/>
            <w:vAlign w:val="center"/>
          </w:tcPr>
          <w:p w14:paraId="26567964" w14:textId="72BEF585"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Air filters that meet the applicable requirements of Standards Section 150.0(m</w:t>
            </w:r>
            <w:proofErr w:type="gramStart"/>
            <w:r w:rsidRPr="00837C51">
              <w:rPr>
                <w:rFonts w:asciiTheme="minorHAnsi" w:hAnsiTheme="minorHAnsi"/>
                <w:sz w:val="18"/>
                <w:szCs w:val="18"/>
              </w:rPr>
              <w:t>)12</w:t>
            </w:r>
            <w:proofErr w:type="gramEnd"/>
            <w:r w:rsidRPr="00837C51">
              <w:rPr>
                <w:rFonts w:asciiTheme="minorHAnsi" w:hAnsiTheme="minorHAnsi"/>
                <w:sz w:val="18"/>
                <w:szCs w:val="18"/>
              </w:rPr>
              <w:t xml:space="preserve"> or 150.0(m)13 were properly installed in the system during system airflow rate measurement identified on this Certificate of Installation.</w:t>
            </w:r>
          </w:p>
        </w:tc>
      </w:tr>
      <w:tr w:rsidR="00BF6BCB" w:rsidRPr="00837C51" w14:paraId="26567968" w14:textId="77777777" w:rsidTr="00741B8C">
        <w:trPr>
          <w:trHeight w:val="20"/>
        </w:trPr>
        <w:tc>
          <w:tcPr>
            <w:tcW w:w="468" w:type="dxa"/>
            <w:vAlign w:val="center"/>
          </w:tcPr>
          <w:p w14:paraId="26567966" w14:textId="77777777" w:rsidR="00BF6BCB" w:rsidRPr="00837C51" w:rsidRDefault="00BF6BCB" w:rsidP="00837C51">
            <w:pPr>
              <w:pStyle w:val="FootnoteText"/>
              <w:keepNext/>
              <w:jc w:val="center"/>
              <w:rPr>
                <w:rFonts w:asciiTheme="minorHAnsi" w:hAnsiTheme="minorHAnsi"/>
                <w:sz w:val="18"/>
                <w:szCs w:val="18"/>
              </w:rPr>
            </w:pPr>
            <w:r w:rsidRPr="00837C51">
              <w:rPr>
                <w:rFonts w:asciiTheme="minorHAnsi" w:hAnsiTheme="minorHAnsi"/>
                <w:sz w:val="18"/>
                <w:szCs w:val="18"/>
              </w:rPr>
              <w:t>02</w:t>
            </w:r>
          </w:p>
        </w:tc>
        <w:tc>
          <w:tcPr>
            <w:tcW w:w="10530" w:type="dxa"/>
            <w:vAlign w:val="center"/>
          </w:tcPr>
          <w:p w14:paraId="26567967" w14:textId="77777777" w:rsidR="00BF6BCB" w:rsidRPr="00837C51" w:rsidRDefault="00BF6BCB" w:rsidP="00837C51">
            <w:pPr>
              <w:pStyle w:val="FootnoteText"/>
              <w:keepNext/>
              <w:rPr>
                <w:rFonts w:asciiTheme="minorHAnsi" w:hAnsiTheme="minorHAnsi"/>
                <w:sz w:val="18"/>
                <w:szCs w:val="18"/>
              </w:rPr>
            </w:pPr>
            <w:r w:rsidRPr="00837C51">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DA6A38" w:rsidRPr="00837C51" w14:paraId="2656796E" w14:textId="77777777" w:rsidTr="007B370B">
        <w:trPr>
          <w:trHeight w:val="20"/>
        </w:trPr>
        <w:tc>
          <w:tcPr>
            <w:tcW w:w="468" w:type="dxa"/>
            <w:vAlign w:val="center"/>
          </w:tcPr>
          <w:p w14:paraId="2656796C" w14:textId="6B6946B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03</w:t>
            </w:r>
          </w:p>
        </w:tc>
        <w:tc>
          <w:tcPr>
            <w:tcW w:w="10530" w:type="dxa"/>
            <w:vAlign w:val="center"/>
          </w:tcPr>
          <w:p w14:paraId="2656796D"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All registers were fully open during the diagnostic test.</w:t>
            </w:r>
          </w:p>
        </w:tc>
      </w:tr>
      <w:tr w:rsidR="00DA6A38" w:rsidRPr="00837C51" w14:paraId="26567971" w14:textId="77777777" w:rsidTr="007B370B">
        <w:trPr>
          <w:trHeight w:val="20"/>
        </w:trPr>
        <w:tc>
          <w:tcPr>
            <w:tcW w:w="468" w:type="dxa"/>
            <w:vAlign w:val="center"/>
          </w:tcPr>
          <w:p w14:paraId="2656796F" w14:textId="567DBD23"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04</w:t>
            </w:r>
          </w:p>
        </w:tc>
        <w:tc>
          <w:tcPr>
            <w:tcW w:w="10530" w:type="dxa"/>
            <w:vAlign w:val="center"/>
          </w:tcPr>
          <w:p w14:paraId="26567970"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System fan was set at maximum speed during the diagnostic test.</w:t>
            </w:r>
          </w:p>
        </w:tc>
      </w:tr>
      <w:tr w:rsidR="00DA6A38" w:rsidRPr="00837C51" w14:paraId="26567974" w14:textId="77777777" w:rsidTr="007B370B">
        <w:trPr>
          <w:trHeight w:val="20"/>
        </w:trPr>
        <w:tc>
          <w:tcPr>
            <w:tcW w:w="468" w:type="dxa"/>
            <w:vAlign w:val="center"/>
          </w:tcPr>
          <w:p w14:paraId="26567972" w14:textId="723B4A2A"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05</w:t>
            </w:r>
          </w:p>
        </w:tc>
        <w:tc>
          <w:tcPr>
            <w:tcW w:w="10530" w:type="dxa"/>
            <w:vAlign w:val="center"/>
          </w:tcPr>
          <w:p w14:paraId="26567973"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If fresh air duct is part of the HVAC system it was not closed during the diagnostic test.</w:t>
            </w:r>
          </w:p>
        </w:tc>
      </w:tr>
      <w:tr w:rsidR="00DA6A38" w:rsidRPr="00837C51" w14:paraId="26567977" w14:textId="77777777" w:rsidTr="007B370B">
        <w:trPr>
          <w:trHeight w:val="20"/>
        </w:trPr>
        <w:tc>
          <w:tcPr>
            <w:tcW w:w="468" w:type="dxa"/>
            <w:vAlign w:val="center"/>
          </w:tcPr>
          <w:p w14:paraId="26567975" w14:textId="60908367" w:rsidR="00DA6A38" w:rsidRPr="00837C51" w:rsidRDefault="003B3FC6" w:rsidP="00837C51">
            <w:pPr>
              <w:pStyle w:val="FootnoteText"/>
              <w:keepNext/>
              <w:jc w:val="center"/>
              <w:rPr>
                <w:rFonts w:asciiTheme="minorHAnsi" w:hAnsiTheme="minorHAnsi"/>
                <w:sz w:val="18"/>
                <w:szCs w:val="18"/>
              </w:rPr>
            </w:pPr>
            <w:r>
              <w:rPr>
                <w:rFonts w:asciiTheme="minorHAnsi" w:hAnsiTheme="minorHAnsi"/>
                <w:sz w:val="18"/>
                <w:szCs w:val="18"/>
              </w:rPr>
              <w:t>06</w:t>
            </w:r>
          </w:p>
        </w:tc>
        <w:tc>
          <w:tcPr>
            <w:tcW w:w="10530" w:type="dxa"/>
            <w:vAlign w:val="center"/>
          </w:tcPr>
          <w:p w14:paraId="26567976"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DA6A38" w:rsidRPr="00837C51" w14:paraId="26567979" w14:textId="77777777" w:rsidTr="007B370B">
        <w:trPr>
          <w:trHeight w:val="20"/>
        </w:trPr>
        <w:tc>
          <w:tcPr>
            <w:tcW w:w="10998" w:type="dxa"/>
            <w:gridSpan w:val="2"/>
            <w:vAlign w:val="center"/>
          </w:tcPr>
          <w:p w14:paraId="26567978" w14:textId="77777777" w:rsidR="00DA6A38" w:rsidRPr="00837C51" w:rsidRDefault="00DA6A38" w:rsidP="00837C51">
            <w:pPr>
              <w:pStyle w:val="FootnoteText"/>
              <w:keepNext/>
              <w:rPr>
                <w:rFonts w:asciiTheme="minorHAnsi" w:hAnsiTheme="minorHAnsi"/>
                <w:sz w:val="18"/>
                <w:szCs w:val="18"/>
              </w:rPr>
            </w:pPr>
            <w:r w:rsidRPr="00837C51">
              <w:rPr>
                <w:rFonts w:asciiTheme="minorHAnsi" w:hAnsiTheme="minorHAnsi" w:cs="Calibri-Bold"/>
                <w:b/>
                <w:bCs/>
                <w:sz w:val="18"/>
                <w:szCs w:val="18"/>
              </w:rPr>
              <w:t>The responsible person’s signature on this compliance document affirms that all applicable requirements in this table have been met.</w:t>
            </w:r>
          </w:p>
        </w:tc>
      </w:tr>
    </w:tbl>
    <w:p w14:paraId="2656797A" w14:textId="77777777" w:rsidR="00BF6BCB" w:rsidRPr="002B7725" w:rsidRDefault="00BF6BCB" w:rsidP="0009456E">
      <w:pPr>
        <w:rPr>
          <w:rFonts w:asciiTheme="minorHAnsi" w:hAnsiTheme="minorHAnsi"/>
          <w:szCs w:val="18"/>
        </w:rPr>
      </w:pPr>
    </w:p>
    <w:sectPr w:rsidR="00BF6BCB" w:rsidRPr="002B7725" w:rsidSect="00FD28A1">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90CCE5" w14:textId="77777777" w:rsidR="0087216E" w:rsidRDefault="0087216E">
      <w:r>
        <w:separator/>
      </w:r>
    </w:p>
  </w:endnote>
  <w:endnote w:type="continuationSeparator" w:id="0">
    <w:p w14:paraId="5887E56B" w14:textId="77777777" w:rsidR="0087216E" w:rsidRDefault="0087216E">
      <w:r>
        <w:continuationSeparator/>
      </w:r>
    </w:p>
  </w:endnote>
  <w:endnote w:type="continuationNotice" w:id="1">
    <w:p w14:paraId="6FC800DB" w14:textId="77777777" w:rsidR="0087216E" w:rsidRDefault="008721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swiss"/>
    <w:notTrueType/>
    <w:pitch w:val="default"/>
    <w:sig w:usb0="00000003" w:usb1="00000000" w:usb2="00000000" w:usb3="00000000" w:csb0="00000001"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B9DF5B" w14:textId="77777777" w:rsidR="006D113F" w:rsidRDefault="006D11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93" w14:textId="77777777" w:rsidR="0087216E" w:rsidRPr="00CB64DD" w:rsidRDefault="0087216E" w:rsidP="00EA20C1">
    <w:pPr>
      <w:pStyle w:val="Footer"/>
    </w:pPr>
    <w:r w:rsidRPr="00CB64DD">
      <w:t xml:space="preserve">Registration Number:                                                           Registration Date/Time:                                           HERS Provider:                       </w:t>
    </w:r>
  </w:p>
  <w:p w14:paraId="26567994" w14:textId="74C800C2" w:rsidR="0087216E" w:rsidRPr="00CB64DD" w:rsidRDefault="0087216E">
    <w:pPr>
      <w:pStyle w:val="Footer"/>
    </w:pPr>
    <w:r w:rsidRPr="00CB64DD">
      <w:t>CA Building Energy Efficiency Standards - 201</w:t>
    </w:r>
    <w:r>
      <w:t>6</w:t>
    </w:r>
    <w:r w:rsidRPr="00CB64DD">
      <w:t xml:space="preserve"> Residential Compliance</w:t>
    </w:r>
    <w:r w:rsidRPr="00CB64DD">
      <w:tab/>
    </w:r>
    <w:del w:id="20" w:author="Shewmaker, Michael@Energy" w:date="2016-03-14T13:20:00Z">
      <w:r w:rsidDel="002F5597">
        <w:delText xml:space="preserve">January </w:delText>
      </w:r>
    </w:del>
    <w:ins w:id="21" w:author="Shewmaker, Michael@Energy" w:date="2016-10-11T12:11:00Z">
      <w:r w:rsidR="008421E4">
        <w:t>October</w:t>
      </w:r>
    </w:ins>
    <w:ins w:id="22" w:author="Shewmaker, Michael@Energy" w:date="2016-03-14T13:20:00Z">
      <w:r>
        <w:t xml:space="preserve"> </w:t>
      </w:r>
    </w:ins>
    <w:r>
      <w:t>2016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A4" w14:textId="77777777" w:rsidR="0087216E" w:rsidRPr="00CB64DD" w:rsidRDefault="0087216E">
    <w:pPr>
      <w:pStyle w:val="Footer"/>
    </w:pPr>
    <w:r w:rsidRPr="00CB64DD">
      <w:t xml:space="preserve">Registration Number:                                                           Registration Date/Time:                                           HERS Provider:                       </w:t>
    </w:r>
  </w:p>
  <w:p w14:paraId="265679A5" w14:textId="77777777" w:rsidR="0087216E" w:rsidRPr="00CB64DD" w:rsidRDefault="0087216E">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AE" w14:textId="36E7F47A" w:rsidR="0087216E" w:rsidRPr="00CB64DD" w:rsidRDefault="0087216E" w:rsidP="00EA20C1">
    <w:pPr>
      <w:pStyle w:val="Footer"/>
    </w:pPr>
    <w:r w:rsidRPr="00CB64DD">
      <w:t>CA Building Energy Efficiency Standards - 201</w:t>
    </w:r>
    <w:r>
      <w:t>6</w:t>
    </w:r>
    <w:r w:rsidRPr="00CB64DD">
      <w:t xml:space="preserve"> Residential Compliance</w:t>
    </w:r>
    <w:r w:rsidRPr="00CB64DD">
      <w:tab/>
    </w:r>
    <w:del w:id="23" w:author="Shewmaker, Michael@Energy" w:date="2016-03-14T13:20:00Z">
      <w:r w:rsidDel="002F5597">
        <w:delText xml:space="preserve">January </w:delText>
      </w:r>
    </w:del>
    <w:ins w:id="24" w:author="Shewmaker, Michael@Energy" w:date="2016-10-11T12:11:00Z">
      <w:r w:rsidR="008421E4">
        <w:t>October</w:t>
      </w:r>
    </w:ins>
    <w:bookmarkStart w:id="25" w:name="_GoBack"/>
    <w:bookmarkEnd w:id="25"/>
    <w:ins w:id="26" w:author="Shewmaker, Michael@Energy" w:date="2016-03-14T13:20:00Z">
      <w:r>
        <w:t xml:space="preserve"> </w:t>
      </w:r>
    </w:ins>
    <w:r>
      <w:t>2016</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B6" w14:textId="77777777" w:rsidR="0087216E" w:rsidRPr="00CB64DD" w:rsidRDefault="0087216E">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04E07E" w14:textId="77777777" w:rsidR="0087216E" w:rsidRDefault="0087216E">
      <w:r>
        <w:separator/>
      </w:r>
    </w:p>
  </w:footnote>
  <w:footnote w:type="continuationSeparator" w:id="0">
    <w:p w14:paraId="3B2C268F" w14:textId="77777777" w:rsidR="0087216E" w:rsidRDefault="0087216E">
      <w:r>
        <w:continuationSeparator/>
      </w:r>
    </w:p>
  </w:footnote>
  <w:footnote w:type="continuationNotice" w:id="1">
    <w:p w14:paraId="76002B1E" w14:textId="77777777" w:rsidR="0087216E" w:rsidRDefault="0087216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7F" w14:textId="77777777" w:rsidR="0087216E" w:rsidRDefault="008421E4">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80" w14:textId="36660351" w:rsidR="0087216E" w:rsidRPr="007770C5" w:rsidRDefault="0087216E"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7DD9A9E7" wp14:editId="043312D4">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265679C2" wp14:editId="3FA44A60">
          <wp:simplePos x="0" y="0"/>
          <wp:positionH relativeFrom="margin">
            <wp:posOffset>6624955</wp:posOffset>
          </wp:positionH>
          <wp:positionV relativeFrom="margin">
            <wp:posOffset>-1207770</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sidR="008421E4">
      <w:rPr>
        <w:noProof/>
      </w:rPr>
      <w:pict w14:anchorId="265679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2" o:spid="_x0000_s2051"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26567981" w14:textId="77777777" w:rsidR="0087216E" w:rsidRPr="007770C5" w:rsidRDefault="0087216E"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26567982" w14:textId="0EC12A1E" w:rsidR="0087216E" w:rsidRPr="007770C5" w:rsidRDefault="0087216E" w:rsidP="00986D7B">
    <w:pPr>
      <w:suppressAutoHyphens/>
      <w:ind w:left="-90"/>
      <w:rPr>
        <w:rFonts w:ascii="Arial" w:hAnsi="Arial" w:cs="Arial"/>
        <w:sz w:val="14"/>
        <w:szCs w:val="14"/>
      </w:rPr>
    </w:pPr>
    <w:r>
      <w:rPr>
        <w:rFonts w:ascii="Arial" w:hAnsi="Arial" w:cs="Arial"/>
        <w:sz w:val="14"/>
        <w:szCs w:val="14"/>
      </w:rPr>
      <w:t>CEC-CF2R-MCH-23-H</w:t>
    </w:r>
    <w:r w:rsidRPr="007770C5">
      <w:rPr>
        <w:rFonts w:ascii="Arial" w:hAnsi="Arial" w:cs="Arial"/>
        <w:sz w:val="14"/>
        <w:szCs w:val="14"/>
      </w:rPr>
      <w:t xml:space="preserve"> (Revised </w:t>
    </w:r>
    <w:del w:id="17" w:author="Shewmaker, Michael@Energy" w:date="2016-09-29T13:40:00Z">
      <w:r w:rsidDel="006D113F">
        <w:rPr>
          <w:rFonts w:ascii="Arial" w:hAnsi="Arial" w:cs="Arial"/>
          <w:sz w:val="14"/>
          <w:szCs w:val="14"/>
        </w:rPr>
        <w:delText>0</w:delText>
      </w:r>
    </w:del>
    <w:del w:id="18" w:author="Shewmaker, Michael@Energy" w:date="2016-03-14T13:19:00Z">
      <w:r w:rsidDel="002F5597">
        <w:rPr>
          <w:rFonts w:ascii="Arial" w:hAnsi="Arial" w:cs="Arial"/>
          <w:sz w:val="14"/>
          <w:szCs w:val="14"/>
        </w:rPr>
        <w:delText>1</w:delText>
      </w:r>
    </w:del>
    <w:ins w:id="19" w:author="Shewmaker, Michael@Energy" w:date="2016-10-11T12:11:00Z">
      <w:r w:rsidR="008421E4">
        <w:rPr>
          <w:rFonts w:ascii="Arial" w:hAnsi="Arial" w:cs="Arial"/>
          <w:sz w:val="14"/>
          <w:szCs w:val="14"/>
        </w:rPr>
        <w:t>10</w:t>
      </w:r>
    </w:ins>
    <w:r>
      <w:rPr>
        <w:rFonts w:ascii="Arial" w:hAnsi="Arial" w:cs="Arial"/>
        <w:sz w:val="14"/>
        <w:szCs w:val="14"/>
      </w:rPr>
      <w:t>/16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9"/>
      <w:gridCol w:w="3654"/>
      <w:gridCol w:w="1866"/>
    </w:tblGrid>
    <w:tr w:rsidR="0087216E" w:rsidRPr="00F85124" w14:paraId="26567985" w14:textId="77777777">
      <w:trPr>
        <w:cantSplit/>
        <w:trHeight w:val="288"/>
      </w:trPr>
      <w:tc>
        <w:tcPr>
          <w:tcW w:w="4016" w:type="pct"/>
          <w:gridSpan w:val="2"/>
          <w:tcBorders>
            <w:right w:val="nil"/>
          </w:tcBorders>
          <w:vAlign w:val="center"/>
        </w:tcPr>
        <w:p w14:paraId="26567983" w14:textId="77777777" w:rsidR="0087216E" w:rsidRPr="00F85124" w:rsidRDefault="0087216E"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26567984" w14:textId="77777777" w:rsidR="0087216E" w:rsidRPr="00F85124" w:rsidRDefault="0087216E" w:rsidP="007924C2">
          <w:pPr>
            <w:pStyle w:val="Heading1"/>
            <w:jc w:val="right"/>
            <w:rPr>
              <w:rFonts w:ascii="Calibri" w:hAnsi="Calibri"/>
              <w:b w:val="0"/>
              <w:bCs/>
              <w:sz w:val="20"/>
            </w:rPr>
          </w:pPr>
          <w:r>
            <w:rPr>
              <w:rFonts w:ascii="Calibri" w:hAnsi="Calibri"/>
              <w:b w:val="0"/>
              <w:bCs/>
              <w:sz w:val="20"/>
            </w:rPr>
            <w:t>CF2R-MCH-23-H</w:t>
          </w:r>
        </w:p>
      </w:tc>
    </w:tr>
    <w:tr w:rsidR="0087216E" w:rsidRPr="00F85124" w14:paraId="26567988" w14:textId="77777777">
      <w:trPr>
        <w:cantSplit/>
        <w:trHeight w:val="288"/>
      </w:trPr>
      <w:tc>
        <w:tcPr>
          <w:tcW w:w="2500" w:type="pct"/>
          <w:tcBorders>
            <w:right w:val="nil"/>
          </w:tcBorders>
        </w:tcPr>
        <w:p w14:paraId="26567986" w14:textId="77777777" w:rsidR="0087216E" w:rsidRPr="002E105D" w:rsidRDefault="0087216E"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26567987" w14:textId="77777777" w:rsidR="0087216E" w:rsidRPr="00F85124" w:rsidRDefault="0087216E"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421E4" w:rsidRPr="008421E4">
            <w:rPr>
              <w:rFonts w:ascii="Calibri" w:hAnsi="Calibri"/>
              <w:bCs/>
              <w:noProof/>
            </w:rPr>
            <w:t>2</w:t>
          </w:r>
          <w:r>
            <w:rPr>
              <w:rFonts w:ascii="Calibri" w:hAnsi="Calibri"/>
              <w:bCs/>
              <w:noProof/>
            </w:rPr>
            <w:fldChar w:fldCharType="end"/>
          </w:r>
          <w:r w:rsidRPr="00F85124">
            <w:rPr>
              <w:rFonts w:ascii="Calibri" w:hAnsi="Calibri"/>
              <w:bCs/>
            </w:rPr>
            <w:t xml:space="preserve"> of </w:t>
          </w:r>
          <w:r w:rsidR="008421E4">
            <w:fldChar w:fldCharType="begin"/>
          </w:r>
          <w:r w:rsidR="008421E4">
            <w:instrText xml:space="preserve"> SECTIONPAGES   \* MERGEFORMAT </w:instrText>
          </w:r>
          <w:r w:rsidR="008421E4">
            <w:fldChar w:fldCharType="separate"/>
          </w:r>
          <w:r w:rsidR="008421E4" w:rsidRPr="008421E4">
            <w:rPr>
              <w:rFonts w:ascii="Calibri" w:hAnsi="Calibri"/>
              <w:bCs/>
              <w:noProof/>
            </w:rPr>
            <w:t>2</w:t>
          </w:r>
          <w:r w:rsidR="008421E4">
            <w:rPr>
              <w:rFonts w:ascii="Calibri" w:hAnsi="Calibri"/>
              <w:bCs/>
              <w:noProof/>
            </w:rPr>
            <w:fldChar w:fldCharType="end"/>
          </w:r>
          <w:r w:rsidRPr="00F85124">
            <w:rPr>
              <w:rFonts w:ascii="Calibri" w:hAnsi="Calibri"/>
              <w:bCs/>
            </w:rPr>
            <w:t>)</w:t>
          </w:r>
        </w:p>
      </w:tc>
    </w:tr>
    <w:tr w:rsidR="0087216E" w:rsidRPr="00F85124" w14:paraId="2656798C" w14:textId="77777777">
      <w:trPr>
        <w:cantSplit/>
        <w:trHeight w:val="288"/>
      </w:trPr>
      <w:tc>
        <w:tcPr>
          <w:tcW w:w="0" w:type="auto"/>
        </w:tcPr>
        <w:p w14:paraId="26567989" w14:textId="77777777" w:rsidR="0087216E" w:rsidRPr="00F85124" w:rsidRDefault="0087216E" w:rsidP="007924C2">
          <w:pPr>
            <w:rPr>
              <w:rFonts w:ascii="Calibri" w:hAnsi="Calibri"/>
              <w:sz w:val="12"/>
              <w:szCs w:val="12"/>
            </w:rPr>
          </w:pPr>
          <w:r w:rsidRPr="00F85124">
            <w:rPr>
              <w:rFonts w:ascii="Calibri" w:hAnsi="Calibri"/>
              <w:sz w:val="12"/>
              <w:szCs w:val="12"/>
            </w:rPr>
            <w:t>Project Name:</w:t>
          </w:r>
        </w:p>
      </w:tc>
      <w:tc>
        <w:tcPr>
          <w:tcW w:w="1655" w:type="pct"/>
        </w:tcPr>
        <w:p w14:paraId="2656798A" w14:textId="77777777" w:rsidR="0087216E" w:rsidRPr="00F85124" w:rsidRDefault="0087216E" w:rsidP="007924C2">
          <w:pPr>
            <w:rPr>
              <w:rFonts w:ascii="Calibri" w:hAnsi="Calibri"/>
              <w:sz w:val="12"/>
              <w:szCs w:val="12"/>
            </w:rPr>
          </w:pPr>
          <w:r w:rsidRPr="00F85124">
            <w:rPr>
              <w:rFonts w:ascii="Calibri" w:hAnsi="Calibri"/>
              <w:sz w:val="12"/>
              <w:szCs w:val="12"/>
            </w:rPr>
            <w:t>Enforcement Agency:</w:t>
          </w:r>
        </w:p>
      </w:tc>
      <w:tc>
        <w:tcPr>
          <w:tcW w:w="984" w:type="pct"/>
        </w:tcPr>
        <w:p w14:paraId="2656798B" w14:textId="77777777" w:rsidR="0087216E" w:rsidRPr="00F85124" w:rsidRDefault="0087216E" w:rsidP="007924C2">
          <w:pPr>
            <w:rPr>
              <w:rFonts w:ascii="Calibri" w:hAnsi="Calibri"/>
              <w:sz w:val="12"/>
              <w:szCs w:val="12"/>
            </w:rPr>
          </w:pPr>
          <w:r w:rsidRPr="00F85124">
            <w:rPr>
              <w:rFonts w:ascii="Calibri" w:hAnsi="Calibri"/>
              <w:sz w:val="12"/>
              <w:szCs w:val="12"/>
            </w:rPr>
            <w:t>Permit Number:</w:t>
          </w:r>
        </w:p>
      </w:tc>
    </w:tr>
    <w:tr w:rsidR="0087216E" w:rsidRPr="00F85124" w14:paraId="26567990" w14:textId="77777777">
      <w:trPr>
        <w:cantSplit/>
        <w:trHeight w:val="288"/>
      </w:trPr>
      <w:tc>
        <w:tcPr>
          <w:tcW w:w="0" w:type="auto"/>
        </w:tcPr>
        <w:p w14:paraId="2656798D" w14:textId="77777777" w:rsidR="0087216E" w:rsidRPr="00F85124" w:rsidRDefault="0087216E" w:rsidP="007924C2">
          <w:pPr>
            <w:rPr>
              <w:rFonts w:ascii="Calibri" w:hAnsi="Calibri"/>
              <w:sz w:val="12"/>
              <w:szCs w:val="12"/>
              <w:vertAlign w:val="superscript"/>
            </w:rPr>
          </w:pPr>
          <w:r w:rsidRPr="00F85124">
            <w:rPr>
              <w:rFonts w:ascii="Calibri" w:hAnsi="Calibri"/>
              <w:sz w:val="12"/>
              <w:szCs w:val="12"/>
            </w:rPr>
            <w:t>Dwelling Address:</w:t>
          </w:r>
        </w:p>
      </w:tc>
      <w:tc>
        <w:tcPr>
          <w:tcW w:w="1655" w:type="pct"/>
        </w:tcPr>
        <w:p w14:paraId="2656798E" w14:textId="582EC7BF" w:rsidR="0087216E" w:rsidRPr="00F85124" w:rsidRDefault="0087216E"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2656798F" w14:textId="15B1D563" w:rsidR="0087216E" w:rsidRPr="00F85124" w:rsidRDefault="0087216E"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26567991" w14:textId="77777777" w:rsidR="0087216E" w:rsidRDefault="0087216E" w:rsidP="002E105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040"/>
      <w:gridCol w:w="2479"/>
    </w:tblGrid>
    <w:tr w:rsidR="0087216E" w:rsidRPr="00F85124" w14:paraId="26567997" w14:textId="77777777">
      <w:trPr>
        <w:cantSplit/>
        <w:trHeight w:val="288"/>
      </w:trPr>
      <w:tc>
        <w:tcPr>
          <w:tcW w:w="3738" w:type="pct"/>
          <w:gridSpan w:val="2"/>
          <w:tcBorders>
            <w:right w:val="nil"/>
          </w:tcBorders>
          <w:vAlign w:val="center"/>
        </w:tcPr>
        <w:p w14:paraId="26567995" w14:textId="77777777" w:rsidR="0087216E" w:rsidRPr="00F85124" w:rsidRDefault="008421E4" w:rsidP="007924C2">
          <w:pPr>
            <w:pStyle w:val="Heading1"/>
            <w:rPr>
              <w:rFonts w:ascii="Calibri" w:hAnsi="Calibri"/>
              <w:b w:val="0"/>
              <w:bCs/>
              <w:sz w:val="20"/>
            </w:rPr>
          </w:pPr>
          <w:r>
            <w:rPr>
              <w:rFonts w:ascii="Calibri" w:hAnsi="Calibri"/>
              <w:b w:val="0"/>
              <w:bCs/>
              <w:noProof/>
              <w:sz w:val="20"/>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2049"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sidR="0087216E">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77777777" w:rsidR="0087216E" w:rsidRPr="00F85124" w:rsidRDefault="0087216E" w:rsidP="002E105D">
          <w:pPr>
            <w:pStyle w:val="Heading1"/>
            <w:jc w:val="right"/>
            <w:rPr>
              <w:rFonts w:ascii="Calibri" w:hAnsi="Calibri"/>
              <w:b w:val="0"/>
              <w:bCs/>
              <w:sz w:val="20"/>
            </w:rPr>
          </w:pPr>
          <w:r>
            <w:rPr>
              <w:rFonts w:ascii="Calibri" w:hAnsi="Calibri"/>
              <w:b w:val="0"/>
              <w:bCs/>
              <w:sz w:val="20"/>
            </w:rPr>
            <w:t>CF2R-MCH-23-H</w:t>
          </w:r>
        </w:p>
      </w:tc>
    </w:tr>
    <w:tr w:rsidR="0087216E" w:rsidRPr="00F85124" w14:paraId="2656799A" w14:textId="77777777">
      <w:trPr>
        <w:cantSplit/>
        <w:trHeight w:val="288"/>
      </w:trPr>
      <w:tc>
        <w:tcPr>
          <w:tcW w:w="2500" w:type="pct"/>
          <w:tcBorders>
            <w:right w:val="nil"/>
          </w:tcBorders>
        </w:tcPr>
        <w:p w14:paraId="26567998" w14:textId="77777777" w:rsidR="0087216E" w:rsidRPr="002E105D" w:rsidRDefault="0087216E"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87216E" w:rsidRPr="00F85124" w:rsidRDefault="0087216E"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sidR="008421E4">
            <w:fldChar w:fldCharType="begin"/>
          </w:r>
          <w:r w:rsidR="008421E4">
            <w:instrText xml:space="preserve"> SECTIONPAGES   \* MERGEFORMAT </w:instrText>
          </w:r>
          <w:r w:rsidR="008421E4">
            <w:fldChar w:fldCharType="separate"/>
          </w:r>
          <w:r w:rsidRPr="00CB64DD">
            <w:rPr>
              <w:rFonts w:ascii="Calibri" w:hAnsi="Calibri"/>
              <w:bCs/>
              <w:noProof/>
            </w:rPr>
            <w:t>2</w:t>
          </w:r>
          <w:r w:rsidR="008421E4">
            <w:rPr>
              <w:rFonts w:ascii="Calibri" w:hAnsi="Calibri"/>
              <w:bCs/>
              <w:noProof/>
            </w:rPr>
            <w:fldChar w:fldCharType="end"/>
          </w:r>
          <w:r w:rsidRPr="00F85124">
            <w:rPr>
              <w:rFonts w:ascii="Calibri" w:hAnsi="Calibri"/>
              <w:bCs/>
            </w:rPr>
            <w:t>)</w:t>
          </w:r>
        </w:p>
      </w:tc>
    </w:tr>
    <w:tr w:rsidR="0087216E" w:rsidRPr="00F85124" w14:paraId="2656799E" w14:textId="77777777">
      <w:trPr>
        <w:cantSplit/>
        <w:trHeight w:val="288"/>
      </w:trPr>
      <w:tc>
        <w:tcPr>
          <w:tcW w:w="0" w:type="auto"/>
        </w:tcPr>
        <w:p w14:paraId="2656799B" w14:textId="77777777" w:rsidR="0087216E" w:rsidRPr="00F85124" w:rsidRDefault="0087216E"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87216E" w:rsidRPr="00F85124" w:rsidRDefault="0087216E"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87216E" w:rsidRPr="00F85124" w:rsidRDefault="0087216E" w:rsidP="007924C2">
          <w:pPr>
            <w:rPr>
              <w:rFonts w:ascii="Calibri" w:hAnsi="Calibri"/>
              <w:sz w:val="12"/>
              <w:szCs w:val="12"/>
            </w:rPr>
          </w:pPr>
          <w:r w:rsidRPr="00F85124">
            <w:rPr>
              <w:rFonts w:ascii="Calibri" w:hAnsi="Calibri"/>
              <w:sz w:val="12"/>
              <w:szCs w:val="12"/>
            </w:rPr>
            <w:t>Permit Number:</w:t>
          </w:r>
        </w:p>
      </w:tc>
    </w:tr>
    <w:tr w:rsidR="0087216E" w:rsidRPr="00F85124" w14:paraId="265679A2" w14:textId="77777777">
      <w:trPr>
        <w:cantSplit/>
        <w:trHeight w:val="288"/>
      </w:trPr>
      <w:tc>
        <w:tcPr>
          <w:tcW w:w="0" w:type="auto"/>
        </w:tcPr>
        <w:p w14:paraId="2656799F" w14:textId="77777777" w:rsidR="0087216E" w:rsidRPr="00F85124" w:rsidRDefault="0087216E"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87216E" w:rsidRPr="00F85124" w:rsidRDefault="0087216E"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87216E" w:rsidRPr="00F85124" w:rsidRDefault="0087216E" w:rsidP="007924C2">
          <w:pPr>
            <w:rPr>
              <w:rFonts w:ascii="Calibri" w:hAnsi="Calibri"/>
              <w:sz w:val="12"/>
              <w:szCs w:val="12"/>
              <w:vertAlign w:val="superscript"/>
            </w:rPr>
          </w:pPr>
          <w:r w:rsidRPr="00F85124">
            <w:rPr>
              <w:rFonts w:ascii="Calibri" w:hAnsi="Calibri"/>
              <w:sz w:val="12"/>
              <w:szCs w:val="12"/>
            </w:rPr>
            <w:t>Zip Code</w:t>
          </w:r>
        </w:p>
      </w:tc>
    </w:tr>
  </w:tbl>
  <w:p w14:paraId="265679A3" w14:textId="77777777" w:rsidR="0087216E" w:rsidRDefault="0087216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A6" w14:textId="77777777" w:rsidR="0087216E" w:rsidRDefault="008421E4">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7216E" w:rsidRPr="00F85124" w14:paraId="265679A9" w14:textId="77777777">
      <w:trPr>
        <w:cantSplit/>
        <w:trHeight w:val="288"/>
      </w:trPr>
      <w:tc>
        <w:tcPr>
          <w:tcW w:w="4016" w:type="pct"/>
          <w:gridSpan w:val="2"/>
          <w:tcBorders>
            <w:right w:val="nil"/>
          </w:tcBorders>
          <w:vAlign w:val="center"/>
        </w:tcPr>
        <w:p w14:paraId="265679A7" w14:textId="77777777" w:rsidR="0087216E" w:rsidRPr="00F85124" w:rsidRDefault="008421E4" w:rsidP="007924C2">
          <w:pPr>
            <w:pStyle w:val="Heading1"/>
            <w:rPr>
              <w:rFonts w:ascii="Calibri" w:hAnsi="Calibri"/>
              <w:b w:val="0"/>
              <w:bCs/>
              <w:sz w:val="20"/>
            </w:rPr>
          </w:pPr>
          <w:r>
            <w:rPr>
              <w:rFonts w:ascii="Calibri" w:hAnsi="Calibri"/>
              <w:b w:val="0"/>
              <w:bCs/>
              <w:noProof/>
              <w:sz w:val="20"/>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2054"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sidR="0087216E">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A8" w14:textId="77777777" w:rsidR="0087216E" w:rsidRPr="00F85124" w:rsidRDefault="0087216E" w:rsidP="007924C2">
          <w:pPr>
            <w:pStyle w:val="Heading1"/>
            <w:jc w:val="right"/>
            <w:rPr>
              <w:rFonts w:ascii="Calibri" w:hAnsi="Calibri"/>
              <w:b w:val="0"/>
              <w:bCs/>
              <w:sz w:val="20"/>
            </w:rPr>
          </w:pPr>
          <w:r>
            <w:rPr>
              <w:rFonts w:ascii="Calibri" w:hAnsi="Calibri"/>
              <w:b w:val="0"/>
              <w:bCs/>
              <w:sz w:val="20"/>
            </w:rPr>
            <w:t>CF2R-MCH-23-H</w:t>
          </w:r>
        </w:p>
      </w:tc>
    </w:tr>
    <w:tr w:rsidR="0087216E" w:rsidRPr="00F85124" w14:paraId="265679AC" w14:textId="77777777">
      <w:trPr>
        <w:cantSplit/>
        <w:trHeight w:val="288"/>
      </w:trPr>
      <w:tc>
        <w:tcPr>
          <w:tcW w:w="2500" w:type="pct"/>
          <w:tcBorders>
            <w:right w:val="nil"/>
          </w:tcBorders>
        </w:tcPr>
        <w:p w14:paraId="265679AA" w14:textId="77777777" w:rsidR="0087216E" w:rsidRPr="002E105D" w:rsidRDefault="0087216E"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77777777" w:rsidR="0087216E" w:rsidRPr="00F85124" w:rsidRDefault="0087216E"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421E4" w:rsidRPr="008421E4">
            <w:rPr>
              <w:rFonts w:ascii="Calibri" w:hAnsi="Calibri"/>
              <w:bCs/>
              <w:noProof/>
            </w:rPr>
            <w:t>1</w:t>
          </w:r>
          <w:r>
            <w:rPr>
              <w:rFonts w:ascii="Calibri" w:hAnsi="Calibri"/>
              <w:bCs/>
              <w:noProof/>
            </w:rPr>
            <w:fldChar w:fldCharType="end"/>
          </w:r>
          <w:r w:rsidRPr="00F85124">
            <w:rPr>
              <w:rFonts w:ascii="Calibri" w:hAnsi="Calibri"/>
              <w:bCs/>
            </w:rPr>
            <w:t xml:space="preserve"> of </w:t>
          </w:r>
          <w:r w:rsidR="008421E4">
            <w:fldChar w:fldCharType="begin"/>
          </w:r>
          <w:r w:rsidR="008421E4">
            <w:instrText xml:space="preserve"> SECTIONPAGES   \* MERGEFORMAT </w:instrText>
          </w:r>
          <w:r w:rsidR="008421E4">
            <w:fldChar w:fldCharType="separate"/>
          </w:r>
          <w:r w:rsidR="008421E4" w:rsidRPr="008421E4">
            <w:rPr>
              <w:rFonts w:ascii="Calibri" w:hAnsi="Calibri"/>
              <w:bCs/>
              <w:noProof/>
            </w:rPr>
            <w:t>2</w:t>
          </w:r>
          <w:r w:rsidR="008421E4">
            <w:rPr>
              <w:rFonts w:ascii="Calibri" w:hAnsi="Calibri"/>
              <w:bCs/>
              <w:noProof/>
            </w:rPr>
            <w:fldChar w:fldCharType="end"/>
          </w:r>
          <w:r w:rsidRPr="00F85124">
            <w:rPr>
              <w:rFonts w:ascii="Calibri" w:hAnsi="Calibri"/>
              <w:bCs/>
            </w:rPr>
            <w:t>)</w:t>
          </w:r>
        </w:p>
      </w:tc>
    </w:tr>
  </w:tbl>
  <w:p w14:paraId="265679AD" w14:textId="77777777" w:rsidR="0087216E" w:rsidRDefault="0087216E" w:rsidP="002E105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7216E" w:rsidRPr="00F85124" w14:paraId="265679B1" w14:textId="77777777">
      <w:trPr>
        <w:cantSplit/>
        <w:trHeight w:val="288"/>
      </w:trPr>
      <w:tc>
        <w:tcPr>
          <w:tcW w:w="4016" w:type="pct"/>
          <w:gridSpan w:val="2"/>
          <w:tcBorders>
            <w:right w:val="nil"/>
          </w:tcBorders>
          <w:vAlign w:val="center"/>
        </w:tcPr>
        <w:p w14:paraId="265679AF" w14:textId="77777777" w:rsidR="0087216E" w:rsidRPr="00F85124" w:rsidRDefault="008421E4" w:rsidP="007924C2">
          <w:pPr>
            <w:pStyle w:val="Heading1"/>
            <w:rPr>
              <w:rFonts w:ascii="Calibri" w:hAnsi="Calibri"/>
              <w:b w:val="0"/>
              <w:bCs/>
              <w:sz w:val="20"/>
            </w:rPr>
          </w:pPr>
          <w:r>
            <w:rPr>
              <w:rFonts w:ascii="Calibri" w:hAnsi="Calibri"/>
              <w:b w:val="0"/>
              <w:bCs/>
              <w:noProof/>
              <w:sz w:val="20"/>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2052"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sidR="0087216E">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77777777" w:rsidR="0087216E" w:rsidRPr="00F85124" w:rsidRDefault="0087216E" w:rsidP="002E105D">
          <w:pPr>
            <w:pStyle w:val="Heading1"/>
            <w:jc w:val="right"/>
            <w:rPr>
              <w:rFonts w:ascii="Calibri" w:hAnsi="Calibri"/>
              <w:b w:val="0"/>
              <w:bCs/>
              <w:sz w:val="20"/>
            </w:rPr>
          </w:pPr>
          <w:r>
            <w:rPr>
              <w:rFonts w:ascii="Calibri" w:hAnsi="Calibri"/>
              <w:b w:val="0"/>
              <w:bCs/>
              <w:sz w:val="20"/>
            </w:rPr>
            <w:t>CF2R-MCH-23-H</w:t>
          </w:r>
        </w:p>
      </w:tc>
    </w:tr>
    <w:tr w:rsidR="0087216E" w:rsidRPr="00F85124" w14:paraId="265679B4" w14:textId="77777777">
      <w:trPr>
        <w:cantSplit/>
        <w:trHeight w:val="288"/>
      </w:trPr>
      <w:tc>
        <w:tcPr>
          <w:tcW w:w="2500" w:type="pct"/>
          <w:tcBorders>
            <w:right w:val="nil"/>
          </w:tcBorders>
        </w:tcPr>
        <w:p w14:paraId="265679B2" w14:textId="77777777" w:rsidR="0087216E" w:rsidRPr="002E105D" w:rsidRDefault="0087216E"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87216E" w:rsidRPr="00F85124" w:rsidRDefault="0087216E"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sidR="008421E4">
            <w:fldChar w:fldCharType="begin"/>
          </w:r>
          <w:r w:rsidR="008421E4">
            <w:instrText xml:space="preserve"> SECTIONPAGES   \* MERGEFORMAT </w:instrText>
          </w:r>
          <w:r w:rsidR="008421E4">
            <w:fldChar w:fldCharType="separate"/>
          </w:r>
          <w:r w:rsidRPr="00CB64DD">
            <w:rPr>
              <w:rFonts w:ascii="Calibri" w:hAnsi="Calibri"/>
              <w:bCs/>
              <w:noProof/>
            </w:rPr>
            <w:t>2</w:t>
          </w:r>
          <w:r w:rsidR="008421E4">
            <w:rPr>
              <w:rFonts w:ascii="Calibri" w:hAnsi="Calibri"/>
              <w:bCs/>
              <w:noProof/>
            </w:rPr>
            <w:fldChar w:fldCharType="end"/>
          </w:r>
          <w:r w:rsidRPr="00F85124">
            <w:rPr>
              <w:rFonts w:ascii="Calibri" w:hAnsi="Calibri"/>
              <w:bCs/>
            </w:rPr>
            <w:t>)</w:t>
          </w:r>
        </w:p>
      </w:tc>
    </w:tr>
  </w:tbl>
  <w:p w14:paraId="265679B5" w14:textId="77777777" w:rsidR="0087216E" w:rsidRDefault="0087216E">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B7" w14:textId="77777777" w:rsidR="0087216E" w:rsidRDefault="008421E4">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87216E" w:rsidRPr="00F85124" w14:paraId="265679BA" w14:textId="77777777">
      <w:trPr>
        <w:cantSplit/>
        <w:trHeight w:val="288"/>
      </w:trPr>
      <w:tc>
        <w:tcPr>
          <w:tcW w:w="4016" w:type="pct"/>
          <w:gridSpan w:val="2"/>
          <w:tcBorders>
            <w:right w:val="nil"/>
          </w:tcBorders>
          <w:vAlign w:val="center"/>
        </w:tcPr>
        <w:p w14:paraId="265679B8" w14:textId="77777777" w:rsidR="0087216E" w:rsidRPr="00F85124" w:rsidRDefault="008421E4" w:rsidP="00CB64DD">
          <w:pPr>
            <w:pStyle w:val="Heading1"/>
            <w:rPr>
              <w:rFonts w:ascii="Calibri" w:hAnsi="Calibri"/>
              <w:b w:val="0"/>
              <w:bCs/>
              <w:sz w:val="20"/>
            </w:rPr>
          </w:pPr>
          <w:r>
            <w:rPr>
              <w:rFonts w:ascii="Calibri" w:hAnsi="Calibri"/>
              <w:b w:val="0"/>
              <w:bCs/>
              <w:noProof/>
              <w:sz w:val="20"/>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2057"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sidR="0087216E">
            <w:rPr>
              <w:rFonts w:ascii="Calibri" w:hAnsi="Calibri"/>
              <w:b w:val="0"/>
              <w:bCs/>
              <w:sz w:val="20"/>
            </w:rPr>
            <w:t xml:space="preserve">CERTIFICATE OF INSTALLATION – </w:t>
          </w:r>
          <w:r w:rsidR="0087216E"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77777777" w:rsidR="0087216E" w:rsidRPr="00F85124" w:rsidRDefault="0087216E" w:rsidP="007924C2">
          <w:pPr>
            <w:pStyle w:val="Heading1"/>
            <w:jc w:val="right"/>
            <w:rPr>
              <w:rFonts w:ascii="Calibri" w:hAnsi="Calibri"/>
              <w:b w:val="0"/>
              <w:bCs/>
              <w:sz w:val="20"/>
            </w:rPr>
          </w:pPr>
          <w:r>
            <w:rPr>
              <w:rFonts w:ascii="Calibri" w:hAnsi="Calibri"/>
              <w:b w:val="0"/>
              <w:bCs/>
              <w:sz w:val="20"/>
            </w:rPr>
            <w:t>CF2R-MCH-23-H</w:t>
          </w:r>
        </w:p>
      </w:tc>
    </w:tr>
    <w:tr w:rsidR="0087216E" w:rsidRPr="00F85124" w14:paraId="265679BD" w14:textId="77777777">
      <w:trPr>
        <w:cantSplit/>
        <w:trHeight w:val="288"/>
      </w:trPr>
      <w:tc>
        <w:tcPr>
          <w:tcW w:w="2500" w:type="pct"/>
          <w:tcBorders>
            <w:right w:val="nil"/>
          </w:tcBorders>
        </w:tcPr>
        <w:p w14:paraId="265679BB" w14:textId="77777777" w:rsidR="0087216E" w:rsidRPr="002E105D" w:rsidRDefault="0087216E"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77777777" w:rsidR="0087216E" w:rsidRPr="00F85124" w:rsidRDefault="0087216E"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8421E4" w:rsidRPr="008421E4">
            <w:rPr>
              <w:rFonts w:ascii="Calibri" w:hAnsi="Calibri"/>
              <w:bCs/>
              <w:noProof/>
            </w:rPr>
            <w:t>2</w:t>
          </w:r>
          <w:r>
            <w:rPr>
              <w:rFonts w:ascii="Calibri" w:hAnsi="Calibri"/>
              <w:bCs/>
              <w:noProof/>
            </w:rPr>
            <w:fldChar w:fldCharType="end"/>
          </w:r>
          <w:r w:rsidRPr="00F85124">
            <w:rPr>
              <w:rFonts w:ascii="Calibri" w:hAnsi="Calibri"/>
              <w:bCs/>
            </w:rPr>
            <w:t xml:space="preserve"> of </w:t>
          </w:r>
          <w:r w:rsidR="008421E4">
            <w:fldChar w:fldCharType="begin"/>
          </w:r>
          <w:r w:rsidR="008421E4">
            <w:instrText xml:space="preserve"> SECTIONPAGES   \* MERGEFORMAT </w:instrText>
          </w:r>
          <w:r w:rsidR="008421E4">
            <w:fldChar w:fldCharType="separate"/>
          </w:r>
          <w:r w:rsidR="008421E4" w:rsidRPr="008421E4">
            <w:rPr>
              <w:rFonts w:ascii="Calibri" w:hAnsi="Calibri"/>
              <w:bCs/>
              <w:noProof/>
            </w:rPr>
            <w:t>2</w:t>
          </w:r>
          <w:r w:rsidR="008421E4">
            <w:rPr>
              <w:rFonts w:ascii="Calibri" w:hAnsi="Calibri"/>
              <w:bCs/>
              <w:noProof/>
            </w:rPr>
            <w:fldChar w:fldCharType="end"/>
          </w:r>
          <w:r w:rsidRPr="00F85124">
            <w:rPr>
              <w:rFonts w:ascii="Calibri" w:hAnsi="Calibri"/>
              <w:bCs/>
            </w:rPr>
            <w:t>)</w:t>
          </w:r>
        </w:p>
      </w:tc>
    </w:tr>
  </w:tbl>
  <w:p w14:paraId="265679BE" w14:textId="77777777" w:rsidR="0087216E" w:rsidRDefault="0087216E" w:rsidP="002E105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679BF" w14:textId="77777777" w:rsidR="0087216E" w:rsidRDefault="008421E4">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nsid w:val="51B3090A"/>
    <w:multiLevelType w:val="hybridMultilevel"/>
    <w:tmpl w:val="D416EEE6"/>
    <w:lvl w:ilvl="0" w:tplc="B296B46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0"/>
  </w:num>
  <w:num w:numId="8">
    <w:abstractNumId w:val="1"/>
  </w:num>
  <w:num w:numId="9">
    <w:abstractNumId w:val="9"/>
  </w:num>
  <w:num w:numId="10">
    <w:abstractNumId w:val="9"/>
  </w:num>
  <w:num w:numId="11">
    <w:abstractNumId w:val="2"/>
  </w:num>
  <w:num w:numId="12">
    <w:abstractNumId w:val="17"/>
  </w:num>
  <w:num w:numId="13">
    <w:abstractNumId w:val="13"/>
  </w:num>
  <w:num w:numId="14">
    <w:abstractNumId w:val="26"/>
  </w:num>
  <w:num w:numId="15">
    <w:abstractNumId w:val="15"/>
  </w:num>
  <w:num w:numId="16">
    <w:abstractNumId w:val="22"/>
  </w:num>
  <w:num w:numId="17">
    <w:abstractNumId w:val="21"/>
  </w:num>
  <w:num w:numId="18">
    <w:abstractNumId w:val="20"/>
  </w:num>
  <w:num w:numId="19">
    <w:abstractNumId w:val="6"/>
  </w:num>
  <w:num w:numId="20">
    <w:abstractNumId w:val="12"/>
  </w:num>
  <w:num w:numId="21">
    <w:abstractNumId w:val="23"/>
  </w:num>
  <w:num w:numId="22">
    <w:abstractNumId w:val="19"/>
  </w:num>
  <w:num w:numId="23">
    <w:abstractNumId w:val="14"/>
  </w:num>
  <w:num w:numId="24">
    <w:abstractNumId w:val="10"/>
  </w:num>
  <w:num w:numId="25">
    <w:abstractNumId w:val="25"/>
  </w:num>
  <w:num w:numId="26">
    <w:abstractNumId w:val="7"/>
  </w:num>
  <w:num w:numId="27">
    <w:abstractNumId w:val="11"/>
  </w:num>
  <w:num w:numId="28">
    <w:abstractNumId w:val="8"/>
  </w:num>
  <w:num w:numId="29">
    <w:abstractNumId w:val="18"/>
  </w:num>
  <w:num w:numId="30">
    <w:abstractNumId w:val="4"/>
  </w:num>
  <w:num w:numId="31">
    <w:abstractNumId w:val="3"/>
  </w:num>
  <w:num w:numId="32">
    <w:abstractNumId w:val="24"/>
  </w:num>
  <w:num w:numId="33">
    <w:abstractNumId w:val="27"/>
  </w:num>
  <w:num w:numId="34">
    <w:abstractNumId w:val="5"/>
  </w:num>
  <w:num w:numId="35">
    <w:abstractNumId w:val="16"/>
  </w:num>
  <w:num w:numId="36">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1436B"/>
    <w:rsid w:val="000253BC"/>
    <w:rsid w:val="00025422"/>
    <w:rsid w:val="00026750"/>
    <w:rsid w:val="00035A79"/>
    <w:rsid w:val="00036BC8"/>
    <w:rsid w:val="00037926"/>
    <w:rsid w:val="00042F52"/>
    <w:rsid w:val="000432C0"/>
    <w:rsid w:val="0004396E"/>
    <w:rsid w:val="000470D7"/>
    <w:rsid w:val="000471F6"/>
    <w:rsid w:val="00051F14"/>
    <w:rsid w:val="00053A0E"/>
    <w:rsid w:val="00056129"/>
    <w:rsid w:val="0006016B"/>
    <w:rsid w:val="000631C6"/>
    <w:rsid w:val="0006337C"/>
    <w:rsid w:val="000644B7"/>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2270C"/>
    <w:rsid w:val="00123861"/>
    <w:rsid w:val="00125717"/>
    <w:rsid w:val="00126F26"/>
    <w:rsid w:val="001305CE"/>
    <w:rsid w:val="0013118A"/>
    <w:rsid w:val="001315EE"/>
    <w:rsid w:val="001340B5"/>
    <w:rsid w:val="00134757"/>
    <w:rsid w:val="00135763"/>
    <w:rsid w:val="00137AA4"/>
    <w:rsid w:val="00142FD3"/>
    <w:rsid w:val="0014631C"/>
    <w:rsid w:val="0015180E"/>
    <w:rsid w:val="00154354"/>
    <w:rsid w:val="00155ACD"/>
    <w:rsid w:val="00155BF5"/>
    <w:rsid w:val="0015741B"/>
    <w:rsid w:val="001577AB"/>
    <w:rsid w:val="001615D7"/>
    <w:rsid w:val="00162081"/>
    <w:rsid w:val="00171597"/>
    <w:rsid w:val="001739A4"/>
    <w:rsid w:val="001739FA"/>
    <w:rsid w:val="00174BD1"/>
    <w:rsid w:val="00175D42"/>
    <w:rsid w:val="00177A87"/>
    <w:rsid w:val="00181190"/>
    <w:rsid w:val="00185834"/>
    <w:rsid w:val="00187604"/>
    <w:rsid w:val="0019624F"/>
    <w:rsid w:val="0019726F"/>
    <w:rsid w:val="001A2E6A"/>
    <w:rsid w:val="001A5583"/>
    <w:rsid w:val="001B3D76"/>
    <w:rsid w:val="001B4348"/>
    <w:rsid w:val="001B5BA4"/>
    <w:rsid w:val="001C0F1D"/>
    <w:rsid w:val="001C6A01"/>
    <w:rsid w:val="001E3C27"/>
    <w:rsid w:val="001E3C52"/>
    <w:rsid w:val="001F0E8D"/>
    <w:rsid w:val="001F20EE"/>
    <w:rsid w:val="00200E53"/>
    <w:rsid w:val="0020229C"/>
    <w:rsid w:val="00202608"/>
    <w:rsid w:val="00206039"/>
    <w:rsid w:val="00213E8E"/>
    <w:rsid w:val="002155B9"/>
    <w:rsid w:val="00216C55"/>
    <w:rsid w:val="00222F6D"/>
    <w:rsid w:val="00222FD5"/>
    <w:rsid w:val="002241A5"/>
    <w:rsid w:val="00225B2E"/>
    <w:rsid w:val="00231FB7"/>
    <w:rsid w:val="00236841"/>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78A"/>
    <w:rsid w:val="00314D52"/>
    <w:rsid w:val="00314EC3"/>
    <w:rsid w:val="0032018D"/>
    <w:rsid w:val="00320F01"/>
    <w:rsid w:val="0032184E"/>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41DF"/>
    <w:rsid w:val="00371157"/>
    <w:rsid w:val="00372700"/>
    <w:rsid w:val="003761D5"/>
    <w:rsid w:val="00376EAA"/>
    <w:rsid w:val="003809C0"/>
    <w:rsid w:val="00383ADD"/>
    <w:rsid w:val="00384DFE"/>
    <w:rsid w:val="003850E9"/>
    <w:rsid w:val="00386209"/>
    <w:rsid w:val="003864EA"/>
    <w:rsid w:val="0038684E"/>
    <w:rsid w:val="00386CC0"/>
    <w:rsid w:val="0039142A"/>
    <w:rsid w:val="00394C8C"/>
    <w:rsid w:val="003A3E27"/>
    <w:rsid w:val="003A4CDD"/>
    <w:rsid w:val="003A4FE2"/>
    <w:rsid w:val="003B20F8"/>
    <w:rsid w:val="003B3641"/>
    <w:rsid w:val="003B3FC6"/>
    <w:rsid w:val="003B4815"/>
    <w:rsid w:val="003B5B3C"/>
    <w:rsid w:val="003C1788"/>
    <w:rsid w:val="003C48DE"/>
    <w:rsid w:val="003C60D3"/>
    <w:rsid w:val="003C7B7A"/>
    <w:rsid w:val="003D349A"/>
    <w:rsid w:val="003D449E"/>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5FD0"/>
    <w:rsid w:val="00416C1E"/>
    <w:rsid w:val="004249FF"/>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2384"/>
    <w:rsid w:val="00473374"/>
    <w:rsid w:val="004737C4"/>
    <w:rsid w:val="00474509"/>
    <w:rsid w:val="00474A7A"/>
    <w:rsid w:val="00475987"/>
    <w:rsid w:val="00475F22"/>
    <w:rsid w:val="00477D56"/>
    <w:rsid w:val="0048031E"/>
    <w:rsid w:val="004809EE"/>
    <w:rsid w:val="004822CE"/>
    <w:rsid w:val="00483995"/>
    <w:rsid w:val="0048472E"/>
    <w:rsid w:val="00486CD2"/>
    <w:rsid w:val="00486F0B"/>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40C1"/>
    <w:rsid w:val="004F66DC"/>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41293"/>
    <w:rsid w:val="005417FE"/>
    <w:rsid w:val="005432CE"/>
    <w:rsid w:val="005437EB"/>
    <w:rsid w:val="00550783"/>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B19EC"/>
    <w:rsid w:val="005B1AD1"/>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F0652"/>
    <w:rsid w:val="006F1BC9"/>
    <w:rsid w:val="006F1E17"/>
    <w:rsid w:val="006F21D2"/>
    <w:rsid w:val="006F2C70"/>
    <w:rsid w:val="006F38BB"/>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F67"/>
    <w:rsid w:val="007755D6"/>
    <w:rsid w:val="007756F6"/>
    <w:rsid w:val="00776799"/>
    <w:rsid w:val="007770C5"/>
    <w:rsid w:val="00777B2F"/>
    <w:rsid w:val="00783A1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F3E17"/>
    <w:rsid w:val="007F4A73"/>
    <w:rsid w:val="007F57DC"/>
    <w:rsid w:val="007F7878"/>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7046E"/>
    <w:rsid w:val="0087216E"/>
    <w:rsid w:val="00873A16"/>
    <w:rsid w:val="00880727"/>
    <w:rsid w:val="00882BD7"/>
    <w:rsid w:val="00886660"/>
    <w:rsid w:val="00890DB2"/>
    <w:rsid w:val="008931CD"/>
    <w:rsid w:val="00894E3E"/>
    <w:rsid w:val="0089740A"/>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38AD"/>
    <w:rsid w:val="008E429B"/>
    <w:rsid w:val="008E42D0"/>
    <w:rsid w:val="008E4542"/>
    <w:rsid w:val="008E7E5C"/>
    <w:rsid w:val="008F1900"/>
    <w:rsid w:val="008F1DA0"/>
    <w:rsid w:val="00900C86"/>
    <w:rsid w:val="0090130C"/>
    <w:rsid w:val="00904D03"/>
    <w:rsid w:val="00904E9E"/>
    <w:rsid w:val="00910674"/>
    <w:rsid w:val="0091105E"/>
    <w:rsid w:val="009119ED"/>
    <w:rsid w:val="009142F9"/>
    <w:rsid w:val="00915048"/>
    <w:rsid w:val="00915BCF"/>
    <w:rsid w:val="009202CA"/>
    <w:rsid w:val="00931348"/>
    <w:rsid w:val="0093223E"/>
    <w:rsid w:val="009379DB"/>
    <w:rsid w:val="009412E7"/>
    <w:rsid w:val="00941530"/>
    <w:rsid w:val="00941E17"/>
    <w:rsid w:val="009437C6"/>
    <w:rsid w:val="009461BE"/>
    <w:rsid w:val="00946688"/>
    <w:rsid w:val="009478F6"/>
    <w:rsid w:val="00954E45"/>
    <w:rsid w:val="00955A9A"/>
    <w:rsid w:val="009561BC"/>
    <w:rsid w:val="009564C7"/>
    <w:rsid w:val="00971957"/>
    <w:rsid w:val="00972766"/>
    <w:rsid w:val="009727B8"/>
    <w:rsid w:val="0097558E"/>
    <w:rsid w:val="009757C5"/>
    <w:rsid w:val="009764A9"/>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4B49"/>
    <w:rsid w:val="009C4F9A"/>
    <w:rsid w:val="009C698A"/>
    <w:rsid w:val="009C7266"/>
    <w:rsid w:val="009D0F10"/>
    <w:rsid w:val="009D1A2A"/>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40B9"/>
    <w:rsid w:val="00A24BE2"/>
    <w:rsid w:val="00A24F9F"/>
    <w:rsid w:val="00A251BE"/>
    <w:rsid w:val="00A279BA"/>
    <w:rsid w:val="00A30A15"/>
    <w:rsid w:val="00A33A50"/>
    <w:rsid w:val="00A3438B"/>
    <w:rsid w:val="00A35E64"/>
    <w:rsid w:val="00A37075"/>
    <w:rsid w:val="00A4021A"/>
    <w:rsid w:val="00A40540"/>
    <w:rsid w:val="00A42C60"/>
    <w:rsid w:val="00A44A18"/>
    <w:rsid w:val="00A4594F"/>
    <w:rsid w:val="00A46AEC"/>
    <w:rsid w:val="00A51851"/>
    <w:rsid w:val="00A53D79"/>
    <w:rsid w:val="00A55365"/>
    <w:rsid w:val="00A55444"/>
    <w:rsid w:val="00A66D66"/>
    <w:rsid w:val="00A670F8"/>
    <w:rsid w:val="00A677BB"/>
    <w:rsid w:val="00A702F0"/>
    <w:rsid w:val="00A70722"/>
    <w:rsid w:val="00A742B3"/>
    <w:rsid w:val="00A75B9B"/>
    <w:rsid w:val="00A76039"/>
    <w:rsid w:val="00A81137"/>
    <w:rsid w:val="00A87572"/>
    <w:rsid w:val="00A90ECB"/>
    <w:rsid w:val="00AA01C1"/>
    <w:rsid w:val="00AA05A9"/>
    <w:rsid w:val="00AA18EC"/>
    <w:rsid w:val="00AA464A"/>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7F24"/>
    <w:rsid w:val="00B2256E"/>
    <w:rsid w:val="00B23304"/>
    <w:rsid w:val="00B240FA"/>
    <w:rsid w:val="00B273D8"/>
    <w:rsid w:val="00B27A2A"/>
    <w:rsid w:val="00B30A7D"/>
    <w:rsid w:val="00B33471"/>
    <w:rsid w:val="00B34290"/>
    <w:rsid w:val="00B35C45"/>
    <w:rsid w:val="00B401EA"/>
    <w:rsid w:val="00B40F13"/>
    <w:rsid w:val="00B4146E"/>
    <w:rsid w:val="00B4216F"/>
    <w:rsid w:val="00B429D6"/>
    <w:rsid w:val="00B429F3"/>
    <w:rsid w:val="00B446FE"/>
    <w:rsid w:val="00B47B99"/>
    <w:rsid w:val="00B51352"/>
    <w:rsid w:val="00B55F60"/>
    <w:rsid w:val="00B61D39"/>
    <w:rsid w:val="00B6238C"/>
    <w:rsid w:val="00B644F7"/>
    <w:rsid w:val="00B6647D"/>
    <w:rsid w:val="00B67A1C"/>
    <w:rsid w:val="00B70315"/>
    <w:rsid w:val="00B7450E"/>
    <w:rsid w:val="00B767F7"/>
    <w:rsid w:val="00B778B9"/>
    <w:rsid w:val="00B778E6"/>
    <w:rsid w:val="00B816B4"/>
    <w:rsid w:val="00B82CAC"/>
    <w:rsid w:val="00B82F48"/>
    <w:rsid w:val="00B85CEC"/>
    <w:rsid w:val="00B867D6"/>
    <w:rsid w:val="00B90F8F"/>
    <w:rsid w:val="00B940F6"/>
    <w:rsid w:val="00B94F6B"/>
    <w:rsid w:val="00BA0A8C"/>
    <w:rsid w:val="00BA2927"/>
    <w:rsid w:val="00BA3419"/>
    <w:rsid w:val="00BA6FA0"/>
    <w:rsid w:val="00BB5A6F"/>
    <w:rsid w:val="00BB7A32"/>
    <w:rsid w:val="00BC184C"/>
    <w:rsid w:val="00BC323B"/>
    <w:rsid w:val="00BC64F6"/>
    <w:rsid w:val="00BC6F83"/>
    <w:rsid w:val="00BC786D"/>
    <w:rsid w:val="00BD2452"/>
    <w:rsid w:val="00BD71C5"/>
    <w:rsid w:val="00BD7CD9"/>
    <w:rsid w:val="00BD7DA4"/>
    <w:rsid w:val="00BE1B07"/>
    <w:rsid w:val="00BE7F99"/>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0DC"/>
    <w:rsid w:val="00CE6EA5"/>
    <w:rsid w:val="00CF6791"/>
    <w:rsid w:val="00D00777"/>
    <w:rsid w:val="00D01766"/>
    <w:rsid w:val="00D05A28"/>
    <w:rsid w:val="00D06E4B"/>
    <w:rsid w:val="00D0788B"/>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6CD8"/>
    <w:rsid w:val="00D57A73"/>
    <w:rsid w:val="00D60199"/>
    <w:rsid w:val="00D62DB5"/>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58D7"/>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B8"/>
    <w:rsid w:val="00E829EB"/>
    <w:rsid w:val="00E838D6"/>
    <w:rsid w:val="00E83F81"/>
    <w:rsid w:val="00E84817"/>
    <w:rsid w:val="00E87474"/>
    <w:rsid w:val="00E94F29"/>
    <w:rsid w:val="00E9540C"/>
    <w:rsid w:val="00E96503"/>
    <w:rsid w:val="00EA0E37"/>
    <w:rsid w:val="00EA20C1"/>
    <w:rsid w:val="00EB1719"/>
    <w:rsid w:val="00EB19D1"/>
    <w:rsid w:val="00EB2169"/>
    <w:rsid w:val="00EB42BF"/>
    <w:rsid w:val="00EB4D48"/>
    <w:rsid w:val="00EB6A58"/>
    <w:rsid w:val="00EC09AF"/>
    <w:rsid w:val="00EC21BB"/>
    <w:rsid w:val="00EC676E"/>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10646"/>
    <w:rsid w:val="00F14D4B"/>
    <w:rsid w:val="00F230AF"/>
    <w:rsid w:val="00F23B4A"/>
    <w:rsid w:val="00F25D56"/>
    <w:rsid w:val="00F27C70"/>
    <w:rsid w:val="00F36158"/>
    <w:rsid w:val="00F36DEC"/>
    <w:rsid w:val="00F3767A"/>
    <w:rsid w:val="00F426FB"/>
    <w:rsid w:val="00F4326A"/>
    <w:rsid w:val="00F45CAA"/>
    <w:rsid w:val="00F501EC"/>
    <w:rsid w:val="00F512AC"/>
    <w:rsid w:val="00F53F9A"/>
    <w:rsid w:val="00F54276"/>
    <w:rsid w:val="00F555CD"/>
    <w:rsid w:val="00F5614E"/>
    <w:rsid w:val="00F6060C"/>
    <w:rsid w:val="00F60828"/>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2656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semiHidden="0" w:unhideWhenUsed="0" w:qFormat="1"/>
    <w:lsdException w:name="heading 3" w:locked="1" w:semiHidden="0" w:unhideWhenUsed="0" w:qFormat="1"/>
    <w:lsdException w:name="heading 4" w:locked="1" w:semiHidden="0" w:unhideWhenUsed="0" w:qFormat="1"/>
    <w:lsdException w:name="heading 5" w:locked="1" w:semiHidden="0" w:unhideWhenUsed="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nhideWhenUsed="0"/>
    <w:lsdException w:name="index heading" w:locked="1" w:semiHidden="0" w:unhideWhenUsed="0"/>
    <w:lsdException w:name="caption" w:locked="1" w:uiPriority="0" w:qFormat="1"/>
    <w:lsdException w:name="Title" w:locked="1" w:semiHidden="0" w:uiPriority="0" w:unhideWhenUsed="0" w:qFormat="1"/>
    <w:lsdException w:name="Default Paragraph Font" w:locked="1" w:semiHidden="0" w:uiPriority="1" w:unhideWhenUsed="0"/>
    <w:lsdException w:name="Subtitle" w:locked="1" w:semiHidden="0" w:uiPriority="0" w:unhideWhenUsed="0" w:qFormat="1"/>
    <w:lsdException w:name="Hyperlink" w:locked="1" w:semiHidden="0" w:unhideWhenUsed="0"/>
    <w:lsdException w:name="Strong" w:locked="1" w:semiHidden="0" w:uiPriority="0" w:unhideWhenUsed="0" w:qFormat="1"/>
    <w:lsdException w:name="Emphasis" w:locked="1" w:semiHidden="0" w:unhideWhenUsed="0" w:qFormat="1"/>
    <w:lsdException w:name="Table Grid" w:locked="1"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energy.ca.gov/title24/equipment_cert/ama_fas/index.html"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9.xml"/><Relationship Id="rId5" Type="http://schemas.openxmlformats.org/officeDocument/2006/relationships/settings" Target="settings.xml"/><Relationship Id="rId15" Type="http://schemas.openxmlformats.org/officeDocument/2006/relationships/hyperlink" Target="http://www.energy.ca.gov/title24/equipment_cert/ama_fas/index.html" TargetMode="External"/><Relationship Id="rId23" Type="http://schemas.openxmlformats.org/officeDocument/2006/relationships/header" Target="header8.xml"/><Relationship Id="rId10" Type="http://schemas.openxmlformats.org/officeDocument/2006/relationships/header" Target="header2.xml"/><Relationship Id="rId19" Type="http://schemas.openxmlformats.org/officeDocument/2006/relationships/header" Target="header6.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E728B2-F0FD-4E02-93AF-F9CFAB385C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2636</Words>
  <Characters>15029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17630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Shewmaker, Michael@Energy</cp:lastModifiedBy>
  <cp:revision>18</cp:revision>
  <cp:lastPrinted>2013-10-24T13:59:00Z</cp:lastPrinted>
  <dcterms:created xsi:type="dcterms:W3CDTF">2015-06-09T16:58:00Z</dcterms:created>
  <dcterms:modified xsi:type="dcterms:W3CDTF">2016-10-11T19:11:00Z</dcterms:modified>
</cp:coreProperties>
</file>