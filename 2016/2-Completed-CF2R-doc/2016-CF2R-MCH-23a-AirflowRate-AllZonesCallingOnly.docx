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3B834745" w:rsidR="00DA18E1" w:rsidRPr="00966F61" w:rsidRDefault="00DA18E1" w:rsidP="00DA18E1">
            <w:pPr>
              <w:rPr>
                <w:rFonts w:asciiTheme="minorHAnsi" w:hAnsiTheme="minorHAnsi"/>
                <w:color w:val="000000"/>
                <w:sz w:val="18"/>
                <w:szCs w:val="18"/>
                <w:highlight w:val="yellow"/>
              </w:rPr>
            </w:pPr>
            <w:r w:rsidRPr="00966F61">
              <w:rPr>
                <w:rFonts w:asciiTheme="minorHAnsi" w:hAnsiTheme="minorHAnsi"/>
                <w:sz w:val="18"/>
                <w:szCs w:val="18"/>
              </w:rPr>
              <w:t xml:space="preserve">System Identification or Name </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3651FCE1"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Location or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03</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04</w:t>
            </w:r>
          </w:p>
        </w:tc>
        <w:tc>
          <w:tcPr>
            <w:tcW w:w="5940" w:type="dxa"/>
          </w:tcPr>
          <w:p w14:paraId="068E950B" w14:textId="16D8FE9D"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07</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08</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09</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77777777"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9E032D" w:rsidRDefault="00B07EC1" w:rsidP="00B816B4">
      <w:pPr>
        <w:rPr>
          <w:rFonts w:asciiTheme="minorHAnsi" w:hAnsiTheme="minorHAnsi"/>
          <w:sz w:val="18"/>
          <w:szCs w:val="18"/>
        </w:rPr>
      </w:pPr>
    </w:p>
    <w:p w14:paraId="068E9579" w14:textId="77777777" w:rsidR="00D33846"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ins w:id="0" w:author="Pacheco, Misael@Energy" w:date="2016-10-11T11:10:00Z"/>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ins w:id="1" w:author="Pacheco, Misael@Energy" w:date="2016-10-11T11:10:00Z"/>
                <w:rFonts w:asciiTheme="minorHAnsi" w:hAnsiTheme="minorHAnsi"/>
                <w:b/>
                <w:caps/>
                <w:sz w:val="18"/>
                <w:szCs w:val="18"/>
              </w:rPr>
            </w:pPr>
            <w:ins w:id="2" w:author="Pacheco, Misael@Energy" w:date="2016-10-11T11:10:00Z">
              <w:r w:rsidRPr="009D109D">
                <w:rPr>
                  <w:rFonts w:asciiTheme="minorHAnsi" w:hAnsiTheme="minorHAnsi"/>
                  <w:sz w:val="18"/>
                  <w:szCs w:val="18"/>
                </w:rPr>
                <w:t xml:space="preserve">The information provided on this Certificate of Installation is true and correct. </w:t>
              </w:r>
            </w:ins>
          </w:p>
          <w:p w14:paraId="4AA59318" w14:textId="77777777" w:rsidR="00A947F4" w:rsidRPr="009D109D" w:rsidRDefault="00A947F4" w:rsidP="00A947F4">
            <w:pPr>
              <w:pStyle w:val="Heading3"/>
              <w:numPr>
                <w:ilvl w:val="0"/>
                <w:numId w:val="48"/>
              </w:numPr>
              <w:spacing w:before="0"/>
              <w:ind w:right="90"/>
              <w:rPr>
                <w:ins w:id="3" w:author="Pacheco, Misael@Energy" w:date="2016-10-11T11:10:00Z"/>
                <w:rFonts w:asciiTheme="minorHAnsi" w:hAnsiTheme="minorHAnsi"/>
                <w:b/>
                <w:caps/>
                <w:sz w:val="18"/>
                <w:rPrChange w:id="4" w:author="Shewmaker, Michael@Energy" w:date="2016-10-11T12:03:00Z">
                  <w:rPr>
                    <w:ins w:id="5" w:author="Pacheco, Misael@Energy" w:date="2016-10-11T11:10:00Z"/>
                    <w:rFonts w:asciiTheme="minorHAnsi" w:hAnsiTheme="minorHAnsi"/>
                    <w:b/>
                    <w:caps/>
                    <w:sz w:val="18"/>
                  </w:rPr>
                </w:rPrChange>
              </w:rPr>
            </w:pPr>
            <w:ins w:id="6" w:author="Pacheco, Misael@Energy" w:date="2016-10-11T11:10:00Z">
              <w:r w:rsidRPr="009D109D">
                <w:rPr>
                  <w:rFonts w:asciiTheme="minorHAnsi" w:hAnsiTheme="minorHAnsi"/>
                  <w:snapToGrid w:val="0"/>
                  <w:sz w:val="18"/>
                  <w:szCs w:val="18"/>
                  <w:rPrChange w:id="7" w:author="Shewmaker, Michael@Energy" w:date="2016-10-11T12:03:00Z">
                    <w:rPr>
                      <w:rFonts w:asciiTheme="minorHAnsi" w:hAnsiTheme="minorHAnsi"/>
                      <w:snapToGrid w:val="0"/>
                      <w:sz w:val="18"/>
                      <w:szCs w:val="18"/>
                    </w:rPr>
                  </w:rPrChange>
                </w:rPr>
                <w:t xml:space="preserve">I am either: a) a responsible person eligible under Division 3 of the Business and Professions Code </w:t>
              </w:r>
              <w:r w:rsidRPr="009D109D">
                <w:rPr>
                  <w:rFonts w:asciiTheme="minorHAnsi" w:hAnsiTheme="minorHAnsi"/>
                  <w:sz w:val="18"/>
                  <w:szCs w:val="18"/>
                  <w:rPrChange w:id="8" w:author="Shewmaker, Michael@Energy" w:date="2016-10-11T12:03:00Z">
                    <w:rPr>
                      <w:rFonts w:asciiTheme="minorHAnsi" w:hAnsiTheme="minorHAnsi"/>
                      <w:sz w:val="18"/>
                      <w:szCs w:val="18"/>
                    </w:rPr>
                  </w:rPrChange>
                </w:rPr>
                <w:t xml:space="preserve">in the applicable classification to accept responsibility for the system design, construction, or installation </w:t>
              </w:r>
              <w:r w:rsidRPr="009D109D">
                <w:rPr>
                  <w:rFonts w:asciiTheme="minorHAnsi" w:hAnsiTheme="minorHAnsi"/>
                  <w:snapToGrid w:val="0"/>
                  <w:sz w:val="18"/>
                  <w:szCs w:val="18"/>
                  <w:rPrChange w:id="9" w:author="Shewmaker, Michael@Energy" w:date="2016-10-11T12:03:00Z">
                    <w:rPr>
                      <w:rFonts w:asciiTheme="minorHAnsi" w:hAnsiTheme="minorHAnsi"/>
                      <w:snapToGrid w:val="0"/>
                      <w:sz w:val="18"/>
                      <w:szCs w:val="18"/>
                    </w:rPr>
                  </w:rPrChange>
                </w:rPr>
                <w:t xml:space="preserve">of features, materials, components, or manufactured devices </w:t>
              </w:r>
              <w:r w:rsidRPr="009D109D">
                <w:rPr>
                  <w:rFonts w:asciiTheme="minorHAnsi" w:hAnsiTheme="minorHAnsi"/>
                  <w:sz w:val="18"/>
                  <w:szCs w:val="18"/>
                  <w:rPrChange w:id="10" w:author="Shewmaker, Michael@Energy" w:date="2016-10-11T12:03:00Z">
                    <w:rPr>
                      <w:rFonts w:asciiTheme="minorHAnsi" w:hAnsiTheme="minorHAnsi"/>
                      <w:sz w:val="18"/>
                      <w:szCs w:val="18"/>
                    </w:rPr>
                  </w:rPrChange>
                </w:rPr>
                <w:t xml:space="preserve">for the scope of work identified on this Certificate of Installation </w:t>
              </w:r>
              <w:r w:rsidRPr="009D109D">
                <w:rPr>
                  <w:rFonts w:asciiTheme="minorHAnsi" w:hAnsiTheme="minorHAnsi"/>
                  <w:snapToGrid w:val="0"/>
                  <w:sz w:val="18"/>
                  <w:szCs w:val="18"/>
                  <w:rPrChange w:id="11" w:author="Shewmaker, Michael@Energy" w:date="2016-10-11T12:03:00Z">
                    <w:rPr>
                      <w:rFonts w:asciiTheme="minorHAnsi" w:hAnsiTheme="minorHAnsi"/>
                      <w:snapToGrid w:val="0"/>
                      <w:sz w:val="18"/>
                      <w:szCs w:val="18"/>
                    </w:rPr>
                  </w:rPrChange>
                </w:rPr>
                <w:t>and attest to the declarations in this statement</w:t>
              </w:r>
              <w:r w:rsidRPr="009D109D">
                <w:rPr>
                  <w:rFonts w:asciiTheme="minorHAnsi" w:hAnsiTheme="minorHAnsi"/>
                  <w:sz w:val="18"/>
                  <w:szCs w:val="18"/>
                  <w:rPrChange w:id="12" w:author="Shewmaker, Michael@Energy" w:date="2016-10-11T12:03:00Z">
                    <w:rPr>
                      <w:rFonts w:asciiTheme="minorHAnsi" w:hAnsiTheme="minorHAnsi"/>
                      <w:sz w:val="18"/>
                      <w:szCs w:val="18"/>
                    </w:rPr>
                  </w:rPrChange>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Change w:id="13" w:author="Shewmaker, Michael@Energy" w:date="2016-10-11T12:03:00Z">
                    <w:rPr>
                      <w:rFonts w:asciiTheme="minorHAnsi" w:eastAsia="Calibri" w:hAnsiTheme="minorHAnsi"/>
                      <w:sz w:val="18"/>
                      <w:szCs w:val="18"/>
                    </w:rPr>
                  </w:rPrChange>
                </w:rPr>
                <w:t>.</w:t>
              </w:r>
            </w:ins>
          </w:p>
          <w:p w14:paraId="4D08D37D" w14:textId="77777777" w:rsidR="00A947F4" w:rsidRPr="009D109D" w:rsidRDefault="00A947F4" w:rsidP="00A947F4">
            <w:pPr>
              <w:keepNext/>
              <w:numPr>
                <w:ilvl w:val="0"/>
                <w:numId w:val="48"/>
              </w:numPr>
              <w:autoSpaceDE w:val="0"/>
              <w:autoSpaceDN w:val="0"/>
              <w:adjustRightInd w:val="0"/>
              <w:ind w:right="90"/>
              <w:rPr>
                <w:ins w:id="14" w:author="Pacheco, Misael@Energy" w:date="2016-10-11T11:10:00Z"/>
                <w:rFonts w:asciiTheme="minorHAnsi" w:hAnsiTheme="minorHAnsi"/>
                <w:sz w:val="18"/>
                <w:szCs w:val="18"/>
              </w:rPr>
            </w:pPr>
            <w:ins w:id="15" w:author="Pacheco, Misael@Energy" w:date="2016-10-11T11:10:00Z">
              <w:r w:rsidRPr="009D109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ins>
          </w:p>
          <w:p w14:paraId="66A63F18" w14:textId="77777777" w:rsidR="00A947F4" w:rsidRPr="009D109D" w:rsidRDefault="00A947F4" w:rsidP="00A947F4">
            <w:pPr>
              <w:pStyle w:val="ListParagraph"/>
              <w:keepNext/>
              <w:numPr>
                <w:ilvl w:val="0"/>
                <w:numId w:val="48"/>
              </w:numPr>
              <w:autoSpaceDE w:val="0"/>
              <w:autoSpaceDN w:val="0"/>
              <w:adjustRightInd w:val="0"/>
              <w:rPr>
                <w:ins w:id="16" w:author="Pacheco, Misael@Energy" w:date="2016-10-11T11:10:00Z"/>
                <w:rFonts w:asciiTheme="minorHAnsi" w:hAnsiTheme="minorHAnsi"/>
                <w:sz w:val="18"/>
              </w:rPr>
            </w:pPr>
            <w:ins w:id="17" w:author="Pacheco, Misael@Energy" w:date="2016-10-11T11:10:00Z">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2CF7003" w14:textId="3CD4F7E3" w:rsidR="00A947F4" w:rsidRPr="009D109D" w:rsidDel="009D109D" w:rsidRDefault="00A947F4" w:rsidP="009D109D">
            <w:pPr>
              <w:pStyle w:val="ListParagraph"/>
              <w:numPr>
                <w:ilvl w:val="0"/>
                <w:numId w:val="48"/>
              </w:numPr>
              <w:rPr>
                <w:ins w:id="18" w:author="Pacheco, Misael@Energy" w:date="2016-10-11T11:10:00Z"/>
                <w:del w:id="19" w:author="Shewmaker, Michael@Energy" w:date="2016-10-11T12:03:00Z"/>
                <w:rFonts w:asciiTheme="minorHAnsi" w:hAnsiTheme="minorHAnsi"/>
              </w:rPr>
            </w:pPr>
            <w:ins w:id="20" w:author="Pacheco, Misael@Energy" w:date="2016-10-11T11:10:00Z">
              <w:r w:rsidRPr="009D109D">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0AA3572F" w14:textId="77777777" w:rsidR="00A947F4" w:rsidRPr="009D109D" w:rsidDel="009D109D" w:rsidRDefault="00A947F4" w:rsidP="009D109D">
            <w:pPr>
              <w:pStyle w:val="ListParagraph"/>
              <w:numPr>
                <w:ilvl w:val="0"/>
                <w:numId w:val="48"/>
              </w:numPr>
              <w:rPr>
                <w:del w:id="21" w:author="Shewmaker, Michael@Energy" w:date="2016-10-11T12:03:00Z"/>
                <w:caps/>
              </w:rPr>
            </w:pPr>
          </w:p>
          <w:p w14:paraId="068E9592" w14:textId="0581316F" w:rsidR="00D33846" w:rsidRPr="0005428C" w:rsidRDefault="00D33846" w:rsidP="009D109D">
            <w:pPr>
              <w:pStyle w:val="ListParagraph"/>
              <w:numPr>
                <w:ilvl w:val="0"/>
                <w:numId w:val="48"/>
              </w:numPr>
              <w:rPr>
                <w:b/>
              </w:rPr>
            </w:pPr>
            <w:del w:id="22" w:author="Shewmaker, Michael@Energy" w:date="2016-10-11T12:03:00Z">
              <w:r w:rsidRPr="0005428C" w:rsidDel="009D109D">
                <w:delText xml:space="preserve"> </w:delText>
              </w:r>
            </w:del>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068E95A6" w14:textId="14BA5962" w:rsidR="000A1890" w:rsidRPr="00993A65" w:rsidRDefault="0097509A" w:rsidP="00281AB7">
      <w:pPr>
        <w:jc w:val="center"/>
        <w:rPr>
          <w:rFonts w:ascii="Calibri" w:hAnsi="Calibri"/>
          <w:b/>
        </w:rPr>
      </w:pPr>
      <w:r w:rsidRPr="00993A65">
        <w:rPr>
          <w:rFonts w:ascii="Calibri" w:hAnsi="Calibri"/>
          <w:b/>
        </w:rPr>
        <w:lastRenderedPageBreak/>
        <w:t>CF2R-MCH-23a-H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5BDFD6A0"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068E95B3" w14:textId="5213923A"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Nominal Cooling Capacity (tons) of Condenser:</w:t>
      </w:r>
      <w:r w:rsidR="00E65A5E" w:rsidRPr="0029461A">
        <w:rPr>
          <w:rFonts w:ascii="Calibri" w:hAnsi="Calibri"/>
        </w:rPr>
        <w:t xml:space="preserve"> This field is filled out automatically. It is referenced from the CF2R-MCH-01, which must be completed prior to this document.</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D86AE09"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If an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If a Permanent Static Pressure Probe is installed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 xml:space="preserve">If the system is configured such that </w:t>
      </w:r>
      <w:proofErr w:type="gramStart"/>
      <w:r>
        <w:rPr>
          <w:rFonts w:ascii="Calibri" w:hAnsi="Calibri"/>
        </w:rPr>
        <w:t>an HSPP</w:t>
      </w:r>
      <w:proofErr w:type="gramEnd"/>
      <w:r>
        <w:rPr>
          <w:rFonts w:ascii="Calibri" w:hAnsi="Calibri"/>
        </w:rPr>
        <w:t xml:space="preserve">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 xml:space="preserve">If the system is such that an HSPP or PSPP is not applicable, select “HSPP/PSPP </w:t>
      </w:r>
      <w:proofErr w:type="gramStart"/>
      <w:r>
        <w:rPr>
          <w:rFonts w:ascii="Calibri" w:hAnsi="Calibri"/>
        </w:rPr>
        <w:t>are</w:t>
      </w:r>
      <w:proofErr w:type="gramEnd"/>
      <w:r>
        <w:rPr>
          <w:rFonts w:ascii="Calibri" w:hAnsi="Calibri"/>
        </w:rPr>
        <w:t xml:space="preserv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6"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50F26EAF" w:rsidR="000A1890" w:rsidRPr="00966F61" w:rsidRDefault="000A1890" w:rsidP="00532F04">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7F8D092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02048AAF" w:rsidR="00B63018" w:rsidRDefault="000A1890" w:rsidP="00532F04">
            <w:pPr>
              <w:rPr>
                <w:rFonts w:asciiTheme="minorHAnsi" w:hAnsiTheme="minorHAnsi"/>
                <w:sz w:val="18"/>
                <w:szCs w:val="18"/>
              </w:rPr>
            </w:pPr>
            <w:r w:rsidRPr="00966F61">
              <w:rPr>
                <w:rFonts w:asciiTheme="minorHAnsi" w:hAnsiTheme="minorHAnsi"/>
                <w:sz w:val="18"/>
                <w:szCs w:val="18"/>
              </w:rPr>
              <w:t>&lt;&lt;</w:t>
            </w:r>
            <w:r w:rsidR="003A4B12">
              <w:rPr>
                <w:rFonts w:asciiTheme="minorHAnsi" w:hAnsiTheme="minorHAnsi"/>
                <w:sz w:val="18"/>
                <w:szCs w:val="18"/>
              </w:rPr>
              <w:t>User pick from 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09C2B53B"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r w:rsidR="000A1890" w:rsidRPr="00966F61">
              <w:rPr>
                <w:rFonts w:asciiTheme="minorHAnsi" w:hAnsiTheme="minorHAnsi"/>
                <w:sz w:val="18"/>
                <w:szCs w:val="18"/>
              </w:rPr>
              <w:t xml:space="preserve">&gt;&gt; </w:t>
            </w:r>
          </w:p>
        </w:tc>
      </w:tr>
      <w:tr w:rsidR="000A1890" w:rsidRPr="00966F61" w14:paraId="068E95F7" w14:textId="77777777" w:rsidTr="003A4B12">
        <w:trPr>
          <w:cantSplit/>
          <w:trHeight w:val="144"/>
        </w:trPr>
        <w:tc>
          <w:tcPr>
            <w:tcW w:w="475" w:type="dxa"/>
            <w:vAlign w:val="center"/>
          </w:tcPr>
          <w:p w14:paraId="068E95F1" w14:textId="77777777" w:rsidR="000A1890" w:rsidRPr="006B6461" w:rsidRDefault="00C55722" w:rsidP="00532F04">
            <w:pPr>
              <w:pStyle w:val="FootnoteText"/>
              <w:jc w:val="center"/>
              <w:rPr>
                <w:rFonts w:asciiTheme="minorHAnsi" w:hAnsiTheme="minorHAnsi"/>
                <w:sz w:val="18"/>
                <w:szCs w:val="18"/>
              </w:rPr>
            </w:pPr>
            <w:r w:rsidRPr="006B6461">
              <w:rPr>
                <w:rFonts w:asciiTheme="minorHAnsi" w:hAnsiTheme="minorHAnsi"/>
                <w:sz w:val="18"/>
                <w:szCs w:val="18"/>
              </w:rPr>
              <w:t>04</w:t>
            </w:r>
          </w:p>
        </w:tc>
        <w:tc>
          <w:tcPr>
            <w:tcW w:w="4950" w:type="dxa"/>
            <w:vAlign w:val="center"/>
          </w:tcPr>
          <w:p w14:paraId="068E95F2" w14:textId="2574039E" w:rsidR="000A1890" w:rsidRPr="006B6461" w:rsidRDefault="00C55722" w:rsidP="003A4B12">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 of Condenser</w:t>
            </w:r>
          </w:p>
        </w:tc>
        <w:tc>
          <w:tcPr>
            <w:tcW w:w="5605" w:type="dxa"/>
            <w:vAlign w:val="center"/>
          </w:tcPr>
          <w:p w14:paraId="068E95F3" w14:textId="77777777" w:rsidR="000A1890" w:rsidRPr="006B6461" w:rsidRDefault="00C55722" w:rsidP="00532F04">
            <w:pPr>
              <w:rPr>
                <w:rFonts w:asciiTheme="minorHAnsi" w:hAnsiTheme="minorHAnsi"/>
                <w:sz w:val="18"/>
                <w:szCs w:val="18"/>
              </w:rPr>
            </w:pPr>
            <w:r w:rsidRPr="006B6461">
              <w:rPr>
                <w:rFonts w:asciiTheme="minorHAnsi" w:hAnsiTheme="minorHAnsi"/>
                <w:sz w:val="18"/>
                <w:szCs w:val="18"/>
              </w:rPr>
              <w:t xml:space="preserve">&lt;&lt;calculated field: </w:t>
            </w:r>
          </w:p>
          <w:p w14:paraId="068E95F4" w14:textId="77777777" w:rsidR="008B43BA" w:rsidRDefault="00C55722" w:rsidP="00532F04">
            <w:pPr>
              <w:rPr>
                <w:rFonts w:asciiTheme="minorHAnsi" w:hAnsiTheme="minorHAnsi"/>
                <w:sz w:val="18"/>
                <w:szCs w:val="18"/>
              </w:rPr>
            </w:pPr>
            <w:r w:rsidRPr="006B6461">
              <w:rPr>
                <w:rFonts w:asciiTheme="minorHAnsi" w:hAnsiTheme="minorHAnsi"/>
                <w:sz w:val="18"/>
                <w:szCs w:val="18"/>
              </w:rPr>
              <w:t>if cooling system type</w:t>
            </w:r>
            <w:r w:rsidR="006B6461" w:rsidRPr="006B6461">
              <w:rPr>
                <w:rFonts w:asciiTheme="minorHAnsi" w:hAnsiTheme="minorHAnsi"/>
                <w:sz w:val="18"/>
                <w:szCs w:val="18"/>
              </w:rPr>
              <w:t xml:space="preserve"> on MCH-01</w:t>
            </w:r>
            <w:r w:rsidRPr="006B6461">
              <w:rPr>
                <w:rFonts w:asciiTheme="minorHAnsi" w:hAnsiTheme="minorHAnsi"/>
                <w:sz w:val="18"/>
                <w:szCs w:val="18"/>
              </w:rPr>
              <w:t>=</w:t>
            </w:r>
            <w:proofErr w:type="spellStart"/>
            <w:r w:rsidRPr="006B6461">
              <w:rPr>
                <w:rFonts w:asciiTheme="minorHAnsi" w:hAnsiTheme="minorHAnsi"/>
                <w:sz w:val="18"/>
                <w:szCs w:val="18"/>
              </w:rPr>
              <w:t>NoCooling</w:t>
            </w:r>
            <w:proofErr w:type="spellEnd"/>
            <w:r w:rsidR="008B43BA">
              <w:rPr>
                <w:rFonts w:asciiTheme="minorHAnsi" w:hAnsiTheme="minorHAnsi"/>
                <w:sz w:val="18"/>
                <w:szCs w:val="18"/>
              </w:rPr>
              <w:t>,</w:t>
            </w:r>
            <w:r w:rsidRPr="006B6461">
              <w:rPr>
                <w:rFonts w:asciiTheme="minorHAnsi" w:hAnsiTheme="minorHAnsi"/>
                <w:sz w:val="18"/>
                <w:szCs w:val="18"/>
              </w:rPr>
              <w:t xml:space="preserve"> </w:t>
            </w:r>
          </w:p>
          <w:p w14:paraId="068E95F5" w14:textId="77777777" w:rsidR="000A1890" w:rsidRPr="006B6461" w:rsidRDefault="00C55722" w:rsidP="00532F04">
            <w:pPr>
              <w:rPr>
                <w:rFonts w:asciiTheme="minorHAnsi" w:hAnsiTheme="minorHAnsi"/>
                <w:sz w:val="18"/>
                <w:szCs w:val="18"/>
              </w:rPr>
            </w:pPr>
            <w:r w:rsidRPr="006B6461">
              <w:rPr>
                <w:rFonts w:asciiTheme="minorHAnsi" w:hAnsiTheme="minorHAnsi"/>
                <w:sz w:val="18"/>
                <w:szCs w:val="18"/>
              </w:rPr>
              <w:t xml:space="preserve">then display text result= n/a - Heating-only system; </w:t>
            </w:r>
          </w:p>
          <w:p w14:paraId="068E95F6" w14:textId="77777777" w:rsidR="000A1890" w:rsidRPr="00966F61" w:rsidRDefault="00C55722" w:rsidP="006B6461">
            <w:pPr>
              <w:rPr>
                <w:rFonts w:asciiTheme="minorHAnsi" w:hAnsiTheme="minorHAnsi"/>
                <w:sz w:val="18"/>
                <w:szCs w:val="18"/>
              </w:rPr>
            </w:pPr>
            <w:r w:rsidRPr="006B6461">
              <w:rPr>
                <w:rFonts w:asciiTheme="minorHAnsi" w:hAnsiTheme="minorHAnsi"/>
                <w:sz w:val="18"/>
                <w:szCs w:val="18"/>
              </w:rPr>
              <w:t xml:space="preserve">else </w:t>
            </w:r>
            <w:r w:rsidR="006B6461">
              <w:rPr>
                <w:rFonts w:asciiTheme="minorHAnsi" w:hAnsiTheme="minorHAnsi"/>
                <w:sz w:val="18"/>
                <w:szCs w:val="18"/>
              </w:rPr>
              <w:t>user enter the nominal ton value</w:t>
            </w:r>
            <w:r w:rsidR="008B43BA">
              <w:rPr>
                <w:rFonts w:asciiTheme="minorHAnsi" w:hAnsiTheme="minorHAnsi"/>
                <w:sz w:val="18"/>
                <w:szCs w:val="18"/>
              </w:rPr>
              <w:t xml:space="preserve">: </w:t>
            </w:r>
            <w:r w:rsidRPr="006B6461">
              <w:rPr>
                <w:rFonts w:asciiTheme="minorHAnsi" w:hAnsiTheme="minorHAnsi"/>
                <w:sz w:val="18"/>
                <w:szCs w:val="18"/>
              </w:rPr>
              <w:t xml:space="preserve">numeric </w:t>
            </w:r>
            <w:proofErr w:type="spellStart"/>
            <w:r w:rsidRPr="006B6461">
              <w:rPr>
                <w:rFonts w:asciiTheme="minorHAnsi" w:hAnsiTheme="minorHAnsi"/>
                <w:sz w:val="18"/>
                <w:szCs w:val="18"/>
              </w:rPr>
              <w:t>x.x</w:t>
            </w:r>
            <w:proofErr w:type="spellEnd"/>
            <w:r w:rsidRPr="006B6461">
              <w:rPr>
                <w:rFonts w:asciiTheme="minorHAnsi" w:hAnsiTheme="minorHAnsi"/>
                <w:sz w:val="18"/>
                <w:szCs w:val="18"/>
              </w:rPr>
              <w:t>&gt;&gt;</w:t>
            </w:r>
          </w:p>
        </w:tc>
      </w:tr>
      <w:tr w:rsidR="000A1890" w:rsidRPr="00966F61" w14:paraId="068E9600" w14:textId="77777777" w:rsidTr="007A1CE5">
        <w:trPr>
          <w:cantSplit/>
          <w:trHeight w:val="144"/>
        </w:trPr>
        <w:tc>
          <w:tcPr>
            <w:tcW w:w="475" w:type="dxa"/>
            <w:vAlign w:val="center"/>
          </w:tcPr>
          <w:p w14:paraId="068E95F8" w14:textId="77777777" w:rsidR="000A1890" w:rsidRPr="00966F61" w:rsidRDefault="000A1890" w:rsidP="00532F0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068E95F9" w14:textId="6EBB8F66" w:rsidR="000A1890" w:rsidRPr="00966F61" w:rsidRDefault="000A1890" w:rsidP="00532F0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5902DF" w:rsidRDefault="000A1890" w:rsidP="00532F04">
            <w:pPr>
              <w:rPr>
                <w:rFonts w:asciiTheme="minorHAnsi" w:hAnsiTheme="minorHAnsi"/>
                <w:sz w:val="18"/>
                <w:szCs w:val="18"/>
              </w:rPr>
            </w:pPr>
            <w:r w:rsidRPr="00966F61">
              <w:rPr>
                <w:rFonts w:asciiTheme="minorHAnsi" w:hAnsiTheme="minorHAnsi"/>
                <w:sz w:val="18"/>
                <w:szCs w:val="18"/>
              </w:rPr>
              <w:t>&lt;&lt;calculated field:</w:t>
            </w:r>
            <w:r w:rsidR="0072163C">
              <w:rPr>
                <w:rFonts w:asciiTheme="minorHAnsi" w:hAnsiTheme="minorHAnsi"/>
                <w:sz w:val="18"/>
                <w:szCs w:val="18"/>
              </w:rPr>
              <w:t xml:space="preserve"> </w:t>
            </w:r>
            <w:r w:rsidR="00C4747F">
              <w:rPr>
                <w:rFonts w:asciiTheme="minorHAnsi" w:hAnsiTheme="minorHAnsi"/>
                <w:sz w:val="18"/>
                <w:szCs w:val="18"/>
              </w:rPr>
              <w:t>I</w:t>
            </w:r>
            <w:r w:rsidR="005902DF" w:rsidRPr="00966F61">
              <w:rPr>
                <w:rFonts w:asciiTheme="minorHAnsi" w:hAnsiTheme="minorHAnsi"/>
                <w:sz w:val="18"/>
                <w:szCs w:val="18"/>
              </w:rPr>
              <w:t>f cooling system type=</w:t>
            </w:r>
            <w:proofErr w:type="spellStart"/>
            <w:r w:rsidR="005902DF" w:rsidRPr="00966F61">
              <w:rPr>
                <w:rFonts w:asciiTheme="minorHAnsi" w:hAnsiTheme="minorHAnsi"/>
                <w:sz w:val="18"/>
                <w:szCs w:val="18"/>
              </w:rPr>
              <w:t>NoCooling</w:t>
            </w:r>
            <w:proofErr w:type="spellEnd"/>
            <w:r w:rsidR="005902DF" w:rsidRPr="00966F61">
              <w:rPr>
                <w:rFonts w:asciiTheme="minorHAnsi" w:hAnsiTheme="minorHAnsi"/>
                <w:sz w:val="18"/>
                <w:szCs w:val="18"/>
              </w:rPr>
              <w:t xml:space="preserve"> then display text result= n/a - Heating-only</w:t>
            </w:r>
            <w:r w:rsidR="0072163C">
              <w:rPr>
                <w:rFonts w:asciiTheme="minorHAnsi" w:hAnsiTheme="minorHAnsi"/>
                <w:sz w:val="18"/>
                <w:szCs w:val="18"/>
              </w:rPr>
              <w:t xml:space="preserve"> system</w:t>
            </w:r>
            <w:r w:rsidR="005902DF" w:rsidRPr="00966F61">
              <w:rPr>
                <w:rFonts w:asciiTheme="minorHAnsi" w:hAnsiTheme="minorHAnsi"/>
                <w:sz w:val="18"/>
                <w:szCs w:val="18"/>
              </w:rPr>
              <w:t>;</w:t>
            </w:r>
          </w:p>
          <w:p w14:paraId="068E95FB" w14:textId="77777777" w:rsidR="002750AD" w:rsidRDefault="002750AD" w:rsidP="00532F0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w:t>
            </w:r>
            <w:r w:rsidR="00BF3479">
              <w:rPr>
                <w:rFonts w:asciiTheme="minorHAnsi" w:hAnsiTheme="minorHAnsi"/>
                <w:sz w:val="18"/>
                <w:szCs w:val="18"/>
              </w:rPr>
              <w:t xml:space="preserve"> </w:t>
            </w:r>
            <w:r>
              <w:rPr>
                <w:rFonts w:asciiTheme="minorHAnsi" w:hAnsiTheme="minorHAnsi"/>
                <w:sz w:val="18"/>
                <w:szCs w:val="18"/>
              </w:rPr>
              <w:t>not  given on the MCH-01,</w:t>
            </w:r>
          </w:p>
          <w:p w14:paraId="068E95FC" w14:textId="77777777" w:rsidR="002750AD" w:rsidRDefault="002750AD" w:rsidP="00532F04">
            <w:pPr>
              <w:rPr>
                <w:rFonts w:asciiTheme="minorHAnsi" w:hAnsiTheme="minorHAnsi"/>
                <w:sz w:val="18"/>
                <w:szCs w:val="18"/>
              </w:rPr>
            </w:pPr>
            <w:r>
              <w:rPr>
                <w:rFonts w:asciiTheme="minorHAnsi" w:hAnsiTheme="minorHAnsi"/>
                <w:sz w:val="18"/>
                <w:szCs w:val="18"/>
              </w:rPr>
              <w:t>then display text n/a –Condenser Speed requirements do not apply;</w:t>
            </w:r>
          </w:p>
          <w:p w14:paraId="068E95FD" w14:textId="77777777" w:rsidR="0072163C" w:rsidRDefault="0072163C" w:rsidP="00532F04">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068E95FE" w14:textId="77777777" w:rsidR="005902DF" w:rsidRDefault="0072163C" w:rsidP="00532F04">
            <w:pPr>
              <w:rPr>
                <w:rFonts w:asciiTheme="minorHAnsi" w:hAnsiTheme="minorHAnsi"/>
                <w:sz w:val="18"/>
                <w:szCs w:val="18"/>
              </w:rPr>
            </w:pPr>
            <w:r>
              <w:rPr>
                <w:rFonts w:asciiTheme="minorHAnsi" w:hAnsiTheme="minorHAnsi"/>
                <w:sz w:val="18"/>
                <w:szCs w:val="18"/>
              </w:rPr>
              <w:t xml:space="preserve"> then </w:t>
            </w:r>
            <w:r w:rsidR="005902DF">
              <w:rPr>
                <w:rFonts w:asciiTheme="minorHAnsi" w:hAnsiTheme="minorHAnsi"/>
                <w:sz w:val="18"/>
                <w:szCs w:val="18"/>
              </w:rPr>
              <w:t>display value for Condenser Speed Type</w:t>
            </w:r>
          </w:p>
          <w:p w14:paraId="068E95FF" w14:textId="77777777" w:rsidR="00845FF5" w:rsidRDefault="000A1890">
            <w:pPr>
              <w:rPr>
                <w:rFonts w:asciiTheme="minorHAnsi" w:hAnsiTheme="minorHAnsi"/>
                <w:sz w:val="18"/>
                <w:szCs w:val="18"/>
              </w:rPr>
            </w:pPr>
            <w:r w:rsidRPr="00966F61">
              <w:rPr>
                <w:rFonts w:asciiTheme="minorHAnsi" w:hAnsiTheme="minorHAnsi"/>
                <w:sz w:val="18"/>
                <w:szCs w:val="18"/>
              </w:rPr>
              <w:t xml:space="preserve">(note on </w:t>
            </w:r>
            <w:r w:rsidR="0072163C">
              <w:rPr>
                <w:rFonts w:asciiTheme="minorHAnsi" w:hAnsiTheme="minorHAnsi"/>
                <w:sz w:val="18"/>
                <w:szCs w:val="18"/>
              </w:rPr>
              <w:t xml:space="preserve">applicable </w:t>
            </w:r>
            <w:r w:rsidRPr="00966F61">
              <w:rPr>
                <w:rFonts w:asciiTheme="minorHAnsi" w:hAnsiTheme="minorHAnsi"/>
                <w:sz w:val="18"/>
                <w:szCs w:val="18"/>
              </w:rPr>
              <w:t xml:space="preserve">MCH-01 </w:t>
            </w:r>
            <w:r w:rsidR="00211FFA">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sidR="00532F04">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A1890" w:rsidRPr="00966F61" w14:paraId="068E9609" w14:textId="77777777" w:rsidTr="007A1CE5">
        <w:trPr>
          <w:cantSplit/>
          <w:trHeight w:val="144"/>
        </w:trPr>
        <w:tc>
          <w:tcPr>
            <w:tcW w:w="475" w:type="dxa"/>
            <w:vAlign w:val="center"/>
          </w:tcPr>
          <w:p w14:paraId="068E9601" w14:textId="77777777" w:rsidR="000A1890" w:rsidRPr="00966F61" w:rsidRDefault="000A1890" w:rsidP="00532F0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068E9602" w14:textId="2C793571" w:rsidR="000A1890" w:rsidRPr="00966F61" w:rsidRDefault="000A1890" w:rsidP="00532F0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77777777" w:rsidR="00845FF5" w:rsidRDefault="000A1890">
            <w:pPr>
              <w:rPr>
                <w:rFonts w:asciiTheme="minorHAnsi" w:hAnsiTheme="minorHAnsi"/>
                <w:sz w:val="18"/>
                <w:szCs w:val="18"/>
              </w:rPr>
            </w:pPr>
            <w:r w:rsidRPr="00966F61">
              <w:rPr>
                <w:rFonts w:asciiTheme="minorHAnsi" w:hAnsiTheme="minorHAnsi"/>
                <w:sz w:val="18"/>
                <w:szCs w:val="18"/>
              </w:rPr>
              <w:t>&lt;&lt;calculated field:</w:t>
            </w:r>
            <w:r w:rsidR="00C4747F">
              <w:rPr>
                <w:rFonts w:asciiTheme="minorHAnsi" w:hAnsiTheme="minorHAnsi"/>
                <w:sz w:val="18"/>
                <w:szCs w:val="18"/>
              </w:rPr>
              <w:t>:I</w:t>
            </w:r>
            <w:r w:rsidR="00C4747F" w:rsidRPr="00966F61">
              <w:rPr>
                <w:rFonts w:asciiTheme="minorHAnsi" w:hAnsiTheme="minorHAnsi"/>
                <w:sz w:val="18"/>
                <w:szCs w:val="18"/>
              </w:rPr>
              <w:t>f cooling system type=</w:t>
            </w:r>
            <w:proofErr w:type="spellStart"/>
            <w:r w:rsidR="00C4747F" w:rsidRPr="00966F61">
              <w:rPr>
                <w:rFonts w:asciiTheme="minorHAnsi" w:hAnsiTheme="minorHAnsi"/>
                <w:sz w:val="18"/>
                <w:szCs w:val="18"/>
              </w:rPr>
              <w:t>NoCooling</w:t>
            </w:r>
            <w:proofErr w:type="spellEnd"/>
            <w:r w:rsidR="00C4747F" w:rsidRPr="00966F61">
              <w:rPr>
                <w:rFonts w:asciiTheme="minorHAnsi" w:hAnsiTheme="minorHAnsi"/>
                <w:sz w:val="18"/>
                <w:szCs w:val="18"/>
              </w:rPr>
              <w:t xml:space="preserve"> then display text result= n/a - Heating-only</w:t>
            </w:r>
            <w:r w:rsidR="00211FFA">
              <w:rPr>
                <w:rFonts w:asciiTheme="minorHAnsi" w:hAnsiTheme="minorHAnsi"/>
                <w:sz w:val="18"/>
                <w:szCs w:val="18"/>
              </w:rPr>
              <w:t xml:space="preserve"> system</w:t>
            </w:r>
            <w:r w:rsidR="00C4747F" w:rsidRPr="00966F61">
              <w:rPr>
                <w:rFonts w:asciiTheme="minorHAnsi" w:hAnsiTheme="minorHAnsi"/>
                <w:sz w:val="18"/>
                <w:szCs w:val="18"/>
              </w:rPr>
              <w:t>;</w:t>
            </w:r>
          </w:p>
          <w:p w14:paraId="068E9604" w14:textId="77777777" w:rsidR="00170EC8" w:rsidRDefault="00170EC8" w:rsidP="00170EC8">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170EC8" w:rsidRDefault="00170EC8" w:rsidP="00170EC8">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068E9606" w14:textId="77777777" w:rsidR="00211FFA" w:rsidRDefault="00211FFA" w:rsidP="00211FFA">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845FF5" w:rsidRDefault="00211FFA" w:rsidP="00211FFA">
            <w:pPr>
              <w:rPr>
                <w:rFonts w:asciiTheme="minorHAnsi" w:hAnsiTheme="minorHAnsi"/>
                <w:sz w:val="18"/>
                <w:szCs w:val="18"/>
              </w:rPr>
            </w:pPr>
            <w:r>
              <w:rPr>
                <w:rFonts w:asciiTheme="minorHAnsi" w:hAnsiTheme="minorHAnsi"/>
                <w:sz w:val="18"/>
                <w:szCs w:val="18"/>
              </w:rPr>
              <w:t xml:space="preserve"> then </w:t>
            </w:r>
            <w:r w:rsidR="00C4747F">
              <w:rPr>
                <w:rFonts w:asciiTheme="minorHAnsi" w:hAnsiTheme="minorHAnsi"/>
                <w:sz w:val="18"/>
                <w:szCs w:val="18"/>
              </w:rPr>
              <w:t xml:space="preserve">display value for </w:t>
            </w:r>
            <w:r w:rsidR="00C4747F" w:rsidRPr="00966F61">
              <w:rPr>
                <w:rFonts w:asciiTheme="minorHAnsi" w:hAnsiTheme="minorHAnsi"/>
                <w:sz w:val="18"/>
                <w:szCs w:val="18"/>
              </w:rPr>
              <w:t>Cooling System Zonal Control Type</w:t>
            </w:r>
          </w:p>
          <w:p w14:paraId="068E9608" w14:textId="77777777" w:rsidR="00845FF5" w:rsidRDefault="000A1890">
            <w:pPr>
              <w:rPr>
                <w:rFonts w:asciiTheme="minorHAnsi" w:hAnsiTheme="minorHAnsi"/>
                <w:sz w:val="18"/>
                <w:szCs w:val="18"/>
              </w:rPr>
            </w:pPr>
            <w:r w:rsidRPr="00966F61">
              <w:rPr>
                <w:rFonts w:asciiTheme="minorHAnsi" w:hAnsiTheme="minorHAnsi"/>
                <w:sz w:val="18"/>
                <w:szCs w:val="18"/>
              </w:rPr>
              <w:t xml:space="preserve">(note on </w:t>
            </w:r>
            <w:r w:rsidR="00211FFA">
              <w:rPr>
                <w:rFonts w:asciiTheme="minorHAnsi" w:hAnsiTheme="minorHAnsi"/>
                <w:sz w:val="18"/>
                <w:szCs w:val="18"/>
              </w:rPr>
              <w:t xml:space="preserve">applicable </w:t>
            </w:r>
            <w:r w:rsidRPr="00966F61">
              <w:rPr>
                <w:rFonts w:asciiTheme="minorHAnsi" w:hAnsiTheme="minorHAnsi"/>
                <w:sz w:val="18"/>
                <w:szCs w:val="18"/>
              </w:rPr>
              <w:t xml:space="preserve">MCH-01 </w:t>
            </w:r>
            <w:r w:rsidR="00211FFA">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00041E5F" w:rsidRPr="00966F61">
              <w:rPr>
                <w:rFonts w:asciiTheme="minorHAnsi" w:hAnsiTheme="minorHAnsi"/>
                <w:sz w:val="18"/>
                <w:szCs w:val="18"/>
              </w:rPr>
              <w:t>)</w:t>
            </w:r>
            <w:r w:rsidRPr="00966F61">
              <w:rPr>
                <w:rFonts w:asciiTheme="minorHAnsi" w:hAnsiTheme="minorHAnsi"/>
                <w:sz w:val="18"/>
                <w:szCs w:val="18"/>
              </w:rPr>
              <w:t>&gt;&gt;</w:t>
            </w:r>
          </w:p>
        </w:tc>
      </w:tr>
      <w:tr w:rsidR="000A1890" w:rsidRPr="00966F61" w14:paraId="068E9615" w14:textId="77777777" w:rsidTr="007A1CE5">
        <w:trPr>
          <w:cantSplit/>
          <w:trHeight w:val="144"/>
        </w:trPr>
        <w:tc>
          <w:tcPr>
            <w:tcW w:w="475" w:type="dxa"/>
            <w:vAlign w:val="center"/>
          </w:tcPr>
          <w:p w14:paraId="068E960A"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068E960B" w14:textId="4103ED6B"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8D544D" w:rsidRDefault="00B75275">
            <w:pPr>
              <w:rPr>
                <w:rFonts w:asciiTheme="minorHAnsi" w:hAnsiTheme="minorHAnsi"/>
                <w:sz w:val="18"/>
                <w:szCs w:val="18"/>
              </w:rPr>
            </w:pPr>
            <w:r>
              <w:rPr>
                <w:rFonts w:asciiTheme="minorHAnsi" w:hAnsiTheme="minorHAnsi"/>
                <w:sz w:val="18"/>
                <w:szCs w:val="18"/>
              </w:rPr>
              <w:t>&lt;&lt;</w:t>
            </w:r>
            <w:r w:rsidR="008D544D">
              <w:rPr>
                <w:rFonts w:asciiTheme="minorHAnsi" w:hAnsiTheme="minorHAnsi"/>
                <w:sz w:val="18"/>
                <w:szCs w:val="18"/>
              </w:rPr>
              <w:t>calculated field:</w:t>
            </w:r>
          </w:p>
          <w:p w14:paraId="068E960D" w14:textId="77777777" w:rsidR="008D544D" w:rsidRDefault="008D544D">
            <w:pPr>
              <w:rPr>
                <w:rFonts w:asciiTheme="minorHAnsi" w:hAnsiTheme="minorHAnsi"/>
                <w:sz w:val="18"/>
                <w:szCs w:val="18"/>
              </w:rPr>
            </w:pPr>
            <w:r>
              <w:rPr>
                <w:rFonts w:asciiTheme="minorHAnsi" w:hAnsiTheme="minorHAnsi"/>
                <w:sz w:val="18"/>
                <w:szCs w:val="18"/>
              </w:rPr>
              <w:t xml:space="preserve">reference value from MCH-01; </w:t>
            </w:r>
          </w:p>
          <w:p w14:paraId="068E960E" w14:textId="77777777" w:rsidR="008D544D" w:rsidRDefault="008D544D">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8D544D" w:rsidRDefault="008D544D" w:rsidP="008D544D">
            <w:pPr>
              <w:keepNext/>
              <w:rPr>
                <w:rFonts w:ascii="Calibri" w:hAnsi="Calibri"/>
                <w:sz w:val="16"/>
                <w:szCs w:val="16"/>
              </w:rPr>
            </w:pPr>
            <w:r>
              <w:rPr>
                <w:rFonts w:ascii="Calibri" w:hAnsi="Calibri"/>
                <w:sz w:val="16"/>
                <w:szCs w:val="16"/>
              </w:rPr>
              <w:t>*CFI System</w:t>
            </w:r>
          </w:p>
          <w:p w14:paraId="068E9610" w14:textId="77777777" w:rsidR="008D544D" w:rsidRDefault="008D544D" w:rsidP="008D544D">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068E9613" w14:textId="2EB94613" w:rsidR="00B75275" w:rsidRDefault="00B75275">
            <w:pPr>
              <w:rPr>
                <w:rFonts w:asciiTheme="minorHAnsi" w:hAnsiTheme="minorHAnsi"/>
                <w:sz w:val="18"/>
                <w:szCs w:val="18"/>
              </w:rPr>
            </w:pPr>
          </w:p>
          <w:p w14:paraId="068E9614" w14:textId="77777777" w:rsidR="00845FF5" w:rsidRDefault="00845FF5">
            <w:pPr>
              <w:rPr>
                <w:rFonts w:asciiTheme="minorHAnsi" w:hAnsiTheme="minorHAnsi"/>
                <w:sz w:val="18"/>
                <w:szCs w:val="18"/>
              </w:rPr>
            </w:pPr>
          </w:p>
        </w:tc>
      </w:tr>
      <w:tr w:rsidR="000A1890" w:rsidRPr="00966F61" w14:paraId="068E961D" w14:textId="77777777" w:rsidTr="007A1CE5">
        <w:trPr>
          <w:cantSplit/>
          <w:trHeight w:val="144"/>
        </w:trPr>
        <w:tc>
          <w:tcPr>
            <w:tcW w:w="475" w:type="dxa"/>
            <w:vAlign w:val="center"/>
          </w:tcPr>
          <w:p w14:paraId="068E961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068E9617" w14:textId="4EB7F2A5"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532F04" w:rsidRDefault="000A1890" w:rsidP="00532F04">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77777777" w:rsidR="00532711" w:rsidRDefault="00532711" w:rsidP="00532F04">
            <w:pPr>
              <w:rPr>
                <w:rFonts w:asciiTheme="minorHAnsi" w:hAnsiTheme="minorHAnsi"/>
                <w:sz w:val="18"/>
                <w:szCs w:val="18"/>
              </w:rPr>
            </w:pPr>
            <w:r>
              <w:rPr>
                <w:rFonts w:asciiTheme="minorHAnsi" w:hAnsiTheme="minorHAnsi"/>
                <w:sz w:val="18"/>
                <w:szCs w:val="18"/>
              </w:rPr>
              <w:t>If parent is MCH-01b, then value=N/A</w:t>
            </w:r>
            <w:r w:rsidR="0019389B">
              <w:rPr>
                <w:rFonts w:asciiTheme="minorHAnsi" w:hAnsiTheme="minorHAnsi"/>
                <w:sz w:val="18"/>
                <w:szCs w:val="18"/>
              </w:rPr>
              <w:t>;</w:t>
            </w:r>
          </w:p>
          <w:p w14:paraId="068E961A" w14:textId="77777777" w:rsidR="00404DE2" w:rsidRDefault="00404DE2" w:rsidP="00532F04">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parent is</w:t>
            </w:r>
            <w:r w:rsidR="00532711">
              <w:rPr>
                <w:rFonts w:asciiTheme="minorHAnsi" w:hAnsiTheme="minorHAnsi"/>
                <w:sz w:val="18"/>
                <w:szCs w:val="18"/>
              </w:rPr>
              <w:t>MCH-01a</w:t>
            </w:r>
            <w:r>
              <w:rPr>
                <w:rFonts w:asciiTheme="minorHAnsi" w:hAnsiTheme="minorHAnsi"/>
                <w:sz w:val="18"/>
                <w:szCs w:val="18"/>
              </w:rPr>
              <w:t xml:space="preserve">, reference value from </w:t>
            </w:r>
            <w:r w:rsidR="00A079F6">
              <w:rPr>
                <w:rFonts w:asciiTheme="minorHAnsi" w:hAnsiTheme="minorHAnsi"/>
                <w:sz w:val="18"/>
                <w:szCs w:val="18"/>
              </w:rPr>
              <w:t xml:space="preserve"> MCH-01a </w:t>
            </w:r>
            <w:r>
              <w:rPr>
                <w:rFonts w:asciiTheme="minorHAnsi" w:hAnsiTheme="minorHAnsi"/>
                <w:sz w:val="18"/>
                <w:szCs w:val="18"/>
              </w:rPr>
              <w:t>section J field 10;</w:t>
            </w:r>
          </w:p>
          <w:p w14:paraId="068E961B" w14:textId="77777777" w:rsidR="00532711" w:rsidRDefault="00404DE2" w:rsidP="00532F04">
            <w:pPr>
              <w:rPr>
                <w:rFonts w:asciiTheme="minorHAnsi" w:hAnsiTheme="minorHAnsi"/>
                <w:sz w:val="18"/>
                <w:szCs w:val="18"/>
              </w:rPr>
            </w:pPr>
            <w:r>
              <w:rPr>
                <w:rFonts w:asciiTheme="minorHAnsi" w:hAnsiTheme="minorHAnsi"/>
                <w:sz w:val="18"/>
                <w:szCs w:val="18"/>
              </w:rPr>
              <w:t>else</w:t>
            </w:r>
            <w:r w:rsidR="00532711">
              <w:rPr>
                <w:rFonts w:asciiTheme="minorHAnsi" w:hAnsiTheme="minorHAnsi"/>
                <w:sz w:val="18"/>
                <w:szCs w:val="18"/>
              </w:rPr>
              <w:t xml:space="preserve"> </w:t>
            </w:r>
            <w:r>
              <w:rPr>
                <w:rFonts w:asciiTheme="minorHAnsi" w:hAnsiTheme="minorHAnsi"/>
                <w:sz w:val="18"/>
                <w:szCs w:val="18"/>
              </w:rPr>
              <w:t>f</w:t>
            </w:r>
            <w:r w:rsidR="00532711">
              <w:rPr>
                <w:rFonts w:asciiTheme="minorHAnsi" w:hAnsiTheme="minorHAnsi"/>
                <w:sz w:val="18"/>
                <w:szCs w:val="18"/>
              </w:rPr>
              <w:t xml:space="preserve">or </w:t>
            </w:r>
            <w:r>
              <w:rPr>
                <w:rFonts w:asciiTheme="minorHAnsi" w:hAnsiTheme="minorHAnsi"/>
                <w:sz w:val="18"/>
                <w:szCs w:val="18"/>
              </w:rPr>
              <w:t xml:space="preserve">parent </w:t>
            </w:r>
            <w:r w:rsidR="00532711">
              <w:rPr>
                <w:rFonts w:asciiTheme="minorHAnsi" w:hAnsiTheme="minorHAnsi"/>
                <w:sz w:val="18"/>
                <w:szCs w:val="18"/>
              </w:rPr>
              <w:t>MCH-01c</w:t>
            </w:r>
            <w:r>
              <w:rPr>
                <w:rFonts w:asciiTheme="minorHAnsi" w:hAnsiTheme="minorHAnsi"/>
                <w:sz w:val="18"/>
                <w:szCs w:val="18"/>
              </w:rPr>
              <w:t xml:space="preserve">, reference value from </w:t>
            </w:r>
            <w:r w:rsidR="00A079F6">
              <w:rPr>
                <w:rFonts w:asciiTheme="minorHAnsi" w:hAnsiTheme="minorHAnsi"/>
                <w:sz w:val="18"/>
                <w:szCs w:val="18"/>
              </w:rPr>
              <w:t xml:space="preserve">MCH-01c </w:t>
            </w:r>
            <w:r>
              <w:rPr>
                <w:rFonts w:asciiTheme="minorHAnsi" w:hAnsiTheme="minorHAnsi"/>
                <w:sz w:val="18"/>
                <w:szCs w:val="18"/>
              </w:rPr>
              <w:t>Section I field 09</w:t>
            </w:r>
          </w:p>
          <w:p w14:paraId="068E961C" w14:textId="77777777" w:rsidR="000A1890" w:rsidRPr="00966F61" w:rsidRDefault="000A1890" w:rsidP="00532F04">
            <w:pPr>
              <w:rPr>
                <w:rFonts w:asciiTheme="minorHAnsi" w:hAnsiTheme="minorHAnsi"/>
                <w:sz w:val="18"/>
                <w:szCs w:val="18"/>
              </w:rPr>
            </w:pPr>
            <w:r w:rsidRPr="00966F61">
              <w:rPr>
                <w:rFonts w:asciiTheme="minorHAnsi" w:hAnsiTheme="minorHAnsi"/>
                <w:sz w:val="18"/>
                <w:szCs w:val="18"/>
              </w:rPr>
              <w:t>(note: on the MCH01</w:t>
            </w:r>
            <w:r w:rsidR="00404DE2">
              <w:rPr>
                <w:rFonts w:asciiTheme="minorHAnsi" w:hAnsiTheme="minorHAnsi"/>
                <w:sz w:val="18"/>
                <w:szCs w:val="18"/>
              </w:rPr>
              <w:t>a and MCH-01c</w:t>
            </w:r>
            <w:r w:rsidRPr="00966F61">
              <w:rPr>
                <w:rFonts w:asciiTheme="minorHAnsi" w:hAnsiTheme="minorHAnsi"/>
                <w:sz w:val="18"/>
                <w:szCs w:val="18"/>
              </w:rPr>
              <w:t xml:space="preserve"> the options are:</w:t>
            </w:r>
            <w:r w:rsidR="00532F04">
              <w:rPr>
                <w:rFonts w:asciiTheme="minorHAnsi" w:hAnsiTheme="minorHAnsi"/>
                <w:sz w:val="18"/>
                <w:szCs w:val="18"/>
              </w:rPr>
              <w:t xml:space="preserve"> </w:t>
            </w:r>
            <w:r w:rsidRPr="00966F61">
              <w:rPr>
                <w:rFonts w:asciiTheme="minorHAnsi" w:hAnsiTheme="minorHAnsi"/>
                <w:sz w:val="18"/>
                <w:szCs w:val="18"/>
              </w:rPr>
              <w:t>Has Bypass Duct; or</w:t>
            </w:r>
            <w:r w:rsidR="00532F04">
              <w:rPr>
                <w:rFonts w:asciiTheme="minorHAnsi" w:hAnsiTheme="minorHAnsi"/>
                <w:sz w:val="18"/>
                <w:szCs w:val="18"/>
              </w:rPr>
              <w:t xml:space="preserve"> </w:t>
            </w:r>
            <w:r w:rsidRPr="00966F61">
              <w:rPr>
                <w:rFonts w:asciiTheme="minorHAnsi" w:hAnsiTheme="minorHAnsi"/>
                <w:sz w:val="18"/>
                <w:szCs w:val="18"/>
              </w:rPr>
              <w:t>No bypass duct)&gt;&gt;</w:t>
            </w:r>
          </w:p>
        </w:tc>
      </w:tr>
      <w:tr w:rsidR="000A1890" w:rsidRPr="00966F61" w14:paraId="068E9621" w14:textId="77777777" w:rsidTr="007A1CE5">
        <w:trPr>
          <w:cantSplit/>
          <w:trHeight w:val="144"/>
        </w:trPr>
        <w:tc>
          <w:tcPr>
            <w:tcW w:w="475" w:type="dxa"/>
            <w:vAlign w:val="center"/>
          </w:tcPr>
          <w:p w14:paraId="068E961E"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068E961F" w14:textId="34A08001"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845FF5" w:rsidRDefault="000A1890">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A1890" w:rsidRPr="00966F61" w14:paraId="068E9629" w14:textId="77777777" w:rsidTr="007A1CE5">
        <w:trPr>
          <w:cantSplit/>
          <w:trHeight w:val="144"/>
        </w:trPr>
        <w:tc>
          <w:tcPr>
            <w:tcW w:w="475" w:type="dxa"/>
            <w:vAlign w:val="center"/>
          </w:tcPr>
          <w:p w14:paraId="068E9622" w14:textId="77777777" w:rsidR="000A1890" w:rsidRPr="00966F61" w:rsidDel="006E5AE2" w:rsidRDefault="001E6ACF" w:rsidP="00532F04">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23" w14:textId="01E47671" w:rsidR="000A1890" w:rsidRPr="00966F61" w:rsidRDefault="000A1890" w:rsidP="007302E9">
            <w:pPr>
              <w:keepNext/>
              <w:rPr>
                <w:rFonts w:asciiTheme="minorHAnsi" w:hAnsiTheme="minorHAnsi"/>
                <w:sz w:val="18"/>
                <w:szCs w:val="18"/>
              </w:rPr>
            </w:pPr>
            <w:r w:rsidRPr="00966F61">
              <w:rPr>
                <w:rFonts w:asciiTheme="minorHAnsi" w:hAnsiTheme="minorHAnsi"/>
                <w:sz w:val="18"/>
                <w:szCs w:val="18"/>
              </w:rPr>
              <w:t xml:space="preserve">Airflow Rate Protocol </w:t>
            </w:r>
            <w:r w:rsidR="007302E9">
              <w:rPr>
                <w:rFonts w:asciiTheme="minorHAnsi" w:hAnsiTheme="minorHAnsi"/>
                <w:sz w:val="18"/>
                <w:szCs w:val="18"/>
              </w:rPr>
              <w:t>U</w:t>
            </w:r>
            <w:r w:rsidR="007302E9" w:rsidRPr="00966F61">
              <w:rPr>
                <w:rFonts w:asciiTheme="minorHAnsi" w:hAnsiTheme="minorHAnsi"/>
                <w:sz w:val="18"/>
                <w:szCs w:val="18"/>
              </w:rPr>
              <w:t>tilized</w:t>
            </w:r>
          </w:p>
        </w:tc>
        <w:tc>
          <w:tcPr>
            <w:tcW w:w="5605" w:type="dxa"/>
            <w:vAlign w:val="center"/>
          </w:tcPr>
          <w:p w14:paraId="068E9624" w14:textId="77777777" w:rsidR="00845FF5" w:rsidRDefault="000A1890">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77777777" w:rsidR="00845FF5" w:rsidRDefault="00994177">
            <w:pPr>
              <w:keepNext/>
              <w:rPr>
                <w:rFonts w:asciiTheme="minorHAnsi" w:hAnsiTheme="minorHAnsi"/>
                <w:sz w:val="18"/>
                <w:szCs w:val="18"/>
              </w:rPr>
            </w:pPr>
            <w:r w:rsidRPr="00966F61">
              <w:rPr>
                <w:rFonts w:asciiTheme="minorHAnsi" w:hAnsiTheme="minorHAnsi"/>
                <w:sz w:val="18"/>
                <w:szCs w:val="18"/>
              </w:rPr>
              <w:t>I</w:t>
            </w:r>
            <w:r w:rsidR="000A1890" w:rsidRPr="00966F61">
              <w:rPr>
                <w:rFonts w:asciiTheme="minorHAnsi" w:hAnsiTheme="minorHAnsi"/>
                <w:sz w:val="18"/>
                <w:szCs w:val="18"/>
              </w:rPr>
              <w:t>f A03=(</w:t>
            </w:r>
            <w:r w:rsidR="000A1890" w:rsidRPr="00966F61">
              <w:rPr>
                <w:rFonts w:asciiTheme="minorHAnsi" w:hAnsiTheme="minorHAnsi"/>
                <w:sz w:val="18"/>
                <w:szCs w:val="18"/>
                <w:u w:val="single"/>
              </w:rPr>
              <w:t>New</w:t>
            </w:r>
            <w:r w:rsidR="000A1890" w:rsidRPr="00966F61">
              <w:rPr>
                <w:rFonts w:asciiTheme="minorHAnsi" w:hAnsiTheme="minorHAnsi"/>
                <w:sz w:val="18"/>
                <w:szCs w:val="18"/>
              </w:rPr>
              <w:t xml:space="preserve"> or </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then display result = RA3.3 procedures for airflow rate measurement;</w:t>
            </w:r>
          </w:p>
          <w:p w14:paraId="068E9626" w14:textId="77777777" w:rsidR="00845FF5" w:rsidRDefault="000A1890">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068E9627" w14:textId="47655BAA" w:rsidR="00845FF5" w:rsidRDefault="000A1890">
            <w:pPr>
              <w:keepNext/>
              <w:rPr>
                <w:rFonts w:asciiTheme="minorHAnsi" w:hAnsiTheme="minorHAnsi"/>
                <w:sz w:val="18"/>
                <w:szCs w:val="18"/>
              </w:rPr>
            </w:pPr>
            <w:r w:rsidRPr="00966F61">
              <w:rPr>
                <w:rFonts w:asciiTheme="minorHAnsi" w:hAnsiTheme="minorHAnsi"/>
                <w:sz w:val="18"/>
                <w:szCs w:val="18"/>
              </w:rPr>
              <w:t>**RA</w:t>
            </w:r>
            <w:del w:id="33" w:author="Shewmaker, Michael@Energy" w:date="2016-04-28T13:06:00Z">
              <w:r w:rsidRPr="00966F61" w:rsidDel="009962B0">
                <w:rPr>
                  <w:rFonts w:asciiTheme="minorHAnsi" w:hAnsiTheme="minorHAnsi"/>
                  <w:sz w:val="18"/>
                  <w:szCs w:val="18"/>
                </w:rPr>
                <w:delText>3.2.2.7.3</w:delText>
              </w:r>
            </w:del>
            <w:ins w:id="34" w:author="Shewmaker, Michael@Energy" w:date="2016-04-28T13:06:00Z">
              <w:r w:rsidR="009962B0">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068E9628" w14:textId="77777777" w:rsidR="00845FF5" w:rsidRDefault="000A1890">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281AB7">
        <w:trPr>
          <w:cantSplit/>
          <w:trHeight w:val="144"/>
        </w:trPr>
        <w:tc>
          <w:tcPr>
            <w:tcW w:w="212"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2248"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540"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user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281AB7">
        <w:trPr>
          <w:cantSplit/>
          <w:trHeight w:val="144"/>
        </w:trPr>
        <w:tc>
          <w:tcPr>
            <w:tcW w:w="212"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2248"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540"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 text (or consider referencing from a data registry user profile)&gt;&gt;</w:t>
            </w:r>
          </w:p>
        </w:tc>
      </w:tr>
      <w:tr w:rsidR="000A1890" w:rsidRPr="00966F61" w14:paraId="068E964C" w14:textId="77777777" w:rsidTr="00281AB7">
        <w:trPr>
          <w:cantSplit/>
          <w:trHeight w:val="144"/>
        </w:trPr>
        <w:tc>
          <w:tcPr>
            <w:tcW w:w="212"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2248"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540"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7A1CE5">
        <w:trPr>
          <w:cantSplit/>
          <w:trHeight w:val="144"/>
        </w:trPr>
        <w:tc>
          <w:tcPr>
            <w:tcW w:w="212"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2248"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9D109D" w:rsidP="00693010">
            <w:pPr>
              <w:pStyle w:val="ListParagraph"/>
              <w:keepNext/>
              <w:rPr>
                <w:rFonts w:asciiTheme="minorHAnsi" w:hAnsiTheme="minorHAnsi"/>
                <w:sz w:val="18"/>
                <w:szCs w:val="18"/>
              </w:rPr>
            </w:pPr>
            <w:hyperlink r:id="rId22"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994177" w:rsidRPr="00966F61" w14:paraId="068E966B" w14:textId="77777777" w:rsidTr="00281AB7">
        <w:trPr>
          <w:cantSplit/>
          <w:trHeight w:val="144"/>
        </w:trPr>
        <w:tc>
          <w:tcPr>
            <w:tcW w:w="212" w:type="pct"/>
            <w:vAlign w:val="center"/>
          </w:tcPr>
          <w:p w14:paraId="068E9654" w14:textId="77777777" w:rsidR="00994177" w:rsidRPr="007A1CE5" w:rsidRDefault="00994177" w:rsidP="007A1CE5">
            <w:pPr>
              <w:keepNext/>
              <w:jc w:val="center"/>
              <w:rPr>
                <w:rFonts w:asciiTheme="minorHAnsi" w:hAnsiTheme="minorHAnsi"/>
                <w:sz w:val="18"/>
                <w:szCs w:val="18"/>
              </w:rPr>
            </w:pPr>
            <w:r w:rsidRPr="007A1CE5">
              <w:rPr>
                <w:rFonts w:asciiTheme="minorHAnsi" w:hAnsiTheme="minorHAnsi"/>
                <w:sz w:val="18"/>
                <w:szCs w:val="18"/>
              </w:rPr>
              <w:t>05</w:t>
            </w:r>
          </w:p>
        </w:tc>
        <w:tc>
          <w:tcPr>
            <w:tcW w:w="2248" w:type="pct"/>
            <w:vAlign w:val="center"/>
          </w:tcPr>
          <w:p w14:paraId="068E9655" w14:textId="77777777" w:rsidR="00994177" w:rsidRPr="007A1CE5" w:rsidRDefault="00994177" w:rsidP="0050067E">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540" w:type="pct"/>
            <w:vAlign w:val="center"/>
          </w:tcPr>
          <w:p w14:paraId="068E9656" w14:textId="77777777" w:rsidR="0050067E" w:rsidRDefault="0050067E" w:rsidP="00E00244">
            <w:pPr>
              <w:keepNext/>
              <w:rPr>
                <w:rFonts w:asciiTheme="minorHAnsi" w:hAnsiTheme="minorHAnsi"/>
                <w:sz w:val="18"/>
                <w:szCs w:val="18"/>
              </w:rPr>
            </w:pPr>
            <w:r>
              <w:rPr>
                <w:rFonts w:asciiTheme="minorHAnsi" w:hAnsiTheme="minorHAnsi"/>
                <w:sz w:val="18"/>
                <w:szCs w:val="18"/>
              </w:rPr>
              <w:t xml:space="preserve">&lt;&lt;calculated field: </w:t>
            </w:r>
          </w:p>
          <w:p w14:paraId="068E9657" w14:textId="708434FC" w:rsidR="00E00244" w:rsidRPr="00E00244" w:rsidRDefault="0050067E" w:rsidP="00E00244">
            <w:pPr>
              <w:keepNext/>
              <w:rPr>
                <w:rFonts w:asciiTheme="minorHAnsi" w:hAnsiTheme="minorHAnsi"/>
                <w:sz w:val="16"/>
                <w:szCs w:val="16"/>
              </w:rPr>
            </w:pPr>
            <w:del w:id="35" w:author="Shewmaker, Michael@Energy" w:date="2016-02-25T08:20:00Z">
              <w:r w:rsidRPr="00E00244" w:rsidDel="00A175CE">
                <w:rPr>
                  <w:rFonts w:asciiTheme="minorHAnsi" w:hAnsiTheme="minorHAnsi"/>
                  <w:sz w:val="16"/>
                  <w:szCs w:val="16"/>
                </w:rPr>
                <w:delText xml:space="preserve"> </w:delText>
              </w:r>
            </w:del>
            <w:r w:rsidR="00E00244" w:rsidRPr="00E00244">
              <w:rPr>
                <w:rFonts w:asciiTheme="minorHAnsi" w:hAnsiTheme="minorHAnsi"/>
                <w:sz w:val="16"/>
                <w:szCs w:val="16"/>
              </w:rPr>
              <w:t>If A10 = RA</w:t>
            </w:r>
            <w:del w:id="36" w:author="Shewmaker, Michael@Energy" w:date="2016-04-28T13:06:00Z">
              <w:r w:rsidR="00E00244" w:rsidRPr="00E00244" w:rsidDel="009962B0">
                <w:rPr>
                  <w:rFonts w:asciiTheme="minorHAnsi" w:hAnsiTheme="minorHAnsi"/>
                  <w:sz w:val="16"/>
                  <w:szCs w:val="16"/>
                </w:rPr>
                <w:delText>3.2.2.7.3</w:delText>
              </w:r>
            </w:del>
            <w:ins w:id="37" w:author="Shewmaker, Michael@Energy" w:date="2016-04-28T13:06:00Z">
              <w:r w:rsidR="009962B0">
                <w:rPr>
                  <w:rFonts w:asciiTheme="minorHAnsi" w:hAnsiTheme="minorHAnsi"/>
                  <w:sz w:val="16"/>
                  <w:szCs w:val="16"/>
                </w:rPr>
                <w:t>3.3.3.1.5</w:t>
              </w:r>
            </w:ins>
            <w:r w:rsidR="00E00244" w:rsidRPr="00E00244">
              <w:rPr>
                <w:rFonts w:asciiTheme="minorHAnsi" w:hAnsiTheme="minorHAnsi"/>
                <w:sz w:val="16"/>
                <w:szCs w:val="16"/>
              </w:rPr>
              <w:t xml:space="preserve"> Then</w:t>
            </w:r>
          </w:p>
          <w:p w14:paraId="068E9658" w14:textId="77777777" w:rsidR="00E00244" w:rsidRPr="00E00244" w:rsidRDefault="00E00244" w:rsidP="00E00244">
            <w:pPr>
              <w:keepNext/>
              <w:ind w:left="720"/>
              <w:rPr>
                <w:rFonts w:asciiTheme="minorHAnsi" w:hAnsiTheme="minorHAnsi"/>
                <w:sz w:val="16"/>
                <w:szCs w:val="16"/>
              </w:rPr>
            </w:pPr>
            <w:r w:rsidRPr="00E00244">
              <w:rPr>
                <w:rFonts w:asciiTheme="minorHAnsi" w:hAnsiTheme="minorHAnsi"/>
                <w:sz w:val="16"/>
                <w:szCs w:val="16"/>
              </w:rPr>
              <w:t>If A03 = alteration Then Use variant MCH-23c</w:t>
            </w:r>
          </w:p>
          <w:p w14:paraId="068E9659" w14:textId="77777777" w:rsidR="00D12332" w:rsidRPr="00E00244" w:rsidRDefault="00D12332" w:rsidP="00D12332">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A10 = </w:t>
            </w:r>
            <w:r w:rsidRPr="00966F61">
              <w:rPr>
                <w:rFonts w:asciiTheme="minorHAnsi" w:hAnsiTheme="minorHAnsi"/>
                <w:sz w:val="18"/>
                <w:szCs w:val="18"/>
              </w:rPr>
              <w:t xml:space="preserve">RA3.3 procedures </w:t>
            </w:r>
            <w:r w:rsidRPr="00E00244">
              <w:rPr>
                <w:rFonts w:asciiTheme="minorHAnsi" w:hAnsiTheme="minorHAnsi"/>
                <w:sz w:val="16"/>
                <w:szCs w:val="16"/>
              </w:rPr>
              <w:t>Then</w:t>
            </w:r>
          </w:p>
          <w:p w14:paraId="068E965A" w14:textId="77777777" w:rsidR="00D12332" w:rsidRDefault="00D12332" w:rsidP="00D12332">
            <w:pPr>
              <w:keepNext/>
              <w:ind w:left="720"/>
              <w:rPr>
                <w:rFonts w:asciiTheme="minorHAnsi" w:hAnsiTheme="minorHAnsi"/>
                <w:sz w:val="16"/>
                <w:szCs w:val="16"/>
              </w:rPr>
            </w:pPr>
            <w:r>
              <w:rPr>
                <w:rFonts w:asciiTheme="minorHAnsi" w:hAnsiTheme="minorHAnsi"/>
                <w:sz w:val="16"/>
                <w:szCs w:val="16"/>
              </w:rPr>
              <w:t>If A03=a</w:t>
            </w:r>
            <w:r w:rsidRPr="0004642F">
              <w:rPr>
                <w:rFonts w:asciiTheme="minorHAnsi" w:hAnsiTheme="minorHAnsi"/>
                <w:sz w:val="16"/>
                <w:szCs w:val="16"/>
              </w:rPr>
              <w:t>lteration Then use variant MCH-23a</w:t>
            </w:r>
          </w:p>
          <w:p w14:paraId="068E965B" w14:textId="517709A9" w:rsidR="00E00244" w:rsidRDefault="00E00244" w:rsidP="00E00244">
            <w:pPr>
              <w:keepNext/>
              <w:rPr>
                <w:rFonts w:asciiTheme="minorHAnsi" w:hAnsiTheme="minorHAnsi"/>
                <w:sz w:val="16"/>
                <w:szCs w:val="16"/>
              </w:rPr>
            </w:pPr>
            <w:r w:rsidRPr="00E00244">
              <w:rPr>
                <w:rFonts w:asciiTheme="minorHAnsi" w:hAnsiTheme="minorHAnsi"/>
                <w:sz w:val="16"/>
                <w:szCs w:val="16"/>
              </w:rPr>
              <w:t>E</w:t>
            </w:r>
            <w:r w:rsidR="00A175CE">
              <w:rPr>
                <w:rFonts w:asciiTheme="minorHAnsi" w:hAnsiTheme="minorHAnsi"/>
                <w:sz w:val="16"/>
                <w:szCs w:val="16"/>
              </w:rPr>
              <w:t>nd</w:t>
            </w:r>
          </w:p>
          <w:p w14:paraId="5EBA7B00" w14:textId="77777777" w:rsidR="00A175CE" w:rsidRPr="00E00244" w:rsidRDefault="00A175CE" w:rsidP="00E00244">
            <w:pPr>
              <w:keepNext/>
              <w:rPr>
                <w:rFonts w:asciiTheme="minorHAnsi" w:hAnsiTheme="minorHAnsi"/>
                <w:sz w:val="16"/>
                <w:szCs w:val="16"/>
              </w:rPr>
            </w:pPr>
          </w:p>
          <w:p w14:paraId="068E965C" w14:textId="77777777" w:rsidR="00E00244" w:rsidRPr="00E00244" w:rsidRDefault="00E00244" w:rsidP="006B5545">
            <w:pPr>
              <w:keepNext/>
              <w:rPr>
                <w:rFonts w:asciiTheme="minorHAnsi" w:hAnsiTheme="minorHAnsi"/>
                <w:sz w:val="16"/>
                <w:szCs w:val="16"/>
              </w:rPr>
            </w:pPr>
            <w:r w:rsidRPr="00E00244">
              <w:rPr>
                <w:rFonts w:asciiTheme="minorHAnsi" w:hAnsiTheme="minorHAnsi"/>
                <w:sz w:val="16"/>
                <w:szCs w:val="16"/>
              </w:rPr>
              <w:t xml:space="preserve">If A06 =  </w:t>
            </w:r>
            <w:proofErr w:type="spellStart"/>
            <w:r w:rsidRPr="00E00244">
              <w:rPr>
                <w:rFonts w:asciiTheme="minorHAnsi" w:hAnsiTheme="minorHAnsi"/>
                <w:sz w:val="16"/>
                <w:szCs w:val="16"/>
              </w:rPr>
              <w:t>ZonallyControlled</w:t>
            </w:r>
            <w:proofErr w:type="spellEnd"/>
            <w:r w:rsidRPr="00E00244">
              <w:rPr>
                <w:rFonts w:asciiTheme="minorHAnsi" w:hAnsiTheme="minorHAnsi"/>
                <w:sz w:val="16"/>
                <w:szCs w:val="16"/>
              </w:rPr>
              <w:t xml:space="preserve"> Then</w:t>
            </w:r>
          </w:p>
          <w:p w14:paraId="068E965D" w14:textId="77777777"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A05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Then use variant MCH-23b</w:t>
            </w:r>
          </w:p>
          <w:p w14:paraId="068E965E" w14:textId="77777777" w:rsidR="00E00244" w:rsidRDefault="00E00244" w:rsidP="00C216BD">
            <w:pPr>
              <w:keepNext/>
              <w:ind w:left="646"/>
              <w:rPr>
                <w:ins w:id="38" w:author="Shewmaker, Michael@Energy" w:date="2016-02-25T08:21:00Z"/>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w:t>
            </w:r>
            <w:del w:id="39" w:author="Shewmaker, Michael@Energy" w:date="2016-02-25T08:27:00Z">
              <w:r w:rsidRPr="00E00244" w:rsidDel="00094AFA">
                <w:rPr>
                  <w:rFonts w:asciiTheme="minorHAnsi" w:hAnsiTheme="minorHAnsi"/>
                  <w:sz w:val="16"/>
                  <w:szCs w:val="16"/>
                </w:rPr>
                <w:delText xml:space="preserve"> </w:delText>
              </w:r>
            </w:del>
            <w:r w:rsidRPr="00E00244">
              <w:rPr>
                <w:rFonts w:asciiTheme="minorHAnsi" w:hAnsiTheme="minorHAnsi"/>
                <w:sz w:val="16"/>
                <w:szCs w:val="16"/>
              </w:rPr>
              <w:t xml:space="preserve">A05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Then use variant MCH-23a</w:t>
            </w:r>
          </w:p>
          <w:p w14:paraId="741F069B" w14:textId="77777777" w:rsidR="00A175CE" w:rsidRPr="00E00244" w:rsidRDefault="00A175CE" w:rsidP="00C216BD">
            <w:pPr>
              <w:keepNext/>
              <w:ind w:left="646"/>
              <w:rPr>
                <w:rFonts w:asciiTheme="minorHAnsi" w:hAnsiTheme="minorHAnsi"/>
                <w:sz w:val="16"/>
                <w:szCs w:val="16"/>
              </w:rPr>
            </w:pPr>
          </w:p>
          <w:p w14:paraId="068E965F" w14:textId="77777777" w:rsidR="00E00244" w:rsidRPr="00E00244" w:rsidRDefault="00E00244" w:rsidP="00C216BD">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A06 = </w:t>
            </w:r>
            <w:del w:id="40" w:author="Shewmaker, Michael@Energy" w:date="2016-02-25T08:27:00Z">
              <w:r w:rsidRPr="00E00244" w:rsidDel="00094AFA">
                <w:rPr>
                  <w:rFonts w:asciiTheme="minorHAnsi" w:hAnsiTheme="minorHAnsi"/>
                  <w:sz w:val="16"/>
                  <w:szCs w:val="16"/>
                </w:rPr>
                <w:delText xml:space="preserve"> </w:delText>
              </w:r>
            </w:del>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8E9661" w14:textId="4D972376"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sidR="00A175CE">
              <w:rPr>
                <w:rFonts w:asciiTheme="minorHAnsi" w:hAnsiTheme="minorHAnsi"/>
                <w:sz w:val="16"/>
                <w:szCs w:val="16"/>
              </w:rPr>
              <w:t xml:space="preserve">And </w:t>
            </w:r>
            <w:r w:rsidRPr="00E00244">
              <w:rPr>
                <w:rFonts w:asciiTheme="minorHAnsi" w:hAnsiTheme="minorHAnsi"/>
                <w:sz w:val="16"/>
                <w:szCs w:val="16"/>
              </w:rPr>
              <w:t>A07 = CFI System Then use variant MCH-23d</w:t>
            </w:r>
          </w:p>
          <w:p w14:paraId="068E9662" w14:textId="3A383EF5" w:rsidR="00E00244" w:rsidRDefault="00E00244" w:rsidP="00C216BD">
            <w:pPr>
              <w:keepNext/>
              <w:ind w:left="646"/>
              <w:rPr>
                <w:ins w:id="41" w:author="Shewmaker, Michael@Energy" w:date="2016-02-25T08:23:00Z"/>
                <w:rFonts w:asciiTheme="minorHAnsi" w:hAnsiTheme="minorHAnsi"/>
                <w:sz w:val="16"/>
                <w:szCs w:val="16"/>
              </w:rPr>
            </w:pPr>
            <w:r w:rsidRPr="00E00244">
              <w:rPr>
                <w:rFonts w:asciiTheme="minorHAnsi" w:hAnsiTheme="minorHAnsi"/>
                <w:sz w:val="16"/>
                <w:szCs w:val="16"/>
              </w:rPr>
              <w:t>if  A03 = New or Replacement Then use variant MCH-23a</w:t>
            </w:r>
          </w:p>
          <w:p w14:paraId="154DCF61" w14:textId="77777777" w:rsidR="00A175CE" w:rsidRDefault="00A175CE" w:rsidP="00C216BD">
            <w:pPr>
              <w:keepNext/>
              <w:ind w:left="646"/>
              <w:rPr>
                <w:rFonts w:asciiTheme="minorHAnsi" w:hAnsiTheme="minorHAnsi"/>
                <w:sz w:val="16"/>
                <w:szCs w:val="16"/>
              </w:rPr>
            </w:pPr>
          </w:p>
          <w:p w14:paraId="068E9663" w14:textId="77777777" w:rsidR="008D544D" w:rsidRDefault="008D544D" w:rsidP="00C216BD">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A06 = </w:t>
            </w:r>
            <w:del w:id="42" w:author="Shewmaker, Michael@Energy" w:date="2016-02-25T08:28:00Z">
              <w:r w:rsidRPr="00E00244" w:rsidDel="00094AFA">
                <w:rPr>
                  <w:rFonts w:ascii="Calibri" w:hAnsi="Calibri"/>
                  <w:sz w:val="16"/>
                  <w:szCs w:val="16"/>
                </w:rPr>
                <w:delText xml:space="preserve"> </w:delText>
              </w:r>
            </w:del>
            <w:r w:rsidRPr="00E00244">
              <w:rPr>
                <w:rFonts w:ascii="Calibri" w:hAnsi="Calibri"/>
                <w:sz w:val="16"/>
                <w:szCs w:val="16"/>
              </w:rPr>
              <w:t>N</w:t>
            </w:r>
            <w:r>
              <w:rPr>
                <w:rFonts w:ascii="Calibri" w:hAnsi="Calibri"/>
                <w:sz w:val="16"/>
                <w:szCs w:val="16"/>
              </w:rPr>
              <w:t>/A Then</w:t>
            </w:r>
          </w:p>
          <w:p w14:paraId="6C81BFDB" w14:textId="77777777" w:rsidR="00A175CE" w:rsidRDefault="00A175CE" w:rsidP="00C216BD">
            <w:pPr>
              <w:keepNext/>
              <w:ind w:left="646"/>
              <w:rPr>
                <w:rFonts w:ascii="Calibri" w:hAnsi="Calibri"/>
                <w:sz w:val="16"/>
                <w:szCs w:val="16"/>
              </w:rPr>
            </w:pPr>
            <w:r w:rsidRPr="00E00244">
              <w:rPr>
                <w:rFonts w:ascii="Calibri" w:hAnsi="Calibri"/>
                <w:sz w:val="16"/>
                <w:szCs w:val="16"/>
              </w:rPr>
              <w:t>if  A03 = New or Replacement</w:t>
            </w:r>
            <w:r>
              <w:rPr>
                <w:rFonts w:ascii="Calibri" w:hAnsi="Calibri"/>
                <w:sz w:val="16"/>
                <w:szCs w:val="16"/>
              </w:rPr>
              <w:t>, Then</w:t>
            </w:r>
          </w:p>
          <w:p w14:paraId="068E9666" w14:textId="14B1E6D7" w:rsidR="008D544D" w:rsidRDefault="008D544D" w:rsidP="00C216BD">
            <w:pPr>
              <w:keepNext/>
              <w:ind w:left="1186"/>
              <w:rPr>
                <w:rFonts w:ascii="Calibri" w:hAnsi="Calibri"/>
                <w:sz w:val="16"/>
                <w:szCs w:val="16"/>
              </w:rPr>
            </w:pPr>
            <w:r w:rsidRPr="00E00244">
              <w:rPr>
                <w:rFonts w:ascii="Calibri" w:hAnsi="Calibri"/>
                <w:sz w:val="16"/>
                <w:szCs w:val="16"/>
              </w:rPr>
              <w:t xml:space="preserve">If cooling system type on MCH-01 = No Cooling </w:t>
            </w:r>
            <w:r w:rsidR="00A175CE">
              <w:rPr>
                <w:rFonts w:ascii="Calibri" w:hAnsi="Calibri"/>
                <w:sz w:val="16"/>
                <w:szCs w:val="16"/>
              </w:rPr>
              <w:t xml:space="preserve">And </w:t>
            </w:r>
            <w:r>
              <w:rPr>
                <w:rFonts w:ascii="Calibri" w:hAnsi="Calibri"/>
                <w:sz w:val="16"/>
                <w:szCs w:val="16"/>
              </w:rPr>
              <w:t xml:space="preserve">A07 = CFI System, </w:t>
            </w:r>
            <w:r w:rsidRPr="00E00244">
              <w:rPr>
                <w:rFonts w:ascii="Calibri" w:hAnsi="Calibri"/>
                <w:sz w:val="16"/>
                <w:szCs w:val="16"/>
              </w:rPr>
              <w:t>Then use variant MCH-23d</w:t>
            </w:r>
          </w:p>
          <w:p w14:paraId="3F089F8D" w14:textId="28C2D9C2" w:rsidR="00195270" w:rsidRPr="00E00244" w:rsidRDefault="00195270" w:rsidP="00C216BD">
            <w:pPr>
              <w:keepNext/>
              <w:ind w:left="1186"/>
              <w:rPr>
                <w:rFonts w:ascii="Calibri" w:hAnsi="Calibri"/>
                <w:sz w:val="16"/>
                <w:szCs w:val="16"/>
              </w:rPr>
            </w:pPr>
            <w:r>
              <w:rPr>
                <w:rFonts w:ascii="Calibri" w:hAnsi="Calibri"/>
                <w:sz w:val="16"/>
                <w:szCs w:val="16"/>
              </w:rPr>
              <w:t>Else</w:t>
            </w:r>
            <w:r w:rsidR="00D830F7">
              <w:rPr>
                <w:rFonts w:ascii="Calibri" w:hAnsi="Calibri"/>
                <w:sz w:val="16"/>
                <w:szCs w:val="16"/>
              </w:rPr>
              <w:t xml:space="preserve"> use variant MCH-23</w:t>
            </w:r>
            <w:r>
              <w:rPr>
                <w:rFonts w:ascii="Calibri" w:hAnsi="Calibri"/>
                <w:sz w:val="16"/>
                <w:szCs w:val="16"/>
              </w:rPr>
              <w:t>a</w:t>
            </w:r>
          </w:p>
          <w:p w14:paraId="068E9668" w14:textId="77777777" w:rsidR="00994177" w:rsidRDefault="00E00244" w:rsidP="00C216BD">
            <w:pPr>
              <w:keepNext/>
              <w:ind w:left="1186"/>
              <w:rPr>
                <w:rFonts w:asciiTheme="minorHAnsi" w:hAnsiTheme="minorHAnsi"/>
                <w:sz w:val="16"/>
                <w:szCs w:val="16"/>
              </w:rPr>
            </w:pPr>
            <w:r w:rsidRPr="00E00244">
              <w:rPr>
                <w:rFonts w:asciiTheme="minorHAnsi" w:hAnsiTheme="minorHAnsi"/>
                <w:sz w:val="16"/>
                <w:szCs w:val="16"/>
              </w:rPr>
              <w:t>End</w:t>
            </w:r>
          </w:p>
          <w:p w14:paraId="068E9669" w14:textId="77777777" w:rsidR="00E00244" w:rsidRDefault="00E00244" w:rsidP="00C216BD">
            <w:pPr>
              <w:keepNext/>
              <w:ind w:left="646"/>
              <w:rPr>
                <w:rFonts w:asciiTheme="minorHAnsi" w:hAnsiTheme="minorHAnsi"/>
                <w:sz w:val="16"/>
                <w:szCs w:val="16"/>
              </w:rPr>
            </w:pPr>
            <w:r w:rsidRPr="00E00244">
              <w:rPr>
                <w:rFonts w:asciiTheme="minorHAnsi" w:hAnsiTheme="minorHAnsi"/>
                <w:sz w:val="16"/>
                <w:szCs w:val="16"/>
              </w:rPr>
              <w:t>End</w:t>
            </w:r>
          </w:p>
          <w:p w14:paraId="068E966A" w14:textId="77777777"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End</w:t>
            </w:r>
            <w:r w:rsidR="0050067E">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68E9678" w14:textId="77777777" w:rsidR="003C74D6" w:rsidRDefault="003C74D6" w:rsidP="00693010">
            <w:pPr>
              <w:keepNext/>
              <w:rPr>
                <w:rFonts w:asciiTheme="minorHAnsi" w:hAnsiTheme="minorHAnsi"/>
                <w:sz w:val="18"/>
                <w:szCs w:val="18"/>
              </w:rPr>
            </w:pPr>
            <w:r>
              <w:rPr>
                <w:rFonts w:asciiTheme="minorHAnsi" w:hAnsiTheme="minorHAnsi"/>
                <w:sz w:val="18"/>
                <w:szCs w:val="18"/>
              </w:rPr>
              <w:t>If parent is MCH-01a, then reference value from MCH-01a Section C field 08;</w:t>
            </w:r>
          </w:p>
          <w:p w14:paraId="068E9679" w14:textId="77777777" w:rsidR="000A1890" w:rsidRPr="00966F61" w:rsidRDefault="00E00244" w:rsidP="00693010">
            <w:pPr>
              <w:keepNext/>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000A1890" w:rsidRPr="00966F61">
              <w:rPr>
                <w:rFonts w:asciiTheme="minorHAnsi" w:hAnsiTheme="minorHAnsi"/>
                <w:sz w:val="18"/>
                <w:szCs w:val="18"/>
              </w:rPr>
              <w:t>A03 = alteration, then value = 300;</w:t>
            </w:r>
          </w:p>
          <w:p w14:paraId="068E967A" w14:textId="77777777" w:rsidR="0050067E" w:rsidRDefault="0050067E" w:rsidP="00693010">
            <w:pPr>
              <w:keepNext/>
              <w:rPr>
                <w:rFonts w:asciiTheme="minorHAnsi" w:hAnsiTheme="minorHAnsi"/>
                <w:sz w:val="18"/>
                <w:szCs w:val="18"/>
              </w:rPr>
            </w:pPr>
            <w:r>
              <w:rPr>
                <w:rFonts w:asciiTheme="minorHAnsi" w:hAnsiTheme="minorHAnsi"/>
                <w:sz w:val="18"/>
                <w:szCs w:val="18"/>
              </w:rPr>
              <w:t>else value=350&gt;&gt;</w:t>
            </w:r>
          </w:p>
          <w:p w14:paraId="068E967B" w14:textId="77777777" w:rsidR="000A1890" w:rsidRPr="00966F61" w:rsidRDefault="000A1890" w:rsidP="00E00244">
            <w:pPr>
              <w:keepNext/>
              <w:rPr>
                <w:rFonts w:asciiTheme="minorHAnsi" w:hAnsiTheme="minorHAnsi"/>
                <w:sz w:val="18"/>
                <w:szCs w:val="18"/>
              </w:rPr>
            </w:pPr>
            <w:r w:rsidRPr="00966F61">
              <w:rPr>
                <w:rFonts w:asciiTheme="minorHAnsi" w:hAnsiTheme="minorHAnsi"/>
                <w:sz w:val="18"/>
                <w:szCs w:val="18"/>
              </w:rPr>
              <w:t>&gt;&gt;</w:t>
            </w:r>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77777777"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A04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FA0024" w:rsidRDefault="00FA0024" w:rsidP="005902DF">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0FE0E" w14:textId="77777777" w:rsidR="00631EB5" w:rsidRDefault="00631EB5">
      <w:r>
        <w:separator/>
      </w:r>
    </w:p>
  </w:endnote>
  <w:endnote w:type="continuationSeparator" w:id="0">
    <w:p w14:paraId="2F37D321" w14:textId="77777777" w:rsidR="00631EB5" w:rsidRDefault="00631EB5">
      <w:r>
        <w:continuationSeparator/>
      </w:r>
    </w:p>
  </w:endnote>
  <w:endnote w:type="continuationNotice" w:id="1">
    <w:p w14:paraId="4A920A00" w14:textId="77777777" w:rsidR="00631EB5" w:rsidRDefault="00631E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E6727" w14:textId="77777777" w:rsidR="009D109D" w:rsidRDefault="009D10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BF" w14:textId="77777777" w:rsidR="00631EB5" w:rsidRPr="00CB64DD" w:rsidRDefault="00631EB5" w:rsidP="00993A65">
    <w:pPr>
      <w:pStyle w:val="Footer"/>
    </w:pPr>
    <w:r w:rsidRPr="00CB64DD">
      <w:t xml:space="preserve">Registration Number:                                                           Registration Date/Time:                                           HERS Provider:                       </w:t>
    </w:r>
  </w:p>
  <w:p w14:paraId="068E96C0" w14:textId="18740F78" w:rsidR="00631EB5" w:rsidRPr="00CB64DD" w:rsidRDefault="00631EB5" w:rsidP="00993A65">
    <w:pPr>
      <w:pStyle w:val="Footer"/>
    </w:pPr>
    <w:r w:rsidRPr="00CB64DD">
      <w:t>CA Building Energy Efficiency Standards - 201</w:t>
    </w:r>
    <w:r>
      <w:t>6</w:t>
    </w:r>
    <w:r w:rsidRPr="00CB64DD">
      <w:t xml:space="preserve"> Residential Compliance</w:t>
    </w:r>
    <w:r w:rsidRPr="00CB64DD">
      <w:tab/>
    </w:r>
    <w:del w:id="26" w:author="Shewmaker, Michael@Energy" w:date="2016-03-14T13:15:00Z">
      <w:r w:rsidDel="002A5FEE">
        <w:delText xml:space="preserve">January </w:delText>
      </w:r>
    </w:del>
    <w:ins w:id="27" w:author="Shewmaker, Michael@Energy" w:date="2016-10-11T12:04:00Z">
      <w:r w:rsidR="009D109D">
        <w:t>October</w:t>
      </w:r>
    </w:ins>
    <w:ins w:id="28" w:author="Shewmaker, Michael@Energy" w:date="2016-03-14T13:15: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D0" w14:textId="77777777" w:rsidR="00631EB5" w:rsidRPr="00CB64DD" w:rsidRDefault="00631EB5" w:rsidP="00993A65">
    <w:pPr>
      <w:pStyle w:val="Footer"/>
    </w:pPr>
    <w:r w:rsidRPr="00CB64DD">
      <w:t xml:space="preserve">Registration Number:                                                           Registration Date/Time:                                           HERS Provider:                       </w:t>
    </w:r>
  </w:p>
  <w:p w14:paraId="068E96D1" w14:textId="77777777" w:rsidR="00631EB5" w:rsidRPr="00CB64DD" w:rsidRDefault="00631EB5"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DA" w14:textId="15E647D5" w:rsidR="00631EB5" w:rsidRPr="00CB64DD" w:rsidRDefault="00631EB5" w:rsidP="00993A65">
    <w:pPr>
      <w:pStyle w:val="Footer"/>
    </w:pPr>
    <w:r w:rsidRPr="00CB64DD">
      <w:t>CA Building Energy Efficiency Standards - 201</w:t>
    </w:r>
    <w:r>
      <w:t>6</w:t>
    </w:r>
    <w:r w:rsidRPr="00CB64DD">
      <w:t xml:space="preserve"> Residential Compliance</w:t>
    </w:r>
    <w:r w:rsidRPr="00CB64DD">
      <w:tab/>
    </w:r>
    <w:del w:id="29" w:author="Shewmaker, Michael@Energy" w:date="2016-03-14T13:15:00Z">
      <w:r w:rsidDel="002A5FEE">
        <w:delText xml:space="preserve">January </w:delText>
      </w:r>
    </w:del>
    <w:ins w:id="30" w:author="Shewmaker, Michael@Energy" w:date="2016-10-11T12:04:00Z">
      <w:r w:rsidR="009D109D">
        <w:t>October</w:t>
      </w:r>
    </w:ins>
    <w:bookmarkStart w:id="31" w:name="_GoBack"/>
    <w:bookmarkEnd w:id="31"/>
    <w:ins w:id="32" w:author="Shewmaker, Michael@Energy" w:date="2016-03-14T13:15: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E2" w14:textId="77777777" w:rsidR="00631EB5" w:rsidRPr="00CB64DD" w:rsidRDefault="00631EB5"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A2D571" w14:textId="77777777" w:rsidR="00631EB5" w:rsidRDefault="00631EB5">
      <w:r>
        <w:separator/>
      </w:r>
    </w:p>
  </w:footnote>
  <w:footnote w:type="continuationSeparator" w:id="0">
    <w:p w14:paraId="7AE2E586" w14:textId="77777777" w:rsidR="00631EB5" w:rsidRDefault="00631EB5">
      <w:r>
        <w:continuationSeparator/>
      </w:r>
    </w:p>
  </w:footnote>
  <w:footnote w:type="continuationNotice" w:id="1">
    <w:p w14:paraId="36766279" w14:textId="77777777" w:rsidR="00631EB5" w:rsidRDefault="00631E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AC" w14:textId="77777777" w:rsidR="00631EB5" w:rsidRDefault="009D109D">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AD" w14:textId="74BED5B8" w:rsidR="00631EB5" w:rsidRPr="007770C5" w:rsidRDefault="00631EB5"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9"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9D109D">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631EB5" w:rsidRPr="007770C5" w:rsidRDefault="00631EB5"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6396DB70" w:rsidR="00631EB5" w:rsidRPr="007770C5" w:rsidRDefault="00631EB5"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del w:id="23" w:author="Shewmaker, Michael@Energy" w:date="2016-09-29T13:36:00Z">
      <w:r w:rsidDel="00134425">
        <w:rPr>
          <w:rFonts w:ascii="Arial" w:hAnsi="Arial" w:cs="Arial"/>
          <w:sz w:val="14"/>
          <w:szCs w:val="14"/>
        </w:rPr>
        <w:delText>0</w:delText>
      </w:r>
    </w:del>
    <w:del w:id="24" w:author="Shewmaker, Michael@Energy" w:date="2016-03-14T13:15:00Z">
      <w:r w:rsidDel="002A5FEE">
        <w:rPr>
          <w:rFonts w:ascii="Arial" w:hAnsi="Arial" w:cs="Arial"/>
          <w:sz w:val="14"/>
          <w:szCs w:val="14"/>
        </w:rPr>
        <w:delText>1</w:delText>
      </w:r>
    </w:del>
    <w:ins w:id="25" w:author="Shewmaker, Michael@Energy" w:date="2016-10-11T12:03:00Z">
      <w:r w:rsidR="009D109D">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631EB5" w:rsidRPr="00F85124" w14:paraId="068E96B2" w14:textId="77777777" w:rsidTr="00986D7B">
      <w:trPr>
        <w:cantSplit/>
        <w:trHeight w:val="288"/>
      </w:trPr>
      <w:tc>
        <w:tcPr>
          <w:tcW w:w="4016" w:type="pct"/>
          <w:gridSpan w:val="3"/>
          <w:tcBorders>
            <w:right w:val="nil"/>
          </w:tcBorders>
          <w:vAlign w:val="center"/>
        </w:tcPr>
        <w:p w14:paraId="068E96B0" w14:textId="77777777" w:rsidR="00631EB5" w:rsidRPr="00F85124" w:rsidRDefault="00631EB5"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631EB5" w:rsidRPr="00F85124" w:rsidRDefault="00631EB5" w:rsidP="007924C2">
          <w:pPr>
            <w:pStyle w:val="Heading1"/>
            <w:jc w:val="right"/>
            <w:rPr>
              <w:rFonts w:ascii="Calibri" w:hAnsi="Calibri"/>
              <w:b w:val="0"/>
              <w:bCs/>
              <w:sz w:val="20"/>
            </w:rPr>
          </w:pPr>
          <w:r>
            <w:rPr>
              <w:rFonts w:ascii="Calibri" w:hAnsi="Calibri"/>
              <w:b w:val="0"/>
              <w:bCs/>
              <w:sz w:val="20"/>
            </w:rPr>
            <w:t>CF2R-MCH-23-H</w:t>
          </w:r>
        </w:p>
      </w:tc>
    </w:tr>
    <w:tr w:rsidR="00631EB5" w:rsidRPr="00F85124" w14:paraId="068E96B5" w14:textId="77777777" w:rsidTr="007924C2">
      <w:trPr>
        <w:cantSplit/>
        <w:trHeight w:val="288"/>
      </w:trPr>
      <w:tc>
        <w:tcPr>
          <w:tcW w:w="2500" w:type="pct"/>
          <w:gridSpan w:val="2"/>
          <w:tcBorders>
            <w:right w:val="nil"/>
          </w:tcBorders>
        </w:tcPr>
        <w:p w14:paraId="068E96B3" w14:textId="77777777" w:rsidR="00631EB5" w:rsidRPr="002E105D" w:rsidRDefault="00631EB5"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77777777" w:rsidR="00631EB5" w:rsidRPr="00F85124" w:rsidRDefault="00631EB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D109D">
            <w:rPr>
              <w:rFonts w:ascii="Calibri" w:hAnsi="Calibri"/>
              <w:bCs/>
              <w:noProof/>
            </w:rPr>
            <w:t>2</w:t>
          </w:r>
          <w:r w:rsidRPr="00E32371">
            <w:rPr>
              <w:rFonts w:ascii="Calibri" w:hAnsi="Calibri"/>
              <w:bCs/>
            </w:rPr>
            <w:fldChar w:fldCharType="end"/>
          </w:r>
          <w:r w:rsidRPr="00F85124">
            <w:rPr>
              <w:rFonts w:ascii="Calibri" w:hAnsi="Calibri"/>
              <w:bCs/>
            </w:rPr>
            <w:t xml:space="preserve"> of </w:t>
          </w:r>
          <w:r w:rsidR="009D109D">
            <w:fldChar w:fldCharType="begin"/>
          </w:r>
          <w:r w:rsidR="009D109D">
            <w:instrText xml:space="preserve"> SECTIONPAGES   \* MERGEFORMAT </w:instrText>
          </w:r>
          <w:r w:rsidR="009D109D">
            <w:fldChar w:fldCharType="separate"/>
          </w:r>
          <w:r w:rsidR="009D109D" w:rsidRPr="009D109D">
            <w:rPr>
              <w:rFonts w:ascii="Calibri" w:hAnsi="Calibri"/>
              <w:bCs/>
              <w:noProof/>
            </w:rPr>
            <w:t>2</w:t>
          </w:r>
          <w:r w:rsidR="009D109D">
            <w:rPr>
              <w:rFonts w:ascii="Calibri" w:hAnsi="Calibri"/>
              <w:bCs/>
              <w:noProof/>
            </w:rPr>
            <w:fldChar w:fldCharType="end"/>
          </w:r>
          <w:r w:rsidRPr="00F85124">
            <w:rPr>
              <w:rFonts w:ascii="Calibri" w:hAnsi="Calibri"/>
              <w:bCs/>
            </w:rPr>
            <w:t>)</w:t>
          </w:r>
        </w:p>
      </w:tc>
    </w:tr>
    <w:tr w:rsidR="00631EB5" w:rsidRPr="00F85124" w14:paraId="068E96B9" w14:textId="77777777" w:rsidTr="00986D7B">
      <w:trPr>
        <w:cantSplit/>
        <w:trHeight w:val="288"/>
      </w:trPr>
      <w:tc>
        <w:tcPr>
          <w:tcW w:w="0" w:type="auto"/>
        </w:tcPr>
        <w:p w14:paraId="068E96B6" w14:textId="77777777" w:rsidR="00631EB5" w:rsidRPr="00F85124" w:rsidRDefault="00631EB5"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631EB5" w:rsidRPr="00F85124" w:rsidRDefault="00631EB5"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631EB5" w:rsidRPr="00F85124" w:rsidRDefault="00631EB5" w:rsidP="007924C2">
          <w:pPr>
            <w:rPr>
              <w:rFonts w:ascii="Calibri" w:hAnsi="Calibri"/>
              <w:sz w:val="12"/>
              <w:szCs w:val="12"/>
            </w:rPr>
          </w:pPr>
          <w:r w:rsidRPr="00F85124">
            <w:rPr>
              <w:rFonts w:ascii="Calibri" w:hAnsi="Calibri"/>
              <w:sz w:val="12"/>
              <w:szCs w:val="12"/>
            </w:rPr>
            <w:t>Permit Number:</w:t>
          </w:r>
        </w:p>
      </w:tc>
    </w:tr>
    <w:tr w:rsidR="00631EB5" w:rsidRPr="00F85124" w14:paraId="068E96BD" w14:textId="77777777" w:rsidTr="00986D7B">
      <w:trPr>
        <w:cantSplit/>
        <w:trHeight w:val="288"/>
      </w:trPr>
      <w:tc>
        <w:tcPr>
          <w:tcW w:w="0" w:type="auto"/>
        </w:tcPr>
        <w:p w14:paraId="068E96BA" w14:textId="77777777" w:rsidR="00631EB5" w:rsidRPr="00F85124" w:rsidRDefault="00631EB5"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631EB5" w:rsidRPr="00F85124" w:rsidRDefault="00631EB5"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631EB5" w:rsidRPr="00F85124" w:rsidRDefault="00631EB5"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631EB5" w:rsidRDefault="00631EB5"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631EB5" w:rsidRPr="00F85124" w14:paraId="068E96C3" w14:textId="77777777" w:rsidTr="002E105D">
      <w:trPr>
        <w:cantSplit/>
        <w:trHeight w:val="288"/>
      </w:trPr>
      <w:tc>
        <w:tcPr>
          <w:tcW w:w="3738" w:type="pct"/>
          <w:gridSpan w:val="3"/>
          <w:tcBorders>
            <w:right w:val="nil"/>
          </w:tcBorders>
          <w:vAlign w:val="center"/>
        </w:tcPr>
        <w:p w14:paraId="068E96C1" w14:textId="77777777" w:rsidR="00631EB5" w:rsidRPr="00F85124" w:rsidRDefault="009D109D"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50"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r w:rsidR="00631EB5">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631EB5" w:rsidRPr="00F85124" w:rsidRDefault="00631EB5" w:rsidP="002E105D">
          <w:pPr>
            <w:pStyle w:val="Heading1"/>
            <w:jc w:val="right"/>
            <w:rPr>
              <w:rFonts w:ascii="Calibri" w:hAnsi="Calibri"/>
              <w:b w:val="0"/>
              <w:bCs/>
              <w:sz w:val="20"/>
            </w:rPr>
          </w:pPr>
          <w:r>
            <w:rPr>
              <w:rFonts w:ascii="Calibri" w:hAnsi="Calibri"/>
              <w:b w:val="0"/>
              <w:bCs/>
              <w:sz w:val="20"/>
            </w:rPr>
            <w:t>CF2R-MCH-23-H</w:t>
          </w:r>
        </w:p>
      </w:tc>
    </w:tr>
    <w:tr w:rsidR="00631EB5" w:rsidRPr="00F85124" w14:paraId="068E96C6" w14:textId="77777777" w:rsidTr="007924C2">
      <w:trPr>
        <w:cantSplit/>
        <w:trHeight w:val="288"/>
      </w:trPr>
      <w:tc>
        <w:tcPr>
          <w:tcW w:w="2500" w:type="pct"/>
          <w:gridSpan w:val="2"/>
          <w:tcBorders>
            <w:right w:val="nil"/>
          </w:tcBorders>
        </w:tcPr>
        <w:p w14:paraId="068E96C4" w14:textId="77777777" w:rsidR="00631EB5" w:rsidRPr="002E105D" w:rsidRDefault="00631EB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631EB5" w:rsidRPr="00F85124" w:rsidRDefault="00631EB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9D109D">
            <w:fldChar w:fldCharType="begin"/>
          </w:r>
          <w:r w:rsidR="009D109D">
            <w:instrText xml:space="preserve"> SECTIONPAGES   \* MERGEFORMAT </w:instrText>
          </w:r>
          <w:r w:rsidR="009D109D">
            <w:fldChar w:fldCharType="separate"/>
          </w:r>
          <w:r w:rsidRPr="00CB64DD">
            <w:rPr>
              <w:rFonts w:ascii="Calibri" w:hAnsi="Calibri"/>
              <w:bCs/>
              <w:noProof/>
            </w:rPr>
            <w:t>2</w:t>
          </w:r>
          <w:r w:rsidR="009D109D">
            <w:rPr>
              <w:rFonts w:ascii="Calibri" w:hAnsi="Calibri"/>
              <w:bCs/>
              <w:noProof/>
            </w:rPr>
            <w:fldChar w:fldCharType="end"/>
          </w:r>
          <w:r w:rsidRPr="00F85124">
            <w:rPr>
              <w:rFonts w:ascii="Calibri" w:hAnsi="Calibri"/>
              <w:bCs/>
            </w:rPr>
            <w:t>)</w:t>
          </w:r>
        </w:p>
      </w:tc>
    </w:tr>
    <w:tr w:rsidR="00631EB5" w:rsidRPr="00F85124" w14:paraId="068E96CA" w14:textId="77777777" w:rsidTr="002E105D">
      <w:trPr>
        <w:cantSplit/>
        <w:trHeight w:val="288"/>
      </w:trPr>
      <w:tc>
        <w:tcPr>
          <w:tcW w:w="0" w:type="auto"/>
        </w:tcPr>
        <w:p w14:paraId="068E96C7" w14:textId="77777777" w:rsidR="00631EB5" w:rsidRPr="00F85124" w:rsidRDefault="00631EB5"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631EB5" w:rsidRPr="00F85124" w:rsidRDefault="00631EB5"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631EB5" w:rsidRPr="00F85124" w:rsidRDefault="00631EB5" w:rsidP="007924C2">
          <w:pPr>
            <w:rPr>
              <w:rFonts w:ascii="Calibri" w:hAnsi="Calibri"/>
              <w:sz w:val="12"/>
              <w:szCs w:val="12"/>
            </w:rPr>
          </w:pPr>
          <w:r w:rsidRPr="00F85124">
            <w:rPr>
              <w:rFonts w:ascii="Calibri" w:hAnsi="Calibri"/>
              <w:sz w:val="12"/>
              <w:szCs w:val="12"/>
            </w:rPr>
            <w:t>Permit Number:</w:t>
          </w:r>
        </w:p>
      </w:tc>
    </w:tr>
    <w:tr w:rsidR="00631EB5" w:rsidRPr="00F85124" w14:paraId="068E96CE" w14:textId="77777777" w:rsidTr="002E105D">
      <w:trPr>
        <w:cantSplit/>
        <w:trHeight w:val="288"/>
      </w:trPr>
      <w:tc>
        <w:tcPr>
          <w:tcW w:w="0" w:type="auto"/>
        </w:tcPr>
        <w:p w14:paraId="068E96CB" w14:textId="77777777" w:rsidR="00631EB5" w:rsidRPr="00F85124" w:rsidRDefault="00631EB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631EB5" w:rsidRPr="00F85124" w:rsidRDefault="00631EB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631EB5" w:rsidRPr="00F85124" w:rsidRDefault="00631EB5"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631EB5" w:rsidRDefault="00631EB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D2" w14:textId="77777777" w:rsidR="00631EB5" w:rsidRDefault="009D109D">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31EB5" w:rsidRPr="00F85124" w14:paraId="068E96D5" w14:textId="77777777" w:rsidTr="00CB64DD">
      <w:trPr>
        <w:cantSplit/>
        <w:trHeight w:val="288"/>
      </w:trPr>
      <w:tc>
        <w:tcPr>
          <w:tcW w:w="4016" w:type="pct"/>
          <w:gridSpan w:val="2"/>
          <w:tcBorders>
            <w:right w:val="nil"/>
          </w:tcBorders>
          <w:vAlign w:val="center"/>
        </w:tcPr>
        <w:p w14:paraId="068E96D3" w14:textId="77777777" w:rsidR="00631EB5" w:rsidRPr="00F85124" w:rsidRDefault="009D109D" w:rsidP="007924C2">
          <w:pPr>
            <w:pStyle w:val="Heading1"/>
            <w:rPr>
              <w:rFonts w:ascii="Calibri" w:hAnsi="Calibri"/>
              <w:b w:val="0"/>
              <w:bCs/>
              <w:sz w:val="20"/>
            </w:rPr>
          </w:pPr>
          <w:r>
            <w:rPr>
              <w:rFonts w:ascii="Calibri" w:hAnsi="Calibri"/>
              <w:b w:val="0"/>
              <w:bCs/>
              <w:noProof/>
              <w:sz w:val="20"/>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5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r w:rsidR="00631EB5">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631EB5" w:rsidRPr="00F85124" w:rsidRDefault="00631EB5" w:rsidP="007924C2">
          <w:pPr>
            <w:pStyle w:val="Heading1"/>
            <w:jc w:val="right"/>
            <w:rPr>
              <w:rFonts w:ascii="Calibri" w:hAnsi="Calibri"/>
              <w:b w:val="0"/>
              <w:bCs/>
              <w:sz w:val="20"/>
            </w:rPr>
          </w:pPr>
          <w:r>
            <w:rPr>
              <w:rFonts w:ascii="Calibri" w:hAnsi="Calibri"/>
              <w:b w:val="0"/>
              <w:bCs/>
              <w:sz w:val="20"/>
            </w:rPr>
            <w:t>CF2R-MCH-23-H</w:t>
          </w:r>
        </w:p>
      </w:tc>
    </w:tr>
    <w:tr w:rsidR="00631EB5" w:rsidRPr="00F85124" w14:paraId="068E96D8" w14:textId="77777777" w:rsidTr="007924C2">
      <w:trPr>
        <w:cantSplit/>
        <w:trHeight w:val="288"/>
      </w:trPr>
      <w:tc>
        <w:tcPr>
          <w:tcW w:w="2500" w:type="pct"/>
          <w:tcBorders>
            <w:right w:val="nil"/>
          </w:tcBorders>
        </w:tcPr>
        <w:p w14:paraId="068E96D6" w14:textId="77777777" w:rsidR="00631EB5" w:rsidRPr="002E105D" w:rsidRDefault="00631EB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77777777" w:rsidR="00631EB5" w:rsidRPr="00F85124" w:rsidRDefault="00631EB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D109D">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9D109D">
            <w:fldChar w:fldCharType="begin"/>
          </w:r>
          <w:r w:rsidR="009D109D">
            <w:instrText xml:space="preserve"> SECTIONPAGES   \* MERGEFORMAT </w:instrText>
          </w:r>
          <w:r w:rsidR="009D109D">
            <w:fldChar w:fldCharType="separate"/>
          </w:r>
          <w:r w:rsidR="009D109D" w:rsidRPr="009D109D">
            <w:rPr>
              <w:rFonts w:ascii="Calibri" w:hAnsi="Calibri"/>
              <w:bCs/>
              <w:noProof/>
            </w:rPr>
            <w:t>2</w:t>
          </w:r>
          <w:r w:rsidR="009D109D">
            <w:rPr>
              <w:rFonts w:ascii="Calibri" w:hAnsi="Calibri"/>
              <w:bCs/>
              <w:noProof/>
            </w:rPr>
            <w:fldChar w:fldCharType="end"/>
          </w:r>
          <w:r w:rsidRPr="00F85124">
            <w:rPr>
              <w:rFonts w:ascii="Calibri" w:hAnsi="Calibri"/>
              <w:bCs/>
            </w:rPr>
            <w:t>)</w:t>
          </w:r>
        </w:p>
      </w:tc>
    </w:tr>
  </w:tbl>
  <w:p w14:paraId="068E96D9" w14:textId="77777777" w:rsidR="00631EB5" w:rsidRDefault="00631EB5"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31EB5" w:rsidRPr="00F85124" w14:paraId="068E96DD" w14:textId="77777777" w:rsidTr="002E105D">
      <w:trPr>
        <w:cantSplit/>
        <w:trHeight w:val="288"/>
      </w:trPr>
      <w:tc>
        <w:tcPr>
          <w:tcW w:w="4016" w:type="pct"/>
          <w:gridSpan w:val="2"/>
          <w:tcBorders>
            <w:right w:val="nil"/>
          </w:tcBorders>
          <w:vAlign w:val="center"/>
        </w:tcPr>
        <w:p w14:paraId="068E96DB" w14:textId="77777777" w:rsidR="00631EB5" w:rsidRPr="00F85124" w:rsidRDefault="009D109D" w:rsidP="007924C2">
          <w:pPr>
            <w:pStyle w:val="Heading1"/>
            <w:rPr>
              <w:rFonts w:ascii="Calibri" w:hAnsi="Calibri"/>
              <w:b w:val="0"/>
              <w:bCs/>
              <w:sz w:val="20"/>
            </w:rPr>
          </w:pPr>
          <w:r>
            <w:rPr>
              <w:rFonts w:ascii="Calibri" w:hAnsi="Calibri"/>
              <w:b w:val="0"/>
              <w:bCs/>
              <w:noProof/>
              <w:sz w:val="20"/>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53"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00631EB5">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631EB5" w:rsidRPr="00F85124" w:rsidRDefault="00631EB5" w:rsidP="002E105D">
          <w:pPr>
            <w:pStyle w:val="Heading1"/>
            <w:jc w:val="right"/>
            <w:rPr>
              <w:rFonts w:ascii="Calibri" w:hAnsi="Calibri"/>
              <w:b w:val="0"/>
              <w:bCs/>
              <w:sz w:val="20"/>
            </w:rPr>
          </w:pPr>
          <w:r>
            <w:rPr>
              <w:rFonts w:ascii="Calibri" w:hAnsi="Calibri"/>
              <w:b w:val="0"/>
              <w:bCs/>
              <w:sz w:val="20"/>
            </w:rPr>
            <w:t>CF2R-MCH-23-H</w:t>
          </w:r>
        </w:p>
      </w:tc>
    </w:tr>
    <w:tr w:rsidR="00631EB5" w:rsidRPr="00F85124" w14:paraId="068E96E0" w14:textId="77777777" w:rsidTr="007924C2">
      <w:trPr>
        <w:cantSplit/>
        <w:trHeight w:val="288"/>
      </w:trPr>
      <w:tc>
        <w:tcPr>
          <w:tcW w:w="2500" w:type="pct"/>
          <w:tcBorders>
            <w:right w:val="nil"/>
          </w:tcBorders>
        </w:tcPr>
        <w:p w14:paraId="068E96DE" w14:textId="77777777" w:rsidR="00631EB5" w:rsidRPr="002E105D" w:rsidRDefault="00631EB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631EB5" w:rsidRPr="00F85124" w:rsidRDefault="00631EB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9D109D">
            <w:fldChar w:fldCharType="begin"/>
          </w:r>
          <w:r w:rsidR="009D109D">
            <w:instrText xml:space="preserve"> SECTIONPAGES   \* MERGEFORMAT </w:instrText>
          </w:r>
          <w:r w:rsidR="009D109D">
            <w:fldChar w:fldCharType="separate"/>
          </w:r>
          <w:r w:rsidRPr="00CB64DD">
            <w:rPr>
              <w:rFonts w:ascii="Calibri" w:hAnsi="Calibri"/>
              <w:bCs/>
              <w:noProof/>
            </w:rPr>
            <w:t>2</w:t>
          </w:r>
          <w:r w:rsidR="009D109D">
            <w:rPr>
              <w:rFonts w:ascii="Calibri" w:hAnsi="Calibri"/>
              <w:bCs/>
              <w:noProof/>
            </w:rPr>
            <w:fldChar w:fldCharType="end"/>
          </w:r>
          <w:r w:rsidRPr="00F85124">
            <w:rPr>
              <w:rFonts w:ascii="Calibri" w:hAnsi="Calibri"/>
              <w:bCs/>
            </w:rPr>
            <w:t>)</w:t>
          </w:r>
        </w:p>
      </w:tc>
    </w:tr>
  </w:tbl>
  <w:p w14:paraId="068E96E1" w14:textId="77777777" w:rsidR="00631EB5" w:rsidRDefault="00631EB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E3" w14:textId="77777777" w:rsidR="00631EB5" w:rsidRDefault="009D109D">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31EB5" w:rsidRPr="00F85124" w14:paraId="068E96E6" w14:textId="77777777" w:rsidTr="00CB64DD">
      <w:trPr>
        <w:cantSplit/>
        <w:trHeight w:val="288"/>
      </w:trPr>
      <w:tc>
        <w:tcPr>
          <w:tcW w:w="4016" w:type="pct"/>
          <w:gridSpan w:val="2"/>
          <w:tcBorders>
            <w:right w:val="nil"/>
          </w:tcBorders>
          <w:vAlign w:val="center"/>
        </w:tcPr>
        <w:p w14:paraId="068E96E4" w14:textId="77777777" w:rsidR="00631EB5" w:rsidRPr="00F85124" w:rsidRDefault="009D109D"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r w:rsidR="00631EB5">
            <w:rPr>
              <w:rFonts w:ascii="Calibri" w:hAnsi="Calibri"/>
              <w:b w:val="0"/>
              <w:bCs/>
              <w:sz w:val="20"/>
            </w:rPr>
            <w:t xml:space="preserve">CERTIFICATE OF INSTALLATION – </w:t>
          </w:r>
          <w:r w:rsidR="00631EB5"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631EB5" w:rsidRPr="00F85124" w:rsidRDefault="00631EB5" w:rsidP="007924C2">
          <w:pPr>
            <w:pStyle w:val="Heading1"/>
            <w:jc w:val="right"/>
            <w:rPr>
              <w:rFonts w:ascii="Calibri" w:hAnsi="Calibri"/>
              <w:b w:val="0"/>
              <w:bCs/>
              <w:sz w:val="20"/>
            </w:rPr>
          </w:pPr>
          <w:r>
            <w:rPr>
              <w:rFonts w:ascii="Calibri" w:hAnsi="Calibri"/>
              <w:b w:val="0"/>
              <w:bCs/>
              <w:sz w:val="20"/>
            </w:rPr>
            <w:t>CF2R-MCH-23-H</w:t>
          </w:r>
        </w:p>
      </w:tc>
    </w:tr>
    <w:tr w:rsidR="00631EB5" w:rsidRPr="00F85124" w14:paraId="068E96E9" w14:textId="77777777" w:rsidTr="007924C2">
      <w:trPr>
        <w:cantSplit/>
        <w:trHeight w:val="288"/>
      </w:trPr>
      <w:tc>
        <w:tcPr>
          <w:tcW w:w="2500" w:type="pct"/>
          <w:tcBorders>
            <w:right w:val="nil"/>
          </w:tcBorders>
        </w:tcPr>
        <w:p w14:paraId="068E96E7" w14:textId="77777777" w:rsidR="00631EB5" w:rsidRPr="002E105D" w:rsidRDefault="00631EB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77777777" w:rsidR="00631EB5" w:rsidRPr="00F85124" w:rsidRDefault="00631EB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D109D">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9D109D">
            <w:fldChar w:fldCharType="begin"/>
          </w:r>
          <w:r w:rsidR="009D109D">
            <w:instrText xml:space="preserve"> SECTIONPAGES   \* MERGEFORMAT </w:instrText>
          </w:r>
          <w:r w:rsidR="009D109D">
            <w:fldChar w:fldCharType="separate"/>
          </w:r>
          <w:r w:rsidR="009D109D" w:rsidRPr="009D109D">
            <w:rPr>
              <w:rFonts w:ascii="Calibri" w:hAnsi="Calibri"/>
              <w:bCs/>
              <w:noProof/>
            </w:rPr>
            <w:t>3</w:t>
          </w:r>
          <w:r w:rsidR="009D109D">
            <w:rPr>
              <w:rFonts w:ascii="Calibri" w:hAnsi="Calibri"/>
              <w:bCs/>
              <w:noProof/>
            </w:rPr>
            <w:fldChar w:fldCharType="end"/>
          </w:r>
          <w:r w:rsidRPr="00F85124">
            <w:rPr>
              <w:rFonts w:ascii="Calibri" w:hAnsi="Calibri"/>
              <w:bCs/>
            </w:rPr>
            <w:t>)</w:t>
          </w:r>
        </w:p>
      </w:tc>
    </w:tr>
  </w:tbl>
  <w:p w14:paraId="068E96EA" w14:textId="77777777" w:rsidR="00631EB5" w:rsidRDefault="00631EB5"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8E96EB" w14:textId="77777777" w:rsidR="00631EB5" w:rsidRDefault="009D109D">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6"/>
  </w:num>
  <w:num w:numId="25">
    <w:abstractNumId w:val="13"/>
  </w:num>
  <w:num w:numId="26">
    <w:abstractNumId w:val="25"/>
  </w:num>
  <w:num w:numId="27">
    <w:abstractNumId w:val="15"/>
  </w:num>
  <w:num w:numId="28">
    <w:abstractNumId w:val="21"/>
  </w:num>
  <w:num w:numId="29">
    <w:abstractNumId w:val="20"/>
  </w:num>
  <w:num w:numId="30">
    <w:abstractNumId w:val="19"/>
  </w:num>
  <w:num w:numId="31">
    <w:abstractNumId w:val="6"/>
  </w:num>
  <w:num w:numId="32">
    <w:abstractNumId w:val="12"/>
  </w:num>
  <w:num w:numId="33">
    <w:abstractNumId w:val="22"/>
  </w:num>
  <w:num w:numId="34">
    <w:abstractNumId w:val="18"/>
  </w:num>
  <w:num w:numId="35">
    <w:abstractNumId w:val="14"/>
  </w:num>
  <w:num w:numId="36">
    <w:abstractNumId w:val="10"/>
  </w:num>
  <w:num w:numId="37">
    <w:abstractNumId w:val="24"/>
  </w:num>
  <w:num w:numId="38">
    <w:abstractNumId w:val="7"/>
  </w:num>
  <w:num w:numId="39">
    <w:abstractNumId w:val="11"/>
  </w:num>
  <w:num w:numId="40">
    <w:abstractNumId w:val="8"/>
  </w:num>
  <w:num w:numId="41">
    <w:abstractNumId w:val="17"/>
  </w:num>
  <w:num w:numId="42">
    <w:abstractNumId w:val="4"/>
  </w:num>
  <w:num w:numId="43">
    <w:abstractNumId w:val="3"/>
  </w:num>
  <w:num w:numId="44">
    <w:abstractNumId w:val="23"/>
  </w:num>
  <w:num w:numId="45">
    <w:abstractNumId w:val="26"/>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6211"/>
    <w:rsid w:val="0001436B"/>
    <w:rsid w:val="000247DE"/>
    <w:rsid w:val="000253BC"/>
    <w:rsid w:val="00025422"/>
    <w:rsid w:val="00026750"/>
    <w:rsid w:val="00035A79"/>
    <w:rsid w:val="00037926"/>
    <w:rsid w:val="00041E5F"/>
    <w:rsid w:val="00042F52"/>
    <w:rsid w:val="0004396E"/>
    <w:rsid w:val="000470D7"/>
    <w:rsid w:val="000471F6"/>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7604"/>
    <w:rsid w:val="0019389B"/>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30DF"/>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A7F3E"/>
    <w:rsid w:val="005B19EC"/>
    <w:rsid w:val="005B1AD1"/>
    <w:rsid w:val="005B3A68"/>
    <w:rsid w:val="005B6F6C"/>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300C"/>
    <w:rsid w:val="00643BDC"/>
    <w:rsid w:val="00643FF1"/>
    <w:rsid w:val="00654BBD"/>
    <w:rsid w:val="00654F37"/>
    <w:rsid w:val="00663AF7"/>
    <w:rsid w:val="00664AA2"/>
    <w:rsid w:val="00666C02"/>
    <w:rsid w:val="00666DB1"/>
    <w:rsid w:val="00667362"/>
    <w:rsid w:val="00673A0F"/>
    <w:rsid w:val="00674A89"/>
    <w:rsid w:val="00674FED"/>
    <w:rsid w:val="006804AD"/>
    <w:rsid w:val="00680780"/>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4BE2"/>
    <w:rsid w:val="00A24F9F"/>
    <w:rsid w:val="00A251BE"/>
    <w:rsid w:val="00A279BA"/>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068E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8.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2C18EB-2BFA-44AC-B7E3-9969240EAA56}">
  <ds:schemaRefs>
    <ds:schemaRef ds:uri="http://schemas.openxmlformats.org/officeDocument/2006/bibliography"/>
  </ds:schemaRefs>
</ds:datastoreItem>
</file>

<file path=customXml/itemProps2.xml><?xml version="1.0" encoding="utf-8"?>
<ds:datastoreItem xmlns:ds="http://schemas.openxmlformats.org/officeDocument/2006/customXml" ds:itemID="{0E4170F5-E9E0-47AF-AA68-09643DF67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3022</Words>
  <Characters>17261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20</cp:revision>
  <cp:lastPrinted>2013-11-13T00:08:00Z</cp:lastPrinted>
  <dcterms:created xsi:type="dcterms:W3CDTF">2015-06-09T16:55:00Z</dcterms:created>
  <dcterms:modified xsi:type="dcterms:W3CDTF">2016-10-11T19:04:00Z</dcterms:modified>
</cp:coreProperties>
</file>