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Look w:val="04A0" w:firstRow="1" w:lastRow="0" w:firstColumn="1" w:lastColumn="0" w:noHBand="0" w:noVBand="1"/>
      </w:tblPr>
      <w:tblGrid>
        <w:gridCol w:w="11016"/>
      </w:tblGrid>
      <w:tr w:rsidR="00522B18" w14:paraId="45E5382C" w14:textId="77777777" w:rsidTr="00FC71DC">
        <w:tc>
          <w:tcPr>
            <w:tcW w:w="10206" w:type="dxa"/>
          </w:tcPr>
          <w:p w14:paraId="45E53829" w14:textId="42D33632" w:rsidR="00522B18" w:rsidRDefault="00522B18" w:rsidP="00FC71DC">
            <w:pPr>
              <w:pStyle w:val="BulletCALetter"/>
              <w:spacing w:before="0"/>
              <w:ind w:left="0" w:firstLine="0"/>
              <w:rPr>
                <w:rFonts w:asciiTheme="minorHAnsi" w:hAnsiTheme="minorHAnsi"/>
                <w:i/>
              </w:rPr>
            </w:pPr>
            <w:r w:rsidRPr="00B60503">
              <w:rPr>
                <w:rFonts w:asciiTheme="minorHAnsi" w:hAnsiTheme="minorHAnsi"/>
                <w:i/>
              </w:rPr>
              <w:t xml:space="preserve">The installer is required to fill out this </w:t>
            </w:r>
            <w:r w:rsidR="002941FB">
              <w:rPr>
                <w:rFonts w:asciiTheme="minorHAnsi" w:hAnsiTheme="minorHAnsi"/>
                <w:i/>
              </w:rPr>
              <w:t>compliance document</w:t>
            </w:r>
            <w:r w:rsidR="002941FB" w:rsidRPr="00B60503">
              <w:rPr>
                <w:rFonts w:asciiTheme="minorHAnsi" w:hAnsiTheme="minorHAnsi"/>
                <w:i/>
              </w:rPr>
              <w:t xml:space="preserve"> </w:t>
            </w:r>
            <w:r w:rsidRPr="00B60503">
              <w:rPr>
                <w:rFonts w:asciiTheme="minorHAnsi" w:hAnsiTheme="minorHAnsi"/>
                <w:i/>
              </w:rPr>
              <w:t xml:space="preserve">for all newly installed Photovoltaic Systems (PV) when the </w:t>
            </w:r>
            <w:r w:rsidR="00C51E56">
              <w:rPr>
                <w:rFonts w:asciiTheme="minorHAnsi" w:hAnsiTheme="minorHAnsi"/>
                <w:i/>
              </w:rPr>
              <w:t>CF1R</w:t>
            </w:r>
            <w:r w:rsidRPr="00B60503">
              <w:rPr>
                <w:rFonts w:asciiTheme="minorHAnsi" w:hAnsiTheme="minorHAnsi"/>
                <w:i/>
              </w:rPr>
              <w:t xml:space="preserve"> shows PV as required for compliance. </w:t>
            </w:r>
            <w:r w:rsidR="005B04F7">
              <w:rPr>
                <w:rFonts w:asciiTheme="minorHAnsi" w:hAnsiTheme="minorHAnsi"/>
                <w:i/>
              </w:rPr>
              <w:t>Single family and multifamily</w:t>
            </w:r>
            <w:r w:rsidRPr="00B60503">
              <w:rPr>
                <w:rFonts w:asciiTheme="minorHAnsi" w:hAnsiTheme="minorHAnsi"/>
                <w:i/>
              </w:rPr>
              <w:t xml:space="preserve"> </w:t>
            </w:r>
            <w:r w:rsidR="005B04F7">
              <w:rPr>
                <w:rFonts w:asciiTheme="minorHAnsi" w:hAnsiTheme="minorHAnsi"/>
                <w:i/>
              </w:rPr>
              <w:t xml:space="preserve">residences </w:t>
            </w:r>
            <w:r w:rsidRPr="00B60503">
              <w:rPr>
                <w:rFonts w:asciiTheme="minorHAnsi" w:hAnsiTheme="minorHAnsi"/>
                <w:i/>
              </w:rPr>
              <w:t xml:space="preserve">may install a PV system for compliance purposes. The performance compliance approach must be utilized and the project must be located in climate zones </w:t>
            </w:r>
            <w:r w:rsidR="005B04F7">
              <w:rPr>
                <w:rFonts w:asciiTheme="minorHAnsi" w:hAnsiTheme="minorHAnsi"/>
                <w:i/>
              </w:rPr>
              <w:t xml:space="preserve">1-5 </w:t>
            </w:r>
            <w:r w:rsidR="00E70502">
              <w:rPr>
                <w:rFonts w:asciiTheme="minorHAnsi" w:hAnsiTheme="minorHAnsi"/>
                <w:i/>
              </w:rPr>
              <w:t>or</w:t>
            </w:r>
            <w:r w:rsidR="005B04F7">
              <w:rPr>
                <w:rFonts w:asciiTheme="minorHAnsi" w:hAnsiTheme="minorHAnsi"/>
                <w:i/>
              </w:rPr>
              <w:t xml:space="preserve"> 8</w:t>
            </w:r>
            <w:r w:rsidRPr="00B60503">
              <w:rPr>
                <w:rFonts w:asciiTheme="minorHAnsi" w:hAnsiTheme="minorHAnsi"/>
                <w:i/>
              </w:rPr>
              <w:t>-1</w:t>
            </w:r>
            <w:r w:rsidR="00030E36">
              <w:rPr>
                <w:rFonts w:asciiTheme="minorHAnsi" w:hAnsiTheme="minorHAnsi"/>
                <w:i/>
              </w:rPr>
              <w:t>6</w:t>
            </w:r>
            <w:r w:rsidRPr="00B60503">
              <w:rPr>
                <w:rFonts w:asciiTheme="minorHAnsi" w:hAnsiTheme="minorHAnsi"/>
                <w:i/>
              </w:rPr>
              <w:t>. Procedures for verifying compliance are described in Reference Residential Appendix RA4.6</w:t>
            </w:r>
            <w:r>
              <w:rPr>
                <w:rFonts w:asciiTheme="minorHAnsi" w:hAnsiTheme="minorHAnsi"/>
                <w:i/>
              </w:rPr>
              <w:t>.</w:t>
            </w:r>
          </w:p>
          <w:p w14:paraId="45E5382A" w14:textId="77777777" w:rsidR="00522B18" w:rsidRDefault="00522B18" w:rsidP="00FC71DC">
            <w:pPr>
              <w:pStyle w:val="BulletCALetter"/>
              <w:spacing w:before="0"/>
              <w:ind w:left="0" w:firstLine="0"/>
              <w:rPr>
                <w:rFonts w:asciiTheme="minorHAnsi" w:hAnsiTheme="minorHAnsi"/>
                <w:i/>
              </w:rPr>
            </w:pPr>
          </w:p>
          <w:p w14:paraId="45E5382B" w14:textId="238EAE0D" w:rsidR="00522B18" w:rsidRDefault="00522B18" w:rsidP="002941FB">
            <w:pPr>
              <w:pStyle w:val="BulletCALetter"/>
              <w:spacing w:before="0"/>
              <w:ind w:left="0" w:firstLine="0"/>
              <w:rPr>
                <w:rFonts w:asciiTheme="minorHAnsi" w:hAnsiTheme="minorHAnsi"/>
                <w:i/>
              </w:rPr>
            </w:pPr>
            <w:r>
              <w:rPr>
                <w:rFonts w:asciiTheme="minorHAnsi" w:hAnsiTheme="minorHAnsi"/>
                <w:i/>
              </w:rPr>
              <w:t xml:space="preserve">The installer is required to fill out this </w:t>
            </w:r>
            <w:r w:rsidR="002941FB">
              <w:rPr>
                <w:rFonts w:asciiTheme="minorHAnsi" w:hAnsiTheme="minorHAnsi"/>
                <w:i/>
              </w:rPr>
              <w:t xml:space="preserve">compliance document </w:t>
            </w:r>
            <w:r>
              <w:rPr>
                <w:rFonts w:asciiTheme="minorHAnsi" w:hAnsiTheme="minorHAnsi"/>
                <w:i/>
              </w:rPr>
              <w:t xml:space="preserve">for all newly installed Photovoltaic Systems (PV) when the PV system is being used to claim an exception to the Solar Ready requirements of Section 110.10, specifically Exception 1 to Section 110.10(b)1A for single family residences or Exception 1 to Section 110.10(b)1B for low-rise multifamily buildings. High-rise Multifamily buildings and Hotel/Motel Occupancies with fewer than </w:t>
            </w:r>
            <w:r w:rsidR="00C25204">
              <w:rPr>
                <w:rFonts w:asciiTheme="minorHAnsi" w:hAnsiTheme="minorHAnsi"/>
                <w:i/>
              </w:rPr>
              <w:t>10</w:t>
            </w:r>
            <w:r>
              <w:rPr>
                <w:rFonts w:asciiTheme="minorHAnsi" w:hAnsiTheme="minorHAnsi"/>
                <w:i/>
              </w:rPr>
              <w:t xml:space="preserve"> stories and nonresidential buildings with </w:t>
            </w:r>
            <w:r w:rsidR="00C25204">
              <w:rPr>
                <w:rFonts w:asciiTheme="minorHAnsi" w:hAnsiTheme="minorHAnsi"/>
                <w:i/>
              </w:rPr>
              <w:t>3</w:t>
            </w:r>
            <w:r>
              <w:rPr>
                <w:rFonts w:asciiTheme="minorHAnsi" w:hAnsiTheme="minorHAnsi"/>
                <w:i/>
              </w:rPr>
              <w:t xml:space="preserve"> stories or fewer must use the NRCI</w:t>
            </w:r>
            <w:r w:rsidR="00C25204">
              <w:rPr>
                <w:rFonts w:asciiTheme="minorHAnsi" w:hAnsiTheme="minorHAnsi"/>
                <w:i/>
              </w:rPr>
              <w:t>-</w:t>
            </w:r>
            <w:r>
              <w:rPr>
                <w:rFonts w:asciiTheme="minorHAnsi" w:hAnsiTheme="minorHAnsi"/>
                <w:i/>
              </w:rPr>
              <w:t>SPV-01-E to claim Exception 1 to Section 110.10(b)1B.</w:t>
            </w:r>
          </w:p>
        </w:tc>
      </w:tr>
    </w:tbl>
    <w:p w14:paraId="45E5382D" w14:textId="77777777" w:rsidR="00522B18" w:rsidRDefault="00522B18" w:rsidP="00522B18">
      <w:pPr>
        <w:spacing w:before="0"/>
        <w:rPr>
          <w:rFonts w:asciiTheme="minorHAnsi" w:hAnsiTheme="minorHAnsi"/>
        </w:rPr>
      </w:pPr>
    </w:p>
    <w:tbl>
      <w:tblPr>
        <w:tblStyle w:val="TableGrid"/>
        <w:tblW w:w="5000" w:type="pct"/>
        <w:tblLook w:val="04A0" w:firstRow="1" w:lastRow="0" w:firstColumn="1" w:lastColumn="0" w:noHBand="0" w:noVBand="1"/>
      </w:tblPr>
      <w:tblGrid>
        <w:gridCol w:w="672"/>
        <w:gridCol w:w="5171"/>
        <w:gridCol w:w="5173"/>
      </w:tblGrid>
      <w:tr w:rsidR="00522B18" w:rsidRPr="00B60503" w14:paraId="45E5382F" w14:textId="77777777" w:rsidTr="00522B18">
        <w:tc>
          <w:tcPr>
            <w:tcW w:w="11016" w:type="dxa"/>
            <w:gridSpan w:val="3"/>
          </w:tcPr>
          <w:p w14:paraId="45E5382E" w14:textId="40AC48EF" w:rsidR="00522B18" w:rsidRPr="00727BFF" w:rsidRDefault="00522B18" w:rsidP="00FC71DC">
            <w:pPr>
              <w:spacing w:before="0"/>
              <w:rPr>
                <w:rFonts w:asciiTheme="minorHAnsi" w:hAnsiTheme="minorHAnsi"/>
                <w:b/>
              </w:rPr>
            </w:pPr>
            <w:r>
              <w:rPr>
                <w:rFonts w:asciiTheme="minorHAnsi" w:hAnsiTheme="minorHAnsi"/>
                <w:b/>
              </w:rPr>
              <w:t>A. General Information</w:t>
            </w:r>
          </w:p>
        </w:tc>
      </w:tr>
      <w:tr w:rsidR="0074650D" w:rsidRPr="00B60503" w14:paraId="45E53833" w14:textId="77777777" w:rsidTr="00522B18">
        <w:tc>
          <w:tcPr>
            <w:tcW w:w="672" w:type="dxa"/>
            <w:vAlign w:val="center"/>
          </w:tcPr>
          <w:p w14:paraId="45E53830" w14:textId="77777777" w:rsidR="0074650D" w:rsidRDefault="0074650D" w:rsidP="00FC71DC">
            <w:pPr>
              <w:spacing w:before="0"/>
              <w:jc w:val="center"/>
              <w:rPr>
                <w:rFonts w:asciiTheme="minorHAnsi" w:hAnsiTheme="minorHAnsi"/>
              </w:rPr>
            </w:pPr>
            <w:r>
              <w:rPr>
                <w:rFonts w:asciiTheme="minorHAnsi" w:hAnsiTheme="minorHAnsi"/>
              </w:rPr>
              <w:t>01</w:t>
            </w:r>
          </w:p>
        </w:tc>
        <w:tc>
          <w:tcPr>
            <w:tcW w:w="5171" w:type="dxa"/>
            <w:vAlign w:val="center"/>
          </w:tcPr>
          <w:p w14:paraId="45E53831" w14:textId="77777777" w:rsidR="0074650D" w:rsidRDefault="0074650D" w:rsidP="00FC71DC">
            <w:pPr>
              <w:spacing w:before="0"/>
              <w:rPr>
                <w:rFonts w:asciiTheme="minorHAnsi" w:hAnsiTheme="minorHAnsi"/>
              </w:rPr>
            </w:pPr>
            <w:r>
              <w:rPr>
                <w:rFonts w:asciiTheme="minorHAnsi" w:hAnsiTheme="minorHAnsi"/>
              </w:rPr>
              <w:t>Is this PV system being used to claim a Compliance Credit for PV installation in a single family residence?</w:t>
            </w:r>
          </w:p>
        </w:tc>
        <w:tc>
          <w:tcPr>
            <w:tcW w:w="5173" w:type="dxa"/>
            <w:vAlign w:val="center"/>
          </w:tcPr>
          <w:p w14:paraId="45E53832" w14:textId="77777777" w:rsidR="0074650D" w:rsidRPr="0074459C" w:rsidRDefault="0074650D" w:rsidP="00E27BFB">
            <w:pPr>
              <w:pStyle w:val="ListParagraph"/>
              <w:spacing w:before="0"/>
              <w:rPr>
                <w:rFonts w:asciiTheme="minorHAnsi" w:hAnsiTheme="minorHAnsi"/>
              </w:rPr>
            </w:pPr>
          </w:p>
        </w:tc>
      </w:tr>
      <w:tr w:rsidR="0074650D" w:rsidRPr="00B60503" w14:paraId="45E53837" w14:textId="77777777" w:rsidTr="00522B18">
        <w:tc>
          <w:tcPr>
            <w:tcW w:w="672" w:type="dxa"/>
            <w:vAlign w:val="center"/>
          </w:tcPr>
          <w:p w14:paraId="45E53834" w14:textId="77777777" w:rsidR="0074650D" w:rsidRDefault="0074650D" w:rsidP="00FC71DC">
            <w:pPr>
              <w:spacing w:before="0"/>
              <w:jc w:val="center"/>
              <w:rPr>
                <w:rFonts w:asciiTheme="minorHAnsi" w:hAnsiTheme="minorHAnsi"/>
              </w:rPr>
            </w:pPr>
            <w:r>
              <w:rPr>
                <w:rFonts w:asciiTheme="minorHAnsi" w:hAnsiTheme="minorHAnsi"/>
              </w:rPr>
              <w:t>02</w:t>
            </w:r>
          </w:p>
        </w:tc>
        <w:tc>
          <w:tcPr>
            <w:tcW w:w="5171" w:type="dxa"/>
            <w:vAlign w:val="center"/>
          </w:tcPr>
          <w:p w14:paraId="45E53835" w14:textId="77777777" w:rsidR="0074650D" w:rsidRDefault="0074650D" w:rsidP="00FC71DC">
            <w:pPr>
              <w:spacing w:before="0"/>
              <w:rPr>
                <w:rFonts w:asciiTheme="minorHAnsi" w:hAnsiTheme="minorHAnsi"/>
              </w:rPr>
            </w:pPr>
            <w:r>
              <w:rPr>
                <w:rFonts w:asciiTheme="minorHAnsi" w:hAnsiTheme="minorHAnsi"/>
              </w:rPr>
              <w:t>Is this PV system being used to comply with the Solar Ready Area Exception?</w:t>
            </w:r>
          </w:p>
        </w:tc>
        <w:tc>
          <w:tcPr>
            <w:tcW w:w="5173" w:type="dxa"/>
            <w:vAlign w:val="center"/>
          </w:tcPr>
          <w:p w14:paraId="45E53836" w14:textId="77777777" w:rsidR="0074650D" w:rsidRPr="00CE62A4" w:rsidRDefault="0074650D" w:rsidP="00E27BFB">
            <w:pPr>
              <w:pStyle w:val="ListParagraph"/>
              <w:spacing w:before="0"/>
              <w:rPr>
                <w:rFonts w:asciiTheme="minorHAnsi" w:hAnsiTheme="minorHAnsi"/>
              </w:rPr>
            </w:pPr>
          </w:p>
        </w:tc>
      </w:tr>
    </w:tbl>
    <w:p w14:paraId="45E53839" w14:textId="77777777" w:rsidR="00E27BFB" w:rsidRDefault="00E27BFB" w:rsidP="00522B18">
      <w:pPr>
        <w:spacing w:before="0"/>
        <w:rPr>
          <w:rFonts w:asciiTheme="minorHAnsi" w:hAnsiTheme="minorHAnsi"/>
        </w:rPr>
      </w:pPr>
    </w:p>
    <w:tbl>
      <w:tblPr>
        <w:tblStyle w:val="TableGrid"/>
        <w:tblW w:w="5000" w:type="pct"/>
        <w:tblLook w:val="04A0" w:firstRow="1" w:lastRow="0" w:firstColumn="1" w:lastColumn="0" w:noHBand="0" w:noVBand="1"/>
      </w:tblPr>
      <w:tblGrid>
        <w:gridCol w:w="11016"/>
      </w:tblGrid>
      <w:tr w:rsidR="00522B18" w:rsidRPr="00B60503" w14:paraId="45E5383B" w14:textId="77777777" w:rsidTr="00E27BFB">
        <w:tc>
          <w:tcPr>
            <w:tcW w:w="10188" w:type="dxa"/>
          </w:tcPr>
          <w:p w14:paraId="45E5383A" w14:textId="5FA05D22" w:rsidR="00522B18" w:rsidRDefault="00522456" w:rsidP="00FC71DC">
            <w:pPr>
              <w:spacing w:before="0"/>
              <w:rPr>
                <w:rFonts w:asciiTheme="minorHAnsi" w:hAnsiTheme="minorHAnsi"/>
                <w:b/>
              </w:rPr>
            </w:pPr>
            <w:r>
              <w:rPr>
                <w:rFonts w:asciiTheme="minorHAnsi" w:hAnsiTheme="minorHAnsi"/>
                <w:b/>
              </w:rPr>
              <w:t>SPV-</w:t>
            </w:r>
            <w:r w:rsidR="00522B18" w:rsidRPr="007A221D">
              <w:rPr>
                <w:rFonts w:asciiTheme="minorHAnsi" w:hAnsiTheme="minorHAnsi"/>
                <w:b/>
              </w:rPr>
              <w:t>01b Solar Exception to Solar Ready Area requirements</w:t>
            </w:r>
          </w:p>
        </w:tc>
      </w:tr>
    </w:tbl>
    <w:p w14:paraId="5DDC02D3" w14:textId="77777777" w:rsidR="002912C2" w:rsidRPr="001A2A9F" w:rsidRDefault="002912C2" w:rsidP="001A2A9F">
      <w:pPr>
        <w:spacing w:before="0"/>
        <w:rPr>
          <w:rFonts w:asciiTheme="minorHAnsi" w:hAnsiTheme="minorHAnsi"/>
        </w:rPr>
      </w:pPr>
    </w:p>
    <w:tbl>
      <w:tblPr>
        <w:tblStyle w:val="TableGrid"/>
        <w:tblW w:w="5000" w:type="pct"/>
        <w:tblInd w:w="18" w:type="dxa"/>
        <w:tblLook w:val="04A0" w:firstRow="1" w:lastRow="0" w:firstColumn="1" w:lastColumn="0" w:noHBand="0" w:noVBand="1"/>
      </w:tblPr>
      <w:tblGrid>
        <w:gridCol w:w="840"/>
        <w:gridCol w:w="7091"/>
        <w:gridCol w:w="3085"/>
      </w:tblGrid>
      <w:tr w:rsidR="00522B18" w:rsidRPr="00727BFF" w14:paraId="45E5383E" w14:textId="77777777" w:rsidTr="00AF4D94">
        <w:tc>
          <w:tcPr>
            <w:tcW w:w="11016" w:type="dxa"/>
            <w:gridSpan w:val="3"/>
          </w:tcPr>
          <w:p w14:paraId="45E5383D" w14:textId="77777777" w:rsidR="00522B18" w:rsidRPr="00727BFF" w:rsidRDefault="00522B18" w:rsidP="006D1A3D">
            <w:pPr>
              <w:keepNext/>
              <w:spacing w:before="0"/>
              <w:rPr>
                <w:rFonts w:asciiTheme="minorHAnsi" w:hAnsiTheme="minorHAnsi"/>
                <w:b/>
              </w:rPr>
            </w:pPr>
            <w:r>
              <w:rPr>
                <w:rFonts w:asciiTheme="minorHAnsi" w:hAnsiTheme="minorHAnsi"/>
                <w:b/>
              </w:rPr>
              <w:t>B</w:t>
            </w:r>
            <w:r w:rsidRPr="00727BFF">
              <w:rPr>
                <w:rFonts w:asciiTheme="minorHAnsi" w:hAnsiTheme="minorHAnsi"/>
                <w:b/>
              </w:rPr>
              <w:t xml:space="preserve">. </w:t>
            </w:r>
            <w:r w:rsidR="0074650D">
              <w:rPr>
                <w:rFonts w:asciiTheme="minorHAnsi" w:hAnsiTheme="minorHAnsi"/>
                <w:b/>
              </w:rPr>
              <w:t>PV System Eligibility for Solar Ready Area Exception: Single Family Residence</w:t>
            </w:r>
            <w:r w:rsidR="0074650D">
              <w:rPr>
                <w:rFonts w:asciiTheme="minorHAnsi" w:hAnsiTheme="minorHAnsi"/>
              </w:rPr>
              <w:t xml:space="preserve"> </w:t>
            </w:r>
            <w:r w:rsidR="0074650D">
              <w:rPr>
                <w:rFonts w:asciiTheme="minorHAnsi" w:hAnsiTheme="minorHAnsi"/>
                <w:b/>
              </w:rPr>
              <w:t xml:space="preserve"> </w:t>
            </w:r>
          </w:p>
        </w:tc>
      </w:tr>
      <w:tr w:rsidR="00FC71DC" w14:paraId="45E53842" w14:textId="77777777" w:rsidTr="00C25204">
        <w:trPr>
          <w:trHeight w:val="288"/>
        </w:trPr>
        <w:tc>
          <w:tcPr>
            <w:tcW w:w="840" w:type="dxa"/>
            <w:tcBorders>
              <w:bottom w:val="single" w:sz="4" w:space="0" w:color="000000" w:themeColor="text1"/>
            </w:tcBorders>
            <w:vAlign w:val="center"/>
          </w:tcPr>
          <w:p w14:paraId="45E5383F" w14:textId="77777777" w:rsidR="00FC71DC" w:rsidRDefault="00FC71DC" w:rsidP="00FC71DC">
            <w:pPr>
              <w:keepNext/>
              <w:spacing w:before="0"/>
              <w:jc w:val="center"/>
              <w:rPr>
                <w:rFonts w:asciiTheme="minorHAnsi" w:hAnsiTheme="minorHAnsi"/>
              </w:rPr>
            </w:pPr>
            <w:r>
              <w:rPr>
                <w:rFonts w:asciiTheme="minorHAnsi" w:hAnsiTheme="minorHAnsi"/>
              </w:rPr>
              <w:t>01</w:t>
            </w:r>
          </w:p>
        </w:tc>
        <w:tc>
          <w:tcPr>
            <w:tcW w:w="7091" w:type="dxa"/>
            <w:tcBorders>
              <w:bottom w:val="single" w:sz="4" w:space="0" w:color="000000" w:themeColor="text1"/>
            </w:tcBorders>
            <w:vAlign w:val="center"/>
          </w:tcPr>
          <w:p w14:paraId="45E53840" w14:textId="4C99B197" w:rsidR="00FC71DC" w:rsidRDefault="00FC71DC" w:rsidP="00C25204">
            <w:pPr>
              <w:keepNext/>
              <w:spacing w:before="0"/>
              <w:rPr>
                <w:rFonts w:asciiTheme="minorHAnsi" w:hAnsiTheme="minorHAnsi"/>
              </w:rPr>
            </w:pPr>
            <w:r>
              <w:rPr>
                <w:rFonts w:asciiTheme="minorHAnsi" w:hAnsiTheme="minorHAnsi"/>
              </w:rPr>
              <w:t>Enter Module Manufacturer Name</w:t>
            </w:r>
          </w:p>
        </w:tc>
        <w:tc>
          <w:tcPr>
            <w:tcW w:w="3085" w:type="dxa"/>
            <w:tcBorders>
              <w:bottom w:val="single" w:sz="4" w:space="0" w:color="000000" w:themeColor="text1"/>
            </w:tcBorders>
            <w:vAlign w:val="center"/>
          </w:tcPr>
          <w:p w14:paraId="45E53841" w14:textId="77777777" w:rsidR="00FC71DC" w:rsidRPr="005E72FF" w:rsidRDefault="00FC71DC" w:rsidP="00C25204">
            <w:pPr>
              <w:keepNext/>
              <w:spacing w:before="0"/>
              <w:rPr>
                <w:rFonts w:asciiTheme="minorHAnsi" w:hAnsiTheme="minorHAnsi"/>
              </w:rPr>
            </w:pPr>
          </w:p>
        </w:tc>
      </w:tr>
      <w:tr w:rsidR="00FC71DC" w14:paraId="45E53846" w14:textId="77777777" w:rsidTr="00C25204">
        <w:trPr>
          <w:trHeight w:val="288"/>
        </w:trPr>
        <w:tc>
          <w:tcPr>
            <w:tcW w:w="840" w:type="dxa"/>
            <w:tcBorders>
              <w:bottom w:val="single" w:sz="4" w:space="0" w:color="000000" w:themeColor="text1"/>
            </w:tcBorders>
            <w:vAlign w:val="center"/>
          </w:tcPr>
          <w:p w14:paraId="45E53843" w14:textId="77777777" w:rsidR="00FC71DC" w:rsidRDefault="00FC71DC" w:rsidP="00FC71DC">
            <w:pPr>
              <w:keepNext/>
              <w:spacing w:before="0"/>
              <w:jc w:val="center"/>
              <w:rPr>
                <w:rFonts w:asciiTheme="minorHAnsi" w:hAnsiTheme="minorHAnsi"/>
              </w:rPr>
            </w:pPr>
            <w:r>
              <w:rPr>
                <w:rFonts w:asciiTheme="minorHAnsi" w:hAnsiTheme="minorHAnsi"/>
              </w:rPr>
              <w:t>02</w:t>
            </w:r>
          </w:p>
        </w:tc>
        <w:tc>
          <w:tcPr>
            <w:tcW w:w="7091" w:type="dxa"/>
            <w:tcBorders>
              <w:bottom w:val="single" w:sz="4" w:space="0" w:color="000000" w:themeColor="text1"/>
            </w:tcBorders>
            <w:vAlign w:val="center"/>
          </w:tcPr>
          <w:p w14:paraId="45E53844" w14:textId="3F3EBB08" w:rsidR="00FC71DC" w:rsidRDefault="00FC71DC" w:rsidP="00C25204">
            <w:pPr>
              <w:keepNext/>
              <w:spacing w:before="0"/>
              <w:rPr>
                <w:rFonts w:asciiTheme="minorHAnsi" w:hAnsiTheme="minorHAnsi"/>
              </w:rPr>
            </w:pPr>
            <w:r>
              <w:rPr>
                <w:rFonts w:asciiTheme="minorHAnsi" w:hAnsiTheme="minorHAnsi"/>
              </w:rPr>
              <w:t>Enter Module Model Number</w:t>
            </w:r>
          </w:p>
        </w:tc>
        <w:tc>
          <w:tcPr>
            <w:tcW w:w="3085" w:type="dxa"/>
            <w:tcBorders>
              <w:bottom w:val="single" w:sz="4" w:space="0" w:color="000000" w:themeColor="text1"/>
            </w:tcBorders>
            <w:vAlign w:val="center"/>
          </w:tcPr>
          <w:p w14:paraId="45E53845" w14:textId="77777777" w:rsidR="00FC71DC" w:rsidRPr="005E72FF" w:rsidRDefault="00FC71DC" w:rsidP="00C25204">
            <w:pPr>
              <w:keepNext/>
              <w:spacing w:before="0"/>
              <w:rPr>
                <w:rFonts w:asciiTheme="minorHAnsi" w:hAnsiTheme="minorHAnsi"/>
              </w:rPr>
            </w:pPr>
          </w:p>
        </w:tc>
      </w:tr>
      <w:tr w:rsidR="00FC71DC" w14:paraId="45E5384A" w14:textId="77777777" w:rsidTr="00C25204">
        <w:trPr>
          <w:trHeight w:val="288"/>
        </w:trPr>
        <w:tc>
          <w:tcPr>
            <w:tcW w:w="840" w:type="dxa"/>
            <w:tcBorders>
              <w:bottom w:val="single" w:sz="4" w:space="0" w:color="000000" w:themeColor="text1"/>
            </w:tcBorders>
            <w:vAlign w:val="center"/>
          </w:tcPr>
          <w:p w14:paraId="45E53847" w14:textId="77777777" w:rsidR="00FC71DC" w:rsidRDefault="00FC71DC" w:rsidP="00FC71DC">
            <w:pPr>
              <w:keepNext/>
              <w:spacing w:before="0"/>
              <w:jc w:val="center"/>
              <w:rPr>
                <w:rFonts w:asciiTheme="minorHAnsi" w:hAnsiTheme="minorHAnsi"/>
              </w:rPr>
            </w:pPr>
            <w:r>
              <w:rPr>
                <w:rFonts w:asciiTheme="minorHAnsi" w:hAnsiTheme="minorHAnsi"/>
              </w:rPr>
              <w:t>03</w:t>
            </w:r>
          </w:p>
        </w:tc>
        <w:tc>
          <w:tcPr>
            <w:tcW w:w="7091" w:type="dxa"/>
            <w:tcBorders>
              <w:bottom w:val="single" w:sz="4" w:space="0" w:color="000000" w:themeColor="text1"/>
            </w:tcBorders>
            <w:vAlign w:val="center"/>
          </w:tcPr>
          <w:p w14:paraId="45E53848" w14:textId="6499FF31" w:rsidR="00FC71DC" w:rsidRDefault="00FC71DC" w:rsidP="00C25204">
            <w:pPr>
              <w:keepNext/>
              <w:spacing w:before="0"/>
              <w:rPr>
                <w:rFonts w:asciiTheme="minorHAnsi" w:hAnsiTheme="minorHAnsi"/>
              </w:rPr>
            </w:pPr>
            <w:r>
              <w:rPr>
                <w:rFonts w:asciiTheme="minorHAnsi" w:hAnsiTheme="minorHAnsi"/>
              </w:rPr>
              <w:t xml:space="preserve">Enter Module </w:t>
            </w:r>
            <w:r w:rsidR="00522456">
              <w:rPr>
                <w:rFonts w:asciiTheme="minorHAnsi" w:hAnsiTheme="minorHAnsi"/>
              </w:rPr>
              <w:t>N</w:t>
            </w:r>
            <w:r>
              <w:rPr>
                <w:rFonts w:asciiTheme="minorHAnsi" w:hAnsiTheme="minorHAnsi"/>
              </w:rPr>
              <w:t xml:space="preserve">ameplate DC Power Rating </w:t>
            </w:r>
            <w:r w:rsidR="00522456">
              <w:rPr>
                <w:rFonts w:asciiTheme="minorHAnsi" w:hAnsiTheme="minorHAnsi"/>
              </w:rPr>
              <w:t>M</w:t>
            </w:r>
            <w:r>
              <w:rPr>
                <w:rFonts w:asciiTheme="minorHAnsi" w:hAnsiTheme="minorHAnsi"/>
              </w:rPr>
              <w:t xml:space="preserve">easure </w:t>
            </w:r>
            <w:r w:rsidR="00522456">
              <w:rPr>
                <w:rFonts w:asciiTheme="minorHAnsi" w:hAnsiTheme="minorHAnsi"/>
              </w:rPr>
              <w:t>U</w:t>
            </w:r>
            <w:r>
              <w:rPr>
                <w:rFonts w:asciiTheme="minorHAnsi" w:hAnsiTheme="minorHAnsi"/>
              </w:rPr>
              <w:t>nder Standard Test Conditions (</w:t>
            </w:r>
            <w:r w:rsidR="00522456">
              <w:rPr>
                <w:rFonts w:asciiTheme="minorHAnsi" w:hAnsiTheme="minorHAnsi"/>
              </w:rPr>
              <w:t>W</w:t>
            </w:r>
            <w:r>
              <w:rPr>
                <w:rFonts w:asciiTheme="minorHAnsi" w:hAnsiTheme="minorHAnsi"/>
              </w:rPr>
              <w:t>atts)</w:t>
            </w:r>
          </w:p>
        </w:tc>
        <w:tc>
          <w:tcPr>
            <w:tcW w:w="3085" w:type="dxa"/>
            <w:tcBorders>
              <w:bottom w:val="single" w:sz="4" w:space="0" w:color="000000" w:themeColor="text1"/>
            </w:tcBorders>
            <w:vAlign w:val="center"/>
          </w:tcPr>
          <w:p w14:paraId="45E53849" w14:textId="77777777" w:rsidR="00FC71DC" w:rsidRPr="005E72FF" w:rsidRDefault="00FC71DC" w:rsidP="00C25204">
            <w:pPr>
              <w:keepNext/>
              <w:spacing w:before="0"/>
              <w:rPr>
                <w:rFonts w:asciiTheme="minorHAnsi" w:hAnsiTheme="minorHAnsi"/>
              </w:rPr>
            </w:pPr>
          </w:p>
        </w:tc>
      </w:tr>
      <w:tr w:rsidR="00FC71DC" w14:paraId="45E5384E" w14:textId="77777777" w:rsidTr="00C25204">
        <w:trPr>
          <w:trHeight w:val="288"/>
        </w:trPr>
        <w:tc>
          <w:tcPr>
            <w:tcW w:w="840" w:type="dxa"/>
            <w:tcBorders>
              <w:bottom w:val="single" w:sz="4" w:space="0" w:color="000000" w:themeColor="text1"/>
            </w:tcBorders>
            <w:vAlign w:val="center"/>
          </w:tcPr>
          <w:p w14:paraId="45E5384B" w14:textId="77777777" w:rsidR="00FC71DC" w:rsidRDefault="00FC71DC" w:rsidP="00FC71DC">
            <w:pPr>
              <w:keepNext/>
              <w:spacing w:before="0"/>
              <w:jc w:val="center"/>
              <w:rPr>
                <w:rFonts w:asciiTheme="minorHAnsi" w:hAnsiTheme="minorHAnsi"/>
              </w:rPr>
            </w:pPr>
            <w:r>
              <w:rPr>
                <w:rFonts w:asciiTheme="minorHAnsi" w:hAnsiTheme="minorHAnsi"/>
              </w:rPr>
              <w:t>04</w:t>
            </w:r>
          </w:p>
        </w:tc>
        <w:tc>
          <w:tcPr>
            <w:tcW w:w="7091" w:type="dxa"/>
            <w:tcBorders>
              <w:bottom w:val="single" w:sz="4" w:space="0" w:color="000000" w:themeColor="text1"/>
            </w:tcBorders>
            <w:vAlign w:val="center"/>
          </w:tcPr>
          <w:p w14:paraId="45E5384C" w14:textId="02DFDA1D" w:rsidR="00FC71DC" w:rsidRDefault="00FC71DC" w:rsidP="00C25204">
            <w:pPr>
              <w:keepNext/>
              <w:spacing w:before="0"/>
              <w:rPr>
                <w:rFonts w:asciiTheme="minorHAnsi" w:hAnsiTheme="minorHAnsi"/>
              </w:rPr>
            </w:pPr>
            <w:r>
              <w:rPr>
                <w:rFonts w:asciiTheme="minorHAnsi" w:hAnsiTheme="minorHAnsi"/>
              </w:rPr>
              <w:t xml:space="preserve">Enter Number of Modules </w:t>
            </w:r>
            <w:r w:rsidR="00522456">
              <w:rPr>
                <w:rFonts w:asciiTheme="minorHAnsi" w:hAnsiTheme="minorHAnsi"/>
              </w:rPr>
              <w:t>U</w:t>
            </w:r>
            <w:r>
              <w:rPr>
                <w:rFonts w:asciiTheme="minorHAnsi" w:hAnsiTheme="minorHAnsi"/>
              </w:rPr>
              <w:t>sed in the PV System</w:t>
            </w:r>
          </w:p>
        </w:tc>
        <w:tc>
          <w:tcPr>
            <w:tcW w:w="3085" w:type="dxa"/>
            <w:tcBorders>
              <w:bottom w:val="single" w:sz="4" w:space="0" w:color="000000" w:themeColor="text1"/>
            </w:tcBorders>
            <w:vAlign w:val="center"/>
          </w:tcPr>
          <w:p w14:paraId="45E5384D" w14:textId="77777777" w:rsidR="00FC71DC" w:rsidRPr="005E72FF" w:rsidRDefault="00FC71DC" w:rsidP="00C25204">
            <w:pPr>
              <w:keepNext/>
              <w:spacing w:before="0"/>
              <w:rPr>
                <w:rFonts w:asciiTheme="minorHAnsi" w:hAnsiTheme="minorHAnsi"/>
              </w:rPr>
            </w:pPr>
          </w:p>
        </w:tc>
      </w:tr>
      <w:tr w:rsidR="00FC71DC" w14:paraId="45E53852" w14:textId="77777777" w:rsidTr="00C25204">
        <w:trPr>
          <w:trHeight w:val="288"/>
        </w:trPr>
        <w:tc>
          <w:tcPr>
            <w:tcW w:w="840" w:type="dxa"/>
            <w:tcBorders>
              <w:bottom w:val="single" w:sz="4" w:space="0" w:color="000000" w:themeColor="text1"/>
            </w:tcBorders>
            <w:vAlign w:val="center"/>
          </w:tcPr>
          <w:p w14:paraId="45E5384F" w14:textId="77777777" w:rsidR="00FC71DC" w:rsidRDefault="00FC71DC" w:rsidP="00FC71DC">
            <w:pPr>
              <w:keepNext/>
              <w:spacing w:before="0"/>
              <w:jc w:val="center"/>
              <w:rPr>
                <w:rFonts w:asciiTheme="minorHAnsi" w:hAnsiTheme="minorHAnsi"/>
              </w:rPr>
            </w:pPr>
            <w:r>
              <w:rPr>
                <w:rFonts w:asciiTheme="minorHAnsi" w:hAnsiTheme="minorHAnsi"/>
              </w:rPr>
              <w:t>05</w:t>
            </w:r>
          </w:p>
        </w:tc>
        <w:tc>
          <w:tcPr>
            <w:tcW w:w="7091" w:type="dxa"/>
            <w:tcBorders>
              <w:bottom w:val="single" w:sz="4" w:space="0" w:color="000000" w:themeColor="text1"/>
            </w:tcBorders>
            <w:vAlign w:val="center"/>
          </w:tcPr>
          <w:p w14:paraId="45E53850" w14:textId="60BF3FCF" w:rsidR="00FC71DC" w:rsidRDefault="00FC71DC" w:rsidP="00C25204">
            <w:pPr>
              <w:keepNext/>
              <w:spacing w:before="0"/>
              <w:rPr>
                <w:rFonts w:asciiTheme="minorHAnsi" w:hAnsiTheme="minorHAnsi"/>
              </w:rPr>
            </w:pPr>
            <w:r>
              <w:rPr>
                <w:rFonts w:asciiTheme="minorHAnsi" w:hAnsiTheme="minorHAnsi"/>
              </w:rPr>
              <w:t>Installed PV System Nameplate DC Power Rating (</w:t>
            </w:r>
            <w:r w:rsidR="00C25204">
              <w:rPr>
                <w:rFonts w:asciiTheme="minorHAnsi" w:hAnsiTheme="minorHAnsi"/>
              </w:rPr>
              <w:t>W</w:t>
            </w:r>
            <w:r>
              <w:rPr>
                <w:rFonts w:asciiTheme="minorHAnsi" w:hAnsiTheme="minorHAnsi"/>
              </w:rPr>
              <w:t>atts)</w:t>
            </w:r>
          </w:p>
        </w:tc>
        <w:tc>
          <w:tcPr>
            <w:tcW w:w="3085" w:type="dxa"/>
            <w:tcBorders>
              <w:bottom w:val="single" w:sz="4" w:space="0" w:color="000000" w:themeColor="text1"/>
            </w:tcBorders>
            <w:vAlign w:val="center"/>
          </w:tcPr>
          <w:p w14:paraId="45E53851" w14:textId="77777777" w:rsidR="00FC71DC" w:rsidRPr="005E72FF" w:rsidRDefault="00FC71DC" w:rsidP="00C25204">
            <w:pPr>
              <w:keepNext/>
              <w:spacing w:before="0"/>
              <w:rPr>
                <w:rFonts w:asciiTheme="minorHAnsi" w:hAnsiTheme="minorHAnsi"/>
              </w:rPr>
            </w:pPr>
          </w:p>
        </w:tc>
      </w:tr>
      <w:tr w:rsidR="00AF4D94" w14:paraId="45E53855" w14:textId="77777777" w:rsidTr="00C25204">
        <w:trPr>
          <w:trHeight w:val="288"/>
        </w:trPr>
        <w:tc>
          <w:tcPr>
            <w:tcW w:w="840" w:type="dxa"/>
            <w:tcBorders>
              <w:bottom w:val="single" w:sz="4" w:space="0" w:color="000000" w:themeColor="text1"/>
            </w:tcBorders>
            <w:vAlign w:val="center"/>
          </w:tcPr>
          <w:p w14:paraId="45E53853" w14:textId="77777777" w:rsidR="00AF4D94" w:rsidRDefault="00AF4D94" w:rsidP="00FC71DC">
            <w:pPr>
              <w:keepNext/>
              <w:spacing w:before="0"/>
              <w:jc w:val="center"/>
              <w:rPr>
                <w:rFonts w:asciiTheme="minorHAnsi" w:hAnsiTheme="minorHAnsi"/>
              </w:rPr>
            </w:pPr>
            <w:r>
              <w:rPr>
                <w:rFonts w:asciiTheme="minorHAnsi" w:hAnsiTheme="minorHAnsi"/>
              </w:rPr>
              <w:t>06</w:t>
            </w:r>
          </w:p>
        </w:tc>
        <w:tc>
          <w:tcPr>
            <w:tcW w:w="10176" w:type="dxa"/>
            <w:gridSpan w:val="2"/>
            <w:tcBorders>
              <w:bottom w:val="single" w:sz="4" w:space="0" w:color="000000" w:themeColor="text1"/>
            </w:tcBorders>
            <w:vAlign w:val="center"/>
          </w:tcPr>
          <w:p w14:paraId="45E53854" w14:textId="77777777" w:rsidR="00AF4D94" w:rsidRPr="005E72FF" w:rsidRDefault="00AF4D94" w:rsidP="00C25204">
            <w:pPr>
              <w:keepNext/>
              <w:spacing w:before="0"/>
              <w:rPr>
                <w:rFonts w:asciiTheme="minorHAnsi" w:hAnsiTheme="minorHAnsi"/>
              </w:rPr>
            </w:pPr>
            <w:r>
              <w:rPr>
                <w:rFonts w:asciiTheme="minorHAnsi" w:hAnsiTheme="minorHAnsi"/>
              </w:rPr>
              <w:t>Compliance Statement:</w:t>
            </w:r>
          </w:p>
        </w:tc>
      </w:tr>
    </w:tbl>
    <w:p w14:paraId="45E53856" w14:textId="77777777" w:rsidR="00522B18" w:rsidRDefault="00522B18" w:rsidP="00522B18"/>
    <w:tbl>
      <w:tblPr>
        <w:tblStyle w:val="TableGrid"/>
        <w:tblW w:w="5000" w:type="pct"/>
        <w:tblInd w:w="18" w:type="dxa"/>
        <w:tblLook w:val="04A0" w:firstRow="1" w:lastRow="0" w:firstColumn="1" w:lastColumn="0" w:noHBand="0" w:noVBand="1"/>
      </w:tblPr>
      <w:tblGrid>
        <w:gridCol w:w="840"/>
        <w:gridCol w:w="7091"/>
        <w:gridCol w:w="3085"/>
      </w:tblGrid>
      <w:tr w:rsidR="00522B18" w:rsidRPr="00727BFF" w14:paraId="45E53858" w14:textId="77777777" w:rsidTr="00AF4D94">
        <w:tc>
          <w:tcPr>
            <w:tcW w:w="11016" w:type="dxa"/>
            <w:gridSpan w:val="3"/>
          </w:tcPr>
          <w:p w14:paraId="45E53857" w14:textId="77777777" w:rsidR="00522B18" w:rsidRPr="00727BFF" w:rsidRDefault="00522B18" w:rsidP="006D1A3D">
            <w:pPr>
              <w:keepNext/>
              <w:spacing w:before="0"/>
              <w:rPr>
                <w:rFonts w:asciiTheme="minorHAnsi" w:hAnsiTheme="minorHAnsi"/>
                <w:b/>
              </w:rPr>
            </w:pPr>
            <w:r>
              <w:rPr>
                <w:rFonts w:asciiTheme="minorHAnsi" w:hAnsiTheme="minorHAnsi"/>
                <w:b/>
              </w:rPr>
              <w:t>C</w:t>
            </w:r>
            <w:r w:rsidRPr="00727BFF">
              <w:rPr>
                <w:rFonts w:asciiTheme="minorHAnsi" w:hAnsiTheme="minorHAnsi"/>
                <w:b/>
              </w:rPr>
              <w:t xml:space="preserve">. </w:t>
            </w:r>
            <w:r w:rsidR="0074650D">
              <w:rPr>
                <w:rFonts w:asciiTheme="minorHAnsi" w:hAnsiTheme="minorHAnsi"/>
                <w:b/>
              </w:rPr>
              <w:t>PV System Eligibility for Solar Ready Area Exception: Low-rise Multifamily Building</w:t>
            </w:r>
            <w:r w:rsidR="0074650D">
              <w:rPr>
                <w:rFonts w:asciiTheme="minorHAnsi" w:hAnsiTheme="minorHAnsi"/>
              </w:rPr>
              <w:t xml:space="preserve"> </w:t>
            </w:r>
            <w:r w:rsidR="0074650D">
              <w:rPr>
                <w:rFonts w:asciiTheme="minorHAnsi" w:hAnsiTheme="minorHAnsi"/>
                <w:b/>
              </w:rPr>
              <w:t xml:space="preserve"> </w:t>
            </w:r>
          </w:p>
        </w:tc>
      </w:tr>
      <w:tr w:rsidR="00522B18" w14:paraId="45E5385C" w14:textId="77777777" w:rsidTr="00C25204">
        <w:trPr>
          <w:trHeight w:val="288"/>
        </w:trPr>
        <w:tc>
          <w:tcPr>
            <w:tcW w:w="840" w:type="dxa"/>
            <w:vAlign w:val="center"/>
          </w:tcPr>
          <w:p w14:paraId="45E53859" w14:textId="77777777" w:rsidR="00522B18" w:rsidRDefault="00522B18" w:rsidP="00FC71DC">
            <w:pPr>
              <w:keepNext/>
              <w:spacing w:before="0"/>
              <w:jc w:val="center"/>
              <w:rPr>
                <w:rFonts w:asciiTheme="minorHAnsi" w:hAnsiTheme="minorHAnsi"/>
              </w:rPr>
            </w:pPr>
            <w:r>
              <w:rPr>
                <w:rFonts w:asciiTheme="minorHAnsi" w:hAnsiTheme="minorHAnsi"/>
              </w:rPr>
              <w:t>01</w:t>
            </w:r>
          </w:p>
        </w:tc>
        <w:tc>
          <w:tcPr>
            <w:tcW w:w="7091" w:type="dxa"/>
            <w:vAlign w:val="center"/>
          </w:tcPr>
          <w:p w14:paraId="45E5385A" w14:textId="23FFC7AA" w:rsidR="00522B18" w:rsidRPr="005E72FF" w:rsidRDefault="00522B18" w:rsidP="00C25204">
            <w:pPr>
              <w:keepNext/>
              <w:spacing w:before="0"/>
              <w:rPr>
                <w:rFonts w:asciiTheme="minorHAnsi" w:hAnsiTheme="minorHAnsi"/>
              </w:rPr>
            </w:pPr>
            <w:r>
              <w:rPr>
                <w:rFonts w:asciiTheme="minorHAnsi" w:hAnsiTheme="minorHAnsi"/>
              </w:rPr>
              <w:t>Total Roof Area (ft</w:t>
            </w:r>
            <w:r>
              <w:rPr>
                <w:rFonts w:asciiTheme="minorHAnsi" w:hAnsiTheme="minorHAnsi"/>
                <w:vertAlign w:val="superscript"/>
              </w:rPr>
              <w:t>2</w:t>
            </w:r>
            <w:r>
              <w:rPr>
                <w:rFonts w:asciiTheme="minorHAnsi" w:hAnsiTheme="minorHAnsi"/>
              </w:rPr>
              <w:t>)</w:t>
            </w:r>
          </w:p>
        </w:tc>
        <w:tc>
          <w:tcPr>
            <w:tcW w:w="3085" w:type="dxa"/>
            <w:vAlign w:val="center"/>
          </w:tcPr>
          <w:p w14:paraId="45E5385B" w14:textId="77777777" w:rsidR="00522B18" w:rsidRDefault="00522B18" w:rsidP="00C25204">
            <w:pPr>
              <w:keepNext/>
              <w:spacing w:before="0"/>
              <w:rPr>
                <w:rFonts w:asciiTheme="minorHAnsi" w:hAnsiTheme="minorHAnsi"/>
              </w:rPr>
            </w:pPr>
          </w:p>
        </w:tc>
      </w:tr>
      <w:tr w:rsidR="00522B18" w:rsidRPr="005E72FF" w14:paraId="45E53860" w14:textId="77777777" w:rsidTr="00C25204">
        <w:trPr>
          <w:trHeight w:val="288"/>
        </w:trPr>
        <w:tc>
          <w:tcPr>
            <w:tcW w:w="840" w:type="dxa"/>
            <w:vAlign w:val="center"/>
          </w:tcPr>
          <w:p w14:paraId="45E5385D" w14:textId="77777777" w:rsidR="00522B18" w:rsidRDefault="00522B18" w:rsidP="00FC71DC">
            <w:pPr>
              <w:keepNext/>
              <w:spacing w:before="0"/>
              <w:jc w:val="center"/>
              <w:rPr>
                <w:rFonts w:asciiTheme="minorHAnsi" w:hAnsiTheme="minorHAnsi"/>
              </w:rPr>
            </w:pPr>
            <w:r>
              <w:rPr>
                <w:rFonts w:asciiTheme="minorHAnsi" w:hAnsiTheme="minorHAnsi"/>
              </w:rPr>
              <w:t>02</w:t>
            </w:r>
          </w:p>
        </w:tc>
        <w:tc>
          <w:tcPr>
            <w:tcW w:w="7091" w:type="dxa"/>
            <w:vAlign w:val="center"/>
          </w:tcPr>
          <w:p w14:paraId="45E5385E" w14:textId="269B789C" w:rsidR="00522B18" w:rsidRPr="005E72FF" w:rsidRDefault="00522B18" w:rsidP="00C25204">
            <w:pPr>
              <w:keepNext/>
              <w:spacing w:before="0"/>
              <w:rPr>
                <w:rFonts w:asciiTheme="minorHAnsi" w:hAnsiTheme="minorHAnsi"/>
              </w:rPr>
            </w:pPr>
            <w:r>
              <w:rPr>
                <w:rFonts w:asciiTheme="minorHAnsi" w:hAnsiTheme="minorHAnsi"/>
              </w:rPr>
              <w:t>Minimum Nameplate DC Power Rating (Watts) = Total Roof Area (ft</w:t>
            </w:r>
            <w:r>
              <w:rPr>
                <w:rFonts w:asciiTheme="minorHAnsi" w:hAnsiTheme="minorHAnsi"/>
                <w:vertAlign w:val="superscript"/>
              </w:rPr>
              <w:t>2</w:t>
            </w:r>
            <w:r>
              <w:rPr>
                <w:rFonts w:asciiTheme="minorHAnsi" w:hAnsiTheme="minorHAnsi"/>
              </w:rPr>
              <w:t>) x (1 Watt/ft</w:t>
            </w:r>
            <w:r>
              <w:rPr>
                <w:rFonts w:asciiTheme="minorHAnsi" w:hAnsiTheme="minorHAnsi"/>
                <w:vertAlign w:val="superscript"/>
              </w:rPr>
              <w:t>2</w:t>
            </w:r>
            <w:r>
              <w:rPr>
                <w:rFonts w:asciiTheme="minorHAnsi" w:hAnsiTheme="minorHAnsi"/>
              </w:rPr>
              <w:t>)</w:t>
            </w:r>
          </w:p>
        </w:tc>
        <w:tc>
          <w:tcPr>
            <w:tcW w:w="3085" w:type="dxa"/>
            <w:vAlign w:val="center"/>
          </w:tcPr>
          <w:p w14:paraId="45E5385F" w14:textId="77777777" w:rsidR="00522B18" w:rsidRPr="005E72FF" w:rsidRDefault="00522B18" w:rsidP="00C25204">
            <w:pPr>
              <w:keepNext/>
              <w:spacing w:before="0"/>
              <w:rPr>
                <w:rFonts w:asciiTheme="minorHAnsi" w:hAnsiTheme="minorHAnsi"/>
              </w:rPr>
            </w:pPr>
            <w:r>
              <w:rPr>
                <w:rFonts w:asciiTheme="minorHAnsi" w:hAnsiTheme="minorHAnsi"/>
              </w:rPr>
              <w:t xml:space="preserve"> </w:t>
            </w:r>
          </w:p>
        </w:tc>
      </w:tr>
      <w:tr w:rsidR="00522B18" w14:paraId="45E53864" w14:textId="77777777" w:rsidTr="00C25204">
        <w:trPr>
          <w:trHeight w:val="288"/>
        </w:trPr>
        <w:tc>
          <w:tcPr>
            <w:tcW w:w="840" w:type="dxa"/>
            <w:vAlign w:val="center"/>
          </w:tcPr>
          <w:p w14:paraId="45E53861" w14:textId="77777777" w:rsidR="00522B18" w:rsidRDefault="00522B18" w:rsidP="00FC71DC">
            <w:pPr>
              <w:keepNext/>
              <w:spacing w:before="0"/>
              <w:jc w:val="center"/>
              <w:rPr>
                <w:rFonts w:asciiTheme="minorHAnsi" w:hAnsiTheme="minorHAnsi"/>
              </w:rPr>
            </w:pPr>
            <w:r>
              <w:rPr>
                <w:rFonts w:asciiTheme="minorHAnsi" w:hAnsiTheme="minorHAnsi"/>
              </w:rPr>
              <w:t>03</w:t>
            </w:r>
          </w:p>
        </w:tc>
        <w:tc>
          <w:tcPr>
            <w:tcW w:w="7091" w:type="dxa"/>
            <w:vAlign w:val="center"/>
          </w:tcPr>
          <w:p w14:paraId="45E53862" w14:textId="356EC6D3" w:rsidR="00522B18" w:rsidRDefault="00522B18" w:rsidP="00C25204">
            <w:pPr>
              <w:keepNext/>
              <w:spacing w:before="0"/>
              <w:rPr>
                <w:rFonts w:asciiTheme="minorHAnsi" w:hAnsiTheme="minorHAnsi"/>
              </w:rPr>
            </w:pPr>
            <w:r>
              <w:rPr>
                <w:rFonts w:asciiTheme="minorHAnsi" w:hAnsiTheme="minorHAnsi"/>
              </w:rPr>
              <w:t>Enter Module Manufacturer Name</w:t>
            </w:r>
          </w:p>
        </w:tc>
        <w:tc>
          <w:tcPr>
            <w:tcW w:w="3085" w:type="dxa"/>
            <w:vAlign w:val="center"/>
          </w:tcPr>
          <w:p w14:paraId="45E53863" w14:textId="77777777" w:rsidR="00522B18" w:rsidRDefault="00522B18" w:rsidP="00C25204">
            <w:pPr>
              <w:keepNext/>
              <w:spacing w:before="0"/>
              <w:rPr>
                <w:rFonts w:asciiTheme="minorHAnsi" w:hAnsiTheme="minorHAnsi"/>
              </w:rPr>
            </w:pPr>
          </w:p>
        </w:tc>
      </w:tr>
      <w:tr w:rsidR="00522B18" w14:paraId="45E53868" w14:textId="77777777" w:rsidTr="00C25204">
        <w:trPr>
          <w:trHeight w:val="288"/>
        </w:trPr>
        <w:tc>
          <w:tcPr>
            <w:tcW w:w="840" w:type="dxa"/>
            <w:vAlign w:val="center"/>
          </w:tcPr>
          <w:p w14:paraId="45E53865" w14:textId="77777777" w:rsidR="00522B18" w:rsidRDefault="00522B18" w:rsidP="00FC71DC">
            <w:pPr>
              <w:keepNext/>
              <w:spacing w:before="0"/>
              <w:jc w:val="center"/>
              <w:rPr>
                <w:rFonts w:asciiTheme="minorHAnsi" w:hAnsiTheme="minorHAnsi"/>
              </w:rPr>
            </w:pPr>
            <w:r>
              <w:rPr>
                <w:rFonts w:asciiTheme="minorHAnsi" w:hAnsiTheme="minorHAnsi"/>
              </w:rPr>
              <w:t>04</w:t>
            </w:r>
          </w:p>
        </w:tc>
        <w:tc>
          <w:tcPr>
            <w:tcW w:w="7091" w:type="dxa"/>
            <w:vAlign w:val="center"/>
          </w:tcPr>
          <w:p w14:paraId="45E53866" w14:textId="75CE516F" w:rsidR="00522B18" w:rsidRDefault="00522B18" w:rsidP="00C25204">
            <w:pPr>
              <w:keepNext/>
              <w:spacing w:before="0"/>
              <w:rPr>
                <w:rFonts w:asciiTheme="minorHAnsi" w:hAnsiTheme="minorHAnsi"/>
              </w:rPr>
            </w:pPr>
            <w:r>
              <w:rPr>
                <w:rFonts w:asciiTheme="minorHAnsi" w:hAnsiTheme="minorHAnsi"/>
              </w:rPr>
              <w:t>Enter Module Model Number</w:t>
            </w:r>
          </w:p>
        </w:tc>
        <w:tc>
          <w:tcPr>
            <w:tcW w:w="3085" w:type="dxa"/>
            <w:vAlign w:val="center"/>
          </w:tcPr>
          <w:p w14:paraId="45E53867" w14:textId="77777777" w:rsidR="00522B18" w:rsidRDefault="00522B18" w:rsidP="00C25204">
            <w:pPr>
              <w:keepNext/>
              <w:spacing w:before="0"/>
              <w:rPr>
                <w:rFonts w:asciiTheme="minorHAnsi" w:hAnsiTheme="minorHAnsi"/>
              </w:rPr>
            </w:pPr>
          </w:p>
        </w:tc>
      </w:tr>
      <w:tr w:rsidR="00522B18" w14:paraId="45E5386C" w14:textId="77777777" w:rsidTr="00C25204">
        <w:trPr>
          <w:trHeight w:val="288"/>
        </w:trPr>
        <w:tc>
          <w:tcPr>
            <w:tcW w:w="840" w:type="dxa"/>
            <w:vAlign w:val="center"/>
          </w:tcPr>
          <w:p w14:paraId="45E53869" w14:textId="77777777" w:rsidR="00522B18" w:rsidRDefault="00522B18" w:rsidP="00FC71DC">
            <w:pPr>
              <w:keepNext/>
              <w:spacing w:before="0"/>
              <w:jc w:val="center"/>
              <w:rPr>
                <w:rFonts w:asciiTheme="minorHAnsi" w:hAnsiTheme="minorHAnsi"/>
              </w:rPr>
            </w:pPr>
            <w:r>
              <w:rPr>
                <w:rFonts w:asciiTheme="minorHAnsi" w:hAnsiTheme="minorHAnsi"/>
              </w:rPr>
              <w:t>05</w:t>
            </w:r>
          </w:p>
        </w:tc>
        <w:tc>
          <w:tcPr>
            <w:tcW w:w="7091" w:type="dxa"/>
            <w:vAlign w:val="center"/>
          </w:tcPr>
          <w:p w14:paraId="45E5386A" w14:textId="071705CA" w:rsidR="00522B18" w:rsidRDefault="00522B18" w:rsidP="00C25204">
            <w:pPr>
              <w:keepNext/>
              <w:spacing w:before="0"/>
              <w:rPr>
                <w:rFonts w:asciiTheme="minorHAnsi" w:hAnsiTheme="minorHAnsi"/>
              </w:rPr>
            </w:pPr>
            <w:r>
              <w:rPr>
                <w:rFonts w:asciiTheme="minorHAnsi" w:hAnsiTheme="minorHAnsi"/>
              </w:rPr>
              <w:t>Enter Module nameplate DC Power Rating measure under Standard Test Conditions (</w:t>
            </w:r>
            <w:r w:rsidR="00522456">
              <w:rPr>
                <w:rFonts w:asciiTheme="minorHAnsi" w:hAnsiTheme="minorHAnsi"/>
              </w:rPr>
              <w:t>W</w:t>
            </w:r>
            <w:r>
              <w:rPr>
                <w:rFonts w:asciiTheme="minorHAnsi" w:hAnsiTheme="minorHAnsi"/>
              </w:rPr>
              <w:t>atts)</w:t>
            </w:r>
          </w:p>
        </w:tc>
        <w:tc>
          <w:tcPr>
            <w:tcW w:w="3085" w:type="dxa"/>
            <w:vAlign w:val="center"/>
          </w:tcPr>
          <w:p w14:paraId="45E5386B" w14:textId="77777777" w:rsidR="00522B18" w:rsidRDefault="00522B18" w:rsidP="00C25204">
            <w:pPr>
              <w:keepNext/>
              <w:spacing w:before="0"/>
              <w:rPr>
                <w:rFonts w:asciiTheme="minorHAnsi" w:hAnsiTheme="minorHAnsi"/>
              </w:rPr>
            </w:pPr>
          </w:p>
        </w:tc>
      </w:tr>
      <w:tr w:rsidR="00522B18" w14:paraId="45E53870" w14:textId="77777777" w:rsidTr="00C25204">
        <w:trPr>
          <w:trHeight w:val="288"/>
        </w:trPr>
        <w:tc>
          <w:tcPr>
            <w:tcW w:w="840" w:type="dxa"/>
            <w:vAlign w:val="center"/>
          </w:tcPr>
          <w:p w14:paraId="45E5386D" w14:textId="77777777" w:rsidR="00522B18" w:rsidRDefault="00522B18" w:rsidP="00FC71DC">
            <w:pPr>
              <w:keepNext/>
              <w:spacing w:before="0"/>
              <w:jc w:val="center"/>
              <w:rPr>
                <w:rFonts w:asciiTheme="minorHAnsi" w:hAnsiTheme="minorHAnsi"/>
              </w:rPr>
            </w:pPr>
            <w:r>
              <w:rPr>
                <w:rFonts w:asciiTheme="minorHAnsi" w:hAnsiTheme="minorHAnsi"/>
              </w:rPr>
              <w:t>06</w:t>
            </w:r>
          </w:p>
        </w:tc>
        <w:tc>
          <w:tcPr>
            <w:tcW w:w="7091" w:type="dxa"/>
            <w:vAlign w:val="center"/>
          </w:tcPr>
          <w:p w14:paraId="45E5386E" w14:textId="1945D09B" w:rsidR="00522B18" w:rsidRDefault="00522B18" w:rsidP="00C25204">
            <w:pPr>
              <w:keepNext/>
              <w:spacing w:before="0"/>
              <w:rPr>
                <w:rFonts w:asciiTheme="minorHAnsi" w:hAnsiTheme="minorHAnsi"/>
              </w:rPr>
            </w:pPr>
            <w:r>
              <w:rPr>
                <w:rFonts w:asciiTheme="minorHAnsi" w:hAnsiTheme="minorHAnsi"/>
              </w:rPr>
              <w:t>Enter Number of Modules used in the PV System</w:t>
            </w:r>
          </w:p>
        </w:tc>
        <w:tc>
          <w:tcPr>
            <w:tcW w:w="3085" w:type="dxa"/>
            <w:vAlign w:val="center"/>
          </w:tcPr>
          <w:p w14:paraId="45E5386F" w14:textId="77777777" w:rsidR="00522B18" w:rsidRDefault="00522B18" w:rsidP="00C25204">
            <w:pPr>
              <w:keepNext/>
              <w:spacing w:before="0"/>
              <w:rPr>
                <w:rFonts w:asciiTheme="minorHAnsi" w:hAnsiTheme="minorHAnsi"/>
              </w:rPr>
            </w:pPr>
          </w:p>
        </w:tc>
      </w:tr>
      <w:tr w:rsidR="00522B18" w14:paraId="45E53874" w14:textId="77777777" w:rsidTr="00C25204">
        <w:trPr>
          <w:trHeight w:val="288"/>
        </w:trPr>
        <w:tc>
          <w:tcPr>
            <w:tcW w:w="840" w:type="dxa"/>
            <w:vAlign w:val="center"/>
          </w:tcPr>
          <w:p w14:paraId="45E53871" w14:textId="77777777" w:rsidR="00522B18" w:rsidRDefault="00522B18" w:rsidP="00FC71DC">
            <w:pPr>
              <w:keepNext/>
              <w:spacing w:before="0"/>
              <w:jc w:val="center"/>
              <w:rPr>
                <w:rFonts w:asciiTheme="minorHAnsi" w:hAnsiTheme="minorHAnsi"/>
              </w:rPr>
            </w:pPr>
            <w:r>
              <w:rPr>
                <w:rFonts w:asciiTheme="minorHAnsi" w:hAnsiTheme="minorHAnsi"/>
              </w:rPr>
              <w:t>07</w:t>
            </w:r>
          </w:p>
        </w:tc>
        <w:tc>
          <w:tcPr>
            <w:tcW w:w="7091" w:type="dxa"/>
            <w:vAlign w:val="center"/>
          </w:tcPr>
          <w:p w14:paraId="45E53872" w14:textId="266082F5" w:rsidR="00522B18" w:rsidRDefault="00522B18" w:rsidP="00C25204">
            <w:pPr>
              <w:keepNext/>
              <w:spacing w:before="0"/>
              <w:rPr>
                <w:rFonts w:asciiTheme="minorHAnsi" w:hAnsiTheme="minorHAnsi"/>
              </w:rPr>
            </w:pPr>
            <w:r>
              <w:rPr>
                <w:rFonts w:asciiTheme="minorHAnsi" w:hAnsiTheme="minorHAnsi"/>
              </w:rPr>
              <w:t>Installed PV System Nameplate DC Power Rating (</w:t>
            </w:r>
            <w:r w:rsidR="0074650D">
              <w:rPr>
                <w:rFonts w:asciiTheme="minorHAnsi" w:hAnsiTheme="minorHAnsi"/>
              </w:rPr>
              <w:t>W</w:t>
            </w:r>
            <w:r>
              <w:rPr>
                <w:rFonts w:asciiTheme="minorHAnsi" w:hAnsiTheme="minorHAnsi"/>
              </w:rPr>
              <w:t>atts)</w:t>
            </w:r>
          </w:p>
        </w:tc>
        <w:tc>
          <w:tcPr>
            <w:tcW w:w="3085" w:type="dxa"/>
            <w:vAlign w:val="center"/>
          </w:tcPr>
          <w:p w14:paraId="45E53873" w14:textId="77777777" w:rsidR="00522B18" w:rsidRDefault="00522B18" w:rsidP="00C25204">
            <w:pPr>
              <w:keepNext/>
              <w:spacing w:before="0"/>
              <w:rPr>
                <w:rFonts w:asciiTheme="minorHAnsi" w:hAnsiTheme="minorHAnsi"/>
              </w:rPr>
            </w:pPr>
          </w:p>
        </w:tc>
      </w:tr>
      <w:tr w:rsidR="00522B18" w14:paraId="45E53877" w14:textId="77777777" w:rsidTr="00C25204">
        <w:trPr>
          <w:trHeight w:val="288"/>
        </w:trPr>
        <w:tc>
          <w:tcPr>
            <w:tcW w:w="840" w:type="dxa"/>
            <w:vAlign w:val="center"/>
          </w:tcPr>
          <w:p w14:paraId="45E53875" w14:textId="77777777" w:rsidR="00522B18" w:rsidRDefault="00522B18" w:rsidP="00FC71DC">
            <w:pPr>
              <w:keepNext/>
              <w:spacing w:before="0"/>
              <w:jc w:val="center"/>
              <w:rPr>
                <w:rFonts w:asciiTheme="minorHAnsi" w:hAnsiTheme="minorHAnsi"/>
              </w:rPr>
            </w:pPr>
            <w:r>
              <w:rPr>
                <w:rFonts w:asciiTheme="minorHAnsi" w:hAnsiTheme="minorHAnsi"/>
              </w:rPr>
              <w:t>08</w:t>
            </w:r>
          </w:p>
        </w:tc>
        <w:tc>
          <w:tcPr>
            <w:tcW w:w="10176" w:type="dxa"/>
            <w:gridSpan w:val="2"/>
            <w:vAlign w:val="center"/>
          </w:tcPr>
          <w:p w14:paraId="45E53876" w14:textId="77777777" w:rsidR="00522B18" w:rsidRPr="00E15E4D" w:rsidRDefault="00522B18" w:rsidP="00C25204">
            <w:pPr>
              <w:keepNext/>
              <w:spacing w:before="0"/>
              <w:rPr>
                <w:rFonts w:asciiTheme="minorHAnsi" w:hAnsiTheme="minorHAnsi"/>
              </w:rPr>
            </w:pPr>
            <w:r>
              <w:rPr>
                <w:rFonts w:asciiTheme="minorHAnsi" w:hAnsiTheme="minorHAnsi"/>
              </w:rPr>
              <w:t>Compliance Statement</w:t>
            </w:r>
            <w:r w:rsidR="00AF4D94">
              <w:rPr>
                <w:rFonts w:asciiTheme="minorHAnsi" w:hAnsiTheme="minorHAnsi"/>
              </w:rPr>
              <w:t>:</w:t>
            </w:r>
          </w:p>
        </w:tc>
      </w:tr>
    </w:tbl>
    <w:p w14:paraId="45E53878" w14:textId="77777777" w:rsidR="00500BAF" w:rsidRDefault="00500BAF" w:rsidP="00500BAF"/>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15"/>
      </w:tblGrid>
      <w:tr w:rsidR="002371AD" w:rsidRPr="002371AD" w14:paraId="45E5387A" w14:textId="77777777" w:rsidTr="001116B8">
        <w:trPr>
          <w:trHeight w:val="305"/>
        </w:trPr>
        <w:tc>
          <w:tcPr>
            <w:tcW w:w="10943" w:type="dxa"/>
            <w:gridSpan w:val="4"/>
            <w:vAlign w:val="center"/>
          </w:tcPr>
          <w:p w14:paraId="45E53879" w14:textId="77777777" w:rsidR="002371AD" w:rsidRPr="002371AD" w:rsidRDefault="002371AD" w:rsidP="002371A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rPr>
                <w:rFonts w:ascii="Times New Roman" w:hAnsi="Times New Roman" w:cs="Arial"/>
                <w:b/>
              </w:rPr>
            </w:pPr>
            <w:r w:rsidRPr="002371AD">
              <w:rPr>
                <w:rFonts w:asciiTheme="minorHAnsi" w:hAnsiTheme="minorHAnsi" w:cs="Arial"/>
                <w:b/>
                <w:caps/>
                <w:sz w:val="18"/>
                <w:szCs w:val="18"/>
              </w:rPr>
              <w:lastRenderedPageBreak/>
              <w:t>Documentation Author's Declaration Statement</w:t>
            </w:r>
          </w:p>
        </w:tc>
      </w:tr>
      <w:tr w:rsidR="002371AD" w:rsidRPr="002371AD" w14:paraId="45E5387C" w14:textId="77777777" w:rsidTr="001116B8">
        <w:trPr>
          <w:trHeight w:hRule="exact" w:val="271"/>
        </w:trPr>
        <w:tc>
          <w:tcPr>
            <w:tcW w:w="10943" w:type="dxa"/>
            <w:gridSpan w:val="4"/>
            <w:vAlign w:val="center"/>
          </w:tcPr>
          <w:p w14:paraId="45E5387B" w14:textId="77777777" w:rsidR="002371AD" w:rsidRPr="002371AD" w:rsidRDefault="002371AD" w:rsidP="001116B8">
            <w:pPr>
              <w:keepNext/>
              <w:numPr>
                <w:ilvl w:val="0"/>
                <w:numId w:val="11"/>
              </w:numPr>
              <w:tabs>
                <w:tab w:val="left" w:pos="-2600"/>
              </w:tabs>
              <w:spacing w:before="0"/>
              <w:ind w:right="90"/>
              <w:outlineLvl w:val="2"/>
              <w:rPr>
                <w:rFonts w:asciiTheme="minorHAnsi" w:hAnsiTheme="minorHAnsi"/>
                <w:sz w:val="18"/>
                <w:szCs w:val="18"/>
              </w:rPr>
            </w:pPr>
            <w:r w:rsidRPr="002371AD">
              <w:rPr>
                <w:rFonts w:asciiTheme="minorHAnsi" w:hAnsiTheme="minorHAnsi"/>
                <w:sz w:val="18"/>
                <w:szCs w:val="18"/>
              </w:rPr>
              <w:t>I certify that this Certificate of Installation documentation is accurate and complete.</w:t>
            </w:r>
          </w:p>
        </w:tc>
      </w:tr>
      <w:tr w:rsidR="002371AD" w:rsidRPr="002371AD" w14:paraId="45E5387F" w14:textId="77777777" w:rsidTr="00E27BFB">
        <w:trPr>
          <w:trHeight w:val="360"/>
        </w:trPr>
        <w:tc>
          <w:tcPr>
            <w:tcW w:w="5577" w:type="dxa"/>
            <w:gridSpan w:val="2"/>
          </w:tcPr>
          <w:p w14:paraId="45E5387D" w14:textId="77777777" w:rsidR="002371AD" w:rsidRPr="002371AD" w:rsidRDefault="002371AD" w:rsidP="002371AD">
            <w:pPr>
              <w:keepNext/>
              <w:spacing w:before="0"/>
              <w:rPr>
                <w:rFonts w:asciiTheme="minorHAnsi" w:hAnsiTheme="minorHAnsi"/>
                <w:sz w:val="14"/>
                <w:szCs w:val="14"/>
              </w:rPr>
            </w:pPr>
            <w:r w:rsidRPr="002371AD">
              <w:rPr>
                <w:rFonts w:asciiTheme="minorHAnsi" w:hAnsiTheme="minorHAnsi"/>
                <w:sz w:val="14"/>
                <w:szCs w:val="14"/>
              </w:rPr>
              <w:t>Documentation Author Name:</w:t>
            </w:r>
          </w:p>
        </w:tc>
        <w:tc>
          <w:tcPr>
            <w:tcW w:w="5366" w:type="dxa"/>
            <w:gridSpan w:val="2"/>
          </w:tcPr>
          <w:p w14:paraId="45E5387E" w14:textId="77777777" w:rsidR="002371AD" w:rsidRPr="002371AD" w:rsidRDefault="002371AD" w:rsidP="002371AD">
            <w:pPr>
              <w:keepNext/>
              <w:spacing w:before="0"/>
              <w:rPr>
                <w:rFonts w:asciiTheme="minorHAnsi" w:hAnsiTheme="minorHAnsi"/>
                <w:sz w:val="14"/>
                <w:szCs w:val="14"/>
              </w:rPr>
            </w:pPr>
            <w:r w:rsidRPr="002371AD">
              <w:rPr>
                <w:rFonts w:asciiTheme="minorHAnsi" w:hAnsiTheme="minorHAnsi"/>
                <w:sz w:val="14"/>
                <w:szCs w:val="14"/>
              </w:rPr>
              <w:t>Documentation Author Signature:</w:t>
            </w:r>
          </w:p>
        </w:tc>
      </w:tr>
      <w:tr w:rsidR="002371AD" w:rsidRPr="002371AD" w14:paraId="45E53882" w14:textId="77777777" w:rsidTr="00E27BFB">
        <w:trPr>
          <w:trHeight w:val="360"/>
        </w:trPr>
        <w:tc>
          <w:tcPr>
            <w:tcW w:w="5577" w:type="dxa"/>
            <w:gridSpan w:val="2"/>
          </w:tcPr>
          <w:p w14:paraId="45E53880" w14:textId="77777777" w:rsidR="002371AD" w:rsidRPr="002371AD" w:rsidRDefault="002371AD" w:rsidP="002371AD">
            <w:pPr>
              <w:keepNext/>
              <w:spacing w:before="0"/>
              <w:rPr>
                <w:rFonts w:asciiTheme="minorHAnsi" w:hAnsiTheme="minorHAnsi"/>
                <w:sz w:val="14"/>
                <w:szCs w:val="14"/>
              </w:rPr>
            </w:pPr>
            <w:r w:rsidRPr="002371AD">
              <w:rPr>
                <w:rFonts w:asciiTheme="minorHAnsi" w:hAnsiTheme="minorHAnsi"/>
                <w:sz w:val="14"/>
                <w:szCs w:val="14"/>
              </w:rPr>
              <w:t>Documentation Author Company Name:</w:t>
            </w:r>
          </w:p>
        </w:tc>
        <w:tc>
          <w:tcPr>
            <w:tcW w:w="5366" w:type="dxa"/>
            <w:gridSpan w:val="2"/>
          </w:tcPr>
          <w:p w14:paraId="45E53881" w14:textId="77777777" w:rsidR="002371AD" w:rsidRPr="002371AD" w:rsidRDefault="002371AD" w:rsidP="002371AD">
            <w:pPr>
              <w:keepNext/>
              <w:spacing w:before="0"/>
              <w:rPr>
                <w:rFonts w:asciiTheme="minorHAnsi" w:hAnsiTheme="minorHAnsi"/>
                <w:sz w:val="14"/>
                <w:szCs w:val="14"/>
              </w:rPr>
            </w:pPr>
            <w:r w:rsidRPr="002371AD">
              <w:rPr>
                <w:rFonts w:asciiTheme="minorHAnsi" w:hAnsiTheme="minorHAnsi"/>
                <w:sz w:val="14"/>
                <w:szCs w:val="14"/>
              </w:rPr>
              <w:t>Date Signed:</w:t>
            </w:r>
          </w:p>
        </w:tc>
      </w:tr>
      <w:tr w:rsidR="002371AD" w:rsidRPr="002371AD" w14:paraId="45E53885" w14:textId="77777777" w:rsidTr="00E27BFB">
        <w:trPr>
          <w:trHeight w:val="360"/>
        </w:trPr>
        <w:tc>
          <w:tcPr>
            <w:tcW w:w="5577" w:type="dxa"/>
            <w:gridSpan w:val="2"/>
          </w:tcPr>
          <w:p w14:paraId="45E53883" w14:textId="77777777" w:rsidR="002371AD" w:rsidRPr="002371AD" w:rsidRDefault="002371AD" w:rsidP="002371AD">
            <w:pPr>
              <w:keepNext/>
              <w:spacing w:before="0"/>
              <w:rPr>
                <w:rFonts w:asciiTheme="minorHAnsi" w:hAnsiTheme="minorHAnsi"/>
                <w:sz w:val="14"/>
                <w:szCs w:val="14"/>
              </w:rPr>
            </w:pPr>
            <w:r w:rsidRPr="002371AD">
              <w:rPr>
                <w:rFonts w:asciiTheme="minorHAnsi" w:hAnsiTheme="minorHAnsi"/>
                <w:sz w:val="14"/>
                <w:szCs w:val="14"/>
              </w:rPr>
              <w:t>Address:</w:t>
            </w:r>
          </w:p>
        </w:tc>
        <w:tc>
          <w:tcPr>
            <w:tcW w:w="5366" w:type="dxa"/>
            <w:gridSpan w:val="2"/>
          </w:tcPr>
          <w:p w14:paraId="45E53884" w14:textId="79C5DAF9" w:rsidR="002371AD" w:rsidRPr="002371AD" w:rsidRDefault="002371AD" w:rsidP="002371AD">
            <w:pPr>
              <w:keepNext/>
              <w:spacing w:before="0"/>
              <w:rPr>
                <w:rFonts w:asciiTheme="minorHAnsi" w:hAnsiTheme="minorHAnsi"/>
                <w:sz w:val="14"/>
                <w:szCs w:val="14"/>
              </w:rPr>
            </w:pPr>
            <w:r w:rsidRPr="002371AD">
              <w:rPr>
                <w:rFonts w:asciiTheme="minorHAnsi" w:hAnsiTheme="minorHAnsi"/>
                <w:sz w:val="14"/>
                <w:szCs w:val="14"/>
              </w:rPr>
              <w:t>CEA/HERS Certification Identification (</w:t>
            </w:r>
            <w:r w:rsidR="00522456">
              <w:rPr>
                <w:rFonts w:asciiTheme="minorHAnsi" w:hAnsiTheme="minorHAnsi"/>
                <w:sz w:val="14"/>
                <w:szCs w:val="14"/>
              </w:rPr>
              <w:t>i</w:t>
            </w:r>
            <w:r w:rsidRPr="002371AD">
              <w:rPr>
                <w:rFonts w:asciiTheme="minorHAnsi" w:hAnsiTheme="minorHAnsi"/>
                <w:sz w:val="14"/>
                <w:szCs w:val="14"/>
              </w:rPr>
              <w:t>f applicable):</w:t>
            </w:r>
          </w:p>
        </w:tc>
      </w:tr>
      <w:tr w:rsidR="002371AD" w:rsidRPr="002371AD" w14:paraId="45E53888" w14:textId="77777777" w:rsidTr="00E27BFB">
        <w:trPr>
          <w:trHeight w:val="360"/>
        </w:trPr>
        <w:tc>
          <w:tcPr>
            <w:tcW w:w="5577" w:type="dxa"/>
            <w:gridSpan w:val="2"/>
          </w:tcPr>
          <w:p w14:paraId="45E53886" w14:textId="77777777" w:rsidR="002371AD" w:rsidRPr="002371AD" w:rsidRDefault="002371AD" w:rsidP="002371AD">
            <w:pPr>
              <w:keepNext/>
              <w:spacing w:before="0"/>
              <w:rPr>
                <w:rFonts w:asciiTheme="minorHAnsi" w:hAnsiTheme="minorHAnsi"/>
                <w:sz w:val="14"/>
                <w:szCs w:val="14"/>
              </w:rPr>
            </w:pPr>
            <w:r w:rsidRPr="002371AD">
              <w:rPr>
                <w:rFonts w:asciiTheme="minorHAnsi" w:hAnsiTheme="minorHAnsi"/>
                <w:sz w:val="14"/>
                <w:szCs w:val="14"/>
              </w:rPr>
              <w:t>City/State/Zip:</w:t>
            </w:r>
          </w:p>
        </w:tc>
        <w:tc>
          <w:tcPr>
            <w:tcW w:w="5366" w:type="dxa"/>
            <w:gridSpan w:val="2"/>
          </w:tcPr>
          <w:p w14:paraId="45E53887" w14:textId="77777777" w:rsidR="002371AD" w:rsidRPr="002371AD" w:rsidRDefault="002371AD" w:rsidP="002371AD">
            <w:pPr>
              <w:keepNext/>
              <w:spacing w:before="0"/>
              <w:rPr>
                <w:rFonts w:asciiTheme="minorHAnsi" w:hAnsiTheme="minorHAnsi"/>
                <w:sz w:val="14"/>
                <w:szCs w:val="14"/>
              </w:rPr>
            </w:pPr>
            <w:r w:rsidRPr="002371AD">
              <w:rPr>
                <w:rFonts w:asciiTheme="minorHAnsi" w:hAnsiTheme="minorHAnsi"/>
                <w:sz w:val="14"/>
                <w:szCs w:val="14"/>
              </w:rPr>
              <w:t>Phone:</w:t>
            </w:r>
          </w:p>
        </w:tc>
      </w:tr>
      <w:tr w:rsidR="002371AD" w:rsidRPr="002371AD" w14:paraId="45E5388A" w14:textId="77777777" w:rsidTr="00E27BFB">
        <w:tblPrEx>
          <w:tblCellMar>
            <w:left w:w="115" w:type="dxa"/>
            <w:right w:w="115" w:type="dxa"/>
          </w:tblCellMar>
        </w:tblPrEx>
        <w:trPr>
          <w:trHeight w:val="296"/>
        </w:trPr>
        <w:tc>
          <w:tcPr>
            <w:tcW w:w="10943" w:type="dxa"/>
            <w:gridSpan w:val="4"/>
            <w:vAlign w:val="center"/>
          </w:tcPr>
          <w:p w14:paraId="45E53889" w14:textId="77777777" w:rsidR="002371AD" w:rsidRPr="002371AD" w:rsidRDefault="002371AD" w:rsidP="002371A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rPr>
                <w:rFonts w:asciiTheme="minorHAnsi" w:hAnsiTheme="minorHAnsi"/>
                <w:sz w:val="18"/>
                <w:szCs w:val="18"/>
              </w:rPr>
            </w:pPr>
            <w:r w:rsidRPr="002371AD">
              <w:rPr>
                <w:rFonts w:asciiTheme="minorHAnsi" w:hAnsiTheme="minorHAnsi" w:cs="Arial"/>
                <w:b/>
                <w:caps/>
                <w:sz w:val="18"/>
                <w:szCs w:val="18"/>
              </w:rPr>
              <w:t>Responsible Person's Declaration statement</w:t>
            </w:r>
          </w:p>
        </w:tc>
      </w:tr>
      <w:tr w:rsidR="002371AD" w:rsidRPr="002371AD" w14:paraId="45E53891" w14:textId="77777777" w:rsidTr="00E27BFB">
        <w:tblPrEx>
          <w:tblCellMar>
            <w:left w:w="115" w:type="dxa"/>
            <w:right w:w="115" w:type="dxa"/>
          </w:tblCellMar>
        </w:tblPrEx>
        <w:trPr>
          <w:trHeight w:val="504"/>
        </w:trPr>
        <w:tc>
          <w:tcPr>
            <w:tcW w:w="10943" w:type="dxa"/>
            <w:gridSpan w:val="4"/>
          </w:tcPr>
          <w:p w14:paraId="628F876E" w14:textId="77777777" w:rsidR="001D7958" w:rsidRDefault="001D7958" w:rsidP="001D7958">
            <w:pPr>
              <w:pStyle w:val="Heading3"/>
              <w:numPr>
                <w:ilvl w:val="0"/>
                <w:numId w:val="0"/>
              </w:numPr>
              <w:spacing w:before="60"/>
              <w:ind w:right="86"/>
              <w:rPr>
                <w:ins w:id="0" w:author="Author"/>
                <w:rFonts w:asciiTheme="minorHAnsi" w:hAnsiTheme="minorHAnsi"/>
                <w:sz w:val="18"/>
              </w:rPr>
            </w:pPr>
            <w:ins w:id="1" w:author="Author">
              <w:r>
                <w:rPr>
                  <w:rFonts w:asciiTheme="minorHAnsi" w:hAnsiTheme="minorHAnsi"/>
                  <w:sz w:val="18"/>
                </w:rPr>
                <w:t xml:space="preserve">I certify the following under penalty of perjury, under the laws of the State of California: </w:t>
              </w:r>
            </w:ins>
          </w:p>
          <w:p w14:paraId="374B7196" w14:textId="77777777" w:rsidR="001D7958" w:rsidRDefault="001D7958" w:rsidP="001D7958">
            <w:pPr>
              <w:pStyle w:val="Heading3"/>
              <w:numPr>
                <w:ilvl w:val="0"/>
                <w:numId w:val="22"/>
              </w:numPr>
              <w:tabs>
                <w:tab w:val="left" w:pos="-2600"/>
                <w:tab w:val="num" w:pos="1800"/>
              </w:tabs>
              <w:spacing w:before="0"/>
              <w:ind w:right="90"/>
              <w:rPr>
                <w:ins w:id="2" w:author="Author"/>
                <w:rFonts w:asciiTheme="minorHAnsi" w:hAnsiTheme="minorHAnsi"/>
                <w:color w:val="4F81BD" w:themeColor="accent1"/>
                <w:sz w:val="18"/>
              </w:rPr>
            </w:pPr>
            <w:ins w:id="3" w:author="Author">
              <w:r>
                <w:rPr>
                  <w:rFonts w:asciiTheme="minorHAnsi" w:hAnsiTheme="minorHAnsi"/>
                  <w:sz w:val="18"/>
                </w:rPr>
                <w:t xml:space="preserve">The information provided on this Certificate of Installation is true and correct. </w:t>
              </w:r>
            </w:ins>
          </w:p>
          <w:p w14:paraId="64514D2C" w14:textId="77777777" w:rsidR="001D7958" w:rsidRDefault="001D7958" w:rsidP="001D7958">
            <w:pPr>
              <w:keepNext/>
              <w:widowControl w:val="0"/>
              <w:numPr>
                <w:ilvl w:val="0"/>
                <w:numId w:val="22"/>
              </w:numPr>
              <w:spacing w:before="0"/>
              <w:ind w:right="90"/>
              <w:rPr>
                <w:ins w:id="4" w:author="Author"/>
                <w:rFonts w:asciiTheme="minorHAnsi" w:hAnsiTheme="minorHAnsi"/>
                <w:sz w:val="18"/>
              </w:rPr>
            </w:pPr>
            <w:ins w:id="5" w:author="Author">
              <w:r>
                <w:rPr>
                  <w:rFonts w:asciiTheme="minorHAnsi" w:hAnsiTheme="minorHAnsi"/>
                  <w:snapToGrid w:val="0"/>
                  <w:sz w:val="18"/>
                </w:rPr>
                <w:t xml:space="preserve">I am either: a) a responsible person eligible under Division 3 of the Business and Professions Code </w:t>
              </w:r>
              <w:r>
                <w:rPr>
                  <w:rFonts w:asciiTheme="minorHAnsi" w:hAnsiTheme="minorHAnsi"/>
                  <w:sz w:val="18"/>
                </w:rPr>
                <w:t xml:space="preserve">in the applicable classification to accept responsibility for the system design, construction, or installation </w:t>
              </w:r>
              <w:r>
                <w:rPr>
                  <w:rFonts w:asciiTheme="minorHAnsi" w:hAnsiTheme="minorHAnsi"/>
                  <w:snapToGrid w:val="0"/>
                  <w:sz w:val="18"/>
                </w:rPr>
                <w:t xml:space="preserve">of features, materials, components, or manufactured devices </w:t>
              </w:r>
              <w:r>
                <w:rPr>
                  <w:rFonts w:asciiTheme="minorHAnsi" w:hAnsiTheme="minorHAnsi"/>
                  <w:sz w:val="18"/>
                </w:rPr>
                <w:t xml:space="preserve">for the scope of work identified on this Certificate of Installation, </w:t>
              </w:r>
              <w:r>
                <w:rPr>
                  <w:rFonts w:asciiTheme="minorHAnsi" w:hAnsiTheme="minorHAnsi"/>
                  <w:snapToGrid w:val="0"/>
                  <w:sz w:val="18"/>
                </w:rPr>
                <w:t>and attest to the declarations in this statement</w:t>
              </w:r>
              <w:r>
                <w:rPr>
                  <w:rFonts w:asciiTheme="minorHAnsi" w:hAnsiTheme="minorHAnsi"/>
                  <w:sz w:val="18"/>
                </w:rPr>
                <w:t>, or b) I am an authorized representative of the responsible person and attest to the declarations in this statement on the responsible person’s behalf.</w:t>
              </w:r>
            </w:ins>
          </w:p>
          <w:p w14:paraId="1E0A8E58" w14:textId="77777777" w:rsidR="001D7958" w:rsidRDefault="001D7958" w:rsidP="001D7958">
            <w:pPr>
              <w:pStyle w:val="ListParagraph"/>
              <w:keepNext/>
              <w:numPr>
                <w:ilvl w:val="0"/>
                <w:numId w:val="22"/>
              </w:numPr>
              <w:autoSpaceDE w:val="0"/>
              <w:autoSpaceDN w:val="0"/>
              <w:adjustRightInd w:val="0"/>
              <w:spacing w:before="0"/>
              <w:ind w:right="90"/>
              <w:rPr>
                <w:ins w:id="6" w:author="Author"/>
                <w:rFonts w:asciiTheme="minorHAnsi" w:hAnsiTheme="minorHAnsi"/>
                <w:sz w:val="18"/>
                <w:szCs w:val="22"/>
              </w:rPr>
            </w:pPr>
            <w:ins w:id="7" w:author="Author">
              <w:r>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ins>
          </w:p>
          <w:p w14:paraId="45E53890" w14:textId="3BFB3AF8" w:rsidR="002371AD" w:rsidRPr="002371AD" w:rsidRDefault="001D7958" w:rsidP="001116B8">
            <w:pPr>
              <w:keepNext/>
              <w:numPr>
                <w:ilvl w:val="0"/>
                <w:numId w:val="15"/>
              </w:numPr>
              <w:spacing w:before="0"/>
              <w:contextualSpacing/>
              <w:rPr>
                <w:rFonts w:ascii="Times New Roman" w:hAnsi="Times New Roman"/>
              </w:rPr>
            </w:pPr>
            <w:ins w:id="8" w:author="Author">
              <w:r>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ins>
          </w:p>
        </w:tc>
      </w:tr>
      <w:tr w:rsidR="002371AD" w:rsidRPr="002371AD" w14:paraId="45E53894" w14:textId="77777777" w:rsidTr="00E27BFB">
        <w:tblPrEx>
          <w:tblCellMar>
            <w:left w:w="108" w:type="dxa"/>
            <w:right w:w="108" w:type="dxa"/>
          </w:tblCellMar>
        </w:tblPrEx>
        <w:trPr>
          <w:trHeight w:val="360"/>
        </w:trPr>
        <w:tc>
          <w:tcPr>
            <w:tcW w:w="5307" w:type="dxa"/>
          </w:tcPr>
          <w:p w14:paraId="45E53892" w14:textId="77777777" w:rsidR="002371AD" w:rsidRPr="002371AD" w:rsidRDefault="002371AD" w:rsidP="002371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2371AD">
              <w:rPr>
                <w:rFonts w:asciiTheme="minorHAnsi" w:hAnsiTheme="minorHAnsi"/>
                <w:sz w:val="14"/>
                <w:szCs w:val="14"/>
              </w:rPr>
              <w:t>Responsible Builder/Installer Name:</w:t>
            </w:r>
          </w:p>
        </w:tc>
        <w:tc>
          <w:tcPr>
            <w:tcW w:w="5636" w:type="dxa"/>
            <w:gridSpan w:val="3"/>
          </w:tcPr>
          <w:p w14:paraId="45E53893" w14:textId="77777777" w:rsidR="002371AD" w:rsidRPr="002371AD" w:rsidRDefault="002371AD" w:rsidP="002371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2371AD">
              <w:rPr>
                <w:rFonts w:asciiTheme="minorHAnsi" w:hAnsiTheme="minorHAnsi"/>
                <w:sz w:val="14"/>
                <w:szCs w:val="14"/>
              </w:rPr>
              <w:t>Responsible Builder/Installer Signature:</w:t>
            </w:r>
          </w:p>
        </w:tc>
      </w:tr>
      <w:tr w:rsidR="002371AD" w:rsidRPr="002371AD" w14:paraId="45E53897" w14:textId="77777777" w:rsidTr="00E27BF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5E53895" w14:textId="366E6B6F" w:rsidR="002371AD" w:rsidRPr="002371AD" w:rsidRDefault="002371AD" w:rsidP="002371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2371AD">
              <w:rPr>
                <w:rFonts w:asciiTheme="minorHAnsi" w:hAnsiTheme="minorHAns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45E53896" w14:textId="77777777" w:rsidR="002371AD" w:rsidRPr="002371AD" w:rsidRDefault="002371AD" w:rsidP="002371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2371AD">
              <w:rPr>
                <w:rFonts w:asciiTheme="minorHAnsi" w:hAnsiTheme="minorHAnsi"/>
                <w:sz w:val="14"/>
                <w:szCs w:val="14"/>
              </w:rPr>
              <w:t>Position With Company (Title):</w:t>
            </w:r>
          </w:p>
        </w:tc>
      </w:tr>
      <w:tr w:rsidR="002371AD" w:rsidRPr="002371AD" w14:paraId="45E5389A" w14:textId="77777777" w:rsidTr="00E27BF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5E53898" w14:textId="77777777" w:rsidR="002371AD" w:rsidRPr="002371AD" w:rsidRDefault="002371AD" w:rsidP="002371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2371AD">
              <w:rPr>
                <w:rFonts w:asciiTheme="minorHAnsi" w:hAnsiTheme="minorHAns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45E53899" w14:textId="77777777" w:rsidR="002371AD" w:rsidRPr="002371AD" w:rsidRDefault="002371AD" w:rsidP="002371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2371AD">
              <w:rPr>
                <w:rFonts w:asciiTheme="minorHAnsi" w:hAnsiTheme="minorHAnsi"/>
                <w:sz w:val="14"/>
                <w:szCs w:val="14"/>
              </w:rPr>
              <w:t>CSLB License:</w:t>
            </w:r>
          </w:p>
        </w:tc>
      </w:tr>
      <w:tr w:rsidR="002371AD" w:rsidRPr="002371AD" w14:paraId="45E5389E" w14:textId="77777777" w:rsidTr="00E27BF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5E5389B" w14:textId="77777777" w:rsidR="002371AD" w:rsidRPr="002371AD" w:rsidRDefault="002371AD" w:rsidP="002371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2371AD">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45E5389C" w14:textId="087BC66D" w:rsidR="002371AD" w:rsidRPr="002371AD" w:rsidRDefault="002371AD" w:rsidP="002371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2371AD">
              <w:rPr>
                <w:rFonts w:asciiTheme="minorHAnsi" w:hAnsiTheme="minorHAnsi"/>
                <w:sz w:val="14"/>
                <w:szCs w:val="14"/>
              </w:rPr>
              <w:t>Phone</w:t>
            </w:r>
            <w:r w:rsidR="00522456">
              <w:rPr>
                <w:rFonts w:asciiTheme="minorHAnsi" w:hAnsiTheme="minorHAnsi"/>
                <w:sz w:val="14"/>
                <w:szCs w:val="14"/>
              </w:rPr>
              <w:t>:</w:t>
            </w:r>
          </w:p>
        </w:tc>
        <w:tc>
          <w:tcPr>
            <w:tcW w:w="2815" w:type="dxa"/>
            <w:tcBorders>
              <w:top w:val="single" w:sz="4" w:space="0" w:color="auto"/>
              <w:left w:val="single" w:sz="4" w:space="0" w:color="auto"/>
              <w:bottom w:val="single" w:sz="4" w:space="0" w:color="auto"/>
              <w:right w:val="single" w:sz="4" w:space="0" w:color="auto"/>
            </w:tcBorders>
          </w:tcPr>
          <w:p w14:paraId="45E5389D" w14:textId="77777777" w:rsidR="002371AD" w:rsidRPr="002371AD" w:rsidRDefault="002371AD" w:rsidP="002371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2371AD">
              <w:rPr>
                <w:rFonts w:asciiTheme="minorHAnsi" w:hAnsiTheme="minorHAnsi"/>
                <w:sz w:val="14"/>
                <w:szCs w:val="14"/>
              </w:rPr>
              <w:t>Date Signed:</w:t>
            </w:r>
          </w:p>
        </w:tc>
      </w:tr>
    </w:tbl>
    <w:p w14:paraId="45E538A1" w14:textId="77777777" w:rsidR="00E27BFB" w:rsidRDefault="00E27BFB">
      <w:pPr>
        <w:rPr>
          <w:rFonts w:asciiTheme="minorHAnsi" w:hAnsiTheme="minorHAnsi"/>
          <w:b/>
        </w:rPr>
      </w:pPr>
    </w:p>
    <w:p w14:paraId="45E538A2" w14:textId="77777777" w:rsidR="00E27BFB" w:rsidRPr="00B60503" w:rsidRDefault="00E27BFB">
      <w:pPr>
        <w:rPr>
          <w:rFonts w:asciiTheme="minorHAnsi" w:hAnsiTheme="minorHAnsi"/>
          <w:b/>
        </w:rPr>
      </w:pPr>
    </w:p>
    <w:p w14:paraId="45E538A3" w14:textId="77777777" w:rsidR="00741B85" w:rsidRPr="00B60503" w:rsidRDefault="00741B85">
      <w:pPr>
        <w:rPr>
          <w:rFonts w:asciiTheme="minorHAnsi" w:hAnsiTheme="minorHAnsi"/>
          <w:b/>
        </w:rPr>
        <w:sectPr w:rsidR="00741B85" w:rsidRPr="00B60503" w:rsidSect="00E91B70">
          <w:headerReference w:type="even" r:id="rId9"/>
          <w:headerReference w:type="default" r:id="rId10"/>
          <w:footerReference w:type="default" r:id="rId11"/>
          <w:headerReference w:type="first" r:id="rId12"/>
          <w:pgSz w:w="12240" w:h="15840"/>
          <w:pgMar w:top="720" w:right="720" w:bottom="720" w:left="720" w:header="432" w:footer="432" w:gutter="0"/>
          <w:cols w:space="720"/>
          <w:docGrid w:linePitch="360"/>
        </w:sectPr>
      </w:pPr>
    </w:p>
    <w:p w14:paraId="45E538A4" w14:textId="49921BEF" w:rsidR="00741B85" w:rsidRDefault="002C622B" w:rsidP="001116B8">
      <w:pPr>
        <w:spacing w:before="0"/>
        <w:jc w:val="center"/>
        <w:rPr>
          <w:rFonts w:asciiTheme="minorHAnsi" w:hAnsiTheme="minorHAnsi"/>
          <w:b/>
        </w:rPr>
      </w:pPr>
      <w:r w:rsidRPr="002C622B">
        <w:rPr>
          <w:rFonts w:asciiTheme="minorHAnsi" w:hAnsiTheme="minorHAnsi"/>
          <w:b/>
        </w:rPr>
        <w:lastRenderedPageBreak/>
        <w:t>CF2R-SPV-01b</w:t>
      </w:r>
      <w:r w:rsidR="00522456">
        <w:rPr>
          <w:rFonts w:asciiTheme="minorHAnsi" w:hAnsiTheme="minorHAnsi"/>
          <w:b/>
        </w:rPr>
        <w:t>-E User Instructions</w:t>
      </w:r>
    </w:p>
    <w:p w14:paraId="45E538A5" w14:textId="05467D7D" w:rsidR="00333D64" w:rsidRPr="001116B8" w:rsidRDefault="00333D64" w:rsidP="001116B8">
      <w:pPr>
        <w:spacing w:before="0"/>
        <w:ind w:left="360"/>
        <w:rPr>
          <w:rFonts w:asciiTheme="minorHAnsi" w:hAnsiTheme="minorHAnsi"/>
          <w:b/>
        </w:rPr>
      </w:pPr>
      <w:r w:rsidRPr="001116B8">
        <w:rPr>
          <w:rFonts w:asciiTheme="minorHAnsi" w:hAnsiTheme="minorHAnsi"/>
          <w:b/>
        </w:rPr>
        <w:t>A. General Information</w:t>
      </w:r>
    </w:p>
    <w:p w14:paraId="45E538A6" w14:textId="31F44644" w:rsidR="00333D64" w:rsidRPr="00333D64" w:rsidRDefault="00333D64" w:rsidP="001116B8">
      <w:pPr>
        <w:spacing w:before="0"/>
        <w:ind w:left="360"/>
        <w:rPr>
          <w:rFonts w:asciiTheme="minorHAnsi" w:hAnsiTheme="minorHAnsi"/>
        </w:rPr>
      </w:pPr>
      <w:r w:rsidRPr="00333D64">
        <w:rPr>
          <w:rFonts w:asciiTheme="minorHAnsi" w:hAnsiTheme="minorHAnsi"/>
        </w:rPr>
        <w:t>01 Is this PV system being used to claim a Compliance Credit for PV installation in a single family residence? User selects from available options: No compliance credit claimed, Credit Claimed</w:t>
      </w:r>
    </w:p>
    <w:p w14:paraId="45E538A7" w14:textId="77777777" w:rsidR="00333D64" w:rsidRPr="00333D64" w:rsidRDefault="00333D64" w:rsidP="001116B8">
      <w:pPr>
        <w:spacing w:before="0"/>
        <w:ind w:left="360"/>
        <w:rPr>
          <w:rFonts w:asciiTheme="minorHAnsi" w:hAnsiTheme="minorHAnsi"/>
        </w:rPr>
      </w:pPr>
      <w:r w:rsidRPr="00333D64">
        <w:rPr>
          <w:rFonts w:asciiTheme="minorHAnsi" w:hAnsiTheme="minorHAnsi"/>
        </w:rPr>
        <w:t>02 Is this PV system being used to comply with the Solar Ready Area Exception? User selects from available options: No exception claimed, Exception Claimed: Single family residence, Exception Claimed: Low-rise Multifamily building</w:t>
      </w:r>
    </w:p>
    <w:p w14:paraId="45E538A8" w14:textId="77777777" w:rsidR="00333D64" w:rsidRPr="00333D64" w:rsidRDefault="00333D64" w:rsidP="001116B8">
      <w:pPr>
        <w:pStyle w:val="ListParagraph"/>
        <w:spacing w:before="0"/>
        <w:rPr>
          <w:rFonts w:asciiTheme="minorHAnsi" w:hAnsiTheme="minorHAnsi"/>
        </w:rPr>
      </w:pPr>
    </w:p>
    <w:p w14:paraId="45E538A9" w14:textId="77777777" w:rsidR="00333D64" w:rsidRPr="001116B8" w:rsidRDefault="00333D64" w:rsidP="001116B8">
      <w:pPr>
        <w:spacing w:before="0"/>
        <w:ind w:firstLine="360"/>
        <w:rPr>
          <w:rFonts w:asciiTheme="minorHAnsi" w:hAnsiTheme="minorHAnsi"/>
          <w:b/>
        </w:rPr>
      </w:pPr>
      <w:r w:rsidRPr="001116B8">
        <w:rPr>
          <w:rFonts w:asciiTheme="minorHAnsi" w:hAnsiTheme="minorHAnsi"/>
          <w:b/>
        </w:rPr>
        <w:t>B. PV System Eligible for Solar Ready Area Exception: Single Family</w:t>
      </w:r>
    </w:p>
    <w:p w14:paraId="45E538AA" w14:textId="77777777" w:rsidR="00333D64" w:rsidRPr="00333D64" w:rsidRDefault="00333D64" w:rsidP="001116B8">
      <w:pPr>
        <w:spacing w:before="0"/>
        <w:ind w:firstLine="360"/>
        <w:rPr>
          <w:rFonts w:asciiTheme="minorHAnsi" w:hAnsiTheme="minorHAnsi"/>
        </w:rPr>
      </w:pPr>
      <w:r w:rsidRPr="00333D64">
        <w:rPr>
          <w:rFonts w:asciiTheme="minorHAnsi" w:hAnsiTheme="minorHAnsi"/>
        </w:rPr>
        <w:t>01 Enter the module manufacturer name.</w:t>
      </w:r>
    </w:p>
    <w:p w14:paraId="45E538AB" w14:textId="77777777" w:rsidR="00333D64" w:rsidRPr="00333D64" w:rsidRDefault="00333D64" w:rsidP="001116B8">
      <w:pPr>
        <w:spacing w:before="0"/>
        <w:ind w:firstLine="360"/>
        <w:rPr>
          <w:rFonts w:asciiTheme="minorHAnsi" w:hAnsiTheme="minorHAnsi"/>
        </w:rPr>
      </w:pPr>
      <w:r w:rsidRPr="00333D64">
        <w:rPr>
          <w:rFonts w:asciiTheme="minorHAnsi" w:hAnsiTheme="minorHAnsi"/>
        </w:rPr>
        <w:t>02 Enter the module model name.</w:t>
      </w:r>
    </w:p>
    <w:p w14:paraId="45E538AC" w14:textId="0338704E" w:rsidR="00333D64" w:rsidRPr="00333D64" w:rsidRDefault="00333D64" w:rsidP="001116B8">
      <w:pPr>
        <w:spacing w:before="0"/>
        <w:ind w:firstLine="360"/>
        <w:rPr>
          <w:rFonts w:asciiTheme="minorHAnsi" w:hAnsiTheme="minorHAnsi"/>
        </w:rPr>
      </w:pPr>
      <w:r w:rsidRPr="00333D64">
        <w:rPr>
          <w:rFonts w:asciiTheme="minorHAnsi" w:hAnsiTheme="minorHAnsi"/>
        </w:rPr>
        <w:t xml:space="preserve">03 Enter the module’s nameplate DC power rating under Standard Test Conditions in </w:t>
      </w:r>
      <w:r w:rsidR="00C25204">
        <w:rPr>
          <w:rFonts w:asciiTheme="minorHAnsi" w:hAnsiTheme="minorHAnsi"/>
        </w:rPr>
        <w:t>W</w:t>
      </w:r>
      <w:r w:rsidRPr="00333D64">
        <w:rPr>
          <w:rFonts w:asciiTheme="minorHAnsi" w:hAnsiTheme="minorHAnsi"/>
        </w:rPr>
        <w:t>atts.</w:t>
      </w:r>
    </w:p>
    <w:p w14:paraId="45E538AD" w14:textId="77777777" w:rsidR="00333D64" w:rsidRPr="00333D64" w:rsidRDefault="00333D64" w:rsidP="001116B8">
      <w:pPr>
        <w:spacing w:before="0"/>
        <w:ind w:firstLine="360"/>
        <w:rPr>
          <w:rFonts w:asciiTheme="minorHAnsi" w:hAnsiTheme="minorHAnsi"/>
        </w:rPr>
      </w:pPr>
      <w:r w:rsidRPr="00333D64">
        <w:rPr>
          <w:rFonts w:asciiTheme="minorHAnsi" w:hAnsiTheme="minorHAnsi"/>
        </w:rPr>
        <w:t>04 Enter the number of modules used in the PV system.</w:t>
      </w:r>
    </w:p>
    <w:p w14:paraId="45E538AE" w14:textId="77777777" w:rsidR="00333D64" w:rsidRPr="00333D64" w:rsidRDefault="00333D64" w:rsidP="001116B8">
      <w:pPr>
        <w:spacing w:before="0"/>
        <w:ind w:left="360"/>
        <w:rPr>
          <w:rFonts w:asciiTheme="minorHAnsi" w:hAnsiTheme="minorHAnsi"/>
        </w:rPr>
      </w:pPr>
      <w:r w:rsidRPr="00333D64">
        <w:rPr>
          <w:rFonts w:asciiTheme="minorHAnsi" w:hAnsiTheme="minorHAnsi"/>
        </w:rPr>
        <w:t>05 The installed PV system’s DC power rating will be calculated by multiplying the module’s DC nameplate power rating by the number of modules used in the PV system.</w:t>
      </w:r>
    </w:p>
    <w:p w14:paraId="45E538AF" w14:textId="27390C65" w:rsidR="00333D64" w:rsidRPr="00333D64" w:rsidRDefault="00333D64" w:rsidP="001116B8">
      <w:pPr>
        <w:spacing w:before="0"/>
        <w:ind w:firstLine="360"/>
        <w:rPr>
          <w:rFonts w:asciiTheme="minorHAnsi" w:hAnsiTheme="minorHAnsi"/>
        </w:rPr>
      </w:pPr>
      <w:r w:rsidRPr="00333D64">
        <w:rPr>
          <w:rFonts w:asciiTheme="minorHAnsi" w:hAnsiTheme="minorHAnsi"/>
        </w:rPr>
        <w:t>06 The PV system complies if the DC power rating of the PV system is greater than or equal to 1</w:t>
      </w:r>
      <w:r w:rsidR="00C25204">
        <w:rPr>
          <w:rFonts w:asciiTheme="minorHAnsi" w:hAnsiTheme="minorHAnsi"/>
        </w:rPr>
        <w:t>,</w:t>
      </w:r>
      <w:r w:rsidRPr="00333D64">
        <w:rPr>
          <w:rFonts w:asciiTheme="minorHAnsi" w:hAnsiTheme="minorHAnsi"/>
        </w:rPr>
        <w:t xml:space="preserve">000 </w:t>
      </w:r>
      <w:r w:rsidR="00C25204">
        <w:rPr>
          <w:rFonts w:asciiTheme="minorHAnsi" w:hAnsiTheme="minorHAnsi"/>
        </w:rPr>
        <w:t>W</w:t>
      </w:r>
      <w:r w:rsidRPr="00333D64">
        <w:rPr>
          <w:rFonts w:asciiTheme="minorHAnsi" w:hAnsiTheme="minorHAnsi"/>
        </w:rPr>
        <w:t>atts.</w:t>
      </w:r>
    </w:p>
    <w:p w14:paraId="45E538B0" w14:textId="77777777" w:rsidR="00333D64" w:rsidRPr="00333D64" w:rsidRDefault="00333D64" w:rsidP="001116B8">
      <w:pPr>
        <w:pStyle w:val="ListParagraph"/>
        <w:spacing w:before="0"/>
        <w:rPr>
          <w:rFonts w:asciiTheme="minorHAnsi" w:hAnsiTheme="minorHAnsi"/>
        </w:rPr>
      </w:pPr>
    </w:p>
    <w:p w14:paraId="45E538B1" w14:textId="77777777" w:rsidR="00333D64" w:rsidRPr="001116B8" w:rsidRDefault="00333D64" w:rsidP="001116B8">
      <w:pPr>
        <w:spacing w:before="0"/>
        <w:ind w:firstLine="360"/>
        <w:rPr>
          <w:rFonts w:asciiTheme="minorHAnsi" w:hAnsiTheme="minorHAnsi"/>
          <w:b/>
        </w:rPr>
      </w:pPr>
      <w:r w:rsidRPr="001116B8">
        <w:rPr>
          <w:rFonts w:asciiTheme="minorHAnsi" w:hAnsiTheme="minorHAnsi"/>
          <w:b/>
        </w:rPr>
        <w:t>C. PV System Eligible for Solar Ready Area Exception: Low-rise Multifamily Building</w:t>
      </w:r>
    </w:p>
    <w:p w14:paraId="45E538B2" w14:textId="529D510A" w:rsidR="00333D64" w:rsidRPr="00C25204" w:rsidRDefault="00333D64" w:rsidP="001116B8">
      <w:pPr>
        <w:spacing w:before="0"/>
        <w:ind w:firstLine="360"/>
        <w:rPr>
          <w:rFonts w:asciiTheme="minorHAnsi" w:hAnsiTheme="minorHAnsi"/>
        </w:rPr>
      </w:pPr>
      <w:r w:rsidRPr="00333D64">
        <w:rPr>
          <w:rFonts w:asciiTheme="minorHAnsi" w:hAnsiTheme="minorHAnsi"/>
        </w:rPr>
        <w:t xml:space="preserve">01 Enter the total roof area of the building in </w:t>
      </w:r>
      <w:r w:rsidR="00C25204">
        <w:rPr>
          <w:rFonts w:asciiTheme="minorHAnsi" w:hAnsiTheme="minorHAnsi"/>
        </w:rPr>
        <w:t>ft</w:t>
      </w:r>
      <w:r w:rsidR="00C25204">
        <w:rPr>
          <w:rFonts w:asciiTheme="minorHAnsi" w:hAnsiTheme="minorHAnsi"/>
          <w:vertAlign w:val="superscript"/>
        </w:rPr>
        <w:t>2</w:t>
      </w:r>
      <w:r w:rsidR="00C25204">
        <w:rPr>
          <w:rFonts w:asciiTheme="minorHAnsi" w:hAnsiTheme="minorHAnsi"/>
        </w:rPr>
        <w:t>.</w:t>
      </w:r>
    </w:p>
    <w:p w14:paraId="45E538B3" w14:textId="77777777" w:rsidR="00333D64" w:rsidRPr="00333D64" w:rsidRDefault="00333D64" w:rsidP="001116B8">
      <w:pPr>
        <w:spacing w:before="0"/>
        <w:ind w:left="360"/>
        <w:rPr>
          <w:rFonts w:asciiTheme="minorHAnsi" w:hAnsiTheme="minorHAnsi"/>
        </w:rPr>
      </w:pPr>
      <w:r w:rsidRPr="00333D64">
        <w:rPr>
          <w:rFonts w:asciiTheme="minorHAnsi" w:hAnsiTheme="minorHAnsi"/>
        </w:rPr>
        <w:t>02 The minimum nameplate DC power rating of the PV system will be determined by multiplying the total roof area of the building in square feet by 1 Watt/ft</w:t>
      </w:r>
      <w:r w:rsidRPr="00C25204">
        <w:rPr>
          <w:rFonts w:asciiTheme="minorHAnsi" w:hAnsiTheme="minorHAnsi"/>
          <w:vertAlign w:val="superscript"/>
        </w:rPr>
        <w:t>2</w:t>
      </w:r>
      <w:r w:rsidRPr="00333D64">
        <w:rPr>
          <w:rFonts w:asciiTheme="minorHAnsi" w:hAnsiTheme="minorHAnsi"/>
        </w:rPr>
        <w:t>.</w:t>
      </w:r>
    </w:p>
    <w:p w14:paraId="45E538B4" w14:textId="77777777" w:rsidR="00333D64" w:rsidRPr="00333D64" w:rsidRDefault="00333D64" w:rsidP="001116B8">
      <w:pPr>
        <w:spacing w:before="0"/>
        <w:ind w:firstLine="360"/>
        <w:rPr>
          <w:rFonts w:asciiTheme="minorHAnsi" w:hAnsiTheme="minorHAnsi"/>
        </w:rPr>
      </w:pPr>
      <w:r w:rsidRPr="00333D64">
        <w:rPr>
          <w:rFonts w:asciiTheme="minorHAnsi" w:hAnsiTheme="minorHAnsi"/>
        </w:rPr>
        <w:t>03 Enter the module manufacturer name.</w:t>
      </w:r>
    </w:p>
    <w:p w14:paraId="45E538B5" w14:textId="77777777" w:rsidR="00333D64" w:rsidRPr="00333D64" w:rsidRDefault="00333D64" w:rsidP="001116B8">
      <w:pPr>
        <w:spacing w:before="0"/>
        <w:ind w:firstLine="360"/>
        <w:rPr>
          <w:rFonts w:asciiTheme="minorHAnsi" w:hAnsiTheme="minorHAnsi"/>
        </w:rPr>
      </w:pPr>
      <w:r w:rsidRPr="00333D64">
        <w:rPr>
          <w:rFonts w:asciiTheme="minorHAnsi" w:hAnsiTheme="minorHAnsi"/>
        </w:rPr>
        <w:t>04 Enter the module model name.</w:t>
      </w:r>
    </w:p>
    <w:p w14:paraId="45E538B6" w14:textId="783ACF03" w:rsidR="00333D64" w:rsidRPr="00333D64" w:rsidRDefault="00333D64" w:rsidP="001116B8">
      <w:pPr>
        <w:spacing w:before="0"/>
        <w:ind w:firstLine="360"/>
        <w:rPr>
          <w:rFonts w:asciiTheme="minorHAnsi" w:hAnsiTheme="minorHAnsi"/>
        </w:rPr>
      </w:pPr>
      <w:r w:rsidRPr="00333D64">
        <w:rPr>
          <w:rFonts w:asciiTheme="minorHAnsi" w:hAnsiTheme="minorHAnsi"/>
        </w:rPr>
        <w:t xml:space="preserve">05 Enter the module’s nameplate DC power rating in </w:t>
      </w:r>
      <w:r w:rsidR="00C25204">
        <w:rPr>
          <w:rFonts w:asciiTheme="minorHAnsi" w:hAnsiTheme="minorHAnsi"/>
        </w:rPr>
        <w:t>W</w:t>
      </w:r>
      <w:r w:rsidRPr="00333D64">
        <w:rPr>
          <w:rFonts w:asciiTheme="minorHAnsi" w:hAnsiTheme="minorHAnsi"/>
        </w:rPr>
        <w:t>atts.</w:t>
      </w:r>
    </w:p>
    <w:p w14:paraId="45E538B7" w14:textId="77777777" w:rsidR="00333D64" w:rsidRPr="00333D64" w:rsidRDefault="00333D64" w:rsidP="001116B8">
      <w:pPr>
        <w:spacing w:before="0"/>
        <w:ind w:firstLine="360"/>
        <w:rPr>
          <w:rFonts w:asciiTheme="minorHAnsi" w:hAnsiTheme="minorHAnsi"/>
        </w:rPr>
      </w:pPr>
      <w:r w:rsidRPr="00333D64">
        <w:rPr>
          <w:rFonts w:asciiTheme="minorHAnsi" w:hAnsiTheme="minorHAnsi"/>
        </w:rPr>
        <w:t>06 Enter the number of modules used in the PV system.</w:t>
      </w:r>
    </w:p>
    <w:p w14:paraId="45E538B8" w14:textId="77777777" w:rsidR="00333D64" w:rsidRPr="00333D64" w:rsidRDefault="00333D64" w:rsidP="001116B8">
      <w:pPr>
        <w:spacing w:before="0"/>
        <w:ind w:left="360"/>
        <w:rPr>
          <w:rFonts w:asciiTheme="minorHAnsi" w:hAnsiTheme="minorHAnsi"/>
        </w:rPr>
      </w:pPr>
      <w:r w:rsidRPr="00333D64">
        <w:rPr>
          <w:rFonts w:asciiTheme="minorHAnsi" w:hAnsiTheme="minorHAnsi"/>
        </w:rPr>
        <w:t>07 The installed PV system’s DC power rating will be calculated by multiplying the module DC nameplate rating by the number of modules used in the PV system.</w:t>
      </w:r>
    </w:p>
    <w:p w14:paraId="45E538B9" w14:textId="77777777" w:rsidR="00333D64" w:rsidRPr="00333D64" w:rsidRDefault="00333D64" w:rsidP="001116B8">
      <w:pPr>
        <w:spacing w:before="0"/>
        <w:ind w:firstLine="360"/>
        <w:rPr>
          <w:rFonts w:asciiTheme="minorHAnsi" w:hAnsiTheme="minorHAnsi"/>
        </w:rPr>
      </w:pPr>
      <w:r w:rsidRPr="00333D64">
        <w:rPr>
          <w:rFonts w:asciiTheme="minorHAnsi" w:hAnsiTheme="minorHAnsi"/>
        </w:rPr>
        <w:t>08 The PV system complies if the DC power rating of the PV system is greater than or equal to the value in C02.</w:t>
      </w:r>
    </w:p>
    <w:p w14:paraId="45E538BA" w14:textId="77777777" w:rsidR="00333D64" w:rsidRPr="00B60503" w:rsidRDefault="00333D64">
      <w:pPr>
        <w:rPr>
          <w:rFonts w:asciiTheme="minorHAnsi" w:hAnsiTheme="minorHAnsi"/>
          <w:b/>
        </w:rPr>
      </w:pPr>
    </w:p>
    <w:p w14:paraId="45E538CD" w14:textId="77777777" w:rsidR="00AF4D94" w:rsidRDefault="00AF4D94" w:rsidP="00F00859">
      <w:pPr>
        <w:pStyle w:val="ListParagraph"/>
        <w:ind w:left="0"/>
        <w:rPr>
          <w:rFonts w:asciiTheme="minorHAnsi" w:hAnsiTheme="minorHAnsi"/>
          <w:b/>
        </w:rPr>
      </w:pPr>
    </w:p>
    <w:p w14:paraId="45E538CE" w14:textId="77777777" w:rsidR="00AF4D94" w:rsidRDefault="00AF4D94" w:rsidP="00F00859">
      <w:pPr>
        <w:pStyle w:val="ListParagraph"/>
        <w:ind w:left="0"/>
        <w:rPr>
          <w:rFonts w:asciiTheme="minorHAnsi" w:hAnsiTheme="minorHAnsi"/>
          <w:b/>
        </w:rPr>
      </w:pPr>
    </w:p>
    <w:p w14:paraId="45E538CF" w14:textId="77777777" w:rsidR="00500BAF" w:rsidRDefault="00500BAF" w:rsidP="00F00859">
      <w:pPr>
        <w:pStyle w:val="ListParagraph"/>
        <w:ind w:left="0"/>
        <w:rPr>
          <w:rFonts w:asciiTheme="minorHAnsi" w:hAnsiTheme="minorHAnsi"/>
          <w:b/>
        </w:rPr>
      </w:pPr>
    </w:p>
    <w:p w14:paraId="45E538D0" w14:textId="77777777" w:rsidR="00500BAF" w:rsidRDefault="00500BAF" w:rsidP="00F00859">
      <w:pPr>
        <w:pStyle w:val="ListParagraph"/>
        <w:ind w:left="0"/>
        <w:rPr>
          <w:rFonts w:asciiTheme="minorHAnsi" w:hAnsiTheme="minorHAnsi"/>
          <w:b/>
        </w:rPr>
        <w:sectPr w:rsidR="00500BAF" w:rsidSect="00E91B70">
          <w:headerReference w:type="even" r:id="rId13"/>
          <w:headerReference w:type="default" r:id="rId14"/>
          <w:footerReference w:type="default" r:id="rId15"/>
          <w:headerReference w:type="first" r:id="rId16"/>
          <w:pgSz w:w="12240" w:h="15840"/>
          <w:pgMar w:top="720" w:right="720" w:bottom="720" w:left="720" w:header="576" w:footer="576" w:gutter="0"/>
          <w:pgNumType w:start="1"/>
          <w:cols w:space="720"/>
          <w:docGrid w:linePitch="360"/>
        </w:sectPr>
      </w:pPr>
    </w:p>
    <w:tbl>
      <w:tblPr>
        <w:tblStyle w:val="TableGrid"/>
        <w:tblW w:w="5000" w:type="pct"/>
        <w:tblLook w:val="04A0" w:firstRow="1" w:lastRow="0" w:firstColumn="1" w:lastColumn="0" w:noHBand="0" w:noVBand="1"/>
      </w:tblPr>
      <w:tblGrid>
        <w:gridCol w:w="11016"/>
      </w:tblGrid>
      <w:tr w:rsidR="00500BAF" w14:paraId="45E538D8" w14:textId="77777777" w:rsidTr="00170DE9">
        <w:tc>
          <w:tcPr>
            <w:tcW w:w="10206" w:type="dxa"/>
          </w:tcPr>
          <w:p w14:paraId="6C585446" w14:textId="508814D8" w:rsidR="00500BAF" w:rsidRDefault="00500BAF" w:rsidP="00500BAF">
            <w:pPr>
              <w:pStyle w:val="BulletCALetter"/>
              <w:spacing w:before="0"/>
              <w:ind w:left="0" w:firstLine="0"/>
              <w:rPr>
                <w:rFonts w:asciiTheme="minorHAnsi" w:hAnsiTheme="minorHAnsi"/>
                <w:i/>
              </w:rPr>
            </w:pPr>
            <w:r w:rsidRPr="00B60503">
              <w:rPr>
                <w:rFonts w:asciiTheme="minorHAnsi" w:hAnsiTheme="minorHAnsi"/>
                <w:i/>
              </w:rPr>
              <w:lastRenderedPageBreak/>
              <w:t xml:space="preserve">The installer is required to fill out this form for all newly installed Photovoltaic Systems (PV) when the </w:t>
            </w:r>
            <w:r w:rsidR="00C51E56">
              <w:rPr>
                <w:rFonts w:asciiTheme="minorHAnsi" w:hAnsiTheme="minorHAnsi"/>
                <w:i/>
              </w:rPr>
              <w:t>CF1R</w:t>
            </w:r>
            <w:r w:rsidRPr="00B60503">
              <w:rPr>
                <w:rFonts w:asciiTheme="minorHAnsi" w:hAnsiTheme="minorHAnsi"/>
                <w:i/>
              </w:rPr>
              <w:t xml:space="preserve"> shows PV as required for compliance. </w:t>
            </w:r>
            <w:r w:rsidR="00E70502">
              <w:rPr>
                <w:rFonts w:asciiTheme="minorHAnsi" w:hAnsiTheme="minorHAnsi"/>
                <w:i/>
              </w:rPr>
              <w:t>Single family and multifamily residences</w:t>
            </w:r>
            <w:r w:rsidRPr="00B60503">
              <w:rPr>
                <w:rFonts w:asciiTheme="minorHAnsi" w:hAnsiTheme="minorHAnsi"/>
                <w:i/>
              </w:rPr>
              <w:t xml:space="preserve"> may install a PV system for compliance purposes. The performance compliance approach must be utilized and the project must be located in climate zones </w:t>
            </w:r>
            <w:r w:rsidR="00E70502">
              <w:rPr>
                <w:rFonts w:asciiTheme="minorHAnsi" w:hAnsiTheme="minorHAnsi"/>
                <w:i/>
              </w:rPr>
              <w:t>1-5 or 8</w:t>
            </w:r>
            <w:r w:rsidRPr="00B60503">
              <w:rPr>
                <w:rFonts w:asciiTheme="minorHAnsi" w:hAnsiTheme="minorHAnsi"/>
                <w:i/>
              </w:rPr>
              <w:t>-1</w:t>
            </w:r>
            <w:r w:rsidR="00030E36">
              <w:rPr>
                <w:rFonts w:asciiTheme="minorHAnsi" w:hAnsiTheme="minorHAnsi"/>
                <w:i/>
              </w:rPr>
              <w:t>6</w:t>
            </w:r>
            <w:r w:rsidRPr="00B60503">
              <w:rPr>
                <w:rFonts w:asciiTheme="minorHAnsi" w:hAnsiTheme="minorHAnsi"/>
                <w:i/>
              </w:rPr>
              <w:t>. Procedures for verifying compliance are described in Reference Residential Appendix RA4.6</w:t>
            </w:r>
            <w:r>
              <w:rPr>
                <w:rFonts w:asciiTheme="minorHAnsi" w:hAnsiTheme="minorHAnsi"/>
                <w:i/>
              </w:rPr>
              <w:t>.</w:t>
            </w:r>
          </w:p>
          <w:p w14:paraId="45E538D6" w14:textId="77777777" w:rsidR="00500BAF" w:rsidRDefault="00500BAF" w:rsidP="00500BAF">
            <w:pPr>
              <w:pStyle w:val="BulletCALetter"/>
              <w:spacing w:before="0"/>
              <w:ind w:left="0" w:firstLine="0"/>
              <w:rPr>
                <w:rFonts w:asciiTheme="minorHAnsi" w:hAnsiTheme="minorHAnsi"/>
                <w:i/>
              </w:rPr>
            </w:pPr>
          </w:p>
          <w:p w14:paraId="45E538D7" w14:textId="2D23DE6A" w:rsidR="00500BAF" w:rsidRDefault="00500BAF" w:rsidP="00C25204">
            <w:pPr>
              <w:pStyle w:val="BulletCALetter"/>
              <w:spacing w:before="0"/>
              <w:ind w:left="0" w:firstLine="0"/>
              <w:rPr>
                <w:rFonts w:asciiTheme="minorHAnsi" w:hAnsiTheme="minorHAnsi"/>
                <w:i/>
              </w:rPr>
            </w:pPr>
            <w:r>
              <w:rPr>
                <w:rFonts w:asciiTheme="minorHAnsi" w:hAnsiTheme="minorHAnsi"/>
                <w:i/>
              </w:rPr>
              <w:t xml:space="preserve">The installer is required to fill out this form for all newly installed Photovoltaic Systems (PV) when the PV system is being used to claim an exception to the Solar Ready requirements of Section 110.10, specifically Exception 1 to Section 110.10(b)1A for single family residences or Exception 1 to Section 110.10(b)1B for low-rise multifamily buildings. High-rise Multifamily buildings and Hotel/Motel Occupancies with fewer than </w:t>
            </w:r>
            <w:r w:rsidR="00C25204">
              <w:rPr>
                <w:rFonts w:asciiTheme="minorHAnsi" w:hAnsiTheme="minorHAnsi"/>
                <w:i/>
              </w:rPr>
              <w:t>10</w:t>
            </w:r>
            <w:r>
              <w:rPr>
                <w:rFonts w:asciiTheme="minorHAnsi" w:hAnsiTheme="minorHAnsi"/>
                <w:i/>
              </w:rPr>
              <w:t xml:space="preserve"> stories and nonresidential buildings with </w:t>
            </w:r>
            <w:r w:rsidR="00C25204">
              <w:rPr>
                <w:rFonts w:asciiTheme="minorHAnsi" w:hAnsiTheme="minorHAnsi"/>
                <w:i/>
              </w:rPr>
              <w:t>3</w:t>
            </w:r>
            <w:r>
              <w:rPr>
                <w:rFonts w:asciiTheme="minorHAnsi" w:hAnsiTheme="minorHAnsi"/>
                <w:i/>
              </w:rPr>
              <w:t xml:space="preserve"> stories or fewer must use the NRCI</w:t>
            </w:r>
            <w:r w:rsidR="00C25204">
              <w:rPr>
                <w:rFonts w:asciiTheme="minorHAnsi" w:hAnsiTheme="minorHAnsi"/>
                <w:i/>
              </w:rPr>
              <w:t>-</w:t>
            </w:r>
            <w:r>
              <w:rPr>
                <w:rFonts w:asciiTheme="minorHAnsi" w:hAnsiTheme="minorHAnsi"/>
                <w:i/>
              </w:rPr>
              <w:t xml:space="preserve">SPV-01-E to claim Exception 1 to Section 110.10(b)1B.     </w:t>
            </w:r>
            <w:r w:rsidRPr="00B60503">
              <w:rPr>
                <w:rFonts w:asciiTheme="minorHAnsi" w:hAnsiTheme="minorHAnsi"/>
                <w:i/>
              </w:rPr>
              <w:t xml:space="preserve"> </w:t>
            </w:r>
          </w:p>
        </w:tc>
      </w:tr>
    </w:tbl>
    <w:p w14:paraId="45E538D9" w14:textId="77777777" w:rsidR="00500BAF" w:rsidRDefault="00500BAF" w:rsidP="00500BAF">
      <w:pPr>
        <w:spacing w:before="0"/>
        <w:rPr>
          <w:rFonts w:asciiTheme="minorHAnsi" w:hAnsiTheme="minorHAnsi"/>
        </w:rPr>
      </w:pPr>
    </w:p>
    <w:tbl>
      <w:tblPr>
        <w:tblStyle w:val="TableGrid"/>
        <w:tblW w:w="5000" w:type="pct"/>
        <w:tblLook w:val="04A0" w:firstRow="1" w:lastRow="0" w:firstColumn="1" w:lastColumn="0" w:noHBand="0" w:noVBand="1"/>
      </w:tblPr>
      <w:tblGrid>
        <w:gridCol w:w="672"/>
        <w:gridCol w:w="5171"/>
        <w:gridCol w:w="5173"/>
      </w:tblGrid>
      <w:tr w:rsidR="00500BAF" w:rsidRPr="00B60503" w14:paraId="45E538DB" w14:textId="77777777" w:rsidTr="004011B5">
        <w:tc>
          <w:tcPr>
            <w:tcW w:w="11016" w:type="dxa"/>
            <w:gridSpan w:val="3"/>
          </w:tcPr>
          <w:p w14:paraId="45E538DA" w14:textId="3BD81835" w:rsidR="00500BAF" w:rsidRPr="00727BFF" w:rsidRDefault="00500BAF" w:rsidP="00500BAF">
            <w:pPr>
              <w:spacing w:before="0"/>
              <w:rPr>
                <w:rFonts w:asciiTheme="minorHAnsi" w:hAnsiTheme="minorHAnsi"/>
                <w:b/>
              </w:rPr>
            </w:pPr>
            <w:r>
              <w:rPr>
                <w:rFonts w:asciiTheme="minorHAnsi" w:hAnsiTheme="minorHAnsi"/>
                <w:b/>
              </w:rPr>
              <w:t>A. General Information</w:t>
            </w:r>
          </w:p>
        </w:tc>
      </w:tr>
      <w:tr w:rsidR="004011B5" w:rsidRPr="00B60503" w14:paraId="45E538E2" w14:textId="77777777" w:rsidTr="004011B5">
        <w:tc>
          <w:tcPr>
            <w:tcW w:w="672" w:type="dxa"/>
            <w:vAlign w:val="center"/>
          </w:tcPr>
          <w:p w14:paraId="45E538DC" w14:textId="77777777" w:rsidR="004011B5" w:rsidRDefault="004011B5" w:rsidP="00500BAF">
            <w:pPr>
              <w:spacing w:before="0"/>
              <w:jc w:val="center"/>
              <w:rPr>
                <w:rFonts w:asciiTheme="minorHAnsi" w:hAnsiTheme="minorHAnsi"/>
              </w:rPr>
            </w:pPr>
            <w:r>
              <w:rPr>
                <w:rFonts w:asciiTheme="minorHAnsi" w:hAnsiTheme="minorHAnsi"/>
              </w:rPr>
              <w:t>01</w:t>
            </w:r>
          </w:p>
        </w:tc>
        <w:tc>
          <w:tcPr>
            <w:tcW w:w="5171" w:type="dxa"/>
            <w:vAlign w:val="center"/>
          </w:tcPr>
          <w:p w14:paraId="45E538DD" w14:textId="77777777" w:rsidR="004011B5" w:rsidRDefault="004011B5" w:rsidP="00500BAF">
            <w:pPr>
              <w:spacing w:before="0"/>
              <w:rPr>
                <w:rFonts w:asciiTheme="minorHAnsi" w:hAnsiTheme="minorHAnsi"/>
              </w:rPr>
            </w:pPr>
            <w:r>
              <w:rPr>
                <w:rFonts w:asciiTheme="minorHAnsi" w:hAnsiTheme="minorHAnsi"/>
              </w:rPr>
              <w:t>Is this PV system being used to claim a Compliance Credit for PV installation in a single family residence?</w:t>
            </w:r>
          </w:p>
        </w:tc>
        <w:tc>
          <w:tcPr>
            <w:tcW w:w="5173" w:type="dxa"/>
            <w:vAlign w:val="center"/>
          </w:tcPr>
          <w:p w14:paraId="45E538DE" w14:textId="77777777" w:rsidR="004011B5" w:rsidRDefault="004011B5" w:rsidP="005107CE">
            <w:pPr>
              <w:pStyle w:val="ListParagraph"/>
              <w:spacing w:before="0"/>
              <w:jc w:val="both"/>
              <w:rPr>
                <w:rFonts w:asciiTheme="minorHAnsi" w:hAnsiTheme="minorHAnsi"/>
              </w:rPr>
            </w:pPr>
            <w:r w:rsidRPr="0074459C">
              <w:rPr>
                <w:rFonts w:asciiTheme="minorHAnsi" w:hAnsiTheme="minorHAnsi"/>
              </w:rPr>
              <w:t xml:space="preserve">&lt;&lt;user pick from list:  </w:t>
            </w:r>
          </w:p>
          <w:p w14:paraId="45E538DF" w14:textId="77777777" w:rsidR="004011B5" w:rsidRDefault="004011B5" w:rsidP="005107CE">
            <w:pPr>
              <w:pStyle w:val="ListParagraph"/>
              <w:numPr>
                <w:ilvl w:val="0"/>
                <w:numId w:val="16"/>
              </w:numPr>
              <w:spacing w:before="0"/>
              <w:rPr>
                <w:rFonts w:asciiTheme="minorHAnsi" w:hAnsiTheme="minorHAnsi"/>
              </w:rPr>
            </w:pPr>
            <w:r>
              <w:rPr>
                <w:rFonts w:asciiTheme="minorHAnsi" w:hAnsiTheme="minorHAnsi"/>
              </w:rPr>
              <w:t>No compliance credit claimed</w:t>
            </w:r>
            <w:r w:rsidRPr="0074459C">
              <w:rPr>
                <w:rFonts w:asciiTheme="minorHAnsi" w:hAnsiTheme="minorHAnsi"/>
              </w:rPr>
              <w:t xml:space="preserve">;  or </w:t>
            </w:r>
          </w:p>
          <w:p w14:paraId="45E538E1" w14:textId="661F603B" w:rsidR="004011B5" w:rsidRPr="0074459C" w:rsidRDefault="004011B5" w:rsidP="004F3256">
            <w:pPr>
              <w:pStyle w:val="ListParagraph"/>
              <w:numPr>
                <w:ilvl w:val="0"/>
                <w:numId w:val="16"/>
              </w:numPr>
              <w:spacing w:before="0"/>
              <w:rPr>
                <w:rFonts w:asciiTheme="minorHAnsi" w:hAnsiTheme="minorHAnsi"/>
              </w:rPr>
            </w:pPr>
            <w:r>
              <w:rPr>
                <w:rFonts w:asciiTheme="minorHAnsi" w:hAnsiTheme="minorHAnsi"/>
              </w:rPr>
              <w:t>Credit Claimed</w:t>
            </w:r>
            <w:r w:rsidR="004F3256" w:rsidDel="004F3256">
              <w:rPr>
                <w:rFonts w:asciiTheme="minorHAnsi" w:hAnsiTheme="minorHAnsi"/>
              </w:rPr>
              <w:t xml:space="preserve"> </w:t>
            </w:r>
            <w:r>
              <w:rPr>
                <w:rFonts w:asciiTheme="minorHAnsi" w:hAnsiTheme="minorHAnsi"/>
              </w:rPr>
              <w:t>&gt;&gt;</w:t>
            </w:r>
          </w:p>
        </w:tc>
      </w:tr>
      <w:tr w:rsidR="004011B5" w:rsidRPr="00B60503" w14:paraId="45E538E9" w14:textId="77777777" w:rsidTr="004011B5">
        <w:tc>
          <w:tcPr>
            <w:tcW w:w="672" w:type="dxa"/>
            <w:vAlign w:val="center"/>
          </w:tcPr>
          <w:p w14:paraId="45E538E3" w14:textId="77777777" w:rsidR="004011B5" w:rsidRDefault="004011B5" w:rsidP="00500BAF">
            <w:pPr>
              <w:spacing w:before="0"/>
              <w:jc w:val="center"/>
              <w:rPr>
                <w:rFonts w:asciiTheme="minorHAnsi" w:hAnsiTheme="minorHAnsi"/>
              </w:rPr>
            </w:pPr>
            <w:r>
              <w:rPr>
                <w:rFonts w:asciiTheme="minorHAnsi" w:hAnsiTheme="minorHAnsi"/>
              </w:rPr>
              <w:t>02</w:t>
            </w:r>
          </w:p>
        </w:tc>
        <w:tc>
          <w:tcPr>
            <w:tcW w:w="5171" w:type="dxa"/>
            <w:vAlign w:val="center"/>
          </w:tcPr>
          <w:p w14:paraId="45E538E4" w14:textId="77777777" w:rsidR="004011B5" w:rsidRDefault="004011B5" w:rsidP="00500BAF">
            <w:pPr>
              <w:spacing w:before="0"/>
              <w:rPr>
                <w:rFonts w:asciiTheme="minorHAnsi" w:hAnsiTheme="minorHAnsi"/>
              </w:rPr>
            </w:pPr>
            <w:r>
              <w:rPr>
                <w:rFonts w:asciiTheme="minorHAnsi" w:hAnsiTheme="minorHAnsi"/>
              </w:rPr>
              <w:t>Is this PV system being used to comply with the Solar Ready Area Exception?</w:t>
            </w:r>
          </w:p>
        </w:tc>
        <w:tc>
          <w:tcPr>
            <w:tcW w:w="5173" w:type="dxa"/>
            <w:vAlign w:val="center"/>
          </w:tcPr>
          <w:p w14:paraId="45E538E5" w14:textId="77777777" w:rsidR="004011B5" w:rsidRDefault="004011B5" w:rsidP="005107CE">
            <w:pPr>
              <w:spacing w:before="0"/>
              <w:rPr>
                <w:rFonts w:asciiTheme="minorHAnsi" w:hAnsiTheme="minorHAnsi"/>
              </w:rPr>
            </w:pPr>
            <w:r>
              <w:rPr>
                <w:rFonts w:asciiTheme="minorHAnsi" w:hAnsiTheme="minorHAnsi"/>
              </w:rPr>
              <w:t xml:space="preserve">&lt;&lt;user pick from list:  </w:t>
            </w:r>
          </w:p>
          <w:p w14:paraId="45E538E6" w14:textId="77777777" w:rsidR="004011B5" w:rsidRPr="00484EC1" w:rsidRDefault="004011B5" w:rsidP="005107CE">
            <w:pPr>
              <w:pStyle w:val="ListParagraph"/>
              <w:numPr>
                <w:ilvl w:val="0"/>
                <w:numId w:val="17"/>
              </w:numPr>
              <w:spacing w:before="0"/>
              <w:rPr>
                <w:rFonts w:asciiTheme="minorHAnsi" w:hAnsiTheme="minorHAnsi"/>
                <w:u w:val="single"/>
              </w:rPr>
            </w:pPr>
            <w:r>
              <w:rPr>
                <w:rFonts w:asciiTheme="minorHAnsi" w:hAnsiTheme="minorHAnsi"/>
                <w:u w:val="single"/>
              </w:rPr>
              <w:t>N</w:t>
            </w:r>
            <w:r w:rsidRPr="00484EC1">
              <w:rPr>
                <w:rFonts w:asciiTheme="minorHAnsi" w:hAnsiTheme="minorHAnsi"/>
                <w:u w:val="single"/>
              </w:rPr>
              <w:t>o ex</w:t>
            </w:r>
            <w:r>
              <w:rPr>
                <w:rFonts w:asciiTheme="minorHAnsi" w:hAnsiTheme="minorHAnsi"/>
                <w:u w:val="single"/>
              </w:rPr>
              <w:t>ce</w:t>
            </w:r>
            <w:r w:rsidRPr="00484EC1">
              <w:rPr>
                <w:rFonts w:asciiTheme="minorHAnsi" w:hAnsiTheme="minorHAnsi"/>
                <w:u w:val="single"/>
              </w:rPr>
              <w:t>ption claimed</w:t>
            </w:r>
          </w:p>
          <w:p w14:paraId="45E538E7" w14:textId="77777777" w:rsidR="004011B5" w:rsidRPr="00484EC1" w:rsidRDefault="004011B5" w:rsidP="005107CE">
            <w:pPr>
              <w:pStyle w:val="ListParagraph"/>
              <w:numPr>
                <w:ilvl w:val="0"/>
                <w:numId w:val="17"/>
              </w:numPr>
              <w:spacing w:before="0"/>
              <w:rPr>
                <w:rFonts w:asciiTheme="minorHAnsi" w:hAnsiTheme="minorHAnsi"/>
                <w:u w:val="single"/>
              </w:rPr>
            </w:pPr>
            <w:r>
              <w:rPr>
                <w:rFonts w:asciiTheme="minorHAnsi" w:hAnsiTheme="minorHAnsi"/>
                <w:u w:val="single"/>
              </w:rPr>
              <w:t xml:space="preserve">Exception claimed: </w:t>
            </w:r>
            <w:r w:rsidRPr="00484EC1">
              <w:rPr>
                <w:rFonts w:asciiTheme="minorHAnsi" w:hAnsiTheme="minorHAnsi"/>
                <w:u w:val="single"/>
              </w:rPr>
              <w:t xml:space="preserve">Single family </w:t>
            </w:r>
            <w:r>
              <w:rPr>
                <w:rFonts w:asciiTheme="minorHAnsi" w:hAnsiTheme="minorHAnsi"/>
                <w:u w:val="single"/>
              </w:rPr>
              <w:t>residence</w:t>
            </w:r>
          </w:p>
          <w:p w14:paraId="45E538E8" w14:textId="77777777" w:rsidR="004011B5" w:rsidRPr="00CE62A4" w:rsidRDefault="004011B5" w:rsidP="00B51D7D">
            <w:pPr>
              <w:pStyle w:val="ListParagraph"/>
              <w:numPr>
                <w:ilvl w:val="0"/>
                <w:numId w:val="17"/>
              </w:numPr>
              <w:spacing w:before="0"/>
              <w:rPr>
                <w:rFonts w:asciiTheme="minorHAnsi" w:hAnsiTheme="minorHAnsi"/>
              </w:rPr>
            </w:pPr>
            <w:r w:rsidRPr="004011B5">
              <w:rPr>
                <w:rFonts w:asciiTheme="minorHAnsi" w:hAnsiTheme="minorHAnsi"/>
                <w:u w:val="single"/>
              </w:rPr>
              <w:t>Exception claimed: Low-rise Multifamily building</w:t>
            </w:r>
            <w:r w:rsidRPr="004011B5">
              <w:rPr>
                <w:rFonts w:asciiTheme="minorHAnsi" w:hAnsiTheme="minorHAnsi"/>
              </w:rPr>
              <w:t>&gt;&gt;</w:t>
            </w:r>
          </w:p>
        </w:tc>
      </w:tr>
      <w:tr w:rsidR="004011B5" w:rsidRPr="00B60503" w14:paraId="45E538F6" w14:textId="77777777" w:rsidTr="004011B5">
        <w:tc>
          <w:tcPr>
            <w:tcW w:w="672" w:type="dxa"/>
            <w:vAlign w:val="center"/>
          </w:tcPr>
          <w:p w14:paraId="45E538EA" w14:textId="77777777" w:rsidR="004011B5" w:rsidRDefault="004011B5" w:rsidP="00500BAF">
            <w:pPr>
              <w:spacing w:before="0"/>
              <w:jc w:val="center"/>
              <w:rPr>
                <w:rFonts w:asciiTheme="minorHAnsi" w:hAnsiTheme="minorHAnsi"/>
              </w:rPr>
            </w:pPr>
            <w:r>
              <w:rPr>
                <w:rFonts w:asciiTheme="minorHAnsi" w:hAnsiTheme="minorHAnsi"/>
              </w:rPr>
              <w:t>03</w:t>
            </w:r>
          </w:p>
        </w:tc>
        <w:tc>
          <w:tcPr>
            <w:tcW w:w="5171" w:type="dxa"/>
            <w:vAlign w:val="center"/>
          </w:tcPr>
          <w:p w14:paraId="45E538EB" w14:textId="77777777" w:rsidR="004011B5" w:rsidRPr="00484EC1" w:rsidRDefault="004011B5" w:rsidP="005107CE">
            <w:pPr>
              <w:spacing w:before="0"/>
              <w:rPr>
                <w:rFonts w:asciiTheme="minorHAnsi" w:hAnsiTheme="minorHAnsi"/>
              </w:rPr>
            </w:pPr>
            <w:r w:rsidRPr="00484EC1">
              <w:rPr>
                <w:rFonts w:asciiTheme="minorHAnsi" w:hAnsiTheme="minorHAnsi"/>
              </w:rPr>
              <w:t>determine compliance method for this document;  display applicable tables below;</w:t>
            </w:r>
          </w:p>
          <w:p w14:paraId="45E538EC" w14:textId="77777777" w:rsidR="004011B5" w:rsidRDefault="004011B5" w:rsidP="00500BAF">
            <w:pPr>
              <w:spacing w:before="0"/>
              <w:rPr>
                <w:rFonts w:asciiTheme="minorHAnsi" w:hAnsiTheme="minorHAnsi"/>
              </w:rPr>
            </w:pPr>
            <w:r w:rsidRPr="00484EC1">
              <w:rPr>
                <w:rFonts w:asciiTheme="minorHAnsi" w:hAnsiTheme="minorHAnsi"/>
              </w:rPr>
              <w:t>(this row not visible to user)</w:t>
            </w:r>
          </w:p>
        </w:tc>
        <w:tc>
          <w:tcPr>
            <w:tcW w:w="5173" w:type="dxa"/>
            <w:vAlign w:val="center"/>
          </w:tcPr>
          <w:p w14:paraId="45E538ED" w14:textId="77777777" w:rsidR="004011B5" w:rsidRPr="007A221D" w:rsidRDefault="004011B5" w:rsidP="005107CE">
            <w:pPr>
              <w:spacing w:before="0"/>
              <w:rPr>
                <w:rFonts w:asciiTheme="minorHAnsi" w:hAnsiTheme="minorHAnsi"/>
              </w:rPr>
            </w:pPr>
            <w:r w:rsidRPr="007A221D">
              <w:rPr>
                <w:rFonts w:asciiTheme="minorHAnsi" w:hAnsiTheme="minorHAnsi"/>
              </w:rPr>
              <w:t>&lt;&lt;Calculated Result:</w:t>
            </w:r>
          </w:p>
          <w:p w14:paraId="45E538EE" w14:textId="77777777" w:rsidR="004011B5" w:rsidRPr="007A221D" w:rsidRDefault="004011B5" w:rsidP="005107CE">
            <w:pPr>
              <w:spacing w:before="0"/>
              <w:rPr>
                <w:rFonts w:asciiTheme="minorHAnsi" w:hAnsiTheme="minorHAnsi"/>
              </w:rPr>
            </w:pPr>
          </w:p>
          <w:p w14:paraId="45E538EF" w14:textId="29F798B3" w:rsidR="004011B5" w:rsidRPr="007A221D" w:rsidRDefault="004011B5" w:rsidP="005107CE">
            <w:pPr>
              <w:spacing w:before="0"/>
              <w:rPr>
                <w:rFonts w:asciiTheme="minorHAnsi" w:hAnsiTheme="minorHAnsi"/>
              </w:rPr>
            </w:pPr>
            <w:r w:rsidRPr="007A221D">
              <w:rPr>
                <w:rFonts w:asciiTheme="minorHAnsi" w:hAnsiTheme="minorHAnsi"/>
              </w:rPr>
              <w:t>if A01=</w:t>
            </w:r>
            <w:r w:rsidRPr="007A221D">
              <w:rPr>
                <w:rFonts w:asciiTheme="minorHAnsi" w:hAnsiTheme="minorHAnsi"/>
                <w:u w:val="single"/>
              </w:rPr>
              <w:t xml:space="preserve"> </w:t>
            </w:r>
            <w:r w:rsidR="004F3256">
              <w:rPr>
                <w:rFonts w:asciiTheme="minorHAnsi" w:hAnsiTheme="minorHAnsi"/>
                <w:u w:val="single"/>
              </w:rPr>
              <w:t>Credit Claimed</w:t>
            </w:r>
            <w:r>
              <w:rPr>
                <w:rFonts w:asciiTheme="minorHAnsi" w:hAnsiTheme="minorHAnsi"/>
                <w:u w:val="single"/>
              </w:rPr>
              <w:t xml:space="preserve"> and A02 = No exception claimed</w:t>
            </w:r>
            <w:r w:rsidRPr="007A221D">
              <w:rPr>
                <w:rFonts w:asciiTheme="minorHAnsi" w:hAnsiTheme="minorHAnsi"/>
                <w:u w:val="single"/>
              </w:rPr>
              <w:t>; then display method:</w:t>
            </w:r>
          </w:p>
          <w:p w14:paraId="45E538F0" w14:textId="77777777" w:rsidR="004011B5" w:rsidRPr="007A221D" w:rsidRDefault="004011B5" w:rsidP="005107CE">
            <w:pPr>
              <w:spacing w:before="0"/>
              <w:rPr>
                <w:rFonts w:asciiTheme="minorHAnsi" w:hAnsiTheme="minorHAnsi"/>
                <w:b/>
              </w:rPr>
            </w:pPr>
            <w:r w:rsidRPr="007A221D">
              <w:rPr>
                <w:rFonts w:asciiTheme="minorHAnsi" w:hAnsiTheme="minorHAnsi"/>
                <w:b/>
              </w:rPr>
              <w:t>01a Photo Voltaic Compliance Credits</w:t>
            </w:r>
          </w:p>
          <w:p w14:paraId="45E538F1" w14:textId="77777777" w:rsidR="004011B5" w:rsidRPr="007A221D" w:rsidRDefault="004011B5" w:rsidP="005107CE">
            <w:pPr>
              <w:spacing w:before="0"/>
              <w:rPr>
                <w:rFonts w:asciiTheme="minorHAnsi" w:hAnsiTheme="minorHAnsi"/>
              </w:rPr>
            </w:pPr>
            <w:r w:rsidRPr="007A221D">
              <w:rPr>
                <w:rFonts w:asciiTheme="minorHAnsi" w:hAnsiTheme="minorHAnsi"/>
              </w:rPr>
              <w:t xml:space="preserve">elseif A02= </w:t>
            </w:r>
            <w:r>
              <w:rPr>
                <w:rFonts w:asciiTheme="minorHAnsi" w:hAnsiTheme="minorHAnsi"/>
              </w:rPr>
              <w:t xml:space="preserve">Exception claimed: </w:t>
            </w:r>
            <w:r w:rsidRPr="00754037">
              <w:rPr>
                <w:rFonts w:asciiTheme="minorHAnsi" w:hAnsiTheme="minorHAnsi"/>
                <w:u w:val="single"/>
              </w:rPr>
              <w:t>S</w:t>
            </w:r>
            <w:r w:rsidRPr="007A221D">
              <w:rPr>
                <w:rFonts w:asciiTheme="minorHAnsi" w:hAnsiTheme="minorHAnsi"/>
                <w:u w:val="single"/>
              </w:rPr>
              <w:t xml:space="preserve">ingle family </w:t>
            </w:r>
            <w:r>
              <w:rPr>
                <w:rFonts w:asciiTheme="minorHAnsi" w:hAnsiTheme="minorHAnsi"/>
                <w:u w:val="single"/>
              </w:rPr>
              <w:t>residence</w:t>
            </w:r>
            <w:r w:rsidRPr="007A221D">
              <w:rPr>
                <w:rFonts w:asciiTheme="minorHAnsi" w:hAnsiTheme="minorHAnsi"/>
              </w:rPr>
              <w:t xml:space="preserve"> or </w:t>
            </w:r>
            <w:r>
              <w:rPr>
                <w:rFonts w:asciiTheme="minorHAnsi" w:hAnsiTheme="minorHAnsi"/>
              </w:rPr>
              <w:t xml:space="preserve">Exception claimed: </w:t>
            </w:r>
            <w:r w:rsidRPr="007A221D">
              <w:rPr>
                <w:rFonts w:asciiTheme="minorHAnsi" w:hAnsiTheme="minorHAnsi"/>
                <w:u w:val="single"/>
              </w:rPr>
              <w:t>Low-</w:t>
            </w:r>
            <w:r>
              <w:rPr>
                <w:rFonts w:asciiTheme="minorHAnsi" w:hAnsiTheme="minorHAnsi"/>
                <w:u w:val="single"/>
              </w:rPr>
              <w:t>r</w:t>
            </w:r>
            <w:r w:rsidRPr="007A221D">
              <w:rPr>
                <w:rFonts w:asciiTheme="minorHAnsi" w:hAnsiTheme="minorHAnsi"/>
                <w:u w:val="single"/>
              </w:rPr>
              <w:t>ise Multifamily building</w:t>
            </w:r>
            <w:r>
              <w:rPr>
                <w:rFonts w:asciiTheme="minorHAnsi" w:hAnsiTheme="minorHAnsi"/>
                <w:u w:val="single"/>
              </w:rPr>
              <w:t xml:space="preserve"> and A01 = No compliance credit claimed; then display method:</w:t>
            </w:r>
          </w:p>
          <w:p w14:paraId="45E538F2" w14:textId="77777777" w:rsidR="004011B5" w:rsidRPr="007A221D" w:rsidRDefault="004011B5" w:rsidP="005107CE">
            <w:pPr>
              <w:spacing w:before="0"/>
              <w:rPr>
                <w:rFonts w:asciiTheme="minorHAnsi" w:hAnsiTheme="minorHAnsi"/>
                <w:b/>
              </w:rPr>
            </w:pPr>
            <w:r w:rsidRPr="007A221D">
              <w:rPr>
                <w:rFonts w:asciiTheme="minorHAnsi" w:hAnsiTheme="minorHAnsi"/>
                <w:b/>
              </w:rPr>
              <w:t>01b Solar Exception to Solar</w:t>
            </w:r>
            <w:r>
              <w:rPr>
                <w:rFonts w:asciiTheme="minorHAnsi" w:hAnsiTheme="minorHAnsi"/>
                <w:b/>
              </w:rPr>
              <w:t xml:space="preserve"> </w:t>
            </w:r>
            <w:r w:rsidRPr="007A221D">
              <w:rPr>
                <w:rFonts w:asciiTheme="minorHAnsi" w:hAnsiTheme="minorHAnsi"/>
                <w:b/>
              </w:rPr>
              <w:t>Ready Area requirements</w:t>
            </w:r>
          </w:p>
          <w:p w14:paraId="45E538F3" w14:textId="77777777" w:rsidR="004011B5" w:rsidRPr="007A221D" w:rsidRDefault="004011B5" w:rsidP="005107CE">
            <w:pPr>
              <w:spacing w:before="0"/>
              <w:rPr>
                <w:rFonts w:asciiTheme="minorHAnsi" w:hAnsiTheme="minorHAnsi"/>
              </w:rPr>
            </w:pPr>
            <w:r>
              <w:rPr>
                <w:rFonts w:asciiTheme="minorHAnsi" w:hAnsiTheme="minorHAnsi"/>
              </w:rPr>
              <w:t xml:space="preserve">elseif </w:t>
            </w:r>
            <w:r w:rsidRPr="007A221D">
              <w:rPr>
                <w:rFonts w:asciiTheme="minorHAnsi" w:hAnsiTheme="minorHAnsi"/>
              </w:rPr>
              <w:t>A02=</w:t>
            </w:r>
            <w:r>
              <w:t xml:space="preserve"> </w:t>
            </w:r>
            <w:r w:rsidRPr="00977643">
              <w:rPr>
                <w:rFonts w:asciiTheme="minorHAnsi" w:hAnsiTheme="minorHAnsi"/>
              </w:rPr>
              <w:t xml:space="preserve">Exception claimed: </w:t>
            </w:r>
            <w:r w:rsidRPr="007A221D">
              <w:rPr>
                <w:rFonts w:asciiTheme="minorHAnsi" w:hAnsiTheme="minorHAnsi"/>
                <w:u w:val="single"/>
              </w:rPr>
              <w:t xml:space="preserve">Single family </w:t>
            </w:r>
            <w:r>
              <w:rPr>
                <w:rFonts w:asciiTheme="minorHAnsi" w:hAnsiTheme="minorHAnsi"/>
                <w:u w:val="single"/>
              </w:rPr>
              <w:t xml:space="preserve">residence, </w:t>
            </w:r>
          </w:p>
          <w:p w14:paraId="45E538F4" w14:textId="77777777" w:rsidR="004011B5" w:rsidRPr="007A221D" w:rsidRDefault="004011B5" w:rsidP="005107CE">
            <w:pPr>
              <w:spacing w:before="0"/>
              <w:rPr>
                <w:rFonts w:asciiTheme="minorHAnsi" w:hAnsiTheme="minorHAnsi"/>
              </w:rPr>
            </w:pPr>
            <w:r>
              <w:rPr>
                <w:rFonts w:asciiTheme="minorHAnsi" w:hAnsiTheme="minorHAnsi"/>
                <w:u w:val="single"/>
              </w:rPr>
              <w:t xml:space="preserve">and A01≠ </w:t>
            </w:r>
            <w:r>
              <w:rPr>
                <w:rFonts w:asciiTheme="minorHAnsi" w:hAnsiTheme="minorHAnsi"/>
              </w:rPr>
              <w:t>No compliance credit claimed; then display method</w:t>
            </w:r>
          </w:p>
          <w:p w14:paraId="45E538F5" w14:textId="77777777" w:rsidR="004011B5" w:rsidRPr="007A221D" w:rsidRDefault="004011B5" w:rsidP="00500BAF">
            <w:pPr>
              <w:spacing w:before="0"/>
              <w:rPr>
                <w:rFonts w:asciiTheme="minorHAnsi" w:hAnsiTheme="minorHAnsi"/>
                <w:b/>
              </w:rPr>
            </w:pPr>
            <w:r w:rsidRPr="007A221D">
              <w:rPr>
                <w:rFonts w:asciiTheme="minorHAnsi" w:hAnsiTheme="minorHAnsi"/>
                <w:b/>
              </w:rPr>
              <w:t>01c PV Compliance Credits + Exceptions to SRA requirements</w:t>
            </w:r>
            <w:r w:rsidRPr="00A85DFA">
              <w:rPr>
                <w:rFonts w:asciiTheme="minorHAnsi" w:hAnsiTheme="minorHAnsi"/>
              </w:rPr>
              <w:t>&gt;&gt;</w:t>
            </w:r>
          </w:p>
        </w:tc>
      </w:tr>
    </w:tbl>
    <w:p w14:paraId="45E538FA" w14:textId="77777777" w:rsidR="00500BAF" w:rsidRDefault="00500BAF" w:rsidP="001116B8">
      <w:pPr>
        <w:spacing w:before="0"/>
      </w:pPr>
    </w:p>
    <w:tbl>
      <w:tblPr>
        <w:tblStyle w:val="TableGrid"/>
        <w:tblW w:w="5000" w:type="pct"/>
        <w:tblLook w:val="04A0" w:firstRow="1" w:lastRow="0" w:firstColumn="1" w:lastColumn="0" w:noHBand="0" w:noVBand="1"/>
      </w:tblPr>
      <w:tblGrid>
        <w:gridCol w:w="11016"/>
      </w:tblGrid>
      <w:tr w:rsidR="00500BAF" w:rsidRPr="00B60503" w14:paraId="45E538FC" w14:textId="77777777" w:rsidTr="00947985">
        <w:tc>
          <w:tcPr>
            <w:tcW w:w="10188" w:type="dxa"/>
          </w:tcPr>
          <w:p w14:paraId="45E538FB" w14:textId="21A4F7EC" w:rsidR="00500BAF" w:rsidRDefault="00522456" w:rsidP="00500BAF">
            <w:pPr>
              <w:spacing w:before="0"/>
              <w:rPr>
                <w:rFonts w:asciiTheme="minorHAnsi" w:hAnsiTheme="minorHAnsi"/>
                <w:b/>
              </w:rPr>
            </w:pPr>
            <w:r>
              <w:rPr>
                <w:rFonts w:asciiTheme="minorHAnsi" w:hAnsiTheme="minorHAnsi"/>
                <w:b/>
              </w:rPr>
              <w:t>SPV-</w:t>
            </w:r>
            <w:r w:rsidR="00500BAF" w:rsidRPr="007A221D">
              <w:rPr>
                <w:rFonts w:asciiTheme="minorHAnsi" w:hAnsiTheme="minorHAnsi"/>
                <w:b/>
              </w:rPr>
              <w:t xml:space="preserve">01b Solar Exception to </w:t>
            </w:r>
            <w:r w:rsidR="00B51D7D" w:rsidRPr="007A221D">
              <w:rPr>
                <w:rFonts w:asciiTheme="minorHAnsi" w:hAnsiTheme="minorHAnsi"/>
                <w:b/>
              </w:rPr>
              <w:t>Solar Ready</w:t>
            </w:r>
            <w:r w:rsidR="00500BAF" w:rsidRPr="007A221D">
              <w:rPr>
                <w:rFonts w:asciiTheme="minorHAnsi" w:hAnsiTheme="minorHAnsi"/>
                <w:b/>
              </w:rPr>
              <w:t xml:space="preserve"> Area requirements</w:t>
            </w:r>
          </w:p>
        </w:tc>
      </w:tr>
    </w:tbl>
    <w:p w14:paraId="5CD3DE23" w14:textId="77777777" w:rsidR="002912C2" w:rsidRDefault="002912C2" w:rsidP="001116B8">
      <w:pPr>
        <w:spacing w:before="0"/>
      </w:pPr>
    </w:p>
    <w:tbl>
      <w:tblPr>
        <w:tblStyle w:val="TableGrid"/>
        <w:tblW w:w="11010" w:type="dxa"/>
        <w:tblInd w:w="18" w:type="dxa"/>
        <w:tblLook w:val="04A0" w:firstRow="1" w:lastRow="0" w:firstColumn="1" w:lastColumn="0" w:noHBand="0" w:noVBand="1"/>
      </w:tblPr>
      <w:tblGrid>
        <w:gridCol w:w="777"/>
        <w:gridCol w:w="6558"/>
        <w:gridCol w:w="3675"/>
      </w:tblGrid>
      <w:tr w:rsidR="00500BAF" w:rsidRPr="00727BFF" w14:paraId="45E538FF" w14:textId="77777777" w:rsidTr="00947985">
        <w:tc>
          <w:tcPr>
            <w:tcW w:w="11010" w:type="dxa"/>
            <w:gridSpan w:val="3"/>
          </w:tcPr>
          <w:p w14:paraId="50C7E516" w14:textId="77777777" w:rsidR="00522456" w:rsidRDefault="00500BAF" w:rsidP="004011B5">
            <w:pPr>
              <w:keepNext/>
              <w:spacing w:before="0"/>
              <w:rPr>
                <w:rFonts w:asciiTheme="minorHAnsi" w:hAnsiTheme="minorHAnsi"/>
                <w:b/>
              </w:rPr>
            </w:pPr>
            <w:r>
              <w:rPr>
                <w:rFonts w:asciiTheme="minorHAnsi" w:hAnsiTheme="minorHAnsi"/>
                <w:b/>
              </w:rPr>
              <w:t>B</w:t>
            </w:r>
            <w:r w:rsidRPr="00727BFF">
              <w:rPr>
                <w:rFonts w:asciiTheme="minorHAnsi" w:hAnsiTheme="minorHAnsi"/>
                <w:b/>
              </w:rPr>
              <w:t xml:space="preserve">. </w:t>
            </w:r>
            <w:r w:rsidR="004011B5">
              <w:rPr>
                <w:rFonts w:asciiTheme="minorHAnsi" w:hAnsiTheme="minorHAnsi"/>
                <w:b/>
              </w:rPr>
              <w:t xml:space="preserve">PV System Eligibility for Solar Ready Area Exception: </w:t>
            </w:r>
            <w:r>
              <w:rPr>
                <w:rFonts w:asciiTheme="minorHAnsi" w:hAnsiTheme="minorHAnsi"/>
                <w:b/>
              </w:rPr>
              <w:t>Single Family Residence</w:t>
            </w:r>
            <w:r>
              <w:rPr>
                <w:rFonts w:asciiTheme="minorHAnsi" w:hAnsiTheme="minorHAnsi"/>
              </w:rPr>
              <w:t xml:space="preserve"> </w:t>
            </w:r>
            <w:r>
              <w:rPr>
                <w:rFonts w:asciiTheme="minorHAnsi" w:hAnsiTheme="minorHAnsi"/>
                <w:b/>
              </w:rPr>
              <w:t xml:space="preserve"> </w:t>
            </w:r>
          </w:p>
          <w:p w14:paraId="45E538FE" w14:textId="6C257109" w:rsidR="00500BAF" w:rsidRPr="00727BFF" w:rsidRDefault="004011B5" w:rsidP="004011B5">
            <w:pPr>
              <w:keepNext/>
              <w:spacing w:before="0"/>
              <w:rPr>
                <w:rFonts w:asciiTheme="minorHAnsi" w:hAnsiTheme="minorHAnsi"/>
                <w:b/>
              </w:rPr>
            </w:pPr>
            <w:r w:rsidRPr="00977643">
              <w:rPr>
                <w:rFonts w:asciiTheme="minorHAnsi" w:hAnsiTheme="minorHAnsi"/>
              </w:rPr>
              <w:t>&lt;&lt; if “</w:t>
            </w:r>
            <w:r>
              <w:rPr>
                <w:rFonts w:asciiTheme="minorHAnsi" w:hAnsiTheme="minorHAnsi"/>
                <w:u w:val="single"/>
              </w:rPr>
              <w:t xml:space="preserve">Exception claimed: </w:t>
            </w:r>
            <w:r w:rsidRPr="00484EC1">
              <w:rPr>
                <w:rFonts w:asciiTheme="minorHAnsi" w:hAnsiTheme="minorHAnsi"/>
                <w:u w:val="single"/>
              </w:rPr>
              <w:t xml:space="preserve">Single family </w:t>
            </w:r>
            <w:r>
              <w:rPr>
                <w:rFonts w:asciiTheme="minorHAnsi" w:hAnsiTheme="minorHAnsi"/>
                <w:u w:val="single"/>
              </w:rPr>
              <w:t>residence</w:t>
            </w:r>
            <w:r>
              <w:rPr>
                <w:rFonts w:asciiTheme="minorHAnsi" w:hAnsiTheme="minorHAnsi"/>
              </w:rPr>
              <w:t xml:space="preserve">” is not selected </w:t>
            </w:r>
            <w:r w:rsidRPr="00977643">
              <w:rPr>
                <w:rFonts w:asciiTheme="minorHAnsi" w:hAnsiTheme="minorHAnsi"/>
              </w:rPr>
              <w:t>in A0</w:t>
            </w:r>
            <w:r>
              <w:rPr>
                <w:rFonts w:asciiTheme="minorHAnsi" w:hAnsiTheme="minorHAnsi"/>
              </w:rPr>
              <w:t>2</w:t>
            </w:r>
            <w:r w:rsidRPr="00977643">
              <w:rPr>
                <w:rFonts w:asciiTheme="minorHAnsi" w:hAnsiTheme="minorHAnsi"/>
              </w:rPr>
              <w:t>, then display the "section does not apply" message&gt;&gt;</w:t>
            </w:r>
          </w:p>
        </w:tc>
      </w:tr>
      <w:tr w:rsidR="00FC71DC" w14:paraId="45E53903" w14:textId="77777777" w:rsidTr="001116B8">
        <w:trPr>
          <w:trHeight w:val="288"/>
        </w:trPr>
        <w:tc>
          <w:tcPr>
            <w:tcW w:w="777" w:type="dxa"/>
            <w:tcBorders>
              <w:bottom w:val="single" w:sz="4" w:space="0" w:color="000000" w:themeColor="text1"/>
            </w:tcBorders>
            <w:vAlign w:val="center"/>
          </w:tcPr>
          <w:p w14:paraId="45E53900" w14:textId="77777777" w:rsidR="00FC71DC" w:rsidRDefault="00FC71DC" w:rsidP="00FC71DC">
            <w:pPr>
              <w:keepNext/>
              <w:spacing w:before="0"/>
              <w:jc w:val="center"/>
              <w:rPr>
                <w:rFonts w:asciiTheme="minorHAnsi" w:hAnsiTheme="minorHAnsi"/>
              </w:rPr>
            </w:pPr>
            <w:r>
              <w:rPr>
                <w:rFonts w:asciiTheme="minorHAnsi" w:hAnsiTheme="minorHAnsi"/>
              </w:rPr>
              <w:t>01</w:t>
            </w:r>
          </w:p>
        </w:tc>
        <w:tc>
          <w:tcPr>
            <w:tcW w:w="6558" w:type="dxa"/>
            <w:tcBorders>
              <w:bottom w:val="single" w:sz="4" w:space="0" w:color="000000" w:themeColor="text1"/>
            </w:tcBorders>
            <w:vAlign w:val="center"/>
          </w:tcPr>
          <w:p w14:paraId="45E53901" w14:textId="5F8CB0C4" w:rsidR="00FC71DC" w:rsidRDefault="00FC71DC" w:rsidP="001116B8">
            <w:pPr>
              <w:keepNext/>
              <w:spacing w:before="0"/>
              <w:rPr>
                <w:rFonts w:asciiTheme="minorHAnsi" w:hAnsiTheme="minorHAnsi"/>
              </w:rPr>
            </w:pPr>
            <w:r>
              <w:rPr>
                <w:rFonts w:asciiTheme="minorHAnsi" w:hAnsiTheme="minorHAnsi"/>
              </w:rPr>
              <w:t>Enter Module Manufacturer Name</w:t>
            </w:r>
          </w:p>
        </w:tc>
        <w:tc>
          <w:tcPr>
            <w:tcW w:w="3675" w:type="dxa"/>
            <w:tcBorders>
              <w:bottom w:val="single" w:sz="4" w:space="0" w:color="000000" w:themeColor="text1"/>
            </w:tcBorders>
          </w:tcPr>
          <w:p w14:paraId="45E53902" w14:textId="77777777" w:rsidR="00FC71DC" w:rsidRPr="005E72FF" w:rsidRDefault="00FC71DC" w:rsidP="00500BAF">
            <w:pPr>
              <w:keepNext/>
              <w:spacing w:before="0"/>
              <w:rPr>
                <w:rFonts w:asciiTheme="minorHAnsi" w:hAnsiTheme="minorHAnsi"/>
              </w:rPr>
            </w:pPr>
            <w:r>
              <w:rPr>
                <w:rFonts w:asciiTheme="minorHAnsi" w:hAnsiTheme="minorHAnsi"/>
              </w:rPr>
              <w:t>&lt;&lt;user input</w:t>
            </w:r>
            <w:r w:rsidR="004011B5">
              <w:rPr>
                <w:rFonts w:asciiTheme="minorHAnsi" w:hAnsiTheme="minorHAnsi"/>
              </w:rPr>
              <w:t>, text</w:t>
            </w:r>
            <w:r>
              <w:rPr>
                <w:rFonts w:asciiTheme="minorHAnsi" w:hAnsiTheme="minorHAnsi"/>
              </w:rPr>
              <w:t>&gt;&gt;</w:t>
            </w:r>
          </w:p>
        </w:tc>
      </w:tr>
      <w:tr w:rsidR="00FC71DC" w14:paraId="45E53907" w14:textId="77777777" w:rsidTr="001116B8">
        <w:trPr>
          <w:trHeight w:val="288"/>
        </w:trPr>
        <w:tc>
          <w:tcPr>
            <w:tcW w:w="777" w:type="dxa"/>
            <w:tcBorders>
              <w:bottom w:val="single" w:sz="4" w:space="0" w:color="000000" w:themeColor="text1"/>
            </w:tcBorders>
            <w:vAlign w:val="center"/>
          </w:tcPr>
          <w:p w14:paraId="45E53904" w14:textId="77777777" w:rsidR="00FC71DC" w:rsidRDefault="00FC71DC" w:rsidP="00500BAF">
            <w:pPr>
              <w:keepNext/>
              <w:spacing w:before="0"/>
              <w:jc w:val="center"/>
              <w:rPr>
                <w:rFonts w:asciiTheme="minorHAnsi" w:hAnsiTheme="minorHAnsi"/>
              </w:rPr>
            </w:pPr>
            <w:r>
              <w:rPr>
                <w:rFonts w:asciiTheme="minorHAnsi" w:hAnsiTheme="minorHAnsi"/>
              </w:rPr>
              <w:t>02</w:t>
            </w:r>
          </w:p>
        </w:tc>
        <w:tc>
          <w:tcPr>
            <w:tcW w:w="6558" w:type="dxa"/>
            <w:tcBorders>
              <w:bottom w:val="single" w:sz="4" w:space="0" w:color="000000" w:themeColor="text1"/>
            </w:tcBorders>
            <w:vAlign w:val="center"/>
          </w:tcPr>
          <w:p w14:paraId="45E53905" w14:textId="33663F26" w:rsidR="00FC71DC" w:rsidRDefault="00FC71DC" w:rsidP="001116B8">
            <w:pPr>
              <w:keepNext/>
              <w:spacing w:before="0"/>
              <w:rPr>
                <w:rFonts w:asciiTheme="minorHAnsi" w:hAnsiTheme="minorHAnsi"/>
              </w:rPr>
            </w:pPr>
            <w:r>
              <w:rPr>
                <w:rFonts w:asciiTheme="minorHAnsi" w:hAnsiTheme="minorHAnsi"/>
              </w:rPr>
              <w:t>Enter Module Model Number</w:t>
            </w:r>
          </w:p>
        </w:tc>
        <w:tc>
          <w:tcPr>
            <w:tcW w:w="3675" w:type="dxa"/>
            <w:tcBorders>
              <w:bottom w:val="single" w:sz="4" w:space="0" w:color="000000" w:themeColor="text1"/>
            </w:tcBorders>
          </w:tcPr>
          <w:p w14:paraId="45E53906" w14:textId="77777777" w:rsidR="00FC71DC" w:rsidRPr="005E72FF" w:rsidRDefault="00FC71DC" w:rsidP="00500BAF">
            <w:pPr>
              <w:keepNext/>
              <w:spacing w:before="0"/>
              <w:rPr>
                <w:rFonts w:asciiTheme="minorHAnsi" w:hAnsiTheme="minorHAnsi"/>
              </w:rPr>
            </w:pPr>
            <w:r>
              <w:rPr>
                <w:rFonts w:asciiTheme="minorHAnsi" w:hAnsiTheme="minorHAnsi"/>
              </w:rPr>
              <w:t>&lt;&lt;user input</w:t>
            </w:r>
            <w:r w:rsidR="004011B5">
              <w:rPr>
                <w:rFonts w:asciiTheme="minorHAnsi" w:hAnsiTheme="minorHAnsi"/>
              </w:rPr>
              <w:t>, text</w:t>
            </w:r>
            <w:r>
              <w:rPr>
                <w:rFonts w:asciiTheme="minorHAnsi" w:hAnsiTheme="minorHAnsi"/>
              </w:rPr>
              <w:t>&gt;&gt;</w:t>
            </w:r>
          </w:p>
        </w:tc>
      </w:tr>
      <w:tr w:rsidR="00FC71DC" w14:paraId="45E5390B" w14:textId="77777777" w:rsidTr="001116B8">
        <w:trPr>
          <w:trHeight w:val="288"/>
        </w:trPr>
        <w:tc>
          <w:tcPr>
            <w:tcW w:w="777" w:type="dxa"/>
            <w:tcBorders>
              <w:bottom w:val="single" w:sz="4" w:space="0" w:color="000000" w:themeColor="text1"/>
            </w:tcBorders>
            <w:vAlign w:val="center"/>
          </w:tcPr>
          <w:p w14:paraId="45E53908" w14:textId="77777777" w:rsidR="00FC71DC" w:rsidRDefault="00FC71DC" w:rsidP="00FC71DC">
            <w:pPr>
              <w:keepNext/>
              <w:spacing w:before="0"/>
              <w:jc w:val="center"/>
              <w:rPr>
                <w:rFonts w:asciiTheme="minorHAnsi" w:hAnsiTheme="minorHAnsi"/>
              </w:rPr>
            </w:pPr>
            <w:r>
              <w:rPr>
                <w:rFonts w:asciiTheme="minorHAnsi" w:hAnsiTheme="minorHAnsi"/>
              </w:rPr>
              <w:t>03</w:t>
            </w:r>
          </w:p>
        </w:tc>
        <w:tc>
          <w:tcPr>
            <w:tcW w:w="6558" w:type="dxa"/>
            <w:tcBorders>
              <w:bottom w:val="single" w:sz="4" w:space="0" w:color="000000" w:themeColor="text1"/>
            </w:tcBorders>
            <w:vAlign w:val="center"/>
          </w:tcPr>
          <w:p w14:paraId="45E53909" w14:textId="74915684" w:rsidR="00FC71DC" w:rsidRDefault="00FC71DC" w:rsidP="001116B8">
            <w:pPr>
              <w:keepNext/>
              <w:spacing w:before="0"/>
              <w:rPr>
                <w:rFonts w:asciiTheme="minorHAnsi" w:hAnsiTheme="minorHAnsi"/>
              </w:rPr>
            </w:pPr>
            <w:r>
              <w:rPr>
                <w:rFonts w:asciiTheme="minorHAnsi" w:hAnsiTheme="minorHAnsi"/>
              </w:rPr>
              <w:t xml:space="preserve">Enter Module </w:t>
            </w:r>
            <w:r w:rsidR="00522456">
              <w:rPr>
                <w:rFonts w:asciiTheme="minorHAnsi" w:hAnsiTheme="minorHAnsi"/>
              </w:rPr>
              <w:t>N</w:t>
            </w:r>
            <w:r>
              <w:rPr>
                <w:rFonts w:asciiTheme="minorHAnsi" w:hAnsiTheme="minorHAnsi"/>
              </w:rPr>
              <w:t xml:space="preserve">ameplate DC Power Rating </w:t>
            </w:r>
            <w:r w:rsidR="00522456">
              <w:rPr>
                <w:rFonts w:asciiTheme="minorHAnsi" w:hAnsiTheme="minorHAnsi"/>
              </w:rPr>
              <w:t>M</w:t>
            </w:r>
            <w:r>
              <w:rPr>
                <w:rFonts w:asciiTheme="minorHAnsi" w:hAnsiTheme="minorHAnsi"/>
              </w:rPr>
              <w:t xml:space="preserve">easure </w:t>
            </w:r>
            <w:r w:rsidR="00522456">
              <w:rPr>
                <w:rFonts w:asciiTheme="minorHAnsi" w:hAnsiTheme="minorHAnsi"/>
              </w:rPr>
              <w:t>U</w:t>
            </w:r>
            <w:r>
              <w:rPr>
                <w:rFonts w:asciiTheme="minorHAnsi" w:hAnsiTheme="minorHAnsi"/>
              </w:rPr>
              <w:t>nder Standard Test Conditions (</w:t>
            </w:r>
            <w:r w:rsidR="00522456">
              <w:rPr>
                <w:rFonts w:asciiTheme="minorHAnsi" w:hAnsiTheme="minorHAnsi"/>
              </w:rPr>
              <w:t>W</w:t>
            </w:r>
            <w:r>
              <w:rPr>
                <w:rFonts w:asciiTheme="minorHAnsi" w:hAnsiTheme="minorHAnsi"/>
              </w:rPr>
              <w:t>atts)</w:t>
            </w:r>
          </w:p>
        </w:tc>
        <w:tc>
          <w:tcPr>
            <w:tcW w:w="3675" w:type="dxa"/>
            <w:tcBorders>
              <w:bottom w:val="single" w:sz="4" w:space="0" w:color="000000" w:themeColor="text1"/>
            </w:tcBorders>
          </w:tcPr>
          <w:p w14:paraId="45E5390A" w14:textId="77777777" w:rsidR="00FC71DC" w:rsidRPr="005E72FF" w:rsidRDefault="00FC71DC" w:rsidP="00500BAF">
            <w:pPr>
              <w:keepNext/>
              <w:spacing w:before="0"/>
              <w:rPr>
                <w:rFonts w:asciiTheme="minorHAnsi" w:hAnsiTheme="minorHAnsi"/>
              </w:rPr>
            </w:pPr>
            <w:r>
              <w:rPr>
                <w:rFonts w:asciiTheme="minorHAnsi" w:hAnsiTheme="minorHAnsi"/>
              </w:rPr>
              <w:t>&lt;&lt;user input</w:t>
            </w:r>
            <w:r w:rsidR="004011B5">
              <w:rPr>
                <w:rFonts w:asciiTheme="minorHAnsi" w:hAnsiTheme="minorHAnsi"/>
              </w:rPr>
              <w:t>, number</w:t>
            </w:r>
            <w:r>
              <w:rPr>
                <w:rFonts w:asciiTheme="minorHAnsi" w:hAnsiTheme="minorHAnsi"/>
              </w:rPr>
              <w:t>&gt;&gt;</w:t>
            </w:r>
          </w:p>
        </w:tc>
      </w:tr>
      <w:tr w:rsidR="00FC71DC" w14:paraId="45E5390F" w14:textId="77777777" w:rsidTr="001116B8">
        <w:trPr>
          <w:trHeight w:val="288"/>
        </w:trPr>
        <w:tc>
          <w:tcPr>
            <w:tcW w:w="777" w:type="dxa"/>
            <w:tcBorders>
              <w:bottom w:val="single" w:sz="4" w:space="0" w:color="000000" w:themeColor="text1"/>
            </w:tcBorders>
            <w:vAlign w:val="center"/>
          </w:tcPr>
          <w:p w14:paraId="45E5390C" w14:textId="77777777" w:rsidR="00FC71DC" w:rsidRDefault="00FC71DC" w:rsidP="00FC71DC">
            <w:pPr>
              <w:keepNext/>
              <w:spacing w:before="0"/>
              <w:jc w:val="center"/>
              <w:rPr>
                <w:rFonts w:asciiTheme="minorHAnsi" w:hAnsiTheme="minorHAnsi"/>
              </w:rPr>
            </w:pPr>
            <w:r>
              <w:rPr>
                <w:rFonts w:asciiTheme="minorHAnsi" w:hAnsiTheme="minorHAnsi"/>
              </w:rPr>
              <w:t>04</w:t>
            </w:r>
          </w:p>
        </w:tc>
        <w:tc>
          <w:tcPr>
            <w:tcW w:w="6558" w:type="dxa"/>
            <w:tcBorders>
              <w:bottom w:val="single" w:sz="4" w:space="0" w:color="000000" w:themeColor="text1"/>
            </w:tcBorders>
            <w:vAlign w:val="center"/>
          </w:tcPr>
          <w:p w14:paraId="45E5390D" w14:textId="06B0EB43" w:rsidR="00FC71DC" w:rsidRDefault="00FC71DC" w:rsidP="001116B8">
            <w:pPr>
              <w:keepNext/>
              <w:spacing w:before="0"/>
              <w:rPr>
                <w:rFonts w:asciiTheme="minorHAnsi" w:hAnsiTheme="minorHAnsi"/>
              </w:rPr>
            </w:pPr>
            <w:r>
              <w:rPr>
                <w:rFonts w:asciiTheme="minorHAnsi" w:hAnsiTheme="minorHAnsi"/>
              </w:rPr>
              <w:t xml:space="preserve">Enter Number of Modules </w:t>
            </w:r>
            <w:r w:rsidR="00522456">
              <w:rPr>
                <w:rFonts w:asciiTheme="minorHAnsi" w:hAnsiTheme="minorHAnsi"/>
              </w:rPr>
              <w:t>U</w:t>
            </w:r>
            <w:r>
              <w:rPr>
                <w:rFonts w:asciiTheme="minorHAnsi" w:hAnsiTheme="minorHAnsi"/>
              </w:rPr>
              <w:t>sed in the PV System</w:t>
            </w:r>
          </w:p>
        </w:tc>
        <w:tc>
          <w:tcPr>
            <w:tcW w:w="3675" w:type="dxa"/>
            <w:tcBorders>
              <w:bottom w:val="single" w:sz="4" w:space="0" w:color="000000" w:themeColor="text1"/>
            </w:tcBorders>
          </w:tcPr>
          <w:p w14:paraId="45E5390E" w14:textId="77777777" w:rsidR="00FC71DC" w:rsidRPr="005E72FF" w:rsidRDefault="00FC71DC" w:rsidP="00500BAF">
            <w:pPr>
              <w:keepNext/>
              <w:spacing w:before="0"/>
              <w:rPr>
                <w:rFonts w:asciiTheme="minorHAnsi" w:hAnsiTheme="minorHAnsi"/>
              </w:rPr>
            </w:pPr>
            <w:r>
              <w:rPr>
                <w:rFonts w:asciiTheme="minorHAnsi" w:hAnsiTheme="minorHAnsi"/>
              </w:rPr>
              <w:t>&lt;&lt;user input</w:t>
            </w:r>
            <w:r w:rsidR="004011B5">
              <w:rPr>
                <w:rFonts w:asciiTheme="minorHAnsi" w:hAnsiTheme="minorHAnsi"/>
              </w:rPr>
              <w:t>, number</w:t>
            </w:r>
            <w:r>
              <w:rPr>
                <w:rFonts w:asciiTheme="minorHAnsi" w:hAnsiTheme="minorHAnsi"/>
              </w:rPr>
              <w:t>&gt;&gt;</w:t>
            </w:r>
          </w:p>
        </w:tc>
      </w:tr>
      <w:tr w:rsidR="00FC71DC" w14:paraId="45E53913" w14:textId="77777777" w:rsidTr="001116B8">
        <w:trPr>
          <w:trHeight w:val="288"/>
        </w:trPr>
        <w:tc>
          <w:tcPr>
            <w:tcW w:w="777" w:type="dxa"/>
            <w:tcBorders>
              <w:bottom w:val="single" w:sz="4" w:space="0" w:color="000000" w:themeColor="text1"/>
            </w:tcBorders>
            <w:vAlign w:val="center"/>
          </w:tcPr>
          <w:p w14:paraId="45E53910" w14:textId="77777777" w:rsidR="00FC71DC" w:rsidRDefault="00FC71DC" w:rsidP="00500BAF">
            <w:pPr>
              <w:keepNext/>
              <w:spacing w:before="0"/>
              <w:jc w:val="center"/>
              <w:rPr>
                <w:rFonts w:asciiTheme="minorHAnsi" w:hAnsiTheme="minorHAnsi"/>
              </w:rPr>
            </w:pPr>
            <w:r>
              <w:rPr>
                <w:rFonts w:asciiTheme="minorHAnsi" w:hAnsiTheme="minorHAnsi"/>
              </w:rPr>
              <w:t>05</w:t>
            </w:r>
          </w:p>
        </w:tc>
        <w:tc>
          <w:tcPr>
            <w:tcW w:w="6558" w:type="dxa"/>
            <w:tcBorders>
              <w:bottom w:val="single" w:sz="4" w:space="0" w:color="000000" w:themeColor="text1"/>
            </w:tcBorders>
            <w:vAlign w:val="center"/>
          </w:tcPr>
          <w:p w14:paraId="45E53911" w14:textId="4C3E0CA1" w:rsidR="00FC71DC" w:rsidRDefault="00FC71DC" w:rsidP="001116B8">
            <w:pPr>
              <w:keepNext/>
              <w:spacing w:before="0"/>
              <w:rPr>
                <w:rFonts w:asciiTheme="minorHAnsi" w:hAnsiTheme="minorHAnsi"/>
              </w:rPr>
            </w:pPr>
            <w:r>
              <w:rPr>
                <w:rFonts w:asciiTheme="minorHAnsi" w:hAnsiTheme="minorHAnsi"/>
              </w:rPr>
              <w:t>Installed PV System Nameplate DC Power Rating (</w:t>
            </w:r>
            <w:r w:rsidR="004011B5">
              <w:rPr>
                <w:rFonts w:asciiTheme="minorHAnsi" w:hAnsiTheme="minorHAnsi"/>
              </w:rPr>
              <w:t>W</w:t>
            </w:r>
            <w:r>
              <w:rPr>
                <w:rFonts w:asciiTheme="minorHAnsi" w:hAnsiTheme="minorHAnsi"/>
              </w:rPr>
              <w:t>atts)</w:t>
            </w:r>
          </w:p>
        </w:tc>
        <w:tc>
          <w:tcPr>
            <w:tcW w:w="3675" w:type="dxa"/>
            <w:tcBorders>
              <w:bottom w:val="single" w:sz="4" w:space="0" w:color="000000" w:themeColor="text1"/>
            </w:tcBorders>
          </w:tcPr>
          <w:p w14:paraId="45E53912" w14:textId="77777777" w:rsidR="00FC71DC" w:rsidRDefault="00FC71DC" w:rsidP="004011B5">
            <w:pPr>
              <w:keepNext/>
              <w:spacing w:before="0"/>
              <w:rPr>
                <w:rFonts w:asciiTheme="minorHAnsi" w:hAnsiTheme="minorHAnsi"/>
              </w:rPr>
            </w:pPr>
            <w:r>
              <w:rPr>
                <w:rFonts w:asciiTheme="minorHAnsi" w:hAnsiTheme="minorHAnsi"/>
              </w:rPr>
              <w:t>&lt;&lt;calculated value = B03*B04&gt;&gt;</w:t>
            </w:r>
          </w:p>
        </w:tc>
      </w:tr>
      <w:tr w:rsidR="00FC71DC" w:rsidRPr="005E72FF" w14:paraId="45E53916" w14:textId="77777777" w:rsidTr="001116B8">
        <w:trPr>
          <w:trHeight w:val="288"/>
        </w:trPr>
        <w:tc>
          <w:tcPr>
            <w:tcW w:w="777" w:type="dxa"/>
            <w:tcBorders>
              <w:bottom w:val="single" w:sz="4" w:space="0" w:color="000000" w:themeColor="text1"/>
            </w:tcBorders>
            <w:vAlign w:val="center"/>
          </w:tcPr>
          <w:p w14:paraId="45E53914" w14:textId="77777777" w:rsidR="00FC71DC" w:rsidRDefault="00FC71DC" w:rsidP="00500BAF">
            <w:pPr>
              <w:keepNext/>
              <w:spacing w:before="0"/>
              <w:jc w:val="center"/>
              <w:rPr>
                <w:rFonts w:asciiTheme="minorHAnsi" w:hAnsiTheme="minorHAnsi"/>
              </w:rPr>
            </w:pPr>
            <w:r>
              <w:rPr>
                <w:rFonts w:asciiTheme="minorHAnsi" w:hAnsiTheme="minorHAnsi"/>
              </w:rPr>
              <w:t>06</w:t>
            </w:r>
          </w:p>
        </w:tc>
        <w:tc>
          <w:tcPr>
            <w:tcW w:w="10233" w:type="dxa"/>
            <w:gridSpan w:val="2"/>
            <w:tcBorders>
              <w:bottom w:val="single" w:sz="4" w:space="0" w:color="000000" w:themeColor="text1"/>
            </w:tcBorders>
            <w:vAlign w:val="center"/>
          </w:tcPr>
          <w:p w14:paraId="45E53915" w14:textId="65DE93D0" w:rsidR="00FC71DC" w:rsidRPr="00E15E4D" w:rsidRDefault="00FC71DC" w:rsidP="001116B8">
            <w:pPr>
              <w:keepNext/>
              <w:spacing w:before="0"/>
              <w:rPr>
                <w:rFonts w:asciiTheme="minorHAnsi" w:hAnsiTheme="minorHAnsi"/>
              </w:rPr>
            </w:pPr>
            <w:r>
              <w:rPr>
                <w:rFonts w:asciiTheme="minorHAnsi" w:hAnsiTheme="minorHAnsi"/>
              </w:rPr>
              <w:t>Compliance Statement</w:t>
            </w:r>
            <w:r w:rsidR="00C25204">
              <w:rPr>
                <w:rFonts w:asciiTheme="minorHAnsi" w:hAnsiTheme="minorHAnsi"/>
              </w:rPr>
              <w:t>:</w:t>
            </w:r>
            <w:r>
              <w:rPr>
                <w:rFonts w:asciiTheme="minorHAnsi" w:hAnsiTheme="minorHAnsi"/>
              </w:rPr>
              <w:t xml:space="preserve"> &lt;&lt;if B05 is greater than or equal to 1</w:t>
            </w:r>
            <w:r w:rsidR="00C25204">
              <w:rPr>
                <w:rFonts w:asciiTheme="minorHAnsi" w:hAnsiTheme="minorHAnsi"/>
              </w:rPr>
              <w:t>,</w:t>
            </w:r>
            <w:r>
              <w:rPr>
                <w:rFonts w:asciiTheme="minorHAnsi" w:hAnsiTheme="minorHAnsi"/>
              </w:rPr>
              <w:t xml:space="preserve">000 </w:t>
            </w:r>
            <w:r w:rsidR="00522456">
              <w:rPr>
                <w:rFonts w:asciiTheme="minorHAnsi" w:hAnsiTheme="minorHAnsi"/>
              </w:rPr>
              <w:t>W</w:t>
            </w:r>
            <w:r>
              <w:rPr>
                <w:rFonts w:asciiTheme="minorHAnsi" w:hAnsiTheme="minorHAnsi"/>
              </w:rPr>
              <w:t>atts, system complies, otherwise it does not comply&gt;&gt;</w:t>
            </w:r>
          </w:p>
        </w:tc>
      </w:tr>
    </w:tbl>
    <w:p w14:paraId="45E53917" w14:textId="77777777" w:rsidR="00500BAF" w:rsidRDefault="00500BAF" w:rsidP="00500BAF"/>
    <w:tbl>
      <w:tblPr>
        <w:tblStyle w:val="TableGrid"/>
        <w:tblW w:w="11010" w:type="dxa"/>
        <w:tblInd w:w="18" w:type="dxa"/>
        <w:tblLook w:val="04A0" w:firstRow="1" w:lastRow="0" w:firstColumn="1" w:lastColumn="0" w:noHBand="0" w:noVBand="1"/>
      </w:tblPr>
      <w:tblGrid>
        <w:gridCol w:w="777"/>
        <w:gridCol w:w="6558"/>
        <w:gridCol w:w="3675"/>
      </w:tblGrid>
      <w:tr w:rsidR="00500BAF" w:rsidRPr="00727BFF" w14:paraId="45E53919" w14:textId="77777777" w:rsidTr="00947985">
        <w:tc>
          <w:tcPr>
            <w:tcW w:w="11010" w:type="dxa"/>
            <w:gridSpan w:val="3"/>
          </w:tcPr>
          <w:p w14:paraId="3242E4E5" w14:textId="77777777" w:rsidR="00522456" w:rsidRDefault="00500BAF" w:rsidP="004011B5">
            <w:pPr>
              <w:keepNext/>
              <w:spacing w:before="0"/>
              <w:rPr>
                <w:rFonts w:asciiTheme="minorHAnsi" w:hAnsiTheme="minorHAnsi"/>
                <w:b/>
              </w:rPr>
            </w:pPr>
            <w:r>
              <w:rPr>
                <w:rFonts w:asciiTheme="minorHAnsi" w:hAnsiTheme="minorHAnsi"/>
                <w:b/>
              </w:rPr>
              <w:lastRenderedPageBreak/>
              <w:t>C</w:t>
            </w:r>
            <w:r w:rsidRPr="00727BFF">
              <w:rPr>
                <w:rFonts w:asciiTheme="minorHAnsi" w:hAnsiTheme="minorHAnsi"/>
                <w:b/>
              </w:rPr>
              <w:t xml:space="preserve">. </w:t>
            </w:r>
            <w:r w:rsidR="004011B5">
              <w:rPr>
                <w:rFonts w:asciiTheme="minorHAnsi" w:hAnsiTheme="minorHAnsi"/>
                <w:b/>
              </w:rPr>
              <w:t xml:space="preserve">PV System Eligibility for Solar Ready Area Exception: </w:t>
            </w:r>
            <w:r>
              <w:rPr>
                <w:rFonts w:asciiTheme="minorHAnsi" w:hAnsiTheme="minorHAnsi"/>
                <w:b/>
              </w:rPr>
              <w:t>Low-rise Multifamily</w:t>
            </w:r>
            <w:r w:rsidR="004011B5">
              <w:rPr>
                <w:rFonts w:asciiTheme="minorHAnsi" w:hAnsiTheme="minorHAnsi"/>
                <w:b/>
              </w:rPr>
              <w:t xml:space="preserve"> Building</w:t>
            </w:r>
            <w:r>
              <w:rPr>
                <w:rFonts w:asciiTheme="minorHAnsi" w:hAnsiTheme="minorHAnsi"/>
              </w:rPr>
              <w:t xml:space="preserve"> </w:t>
            </w:r>
            <w:r>
              <w:rPr>
                <w:rFonts w:asciiTheme="minorHAnsi" w:hAnsiTheme="minorHAnsi"/>
                <w:b/>
              </w:rPr>
              <w:t xml:space="preserve"> </w:t>
            </w:r>
          </w:p>
          <w:p w14:paraId="45E53918" w14:textId="254DC3D7" w:rsidR="00500BAF" w:rsidRPr="00727BFF" w:rsidRDefault="004011B5" w:rsidP="004011B5">
            <w:pPr>
              <w:keepNext/>
              <w:spacing w:before="0"/>
              <w:rPr>
                <w:rFonts w:asciiTheme="minorHAnsi" w:hAnsiTheme="minorHAnsi"/>
                <w:b/>
              </w:rPr>
            </w:pPr>
            <w:r w:rsidRPr="00977643">
              <w:rPr>
                <w:rFonts w:asciiTheme="minorHAnsi" w:hAnsiTheme="minorHAnsi"/>
              </w:rPr>
              <w:t>&lt;&lt; if “</w:t>
            </w:r>
            <w:r>
              <w:rPr>
                <w:rFonts w:asciiTheme="minorHAnsi" w:hAnsiTheme="minorHAnsi"/>
                <w:b/>
              </w:rPr>
              <w:t>Residence</w:t>
            </w:r>
            <w:r>
              <w:rPr>
                <w:rFonts w:asciiTheme="minorHAnsi" w:hAnsiTheme="minorHAnsi"/>
              </w:rPr>
              <w:t xml:space="preserve"> </w:t>
            </w:r>
            <w:r>
              <w:rPr>
                <w:rFonts w:asciiTheme="minorHAnsi" w:hAnsiTheme="minorHAnsi"/>
                <w:b/>
              </w:rPr>
              <w:t xml:space="preserve"> </w:t>
            </w:r>
            <w:r w:rsidRPr="00977643">
              <w:rPr>
                <w:rFonts w:asciiTheme="minorHAnsi" w:hAnsiTheme="minorHAnsi"/>
              </w:rPr>
              <w:t>&lt;&lt; if “</w:t>
            </w:r>
            <w:r>
              <w:rPr>
                <w:rFonts w:asciiTheme="minorHAnsi" w:hAnsiTheme="minorHAnsi"/>
                <w:u w:val="single"/>
              </w:rPr>
              <w:t>Exception claimed: Multifamily building</w:t>
            </w:r>
            <w:r>
              <w:rPr>
                <w:rFonts w:asciiTheme="minorHAnsi" w:hAnsiTheme="minorHAnsi"/>
              </w:rPr>
              <w:t xml:space="preserve">” is not selected </w:t>
            </w:r>
            <w:r w:rsidRPr="00977643">
              <w:rPr>
                <w:rFonts w:asciiTheme="minorHAnsi" w:hAnsiTheme="minorHAnsi"/>
              </w:rPr>
              <w:t>in A0</w:t>
            </w:r>
            <w:r>
              <w:rPr>
                <w:rFonts w:asciiTheme="minorHAnsi" w:hAnsiTheme="minorHAnsi"/>
              </w:rPr>
              <w:t>2</w:t>
            </w:r>
            <w:r w:rsidRPr="00977643">
              <w:rPr>
                <w:rFonts w:asciiTheme="minorHAnsi" w:hAnsiTheme="minorHAnsi"/>
              </w:rPr>
              <w:t>, then display the "section does not apply" message&gt;&gt;</w:t>
            </w:r>
          </w:p>
        </w:tc>
      </w:tr>
      <w:tr w:rsidR="00500BAF" w14:paraId="45E5391D" w14:textId="77777777" w:rsidTr="001116B8">
        <w:trPr>
          <w:trHeight w:val="288"/>
        </w:trPr>
        <w:tc>
          <w:tcPr>
            <w:tcW w:w="777" w:type="dxa"/>
            <w:vAlign w:val="center"/>
          </w:tcPr>
          <w:p w14:paraId="45E5391A" w14:textId="77777777" w:rsidR="00500BAF" w:rsidRDefault="00500BAF" w:rsidP="00500BAF">
            <w:pPr>
              <w:keepNext/>
              <w:spacing w:before="0"/>
              <w:jc w:val="center"/>
              <w:rPr>
                <w:rFonts w:asciiTheme="minorHAnsi" w:hAnsiTheme="minorHAnsi"/>
              </w:rPr>
            </w:pPr>
            <w:r>
              <w:rPr>
                <w:rFonts w:asciiTheme="minorHAnsi" w:hAnsiTheme="minorHAnsi"/>
              </w:rPr>
              <w:t>01</w:t>
            </w:r>
          </w:p>
        </w:tc>
        <w:tc>
          <w:tcPr>
            <w:tcW w:w="6558" w:type="dxa"/>
            <w:vAlign w:val="center"/>
          </w:tcPr>
          <w:p w14:paraId="45E5391B" w14:textId="03776B89" w:rsidR="00500BAF" w:rsidRPr="005E72FF" w:rsidRDefault="00500BAF" w:rsidP="001116B8">
            <w:pPr>
              <w:keepNext/>
              <w:spacing w:before="0"/>
              <w:rPr>
                <w:rFonts w:asciiTheme="minorHAnsi" w:hAnsiTheme="minorHAnsi"/>
              </w:rPr>
            </w:pPr>
            <w:r>
              <w:rPr>
                <w:rFonts w:asciiTheme="minorHAnsi" w:hAnsiTheme="minorHAnsi"/>
              </w:rPr>
              <w:t>Total Roof Area (ft</w:t>
            </w:r>
            <w:r>
              <w:rPr>
                <w:rFonts w:asciiTheme="minorHAnsi" w:hAnsiTheme="minorHAnsi"/>
                <w:vertAlign w:val="superscript"/>
              </w:rPr>
              <w:t>2</w:t>
            </w:r>
            <w:r>
              <w:rPr>
                <w:rFonts w:asciiTheme="minorHAnsi" w:hAnsiTheme="minorHAnsi"/>
              </w:rPr>
              <w:t>)</w:t>
            </w:r>
          </w:p>
        </w:tc>
        <w:tc>
          <w:tcPr>
            <w:tcW w:w="3675" w:type="dxa"/>
          </w:tcPr>
          <w:p w14:paraId="45E5391C" w14:textId="77777777" w:rsidR="00500BAF" w:rsidRDefault="00500BAF" w:rsidP="0074650D">
            <w:pPr>
              <w:keepNext/>
              <w:spacing w:before="0"/>
              <w:rPr>
                <w:rFonts w:asciiTheme="minorHAnsi" w:hAnsiTheme="minorHAnsi"/>
              </w:rPr>
            </w:pPr>
            <w:r w:rsidRPr="005E72FF">
              <w:rPr>
                <w:rFonts w:asciiTheme="minorHAnsi" w:hAnsiTheme="minorHAnsi"/>
              </w:rPr>
              <w:t>&lt;&lt;user input</w:t>
            </w:r>
            <w:r w:rsidR="004011B5">
              <w:rPr>
                <w:rFonts w:asciiTheme="minorHAnsi" w:hAnsiTheme="minorHAnsi"/>
              </w:rPr>
              <w:t>, number</w:t>
            </w:r>
            <w:r w:rsidRPr="005E72FF">
              <w:rPr>
                <w:rFonts w:asciiTheme="minorHAnsi" w:hAnsiTheme="minorHAnsi"/>
              </w:rPr>
              <w:t>&gt;&gt;</w:t>
            </w:r>
          </w:p>
        </w:tc>
      </w:tr>
      <w:tr w:rsidR="00500BAF" w:rsidRPr="005E72FF" w14:paraId="45E53921" w14:textId="77777777" w:rsidTr="001116B8">
        <w:trPr>
          <w:trHeight w:val="288"/>
        </w:trPr>
        <w:tc>
          <w:tcPr>
            <w:tcW w:w="777" w:type="dxa"/>
            <w:vAlign w:val="center"/>
          </w:tcPr>
          <w:p w14:paraId="45E5391E" w14:textId="77777777" w:rsidR="00500BAF" w:rsidRDefault="00500BAF" w:rsidP="00500BAF">
            <w:pPr>
              <w:keepNext/>
              <w:spacing w:before="0"/>
              <w:jc w:val="center"/>
              <w:rPr>
                <w:rFonts w:asciiTheme="minorHAnsi" w:hAnsiTheme="minorHAnsi"/>
              </w:rPr>
            </w:pPr>
            <w:r>
              <w:rPr>
                <w:rFonts w:asciiTheme="minorHAnsi" w:hAnsiTheme="minorHAnsi"/>
              </w:rPr>
              <w:t>02</w:t>
            </w:r>
          </w:p>
        </w:tc>
        <w:tc>
          <w:tcPr>
            <w:tcW w:w="6558" w:type="dxa"/>
            <w:vAlign w:val="center"/>
          </w:tcPr>
          <w:p w14:paraId="45E5391F" w14:textId="17652197" w:rsidR="00500BAF" w:rsidRPr="005E72FF" w:rsidRDefault="00522B18" w:rsidP="001116B8">
            <w:pPr>
              <w:keepNext/>
              <w:spacing w:before="0"/>
              <w:rPr>
                <w:rFonts w:asciiTheme="minorHAnsi" w:hAnsiTheme="minorHAnsi"/>
              </w:rPr>
            </w:pPr>
            <w:r>
              <w:rPr>
                <w:rFonts w:asciiTheme="minorHAnsi" w:hAnsiTheme="minorHAnsi"/>
              </w:rPr>
              <w:t>Minimum</w:t>
            </w:r>
            <w:r w:rsidR="00C01E80">
              <w:rPr>
                <w:rFonts w:asciiTheme="minorHAnsi" w:hAnsiTheme="minorHAnsi"/>
              </w:rPr>
              <w:t xml:space="preserve"> </w:t>
            </w:r>
            <w:r w:rsidR="00500BAF">
              <w:rPr>
                <w:rFonts w:asciiTheme="minorHAnsi" w:hAnsiTheme="minorHAnsi"/>
              </w:rPr>
              <w:t>Nameplate DC Power Rating (Watts) = Total Roof Area (ft</w:t>
            </w:r>
            <w:r w:rsidR="00500BAF">
              <w:rPr>
                <w:rFonts w:asciiTheme="minorHAnsi" w:hAnsiTheme="minorHAnsi"/>
                <w:vertAlign w:val="superscript"/>
              </w:rPr>
              <w:t>2</w:t>
            </w:r>
            <w:r w:rsidR="00500BAF">
              <w:rPr>
                <w:rFonts w:asciiTheme="minorHAnsi" w:hAnsiTheme="minorHAnsi"/>
              </w:rPr>
              <w:t>) x (1 Watt/ft</w:t>
            </w:r>
            <w:r w:rsidR="00500BAF">
              <w:rPr>
                <w:rFonts w:asciiTheme="minorHAnsi" w:hAnsiTheme="minorHAnsi"/>
                <w:vertAlign w:val="superscript"/>
              </w:rPr>
              <w:t>2</w:t>
            </w:r>
            <w:r w:rsidR="00500BAF">
              <w:rPr>
                <w:rFonts w:asciiTheme="minorHAnsi" w:hAnsiTheme="minorHAnsi"/>
              </w:rPr>
              <w:t>)</w:t>
            </w:r>
          </w:p>
        </w:tc>
        <w:tc>
          <w:tcPr>
            <w:tcW w:w="3675" w:type="dxa"/>
          </w:tcPr>
          <w:p w14:paraId="45E53920" w14:textId="335ED58A" w:rsidR="00500BAF" w:rsidRPr="005E72FF" w:rsidRDefault="00C01E80" w:rsidP="00522B18">
            <w:pPr>
              <w:keepNext/>
              <w:spacing w:before="0"/>
              <w:rPr>
                <w:rFonts w:asciiTheme="minorHAnsi" w:hAnsiTheme="minorHAnsi"/>
              </w:rPr>
            </w:pPr>
            <w:r>
              <w:rPr>
                <w:rFonts w:asciiTheme="minorHAnsi" w:hAnsiTheme="minorHAnsi"/>
              </w:rPr>
              <w:t>&lt;&lt;reference value from Certificate of Compliance</w:t>
            </w:r>
            <w:r w:rsidR="00500BAF">
              <w:rPr>
                <w:rFonts w:asciiTheme="minorHAnsi" w:hAnsiTheme="minorHAnsi"/>
              </w:rPr>
              <w:t xml:space="preserve"> </w:t>
            </w:r>
            <w:r w:rsidR="00522B18">
              <w:rPr>
                <w:rFonts w:asciiTheme="minorHAnsi" w:hAnsiTheme="minorHAnsi"/>
              </w:rPr>
              <w:t>Minimum</w:t>
            </w:r>
            <w:r w:rsidR="008903AA">
              <w:rPr>
                <w:rFonts w:asciiTheme="minorHAnsi" w:hAnsiTheme="minorHAnsi"/>
              </w:rPr>
              <w:t xml:space="preserve"> </w:t>
            </w:r>
            <w:r w:rsidR="00500BAF">
              <w:rPr>
                <w:rFonts w:asciiTheme="minorHAnsi" w:hAnsiTheme="minorHAnsi"/>
              </w:rPr>
              <w:t>Nameplate DC Power Rating</w:t>
            </w:r>
            <w:r>
              <w:rPr>
                <w:rFonts w:asciiTheme="minorHAnsi" w:hAnsiTheme="minorHAnsi"/>
              </w:rPr>
              <w:t>&gt;&gt;</w:t>
            </w:r>
          </w:p>
        </w:tc>
      </w:tr>
      <w:tr w:rsidR="00C01E80" w14:paraId="45E53925" w14:textId="77777777" w:rsidTr="001116B8">
        <w:trPr>
          <w:trHeight w:val="288"/>
        </w:trPr>
        <w:tc>
          <w:tcPr>
            <w:tcW w:w="777" w:type="dxa"/>
            <w:vAlign w:val="center"/>
          </w:tcPr>
          <w:p w14:paraId="45E53922" w14:textId="77777777" w:rsidR="00C01E80" w:rsidRDefault="00C01E80" w:rsidP="00500BAF">
            <w:pPr>
              <w:keepNext/>
              <w:spacing w:before="0"/>
              <w:jc w:val="center"/>
              <w:rPr>
                <w:rFonts w:asciiTheme="minorHAnsi" w:hAnsiTheme="minorHAnsi"/>
              </w:rPr>
            </w:pPr>
            <w:r>
              <w:rPr>
                <w:rFonts w:asciiTheme="minorHAnsi" w:hAnsiTheme="minorHAnsi"/>
              </w:rPr>
              <w:t>03</w:t>
            </w:r>
          </w:p>
        </w:tc>
        <w:tc>
          <w:tcPr>
            <w:tcW w:w="6558" w:type="dxa"/>
            <w:vAlign w:val="center"/>
          </w:tcPr>
          <w:p w14:paraId="45E53923" w14:textId="1DC667E3" w:rsidR="00C01E80" w:rsidRDefault="00C01E80" w:rsidP="001116B8">
            <w:pPr>
              <w:keepNext/>
              <w:spacing w:before="0"/>
              <w:rPr>
                <w:rFonts w:asciiTheme="minorHAnsi" w:hAnsiTheme="minorHAnsi"/>
              </w:rPr>
            </w:pPr>
            <w:r>
              <w:rPr>
                <w:rFonts w:asciiTheme="minorHAnsi" w:hAnsiTheme="minorHAnsi"/>
              </w:rPr>
              <w:t xml:space="preserve">Enter Module </w:t>
            </w:r>
            <w:r w:rsidR="002047D2">
              <w:rPr>
                <w:rFonts w:asciiTheme="minorHAnsi" w:hAnsiTheme="minorHAnsi"/>
              </w:rPr>
              <w:t>Manufacturer</w:t>
            </w:r>
            <w:r>
              <w:rPr>
                <w:rFonts w:asciiTheme="minorHAnsi" w:hAnsiTheme="minorHAnsi"/>
              </w:rPr>
              <w:t xml:space="preserve"> Name</w:t>
            </w:r>
          </w:p>
        </w:tc>
        <w:tc>
          <w:tcPr>
            <w:tcW w:w="3675" w:type="dxa"/>
          </w:tcPr>
          <w:p w14:paraId="45E53924" w14:textId="77777777" w:rsidR="00C01E80" w:rsidRDefault="00C01E80" w:rsidP="00500BAF">
            <w:pPr>
              <w:keepNext/>
              <w:spacing w:before="0"/>
              <w:rPr>
                <w:rFonts w:asciiTheme="minorHAnsi" w:hAnsiTheme="minorHAnsi"/>
              </w:rPr>
            </w:pPr>
            <w:r>
              <w:rPr>
                <w:rFonts w:asciiTheme="minorHAnsi" w:hAnsiTheme="minorHAnsi"/>
              </w:rPr>
              <w:t>&lt;&lt;user input</w:t>
            </w:r>
            <w:r w:rsidR="004011B5">
              <w:rPr>
                <w:rFonts w:asciiTheme="minorHAnsi" w:hAnsiTheme="minorHAnsi"/>
              </w:rPr>
              <w:t>, text</w:t>
            </w:r>
            <w:r>
              <w:rPr>
                <w:rFonts w:asciiTheme="minorHAnsi" w:hAnsiTheme="minorHAnsi"/>
              </w:rPr>
              <w:t>&gt;&gt;</w:t>
            </w:r>
          </w:p>
        </w:tc>
      </w:tr>
      <w:tr w:rsidR="00C01E80" w14:paraId="45E53929" w14:textId="77777777" w:rsidTr="001116B8">
        <w:trPr>
          <w:trHeight w:val="288"/>
        </w:trPr>
        <w:tc>
          <w:tcPr>
            <w:tcW w:w="777" w:type="dxa"/>
            <w:vAlign w:val="center"/>
          </w:tcPr>
          <w:p w14:paraId="45E53926" w14:textId="77777777" w:rsidR="00C01E80" w:rsidRDefault="00C01E80" w:rsidP="00500BAF">
            <w:pPr>
              <w:keepNext/>
              <w:spacing w:before="0"/>
              <w:jc w:val="center"/>
              <w:rPr>
                <w:rFonts w:asciiTheme="minorHAnsi" w:hAnsiTheme="minorHAnsi"/>
              </w:rPr>
            </w:pPr>
            <w:r>
              <w:rPr>
                <w:rFonts w:asciiTheme="minorHAnsi" w:hAnsiTheme="minorHAnsi"/>
              </w:rPr>
              <w:t>04</w:t>
            </w:r>
          </w:p>
        </w:tc>
        <w:tc>
          <w:tcPr>
            <w:tcW w:w="6558" w:type="dxa"/>
            <w:vAlign w:val="center"/>
          </w:tcPr>
          <w:p w14:paraId="45E53927" w14:textId="5F8C349F" w:rsidR="00C01E80" w:rsidRDefault="00C01E80" w:rsidP="001116B8">
            <w:pPr>
              <w:keepNext/>
              <w:spacing w:before="0"/>
              <w:rPr>
                <w:rFonts w:asciiTheme="minorHAnsi" w:hAnsiTheme="minorHAnsi"/>
              </w:rPr>
            </w:pPr>
            <w:r>
              <w:rPr>
                <w:rFonts w:asciiTheme="minorHAnsi" w:hAnsiTheme="minorHAnsi"/>
              </w:rPr>
              <w:t>Enter Module Model Number</w:t>
            </w:r>
          </w:p>
        </w:tc>
        <w:tc>
          <w:tcPr>
            <w:tcW w:w="3675" w:type="dxa"/>
          </w:tcPr>
          <w:p w14:paraId="45E53928" w14:textId="77777777" w:rsidR="00C01E80" w:rsidRDefault="002047D2" w:rsidP="00500BAF">
            <w:pPr>
              <w:keepNext/>
              <w:spacing w:before="0"/>
              <w:rPr>
                <w:rFonts w:asciiTheme="minorHAnsi" w:hAnsiTheme="minorHAnsi"/>
              </w:rPr>
            </w:pPr>
            <w:r>
              <w:rPr>
                <w:rFonts w:asciiTheme="minorHAnsi" w:hAnsiTheme="minorHAnsi"/>
              </w:rPr>
              <w:t>&lt;&lt;user input</w:t>
            </w:r>
            <w:r w:rsidR="004011B5">
              <w:rPr>
                <w:rFonts w:asciiTheme="minorHAnsi" w:hAnsiTheme="minorHAnsi"/>
              </w:rPr>
              <w:t>, text</w:t>
            </w:r>
            <w:r>
              <w:rPr>
                <w:rFonts w:asciiTheme="minorHAnsi" w:hAnsiTheme="minorHAnsi"/>
              </w:rPr>
              <w:t>&gt;&gt;</w:t>
            </w:r>
          </w:p>
        </w:tc>
      </w:tr>
      <w:tr w:rsidR="002047D2" w14:paraId="45E5392D" w14:textId="77777777" w:rsidTr="001116B8">
        <w:trPr>
          <w:trHeight w:val="288"/>
        </w:trPr>
        <w:tc>
          <w:tcPr>
            <w:tcW w:w="777" w:type="dxa"/>
            <w:vAlign w:val="center"/>
          </w:tcPr>
          <w:p w14:paraId="45E5392A" w14:textId="77777777" w:rsidR="002047D2" w:rsidRDefault="002047D2" w:rsidP="002047D2">
            <w:pPr>
              <w:keepNext/>
              <w:spacing w:before="0"/>
              <w:jc w:val="center"/>
              <w:rPr>
                <w:rFonts w:asciiTheme="minorHAnsi" w:hAnsiTheme="minorHAnsi"/>
              </w:rPr>
            </w:pPr>
            <w:r>
              <w:rPr>
                <w:rFonts w:asciiTheme="minorHAnsi" w:hAnsiTheme="minorHAnsi"/>
              </w:rPr>
              <w:t>05</w:t>
            </w:r>
          </w:p>
        </w:tc>
        <w:tc>
          <w:tcPr>
            <w:tcW w:w="6558" w:type="dxa"/>
            <w:vAlign w:val="center"/>
          </w:tcPr>
          <w:p w14:paraId="45E5392B" w14:textId="1AA9C254" w:rsidR="002047D2" w:rsidRDefault="002047D2" w:rsidP="00C25204">
            <w:pPr>
              <w:keepNext/>
              <w:spacing w:before="0"/>
              <w:rPr>
                <w:rFonts w:asciiTheme="minorHAnsi" w:hAnsiTheme="minorHAnsi"/>
              </w:rPr>
            </w:pPr>
            <w:r>
              <w:rPr>
                <w:rFonts w:asciiTheme="minorHAnsi" w:hAnsiTheme="minorHAnsi"/>
              </w:rPr>
              <w:t xml:space="preserve">Enter Module </w:t>
            </w:r>
            <w:r w:rsidR="00522456">
              <w:rPr>
                <w:rFonts w:asciiTheme="minorHAnsi" w:hAnsiTheme="minorHAnsi"/>
              </w:rPr>
              <w:t>N</w:t>
            </w:r>
            <w:r>
              <w:rPr>
                <w:rFonts w:asciiTheme="minorHAnsi" w:hAnsiTheme="minorHAnsi"/>
              </w:rPr>
              <w:t xml:space="preserve">ameplate DC Power Rating </w:t>
            </w:r>
            <w:r w:rsidR="00522456">
              <w:rPr>
                <w:rFonts w:asciiTheme="minorHAnsi" w:hAnsiTheme="minorHAnsi"/>
              </w:rPr>
              <w:t>M</w:t>
            </w:r>
            <w:r>
              <w:rPr>
                <w:rFonts w:asciiTheme="minorHAnsi" w:hAnsiTheme="minorHAnsi"/>
              </w:rPr>
              <w:t xml:space="preserve">easure </w:t>
            </w:r>
            <w:r w:rsidR="00522456">
              <w:rPr>
                <w:rFonts w:asciiTheme="minorHAnsi" w:hAnsiTheme="minorHAnsi"/>
              </w:rPr>
              <w:t>U</w:t>
            </w:r>
            <w:r>
              <w:rPr>
                <w:rFonts w:asciiTheme="minorHAnsi" w:hAnsiTheme="minorHAnsi"/>
              </w:rPr>
              <w:t>nder Standard Test Conditions</w:t>
            </w:r>
            <w:r w:rsidR="008903AA">
              <w:rPr>
                <w:rFonts w:asciiTheme="minorHAnsi" w:hAnsiTheme="minorHAnsi"/>
              </w:rPr>
              <w:t xml:space="preserve"> (</w:t>
            </w:r>
            <w:r w:rsidR="00C25204">
              <w:rPr>
                <w:rFonts w:asciiTheme="minorHAnsi" w:hAnsiTheme="minorHAnsi"/>
              </w:rPr>
              <w:t>W</w:t>
            </w:r>
            <w:r w:rsidR="008903AA">
              <w:rPr>
                <w:rFonts w:asciiTheme="minorHAnsi" w:hAnsiTheme="minorHAnsi"/>
              </w:rPr>
              <w:t>atts)</w:t>
            </w:r>
          </w:p>
        </w:tc>
        <w:tc>
          <w:tcPr>
            <w:tcW w:w="3675" w:type="dxa"/>
          </w:tcPr>
          <w:p w14:paraId="45E5392C" w14:textId="77777777" w:rsidR="002047D2" w:rsidRDefault="002047D2" w:rsidP="00500BAF">
            <w:pPr>
              <w:keepNext/>
              <w:spacing w:before="0"/>
              <w:rPr>
                <w:rFonts w:asciiTheme="minorHAnsi" w:hAnsiTheme="minorHAnsi"/>
              </w:rPr>
            </w:pPr>
            <w:r>
              <w:rPr>
                <w:rFonts w:asciiTheme="minorHAnsi" w:hAnsiTheme="minorHAnsi"/>
              </w:rPr>
              <w:t>&lt;&lt;user input</w:t>
            </w:r>
            <w:r w:rsidR="004011B5">
              <w:rPr>
                <w:rFonts w:asciiTheme="minorHAnsi" w:hAnsiTheme="minorHAnsi"/>
              </w:rPr>
              <w:t>, number</w:t>
            </w:r>
            <w:r>
              <w:rPr>
                <w:rFonts w:asciiTheme="minorHAnsi" w:hAnsiTheme="minorHAnsi"/>
              </w:rPr>
              <w:t>&gt;&gt;</w:t>
            </w:r>
          </w:p>
        </w:tc>
      </w:tr>
      <w:tr w:rsidR="002047D2" w14:paraId="45E53931" w14:textId="77777777" w:rsidTr="001116B8">
        <w:trPr>
          <w:trHeight w:val="288"/>
        </w:trPr>
        <w:tc>
          <w:tcPr>
            <w:tcW w:w="777" w:type="dxa"/>
            <w:vAlign w:val="center"/>
          </w:tcPr>
          <w:p w14:paraId="45E5392E" w14:textId="77777777" w:rsidR="002047D2" w:rsidRDefault="002047D2" w:rsidP="00500BAF">
            <w:pPr>
              <w:keepNext/>
              <w:spacing w:before="0"/>
              <w:jc w:val="center"/>
              <w:rPr>
                <w:rFonts w:asciiTheme="minorHAnsi" w:hAnsiTheme="minorHAnsi"/>
              </w:rPr>
            </w:pPr>
            <w:r>
              <w:rPr>
                <w:rFonts w:asciiTheme="minorHAnsi" w:hAnsiTheme="minorHAnsi"/>
              </w:rPr>
              <w:t>06</w:t>
            </w:r>
          </w:p>
        </w:tc>
        <w:tc>
          <w:tcPr>
            <w:tcW w:w="6558" w:type="dxa"/>
            <w:vAlign w:val="center"/>
          </w:tcPr>
          <w:p w14:paraId="45E5392F" w14:textId="4060874B" w:rsidR="002047D2" w:rsidRDefault="002047D2" w:rsidP="001116B8">
            <w:pPr>
              <w:keepNext/>
              <w:spacing w:before="0"/>
              <w:rPr>
                <w:rFonts w:asciiTheme="minorHAnsi" w:hAnsiTheme="minorHAnsi"/>
              </w:rPr>
            </w:pPr>
            <w:r>
              <w:rPr>
                <w:rFonts w:asciiTheme="minorHAnsi" w:hAnsiTheme="minorHAnsi"/>
              </w:rPr>
              <w:t xml:space="preserve">Enter Number of Modules </w:t>
            </w:r>
            <w:r w:rsidR="00522456">
              <w:rPr>
                <w:rFonts w:asciiTheme="minorHAnsi" w:hAnsiTheme="minorHAnsi"/>
              </w:rPr>
              <w:t>U</w:t>
            </w:r>
            <w:r>
              <w:rPr>
                <w:rFonts w:asciiTheme="minorHAnsi" w:hAnsiTheme="minorHAnsi"/>
              </w:rPr>
              <w:t>sed in the PV System</w:t>
            </w:r>
          </w:p>
        </w:tc>
        <w:tc>
          <w:tcPr>
            <w:tcW w:w="3675" w:type="dxa"/>
          </w:tcPr>
          <w:p w14:paraId="45E53930" w14:textId="77777777" w:rsidR="002047D2" w:rsidRDefault="002047D2" w:rsidP="00500BAF">
            <w:pPr>
              <w:keepNext/>
              <w:spacing w:before="0"/>
              <w:rPr>
                <w:rFonts w:asciiTheme="minorHAnsi" w:hAnsiTheme="minorHAnsi"/>
              </w:rPr>
            </w:pPr>
            <w:r>
              <w:rPr>
                <w:rFonts w:asciiTheme="minorHAnsi" w:hAnsiTheme="minorHAnsi"/>
              </w:rPr>
              <w:t>&lt;&lt;user input</w:t>
            </w:r>
            <w:r w:rsidR="004011B5">
              <w:rPr>
                <w:rFonts w:asciiTheme="minorHAnsi" w:hAnsiTheme="minorHAnsi"/>
              </w:rPr>
              <w:t>, number</w:t>
            </w:r>
            <w:r>
              <w:rPr>
                <w:rFonts w:asciiTheme="minorHAnsi" w:hAnsiTheme="minorHAnsi"/>
              </w:rPr>
              <w:t>&gt;&gt;</w:t>
            </w:r>
          </w:p>
        </w:tc>
      </w:tr>
      <w:tr w:rsidR="00500BAF" w14:paraId="45E53935" w14:textId="77777777" w:rsidTr="001116B8">
        <w:trPr>
          <w:trHeight w:val="288"/>
        </w:trPr>
        <w:tc>
          <w:tcPr>
            <w:tcW w:w="777" w:type="dxa"/>
            <w:vAlign w:val="center"/>
          </w:tcPr>
          <w:p w14:paraId="45E53932" w14:textId="77777777" w:rsidR="00500BAF" w:rsidRDefault="002047D2" w:rsidP="00500BAF">
            <w:pPr>
              <w:keepNext/>
              <w:spacing w:before="0"/>
              <w:jc w:val="center"/>
              <w:rPr>
                <w:rFonts w:asciiTheme="minorHAnsi" w:hAnsiTheme="minorHAnsi"/>
              </w:rPr>
            </w:pPr>
            <w:r>
              <w:rPr>
                <w:rFonts w:asciiTheme="minorHAnsi" w:hAnsiTheme="minorHAnsi"/>
              </w:rPr>
              <w:t>07</w:t>
            </w:r>
          </w:p>
        </w:tc>
        <w:tc>
          <w:tcPr>
            <w:tcW w:w="6558" w:type="dxa"/>
            <w:vAlign w:val="center"/>
          </w:tcPr>
          <w:p w14:paraId="45E53933" w14:textId="52332229" w:rsidR="002047D2" w:rsidRDefault="00500BAF" w:rsidP="001116B8">
            <w:pPr>
              <w:keepNext/>
              <w:spacing w:before="0"/>
              <w:rPr>
                <w:rFonts w:asciiTheme="minorHAnsi" w:hAnsiTheme="minorHAnsi"/>
              </w:rPr>
            </w:pPr>
            <w:r>
              <w:rPr>
                <w:rFonts w:asciiTheme="minorHAnsi" w:hAnsiTheme="minorHAnsi"/>
              </w:rPr>
              <w:t>Installed PV System Nameplate DC Power Rating</w:t>
            </w:r>
            <w:r w:rsidR="008903AA">
              <w:rPr>
                <w:rFonts w:asciiTheme="minorHAnsi" w:hAnsiTheme="minorHAnsi"/>
              </w:rPr>
              <w:t xml:space="preserve"> (</w:t>
            </w:r>
            <w:r w:rsidR="004011B5">
              <w:rPr>
                <w:rFonts w:asciiTheme="minorHAnsi" w:hAnsiTheme="minorHAnsi"/>
              </w:rPr>
              <w:t>W</w:t>
            </w:r>
            <w:r w:rsidR="008903AA">
              <w:rPr>
                <w:rFonts w:asciiTheme="minorHAnsi" w:hAnsiTheme="minorHAnsi"/>
              </w:rPr>
              <w:t>atts)</w:t>
            </w:r>
          </w:p>
        </w:tc>
        <w:tc>
          <w:tcPr>
            <w:tcW w:w="3675" w:type="dxa"/>
          </w:tcPr>
          <w:p w14:paraId="45E53934" w14:textId="77777777" w:rsidR="00500BAF" w:rsidRDefault="00500BAF" w:rsidP="004011B5">
            <w:pPr>
              <w:keepNext/>
              <w:spacing w:before="0"/>
              <w:rPr>
                <w:rFonts w:asciiTheme="minorHAnsi" w:hAnsiTheme="minorHAnsi"/>
              </w:rPr>
            </w:pPr>
            <w:r>
              <w:rPr>
                <w:rFonts w:asciiTheme="minorHAnsi" w:hAnsiTheme="minorHAnsi"/>
              </w:rPr>
              <w:t>&lt;&lt;</w:t>
            </w:r>
            <w:r w:rsidR="002047D2">
              <w:rPr>
                <w:rFonts w:asciiTheme="minorHAnsi" w:hAnsiTheme="minorHAnsi"/>
              </w:rPr>
              <w:t>calculated value = C05*C06</w:t>
            </w:r>
            <w:r>
              <w:rPr>
                <w:rFonts w:asciiTheme="minorHAnsi" w:hAnsiTheme="minorHAnsi"/>
              </w:rPr>
              <w:t>&gt;&gt;</w:t>
            </w:r>
          </w:p>
        </w:tc>
      </w:tr>
      <w:tr w:rsidR="002047D2" w14:paraId="45E53938" w14:textId="77777777" w:rsidTr="00947985">
        <w:trPr>
          <w:trHeight w:val="288"/>
        </w:trPr>
        <w:tc>
          <w:tcPr>
            <w:tcW w:w="777" w:type="dxa"/>
            <w:vAlign w:val="center"/>
          </w:tcPr>
          <w:p w14:paraId="45E53936" w14:textId="77777777" w:rsidR="002047D2" w:rsidRDefault="002047D2" w:rsidP="00500BAF">
            <w:pPr>
              <w:keepNext/>
              <w:spacing w:before="0"/>
              <w:jc w:val="center"/>
              <w:rPr>
                <w:rFonts w:asciiTheme="minorHAnsi" w:hAnsiTheme="minorHAnsi"/>
              </w:rPr>
            </w:pPr>
            <w:r>
              <w:rPr>
                <w:rFonts w:asciiTheme="minorHAnsi" w:hAnsiTheme="minorHAnsi"/>
              </w:rPr>
              <w:t>08</w:t>
            </w:r>
          </w:p>
        </w:tc>
        <w:tc>
          <w:tcPr>
            <w:tcW w:w="10233" w:type="dxa"/>
            <w:gridSpan w:val="2"/>
          </w:tcPr>
          <w:p w14:paraId="45E53937" w14:textId="6E6CFACE" w:rsidR="002047D2" w:rsidRPr="00E15E4D" w:rsidRDefault="002047D2" w:rsidP="00500BAF">
            <w:pPr>
              <w:keepNext/>
              <w:spacing w:before="0"/>
              <w:rPr>
                <w:rFonts w:asciiTheme="minorHAnsi" w:hAnsiTheme="minorHAnsi"/>
              </w:rPr>
            </w:pPr>
            <w:r>
              <w:rPr>
                <w:rFonts w:asciiTheme="minorHAnsi" w:hAnsiTheme="minorHAnsi"/>
              </w:rPr>
              <w:t>Compliance Statement</w:t>
            </w:r>
            <w:r w:rsidR="00C25204">
              <w:rPr>
                <w:rFonts w:asciiTheme="minorHAnsi" w:hAnsiTheme="minorHAnsi"/>
              </w:rPr>
              <w:t>:</w:t>
            </w:r>
            <w:r>
              <w:rPr>
                <w:rFonts w:asciiTheme="minorHAnsi" w:hAnsiTheme="minorHAnsi"/>
              </w:rPr>
              <w:t xml:space="preserve"> &lt;&lt;if C07 is greater than or equal to C02, system complies, otherwise it does not comply&gt;&gt;</w:t>
            </w:r>
          </w:p>
        </w:tc>
      </w:tr>
    </w:tbl>
    <w:p w14:paraId="45E53939" w14:textId="77777777" w:rsidR="00500BAF" w:rsidRDefault="00500BAF" w:rsidP="00500BAF">
      <w:pPr>
        <w:ind w:hanging="677"/>
        <w:rPr>
          <w:rFonts w:asciiTheme="minorHAnsi" w:hAnsiTheme="minorHAnsi"/>
        </w:rPr>
      </w:pPr>
    </w:p>
    <w:p w14:paraId="45E5393A" w14:textId="77777777" w:rsidR="00500BAF" w:rsidRDefault="00500BAF" w:rsidP="00500BAF">
      <w:pPr>
        <w:ind w:hanging="677"/>
        <w:rPr>
          <w:rFonts w:asciiTheme="minorHAnsi" w:hAnsiTheme="minorHAnsi"/>
        </w:rPr>
      </w:pPr>
    </w:p>
    <w:p w14:paraId="45E5393B" w14:textId="175EF737" w:rsidR="002912C2" w:rsidRDefault="002912C2">
      <w:pPr>
        <w:spacing w:before="0" w:after="200" w:line="276" w:lineRule="auto"/>
        <w:rPr>
          <w:rFonts w:asciiTheme="minorHAnsi" w:hAnsiTheme="minorHAnsi"/>
        </w:rPr>
      </w:pPr>
      <w:r>
        <w:rPr>
          <w:rFonts w:asciiTheme="minorHAnsi" w:hAnsiTheme="minorHAnsi"/>
        </w:rPr>
        <w:br w:type="page"/>
      </w: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91"/>
        <w:gridCol w:w="271"/>
        <w:gridCol w:w="2544"/>
        <w:gridCol w:w="2837"/>
      </w:tblGrid>
      <w:tr w:rsidR="00500BAF" w:rsidRPr="009E2C1C" w14:paraId="45E5393E" w14:textId="77777777" w:rsidTr="001116B8">
        <w:trPr>
          <w:trHeight w:val="323"/>
        </w:trPr>
        <w:tc>
          <w:tcPr>
            <w:tcW w:w="10136" w:type="dxa"/>
            <w:gridSpan w:val="4"/>
            <w:vAlign w:val="center"/>
          </w:tcPr>
          <w:p w14:paraId="45E5393D" w14:textId="77777777" w:rsidR="00500BAF" w:rsidRPr="009351D2" w:rsidRDefault="00500BAF" w:rsidP="00500BA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rPr>
                <w:rFonts w:cs="Arial"/>
                <w:b/>
              </w:rPr>
            </w:pPr>
            <w:r w:rsidRPr="00E136A4">
              <w:rPr>
                <w:rFonts w:asciiTheme="minorHAnsi" w:hAnsiTheme="minorHAnsi" w:cs="Arial"/>
                <w:b/>
                <w:caps/>
                <w:sz w:val="18"/>
                <w:szCs w:val="18"/>
              </w:rPr>
              <w:lastRenderedPageBreak/>
              <w:t>Documentation Author's Declaration Statement</w:t>
            </w:r>
          </w:p>
        </w:tc>
      </w:tr>
      <w:tr w:rsidR="00500BAF" w:rsidRPr="00FD7A7F" w14:paraId="45E53940" w14:textId="77777777" w:rsidTr="001116B8">
        <w:trPr>
          <w:trHeight w:hRule="exact" w:val="289"/>
        </w:trPr>
        <w:tc>
          <w:tcPr>
            <w:tcW w:w="10136" w:type="dxa"/>
            <w:gridSpan w:val="4"/>
            <w:vAlign w:val="center"/>
          </w:tcPr>
          <w:p w14:paraId="45E5393F" w14:textId="77777777" w:rsidR="00500BAF" w:rsidRPr="003010EE" w:rsidRDefault="00500BAF" w:rsidP="001116B8">
            <w:pPr>
              <w:pStyle w:val="Heading3"/>
              <w:numPr>
                <w:ilvl w:val="0"/>
                <w:numId w:val="19"/>
              </w:numPr>
              <w:tabs>
                <w:tab w:val="left" w:pos="-2600"/>
              </w:tabs>
              <w:spacing w:before="0"/>
              <w:ind w:right="90"/>
              <w:rPr>
                <w:rFonts w:asciiTheme="minorHAnsi" w:hAnsiTheme="minorHAnsi"/>
                <w:sz w:val="18"/>
                <w:szCs w:val="18"/>
              </w:rPr>
            </w:pPr>
            <w:r w:rsidRPr="003010EE">
              <w:rPr>
                <w:rFonts w:asciiTheme="minorHAnsi" w:hAnsiTheme="minorHAnsi"/>
                <w:sz w:val="18"/>
                <w:szCs w:val="18"/>
              </w:rPr>
              <w:t>I certify that this Certificate of Installation documentation is accurate and complete.</w:t>
            </w:r>
          </w:p>
        </w:tc>
      </w:tr>
      <w:tr w:rsidR="00500BAF" w:rsidRPr="00B272DC" w14:paraId="45E53943" w14:textId="77777777" w:rsidTr="00500BAF">
        <w:trPr>
          <w:trHeight w:val="360"/>
        </w:trPr>
        <w:tc>
          <w:tcPr>
            <w:tcW w:w="5152" w:type="dxa"/>
            <w:gridSpan w:val="2"/>
          </w:tcPr>
          <w:p w14:paraId="45E53941" w14:textId="77777777" w:rsidR="00500BAF" w:rsidRPr="00B272DC" w:rsidRDefault="00500BAF" w:rsidP="001116B8">
            <w:pPr>
              <w:keepNext/>
              <w:spacing w:before="0"/>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4984" w:type="dxa"/>
            <w:gridSpan w:val="2"/>
          </w:tcPr>
          <w:p w14:paraId="45E53942" w14:textId="77777777" w:rsidR="00500BAF" w:rsidRPr="00B272DC" w:rsidRDefault="00500BAF" w:rsidP="001116B8">
            <w:pPr>
              <w:keepNext/>
              <w:spacing w:before="0"/>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500BAF" w:rsidRPr="00B272DC" w14:paraId="45E53946" w14:textId="77777777" w:rsidTr="00500BAF">
        <w:trPr>
          <w:trHeight w:val="360"/>
        </w:trPr>
        <w:tc>
          <w:tcPr>
            <w:tcW w:w="5152" w:type="dxa"/>
            <w:gridSpan w:val="2"/>
          </w:tcPr>
          <w:p w14:paraId="45E53944" w14:textId="77777777" w:rsidR="00500BAF" w:rsidRPr="00B272DC" w:rsidRDefault="00500BAF" w:rsidP="001116B8">
            <w:pPr>
              <w:keepNext/>
              <w:spacing w:before="0"/>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4984" w:type="dxa"/>
            <w:gridSpan w:val="2"/>
          </w:tcPr>
          <w:p w14:paraId="45E53945" w14:textId="77777777" w:rsidR="00500BAF" w:rsidRPr="00B272DC" w:rsidRDefault="00500BAF" w:rsidP="001116B8">
            <w:pPr>
              <w:keepNext/>
              <w:spacing w:before="0"/>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500BAF" w:rsidRPr="00B272DC" w14:paraId="45E53949" w14:textId="77777777" w:rsidTr="00500BAF">
        <w:trPr>
          <w:trHeight w:val="360"/>
        </w:trPr>
        <w:tc>
          <w:tcPr>
            <w:tcW w:w="5152" w:type="dxa"/>
            <w:gridSpan w:val="2"/>
          </w:tcPr>
          <w:p w14:paraId="45E53947" w14:textId="77777777" w:rsidR="00500BAF" w:rsidRPr="00B272DC" w:rsidRDefault="00500BAF" w:rsidP="001116B8">
            <w:pPr>
              <w:keepNext/>
              <w:spacing w:before="0"/>
              <w:rPr>
                <w:rFonts w:asciiTheme="minorHAnsi" w:hAnsiTheme="minorHAnsi"/>
                <w:sz w:val="14"/>
                <w:szCs w:val="14"/>
              </w:rPr>
            </w:pPr>
            <w:r w:rsidRPr="00B272DC">
              <w:rPr>
                <w:rFonts w:asciiTheme="minorHAnsi" w:hAnsiTheme="minorHAnsi"/>
                <w:sz w:val="14"/>
                <w:szCs w:val="14"/>
              </w:rPr>
              <w:t>Address:</w:t>
            </w:r>
          </w:p>
        </w:tc>
        <w:tc>
          <w:tcPr>
            <w:tcW w:w="4984" w:type="dxa"/>
            <w:gridSpan w:val="2"/>
          </w:tcPr>
          <w:p w14:paraId="45E53948" w14:textId="2651A447" w:rsidR="00500BAF" w:rsidRPr="00B272DC" w:rsidRDefault="00500BAF" w:rsidP="001116B8">
            <w:pPr>
              <w:keepNext/>
              <w:spacing w:before="0"/>
              <w:rPr>
                <w:rFonts w:asciiTheme="minorHAnsi" w:hAnsiTheme="minorHAnsi"/>
                <w:sz w:val="14"/>
                <w:szCs w:val="14"/>
              </w:rPr>
            </w:pPr>
            <w:r w:rsidRPr="00B272DC">
              <w:rPr>
                <w:rFonts w:asciiTheme="minorHAnsi" w:hAnsiTheme="minorHAnsi"/>
                <w:sz w:val="14"/>
                <w:szCs w:val="14"/>
              </w:rPr>
              <w:t>CEA/CEPE/HERS certification identification (</w:t>
            </w:r>
            <w:r w:rsidR="001116B8">
              <w:rPr>
                <w:rFonts w:asciiTheme="minorHAnsi" w:hAnsiTheme="minorHAnsi"/>
                <w:sz w:val="14"/>
                <w:szCs w:val="14"/>
              </w:rPr>
              <w:t>i</w:t>
            </w:r>
            <w:r w:rsidRPr="00B272DC">
              <w:rPr>
                <w:rFonts w:asciiTheme="minorHAnsi" w:hAnsiTheme="minorHAnsi"/>
                <w:sz w:val="14"/>
                <w:szCs w:val="14"/>
              </w:rPr>
              <w:t>f applicable):</w:t>
            </w:r>
          </w:p>
        </w:tc>
      </w:tr>
      <w:tr w:rsidR="00500BAF" w:rsidRPr="00B272DC" w14:paraId="45E5394C" w14:textId="77777777" w:rsidTr="00500BAF">
        <w:trPr>
          <w:trHeight w:val="360"/>
        </w:trPr>
        <w:tc>
          <w:tcPr>
            <w:tcW w:w="5152" w:type="dxa"/>
            <w:gridSpan w:val="2"/>
          </w:tcPr>
          <w:p w14:paraId="45E5394A" w14:textId="77777777" w:rsidR="00500BAF" w:rsidRPr="00B272DC" w:rsidRDefault="00500BAF" w:rsidP="001116B8">
            <w:pPr>
              <w:keepNext/>
              <w:spacing w:before="0"/>
              <w:rPr>
                <w:rFonts w:asciiTheme="minorHAnsi" w:hAnsiTheme="minorHAnsi"/>
                <w:sz w:val="14"/>
                <w:szCs w:val="14"/>
              </w:rPr>
            </w:pPr>
            <w:r w:rsidRPr="00B272DC">
              <w:rPr>
                <w:rFonts w:asciiTheme="minorHAnsi" w:hAnsiTheme="minorHAnsi"/>
                <w:sz w:val="14"/>
                <w:szCs w:val="14"/>
              </w:rPr>
              <w:t>City/State/Zip:</w:t>
            </w:r>
          </w:p>
        </w:tc>
        <w:tc>
          <w:tcPr>
            <w:tcW w:w="4984" w:type="dxa"/>
            <w:gridSpan w:val="2"/>
          </w:tcPr>
          <w:p w14:paraId="45E5394B" w14:textId="77777777" w:rsidR="00500BAF" w:rsidRPr="00B272DC" w:rsidRDefault="00500BAF" w:rsidP="001116B8">
            <w:pPr>
              <w:keepNext/>
              <w:spacing w:before="0"/>
              <w:rPr>
                <w:rFonts w:asciiTheme="minorHAnsi" w:hAnsiTheme="minorHAnsi"/>
                <w:sz w:val="14"/>
                <w:szCs w:val="14"/>
              </w:rPr>
            </w:pPr>
            <w:r w:rsidRPr="00B272DC">
              <w:rPr>
                <w:rFonts w:asciiTheme="minorHAnsi" w:hAnsiTheme="minorHAnsi"/>
                <w:sz w:val="14"/>
                <w:szCs w:val="14"/>
              </w:rPr>
              <w:t>Phone:</w:t>
            </w:r>
          </w:p>
        </w:tc>
      </w:tr>
      <w:tr w:rsidR="00500BAF" w:rsidRPr="008E6C57" w14:paraId="45E5394E" w14:textId="77777777" w:rsidTr="00500BAF">
        <w:tblPrEx>
          <w:tblCellMar>
            <w:left w:w="115" w:type="dxa"/>
            <w:right w:w="115" w:type="dxa"/>
          </w:tblCellMar>
        </w:tblPrEx>
        <w:trPr>
          <w:trHeight w:val="296"/>
        </w:trPr>
        <w:tc>
          <w:tcPr>
            <w:tcW w:w="10136" w:type="dxa"/>
            <w:gridSpan w:val="4"/>
            <w:vAlign w:val="center"/>
          </w:tcPr>
          <w:p w14:paraId="45E5394D" w14:textId="77777777" w:rsidR="00500BAF" w:rsidRDefault="00500BAF" w:rsidP="00500BA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p>
        </w:tc>
      </w:tr>
      <w:tr w:rsidR="00500BAF" w:rsidRPr="008E6C57" w14:paraId="45E53955" w14:textId="77777777" w:rsidTr="00500BAF">
        <w:tblPrEx>
          <w:tblCellMar>
            <w:left w:w="115" w:type="dxa"/>
            <w:right w:w="115" w:type="dxa"/>
          </w:tblCellMar>
        </w:tblPrEx>
        <w:trPr>
          <w:trHeight w:val="504"/>
        </w:trPr>
        <w:tc>
          <w:tcPr>
            <w:tcW w:w="10136" w:type="dxa"/>
            <w:gridSpan w:val="4"/>
          </w:tcPr>
          <w:p w14:paraId="469ECA69" w14:textId="77777777" w:rsidR="001D7958" w:rsidRDefault="001D7958" w:rsidP="001D7958">
            <w:pPr>
              <w:pStyle w:val="Heading3"/>
              <w:numPr>
                <w:ilvl w:val="0"/>
                <w:numId w:val="0"/>
              </w:numPr>
              <w:spacing w:before="60"/>
              <w:ind w:right="86"/>
              <w:rPr>
                <w:ins w:id="15" w:author="Author"/>
                <w:rFonts w:asciiTheme="minorHAnsi" w:hAnsiTheme="minorHAnsi"/>
                <w:sz w:val="18"/>
              </w:rPr>
            </w:pPr>
            <w:ins w:id="16" w:author="Author">
              <w:r>
                <w:rPr>
                  <w:rFonts w:asciiTheme="minorHAnsi" w:hAnsiTheme="minorHAnsi"/>
                  <w:sz w:val="18"/>
                </w:rPr>
                <w:t xml:space="preserve">I certify the following under penalty of perjury, under the laws of the State of California: </w:t>
              </w:r>
            </w:ins>
          </w:p>
          <w:p w14:paraId="54C7FAC1" w14:textId="77777777" w:rsidR="001D7958" w:rsidRDefault="001D7958" w:rsidP="001D7958">
            <w:pPr>
              <w:pStyle w:val="Heading3"/>
              <w:numPr>
                <w:ilvl w:val="0"/>
                <w:numId w:val="23"/>
              </w:numPr>
              <w:tabs>
                <w:tab w:val="left" w:pos="-2600"/>
              </w:tabs>
              <w:spacing w:before="0"/>
              <w:ind w:right="90"/>
              <w:rPr>
                <w:ins w:id="17" w:author="Author"/>
                <w:rFonts w:asciiTheme="minorHAnsi" w:hAnsiTheme="minorHAnsi"/>
                <w:color w:val="4F81BD" w:themeColor="accent1"/>
                <w:sz w:val="18"/>
              </w:rPr>
            </w:pPr>
            <w:ins w:id="18" w:author="Author">
              <w:r>
                <w:rPr>
                  <w:rFonts w:asciiTheme="minorHAnsi" w:hAnsiTheme="minorHAnsi"/>
                  <w:sz w:val="18"/>
                </w:rPr>
                <w:t xml:space="preserve">The information provided on this Certificate of Installation is true and correct. </w:t>
              </w:r>
            </w:ins>
          </w:p>
          <w:p w14:paraId="16EBAB70" w14:textId="77777777" w:rsidR="001D7958" w:rsidRDefault="001D7958" w:rsidP="001D7958">
            <w:pPr>
              <w:keepNext/>
              <w:widowControl w:val="0"/>
              <w:numPr>
                <w:ilvl w:val="0"/>
                <w:numId w:val="23"/>
              </w:numPr>
              <w:spacing w:before="0"/>
              <w:ind w:right="90"/>
              <w:rPr>
                <w:ins w:id="19" w:author="Author"/>
                <w:rFonts w:asciiTheme="minorHAnsi" w:hAnsiTheme="minorHAnsi"/>
                <w:sz w:val="18"/>
              </w:rPr>
            </w:pPr>
            <w:ins w:id="20" w:author="Author">
              <w:r>
                <w:rPr>
                  <w:rFonts w:asciiTheme="minorHAnsi" w:hAnsiTheme="minorHAnsi"/>
                  <w:snapToGrid w:val="0"/>
                  <w:sz w:val="18"/>
                </w:rPr>
                <w:t xml:space="preserve">I am either: a) a responsible person eligible under Division 3 of the Business and Professions Code </w:t>
              </w:r>
              <w:r>
                <w:rPr>
                  <w:rFonts w:asciiTheme="minorHAnsi" w:hAnsiTheme="minorHAnsi"/>
                  <w:sz w:val="18"/>
                </w:rPr>
                <w:t xml:space="preserve">in the applicable classification to accept responsibility for the system design, construction, or installation </w:t>
              </w:r>
              <w:r>
                <w:rPr>
                  <w:rFonts w:asciiTheme="minorHAnsi" w:hAnsiTheme="minorHAnsi"/>
                  <w:snapToGrid w:val="0"/>
                  <w:sz w:val="18"/>
                </w:rPr>
                <w:t xml:space="preserve">of features, materials, components, or manufactured devices </w:t>
              </w:r>
              <w:r>
                <w:rPr>
                  <w:rFonts w:asciiTheme="minorHAnsi" w:hAnsiTheme="minorHAnsi"/>
                  <w:sz w:val="18"/>
                </w:rPr>
                <w:t xml:space="preserve">for the scope of work identified on this Certificate of Installation, </w:t>
              </w:r>
              <w:r>
                <w:rPr>
                  <w:rFonts w:asciiTheme="minorHAnsi" w:hAnsiTheme="minorHAnsi"/>
                  <w:snapToGrid w:val="0"/>
                  <w:sz w:val="18"/>
                </w:rPr>
                <w:t>and attest to the declarations in this statement</w:t>
              </w:r>
              <w:r>
                <w:rPr>
                  <w:rFonts w:asciiTheme="minorHAnsi" w:hAnsiTheme="minorHAnsi"/>
                  <w:sz w:val="18"/>
                </w:rPr>
                <w:t>, or b) I am an authorized representative of the responsible person and attest to the declarations in this statement on the responsible person’s behalf.</w:t>
              </w:r>
            </w:ins>
          </w:p>
          <w:p w14:paraId="6A1C9BAF" w14:textId="77777777" w:rsidR="001D7958" w:rsidRDefault="001D7958" w:rsidP="001D7958">
            <w:pPr>
              <w:pStyle w:val="ListParagraph"/>
              <w:keepNext/>
              <w:numPr>
                <w:ilvl w:val="0"/>
                <w:numId w:val="23"/>
              </w:numPr>
              <w:autoSpaceDE w:val="0"/>
              <w:autoSpaceDN w:val="0"/>
              <w:adjustRightInd w:val="0"/>
              <w:spacing w:before="0"/>
              <w:ind w:right="90"/>
              <w:rPr>
                <w:ins w:id="21" w:author="Author"/>
                <w:rFonts w:asciiTheme="minorHAnsi" w:hAnsiTheme="minorHAnsi"/>
                <w:sz w:val="18"/>
                <w:szCs w:val="22"/>
              </w:rPr>
            </w:pPr>
            <w:ins w:id="22" w:author="Author">
              <w:r>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ins>
          </w:p>
          <w:p w14:paraId="45E53954" w14:textId="7A3F0AD8" w:rsidR="00500BAF" w:rsidRPr="00975DC6" w:rsidRDefault="001D7958" w:rsidP="001D7958">
            <w:pPr>
              <w:pStyle w:val="ListParagraph"/>
              <w:keepNext/>
              <w:numPr>
                <w:ilvl w:val="0"/>
                <w:numId w:val="23"/>
              </w:numPr>
              <w:spacing w:before="0"/>
            </w:pPr>
            <w:ins w:id="23" w:author="Author">
              <w:r>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ins>
          </w:p>
        </w:tc>
      </w:tr>
      <w:tr w:rsidR="00500BAF" w:rsidRPr="00B272DC" w14:paraId="45E53958" w14:textId="77777777" w:rsidTr="00500BAF">
        <w:tblPrEx>
          <w:tblCellMar>
            <w:left w:w="108" w:type="dxa"/>
            <w:right w:w="108" w:type="dxa"/>
          </w:tblCellMar>
        </w:tblPrEx>
        <w:trPr>
          <w:trHeight w:val="360"/>
        </w:trPr>
        <w:tc>
          <w:tcPr>
            <w:tcW w:w="4901" w:type="dxa"/>
          </w:tcPr>
          <w:p w14:paraId="45E53956" w14:textId="77777777" w:rsidR="00500BAF" w:rsidRPr="00B272DC" w:rsidRDefault="00500BAF" w:rsidP="001116B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235" w:type="dxa"/>
            <w:gridSpan w:val="3"/>
          </w:tcPr>
          <w:p w14:paraId="45E53957" w14:textId="77777777" w:rsidR="00500BAF" w:rsidRPr="00B272DC" w:rsidRDefault="00500BAF" w:rsidP="001116B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500BAF" w:rsidRPr="00B272DC" w14:paraId="45E5395B" w14:textId="77777777" w:rsidTr="00500BAF">
        <w:tblPrEx>
          <w:tblCellMar>
            <w:left w:w="108" w:type="dxa"/>
            <w:right w:w="108" w:type="dxa"/>
          </w:tblCellMar>
        </w:tblPrEx>
        <w:trPr>
          <w:trHeight w:val="360"/>
        </w:trPr>
        <w:tc>
          <w:tcPr>
            <w:tcW w:w="4901" w:type="dxa"/>
            <w:tcBorders>
              <w:top w:val="single" w:sz="4" w:space="0" w:color="auto"/>
              <w:left w:val="single" w:sz="4" w:space="0" w:color="auto"/>
              <w:bottom w:val="single" w:sz="4" w:space="0" w:color="auto"/>
              <w:right w:val="single" w:sz="4" w:space="0" w:color="auto"/>
            </w:tcBorders>
          </w:tcPr>
          <w:p w14:paraId="45E53959" w14:textId="2517FFE0" w:rsidR="00500BAF" w:rsidRPr="00B272DC" w:rsidRDefault="00500BAF" w:rsidP="001116B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235" w:type="dxa"/>
            <w:gridSpan w:val="3"/>
            <w:tcBorders>
              <w:top w:val="single" w:sz="4" w:space="0" w:color="auto"/>
              <w:left w:val="single" w:sz="4" w:space="0" w:color="auto"/>
              <w:bottom w:val="single" w:sz="4" w:space="0" w:color="auto"/>
              <w:right w:val="single" w:sz="4" w:space="0" w:color="auto"/>
            </w:tcBorders>
          </w:tcPr>
          <w:p w14:paraId="45E5395A" w14:textId="77777777" w:rsidR="00500BAF" w:rsidRPr="00B272DC" w:rsidRDefault="00500BAF" w:rsidP="001116B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ind w:right="90"/>
              <w:rPr>
                <w:rFonts w:asciiTheme="minorHAnsi" w:hAnsiTheme="minorHAnsi"/>
                <w:sz w:val="14"/>
                <w:szCs w:val="14"/>
              </w:rPr>
            </w:pPr>
            <w:r w:rsidRPr="00B272DC">
              <w:rPr>
                <w:rFonts w:asciiTheme="minorHAnsi" w:hAnsiTheme="minorHAnsi"/>
                <w:sz w:val="14"/>
                <w:szCs w:val="14"/>
              </w:rPr>
              <w:t>Position With Company (Title):</w:t>
            </w:r>
          </w:p>
        </w:tc>
      </w:tr>
      <w:tr w:rsidR="00500BAF" w:rsidRPr="00B272DC" w14:paraId="45E5395E" w14:textId="77777777" w:rsidTr="00500BAF">
        <w:tblPrEx>
          <w:tblCellMar>
            <w:left w:w="108" w:type="dxa"/>
            <w:right w:w="108" w:type="dxa"/>
          </w:tblCellMar>
        </w:tblPrEx>
        <w:trPr>
          <w:trHeight w:val="360"/>
        </w:trPr>
        <w:tc>
          <w:tcPr>
            <w:tcW w:w="4901" w:type="dxa"/>
            <w:tcBorders>
              <w:top w:val="single" w:sz="4" w:space="0" w:color="auto"/>
              <w:left w:val="single" w:sz="4" w:space="0" w:color="auto"/>
              <w:bottom w:val="single" w:sz="4" w:space="0" w:color="auto"/>
              <w:right w:val="single" w:sz="4" w:space="0" w:color="auto"/>
            </w:tcBorders>
          </w:tcPr>
          <w:p w14:paraId="45E5395C" w14:textId="77777777" w:rsidR="00500BAF" w:rsidRPr="00B272DC" w:rsidRDefault="00500BAF" w:rsidP="001116B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ind w:right="90"/>
              <w:rPr>
                <w:rFonts w:asciiTheme="minorHAnsi" w:hAnsiTheme="minorHAnsi"/>
                <w:sz w:val="14"/>
                <w:szCs w:val="14"/>
              </w:rPr>
            </w:pPr>
            <w:r w:rsidRPr="0047600B">
              <w:rPr>
                <w:rFonts w:asciiTheme="minorHAnsi" w:hAnsiTheme="minorHAnsi"/>
                <w:sz w:val="14"/>
                <w:szCs w:val="14"/>
              </w:rPr>
              <w:t>Address:</w:t>
            </w:r>
          </w:p>
        </w:tc>
        <w:tc>
          <w:tcPr>
            <w:tcW w:w="5235" w:type="dxa"/>
            <w:gridSpan w:val="3"/>
            <w:tcBorders>
              <w:top w:val="single" w:sz="4" w:space="0" w:color="auto"/>
              <w:left w:val="single" w:sz="4" w:space="0" w:color="auto"/>
              <w:bottom w:val="single" w:sz="4" w:space="0" w:color="auto"/>
              <w:right w:val="single" w:sz="4" w:space="0" w:color="auto"/>
            </w:tcBorders>
          </w:tcPr>
          <w:p w14:paraId="45E5395D" w14:textId="77777777" w:rsidR="00500BAF" w:rsidRPr="00B272DC" w:rsidRDefault="00500BAF" w:rsidP="001116B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ind w:right="90"/>
              <w:rPr>
                <w:rFonts w:asciiTheme="minorHAnsi" w:hAnsiTheme="minorHAnsi"/>
                <w:sz w:val="14"/>
                <w:szCs w:val="14"/>
              </w:rPr>
            </w:pPr>
            <w:r w:rsidRPr="00B272DC">
              <w:rPr>
                <w:rFonts w:asciiTheme="minorHAnsi" w:hAnsiTheme="minorHAnsi"/>
                <w:sz w:val="14"/>
                <w:szCs w:val="14"/>
              </w:rPr>
              <w:t>CSLB License:</w:t>
            </w:r>
          </w:p>
        </w:tc>
      </w:tr>
      <w:tr w:rsidR="00500BAF" w:rsidRPr="00B272DC" w14:paraId="45E53962" w14:textId="77777777" w:rsidTr="00500BAF">
        <w:tblPrEx>
          <w:tblCellMar>
            <w:left w:w="108" w:type="dxa"/>
            <w:right w:w="108" w:type="dxa"/>
          </w:tblCellMar>
        </w:tblPrEx>
        <w:trPr>
          <w:trHeight w:val="360"/>
        </w:trPr>
        <w:tc>
          <w:tcPr>
            <w:tcW w:w="4901" w:type="dxa"/>
            <w:tcBorders>
              <w:top w:val="single" w:sz="4" w:space="0" w:color="auto"/>
              <w:left w:val="single" w:sz="4" w:space="0" w:color="auto"/>
              <w:bottom w:val="single" w:sz="4" w:space="0" w:color="auto"/>
              <w:right w:val="single" w:sz="4" w:space="0" w:color="auto"/>
            </w:tcBorders>
          </w:tcPr>
          <w:p w14:paraId="45E5395F" w14:textId="77777777" w:rsidR="00500BAF" w:rsidRPr="00B272DC" w:rsidRDefault="00500BAF" w:rsidP="001116B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ind w:right="90"/>
              <w:rPr>
                <w:rFonts w:asciiTheme="minorHAnsi" w:hAnsiTheme="minorHAnsi"/>
                <w:sz w:val="14"/>
                <w:szCs w:val="14"/>
              </w:rPr>
            </w:pPr>
            <w:r w:rsidRPr="0047600B">
              <w:rPr>
                <w:rFonts w:asciiTheme="minorHAnsi" w:hAnsiTheme="minorHAnsi"/>
                <w:sz w:val="14"/>
                <w:szCs w:val="14"/>
              </w:rPr>
              <w:t>City/State/Zip:</w:t>
            </w:r>
          </w:p>
        </w:tc>
        <w:tc>
          <w:tcPr>
            <w:tcW w:w="2607" w:type="dxa"/>
            <w:gridSpan w:val="2"/>
            <w:tcBorders>
              <w:top w:val="single" w:sz="4" w:space="0" w:color="auto"/>
              <w:left w:val="single" w:sz="4" w:space="0" w:color="auto"/>
              <w:bottom w:val="single" w:sz="4" w:space="0" w:color="auto"/>
              <w:right w:val="single" w:sz="4" w:space="0" w:color="auto"/>
            </w:tcBorders>
          </w:tcPr>
          <w:p w14:paraId="45E53960" w14:textId="6C9AAB8F" w:rsidR="00500BAF" w:rsidRPr="00B272DC" w:rsidRDefault="00500BAF" w:rsidP="001116B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ind w:right="90"/>
              <w:rPr>
                <w:rFonts w:asciiTheme="minorHAnsi" w:hAnsiTheme="minorHAnsi"/>
                <w:sz w:val="14"/>
                <w:szCs w:val="14"/>
              </w:rPr>
            </w:pPr>
            <w:r>
              <w:rPr>
                <w:rFonts w:asciiTheme="minorHAnsi" w:hAnsiTheme="minorHAnsi"/>
                <w:sz w:val="14"/>
                <w:szCs w:val="14"/>
              </w:rPr>
              <w:t>Phone</w:t>
            </w:r>
            <w:r w:rsidR="001116B8">
              <w:rPr>
                <w:rFonts w:asciiTheme="minorHAnsi" w:hAnsiTheme="minorHAnsi"/>
                <w:sz w:val="14"/>
                <w:szCs w:val="14"/>
              </w:rPr>
              <w:t>:</w:t>
            </w:r>
          </w:p>
        </w:tc>
        <w:tc>
          <w:tcPr>
            <w:tcW w:w="2628" w:type="dxa"/>
            <w:tcBorders>
              <w:top w:val="single" w:sz="4" w:space="0" w:color="auto"/>
              <w:left w:val="single" w:sz="4" w:space="0" w:color="auto"/>
              <w:bottom w:val="single" w:sz="4" w:space="0" w:color="auto"/>
              <w:right w:val="single" w:sz="4" w:space="0" w:color="auto"/>
            </w:tcBorders>
          </w:tcPr>
          <w:p w14:paraId="45E53961" w14:textId="77777777" w:rsidR="00500BAF" w:rsidRPr="00B272DC" w:rsidRDefault="00500BAF" w:rsidP="001116B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ind w:right="90"/>
              <w:rPr>
                <w:rFonts w:asciiTheme="minorHAnsi" w:hAnsiTheme="minorHAnsi"/>
                <w:sz w:val="14"/>
                <w:szCs w:val="14"/>
              </w:rPr>
            </w:pPr>
            <w:r w:rsidRPr="00B272DC">
              <w:rPr>
                <w:rFonts w:asciiTheme="minorHAnsi" w:hAnsiTheme="minorHAnsi"/>
                <w:sz w:val="14"/>
                <w:szCs w:val="14"/>
              </w:rPr>
              <w:t>Date Signed:</w:t>
            </w:r>
          </w:p>
        </w:tc>
      </w:tr>
    </w:tbl>
    <w:p w14:paraId="45E53963" w14:textId="77777777" w:rsidR="00500BAF" w:rsidRDefault="00500BAF" w:rsidP="00F00859">
      <w:pPr>
        <w:pStyle w:val="ListParagraph"/>
        <w:ind w:left="0"/>
        <w:rPr>
          <w:rFonts w:asciiTheme="minorHAnsi" w:hAnsiTheme="minorHAnsi"/>
          <w:b/>
        </w:rPr>
      </w:pPr>
    </w:p>
    <w:p w14:paraId="45E53964" w14:textId="77777777" w:rsidR="00500BAF" w:rsidRDefault="00500BAF" w:rsidP="00F00859">
      <w:pPr>
        <w:pStyle w:val="ListParagraph"/>
        <w:ind w:left="0"/>
        <w:rPr>
          <w:rFonts w:asciiTheme="minorHAnsi" w:hAnsiTheme="minorHAnsi"/>
          <w:b/>
        </w:rPr>
      </w:pPr>
    </w:p>
    <w:p w14:paraId="45E53965" w14:textId="77777777" w:rsidR="00500BAF" w:rsidRDefault="00500BAF" w:rsidP="00F00859">
      <w:pPr>
        <w:pStyle w:val="ListParagraph"/>
        <w:ind w:left="0"/>
        <w:rPr>
          <w:rFonts w:asciiTheme="minorHAnsi" w:hAnsiTheme="minorHAnsi"/>
          <w:b/>
        </w:rPr>
      </w:pPr>
      <w:bookmarkStart w:id="24" w:name="_GoBack"/>
      <w:bookmarkEnd w:id="24"/>
    </w:p>
    <w:p w14:paraId="45E53966" w14:textId="77777777" w:rsidR="00500BAF" w:rsidRPr="00B60503" w:rsidRDefault="00500BAF" w:rsidP="00F00859">
      <w:pPr>
        <w:pStyle w:val="ListParagraph"/>
        <w:ind w:left="0"/>
        <w:rPr>
          <w:rFonts w:asciiTheme="minorHAnsi" w:hAnsiTheme="minorHAnsi"/>
          <w:b/>
        </w:rPr>
      </w:pPr>
    </w:p>
    <w:sectPr w:rsidR="00500BAF" w:rsidRPr="00B60503" w:rsidSect="00E91B70">
      <w:headerReference w:type="even" r:id="rId17"/>
      <w:headerReference w:type="default" r:id="rId18"/>
      <w:footerReference w:type="default" r:id="rId19"/>
      <w:headerReference w:type="first" r:id="rId20"/>
      <w:pgSz w:w="12240" w:h="15840"/>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075EF14" w14:textId="77777777" w:rsidR="006F634E" w:rsidRDefault="006F634E" w:rsidP="009C249E">
      <w:pPr>
        <w:spacing w:before="0"/>
      </w:pPr>
      <w:r>
        <w:separator/>
      </w:r>
    </w:p>
  </w:endnote>
  <w:endnote w:type="continuationSeparator" w:id="0">
    <w:p w14:paraId="7EE55690" w14:textId="77777777" w:rsidR="006F634E" w:rsidRDefault="006F634E" w:rsidP="009C249E">
      <w:pPr>
        <w:spacing w:before="0"/>
      </w:pPr>
      <w:r>
        <w:continuationSeparator/>
      </w:r>
    </w:p>
  </w:endnote>
  <w:endnote w:type="continuationNotice" w:id="1">
    <w:p w14:paraId="327F42FF" w14:textId="77777777" w:rsidR="006F634E" w:rsidRDefault="006F634E">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E5397E" w14:textId="77777777" w:rsidR="006F634E" w:rsidRPr="002434AA" w:rsidRDefault="006F634E" w:rsidP="00170DE9">
    <w:pPr>
      <w:pStyle w:val="Style13"/>
      <w:spacing w:before="0"/>
      <w:rPr>
        <w:rFonts w:asciiTheme="minorHAnsi" w:hAnsiTheme="minorHAnsi"/>
        <w:i w:val="0"/>
      </w:rPr>
    </w:pPr>
    <w:r w:rsidRPr="002434AA">
      <w:rPr>
        <w:rFonts w:asciiTheme="minorHAnsi" w:hAnsiTheme="minorHAnsi"/>
        <w:i w:val="0"/>
      </w:rPr>
      <w:t xml:space="preserve">Registration Number:                                  </w:t>
    </w:r>
    <w:r>
      <w:rPr>
        <w:rFonts w:asciiTheme="minorHAnsi" w:hAnsiTheme="minorHAnsi"/>
        <w:i w:val="0"/>
      </w:rPr>
      <w:t xml:space="preserve">           </w:t>
    </w:r>
    <w:r w:rsidRPr="002434AA">
      <w:rPr>
        <w:rFonts w:asciiTheme="minorHAnsi" w:hAnsiTheme="minorHAnsi"/>
        <w:i w:val="0"/>
      </w:rPr>
      <w:t xml:space="preserve">        Registration Date/Time:                              </w:t>
    </w:r>
    <w:r>
      <w:rPr>
        <w:rFonts w:asciiTheme="minorHAnsi" w:hAnsiTheme="minorHAnsi"/>
        <w:i w:val="0"/>
      </w:rPr>
      <w:t xml:space="preserve">          </w:t>
    </w:r>
    <w:r w:rsidRPr="002434AA">
      <w:rPr>
        <w:rFonts w:asciiTheme="minorHAnsi" w:hAnsiTheme="minorHAnsi"/>
        <w:i w:val="0"/>
      </w:rPr>
      <w:t xml:space="preserve"> HERS Provider:                       </w:t>
    </w:r>
  </w:p>
  <w:p w14:paraId="45E5397F" w14:textId="3131F97B" w:rsidR="006F634E" w:rsidRPr="002434AA" w:rsidRDefault="006F634E" w:rsidP="00170DE9">
    <w:pPr>
      <w:pStyle w:val="Style13"/>
      <w:spacing w:before="0"/>
      <w:rPr>
        <w:rFonts w:asciiTheme="minorHAnsi" w:hAnsiTheme="minorHAnsi"/>
        <w:i w:val="0"/>
      </w:rPr>
    </w:pPr>
    <w:r w:rsidRPr="002434AA">
      <w:rPr>
        <w:rFonts w:asciiTheme="minorHAnsi" w:hAnsiTheme="minorHAnsi"/>
        <w:i w:val="0"/>
      </w:rPr>
      <w:t>CA Building Energy Efficiency Standards - 201</w:t>
    </w:r>
    <w:r>
      <w:rPr>
        <w:rFonts w:asciiTheme="minorHAnsi" w:hAnsiTheme="minorHAnsi"/>
        <w:i w:val="0"/>
      </w:rPr>
      <w:t>6</w:t>
    </w:r>
    <w:r w:rsidRPr="002434AA">
      <w:rPr>
        <w:rFonts w:asciiTheme="minorHAnsi" w:hAnsiTheme="minorHAnsi"/>
        <w:i w:val="0"/>
      </w:rPr>
      <w:t xml:space="preserve"> Residential Compliance</w:t>
    </w:r>
    <w:r w:rsidRPr="002434AA">
      <w:rPr>
        <w:rFonts w:asciiTheme="minorHAnsi" w:hAnsiTheme="minorHAnsi"/>
        <w:i w:val="0"/>
      </w:rPr>
      <w:tab/>
    </w:r>
    <w:del w:id="11" w:author="Author">
      <w:r w:rsidDel="001D7958">
        <w:rPr>
          <w:rFonts w:asciiTheme="minorHAnsi" w:hAnsiTheme="minorHAnsi"/>
          <w:i w:val="0"/>
        </w:rPr>
        <w:delText xml:space="preserve">January </w:delText>
      </w:r>
    </w:del>
    <w:ins w:id="12" w:author="Author">
      <w:r w:rsidR="001D7958">
        <w:rPr>
          <w:rFonts w:asciiTheme="minorHAnsi" w:hAnsiTheme="minorHAnsi"/>
          <w:i w:val="0"/>
        </w:rPr>
        <w:t>October</w:t>
      </w:r>
      <w:r w:rsidR="001D7958">
        <w:rPr>
          <w:rFonts w:asciiTheme="minorHAnsi" w:hAnsiTheme="minorHAnsi"/>
          <w:i w:val="0"/>
        </w:rPr>
        <w:t xml:space="preserve"> </w:t>
      </w:r>
    </w:ins>
    <w:r>
      <w:rPr>
        <w:rFonts w:asciiTheme="minorHAnsi" w:hAnsiTheme="minorHAnsi"/>
        <w:i w:val="0"/>
      </w:rP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E53989" w14:textId="7D6957FD" w:rsidR="006F634E" w:rsidRPr="002434AA" w:rsidRDefault="006F634E" w:rsidP="00170DE9">
    <w:pPr>
      <w:pStyle w:val="Style13"/>
      <w:spacing w:before="0"/>
      <w:rPr>
        <w:rFonts w:asciiTheme="minorHAnsi" w:hAnsiTheme="minorHAnsi"/>
        <w:i w:val="0"/>
      </w:rPr>
    </w:pPr>
    <w:r w:rsidRPr="002434AA">
      <w:rPr>
        <w:rFonts w:asciiTheme="minorHAnsi" w:hAnsiTheme="minorHAnsi"/>
        <w:i w:val="0"/>
      </w:rPr>
      <w:t>CA Building Energy Efficiency Standards - 201</w:t>
    </w:r>
    <w:r>
      <w:rPr>
        <w:rFonts w:asciiTheme="minorHAnsi" w:hAnsiTheme="minorHAnsi"/>
        <w:i w:val="0"/>
      </w:rPr>
      <w:t>6</w:t>
    </w:r>
    <w:r w:rsidRPr="002434AA">
      <w:rPr>
        <w:rFonts w:asciiTheme="minorHAnsi" w:hAnsiTheme="minorHAnsi"/>
        <w:i w:val="0"/>
      </w:rPr>
      <w:t xml:space="preserve"> Residential Compliance</w:t>
    </w:r>
    <w:r w:rsidRPr="002434AA">
      <w:rPr>
        <w:rFonts w:asciiTheme="minorHAnsi" w:hAnsiTheme="minorHAnsi"/>
        <w:i w:val="0"/>
      </w:rPr>
      <w:tab/>
    </w:r>
    <w:del w:id="13" w:author="Author">
      <w:r w:rsidDel="001D7958">
        <w:rPr>
          <w:rFonts w:asciiTheme="minorHAnsi" w:hAnsiTheme="minorHAnsi"/>
          <w:i w:val="0"/>
        </w:rPr>
        <w:delText xml:space="preserve">January </w:delText>
      </w:r>
    </w:del>
    <w:ins w:id="14" w:author="Author">
      <w:r w:rsidR="001D7958">
        <w:rPr>
          <w:rFonts w:asciiTheme="minorHAnsi" w:hAnsiTheme="minorHAnsi"/>
          <w:i w:val="0"/>
        </w:rPr>
        <w:t>October</w:t>
      </w:r>
      <w:r w:rsidR="001D7958">
        <w:rPr>
          <w:rFonts w:asciiTheme="minorHAnsi" w:hAnsiTheme="minorHAnsi"/>
          <w:i w:val="0"/>
        </w:rPr>
        <w:t xml:space="preserve"> </w:t>
      </w:r>
    </w:ins>
    <w:r>
      <w:rPr>
        <w:rFonts w:asciiTheme="minorHAnsi" w:hAnsiTheme="minorHAnsi"/>
        <w:i w:val="0"/>
      </w:rP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E53993" w14:textId="6134CA0C" w:rsidR="006F634E" w:rsidRPr="002434AA" w:rsidRDefault="006F634E" w:rsidP="00170DE9">
    <w:pPr>
      <w:pStyle w:val="Style13"/>
      <w:spacing w:before="0"/>
      <w:rPr>
        <w:rFonts w:asciiTheme="minorHAnsi" w:hAnsiTheme="minorHAnsi"/>
        <w:i w:val="0"/>
      </w:rPr>
    </w:pPr>
    <w:r w:rsidRPr="002434AA">
      <w:rPr>
        <w:rFonts w:asciiTheme="minorHAnsi" w:hAnsiTheme="minorHAnsi"/>
        <w:i w:val="0"/>
      </w:rPr>
      <w:t>CA Building Energy Efficiency Standards - 201</w:t>
    </w:r>
    <w:r>
      <w:rPr>
        <w:rFonts w:asciiTheme="minorHAnsi" w:hAnsiTheme="minorHAnsi"/>
        <w:i w:val="0"/>
      </w:rPr>
      <w:t>6</w:t>
    </w:r>
    <w:r w:rsidRPr="002434AA">
      <w:rPr>
        <w:rFonts w:asciiTheme="minorHAnsi" w:hAnsiTheme="minorHAnsi"/>
        <w:i w:val="0"/>
      </w:rPr>
      <w:t xml:space="preserve"> Residential Compliance</w:t>
    </w:r>
    <w:r w:rsidRPr="002434AA">
      <w:rPr>
        <w:rFonts w:asciiTheme="minorHAnsi" w:hAnsiTheme="minorHAnsi"/>
        <w:i w:val="0"/>
      </w:rPr>
      <w:tab/>
    </w:r>
    <w:del w:id="25" w:author="Author">
      <w:r w:rsidDel="001D7958">
        <w:rPr>
          <w:rFonts w:asciiTheme="minorHAnsi" w:hAnsiTheme="minorHAnsi"/>
          <w:i w:val="0"/>
        </w:rPr>
        <w:delText xml:space="preserve">January </w:delText>
      </w:r>
    </w:del>
    <w:ins w:id="26" w:author="Author">
      <w:r w:rsidR="001D7958">
        <w:rPr>
          <w:rFonts w:asciiTheme="minorHAnsi" w:hAnsiTheme="minorHAnsi"/>
          <w:i w:val="0"/>
        </w:rPr>
        <w:t>October</w:t>
      </w:r>
      <w:r w:rsidR="001D7958">
        <w:rPr>
          <w:rFonts w:asciiTheme="minorHAnsi" w:hAnsiTheme="minorHAnsi"/>
          <w:i w:val="0"/>
        </w:rPr>
        <w:t xml:space="preserve"> </w:t>
      </w:r>
    </w:ins>
    <w:r>
      <w:rPr>
        <w:rFonts w:asciiTheme="minorHAnsi" w:hAnsiTheme="minorHAnsi"/>
        <w:i w:val="0"/>
      </w:rP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049F5B" w14:textId="77777777" w:rsidR="006F634E" w:rsidRDefault="006F634E" w:rsidP="009C249E">
      <w:pPr>
        <w:spacing w:before="0"/>
      </w:pPr>
      <w:r>
        <w:separator/>
      </w:r>
    </w:p>
  </w:footnote>
  <w:footnote w:type="continuationSeparator" w:id="0">
    <w:p w14:paraId="3135718C" w14:textId="77777777" w:rsidR="006F634E" w:rsidRDefault="006F634E" w:rsidP="009C249E">
      <w:pPr>
        <w:spacing w:before="0"/>
      </w:pPr>
      <w:r>
        <w:continuationSeparator/>
      </w:r>
    </w:p>
  </w:footnote>
  <w:footnote w:type="continuationNotice" w:id="1">
    <w:p w14:paraId="5FCE3E68" w14:textId="77777777" w:rsidR="006F634E" w:rsidRDefault="006F634E">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E5396B" w14:textId="77777777" w:rsidR="006F634E" w:rsidRDefault="001D7958">
    <w:pPr>
      <w:pStyle w:val="Header"/>
    </w:pPr>
    <w:r>
      <w:rPr>
        <w:noProof/>
      </w:rPr>
      <w:pict w14:anchorId="45E539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66454" o:spid="_x0000_s33806"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E5396C" w14:textId="756CF6FB" w:rsidR="006F634E" w:rsidRDefault="006F634E">
    <w:pPr>
      <w:spacing w:before="0"/>
      <w:ind w:left="-90"/>
      <w:rPr>
        <w:rFonts w:cs="Arial"/>
        <w:sz w:val="14"/>
        <w:szCs w:val="14"/>
      </w:rPr>
    </w:pPr>
    <w:r w:rsidRPr="00A61515">
      <w:rPr>
        <w:noProof/>
        <w:sz w:val="14"/>
      </w:rPr>
      <w:drawing>
        <wp:anchor distT="0" distB="0" distL="114300" distR="114300" simplePos="0" relativeHeight="251658240" behindDoc="0" locked="0" layoutInCell="1" allowOverlap="1" wp14:anchorId="45E53997" wp14:editId="7677CFC4">
          <wp:simplePos x="0" y="0"/>
          <wp:positionH relativeFrom="margin">
            <wp:posOffset>6547485</wp:posOffset>
          </wp:positionH>
          <wp:positionV relativeFrom="margin">
            <wp:posOffset>-1263015</wp:posOffset>
          </wp:positionV>
          <wp:extent cx="350520" cy="30734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0520" cy="307340"/>
                  </a:xfrm>
                  <a:prstGeom prst="rect">
                    <a:avLst/>
                  </a:prstGeom>
                  <a:noFill/>
                </pic:spPr>
              </pic:pic>
            </a:graphicData>
          </a:graphic>
          <wp14:sizeRelV relativeFrom="margin">
            <wp14:pctHeight>0</wp14:pctHeight>
          </wp14:sizeRelV>
        </wp:anchor>
      </w:drawing>
    </w:r>
    <w:r w:rsidR="001D7958">
      <w:rPr>
        <w:rFonts w:cs="Arial"/>
        <w:noProof/>
        <w:sz w:val="14"/>
        <w:szCs w:val="14"/>
      </w:rPr>
      <w:pict w14:anchorId="45E539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66455" o:spid="_x0000_s33807"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Pr>
        <w:rFonts w:cs="Arial"/>
        <w:sz w:val="14"/>
        <w:szCs w:val="14"/>
      </w:rPr>
      <w:t>STATE OF CALIFORNIA</w:t>
    </w:r>
  </w:p>
  <w:p w14:paraId="45E5396D" w14:textId="77777777" w:rsidR="006F634E" w:rsidRDefault="006F634E">
    <w:pPr>
      <w:spacing w:before="0"/>
      <w:ind w:left="-90"/>
      <w:rPr>
        <w:rFonts w:cs="Arial"/>
        <w:b/>
        <w:sz w:val="24"/>
        <w:szCs w:val="24"/>
      </w:rPr>
    </w:pPr>
    <w:r w:rsidRPr="008E343B">
      <w:rPr>
        <w:rFonts w:cs="Arial"/>
        <w:b/>
        <w:sz w:val="24"/>
        <w:szCs w:val="24"/>
      </w:rPr>
      <w:t>PHOTOVOLTAIC SYSTEM</w:t>
    </w:r>
    <w:r>
      <w:rPr>
        <w:rFonts w:cs="Arial"/>
        <w:b/>
        <w:sz w:val="24"/>
        <w:szCs w:val="24"/>
      </w:rPr>
      <w:t>S</w:t>
    </w:r>
    <w:r w:rsidRPr="008E343B">
      <w:rPr>
        <w:rFonts w:cs="Arial"/>
        <w:b/>
        <w:sz w:val="24"/>
        <w:szCs w:val="24"/>
      </w:rPr>
      <w:t xml:space="preserve"> </w:t>
    </w:r>
  </w:p>
  <w:p w14:paraId="45E5396E" w14:textId="2155EF38" w:rsidR="006F634E" w:rsidRDefault="006F634E">
    <w:pPr>
      <w:spacing w:before="0"/>
      <w:ind w:left="-90"/>
      <w:rPr>
        <w:rFonts w:cs="Arial"/>
        <w:sz w:val="14"/>
        <w:szCs w:val="14"/>
      </w:rPr>
    </w:pPr>
    <w:r>
      <w:rPr>
        <w:rFonts w:cs="Arial"/>
        <w:sz w:val="14"/>
        <w:szCs w:val="14"/>
      </w:rPr>
      <w:t xml:space="preserve">CEC-CF2R-SPV-01b-E (Revised </w:t>
    </w:r>
    <w:del w:id="9" w:author="Author">
      <w:r w:rsidDel="001D7958">
        <w:rPr>
          <w:rFonts w:cs="Arial"/>
          <w:sz w:val="14"/>
          <w:szCs w:val="14"/>
        </w:rPr>
        <w:delText>01</w:delText>
      </w:r>
    </w:del>
    <w:ins w:id="10" w:author="Author">
      <w:r w:rsidR="001D7958">
        <w:rPr>
          <w:rFonts w:cs="Arial"/>
          <w:sz w:val="14"/>
          <w:szCs w:val="14"/>
        </w:rPr>
        <w:t>10</w:t>
      </w:r>
    </w:ins>
    <w:r>
      <w:rPr>
        <w:rFonts w:cs="Arial"/>
        <w:sz w:val="14"/>
        <w:szCs w:val="14"/>
      </w:rPr>
      <w:t>/16)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654"/>
      <w:gridCol w:w="1866"/>
    </w:tblGrid>
    <w:tr w:rsidR="006F634E" w:rsidRPr="00F85124" w14:paraId="45E53971" w14:textId="77777777" w:rsidTr="00A84FD2">
      <w:trPr>
        <w:cantSplit/>
        <w:trHeight w:val="288"/>
      </w:trPr>
      <w:tc>
        <w:tcPr>
          <w:tcW w:w="4016" w:type="pct"/>
          <w:gridSpan w:val="3"/>
          <w:tcBorders>
            <w:bottom w:val="single" w:sz="4" w:space="0" w:color="auto"/>
            <w:right w:val="nil"/>
          </w:tcBorders>
          <w:vAlign w:val="center"/>
        </w:tcPr>
        <w:p w14:paraId="45E5396F" w14:textId="77777777" w:rsidR="006F634E" w:rsidRPr="00F85124" w:rsidRDefault="006F634E" w:rsidP="00DC2ABE">
          <w:pPr>
            <w:pStyle w:val="Style14"/>
            <w:rPr>
              <w:b/>
            </w:rPr>
          </w:pPr>
          <w:r>
            <w:t>CERTIFICATE OF INSTALLATION</w:t>
          </w:r>
        </w:p>
      </w:tc>
      <w:tc>
        <w:tcPr>
          <w:tcW w:w="984" w:type="pct"/>
          <w:tcBorders>
            <w:left w:val="nil"/>
            <w:bottom w:val="single" w:sz="4" w:space="0" w:color="auto"/>
          </w:tcBorders>
          <w:tcMar>
            <w:left w:w="115" w:type="dxa"/>
            <w:right w:w="115" w:type="dxa"/>
          </w:tcMar>
          <w:vAlign w:val="center"/>
        </w:tcPr>
        <w:p w14:paraId="45E53970" w14:textId="77777777" w:rsidR="006F634E" w:rsidRPr="00F85124" w:rsidRDefault="006F634E" w:rsidP="004011B5">
          <w:pPr>
            <w:pStyle w:val="Style15"/>
            <w:rPr>
              <w:b/>
            </w:rPr>
          </w:pPr>
          <w:r>
            <w:t>CF2R-SPV-01-E</w:t>
          </w:r>
        </w:p>
      </w:tc>
    </w:tr>
    <w:tr w:rsidR="006F634E" w:rsidRPr="00F85124" w14:paraId="45E53974" w14:textId="77777777" w:rsidTr="00DC2ABE">
      <w:trPr>
        <w:cantSplit/>
        <w:trHeight w:val="288"/>
      </w:trPr>
      <w:tc>
        <w:tcPr>
          <w:tcW w:w="2500" w:type="pct"/>
          <w:gridSpan w:val="2"/>
          <w:tcBorders>
            <w:right w:val="nil"/>
          </w:tcBorders>
        </w:tcPr>
        <w:p w14:paraId="45E53972" w14:textId="77777777" w:rsidR="006F634E" w:rsidRPr="00F85124" w:rsidRDefault="006F634E" w:rsidP="00885086">
          <w:pPr>
            <w:pStyle w:val="Style10"/>
            <w:rPr>
              <w:sz w:val="12"/>
              <w:szCs w:val="12"/>
            </w:rPr>
          </w:pPr>
          <w:r>
            <w:t>Photovoltaic Systems</w:t>
          </w:r>
        </w:p>
      </w:tc>
      <w:tc>
        <w:tcPr>
          <w:tcW w:w="2500" w:type="pct"/>
          <w:gridSpan w:val="2"/>
          <w:tcBorders>
            <w:left w:val="nil"/>
          </w:tcBorders>
        </w:tcPr>
        <w:p w14:paraId="45E53973" w14:textId="77777777" w:rsidR="006F634E" w:rsidRPr="00F85124" w:rsidRDefault="006F634E" w:rsidP="00DC2ABE">
          <w:pPr>
            <w:pStyle w:val="Style11"/>
            <w:rPr>
              <w:sz w:val="12"/>
              <w:szCs w:val="12"/>
            </w:rPr>
          </w:pPr>
          <w:r w:rsidRPr="00F85124">
            <w:t xml:space="preserve">(Page </w:t>
          </w:r>
          <w:r>
            <w:fldChar w:fldCharType="begin"/>
          </w:r>
          <w:r>
            <w:instrText xml:space="preserve"> PAGE   \* MERGEFORMAT </w:instrText>
          </w:r>
          <w:r>
            <w:fldChar w:fldCharType="separate"/>
          </w:r>
          <w:r w:rsidR="001D7958">
            <w:rPr>
              <w:noProof/>
            </w:rPr>
            <w:t>2</w:t>
          </w:r>
          <w:r>
            <w:fldChar w:fldCharType="end"/>
          </w:r>
          <w:r w:rsidRPr="00F85124">
            <w:t xml:space="preserve"> of </w:t>
          </w:r>
          <w:r w:rsidR="001D7958">
            <w:fldChar w:fldCharType="begin"/>
          </w:r>
          <w:r w:rsidR="001D7958">
            <w:instrText xml:space="preserve"> SECTIONPAGES   \* MERGEFORMAT </w:instrText>
          </w:r>
          <w:r w:rsidR="001D7958">
            <w:fldChar w:fldCharType="separate"/>
          </w:r>
          <w:r w:rsidR="001D7958">
            <w:rPr>
              <w:noProof/>
            </w:rPr>
            <w:t>2</w:t>
          </w:r>
          <w:r w:rsidR="001D7958">
            <w:rPr>
              <w:noProof/>
            </w:rPr>
            <w:fldChar w:fldCharType="end"/>
          </w:r>
          <w:r w:rsidRPr="00F85124">
            <w:t>)</w:t>
          </w:r>
        </w:p>
      </w:tc>
    </w:tr>
    <w:tr w:rsidR="006F634E" w:rsidRPr="00F85124" w14:paraId="45E53978" w14:textId="77777777" w:rsidTr="00A84FD2">
      <w:trPr>
        <w:cantSplit/>
        <w:trHeight w:val="288"/>
      </w:trPr>
      <w:tc>
        <w:tcPr>
          <w:tcW w:w="0" w:type="auto"/>
        </w:tcPr>
        <w:p w14:paraId="45E53975" w14:textId="77777777" w:rsidR="006F634E" w:rsidRPr="00F85124" w:rsidRDefault="006F634E" w:rsidP="00DC2ABE">
          <w:pPr>
            <w:pStyle w:val="Style12"/>
          </w:pPr>
          <w:r w:rsidRPr="00F85124">
            <w:t>Project Name:</w:t>
          </w:r>
        </w:p>
      </w:tc>
      <w:tc>
        <w:tcPr>
          <w:tcW w:w="1655" w:type="pct"/>
          <w:gridSpan w:val="2"/>
        </w:tcPr>
        <w:p w14:paraId="45E53976" w14:textId="77777777" w:rsidR="006F634E" w:rsidRPr="00F85124" w:rsidRDefault="006F634E" w:rsidP="00DC2ABE">
          <w:pPr>
            <w:pStyle w:val="Style12"/>
          </w:pPr>
          <w:r w:rsidRPr="00F85124">
            <w:t>Enforcement Agency:</w:t>
          </w:r>
        </w:p>
      </w:tc>
      <w:tc>
        <w:tcPr>
          <w:tcW w:w="984" w:type="pct"/>
        </w:tcPr>
        <w:p w14:paraId="45E53977" w14:textId="77777777" w:rsidR="006F634E" w:rsidRPr="00F85124" w:rsidRDefault="006F634E" w:rsidP="00DC2ABE">
          <w:pPr>
            <w:pStyle w:val="Style12"/>
          </w:pPr>
          <w:r w:rsidRPr="00F85124">
            <w:t>Permit Number:</w:t>
          </w:r>
        </w:p>
      </w:tc>
    </w:tr>
    <w:tr w:rsidR="006F634E" w:rsidRPr="00F85124" w14:paraId="45E5397C" w14:textId="77777777" w:rsidTr="00A84FD2">
      <w:trPr>
        <w:cantSplit/>
        <w:trHeight w:val="288"/>
      </w:trPr>
      <w:tc>
        <w:tcPr>
          <w:tcW w:w="0" w:type="auto"/>
        </w:tcPr>
        <w:p w14:paraId="45E53979" w14:textId="77777777" w:rsidR="006F634E" w:rsidRPr="00F85124" w:rsidRDefault="006F634E" w:rsidP="00DC2ABE">
          <w:pPr>
            <w:pStyle w:val="Style12"/>
            <w:rPr>
              <w:vertAlign w:val="superscript"/>
            </w:rPr>
          </w:pPr>
          <w:r w:rsidRPr="00F85124">
            <w:t>Dwelling Address:</w:t>
          </w:r>
        </w:p>
      </w:tc>
      <w:tc>
        <w:tcPr>
          <w:tcW w:w="1655" w:type="pct"/>
          <w:gridSpan w:val="2"/>
        </w:tcPr>
        <w:p w14:paraId="45E5397A" w14:textId="7E4728D4" w:rsidR="006F634E" w:rsidRPr="00F85124" w:rsidRDefault="006F634E" w:rsidP="00DC2ABE">
          <w:pPr>
            <w:pStyle w:val="Style12"/>
            <w:rPr>
              <w:vertAlign w:val="superscript"/>
            </w:rPr>
          </w:pPr>
          <w:r w:rsidRPr="00F85124">
            <w:t>City</w:t>
          </w:r>
          <w:r>
            <w:t>:</w:t>
          </w:r>
        </w:p>
      </w:tc>
      <w:tc>
        <w:tcPr>
          <w:tcW w:w="984" w:type="pct"/>
        </w:tcPr>
        <w:p w14:paraId="45E5397B" w14:textId="0AF646DA" w:rsidR="006F634E" w:rsidRPr="00F85124" w:rsidRDefault="006F634E" w:rsidP="00DC2ABE">
          <w:pPr>
            <w:pStyle w:val="Style12"/>
            <w:rPr>
              <w:vertAlign w:val="superscript"/>
            </w:rPr>
          </w:pPr>
          <w:r w:rsidRPr="00F85124">
            <w:t>Zip Code</w:t>
          </w:r>
          <w:r>
            <w:t>:</w:t>
          </w:r>
        </w:p>
      </w:tc>
    </w:tr>
  </w:tbl>
  <w:p w14:paraId="45E5397D" w14:textId="77777777" w:rsidR="006F634E" w:rsidRPr="00281C54" w:rsidRDefault="006F634E" w:rsidP="009771A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E53980" w14:textId="77777777" w:rsidR="006F634E" w:rsidRDefault="001D7958">
    <w:pPr>
      <w:pStyle w:val="Header"/>
    </w:pPr>
    <w:r>
      <w:rPr>
        <w:noProof/>
      </w:rPr>
      <w:pict w14:anchorId="45E539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66453" o:spid="_x0000_s33805"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E53981" w14:textId="77777777" w:rsidR="006F634E" w:rsidRDefault="001D7958">
    <w:pPr>
      <w:pStyle w:val="Header"/>
    </w:pPr>
    <w:r>
      <w:rPr>
        <w:noProof/>
      </w:rPr>
      <w:pict w14:anchorId="45E539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66457" o:spid="_x0000_s33809"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253"/>
      <w:gridCol w:w="1093"/>
      <w:gridCol w:w="1693"/>
    </w:tblGrid>
    <w:tr w:rsidR="006F634E" w:rsidRPr="00F85124" w14:paraId="45E53984" w14:textId="77777777" w:rsidTr="00DC2ABE">
      <w:trPr>
        <w:cantSplit/>
        <w:trHeight w:val="288"/>
      </w:trPr>
      <w:tc>
        <w:tcPr>
          <w:tcW w:w="3738" w:type="pct"/>
          <w:tcBorders>
            <w:bottom w:val="single" w:sz="4" w:space="0" w:color="auto"/>
            <w:right w:val="nil"/>
          </w:tcBorders>
          <w:vAlign w:val="center"/>
        </w:tcPr>
        <w:p w14:paraId="45E53982" w14:textId="77777777" w:rsidR="006F634E" w:rsidRPr="00F85124" w:rsidRDefault="001D7958" w:rsidP="00500BAF">
          <w:pPr>
            <w:pStyle w:val="Style14"/>
            <w:rPr>
              <w:b/>
            </w:rPr>
          </w:pPr>
          <w:r>
            <w:rPr>
              <w:noProof/>
            </w:rPr>
            <w:pict w14:anchorId="45E539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66458" o:spid="_x0000_s33810"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6F634E">
            <w:t>CERTIFICATE OF INSTALLATION – USER INSTRUCTIONS</w:t>
          </w:r>
        </w:p>
      </w:tc>
      <w:tc>
        <w:tcPr>
          <w:tcW w:w="1262" w:type="pct"/>
          <w:gridSpan w:val="2"/>
          <w:tcBorders>
            <w:left w:val="nil"/>
            <w:bottom w:val="single" w:sz="4" w:space="0" w:color="auto"/>
          </w:tcBorders>
          <w:tcMar>
            <w:left w:w="115" w:type="dxa"/>
            <w:right w:w="115" w:type="dxa"/>
          </w:tcMar>
          <w:vAlign w:val="center"/>
        </w:tcPr>
        <w:p w14:paraId="45E53983" w14:textId="77777777" w:rsidR="006F634E" w:rsidRPr="00F85124" w:rsidRDefault="006F634E" w:rsidP="00DC2ABE">
          <w:pPr>
            <w:pStyle w:val="Style15"/>
            <w:rPr>
              <w:b/>
            </w:rPr>
          </w:pPr>
          <w:r>
            <w:t>CF2R-SPV-01-E</w:t>
          </w:r>
        </w:p>
      </w:tc>
    </w:tr>
    <w:tr w:rsidR="006F634E" w:rsidRPr="00F85124" w14:paraId="45E53987" w14:textId="77777777" w:rsidTr="00500BAF">
      <w:trPr>
        <w:cantSplit/>
        <w:trHeight w:val="288"/>
      </w:trPr>
      <w:tc>
        <w:tcPr>
          <w:tcW w:w="4233" w:type="pct"/>
          <w:gridSpan w:val="2"/>
          <w:tcBorders>
            <w:right w:val="nil"/>
          </w:tcBorders>
        </w:tcPr>
        <w:p w14:paraId="45E53985" w14:textId="77777777" w:rsidR="006F634E" w:rsidRPr="00F85124" w:rsidRDefault="006F634E" w:rsidP="00DC2ABE">
          <w:pPr>
            <w:pStyle w:val="Style10"/>
            <w:rPr>
              <w:sz w:val="12"/>
              <w:szCs w:val="12"/>
            </w:rPr>
          </w:pPr>
          <w:r>
            <w:t>Photovoltaic Systems – CF2R-SPV-01b Exceptions to Solar Ready Area Requirements</w:t>
          </w:r>
        </w:p>
      </w:tc>
      <w:tc>
        <w:tcPr>
          <w:tcW w:w="767" w:type="pct"/>
          <w:tcBorders>
            <w:left w:val="nil"/>
          </w:tcBorders>
        </w:tcPr>
        <w:p w14:paraId="45E53986" w14:textId="77777777" w:rsidR="006F634E" w:rsidRPr="00F85124" w:rsidRDefault="006F634E" w:rsidP="00DC2ABE">
          <w:pPr>
            <w:pStyle w:val="Style11"/>
            <w:rPr>
              <w:sz w:val="12"/>
              <w:szCs w:val="12"/>
            </w:rPr>
          </w:pPr>
          <w:r w:rsidRPr="00F85124">
            <w:t xml:space="preserve">(Page </w:t>
          </w:r>
          <w:r>
            <w:fldChar w:fldCharType="begin"/>
          </w:r>
          <w:r>
            <w:instrText xml:space="preserve"> PAGE   \* MERGEFORMAT </w:instrText>
          </w:r>
          <w:r>
            <w:fldChar w:fldCharType="separate"/>
          </w:r>
          <w:r w:rsidR="001D7958">
            <w:rPr>
              <w:noProof/>
            </w:rPr>
            <w:t>1</w:t>
          </w:r>
          <w:r>
            <w:fldChar w:fldCharType="end"/>
          </w:r>
          <w:r w:rsidRPr="00F85124">
            <w:t xml:space="preserve"> of </w:t>
          </w:r>
          <w:r w:rsidR="001D7958">
            <w:fldChar w:fldCharType="begin"/>
          </w:r>
          <w:r w:rsidR="001D7958">
            <w:instrText xml:space="preserve"> SECTIONPAGES   \* MERGEFORMAT </w:instrText>
          </w:r>
          <w:r w:rsidR="001D7958">
            <w:fldChar w:fldCharType="separate"/>
          </w:r>
          <w:r w:rsidR="001D7958">
            <w:rPr>
              <w:noProof/>
            </w:rPr>
            <w:t>1</w:t>
          </w:r>
          <w:r w:rsidR="001D7958">
            <w:rPr>
              <w:noProof/>
            </w:rPr>
            <w:fldChar w:fldCharType="end"/>
          </w:r>
          <w:r w:rsidRPr="00F85124">
            <w:t>)</w:t>
          </w:r>
        </w:p>
      </w:tc>
    </w:tr>
  </w:tbl>
  <w:p w14:paraId="45E53988" w14:textId="77777777" w:rsidR="006F634E" w:rsidRDefault="006F634E">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E5398A" w14:textId="77777777" w:rsidR="006F634E" w:rsidRDefault="001D7958">
    <w:pPr>
      <w:pStyle w:val="Header"/>
    </w:pPr>
    <w:r>
      <w:rPr>
        <w:noProof/>
      </w:rPr>
      <w:pict w14:anchorId="45E539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66456" o:spid="_x0000_s33808"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E5398B" w14:textId="77777777" w:rsidR="006F634E" w:rsidRDefault="001D7958">
    <w:pPr>
      <w:pStyle w:val="Header"/>
    </w:pPr>
    <w:r>
      <w:rPr>
        <w:noProof/>
      </w:rPr>
      <w:pict w14:anchorId="45E539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66460" o:spid="_x0000_s33812"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253"/>
      <w:gridCol w:w="1093"/>
      <w:gridCol w:w="1693"/>
    </w:tblGrid>
    <w:tr w:rsidR="006F634E" w:rsidRPr="00F85124" w14:paraId="45E5398E" w14:textId="77777777" w:rsidTr="00DC2ABE">
      <w:trPr>
        <w:cantSplit/>
        <w:trHeight w:val="288"/>
      </w:trPr>
      <w:tc>
        <w:tcPr>
          <w:tcW w:w="3738" w:type="pct"/>
          <w:tcBorders>
            <w:bottom w:val="single" w:sz="4" w:space="0" w:color="auto"/>
            <w:right w:val="nil"/>
          </w:tcBorders>
          <w:vAlign w:val="center"/>
        </w:tcPr>
        <w:p w14:paraId="45E5398C" w14:textId="77777777" w:rsidR="006F634E" w:rsidRPr="00F85124" w:rsidRDefault="001D7958" w:rsidP="0079069D">
          <w:pPr>
            <w:pStyle w:val="Style14"/>
            <w:rPr>
              <w:b/>
            </w:rPr>
          </w:pPr>
          <w:r>
            <w:rPr>
              <w:noProof/>
            </w:rPr>
            <w:pict w14:anchorId="45E539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66461" o:spid="_x0000_s33813"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6F634E">
            <w:t xml:space="preserve">CERTIFICATE OF INSTALLATION – </w:t>
          </w:r>
          <w:r w:rsidR="006F634E" w:rsidRPr="00B40F13">
            <w:t>DATA FIELD DEFINITIONS AND CALCULATIONS</w:t>
          </w:r>
        </w:p>
      </w:tc>
      <w:tc>
        <w:tcPr>
          <w:tcW w:w="1262" w:type="pct"/>
          <w:gridSpan w:val="2"/>
          <w:tcBorders>
            <w:left w:val="nil"/>
            <w:bottom w:val="single" w:sz="4" w:space="0" w:color="auto"/>
          </w:tcBorders>
          <w:tcMar>
            <w:left w:w="115" w:type="dxa"/>
            <w:right w:w="115" w:type="dxa"/>
          </w:tcMar>
          <w:vAlign w:val="center"/>
        </w:tcPr>
        <w:p w14:paraId="45E5398D" w14:textId="77777777" w:rsidR="006F634E" w:rsidRPr="00F85124" w:rsidRDefault="006F634E" w:rsidP="00713A66">
          <w:pPr>
            <w:pStyle w:val="Style15"/>
            <w:rPr>
              <w:b/>
            </w:rPr>
          </w:pPr>
          <w:r>
            <w:t>CF2R-SPV-01-E</w:t>
          </w:r>
        </w:p>
      </w:tc>
    </w:tr>
    <w:tr w:rsidR="006F634E" w:rsidRPr="00F85124" w14:paraId="45E53991" w14:textId="77777777" w:rsidTr="00500BAF">
      <w:trPr>
        <w:cantSplit/>
        <w:trHeight w:val="288"/>
      </w:trPr>
      <w:tc>
        <w:tcPr>
          <w:tcW w:w="4233" w:type="pct"/>
          <w:gridSpan w:val="2"/>
          <w:tcBorders>
            <w:right w:val="nil"/>
          </w:tcBorders>
        </w:tcPr>
        <w:p w14:paraId="45E5398F" w14:textId="77777777" w:rsidR="006F634E" w:rsidRPr="00F85124" w:rsidRDefault="006F634E" w:rsidP="00500BAF">
          <w:pPr>
            <w:pStyle w:val="Style10"/>
            <w:rPr>
              <w:sz w:val="12"/>
              <w:szCs w:val="12"/>
            </w:rPr>
          </w:pPr>
          <w:r>
            <w:t>Photovoltaic Systems – CF2R-SPV-01b Exceptions to Solar Ready Area Requirements</w:t>
          </w:r>
        </w:p>
      </w:tc>
      <w:tc>
        <w:tcPr>
          <w:tcW w:w="767" w:type="pct"/>
          <w:tcBorders>
            <w:left w:val="nil"/>
          </w:tcBorders>
        </w:tcPr>
        <w:p w14:paraId="45E53990" w14:textId="77777777" w:rsidR="006F634E" w:rsidRPr="00F85124" w:rsidRDefault="006F634E" w:rsidP="00DC2ABE">
          <w:pPr>
            <w:pStyle w:val="Style11"/>
            <w:rPr>
              <w:sz w:val="12"/>
              <w:szCs w:val="12"/>
            </w:rPr>
          </w:pPr>
          <w:r w:rsidRPr="00F85124">
            <w:t xml:space="preserve">(Page </w:t>
          </w:r>
          <w:r>
            <w:fldChar w:fldCharType="begin"/>
          </w:r>
          <w:r>
            <w:instrText xml:space="preserve"> PAGE   \* MERGEFORMAT </w:instrText>
          </w:r>
          <w:r>
            <w:fldChar w:fldCharType="separate"/>
          </w:r>
          <w:r w:rsidR="001D7958">
            <w:rPr>
              <w:noProof/>
            </w:rPr>
            <w:t>3</w:t>
          </w:r>
          <w:r>
            <w:fldChar w:fldCharType="end"/>
          </w:r>
          <w:r w:rsidRPr="00F85124">
            <w:t xml:space="preserve"> of </w:t>
          </w:r>
          <w:r w:rsidR="001D7958">
            <w:fldChar w:fldCharType="begin"/>
          </w:r>
          <w:r w:rsidR="001D7958">
            <w:instrText xml:space="preserve"> SECTIONPAGES   \* MERGEFORMAT </w:instrText>
          </w:r>
          <w:r w:rsidR="001D7958">
            <w:fldChar w:fldCharType="separate"/>
          </w:r>
          <w:r w:rsidR="001D7958">
            <w:rPr>
              <w:noProof/>
            </w:rPr>
            <w:t>3</w:t>
          </w:r>
          <w:r w:rsidR="001D7958">
            <w:rPr>
              <w:noProof/>
            </w:rPr>
            <w:fldChar w:fldCharType="end"/>
          </w:r>
          <w:r w:rsidRPr="00F85124">
            <w:t>)</w:t>
          </w:r>
        </w:p>
      </w:tc>
    </w:tr>
  </w:tbl>
  <w:p w14:paraId="45E53992" w14:textId="77777777" w:rsidR="006F634E" w:rsidRDefault="006F634E">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E53994" w14:textId="77777777" w:rsidR="006F634E" w:rsidRDefault="001D7958">
    <w:pPr>
      <w:pStyle w:val="Header"/>
    </w:pPr>
    <w:r>
      <w:rPr>
        <w:noProof/>
      </w:rPr>
      <w:pict w14:anchorId="45E539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66459" o:spid="_x0000_s33811"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41B69"/>
    <w:multiLevelType w:val="hybridMultilevel"/>
    <w:tmpl w:val="92425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D7576D"/>
    <w:multiLevelType w:val="hybridMultilevel"/>
    <w:tmpl w:val="57BA1138"/>
    <w:lvl w:ilvl="0" w:tplc="D0862264">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926767D"/>
    <w:multiLevelType w:val="hybridMultilevel"/>
    <w:tmpl w:val="B8AC2CAE"/>
    <w:lvl w:ilvl="0" w:tplc="61345B40">
      <w:start w:val="1"/>
      <w:numFmt w:val="lowerLetter"/>
      <w:lvlText w:val="(%1)"/>
      <w:lvlJc w:val="left"/>
      <w:pPr>
        <w:ind w:left="990" w:hanging="360"/>
      </w:pPr>
      <w:rPr>
        <w:rFonts w:hint="default"/>
      </w:rPr>
    </w:lvl>
    <w:lvl w:ilvl="1" w:tplc="3BE2D874" w:tentative="1">
      <w:start w:val="1"/>
      <w:numFmt w:val="lowerLetter"/>
      <w:lvlText w:val="%2."/>
      <w:lvlJc w:val="left"/>
      <w:pPr>
        <w:ind w:left="1710" w:hanging="360"/>
      </w:pPr>
    </w:lvl>
    <w:lvl w:ilvl="2" w:tplc="77C2A7E2" w:tentative="1">
      <w:start w:val="1"/>
      <w:numFmt w:val="lowerRoman"/>
      <w:lvlText w:val="%3."/>
      <w:lvlJc w:val="right"/>
      <w:pPr>
        <w:ind w:left="2430" w:hanging="180"/>
      </w:pPr>
    </w:lvl>
    <w:lvl w:ilvl="3" w:tplc="1DCEDA1C" w:tentative="1">
      <w:start w:val="1"/>
      <w:numFmt w:val="decimal"/>
      <w:lvlText w:val="%4."/>
      <w:lvlJc w:val="left"/>
      <w:pPr>
        <w:ind w:left="3150" w:hanging="360"/>
      </w:pPr>
    </w:lvl>
    <w:lvl w:ilvl="4" w:tplc="24E4A526" w:tentative="1">
      <w:start w:val="1"/>
      <w:numFmt w:val="lowerLetter"/>
      <w:lvlText w:val="%5."/>
      <w:lvlJc w:val="left"/>
      <w:pPr>
        <w:ind w:left="3870" w:hanging="360"/>
      </w:pPr>
    </w:lvl>
    <w:lvl w:ilvl="5" w:tplc="5136E5F0" w:tentative="1">
      <w:start w:val="1"/>
      <w:numFmt w:val="lowerRoman"/>
      <w:lvlText w:val="%6."/>
      <w:lvlJc w:val="right"/>
      <w:pPr>
        <w:ind w:left="4590" w:hanging="180"/>
      </w:pPr>
    </w:lvl>
    <w:lvl w:ilvl="6" w:tplc="B78E7728" w:tentative="1">
      <w:start w:val="1"/>
      <w:numFmt w:val="decimal"/>
      <w:lvlText w:val="%7."/>
      <w:lvlJc w:val="left"/>
      <w:pPr>
        <w:ind w:left="5310" w:hanging="360"/>
      </w:pPr>
    </w:lvl>
    <w:lvl w:ilvl="7" w:tplc="DC9622D2" w:tentative="1">
      <w:start w:val="1"/>
      <w:numFmt w:val="lowerLetter"/>
      <w:lvlText w:val="%8."/>
      <w:lvlJc w:val="left"/>
      <w:pPr>
        <w:ind w:left="6030" w:hanging="360"/>
      </w:pPr>
    </w:lvl>
    <w:lvl w:ilvl="8" w:tplc="2DCE7CF8" w:tentative="1">
      <w:start w:val="1"/>
      <w:numFmt w:val="lowerRoman"/>
      <w:lvlText w:val="%9."/>
      <w:lvlJc w:val="right"/>
      <w:pPr>
        <w:ind w:left="6750" w:hanging="180"/>
      </w:pPr>
    </w:lvl>
  </w:abstractNum>
  <w:abstractNum w:abstractNumId="3">
    <w:nsid w:val="1C726CF7"/>
    <w:multiLevelType w:val="hybridMultilevel"/>
    <w:tmpl w:val="16286E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E0A2334"/>
    <w:multiLevelType w:val="hybridMultilevel"/>
    <w:tmpl w:val="C63EF1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2217A59"/>
    <w:multiLevelType w:val="hybridMultilevel"/>
    <w:tmpl w:val="A2AC3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7AD4FAA"/>
    <w:multiLevelType w:val="hybridMultilevel"/>
    <w:tmpl w:val="67C43C4E"/>
    <w:lvl w:ilvl="0" w:tplc="F4283824">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B081AF6"/>
    <w:multiLevelType w:val="hybridMultilevel"/>
    <w:tmpl w:val="7A1CEC62"/>
    <w:lvl w:ilvl="0" w:tplc="B8AC3CD6">
      <w:start w:val="1"/>
      <w:numFmt w:val="decimal"/>
      <w:lvlText w:val="%1."/>
      <w:lvlJc w:val="left"/>
      <w:pPr>
        <w:ind w:left="360" w:hanging="360"/>
      </w:pPr>
      <w:rPr>
        <w:rFonts w:hint="default"/>
      </w:rPr>
    </w:lvl>
    <w:lvl w:ilvl="1" w:tplc="700A9452" w:tentative="1">
      <w:start w:val="1"/>
      <w:numFmt w:val="lowerLetter"/>
      <w:lvlText w:val="%2."/>
      <w:lvlJc w:val="left"/>
      <w:pPr>
        <w:ind w:left="1080" w:hanging="360"/>
      </w:pPr>
    </w:lvl>
    <w:lvl w:ilvl="2" w:tplc="B496852E" w:tentative="1">
      <w:start w:val="1"/>
      <w:numFmt w:val="lowerRoman"/>
      <w:lvlText w:val="%3."/>
      <w:lvlJc w:val="right"/>
      <w:pPr>
        <w:ind w:left="1800" w:hanging="180"/>
      </w:pPr>
    </w:lvl>
    <w:lvl w:ilvl="3" w:tplc="A34067DE" w:tentative="1">
      <w:start w:val="1"/>
      <w:numFmt w:val="decimal"/>
      <w:lvlText w:val="%4."/>
      <w:lvlJc w:val="left"/>
      <w:pPr>
        <w:ind w:left="2520" w:hanging="360"/>
      </w:pPr>
    </w:lvl>
    <w:lvl w:ilvl="4" w:tplc="12BC2F56" w:tentative="1">
      <w:start w:val="1"/>
      <w:numFmt w:val="lowerLetter"/>
      <w:lvlText w:val="%5."/>
      <w:lvlJc w:val="left"/>
      <w:pPr>
        <w:ind w:left="3240" w:hanging="360"/>
      </w:pPr>
    </w:lvl>
    <w:lvl w:ilvl="5" w:tplc="4EF0E3B2" w:tentative="1">
      <w:start w:val="1"/>
      <w:numFmt w:val="lowerRoman"/>
      <w:lvlText w:val="%6."/>
      <w:lvlJc w:val="right"/>
      <w:pPr>
        <w:ind w:left="3960" w:hanging="180"/>
      </w:pPr>
    </w:lvl>
    <w:lvl w:ilvl="6" w:tplc="AF0E4E82" w:tentative="1">
      <w:start w:val="1"/>
      <w:numFmt w:val="decimal"/>
      <w:lvlText w:val="%7."/>
      <w:lvlJc w:val="left"/>
      <w:pPr>
        <w:ind w:left="4680" w:hanging="360"/>
      </w:pPr>
    </w:lvl>
    <w:lvl w:ilvl="7" w:tplc="36303626" w:tentative="1">
      <w:start w:val="1"/>
      <w:numFmt w:val="lowerLetter"/>
      <w:lvlText w:val="%8."/>
      <w:lvlJc w:val="left"/>
      <w:pPr>
        <w:ind w:left="5400" w:hanging="360"/>
      </w:pPr>
    </w:lvl>
    <w:lvl w:ilvl="8" w:tplc="B5CE2D94" w:tentative="1">
      <w:start w:val="1"/>
      <w:numFmt w:val="lowerRoman"/>
      <w:lvlText w:val="%9."/>
      <w:lvlJc w:val="right"/>
      <w:pPr>
        <w:ind w:left="6120" w:hanging="180"/>
      </w:pPr>
    </w:lvl>
  </w:abstractNum>
  <w:abstractNum w:abstractNumId="8">
    <w:nsid w:val="2BF46B38"/>
    <w:multiLevelType w:val="hybridMultilevel"/>
    <w:tmpl w:val="79705A2A"/>
    <w:lvl w:ilvl="0" w:tplc="0409000F">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D0E2F6B"/>
    <w:multiLevelType w:val="hybridMultilevel"/>
    <w:tmpl w:val="B0D21CAE"/>
    <w:lvl w:ilvl="0" w:tplc="69E4E74C">
      <w:start w:val="1"/>
      <w:numFmt w:val="decimal"/>
      <w:lvlText w:val="%1."/>
      <w:lvlJc w:val="left"/>
      <w:pPr>
        <w:ind w:left="720" w:hanging="360"/>
      </w:pPr>
    </w:lvl>
    <w:lvl w:ilvl="1" w:tplc="CEAAE554" w:tentative="1">
      <w:start w:val="1"/>
      <w:numFmt w:val="lowerLetter"/>
      <w:lvlText w:val="%2."/>
      <w:lvlJc w:val="left"/>
      <w:pPr>
        <w:ind w:left="1440" w:hanging="360"/>
      </w:pPr>
    </w:lvl>
    <w:lvl w:ilvl="2" w:tplc="7F8EEF78" w:tentative="1">
      <w:start w:val="1"/>
      <w:numFmt w:val="lowerRoman"/>
      <w:lvlText w:val="%3."/>
      <w:lvlJc w:val="right"/>
      <w:pPr>
        <w:ind w:left="2160" w:hanging="180"/>
      </w:pPr>
    </w:lvl>
    <w:lvl w:ilvl="3" w:tplc="88082EB8" w:tentative="1">
      <w:start w:val="1"/>
      <w:numFmt w:val="decimal"/>
      <w:lvlText w:val="%4."/>
      <w:lvlJc w:val="left"/>
      <w:pPr>
        <w:ind w:left="2880" w:hanging="360"/>
      </w:pPr>
    </w:lvl>
    <w:lvl w:ilvl="4" w:tplc="C5C00FBE" w:tentative="1">
      <w:start w:val="1"/>
      <w:numFmt w:val="lowerLetter"/>
      <w:lvlText w:val="%5."/>
      <w:lvlJc w:val="left"/>
      <w:pPr>
        <w:ind w:left="3600" w:hanging="360"/>
      </w:pPr>
    </w:lvl>
    <w:lvl w:ilvl="5" w:tplc="4FFCF9CA" w:tentative="1">
      <w:start w:val="1"/>
      <w:numFmt w:val="lowerRoman"/>
      <w:lvlText w:val="%6."/>
      <w:lvlJc w:val="right"/>
      <w:pPr>
        <w:ind w:left="4320" w:hanging="180"/>
      </w:pPr>
    </w:lvl>
    <w:lvl w:ilvl="6" w:tplc="6FD48938" w:tentative="1">
      <w:start w:val="1"/>
      <w:numFmt w:val="decimal"/>
      <w:lvlText w:val="%7."/>
      <w:lvlJc w:val="left"/>
      <w:pPr>
        <w:ind w:left="5040" w:hanging="360"/>
      </w:pPr>
    </w:lvl>
    <w:lvl w:ilvl="7" w:tplc="9402A8B2" w:tentative="1">
      <w:start w:val="1"/>
      <w:numFmt w:val="lowerLetter"/>
      <w:lvlText w:val="%8."/>
      <w:lvlJc w:val="left"/>
      <w:pPr>
        <w:ind w:left="5760" w:hanging="360"/>
      </w:pPr>
    </w:lvl>
    <w:lvl w:ilvl="8" w:tplc="60E24D60" w:tentative="1">
      <w:start w:val="1"/>
      <w:numFmt w:val="lowerRoman"/>
      <w:lvlText w:val="%9."/>
      <w:lvlJc w:val="right"/>
      <w:pPr>
        <w:ind w:left="6480" w:hanging="180"/>
      </w:pPr>
    </w:lvl>
  </w:abstractNum>
  <w:abstractNum w:abstractNumId="10">
    <w:nsid w:val="30B70B98"/>
    <w:multiLevelType w:val="hybridMultilevel"/>
    <w:tmpl w:val="058E6346"/>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11">
    <w:nsid w:val="36B75685"/>
    <w:multiLevelType w:val="multilevel"/>
    <w:tmpl w:val="3FAAAADE"/>
    <w:lvl w:ilvl="0">
      <w:start w:val="1"/>
      <w:numFmt w:val="decimal"/>
      <w:pStyle w:val="Heading1"/>
      <w:suff w:val="space"/>
      <w:lvlText w:val="Appendix RA%1"/>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6"/>
      <w:numFmt w:val="decimal"/>
      <w:pStyle w:val="Heading2"/>
      <w:lvlText w:val="RA%1.%2"/>
      <w:lvlJc w:val="left"/>
      <w:pPr>
        <w:tabs>
          <w:tab w:val="num" w:pos="540"/>
        </w:tabs>
        <w:ind w:left="180" w:hanging="180"/>
      </w:pPr>
      <w:rPr>
        <w:rFonts w:ascii="Arial" w:hAnsi="Arial"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pStyle w:val="Heading3"/>
      <w:suff w:val="space"/>
      <w:lvlText w:val="RA%1.%2.%3"/>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pStyle w:val="Heading4"/>
      <w:lvlText w:val="RA%1.%2.%3.%4"/>
      <w:lvlJc w:val="left"/>
      <w:pPr>
        <w:tabs>
          <w:tab w:val="num" w:pos="2340"/>
        </w:tabs>
        <w:ind w:left="198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pStyle w:val="Heading5"/>
      <w:lvlText w:val="RA%1.%2.%3.%4.%5"/>
      <w:lvlJc w:val="left"/>
      <w:pPr>
        <w:tabs>
          <w:tab w:val="num" w:pos="1530"/>
        </w:tabs>
        <w:ind w:left="117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12">
    <w:nsid w:val="3BAA1BAF"/>
    <w:multiLevelType w:val="hybridMultilevel"/>
    <w:tmpl w:val="E966805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3C472164"/>
    <w:multiLevelType w:val="hybridMultilevel"/>
    <w:tmpl w:val="C63EF17C"/>
    <w:lvl w:ilvl="0" w:tplc="B9E29BA2">
      <w:start w:val="1"/>
      <w:numFmt w:val="decimal"/>
      <w:lvlText w:val="%1."/>
      <w:lvlJc w:val="left"/>
      <w:pPr>
        <w:ind w:left="360" w:hanging="360"/>
      </w:pPr>
    </w:lvl>
    <w:lvl w:ilvl="1" w:tplc="272882E4" w:tentative="1">
      <w:start w:val="1"/>
      <w:numFmt w:val="lowerLetter"/>
      <w:lvlText w:val="%2."/>
      <w:lvlJc w:val="left"/>
      <w:pPr>
        <w:ind w:left="1260" w:hanging="360"/>
      </w:pPr>
    </w:lvl>
    <w:lvl w:ilvl="2" w:tplc="C526BBBC" w:tentative="1">
      <w:start w:val="1"/>
      <w:numFmt w:val="lowerRoman"/>
      <w:lvlText w:val="%3."/>
      <w:lvlJc w:val="right"/>
      <w:pPr>
        <w:ind w:left="1980" w:hanging="180"/>
      </w:pPr>
    </w:lvl>
    <w:lvl w:ilvl="3" w:tplc="CAAA65EE" w:tentative="1">
      <w:start w:val="1"/>
      <w:numFmt w:val="decimal"/>
      <w:lvlText w:val="%4."/>
      <w:lvlJc w:val="left"/>
      <w:pPr>
        <w:ind w:left="2700" w:hanging="360"/>
      </w:pPr>
    </w:lvl>
    <w:lvl w:ilvl="4" w:tplc="F7003F60" w:tentative="1">
      <w:start w:val="1"/>
      <w:numFmt w:val="lowerLetter"/>
      <w:lvlText w:val="%5."/>
      <w:lvlJc w:val="left"/>
      <w:pPr>
        <w:ind w:left="3420" w:hanging="360"/>
      </w:pPr>
    </w:lvl>
    <w:lvl w:ilvl="5" w:tplc="B7B8AF18" w:tentative="1">
      <w:start w:val="1"/>
      <w:numFmt w:val="lowerRoman"/>
      <w:lvlText w:val="%6."/>
      <w:lvlJc w:val="right"/>
      <w:pPr>
        <w:ind w:left="4140" w:hanging="180"/>
      </w:pPr>
    </w:lvl>
    <w:lvl w:ilvl="6" w:tplc="D62286DA" w:tentative="1">
      <w:start w:val="1"/>
      <w:numFmt w:val="decimal"/>
      <w:lvlText w:val="%7."/>
      <w:lvlJc w:val="left"/>
      <w:pPr>
        <w:ind w:left="4860" w:hanging="360"/>
      </w:pPr>
    </w:lvl>
    <w:lvl w:ilvl="7" w:tplc="DB54B0AE" w:tentative="1">
      <w:start w:val="1"/>
      <w:numFmt w:val="lowerLetter"/>
      <w:lvlText w:val="%8."/>
      <w:lvlJc w:val="left"/>
      <w:pPr>
        <w:ind w:left="5580" w:hanging="360"/>
      </w:pPr>
    </w:lvl>
    <w:lvl w:ilvl="8" w:tplc="77AC6D2E" w:tentative="1">
      <w:start w:val="1"/>
      <w:numFmt w:val="lowerRoman"/>
      <w:lvlText w:val="%9."/>
      <w:lvlJc w:val="right"/>
      <w:pPr>
        <w:ind w:left="6300" w:hanging="180"/>
      </w:pPr>
    </w:lvl>
  </w:abstractNum>
  <w:abstractNum w:abstractNumId="14">
    <w:nsid w:val="44C618AC"/>
    <w:multiLevelType w:val="hybridMultilevel"/>
    <w:tmpl w:val="42AE8DD2"/>
    <w:lvl w:ilvl="0" w:tplc="0409000F">
      <w:start w:val="1"/>
      <w:numFmt w:val="bullet"/>
      <w:lvlText w:val=""/>
      <w:lvlJc w:val="left"/>
      <w:pPr>
        <w:ind w:left="3600" w:hanging="360"/>
      </w:pPr>
      <w:rPr>
        <w:rFonts w:ascii="Symbol" w:hAnsi="Symbol" w:hint="default"/>
      </w:rPr>
    </w:lvl>
    <w:lvl w:ilvl="1" w:tplc="04090019">
      <w:start w:val="1"/>
      <w:numFmt w:val="bullet"/>
      <w:lvlText w:val="o"/>
      <w:lvlJc w:val="left"/>
      <w:pPr>
        <w:ind w:left="4320" w:hanging="360"/>
      </w:pPr>
      <w:rPr>
        <w:rFonts w:ascii="Courier New" w:hAnsi="Courier New" w:cs="Courier New" w:hint="default"/>
      </w:rPr>
    </w:lvl>
    <w:lvl w:ilvl="2" w:tplc="0409001B" w:tentative="1">
      <w:start w:val="1"/>
      <w:numFmt w:val="bullet"/>
      <w:lvlText w:val=""/>
      <w:lvlJc w:val="left"/>
      <w:pPr>
        <w:ind w:left="5040" w:hanging="360"/>
      </w:pPr>
      <w:rPr>
        <w:rFonts w:ascii="Wingdings" w:hAnsi="Wingdings" w:hint="default"/>
      </w:rPr>
    </w:lvl>
    <w:lvl w:ilvl="3" w:tplc="0409000F" w:tentative="1">
      <w:start w:val="1"/>
      <w:numFmt w:val="bullet"/>
      <w:lvlText w:val=""/>
      <w:lvlJc w:val="left"/>
      <w:pPr>
        <w:ind w:left="5760" w:hanging="360"/>
      </w:pPr>
      <w:rPr>
        <w:rFonts w:ascii="Symbol" w:hAnsi="Symbol" w:hint="default"/>
      </w:rPr>
    </w:lvl>
    <w:lvl w:ilvl="4" w:tplc="04090019" w:tentative="1">
      <w:start w:val="1"/>
      <w:numFmt w:val="bullet"/>
      <w:lvlText w:val="o"/>
      <w:lvlJc w:val="left"/>
      <w:pPr>
        <w:ind w:left="6480" w:hanging="360"/>
      </w:pPr>
      <w:rPr>
        <w:rFonts w:ascii="Courier New" w:hAnsi="Courier New" w:cs="Courier New" w:hint="default"/>
      </w:rPr>
    </w:lvl>
    <w:lvl w:ilvl="5" w:tplc="0409001B" w:tentative="1">
      <w:start w:val="1"/>
      <w:numFmt w:val="bullet"/>
      <w:lvlText w:val=""/>
      <w:lvlJc w:val="left"/>
      <w:pPr>
        <w:ind w:left="7200" w:hanging="360"/>
      </w:pPr>
      <w:rPr>
        <w:rFonts w:ascii="Wingdings" w:hAnsi="Wingdings" w:hint="default"/>
      </w:rPr>
    </w:lvl>
    <w:lvl w:ilvl="6" w:tplc="0409000F" w:tentative="1">
      <w:start w:val="1"/>
      <w:numFmt w:val="bullet"/>
      <w:lvlText w:val=""/>
      <w:lvlJc w:val="left"/>
      <w:pPr>
        <w:ind w:left="7920" w:hanging="360"/>
      </w:pPr>
      <w:rPr>
        <w:rFonts w:ascii="Symbol" w:hAnsi="Symbol" w:hint="default"/>
      </w:rPr>
    </w:lvl>
    <w:lvl w:ilvl="7" w:tplc="04090019" w:tentative="1">
      <w:start w:val="1"/>
      <w:numFmt w:val="bullet"/>
      <w:lvlText w:val="o"/>
      <w:lvlJc w:val="left"/>
      <w:pPr>
        <w:ind w:left="8640" w:hanging="360"/>
      </w:pPr>
      <w:rPr>
        <w:rFonts w:ascii="Courier New" w:hAnsi="Courier New" w:cs="Courier New" w:hint="default"/>
      </w:rPr>
    </w:lvl>
    <w:lvl w:ilvl="8" w:tplc="0409001B" w:tentative="1">
      <w:start w:val="1"/>
      <w:numFmt w:val="bullet"/>
      <w:lvlText w:val=""/>
      <w:lvlJc w:val="left"/>
      <w:pPr>
        <w:ind w:left="9360" w:hanging="360"/>
      </w:pPr>
      <w:rPr>
        <w:rFonts w:ascii="Wingdings" w:hAnsi="Wingdings" w:hint="default"/>
      </w:rPr>
    </w:lvl>
  </w:abstractNum>
  <w:abstractNum w:abstractNumId="15">
    <w:nsid w:val="57F16E38"/>
    <w:multiLevelType w:val="hybridMultilevel"/>
    <w:tmpl w:val="B49419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28E380A"/>
    <w:multiLevelType w:val="hybridMultilevel"/>
    <w:tmpl w:val="67C43C4E"/>
    <w:lvl w:ilvl="0" w:tplc="F4283824">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63EF1A76"/>
    <w:multiLevelType w:val="hybridMultilevel"/>
    <w:tmpl w:val="9EC22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852557E"/>
    <w:multiLevelType w:val="hybridMultilevel"/>
    <w:tmpl w:val="D5F824E8"/>
    <w:lvl w:ilvl="0" w:tplc="41FE2294">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6972021F"/>
    <w:multiLevelType w:val="hybridMultilevel"/>
    <w:tmpl w:val="6D2C8FDA"/>
    <w:lvl w:ilvl="0" w:tplc="1874606E">
      <w:start w:val="1"/>
      <w:numFmt w:val="decimal"/>
      <w:lvlText w:val="%1."/>
      <w:lvlJc w:val="left"/>
      <w:pPr>
        <w:ind w:left="360" w:hanging="360"/>
      </w:pPr>
      <w:rPr>
        <w:rFonts w:asciiTheme="minorHAnsi" w:eastAsia="Times New Roman" w:hAnsiTheme="minorHAnsi" w:cs="Times New Roman"/>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6F265503"/>
    <w:multiLevelType w:val="hybridMultilevel"/>
    <w:tmpl w:val="497CAEA8"/>
    <w:lvl w:ilvl="0" w:tplc="04090001">
      <w:start w:val="1"/>
      <w:numFmt w:val="decimal"/>
      <w:lvlText w:val="%1."/>
      <w:lvlJc w:val="left"/>
      <w:pPr>
        <w:ind w:left="1080" w:hanging="360"/>
      </w:pPr>
      <w:rPr>
        <w:rFonts w:hint="default"/>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21">
    <w:nsid w:val="7F470FAA"/>
    <w:multiLevelType w:val="hybridMultilevel"/>
    <w:tmpl w:val="1960BEBC"/>
    <w:lvl w:ilvl="0" w:tplc="0409000F">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num w:numId="1">
    <w:abstractNumId w:val="11"/>
  </w:num>
  <w:num w:numId="2">
    <w:abstractNumId w:val="2"/>
  </w:num>
  <w:num w:numId="3">
    <w:abstractNumId w:val="20"/>
  </w:num>
  <w:num w:numId="4">
    <w:abstractNumId w:val="7"/>
  </w:num>
  <w:num w:numId="5">
    <w:abstractNumId w:val="9"/>
  </w:num>
  <w:num w:numId="6">
    <w:abstractNumId w:val="13"/>
  </w:num>
  <w:num w:numId="7">
    <w:abstractNumId w:val="19"/>
  </w:num>
  <w:num w:numId="8">
    <w:abstractNumId w:val="14"/>
  </w:num>
  <w:num w:numId="9">
    <w:abstractNumId w:val="4"/>
  </w:num>
  <w:num w:numId="10">
    <w:abstractNumId w:val="12"/>
  </w:num>
  <w:num w:numId="11">
    <w:abstractNumId w:val="8"/>
  </w:num>
  <w:num w:numId="12">
    <w:abstractNumId w:val="15"/>
  </w:num>
  <w:num w:numId="13">
    <w:abstractNumId w:val="21"/>
  </w:num>
  <w:num w:numId="14">
    <w:abstractNumId w:val="10"/>
  </w:num>
  <w:num w:numId="15">
    <w:abstractNumId w:val="6"/>
  </w:num>
  <w:num w:numId="16">
    <w:abstractNumId w:val="17"/>
  </w:num>
  <w:num w:numId="17">
    <w:abstractNumId w:val="5"/>
  </w:num>
  <w:num w:numId="18">
    <w:abstractNumId w:val="0"/>
  </w:num>
  <w:num w:numId="19">
    <w:abstractNumId w:val="18"/>
  </w:num>
  <w:num w:numId="20">
    <w:abstractNumId w:val="1"/>
  </w:num>
  <w:num w:numId="21">
    <w:abstractNumId w:val="3"/>
  </w:num>
  <w:num w:numId="22">
    <w:abstractNumId w:val="6"/>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removePersonalInformation/>
  <w:removeDateAndTime/>
  <w:trackRevisions/>
  <w:defaultTabStop w:val="720"/>
  <w:drawingGridHorizontalSpacing w:val="100"/>
  <w:displayHorizontalDrawingGridEvery w:val="2"/>
  <w:characterSpacingControl w:val="doNotCompress"/>
  <w:hdrShapeDefaults>
    <o:shapedefaults v:ext="edit" spidmax="33814"/>
    <o:shapelayout v:ext="edit">
      <o:idmap v:ext="edit" data="33"/>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337B"/>
    <w:rsid w:val="000123DE"/>
    <w:rsid w:val="00030E36"/>
    <w:rsid w:val="00050FEA"/>
    <w:rsid w:val="0007396B"/>
    <w:rsid w:val="00073F21"/>
    <w:rsid w:val="000826F7"/>
    <w:rsid w:val="00093E18"/>
    <w:rsid w:val="000958E8"/>
    <w:rsid w:val="000B1FA2"/>
    <w:rsid w:val="000C292F"/>
    <w:rsid w:val="000F3E66"/>
    <w:rsid w:val="000F67AD"/>
    <w:rsid w:val="001116B8"/>
    <w:rsid w:val="001361D7"/>
    <w:rsid w:val="001409AB"/>
    <w:rsid w:val="00140E8F"/>
    <w:rsid w:val="00152AF0"/>
    <w:rsid w:val="00161FB1"/>
    <w:rsid w:val="00163E2D"/>
    <w:rsid w:val="00167644"/>
    <w:rsid w:val="00170DE9"/>
    <w:rsid w:val="001862A7"/>
    <w:rsid w:val="001A2A9F"/>
    <w:rsid w:val="001A2E0F"/>
    <w:rsid w:val="001A3614"/>
    <w:rsid w:val="001A50D9"/>
    <w:rsid w:val="001C58BD"/>
    <w:rsid w:val="001D0B14"/>
    <w:rsid w:val="001D7671"/>
    <w:rsid w:val="001D7958"/>
    <w:rsid w:val="001E48D4"/>
    <w:rsid w:val="002047D2"/>
    <w:rsid w:val="0022294B"/>
    <w:rsid w:val="00233C21"/>
    <w:rsid w:val="002371AD"/>
    <w:rsid w:val="002434AA"/>
    <w:rsid w:val="0024504E"/>
    <w:rsid w:val="0026781A"/>
    <w:rsid w:val="00281C54"/>
    <w:rsid w:val="002912C2"/>
    <w:rsid w:val="002941FB"/>
    <w:rsid w:val="00295B65"/>
    <w:rsid w:val="002A236C"/>
    <w:rsid w:val="002C3C4E"/>
    <w:rsid w:val="002C622B"/>
    <w:rsid w:val="002F7578"/>
    <w:rsid w:val="00333D64"/>
    <w:rsid w:val="0033712A"/>
    <w:rsid w:val="003679D3"/>
    <w:rsid w:val="0037271F"/>
    <w:rsid w:val="003876E7"/>
    <w:rsid w:val="00393DBE"/>
    <w:rsid w:val="003D0129"/>
    <w:rsid w:val="003D3190"/>
    <w:rsid w:val="003D4776"/>
    <w:rsid w:val="003E562C"/>
    <w:rsid w:val="003F2791"/>
    <w:rsid w:val="004011B5"/>
    <w:rsid w:val="0040527A"/>
    <w:rsid w:val="00407532"/>
    <w:rsid w:val="00414D3D"/>
    <w:rsid w:val="004151DA"/>
    <w:rsid w:val="0042080A"/>
    <w:rsid w:val="004218F0"/>
    <w:rsid w:val="00446526"/>
    <w:rsid w:val="0048335A"/>
    <w:rsid w:val="00484EC1"/>
    <w:rsid w:val="004A0E79"/>
    <w:rsid w:val="004C319B"/>
    <w:rsid w:val="004F3256"/>
    <w:rsid w:val="00500BAF"/>
    <w:rsid w:val="005107CE"/>
    <w:rsid w:val="00511B07"/>
    <w:rsid w:val="00522456"/>
    <w:rsid w:val="00522B18"/>
    <w:rsid w:val="00553720"/>
    <w:rsid w:val="0056369A"/>
    <w:rsid w:val="00584F56"/>
    <w:rsid w:val="00586A54"/>
    <w:rsid w:val="00594E36"/>
    <w:rsid w:val="005B04F7"/>
    <w:rsid w:val="005B569B"/>
    <w:rsid w:val="005C5169"/>
    <w:rsid w:val="005E021C"/>
    <w:rsid w:val="005F7B15"/>
    <w:rsid w:val="00624DFA"/>
    <w:rsid w:val="006340BF"/>
    <w:rsid w:val="0064236A"/>
    <w:rsid w:val="006540D7"/>
    <w:rsid w:val="00677DC8"/>
    <w:rsid w:val="006800F0"/>
    <w:rsid w:val="0069046B"/>
    <w:rsid w:val="006A3E79"/>
    <w:rsid w:val="006A44A5"/>
    <w:rsid w:val="006B0252"/>
    <w:rsid w:val="006B341F"/>
    <w:rsid w:val="006D1A3D"/>
    <w:rsid w:val="006F634E"/>
    <w:rsid w:val="00706953"/>
    <w:rsid w:val="007070A5"/>
    <w:rsid w:val="00713A66"/>
    <w:rsid w:val="007200C8"/>
    <w:rsid w:val="00727BFF"/>
    <w:rsid w:val="007374B1"/>
    <w:rsid w:val="00741B85"/>
    <w:rsid w:val="0074459C"/>
    <w:rsid w:val="0074650D"/>
    <w:rsid w:val="0076360D"/>
    <w:rsid w:val="0079069D"/>
    <w:rsid w:val="007A221D"/>
    <w:rsid w:val="007D10C1"/>
    <w:rsid w:val="007D4790"/>
    <w:rsid w:val="007E244C"/>
    <w:rsid w:val="007F05AE"/>
    <w:rsid w:val="00817F42"/>
    <w:rsid w:val="00837537"/>
    <w:rsid w:val="0084694F"/>
    <w:rsid w:val="00885086"/>
    <w:rsid w:val="008903AA"/>
    <w:rsid w:val="008D25A1"/>
    <w:rsid w:val="008E2E87"/>
    <w:rsid w:val="008E343B"/>
    <w:rsid w:val="00922340"/>
    <w:rsid w:val="009259B6"/>
    <w:rsid w:val="00937D70"/>
    <w:rsid w:val="00947985"/>
    <w:rsid w:val="00951D69"/>
    <w:rsid w:val="00966404"/>
    <w:rsid w:val="009771AD"/>
    <w:rsid w:val="009835FA"/>
    <w:rsid w:val="009C249E"/>
    <w:rsid w:val="009C31FC"/>
    <w:rsid w:val="009C428B"/>
    <w:rsid w:val="009D7610"/>
    <w:rsid w:val="009E2520"/>
    <w:rsid w:val="009F11D2"/>
    <w:rsid w:val="00A029AB"/>
    <w:rsid w:val="00A0337B"/>
    <w:rsid w:val="00A116A2"/>
    <w:rsid w:val="00A116F8"/>
    <w:rsid w:val="00A22874"/>
    <w:rsid w:val="00A43CFF"/>
    <w:rsid w:val="00A5086B"/>
    <w:rsid w:val="00A61515"/>
    <w:rsid w:val="00A649D9"/>
    <w:rsid w:val="00A74ED1"/>
    <w:rsid w:val="00A84FD2"/>
    <w:rsid w:val="00A95A61"/>
    <w:rsid w:val="00AA4473"/>
    <w:rsid w:val="00AF4D94"/>
    <w:rsid w:val="00AF753A"/>
    <w:rsid w:val="00B05BF1"/>
    <w:rsid w:val="00B1356F"/>
    <w:rsid w:val="00B21948"/>
    <w:rsid w:val="00B452E9"/>
    <w:rsid w:val="00B51D7D"/>
    <w:rsid w:val="00B60503"/>
    <w:rsid w:val="00B76754"/>
    <w:rsid w:val="00B90BAA"/>
    <w:rsid w:val="00BA027D"/>
    <w:rsid w:val="00BB12F8"/>
    <w:rsid w:val="00BC0171"/>
    <w:rsid w:val="00C01E80"/>
    <w:rsid w:val="00C240F9"/>
    <w:rsid w:val="00C25204"/>
    <w:rsid w:val="00C406AB"/>
    <w:rsid w:val="00C42E16"/>
    <w:rsid w:val="00C51E56"/>
    <w:rsid w:val="00C6578A"/>
    <w:rsid w:val="00C83AF7"/>
    <w:rsid w:val="00C95564"/>
    <w:rsid w:val="00CA690B"/>
    <w:rsid w:val="00CA6AF2"/>
    <w:rsid w:val="00CD3599"/>
    <w:rsid w:val="00CD3EDB"/>
    <w:rsid w:val="00CE62A4"/>
    <w:rsid w:val="00D04B85"/>
    <w:rsid w:val="00D26BDA"/>
    <w:rsid w:val="00D450C4"/>
    <w:rsid w:val="00D510C3"/>
    <w:rsid w:val="00D51305"/>
    <w:rsid w:val="00D70FEE"/>
    <w:rsid w:val="00D76248"/>
    <w:rsid w:val="00D81FA2"/>
    <w:rsid w:val="00D851F5"/>
    <w:rsid w:val="00D92562"/>
    <w:rsid w:val="00DC2ABE"/>
    <w:rsid w:val="00DF14CD"/>
    <w:rsid w:val="00DF37FD"/>
    <w:rsid w:val="00E27BFB"/>
    <w:rsid w:val="00E614AF"/>
    <w:rsid w:val="00E61F9C"/>
    <w:rsid w:val="00E6349F"/>
    <w:rsid w:val="00E70502"/>
    <w:rsid w:val="00E76955"/>
    <w:rsid w:val="00E91B70"/>
    <w:rsid w:val="00EE4B3F"/>
    <w:rsid w:val="00F00859"/>
    <w:rsid w:val="00F03A98"/>
    <w:rsid w:val="00F06530"/>
    <w:rsid w:val="00F11979"/>
    <w:rsid w:val="00F351DD"/>
    <w:rsid w:val="00F70DB5"/>
    <w:rsid w:val="00F725E6"/>
    <w:rsid w:val="00F728C1"/>
    <w:rsid w:val="00F919B7"/>
    <w:rsid w:val="00F96A46"/>
    <w:rsid w:val="00FC71DC"/>
    <w:rsid w:val="00FF6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3814"/>
    <o:shapelayout v:ext="edit">
      <o:idmap v:ext="edit" data="1"/>
    </o:shapelayout>
  </w:shapeDefaults>
  <w:decimalSymbol w:val="."/>
  <w:listSeparator w:val=","/>
  <w14:docId w14:val="45E53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337B"/>
    <w:pPr>
      <w:spacing w:before="120"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A0337B"/>
    <w:pPr>
      <w:keepNext/>
      <w:numPr>
        <w:numId w:val="1"/>
      </w:numPr>
      <w:spacing w:before="480"/>
      <w:outlineLvl w:val="0"/>
    </w:pPr>
    <w:rPr>
      <w:b/>
      <w:sz w:val="36"/>
    </w:rPr>
  </w:style>
  <w:style w:type="paragraph" w:styleId="Heading2">
    <w:name w:val="heading 2"/>
    <w:aliases w:val="h2,h21,h22"/>
    <w:basedOn w:val="Normal"/>
    <w:next w:val="Normal"/>
    <w:link w:val="Heading2Char"/>
    <w:qFormat/>
    <w:rsid w:val="00A0337B"/>
    <w:pPr>
      <w:keepNext/>
      <w:numPr>
        <w:ilvl w:val="1"/>
        <w:numId w:val="1"/>
      </w:numPr>
      <w:pBdr>
        <w:top w:val="single" w:sz="4" w:space="1" w:color="auto"/>
      </w:pBdr>
      <w:spacing w:before="360"/>
      <w:outlineLvl w:val="1"/>
    </w:pPr>
    <w:rPr>
      <w:b/>
      <w:i/>
      <w:sz w:val="22"/>
    </w:rPr>
  </w:style>
  <w:style w:type="paragraph" w:styleId="Heading3">
    <w:name w:val="heading 3"/>
    <w:aliases w:val="h3,h31,h32"/>
    <w:basedOn w:val="Normal"/>
    <w:next w:val="Normal"/>
    <w:link w:val="Heading3Char"/>
    <w:qFormat/>
    <w:rsid w:val="00A0337B"/>
    <w:pPr>
      <w:keepNext/>
      <w:numPr>
        <w:ilvl w:val="2"/>
        <w:numId w:val="1"/>
      </w:numPr>
      <w:spacing w:before="240"/>
      <w:outlineLvl w:val="2"/>
    </w:pPr>
    <w:rPr>
      <w:rFonts w:ascii="Arial Black" w:hAnsi="Arial Black"/>
    </w:rPr>
  </w:style>
  <w:style w:type="paragraph" w:styleId="Heading4">
    <w:name w:val="heading 4"/>
    <w:basedOn w:val="Normal"/>
    <w:next w:val="Normal"/>
    <w:link w:val="Heading4Char"/>
    <w:qFormat/>
    <w:rsid w:val="00A0337B"/>
    <w:pPr>
      <w:keepNext/>
      <w:numPr>
        <w:ilvl w:val="3"/>
        <w:numId w:val="1"/>
      </w:numPr>
      <w:spacing w:before="360"/>
      <w:outlineLvl w:val="3"/>
    </w:pPr>
    <w:rPr>
      <w:b/>
      <w:i/>
    </w:rPr>
  </w:style>
  <w:style w:type="paragraph" w:styleId="Heading5">
    <w:name w:val="heading 5"/>
    <w:basedOn w:val="Normal"/>
    <w:next w:val="Normal"/>
    <w:link w:val="Heading5Char"/>
    <w:qFormat/>
    <w:rsid w:val="00A0337B"/>
    <w:pPr>
      <w:keepNext/>
      <w:numPr>
        <w:ilvl w:val="4"/>
        <w:numId w:val="1"/>
      </w:numPr>
      <w:tabs>
        <w:tab w:val="left" w:pos="1440"/>
      </w:tabs>
      <w:spacing w:before="240"/>
      <w:outlineLvl w:val="4"/>
    </w:pPr>
    <w:rPr>
      <w:b/>
    </w:rPr>
  </w:style>
  <w:style w:type="paragraph" w:styleId="Heading6">
    <w:name w:val="heading 6"/>
    <w:basedOn w:val="Normal"/>
    <w:next w:val="Normal"/>
    <w:link w:val="Heading6Char"/>
    <w:qFormat/>
    <w:rsid w:val="00A0337B"/>
    <w:pPr>
      <w:keepNext/>
      <w:numPr>
        <w:ilvl w:val="5"/>
        <w:numId w:val="1"/>
      </w:numPr>
      <w:tabs>
        <w:tab w:val="left" w:pos="1440"/>
      </w:tabs>
      <w:spacing w:before="240"/>
      <w:outlineLvl w:val="5"/>
    </w:pPr>
    <w:rPr>
      <w:i/>
    </w:rPr>
  </w:style>
  <w:style w:type="paragraph" w:styleId="Heading7">
    <w:name w:val="heading 7"/>
    <w:basedOn w:val="Normal"/>
    <w:next w:val="Normal"/>
    <w:link w:val="Heading7Char"/>
    <w:qFormat/>
    <w:rsid w:val="00A0337B"/>
    <w:pPr>
      <w:numPr>
        <w:ilvl w:val="6"/>
        <w:numId w:val="1"/>
      </w:numPr>
      <w:spacing w:before="240"/>
      <w:outlineLvl w:val="6"/>
    </w:pPr>
    <w:rPr>
      <w:i/>
    </w:rPr>
  </w:style>
  <w:style w:type="paragraph" w:styleId="Heading8">
    <w:name w:val="heading 8"/>
    <w:basedOn w:val="Normal"/>
    <w:next w:val="Normal"/>
    <w:link w:val="Heading8Char"/>
    <w:qFormat/>
    <w:rsid w:val="00A0337B"/>
    <w:pPr>
      <w:numPr>
        <w:ilvl w:val="7"/>
        <w:numId w:val="1"/>
      </w:numPr>
      <w:spacing w:before="240"/>
      <w:jc w:val="center"/>
      <w:outlineLvl w:val="7"/>
    </w:pPr>
    <w:rPr>
      <w:i/>
    </w:rPr>
  </w:style>
  <w:style w:type="paragraph" w:styleId="Heading9">
    <w:name w:val="heading 9"/>
    <w:basedOn w:val="Normal"/>
    <w:next w:val="Normal"/>
    <w:link w:val="Heading9Char"/>
    <w:qFormat/>
    <w:rsid w:val="00A0337B"/>
    <w:pPr>
      <w:numPr>
        <w:ilvl w:val="8"/>
        <w:numId w:val="1"/>
      </w:numPr>
      <w:spacing w:before="24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0337B"/>
    <w:rPr>
      <w:rFonts w:ascii="Arial" w:eastAsia="Times New Roman" w:hAnsi="Arial" w:cs="Times New Roman"/>
      <w:b/>
      <w:sz w:val="36"/>
      <w:szCs w:val="20"/>
    </w:rPr>
  </w:style>
  <w:style w:type="character" w:customStyle="1" w:styleId="Heading2Char">
    <w:name w:val="Heading 2 Char"/>
    <w:aliases w:val="h2 Char,h21 Char,h22 Char"/>
    <w:basedOn w:val="DefaultParagraphFont"/>
    <w:link w:val="Heading2"/>
    <w:rsid w:val="00A0337B"/>
    <w:rPr>
      <w:rFonts w:ascii="Arial" w:eastAsia="Times New Roman" w:hAnsi="Arial" w:cs="Times New Roman"/>
      <w:b/>
      <w:i/>
      <w:szCs w:val="20"/>
    </w:rPr>
  </w:style>
  <w:style w:type="character" w:customStyle="1" w:styleId="Heading3Char">
    <w:name w:val="Heading 3 Char"/>
    <w:aliases w:val="h3 Char,h31 Char,h32 Char"/>
    <w:basedOn w:val="DefaultParagraphFont"/>
    <w:link w:val="Heading3"/>
    <w:rsid w:val="00A0337B"/>
    <w:rPr>
      <w:rFonts w:ascii="Arial Black" w:eastAsia="Times New Roman" w:hAnsi="Arial Black" w:cs="Times New Roman"/>
      <w:sz w:val="20"/>
      <w:szCs w:val="20"/>
    </w:rPr>
  </w:style>
  <w:style w:type="character" w:customStyle="1" w:styleId="Heading4Char">
    <w:name w:val="Heading 4 Char"/>
    <w:basedOn w:val="DefaultParagraphFont"/>
    <w:link w:val="Heading4"/>
    <w:rsid w:val="00A0337B"/>
    <w:rPr>
      <w:rFonts w:ascii="Arial" w:eastAsia="Times New Roman" w:hAnsi="Arial" w:cs="Times New Roman"/>
      <w:b/>
      <w:i/>
      <w:sz w:val="20"/>
      <w:szCs w:val="20"/>
    </w:rPr>
  </w:style>
  <w:style w:type="character" w:customStyle="1" w:styleId="Heading5Char">
    <w:name w:val="Heading 5 Char"/>
    <w:basedOn w:val="DefaultParagraphFont"/>
    <w:link w:val="Heading5"/>
    <w:rsid w:val="00A0337B"/>
    <w:rPr>
      <w:rFonts w:ascii="Arial" w:eastAsia="Times New Roman" w:hAnsi="Arial" w:cs="Times New Roman"/>
      <w:b/>
      <w:sz w:val="20"/>
      <w:szCs w:val="20"/>
    </w:rPr>
  </w:style>
  <w:style w:type="character" w:customStyle="1" w:styleId="Heading6Char">
    <w:name w:val="Heading 6 Char"/>
    <w:basedOn w:val="DefaultParagraphFont"/>
    <w:link w:val="Heading6"/>
    <w:rsid w:val="00A0337B"/>
    <w:rPr>
      <w:rFonts w:ascii="Arial" w:eastAsia="Times New Roman" w:hAnsi="Arial" w:cs="Times New Roman"/>
      <w:i/>
      <w:sz w:val="20"/>
      <w:szCs w:val="20"/>
    </w:rPr>
  </w:style>
  <w:style w:type="character" w:customStyle="1" w:styleId="Heading7Char">
    <w:name w:val="Heading 7 Char"/>
    <w:basedOn w:val="DefaultParagraphFont"/>
    <w:link w:val="Heading7"/>
    <w:rsid w:val="00A0337B"/>
    <w:rPr>
      <w:rFonts w:ascii="Arial" w:eastAsia="Times New Roman" w:hAnsi="Arial" w:cs="Times New Roman"/>
      <w:i/>
      <w:sz w:val="20"/>
      <w:szCs w:val="20"/>
    </w:rPr>
  </w:style>
  <w:style w:type="character" w:customStyle="1" w:styleId="Heading8Char">
    <w:name w:val="Heading 8 Char"/>
    <w:basedOn w:val="DefaultParagraphFont"/>
    <w:link w:val="Heading8"/>
    <w:rsid w:val="00A0337B"/>
    <w:rPr>
      <w:rFonts w:ascii="Arial" w:eastAsia="Times New Roman" w:hAnsi="Arial" w:cs="Times New Roman"/>
      <w:i/>
      <w:sz w:val="20"/>
      <w:szCs w:val="20"/>
    </w:rPr>
  </w:style>
  <w:style w:type="character" w:customStyle="1" w:styleId="Heading9Char">
    <w:name w:val="Heading 9 Char"/>
    <w:basedOn w:val="DefaultParagraphFont"/>
    <w:link w:val="Heading9"/>
    <w:rsid w:val="00A0337B"/>
    <w:rPr>
      <w:rFonts w:ascii="Arial" w:eastAsia="Times New Roman" w:hAnsi="Arial" w:cs="Times New Roman"/>
      <w:b/>
      <w:i/>
      <w:sz w:val="18"/>
      <w:szCs w:val="20"/>
    </w:rPr>
  </w:style>
  <w:style w:type="paragraph" w:styleId="ListParagraph">
    <w:name w:val="List Paragraph"/>
    <w:basedOn w:val="Normal"/>
    <w:uiPriority w:val="34"/>
    <w:qFormat/>
    <w:rsid w:val="00A0337B"/>
    <w:pPr>
      <w:ind w:left="720"/>
      <w:contextualSpacing/>
    </w:pPr>
  </w:style>
  <w:style w:type="character" w:styleId="Hyperlink">
    <w:name w:val="Hyperlink"/>
    <w:basedOn w:val="DefaultParagraphFont"/>
    <w:uiPriority w:val="99"/>
    <w:unhideWhenUsed/>
    <w:rsid w:val="00D510C3"/>
    <w:rPr>
      <w:color w:val="0000FF" w:themeColor="hyperlink"/>
      <w:u w:val="single"/>
    </w:rPr>
  </w:style>
  <w:style w:type="table" w:styleId="TableGrid">
    <w:name w:val="Table Grid"/>
    <w:basedOn w:val="TableNormal"/>
    <w:uiPriority w:val="59"/>
    <w:rsid w:val="008D25A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D25A1"/>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25A1"/>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0958E8"/>
    <w:rPr>
      <w:sz w:val="16"/>
      <w:szCs w:val="16"/>
    </w:rPr>
  </w:style>
  <w:style w:type="paragraph" w:styleId="CommentText">
    <w:name w:val="annotation text"/>
    <w:basedOn w:val="Normal"/>
    <w:link w:val="CommentTextChar"/>
    <w:uiPriority w:val="99"/>
    <w:semiHidden/>
    <w:unhideWhenUsed/>
    <w:rsid w:val="000958E8"/>
  </w:style>
  <w:style w:type="character" w:customStyle="1" w:styleId="CommentTextChar">
    <w:name w:val="Comment Text Char"/>
    <w:basedOn w:val="DefaultParagraphFont"/>
    <w:link w:val="CommentText"/>
    <w:uiPriority w:val="99"/>
    <w:semiHidden/>
    <w:rsid w:val="000958E8"/>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0958E8"/>
    <w:rPr>
      <w:b/>
      <w:bCs/>
    </w:rPr>
  </w:style>
  <w:style w:type="character" w:customStyle="1" w:styleId="CommentSubjectChar">
    <w:name w:val="Comment Subject Char"/>
    <w:basedOn w:val="CommentTextChar"/>
    <w:link w:val="CommentSubject"/>
    <w:uiPriority w:val="99"/>
    <w:semiHidden/>
    <w:rsid w:val="000958E8"/>
    <w:rPr>
      <w:rFonts w:ascii="Arial" w:eastAsia="Times New Roman" w:hAnsi="Arial" w:cs="Times New Roman"/>
      <w:b/>
      <w:bCs/>
      <w:sz w:val="20"/>
      <w:szCs w:val="20"/>
    </w:rPr>
  </w:style>
  <w:style w:type="paragraph" w:styleId="Header">
    <w:name w:val="header"/>
    <w:basedOn w:val="Normal"/>
    <w:link w:val="HeaderChar"/>
    <w:unhideWhenUsed/>
    <w:rsid w:val="009C249E"/>
    <w:pPr>
      <w:tabs>
        <w:tab w:val="center" w:pos="4680"/>
        <w:tab w:val="right" w:pos="9360"/>
      </w:tabs>
      <w:spacing w:before="0"/>
    </w:pPr>
  </w:style>
  <w:style w:type="character" w:customStyle="1" w:styleId="HeaderChar">
    <w:name w:val="Header Char"/>
    <w:basedOn w:val="DefaultParagraphFont"/>
    <w:link w:val="Header"/>
    <w:rsid w:val="009C249E"/>
    <w:rPr>
      <w:rFonts w:ascii="Arial" w:eastAsia="Times New Roman" w:hAnsi="Arial" w:cs="Times New Roman"/>
      <w:sz w:val="20"/>
      <w:szCs w:val="20"/>
    </w:rPr>
  </w:style>
  <w:style w:type="paragraph" w:styleId="Footer">
    <w:name w:val="footer"/>
    <w:basedOn w:val="Normal"/>
    <w:link w:val="FooterChar"/>
    <w:uiPriority w:val="99"/>
    <w:unhideWhenUsed/>
    <w:rsid w:val="009C249E"/>
    <w:pPr>
      <w:tabs>
        <w:tab w:val="center" w:pos="4680"/>
        <w:tab w:val="right" w:pos="9360"/>
      </w:tabs>
      <w:spacing w:before="0"/>
    </w:pPr>
  </w:style>
  <w:style w:type="character" w:customStyle="1" w:styleId="FooterChar">
    <w:name w:val="Footer Char"/>
    <w:basedOn w:val="DefaultParagraphFont"/>
    <w:link w:val="Footer"/>
    <w:uiPriority w:val="99"/>
    <w:rsid w:val="009C249E"/>
    <w:rPr>
      <w:rFonts w:ascii="Arial" w:eastAsia="Times New Roman" w:hAnsi="Arial" w:cs="Times New Roman"/>
      <w:sz w:val="20"/>
      <w:szCs w:val="20"/>
    </w:rPr>
  </w:style>
  <w:style w:type="paragraph" w:customStyle="1" w:styleId="BulletCALetter">
    <w:name w:val="Bullet C (A. Letter)"/>
    <w:basedOn w:val="Normal"/>
    <w:rsid w:val="009C249E"/>
    <w:pPr>
      <w:suppressAutoHyphens/>
      <w:ind w:left="1080" w:hanging="360"/>
    </w:pPr>
    <w:rPr>
      <w:rFonts w:ascii="Times New Roman" w:hAnsi="Times New Roman"/>
    </w:rPr>
  </w:style>
  <w:style w:type="character" w:customStyle="1" w:styleId="Char-Bold">
    <w:name w:val="Char - Bold"/>
    <w:rsid w:val="009C249E"/>
    <w:rPr>
      <w:b/>
    </w:rPr>
  </w:style>
  <w:style w:type="character" w:styleId="FollowedHyperlink">
    <w:name w:val="FollowedHyperlink"/>
    <w:basedOn w:val="DefaultParagraphFont"/>
    <w:uiPriority w:val="99"/>
    <w:semiHidden/>
    <w:unhideWhenUsed/>
    <w:rsid w:val="009835FA"/>
    <w:rPr>
      <w:color w:val="800080" w:themeColor="followedHyperlink"/>
      <w:u w:val="single"/>
    </w:rPr>
  </w:style>
  <w:style w:type="paragraph" w:customStyle="1" w:styleId="Style13">
    <w:name w:val="Style13"/>
    <w:basedOn w:val="Footer"/>
    <w:link w:val="Style13Char"/>
    <w:qFormat/>
    <w:rsid w:val="009771AD"/>
    <w:pPr>
      <w:pBdr>
        <w:top w:val="single" w:sz="4" w:space="1" w:color="auto"/>
      </w:pBdr>
      <w:tabs>
        <w:tab w:val="clear" w:pos="4680"/>
        <w:tab w:val="clear" w:pos="9360"/>
        <w:tab w:val="center" w:pos="4320"/>
        <w:tab w:val="right" w:pos="10800"/>
      </w:tabs>
      <w:spacing w:before="60"/>
    </w:pPr>
    <w:rPr>
      <w:i/>
    </w:rPr>
  </w:style>
  <w:style w:type="character" w:customStyle="1" w:styleId="Style13Char">
    <w:name w:val="Style13 Char"/>
    <w:basedOn w:val="FooterChar"/>
    <w:link w:val="Style13"/>
    <w:rsid w:val="009771AD"/>
    <w:rPr>
      <w:rFonts w:ascii="Arial" w:eastAsia="Times New Roman" w:hAnsi="Arial" w:cs="Times New Roman"/>
      <w:i/>
      <w:sz w:val="20"/>
      <w:szCs w:val="20"/>
    </w:rPr>
  </w:style>
  <w:style w:type="paragraph" w:customStyle="1" w:styleId="Style10">
    <w:name w:val="Style10"/>
    <w:basedOn w:val="Normal"/>
    <w:link w:val="Style10Char"/>
    <w:qFormat/>
    <w:rsid w:val="009771AD"/>
    <w:pPr>
      <w:tabs>
        <w:tab w:val="right" w:pos="10543"/>
      </w:tabs>
      <w:spacing w:before="0"/>
    </w:pPr>
    <w:rPr>
      <w:rFonts w:asciiTheme="minorHAnsi" w:hAnsiTheme="minorHAnsi"/>
      <w:bCs/>
    </w:rPr>
  </w:style>
  <w:style w:type="paragraph" w:customStyle="1" w:styleId="Style11">
    <w:name w:val="Style11"/>
    <w:basedOn w:val="Normal"/>
    <w:link w:val="Style11Char"/>
    <w:qFormat/>
    <w:rsid w:val="009771AD"/>
    <w:pPr>
      <w:tabs>
        <w:tab w:val="right" w:pos="10543"/>
      </w:tabs>
      <w:spacing w:before="0"/>
      <w:jc w:val="right"/>
    </w:pPr>
    <w:rPr>
      <w:rFonts w:asciiTheme="minorHAnsi" w:hAnsiTheme="minorHAnsi"/>
      <w:bCs/>
    </w:rPr>
  </w:style>
  <w:style w:type="character" w:customStyle="1" w:styleId="Style10Char">
    <w:name w:val="Style10 Char"/>
    <w:basedOn w:val="DefaultParagraphFont"/>
    <w:link w:val="Style10"/>
    <w:rsid w:val="009771AD"/>
    <w:rPr>
      <w:rFonts w:eastAsia="Times New Roman" w:cs="Times New Roman"/>
      <w:bCs/>
      <w:sz w:val="20"/>
      <w:szCs w:val="20"/>
    </w:rPr>
  </w:style>
  <w:style w:type="paragraph" w:customStyle="1" w:styleId="Style12">
    <w:name w:val="Style12"/>
    <w:basedOn w:val="Normal"/>
    <w:link w:val="Style12Char"/>
    <w:qFormat/>
    <w:rsid w:val="009771AD"/>
    <w:pPr>
      <w:spacing w:before="0"/>
    </w:pPr>
    <w:rPr>
      <w:rFonts w:asciiTheme="minorHAnsi" w:hAnsiTheme="minorHAnsi"/>
      <w:sz w:val="12"/>
      <w:szCs w:val="12"/>
    </w:rPr>
  </w:style>
  <w:style w:type="character" w:customStyle="1" w:styleId="Style11Char">
    <w:name w:val="Style11 Char"/>
    <w:basedOn w:val="DefaultParagraphFont"/>
    <w:link w:val="Style11"/>
    <w:rsid w:val="009771AD"/>
    <w:rPr>
      <w:rFonts w:eastAsia="Times New Roman" w:cs="Times New Roman"/>
      <w:bCs/>
      <w:sz w:val="20"/>
      <w:szCs w:val="20"/>
    </w:rPr>
  </w:style>
  <w:style w:type="character" w:customStyle="1" w:styleId="Style12Char">
    <w:name w:val="Style12 Char"/>
    <w:basedOn w:val="DefaultParagraphFont"/>
    <w:link w:val="Style12"/>
    <w:rsid w:val="009771AD"/>
    <w:rPr>
      <w:rFonts w:eastAsia="Times New Roman" w:cs="Times New Roman"/>
      <w:sz w:val="12"/>
      <w:szCs w:val="12"/>
    </w:rPr>
  </w:style>
  <w:style w:type="paragraph" w:customStyle="1" w:styleId="Style14">
    <w:name w:val="Style14"/>
    <w:basedOn w:val="Normal"/>
    <w:link w:val="Style14Char"/>
    <w:qFormat/>
    <w:rsid w:val="009771AD"/>
    <w:pPr>
      <w:keepNext/>
      <w:spacing w:before="0"/>
      <w:outlineLvl w:val="0"/>
    </w:pPr>
    <w:rPr>
      <w:rFonts w:asciiTheme="minorHAnsi" w:hAnsiTheme="minorHAnsi"/>
      <w:bCs/>
    </w:rPr>
  </w:style>
  <w:style w:type="paragraph" w:customStyle="1" w:styleId="Style15">
    <w:name w:val="Style15"/>
    <w:basedOn w:val="Normal"/>
    <w:link w:val="Style15Char"/>
    <w:qFormat/>
    <w:rsid w:val="009771AD"/>
    <w:pPr>
      <w:keepNext/>
      <w:spacing w:before="0"/>
      <w:jc w:val="right"/>
      <w:outlineLvl w:val="0"/>
    </w:pPr>
    <w:rPr>
      <w:rFonts w:asciiTheme="minorHAnsi" w:hAnsiTheme="minorHAnsi"/>
      <w:bCs/>
    </w:rPr>
  </w:style>
  <w:style w:type="character" w:customStyle="1" w:styleId="Style14Char">
    <w:name w:val="Style14 Char"/>
    <w:basedOn w:val="DefaultParagraphFont"/>
    <w:link w:val="Style14"/>
    <w:rsid w:val="009771AD"/>
    <w:rPr>
      <w:rFonts w:eastAsia="Times New Roman" w:cs="Times New Roman"/>
      <w:bCs/>
      <w:sz w:val="20"/>
      <w:szCs w:val="20"/>
    </w:rPr>
  </w:style>
  <w:style w:type="character" w:customStyle="1" w:styleId="Style15Char">
    <w:name w:val="Style15 Char"/>
    <w:basedOn w:val="DefaultParagraphFont"/>
    <w:link w:val="Style15"/>
    <w:rsid w:val="009771AD"/>
    <w:rPr>
      <w:rFonts w:eastAsia="Times New Roman" w:cs="Times New Roman"/>
      <w:bCs/>
      <w:sz w:val="20"/>
      <w:szCs w:val="20"/>
    </w:rPr>
  </w:style>
  <w:style w:type="paragraph" w:customStyle="1" w:styleId="Default">
    <w:name w:val="Default"/>
    <w:rsid w:val="00A116A2"/>
    <w:pPr>
      <w:autoSpaceDE w:val="0"/>
      <w:autoSpaceDN w:val="0"/>
      <w:adjustRightInd w:val="0"/>
      <w:spacing w:after="0" w:line="240" w:lineRule="auto"/>
    </w:pPr>
    <w:rPr>
      <w:rFonts w:ascii="Palatino Linotype" w:hAnsi="Palatino Linotype" w:cs="Palatino Linotype"/>
      <w:color w:val="000000"/>
      <w:sz w:val="24"/>
      <w:szCs w:val="24"/>
    </w:rPr>
  </w:style>
  <w:style w:type="paragraph" w:customStyle="1" w:styleId="p2">
    <w:name w:val="p2"/>
    <w:basedOn w:val="Normal"/>
    <w:rsid w:val="0079069D"/>
    <w:pPr>
      <w:widowControl w:val="0"/>
      <w:tabs>
        <w:tab w:val="left" w:pos="357"/>
      </w:tabs>
      <w:spacing w:before="0" w:line="255" w:lineRule="atLeast"/>
      <w:ind w:left="1083" w:hanging="357"/>
    </w:pPr>
    <w:rPr>
      <w:rFonts w:ascii="Times New Roman" w:hAnsi="Times New Roman"/>
      <w:snapToGrid w:val="0"/>
      <w:sz w:val="24"/>
    </w:rPr>
  </w:style>
  <w:style w:type="paragraph" w:styleId="Revision">
    <w:name w:val="Revision"/>
    <w:hidden/>
    <w:uiPriority w:val="99"/>
    <w:semiHidden/>
    <w:rsid w:val="00FC71DC"/>
    <w:pPr>
      <w:spacing w:after="0" w:line="240" w:lineRule="auto"/>
    </w:pPr>
    <w:rPr>
      <w:rFonts w:ascii="Arial" w:eastAsia="Times New Roman" w:hAnsi="Arial"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337B"/>
    <w:pPr>
      <w:spacing w:before="120"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A0337B"/>
    <w:pPr>
      <w:keepNext/>
      <w:numPr>
        <w:numId w:val="1"/>
      </w:numPr>
      <w:spacing w:before="480"/>
      <w:outlineLvl w:val="0"/>
    </w:pPr>
    <w:rPr>
      <w:b/>
      <w:sz w:val="36"/>
    </w:rPr>
  </w:style>
  <w:style w:type="paragraph" w:styleId="Heading2">
    <w:name w:val="heading 2"/>
    <w:aliases w:val="h2,h21,h22"/>
    <w:basedOn w:val="Normal"/>
    <w:next w:val="Normal"/>
    <w:link w:val="Heading2Char"/>
    <w:qFormat/>
    <w:rsid w:val="00A0337B"/>
    <w:pPr>
      <w:keepNext/>
      <w:numPr>
        <w:ilvl w:val="1"/>
        <w:numId w:val="1"/>
      </w:numPr>
      <w:pBdr>
        <w:top w:val="single" w:sz="4" w:space="1" w:color="auto"/>
      </w:pBdr>
      <w:spacing w:before="360"/>
      <w:outlineLvl w:val="1"/>
    </w:pPr>
    <w:rPr>
      <w:b/>
      <w:i/>
      <w:sz w:val="22"/>
    </w:rPr>
  </w:style>
  <w:style w:type="paragraph" w:styleId="Heading3">
    <w:name w:val="heading 3"/>
    <w:aliases w:val="h3,h31,h32"/>
    <w:basedOn w:val="Normal"/>
    <w:next w:val="Normal"/>
    <w:link w:val="Heading3Char"/>
    <w:qFormat/>
    <w:rsid w:val="00A0337B"/>
    <w:pPr>
      <w:keepNext/>
      <w:numPr>
        <w:ilvl w:val="2"/>
        <w:numId w:val="1"/>
      </w:numPr>
      <w:spacing w:before="240"/>
      <w:outlineLvl w:val="2"/>
    </w:pPr>
    <w:rPr>
      <w:rFonts w:ascii="Arial Black" w:hAnsi="Arial Black"/>
    </w:rPr>
  </w:style>
  <w:style w:type="paragraph" w:styleId="Heading4">
    <w:name w:val="heading 4"/>
    <w:basedOn w:val="Normal"/>
    <w:next w:val="Normal"/>
    <w:link w:val="Heading4Char"/>
    <w:qFormat/>
    <w:rsid w:val="00A0337B"/>
    <w:pPr>
      <w:keepNext/>
      <w:numPr>
        <w:ilvl w:val="3"/>
        <w:numId w:val="1"/>
      </w:numPr>
      <w:spacing w:before="360"/>
      <w:outlineLvl w:val="3"/>
    </w:pPr>
    <w:rPr>
      <w:b/>
      <w:i/>
    </w:rPr>
  </w:style>
  <w:style w:type="paragraph" w:styleId="Heading5">
    <w:name w:val="heading 5"/>
    <w:basedOn w:val="Normal"/>
    <w:next w:val="Normal"/>
    <w:link w:val="Heading5Char"/>
    <w:qFormat/>
    <w:rsid w:val="00A0337B"/>
    <w:pPr>
      <w:keepNext/>
      <w:numPr>
        <w:ilvl w:val="4"/>
        <w:numId w:val="1"/>
      </w:numPr>
      <w:tabs>
        <w:tab w:val="left" w:pos="1440"/>
      </w:tabs>
      <w:spacing w:before="240"/>
      <w:outlineLvl w:val="4"/>
    </w:pPr>
    <w:rPr>
      <w:b/>
    </w:rPr>
  </w:style>
  <w:style w:type="paragraph" w:styleId="Heading6">
    <w:name w:val="heading 6"/>
    <w:basedOn w:val="Normal"/>
    <w:next w:val="Normal"/>
    <w:link w:val="Heading6Char"/>
    <w:qFormat/>
    <w:rsid w:val="00A0337B"/>
    <w:pPr>
      <w:keepNext/>
      <w:numPr>
        <w:ilvl w:val="5"/>
        <w:numId w:val="1"/>
      </w:numPr>
      <w:tabs>
        <w:tab w:val="left" w:pos="1440"/>
      </w:tabs>
      <w:spacing w:before="240"/>
      <w:outlineLvl w:val="5"/>
    </w:pPr>
    <w:rPr>
      <w:i/>
    </w:rPr>
  </w:style>
  <w:style w:type="paragraph" w:styleId="Heading7">
    <w:name w:val="heading 7"/>
    <w:basedOn w:val="Normal"/>
    <w:next w:val="Normal"/>
    <w:link w:val="Heading7Char"/>
    <w:qFormat/>
    <w:rsid w:val="00A0337B"/>
    <w:pPr>
      <w:numPr>
        <w:ilvl w:val="6"/>
        <w:numId w:val="1"/>
      </w:numPr>
      <w:spacing w:before="240"/>
      <w:outlineLvl w:val="6"/>
    </w:pPr>
    <w:rPr>
      <w:i/>
    </w:rPr>
  </w:style>
  <w:style w:type="paragraph" w:styleId="Heading8">
    <w:name w:val="heading 8"/>
    <w:basedOn w:val="Normal"/>
    <w:next w:val="Normal"/>
    <w:link w:val="Heading8Char"/>
    <w:qFormat/>
    <w:rsid w:val="00A0337B"/>
    <w:pPr>
      <w:numPr>
        <w:ilvl w:val="7"/>
        <w:numId w:val="1"/>
      </w:numPr>
      <w:spacing w:before="240"/>
      <w:jc w:val="center"/>
      <w:outlineLvl w:val="7"/>
    </w:pPr>
    <w:rPr>
      <w:i/>
    </w:rPr>
  </w:style>
  <w:style w:type="paragraph" w:styleId="Heading9">
    <w:name w:val="heading 9"/>
    <w:basedOn w:val="Normal"/>
    <w:next w:val="Normal"/>
    <w:link w:val="Heading9Char"/>
    <w:qFormat/>
    <w:rsid w:val="00A0337B"/>
    <w:pPr>
      <w:numPr>
        <w:ilvl w:val="8"/>
        <w:numId w:val="1"/>
      </w:numPr>
      <w:spacing w:before="24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0337B"/>
    <w:rPr>
      <w:rFonts w:ascii="Arial" w:eastAsia="Times New Roman" w:hAnsi="Arial" w:cs="Times New Roman"/>
      <w:b/>
      <w:sz w:val="36"/>
      <w:szCs w:val="20"/>
    </w:rPr>
  </w:style>
  <w:style w:type="character" w:customStyle="1" w:styleId="Heading2Char">
    <w:name w:val="Heading 2 Char"/>
    <w:aliases w:val="h2 Char,h21 Char,h22 Char"/>
    <w:basedOn w:val="DefaultParagraphFont"/>
    <w:link w:val="Heading2"/>
    <w:rsid w:val="00A0337B"/>
    <w:rPr>
      <w:rFonts w:ascii="Arial" w:eastAsia="Times New Roman" w:hAnsi="Arial" w:cs="Times New Roman"/>
      <w:b/>
      <w:i/>
      <w:szCs w:val="20"/>
    </w:rPr>
  </w:style>
  <w:style w:type="character" w:customStyle="1" w:styleId="Heading3Char">
    <w:name w:val="Heading 3 Char"/>
    <w:aliases w:val="h3 Char,h31 Char,h32 Char"/>
    <w:basedOn w:val="DefaultParagraphFont"/>
    <w:link w:val="Heading3"/>
    <w:rsid w:val="00A0337B"/>
    <w:rPr>
      <w:rFonts w:ascii="Arial Black" w:eastAsia="Times New Roman" w:hAnsi="Arial Black" w:cs="Times New Roman"/>
      <w:sz w:val="20"/>
      <w:szCs w:val="20"/>
    </w:rPr>
  </w:style>
  <w:style w:type="character" w:customStyle="1" w:styleId="Heading4Char">
    <w:name w:val="Heading 4 Char"/>
    <w:basedOn w:val="DefaultParagraphFont"/>
    <w:link w:val="Heading4"/>
    <w:rsid w:val="00A0337B"/>
    <w:rPr>
      <w:rFonts w:ascii="Arial" w:eastAsia="Times New Roman" w:hAnsi="Arial" w:cs="Times New Roman"/>
      <w:b/>
      <w:i/>
      <w:sz w:val="20"/>
      <w:szCs w:val="20"/>
    </w:rPr>
  </w:style>
  <w:style w:type="character" w:customStyle="1" w:styleId="Heading5Char">
    <w:name w:val="Heading 5 Char"/>
    <w:basedOn w:val="DefaultParagraphFont"/>
    <w:link w:val="Heading5"/>
    <w:rsid w:val="00A0337B"/>
    <w:rPr>
      <w:rFonts w:ascii="Arial" w:eastAsia="Times New Roman" w:hAnsi="Arial" w:cs="Times New Roman"/>
      <w:b/>
      <w:sz w:val="20"/>
      <w:szCs w:val="20"/>
    </w:rPr>
  </w:style>
  <w:style w:type="character" w:customStyle="1" w:styleId="Heading6Char">
    <w:name w:val="Heading 6 Char"/>
    <w:basedOn w:val="DefaultParagraphFont"/>
    <w:link w:val="Heading6"/>
    <w:rsid w:val="00A0337B"/>
    <w:rPr>
      <w:rFonts w:ascii="Arial" w:eastAsia="Times New Roman" w:hAnsi="Arial" w:cs="Times New Roman"/>
      <w:i/>
      <w:sz w:val="20"/>
      <w:szCs w:val="20"/>
    </w:rPr>
  </w:style>
  <w:style w:type="character" w:customStyle="1" w:styleId="Heading7Char">
    <w:name w:val="Heading 7 Char"/>
    <w:basedOn w:val="DefaultParagraphFont"/>
    <w:link w:val="Heading7"/>
    <w:rsid w:val="00A0337B"/>
    <w:rPr>
      <w:rFonts w:ascii="Arial" w:eastAsia="Times New Roman" w:hAnsi="Arial" w:cs="Times New Roman"/>
      <w:i/>
      <w:sz w:val="20"/>
      <w:szCs w:val="20"/>
    </w:rPr>
  </w:style>
  <w:style w:type="character" w:customStyle="1" w:styleId="Heading8Char">
    <w:name w:val="Heading 8 Char"/>
    <w:basedOn w:val="DefaultParagraphFont"/>
    <w:link w:val="Heading8"/>
    <w:rsid w:val="00A0337B"/>
    <w:rPr>
      <w:rFonts w:ascii="Arial" w:eastAsia="Times New Roman" w:hAnsi="Arial" w:cs="Times New Roman"/>
      <w:i/>
      <w:sz w:val="20"/>
      <w:szCs w:val="20"/>
    </w:rPr>
  </w:style>
  <w:style w:type="character" w:customStyle="1" w:styleId="Heading9Char">
    <w:name w:val="Heading 9 Char"/>
    <w:basedOn w:val="DefaultParagraphFont"/>
    <w:link w:val="Heading9"/>
    <w:rsid w:val="00A0337B"/>
    <w:rPr>
      <w:rFonts w:ascii="Arial" w:eastAsia="Times New Roman" w:hAnsi="Arial" w:cs="Times New Roman"/>
      <w:b/>
      <w:i/>
      <w:sz w:val="18"/>
      <w:szCs w:val="20"/>
    </w:rPr>
  </w:style>
  <w:style w:type="paragraph" w:styleId="ListParagraph">
    <w:name w:val="List Paragraph"/>
    <w:basedOn w:val="Normal"/>
    <w:uiPriority w:val="34"/>
    <w:qFormat/>
    <w:rsid w:val="00A0337B"/>
    <w:pPr>
      <w:ind w:left="720"/>
      <w:contextualSpacing/>
    </w:pPr>
  </w:style>
  <w:style w:type="character" w:styleId="Hyperlink">
    <w:name w:val="Hyperlink"/>
    <w:basedOn w:val="DefaultParagraphFont"/>
    <w:uiPriority w:val="99"/>
    <w:unhideWhenUsed/>
    <w:rsid w:val="00D510C3"/>
    <w:rPr>
      <w:color w:val="0000FF" w:themeColor="hyperlink"/>
      <w:u w:val="single"/>
    </w:rPr>
  </w:style>
  <w:style w:type="table" w:styleId="TableGrid">
    <w:name w:val="Table Grid"/>
    <w:basedOn w:val="TableNormal"/>
    <w:uiPriority w:val="59"/>
    <w:rsid w:val="008D25A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D25A1"/>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25A1"/>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0958E8"/>
    <w:rPr>
      <w:sz w:val="16"/>
      <w:szCs w:val="16"/>
    </w:rPr>
  </w:style>
  <w:style w:type="paragraph" w:styleId="CommentText">
    <w:name w:val="annotation text"/>
    <w:basedOn w:val="Normal"/>
    <w:link w:val="CommentTextChar"/>
    <w:uiPriority w:val="99"/>
    <w:semiHidden/>
    <w:unhideWhenUsed/>
    <w:rsid w:val="000958E8"/>
  </w:style>
  <w:style w:type="character" w:customStyle="1" w:styleId="CommentTextChar">
    <w:name w:val="Comment Text Char"/>
    <w:basedOn w:val="DefaultParagraphFont"/>
    <w:link w:val="CommentText"/>
    <w:uiPriority w:val="99"/>
    <w:semiHidden/>
    <w:rsid w:val="000958E8"/>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0958E8"/>
    <w:rPr>
      <w:b/>
      <w:bCs/>
    </w:rPr>
  </w:style>
  <w:style w:type="character" w:customStyle="1" w:styleId="CommentSubjectChar">
    <w:name w:val="Comment Subject Char"/>
    <w:basedOn w:val="CommentTextChar"/>
    <w:link w:val="CommentSubject"/>
    <w:uiPriority w:val="99"/>
    <w:semiHidden/>
    <w:rsid w:val="000958E8"/>
    <w:rPr>
      <w:rFonts w:ascii="Arial" w:eastAsia="Times New Roman" w:hAnsi="Arial" w:cs="Times New Roman"/>
      <w:b/>
      <w:bCs/>
      <w:sz w:val="20"/>
      <w:szCs w:val="20"/>
    </w:rPr>
  </w:style>
  <w:style w:type="paragraph" w:styleId="Header">
    <w:name w:val="header"/>
    <w:basedOn w:val="Normal"/>
    <w:link w:val="HeaderChar"/>
    <w:unhideWhenUsed/>
    <w:rsid w:val="009C249E"/>
    <w:pPr>
      <w:tabs>
        <w:tab w:val="center" w:pos="4680"/>
        <w:tab w:val="right" w:pos="9360"/>
      </w:tabs>
      <w:spacing w:before="0"/>
    </w:pPr>
  </w:style>
  <w:style w:type="character" w:customStyle="1" w:styleId="HeaderChar">
    <w:name w:val="Header Char"/>
    <w:basedOn w:val="DefaultParagraphFont"/>
    <w:link w:val="Header"/>
    <w:rsid w:val="009C249E"/>
    <w:rPr>
      <w:rFonts w:ascii="Arial" w:eastAsia="Times New Roman" w:hAnsi="Arial" w:cs="Times New Roman"/>
      <w:sz w:val="20"/>
      <w:szCs w:val="20"/>
    </w:rPr>
  </w:style>
  <w:style w:type="paragraph" w:styleId="Footer">
    <w:name w:val="footer"/>
    <w:basedOn w:val="Normal"/>
    <w:link w:val="FooterChar"/>
    <w:uiPriority w:val="99"/>
    <w:unhideWhenUsed/>
    <w:rsid w:val="009C249E"/>
    <w:pPr>
      <w:tabs>
        <w:tab w:val="center" w:pos="4680"/>
        <w:tab w:val="right" w:pos="9360"/>
      </w:tabs>
      <w:spacing w:before="0"/>
    </w:pPr>
  </w:style>
  <w:style w:type="character" w:customStyle="1" w:styleId="FooterChar">
    <w:name w:val="Footer Char"/>
    <w:basedOn w:val="DefaultParagraphFont"/>
    <w:link w:val="Footer"/>
    <w:uiPriority w:val="99"/>
    <w:rsid w:val="009C249E"/>
    <w:rPr>
      <w:rFonts w:ascii="Arial" w:eastAsia="Times New Roman" w:hAnsi="Arial" w:cs="Times New Roman"/>
      <w:sz w:val="20"/>
      <w:szCs w:val="20"/>
    </w:rPr>
  </w:style>
  <w:style w:type="paragraph" w:customStyle="1" w:styleId="BulletCALetter">
    <w:name w:val="Bullet C (A. Letter)"/>
    <w:basedOn w:val="Normal"/>
    <w:rsid w:val="009C249E"/>
    <w:pPr>
      <w:suppressAutoHyphens/>
      <w:ind w:left="1080" w:hanging="360"/>
    </w:pPr>
    <w:rPr>
      <w:rFonts w:ascii="Times New Roman" w:hAnsi="Times New Roman"/>
    </w:rPr>
  </w:style>
  <w:style w:type="character" w:customStyle="1" w:styleId="Char-Bold">
    <w:name w:val="Char - Bold"/>
    <w:rsid w:val="009C249E"/>
    <w:rPr>
      <w:b/>
    </w:rPr>
  </w:style>
  <w:style w:type="character" w:styleId="FollowedHyperlink">
    <w:name w:val="FollowedHyperlink"/>
    <w:basedOn w:val="DefaultParagraphFont"/>
    <w:uiPriority w:val="99"/>
    <w:semiHidden/>
    <w:unhideWhenUsed/>
    <w:rsid w:val="009835FA"/>
    <w:rPr>
      <w:color w:val="800080" w:themeColor="followedHyperlink"/>
      <w:u w:val="single"/>
    </w:rPr>
  </w:style>
  <w:style w:type="paragraph" w:customStyle="1" w:styleId="Style13">
    <w:name w:val="Style13"/>
    <w:basedOn w:val="Footer"/>
    <w:link w:val="Style13Char"/>
    <w:qFormat/>
    <w:rsid w:val="009771AD"/>
    <w:pPr>
      <w:pBdr>
        <w:top w:val="single" w:sz="4" w:space="1" w:color="auto"/>
      </w:pBdr>
      <w:tabs>
        <w:tab w:val="clear" w:pos="4680"/>
        <w:tab w:val="clear" w:pos="9360"/>
        <w:tab w:val="center" w:pos="4320"/>
        <w:tab w:val="right" w:pos="10800"/>
      </w:tabs>
      <w:spacing w:before="60"/>
    </w:pPr>
    <w:rPr>
      <w:i/>
    </w:rPr>
  </w:style>
  <w:style w:type="character" w:customStyle="1" w:styleId="Style13Char">
    <w:name w:val="Style13 Char"/>
    <w:basedOn w:val="FooterChar"/>
    <w:link w:val="Style13"/>
    <w:rsid w:val="009771AD"/>
    <w:rPr>
      <w:rFonts w:ascii="Arial" w:eastAsia="Times New Roman" w:hAnsi="Arial" w:cs="Times New Roman"/>
      <w:i/>
      <w:sz w:val="20"/>
      <w:szCs w:val="20"/>
    </w:rPr>
  </w:style>
  <w:style w:type="paragraph" w:customStyle="1" w:styleId="Style10">
    <w:name w:val="Style10"/>
    <w:basedOn w:val="Normal"/>
    <w:link w:val="Style10Char"/>
    <w:qFormat/>
    <w:rsid w:val="009771AD"/>
    <w:pPr>
      <w:tabs>
        <w:tab w:val="right" w:pos="10543"/>
      </w:tabs>
      <w:spacing w:before="0"/>
    </w:pPr>
    <w:rPr>
      <w:rFonts w:asciiTheme="minorHAnsi" w:hAnsiTheme="minorHAnsi"/>
      <w:bCs/>
    </w:rPr>
  </w:style>
  <w:style w:type="paragraph" w:customStyle="1" w:styleId="Style11">
    <w:name w:val="Style11"/>
    <w:basedOn w:val="Normal"/>
    <w:link w:val="Style11Char"/>
    <w:qFormat/>
    <w:rsid w:val="009771AD"/>
    <w:pPr>
      <w:tabs>
        <w:tab w:val="right" w:pos="10543"/>
      </w:tabs>
      <w:spacing w:before="0"/>
      <w:jc w:val="right"/>
    </w:pPr>
    <w:rPr>
      <w:rFonts w:asciiTheme="minorHAnsi" w:hAnsiTheme="minorHAnsi"/>
      <w:bCs/>
    </w:rPr>
  </w:style>
  <w:style w:type="character" w:customStyle="1" w:styleId="Style10Char">
    <w:name w:val="Style10 Char"/>
    <w:basedOn w:val="DefaultParagraphFont"/>
    <w:link w:val="Style10"/>
    <w:rsid w:val="009771AD"/>
    <w:rPr>
      <w:rFonts w:eastAsia="Times New Roman" w:cs="Times New Roman"/>
      <w:bCs/>
      <w:sz w:val="20"/>
      <w:szCs w:val="20"/>
    </w:rPr>
  </w:style>
  <w:style w:type="paragraph" w:customStyle="1" w:styleId="Style12">
    <w:name w:val="Style12"/>
    <w:basedOn w:val="Normal"/>
    <w:link w:val="Style12Char"/>
    <w:qFormat/>
    <w:rsid w:val="009771AD"/>
    <w:pPr>
      <w:spacing w:before="0"/>
    </w:pPr>
    <w:rPr>
      <w:rFonts w:asciiTheme="minorHAnsi" w:hAnsiTheme="minorHAnsi"/>
      <w:sz w:val="12"/>
      <w:szCs w:val="12"/>
    </w:rPr>
  </w:style>
  <w:style w:type="character" w:customStyle="1" w:styleId="Style11Char">
    <w:name w:val="Style11 Char"/>
    <w:basedOn w:val="DefaultParagraphFont"/>
    <w:link w:val="Style11"/>
    <w:rsid w:val="009771AD"/>
    <w:rPr>
      <w:rFonts w:eastAsia="Times New Roman" w:cs="Times New Roman"/>
      <w:bCs/>
      <w:sz w:val="20"/>
      <w:szCs w:val="20"/>
    </w:rPr>
  </w:style>
  <w:style w:type="character" w:customStyle="1" w:styleId="Style12Char">
    <w:name w:val="Style12 Char"/>
    <w:basedOn w:val="DefaultParagraphFont"/>
    <w:link w:val="Style12"/>
    <w:rsid w:val="009771AD"/>
    <w:rPr>
      <w:rFonts w:eastAsia="Times New Roman" w:cs="Times New Roman"/>
      <w:sz w:val="12"/>
      <w:szCs w:val="12"/>
    </w:rPr>
  </w:style>
  <w:style w:type="paragraph" w:customStyle="1" w:styleId="Style14">
    <w:name w:val="Style14"/>
    <w:basedOn w:val="Normal"/>
    <w:link w:val="Style14Char"/>
    <w:qFormat/>
    <w:rsid w:val="009771AD"/>
    <w:pPr>
      <w:keepNext/>
      <w:spacing w:before="0"/>
      <w:outlineLvl w:val="0"/>
    </w:pPr>
    <w:rPr>
      <w:rFonts w:asciiTheme="minorHAnsi" w:hAnsiTheme="minorHAnsi"/>
      <w:bCs/>
    </w:rPr>
  </w:style>
  <w:style w:type="paragraph" w:customStyle="1" w:styleId="Style15">
    <w:name w:val="Style15"/>
    <w:basedOn w:val="Normal"/>
    <w:link w:val="Style15Char"/>
    <w:qFormat/>
    <w:rsid w:val="009771AD"/>
    <w:pPr>
      <w:keepNext/>
      <w:spacing w:before="0"/>
      <w:jc w:val="right"/>
      <w:outlineLvl w:val="0"/>
    </w:pPr>
    <w:rPr>
      <w:rFonts w:asciiTheme="minorHAnsi" w:hAnsiTheme="minorHAnsi"/>
      <w:bCs/>
    </w:rPr>
  </w:style>
  <w:style w:type="character" w:customStyle="1" w:styleId="Style14Char">
    <w:name w:val="Style14 Char"/>
    <w:basedOn w:val="DefaultParagraphFont"/>
    <w:link w:val="Style14"/>
    <w:rsid w:val="009771AD"/>
    <w:rPr>
      <w:rFonts w:eastAsia="Times New Roman" w:cs="Times New Roman"/>
      <w:bCs/>
      <w:sz w:val="20"/>
      <w:szCs w:val="20"/>
    </w:rPr>
  </w:style>
  <w:style w:type="character" w:customStyle="1" w:styleId="Style15Char">
    <w:name w:val="Style15 Char"/>
    <w:basedOn w:val="DefaultParagraphFont"/>
    <w:link w:val="Style15"/>
    <w:rsid w:val="009771AD"/>
    <w:rPr>
      <w:rFonts w:eastAsia="Times New Roman" w:cs="Times New Roman"/>
      <w:bCs/>
      <w:sz w:val="20"/>
      <w:szCs w:val="20"/>
    </w:rPr>
  </w:style>
  <w:style w:type="paragraph" w:customStyle="1" w:styleId="Default">
    <w:name w:val="Default"/>
    <w:rsid w:val="00A116A2"/>
    <w:pPr>
      <w:autoSpaceDE w:val="0"/>
      <w:autoSpaceDN w:val="0"/>
      <w:adjustRightInd w:val="0"/>
      <w:spacing w:after="0" w:line="240" w:lineRule="auto"/>
    </w:pPr>
    <w:rPr>
      <w:rFonts w:ascii="Palatino Linotype" w:hAnsi="Palatino Linotype" w:cs="Palatino Linotype"/>
      <w:color w:val="000000"/>
      <w:sz w:val="24"/>
      <w:szCs w:val="24"/>
    </w:rPr>
  </w:style>
  <w:style w:type="paragraph" w:customStyle="1" w:styleId="p2">
    <w:name w:val="p2"/>
    <w:basedOn w:val="Normal"/>
    <w:rsid w:val="0079069D"/>
    <w:pPr>
      <w:widowControl w:val="0"/>
      <w:tabs>
        <w:tab w:val="left" w:pos="357"/>
      </w:tabs>
      <w:spacing w:before="0" w:line="255" w:lineRule="atLeast"/>
      <w:ind w:left="1083" w:hanging="357"/>
    </w:pPr>
    <w:rPr>
      <w:rFonts w:ascii="Times New Roman" w:hAnsi="Times New Roman"/>
      <w:snapToGrid w:val="0"/>
      <w:sz w:val="24"/>
    </w:rPr>
  </w:style>
  <w:style w:type="paragraph" w:styleId="Revision">
    <w:name w:val="Revision"/>
    <w:hidden/>
    <w:uiPriority w:val="99"/>
    <w:semiHidden/>
    <w:rsid w:val="00FC71DC"/>
    <w:pPr>
      <w:spacing w:after="0" w:line="240" w:lineRule="auto"/>
    </w:pPr>
    <w:rPr>
      <w:rFonts w:ascii="Arial" w:eastAsia="Times New Roman" w:hAnsi="Arial"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6498311">
      <w:bodyDiv w:val="1"/>
      <w:marLeft w:val="0"/>
      <w:marRight w:val="0"/>
      <w:marTop w:val="0"/>
      <w:marBottom w:val="0"/>
      <w:divBdr>
        <w:top w:val="none" w:sz="0" w:space="0" w:color="auto"/>
        <w:left w:val="none" w:sz="0" w:space="0" w:color="auto"/>
        <w:bottom w:val="none" w:sz="0" w:space="0" w:color="auto"/>
        <w:right w:val="none" w:sz="0" w:space="0" w:color="auto"/>
      </w:divBdr>
    </w:div>
    <w:div w:id="2078480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eader" Target="header2.xml"/><Relationship Id="rId19"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E3409B-D0EE-48C1-84D2-F22A2ADCD6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1801</Words>
  <Characters>10269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12046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2015-06-09T17:27:00Z</dcterms:created>
  <dcterms:modified xsi:type="dcterms:W3CDTF">2016-10-11T17:47:00Z</dcterms:modified>
</cp:coreProperties>
</file>