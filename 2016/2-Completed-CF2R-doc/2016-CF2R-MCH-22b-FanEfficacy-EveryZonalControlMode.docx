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7777777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6A67C2" w:rsidRPr="00D83E48" w14:paraId="65CE9BE4" w14:textId="77777777" w:rsidTr="00E3551F">
        <w:trPr>
          <w:cantSplit/>
          <w:trHeight w:val="144"/>
        </w:trPr>
        <w:tc>
          <w:tcPr>
            <w:tcW w:w="475" w:type="dxa"/>
            <w:vAlign w:val="center"/>
          </w:tcPr>
          <w:p w14:paraId="65CE9BE1"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03</w:t>
            </w:r>
          </w:p>
        </w:tc>
        <w:tc>
          <w:tcPr>
            <w:tcW w:w="4950" w:type="dxa"/>
            <w:vAlign w:val="center"/>
          </w:tcPr>
          <w:p w14:paraId="65CE9BE2" w14:textId="2A79EE93"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6A67C2" w:rsidRPr="005B03AD" w:rsidRDefault="006A67C2" w:rsidP="00E3551F">
            <w:pPr>
              <w:pStyle w:val="ListParagraph"/>
              <w:ind w:left="0"/>
              <w:rPr>
                <w:rFonts w:asciiTheme="minorHAnsi" w:hAnsiTheme="minorHAnsi"/>
                <w:sz w:val="18"/>
                <w:szCs w:val="18"/>
              </w:rPr>
            </w:pPr>
          </w:p>
        </w:tc>
      </w:tr>
      <w:tr w:rsidR="006A67C2" w:rsidRPr="00D83E48" w14:paraId="65CE9BE8" w14:textId="77777777" w:rsidTr="00E3551F">
        <w:trPr>
          <w:cantSplit/>
          <w:trHeight w:val="144"/>
        </w:trPr>
        <w:tc>
          <w:tcPr>
            <w:tcW w:w="475" w:type="dxa"/>
            <w:vAlign w:val="center"/>
          </w:tcPr>
          <w:p w14:paraId="65CE9BE5"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04</w:t>
            </w:r>
          </w:p>
        </w:tc>
        <w:tc>
          <w:tcPr>
            <w:tcW w:w="4950" w:type="dxa"/>
            <w:vAlign w:val="center"/>
          </w:tcPr>
          <w:p w14:paraId="65CE9BE6" w14:textId="22C234A0"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6A67C2" w:rsidRPr="005B03AD" w:rsidRDefault="006A67C2" w:rsidP="00E3551F">
            <w:pPr>
              <w:rPr>
                <w:rFonts w:asciiTheme="minorHAnsi" w:hAnsiTheme="minorHAnsi"/>
                <w:sz w:val="18"/>
                <w:szCs w:val="18"/>
              </w:rPr>
            </w:pPr>
          </w:p>
        </w:tc>
      </w:tr>
      <w:tr w:rsidR="006A67C2" w:rsidRPr="00D83E48" w14:paraId="65CE9BEC" w14:textId="77777777" w:rsidTr="00E3551F">
        <w:trPr>
          <w:cantSplit/>
          <w:trHeight w:val="144"/>
        </w:trPr>
        <w:tc>
          <w:tcPr>
            <w:tcW w:w="475" w:type="dxa"/>
            <w:vAlign w:val="center"/>
          </w:tcPr>
          <w:p w14:paraId="65CE9BE9" w14:textId="77777777"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05</w:t>
            </w:r>
          </w:p>
        </w:tc>
        <w:tc>
          <w:tcPr>
            <w:tcW w:w="4950" w:type="dxa"/>
            <w:vAlign w:val="center"/>
          </w:tcPr>
          <w:p w14:paraId="65CE9BEA" w14:textId="0F69B2F2"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6A67C2" w:rsidRPr="005B03AD" w:rsidRDefault="006A67C2" w:rsidP="00E3551F">
            <w:pPr>
              <w:rPr>
                <w:rFonts w:asciiTheme="minorHAnsi" w:hAnsiTheme="minorHAnsi"/>
                <w:sz w:val="18"/>
                <w:szCs w:val="18"/>
              </w:rPr>
            </w:pPr>
          </w:p>
        </w:tc>
      </w:tr>
      <w:tr w:rsidR="006A67C2" w:rsidRPr="00D83E48" w14:paraId="65CE9BF0" w14:textId="77777777" w:rsidTr="00E3551F">
        <w:trPr>
          <w:cantSplit/>
          <w:trHeight w:val="144"/>
        </w:trPr>
        <w:tc>
          <w:tcPr>
            <w:tcW w:w="475" w:type="dxa"/>
            <w:vAlign w:val="center"/>
          </w:tcPr>
          <w:p w14:paraId="65CE9BED" w14:textId="77777777" w:rsidR="006A67C2" w:rsidRPr="005B03AD" w:rsidRDefault="006A67C2" w:rsidP="00E3551F">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06</w:t>
            </w:r>
          </w:p>
        </w:tc>
        <w:tc>
          <w:tcPr>
            <w:tcW w:w="4950" w:type="dxa"/>
            <w:vAlign w:val="center"/>
          </w:tcPr>
          <w:p w14:paraId="65CE9BEE" w14:textId="6502B911" w:rsidR="006A67C2" w:rsidRPr="005B03AD" w:rsidRDefault="006A67C2" w:rsidP="00E3551F">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6A67C2" w:rsidRPr="005B03AD" w:rsidRDefault="006A67C2" w:rsidP="00E3551F">
            <w:pPr>
              <w:rPr>
                <w:rFonts w:asciiTheme="minorHAnsi" w:hAnsiTheme="minorHAnsi"/>
                <w:sz w:val="18"/>
                <w:szCs w:val="18"/>
              </w:rPr>
            </w:pPr>
          </w:p>
        </w:tc>
      </w:tr>
      <w:tr w:rsidR="006A67C2" w:rsidRPr="00D83E48" w14:paraId="65CE9BF4" w14:textId="77777777" w:rsidTr="00E3551F">
        <w:trPr>
          <w:cantSplit/>
          <w:trHeight w:val="144"/>
        </w:trPr>
        <w:tc>
          <w:tcPr>
            <w:tcW w:w="475" w:type="dxa"/>
            <w:vAlign w:val="center"/>
          </w:tcPr>
          <w:p w14:paraId="65CE9BF1"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07</w:t>
            </w:r>
          </w:p>
        </w:tc>
        <w:tc>
          <w:tcPr>
            <w:tcW w:w="4950" w:type="dxa"/>
            <w:vAlign w:val="center"/>
          </w:tcPr>
          <w:p w14:paraId="65CE9BF2" w14:textId="3482A222"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6A67C2" w:rsidRPr="005B03AD" w:rsidRDefault="006A67C2" w:rsidP="00E3551F">
            <w:pPr>
              <w:rPr>
                <w:rFonts w:asciiTheme="minorHAnsi" w:hAnsiTheme="minorHAnsi"/>
                <w:sz w:val="18"/>
                <w:szCs w:val="18"/>
              </w:rPr>
            </w:pPr>
          </w:p>
        </w:tc>
      </w:tr>
      <w:tr w:rsidR="006A67C2" w:rsidRPr="00D83E48" w14:paraId="65CE9BF8" w14:textId="77777777" w:rsidTr="00E3551F">
        <w:trPr>
          <w:cantSplit/>
          <w:trHeight w:val="144"/>
        </w:trPr>
        <w:tc>
          <w:tcPr>
            <w:tcW w:w="475" w:type="dxa"/>
            <w:vAlign w:val="center"/>
          </w:tcPr>
          <w:p w14:paraId="65CE9BF5"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08</w:t>
            </w:r>
          </w:p>
        </w:tc>
        <w:tc>
          <w:tcPr>
            <w:tcW w:w="4950" w:type="dxa"/>
            <w:vAlign w:val="center"/>
          </w:tcPr>
          <w:p w14:paraId="65CE9BF6" w14:textId="1292CDD8"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6A67C2" w:rsidRPr="005B03AD" w:rsidRDefault="006A67C2" w:rsidP="00E3551F">
            <w:pPr>
              <w:pStyle w:val="ListParagraph"/>
              <w:keepNext/>
              <w:ind w:left="0"/>
              <w:rPr>
                <w:rFonts w:asciiTheme="minorHAnsi" w:hAnsiTheme="minorHAnsi"/>
                <w:sz w:val="18"/>
                <w:szCs w:val="18"/>
              </w:rPr>
            </w:pPr>
          </w:p>
        </w:tc>
      </w:tr>
      <w:tr w:rsidR="006A67C2" w:rsidRPr="00D83E48" w14:paraId="65CE9BFC" w14:textId="77777777" w:rsidTr="00E3551F">
        <w:trPr>
          <w:cantSplit/>
          <w:trHeight w:val="144"/>
        </w:trPr>
        <w:tc>
          <w:tcPr>
            <w:tcW w:w="475" w:type="dxa"/>
            <w:vAlign w:val="center"/>
          </w:tcPr>
          <w:p w14:paraId="65CE9BF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09</w:t>
            </w:r>
          </w:p>
        </w:tc>
        <w:tc>
          <w:tcPr>
            <w:tcW w:w="4950" w:type="dxa"/>
            <w:vAlign w:val="center"/>
          </w:tcPr>
          <w:p w14:paraId="65CE9BFA" w14:textId="24EF82A1" w:rsidR="006A67C2" w:rsidRPr="005B03AD" w:rsidRDefault="006A67C2" w:rsidP="00E3551F">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6A67C2" w:rsidRPr="005B03AD" w:rsidRDefault="006A67C2" w:rsidP="00E3551F">
            <w:pPr>
              <w:keepNext/>
              <w:rPr>
                <w:rFonts w:asciiTheme="minorHAnsi" w:hAnsiTheme="minorHAnsi"/>
                <w:sz w:val="18"/>
                <w:szCs w:val="18"/>
              </w:rPr>
            </w:pPr>
          </w:p>
        </w:tc>
      </w:tr>
      <w:tr w:rsidR="006A67C2" w:rsidRPr="00D83E48" w14:paraId="65CE9C00" w14:textId="77777777" w:rsidTr="00E3551F">
        <w:trPr>
          <w:cantSplit/>
          <w:trHeight w:val="144"/>
        </w:trPr>
        <w:tc>
          <w:tcPr>
            <w:tcW w:w="475" w:type="dxa"/>
            <w:vAlign w:val="center"/>
          </w:tcPr>
          <w:p w14:paraId="65CE9BFD" w14:textId="77777777" w:rsidR="006A67C2" w:rsidRPr="005B03AD" w:rsidDel="006E5AE2" w:rsidRDefault="000E3240" w:rsidP="00E3551F">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E" w14:textId="137325F2" w:rsidR="006A67C2" w:rsidRPr="005B03AD" w:rsidRDefault="006A67C2" w:rsidP="00710CB9">
            <w:pPr>
              <w:keepNext/>
              <w:rPr>
                <w:rFonts w:asciiTheme="minorHAnsi" w:hAnsiTheme="minorHAnsi"/>
                <w:sz w:val="18"/>
                <w:szCs w:val="18"/>
              </w:rPr>
            </w:pPr>
            <w:r w:rsidRPr="005B03AD">
              <w:rPr>
                <w:rFonts w:asciiTheme="minorHAnsi" w:hAnsiTheme="minorHAnsi"/>
                <w:sz w:val="18"/>
                <w:szCs w:val="18"/>
              </w:rPr>
              <w:t xml:space="preserve">Airflow Rate Protocol </w:t>
            </w:r>
            <w:r w:rsidR="00710CB9">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6A67C2" w:rsidRPr="005B03AD" w:rsidRDefault="006A67C2" w:rsidP="00E3551F">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06617648" w:rsidR="004F6841" w:rsidRPr="00E3551F" w:rsidRDefault="00036F28" w:rsidP="00E3551F">
            <w:pPr>
              <w:rPr>
                <w:rFonts w:asciiTheme="minorHAnsi" w:hAnsiTheme="minorHAnsi"/>
                <w:b/>
                <w:sz w:val="18"/>
                <w:szCs w:val="18"/>
              </w:rPr>
            </w:pPr>
            <w:r w:rsidRPr="005B03AD">
              <w:rPr>
                <w:rFonts w:asciiTheme="minorHAnsi" w:hAnsiTheme="minorHAnsi"/>
                <w:b/>
                <w:sz w:val="18"/>
                <w:szCs w:val="18"/>
              </w:rPr>
              <w:t>MCH-22b Forced Air System Fan Efficacy Measurement – Newly Installed Zoned Single-Speed Compressor Systems</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774E4C6D"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Required Fan Efficacy (</w:t>
            </w:r>
            <w:r w:rsidR="00710CB9">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11D6E8BD"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Fan Efficacy (</w:t>
            </w:r>
            <w:r w:rsidR="00710CB9">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RA3.3.Note: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ll Zonal Control Modes(</w:t>
            </w:r>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77777777" w:rsidR="00E3551F" w:rsidRDefault="00E3551F"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77777777" w:rsidR="00036F28" w:rsidRPr="00207D4B" w:rsidRDefault="00036F28" w:rsidP="00036F28">
            <w:pPr>
              <w:keepNext/>
              <w:rPr>
                <w:rFonts w:asciiTheme="minorHAnsi" w:hAnsiTheme="minorHAnsi"/>
                <w:sz w:val="18"/>
                <w:szCs w:val="18"/>
              </w:rPr>
            </w:pPr>
            <w:r w:rsidRPr="0036342F">
              <w:rPr>
                <w:rFonts w:asciiTheme="minorHAnsi" w:hAnsiTheme="minorHAnsi"/>
                <w:b/>
                <w:szCs w:val="18"/>
              </w:rPr>
              <w:lastRenderedPageBreak/>
              <w:t>E.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533779D8" w:rsidR="00036F28" w:rsidRPr="00207D4B" w:rsidRDefault="00036F28" w:rsidP="0005113D">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71CA8203" w:rsidR="00036F28" w:rsidRPr="00207D4B" w:rsidRDefault="00036F28" w:rsidP="004416D7">
            <w:pPr>
              <w:keepNext/>
              <w:rPr>
                <w:rFonts w:asciiTheme="minorHAnsi" w:hAnsiTheme="minorHAnsi"/>
                <w:sz w:val="18"/>
                <w:szCs w:val="18"/>
              </w:rPr>
            </w:pPr>
            <w:r w:rsidRPr="00207D4B">
              <w:rPr>
                <w:rFonts w:asciiTheme="minorHAnsi" w:hAnsiTheme="minorHAnsi"/>
                <w:sz w:val="18"/>
                <w:szCs w:val="18"/>
              </w:rPr>
              <w:t>Portable Watt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4416D7">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863755" w:rsidRPr="0005428C" w14:paraId="65CE9C74" w14:textId="77777777" w:rsidTr="00710CB9">
        <w:trPr>
          <w:trHeight w:val="305"/>
        </w:trPr>
        <w:tc>
          <w:tcPr>
            <w:tcW w:w="10950" w:type="dxa"/>
            <w:gridSpan w:val="4"/>
            <w:vAlign w:val="center"/>
          </w:tcPr>
          <w:p w14:paraId="65CE9C7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sidRPr="0005428C">
              <w:rPr>
                <w:rFonts w:asciiTheme="minorHAnsi" w:hAnsiTheme="minorHAnsi" w:cs="Arial"/>
                <w:b/>
                <w:caps/>
                <w:sz w:val="18"/>
                <w:szCs w:val="18"/>
              </w:rPr>
              <w:t>Documentation Author's Declaration Statement</w:t>
            </w:r>
          </w:p>
        </w:tc>
      </w:tr>
      <w:tr w:rsidR="00863755" w:rsidRPr="0005428C" w14:paraId="65CE9C76" w14:textId="77777777" w:rsidTr="00A0534A">
        <w:trPr>
          <w:trHeight w:val="206"/>
        </w:trPr>
        <w:tc>
          <w:tcPr>
            <w:tcW w:w="10950" w:type="dxa"/>
            <w:gridSpan w:val="4"/>
            <w:vAlign w:val="center"/>
          </w:tcPr>
          <w:p w14:paraId="65CE9C75" w14:textId="77777777" w:rsidR="00863755" w:rsidRPr="0005428C" w:rsidRDefault="00863755" w:rsidP="00710CB9">
            <w:pPr>
              <w:keepNext/>
              <w:numPr>
                <w:ilvl w:val="0"/>
                <w:numId w:val="33"/>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863755" w:rsidRPr="0005428C" w14:paraId="65CE9C79" w14:textId="77777777" w:rsidTr="00A0534A">
        <w:trPr>
          <w:trHeight w:val="360"/>
        </w:trPr>
        <w:tc>
          <w:tcPr>
            <w:tcW w:w="5577" w:type="dxa"/>
            <w:gridSpan w:val="2"/>
          </w:tcPr>
          <w:p w14:paraId="65CE9C77"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65CE9C78"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Signature:</w:t>
            </w:r>
          </w:p>
        </w:tc>
      </w:tr>
      <w:tr w:rsidR="00863755" w:rsidRPr="0005428C" w14:paraId="65CE9C7C" w14:textId="77777777" w:rsidTr="00A0534A">
        <w:trPr>
          <w:trHeight w:val="360"/>
        </w:trPr>
        <w:tc>
          <w:tcPr>
            <w:tcW w:w="5577" w:type="dxa"/>
            <w:gridSpan w:val="2"/>
          </w:tcPr>
          <w:p w14:paraId="65CE9C7A"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65CE9C7B"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Date Signed:</w:t>
            </w:r>
          </w:p>
        </w:tc>
      </w:tr>
      <w:tr w:rsidR="00863755" w:rsidRPr="0005428C" w14:paraId="65CE9C7F" w14:textId="77777777" w:rsidTr="00A0534A">
        <w:trPr>
          <w:trHeight w:val="360"/>
        </w:trPr>
        <w:tc>
          <w:tcPr>
            <w:tcW w:w="5577" w:type="dxa"/>
            <w:gridSpan w:val="2"/>
          </w:tcPr>
          <w:p w14:paraId="65CE9C7D"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65CE9C7E" w14:textId="795F50ED" w:rsidR="00863755" w:rsidRPr="0005428C" w:rsidRDefault="00863755" w:rsidP="00710CB9">
            <w:pPr>
              <w:keepNext/>
              <w:rPr>
                <w:rFonts w:asciiTheme="minorHAnsi" w:hAnsiTheme="minorHAnsi"/>
                <w:sz w:val="14"/>
                <w:szCs w:val="14"/>
              </w:rPr>
            </w:pPr>
            <w:r w:rsidRPr="0005428C">
              <w:rPr>
                <w:rFonts w:asciiTheme="minorHAnsi" w:hAnsiTheme="minorHAnsi"/>
                <w:sz w:val="14"/>
                <w:szCs w:val="14"/>
              </w:rPr>
              <w:t>CEA/HERS Certification Identification (</w:t>
            </w:r>
            <w:r w:rsidR="00710CB9">
              <w:rPr>
                <w:rFonts w:asciiTheme="minorHAnsi" w:hAnsiTheme="minorHAnsi"/>
                <w:sz w:val="14"/>
                <w:szCs w:val="14"/>
              </w:rPr>
              <w:t>i</w:t>
            </w:r>
            <w:r w:rsidRPr="0005428C">
              <w:rPr>
                <w:rFonts w:asciiTheme="minorHAnsi" w:hAnsiTheme="minorHAnsi"/>
                <w:sz w:val="14"/>
                <w:szCs w:val="14"/>
              </w:rPr>
              <w:t>f applicable):</w:t>
            </w:r>
          </w:p>
        </w:tc>
      </w:tr>
      <w:tr w:rsidR="00863755" w:rsidRPr="0005428C" w14:paraId="65CE9C82" w14:textId="77777777" w:rsidTr="00A0534A">
        <w:trPr>
          <w:trHeight w:val="360"/>
        </w:trPr>
        <w:tc>
          <w:tcPr>
            <w:tcW w:w="5577" w:type="dxa"/>
            <w:gridSpan w:val="2"/>
          </w:tcPr>
          <w:p w14:paraId="65CE9C80"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65CE9C81"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Phone:</w:t>
            </w:r>
          </w:p>
        </w:tc>
      </w:tr>
      <w:tr w:rsidR="00863755" w:rsidRPr="0005428C" w14:paraId="65CE9C84" w14:textId="77777777" w:rsidTr="00A0534A">
        <w:tblPrEx>
          <w:tblCellMar>
            <w:left w:w="115" w:type="dxa"/>
            <w:right w:w="115" w:type="dxa"/>
          </w:tblCellMar>
        </w:tblPrEx>
        <w:trPr>
          <w:trHeight w:val="296"/>
        </w:trPr>
        <w:tc>
          <w:tcPr>
            <w:tcW w:w="10950" w:type="dxa"/>
            <w:gridSpan w:val="4"/>
            <w:vAlign w:val="center"/>
          </w:tcPr>
          <w:p w14:paraId="65CE9C8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863755" w:rsidRPr="0005428C" w14:paraId="65CE9C8C" w14:textId="77777777" w:rsidTr="00A0534A">
        <w:tblPrEx>
          <w:tblCellMar>
            <w:left w:w="115" w:type="dxa"/>
            <w:right w:w="115" w:type="dxa"/>
          </w:tblCellMar>
        </w:tblPrEx>
        <w:trPr>
          <w:trHeight w:val="504"/>
        </w:trPr>
        <w:tc>
          <w:tcPr>
            <w:tcW w:w="10950" w:type="dxa"/>
            <w:gridSpan w:val="4"/>
          </w:tcPr>
          <w:p w14:paraId="65CE9C85" w14:textId="77777777" w:rsidR="00863755" w:rsidRPr="00B43A8B" w:rsidRDefault="00863755" w:rsidP="00710CB9">
            <w:pPr>
              <w:keepNext/>
              <w:tabs>
                <w:tab w:val="left" w:pos="-2600"/>
              </w:tabs>
              <w:ind w:right="86"/>
              <w:outlineLvl w:val="2"/>
              <w:rPr>
                <w:ins w:id="0" w:author="Pacheco, Misael@Energy" w:date="2016-10-11T11:09:00Z"/>
                <w:rFonts w:asciiTheme="minorHAnsi" w:hAnsiTheme="minorHAnsi"/>
                <w:sz w:val="18"/>
                <w:szCs w:val="18"/>
              </w:rPr>
            </w:pPr>
            <w:bookmarkStart w:id="1" w:name="_GoBack" w:colFirst="0" w:colLast="1"/>
            <w:r w:rsidRPr="00B43A8B">
              <w:rPr>
                <w:rFonts w:asciiTheme="minorHAnsi" w:hAnsiTheme="minorHAnsi"/>
                <w:sz w:val="18"/>
                <w:szCs w:val="18"/>
              </w:rPr>
              <w:t xml:space="preserve">I certify the following under penalty of perjury, under the laws of the State of California: </w:t>
            </w:r>
          </w:p>
          <w:p w14:paraId="29F51D75" w14:textId="77777777" w:rsidR="00BA4050" w:rsidRPr="00B43A8B" w:rsidRDefault="00BA4050" w:rsidP="00BA4050">
            <w:pPr>
              <w:pStyle w:val="Heading3"/>
              <w:numPr>
                <w:ilvl w:val="0"/>
                <w:numId w:val="38"/>
              </w:numPr>
              <w:spacing w:before="0"/>
              <w:ind w:right="90"/>
              <w:rPr>
                <w:ins w:id="2" w:author="Pacheco, Misael@Energy" w:date="2016-10-11T11:09:00Z"/>
                <w:rFonts w:asciiTheme="minorHAnsi" w:hAnsiTheme="minorHAnsi"/>
                <w:b/>
                <w:caps/>
                <w:sz w:val="18"/>
                <w:szCs w:val="18"/>
                <w:rPrChange w:id="3" w:author="Shewmaker, Michael@Energy" w:date="2016-10-11T11:55:00Z">
                  <w:rPr>
                    <w:ins w:id="4" w:author="Pacheco, Misael@Energy" w:date="2016-10-11T11:09:00Z"/>
                    <w:rFonts w:asciiTheme="minorHAnsi" w:hAnsiTheme="minorHAnsi"/>
                    <w:b/>
                    <w:caps/>
                    <w:sz w:val="18"/>
                    <w:szCs w:val="18"/>
                  </w:rPr>
                </w:rPrChange>
              </w:rPr>
            </w:pPr>
            <w:ins w:id="5" w:author="Pacheco, Misael@Energy" w:date="2016-10-11T11:09:00Z">
              <w:r w:rsidRPr="00B43A8B">
                <w:rPr>
                  <w:rFonts w:asciiTheme="minorHAnsi" w:hAnsiTheme="minorHAnsi"/>
                  <w:sz w:val="18"/>
                  <w:szCs w:val="18"/>
                  <w:rPrChange w:id="6" w:author="Shewmaker, Michael@Energy" w:date="2016-10-11T11:55:00Z">
                    <w:rPr>
                      <w:rFonts w:asciiTheme="minorHAnsi" w:hAnsiTheme="minorHAnsi"/>
                      <w:sz w:val="18"/>
                      <w:szCs w:val="18"/>
                    </w:rPr>
                  </w:rPrChange>
                </w:rPr>
                <w:t xml:space="preserve">The information provided on this Certificate of Installation is true and correct. </w:t>
              </w:r>
            </w:ins>
          </w:p>
          <w:p w14:paraId="3B77ECFE" w14:textId="77777777" w:rsidR="00BA4050" w:rsidRPr="00B43A8B" w:rsidRDefault="00BA4050" w:rsidP="00BA4050">
            <w:pPr>
              <w:pStyle w:val="Heading3"/>
              <w:numPr>
                <w:ilvl w:val="0"/>
                <w:numId w:val="38"/>
              </w:numPr>
              <w:spacing w:before="0"/>
              <w:ind w:right="90"/>
              <w:rPr>
                <w:ins w:id="7" w:author="Pacheco, Misael@Energy" w:date="2016-10-11T11:09:00Z"/>
                <w:rFonts w:asciiTheme="minorHAnsi" w:hAnsiTheme="minorHAnsi"/>
                <w:b/>
                <w:caps/>
                <w:sz w:val="18"/>
                <w:rPrChange w:id="8" w:author="Shewmaker, Michael@Energy" w:date="2016-10-11T11:55:00Z">
                  <w:rPr>
                    <w:ins w:id="9" w:author="Pacheco, Misael@Energy" w:date="2016-10-11T11:09:00Z"/>
                    <w:rFonts w:asciiTheme="minorHAnsi" w:hAnsiTheme="minorHAnsi"/>
                    <w:b/>
                    <w:caps/>
                    <w:sz w:val="18"/>
                  </w:rPr>
                </w:rPrChange>
              </w:rPr>
            </w:pPr>
            <w:ins w:id="10" w:author="Pacheco, Misael@Energy" w:date="2016-10-11T11:09:00Z">
              <w:r w:rsidRPr="00B43A8B">
                <w:rPr>
                  <w:rFonts w:asciiTheme="minorHAnsi" w:hAnsiTheme="minorHAnsi"/>
                  <w:snapToGrid w:val="0"/>
                  <w:sz w:val="18"/>
                  <w:szCs w:val="18"/>
                  <w:rPrChange w:id="11" w:author="Shewmaker, Michael@Energy" w:date="2016-10-11T11:55:00Z">
                    <w:rPr>
                      <w:rFonts w:asciiTheme="minorHAnsi" w:hAnsiTheme="minorHAnsi"/>
                      <w:snapToGrid w:val="0"/>
                      <w:sz w:val="18"/>
                      <w:szCs w:val="18"/>
                    </w:rPr>
                  </w:rPrChange>
                </w:rPr>
                <w:t xml:space="preserve">I am either: a) a responsible person eligible under Division 3 of the Business and Professions Code </w:t>
              </w:r>
              <w:r w:rsidRPr="00B43A8B">
                <w:rPr>
                  <w:rFonts w:asciiTheme="minorHAnsi" w:hAnsiTheme="minorHAnsi"/>
                  <w:sz w:val="18"/>
                  <w:szCs w:val="18"/>
                  <w:rPrChange w:id="12" w:author="Shewmaker, Michael@Energy" w:date="2016-10-11T11:55:00Z">
                    <w:rPr>
                      <w:rFonts w:asciiTheme="minorHAnsi" w:hAnsiTheme="minorHAnsi"/>
                      <w:sz w:val="18"/>
                      <w:szCs w:val="18"/>
                    </w:rPr>
                  </w:rPrChange>
                </w:rPr>
                <w:t xml:space="preserve">in the applicable classification to accept responsibility for the system design, construction, or installation </w:t>
              </w:r>
              <w:r w:rsidRPr="00B43A8B">
                <w:rPr>
                  <w:rFonts w:asciiTheme="minorHAnsi" w:hAnsiTheme="minorHAnsi"/>
                  <w:snapToGrid w:val="0"/>
                  <w:sz w:val="18"/>
                  <w:szCs w:val="18"/>
                  <w:rPrChange w:id="13" w:author="Shewmaker, Michael@Energy" w:date="2016-10-11T11:55:00Z">
                    <w:rPr>
                      <w:rFonts w:asciiTheme="minorHAnsi" w:hAnsiTheme="minorHAnsi"/>
                      <w:snapToGrid w:val="0"/>
                      <w:sz w:val="18"/>
                      <w:szCs w:val="18"/>
                    </w:rPr>
                  </w:rPrChange>
                </w:rPr>
                <w:t xml:space="preserve">of features, materials, components, or manufactured devices </w:t>
              </w:r>
              <w:r w:rsidRPr="00B43A8B">
                <w:rPr>
                  <w:rFonts w:asciiTheme="minorHAnsi" w:hAnsiTheme="minorHAnsi"/>
                  <w:sz w:val="18"/>
                  <w:szCs w:val="18"/>
                  <w:rPrChange w:id="14" w:author="Shewmaker, Michael@Energy" w:date="2016-10-11T11:55:00Z">
                    <w:rPr>
                      <w:rFonts w:asciiTheme="minorHAnsi" w:hAnsiTheme="minorHAnsi"/>
                      <w:sz w:val="18"/>
                      <w:szCs w:val="18"/>
                    </w:rPr>
                  </w:rPrChange>
                </w:rPr>
                <w:t xml:space="preserve">for the scope of work identified on this Certificate of Installation </w:t>
              </w:r>
              <w:r w:rsidRPr="00B43A8B">
                <w:rPr>
                  <w:rFonts w:asciiTheme="minorHAnsi" w:hAnsiTheme="minorHAnsi"/>
                  <w:snapToGrid w:val="0"/>
                  <w:sz w:val="18"/>
                  <w:szCs w:val="18"/>
                  <w:rPrChange w:id="15" w:author="Shewmaker, Michael@Energy" w:date="2016-10-11T11:55:00Z">
                    <w:rPr>
                      <w:rFonts w:asciiTheme="minorHAnsi" w:hAnsiTheme="minorHAnsi"/>
                      <w:snapToGrid w:val="0"/>
                      <w:sz w:val="18"/>
                      <w:szCs w:val="18"/>
                    </w:rPr>
                  </w:rPrChange>
                </w:rPr>
                <w:t>and attest to the declarations in this statement</w:t>
              </w:r>
              <w:r w:rsidRPr="00B43A8B">
                <w:rPr>
                  <w:rFonts w:asciiTheme="minorHAnsi" w:hAnsiTheme="minorHAnsi"/>
                  <w:sz w:val="18"/>
                  <w:szCs w:val="18"/>
                  <w:rPrChange w:id="16" w:author="Shewmaker, Michael@Energy" w:date="2016-10-11T11:55:00Z">
                    <w:rPr>
                      <w:rFonts w:asciiTheme="minorHAnsi" w:hAnsiTheme="minorHAnsi"/>
                      <w:sz w:val="18"/>
                      <w:szCs w:val="18"/>
                    </w:rPr>
                  </w:rPrChange>
                </w:rPr>
                <w:t>, or b) I am an authorized representative of the responsible person and attest to the declarations in this statement on the responsible person’s behalf</w:t>
              </w:r>
              <w:r w:rsidRPr="00B43A8B">
                <w:rPr>
                  <w:rFonts w:asciiTheme="minorHAnsi" w:eastAsia="Calibri" w:hAnsiTheme="minorHAnsi"/>
                  <w:sz w:val="18"/>
                  <w:szCs w:val="18"/>
                  <w:rPrChange w:id="17" w:author="Shewmaker, Michael@Energy" w:date="2016-10-11T11:55:00Z">
                    <w:rPr>
                      <w:rFonts w:asciiTheme="minorHAnsi" w:eastAsia="Calibri" w:hAnsiTheme="minorHAnsi"/>
                      <w:sz w:val="18"/>
                      <w:szCs w:val="18"/>
                    </w:rPr>
                  </w:rPrChange>
                </w:rPr>
                <w:t>.</w:t>
              </w:r>
            </w:ins>
          </w:p>
          <w:p w14:paraId="02CB9DCD" w14:textId="77777777" w:rsidR="00BA4050" w:rsidRPr="00B43A8B" w:rsidRDefault="00BA4050" w:rsidP="00BA4050">
            <w:pPr>
              <w:keepNext/>
              <w:numPr>
                <w:ilvl w:val="0"/>
                <w:numId w:val="38"/>
              </w:numPr>
              <w:autoSpaceDE w:val="0"/>
              <w:autoSpaceDN w:val="0"/>
              <w:adjustRightInd w:val="0"/>
              <w:ind w:right="90"/>
              <w:rPr>
                <w:ins w:id="18" w:author="Pacheco, Misael@Energy" w:date="2016-10-11T11:09:00Z"/>
                <w:rFonts w:asciiTheme="minorHAnsi" w:hAnsiTheme="minorHAnsi"/>
                <w:sz w:val="18"/>
                <w:szCs w:val="18"/>
              </w:rPr>
            </w:pPr>
            <w:ins w:id="19" w:author="Pacheco, Misael@Energy" w:date="2016-10-11T11:09:00Z">
              <w:r w:rsidRPr="00B43A8B">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43A8B">
                <w:rPr>
                  <w:rFonts w:asciiTheme="minorHAnsi" w:eastAsia="Calibri" w:hAnsiTheme="minorHAnsi" w:cs="TimesNewRomanPSMT"/>
                  <w:sz w:val="18"/>
                  <w:szCs w:val="18"/>
                </w:rPr>
                <w:t>.</w:t>
              </w:r>
            </w:ins>
          </w:p>
          <w:p w14:paraId="58716690" w14:textId="77777777" w:rsidR="00BA4050" w:rsidRPr="00B43A8B" w:rsidRDefault="00BA4050" w:rsidP="00BA4050">
            <w:pPr>
              <w:pStyle w:val="ListParagraph"/>
              <w:keepNext/>
              <w:numPr>
                <w:ilvl w:val="0"/>
                <w:numId w:val="38"/>
              </w:numPr>
              <w:autoSpaceDE w:val="0"/>
              <w:autoSpaceDN w:val="0"/>
              <w:adjustRightInd w:val="0"/>
              <w:rPr>
                <w:ins w:id="20" w:author="Pacheco, Misael@Energy" w:date="2016-10-11T11:09:00Z"/>
                <w:rFonts w:asciiTheme="minorHAnsi" w:hAnsiTheme="minorHAnsi"/>
                <w:sz w:val="18"/>
                <w:rPrChange w:id="21" w:author="Shewmaker, Michael@Energy" w:date="2016-10-11T11:55:00Z">
                  <w:rPr>
                    <w:ins w:id="22" w:author="Pacheco, Misael@Energy" w:date="2016-10-11T11:09:00Z"/>
                    <w:rFonts w:asciiTheme="minorHAnsi" w:hAnsiTheme="minorHAnsi"/>
                    <w:sz w:val="18"/>
                  </w:rPr>
                </w:rPrChange>
              </w:rPr>
            </w:pPr>
            <w:ins w:id="23" w:author="Pacheco, Misael@Energy" w:date="2016-10-11T11:09:00Z">
              <w:r w:rsidRPr="00B43A8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17878C9" w14:textId="77777777" w:rsidR="00BA4050" w:rsidRPr="00B43A8B" w:rsidDel="00B43A8B" w:rsidRDefault="00BA4050" w:rsidP="00BA4050">
            <w:pPr>
              <w:pStyle w:val="ListParagraph"/>
              <w:numPr>
                <w:ilvl w:val="0"/>
                <w:numId w:val="38"/>
              </w:numPr>
              <w:rPr>
                <w:ins w:id="24" w:author="Pacheco, Misael@Energy" w:date="2016-10-11T11:09:00Z"/>
                <w:del w:id="25" w:author="Shewmaker, Michael@Energy" w:date="2016-10-11T11:56:00Z"/>
                <w:rFonts w:asciiTheme="minorHAnsi" w:hAnsiTheme="minorHAnsi"/>
              </w:rPr>
            </w:pPr>
            <w:ins w:id="26" w:author="Pacheco, Misael@Energy" w:date="2016-10-11T11:09:00Z">
              <w:r w:rsidRPr="00B43A8B">
                <w:rPr>
                  <w:rFonts w:asciiTheme="minorHAnsi" w:hAnsiTheme="minorHAnsi"/>
                  <w:sz w:val="18"/>
                  <w:szCs w:val="18"/>
                  <w:rPrChange w:id="27" w:author="Shewmaker, Michael@Energy" w:date="2016-10-11T11:55: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086676BF" w14:textId="77777777" w:rsidR="00BA4050" w:rsidRPr="00B43A8B" w:rsidDel="00B43A8B" w:rsidRDefault="00BA4050" w:rsidP="00B43A8B">
            <w:pPr>
              <w:pStyle w:val="ListParagraph"/>
              <w:keepNext/>
              <w:numPr>
                <w:ilvl w:val="0"/>
                <w:numId w:val="38"/>
              </w:numPr>
              <w:tabs>
                <w:tab w:val="left" w:pos="-2600"/>
              </w:tabs>
              <w:ind w:right="86"/>
              <w:outlineLvl w:val="2"/>
              <w:rPr>
                <w:del w:id="28" w:author="Shewmaker, Michael@Energy" w:date="2016-10-11T11:55:00Z"/>
                <w:rFonts w:asciiTheme="minorHAnsi" w:hAnsiTheme="minorHAnsi"/>
                <w:caps/>
                <w:sz w:val="18"/>
                <w:szCs w:val="18"/>
              </w:rPr>
            </w:pPr>
          </w:p>
          <w:p w14:paraId="65CE9C8B" w14:textId="57AACAED" w:rsidR="00863755" w:rsidRPr="0005428C" w:rsidRDefault="00863755" w:rsidP="00B43A8B">
            <w:pPr>
              <w:pStyle w:val="ListParagraph"/>
              <w:numPr>
                <w:ilvl w:val="0"/>
                <w:numId w:val="38"/>
              </w:numPr>
              <w:rPr>
                <w:b/>
              </w:rPr>
            </w:pPr>
            <w:del w:id="29" w:author="Shewmaker, Michael@Energy" w:date="2016-10-11T11:55:00Z">
              <w:r w:rsidRPr="0005428C" w:rsidDel="00B43A8B">
                <w:delText xml:space="preserve"> </w:delText>
              </w:r>
            </w:del>
          </w:p>
        </w:tc>
      </w:tr>
      <w:bookmarkEnd w:id="1"/>
      <w:tr w:rsidR="00863755" w:rsidRPr="0005428C" w14:paraId="65CE9C8F" w14:textId="77777777" w:rsidTr="00A0534A">
        <w:tblPrEx>
          <w:tblCellMar>
            <w:left w:w="108" w:type="dxa"/>
            <w:right w:w="108" w:type="dxa"/>
          </w:tblCellMar>
        </w:tblPrEx>
        <w:trPr>
          <w:trHeight w:val="360"/>
        </w:trPr>
        <w:tc>
          <w:tcPr>
            <w:tcW w:w="5307" w:type="dxa"/>
          </w:tcPr>
          <w:p w14:paraId="65CE9C8D"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65CE9C8E"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863755" w:rsidRPr="0005428C" w14:paraId="65CE9C92"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0" w14:textId="0FC490EB"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5CE9C91"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863755" w:rsidRPr="0005428C" w14:paraId="65CE9C95"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3"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5CE9C94"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863755" w:rsidRPr="0005428C" w14:paraId="65CE9C99"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6"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5CE9C97" w14:textId="11F5ADAA"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710CB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5CE9C98"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863755" w:rsidRPr="0005428C" w14:paraId="65CE9C9C"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A"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5CE9C9B"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65CE9CA0" w14:textId="2A85CFE8" w:rsidR="003602D0" w:rsidRPr="00710CB9" w:rsidRDefault="006F6146" w:rsidP="00710CB9">
      <w:pPr>
        <w:jc w:val="center"/>
        <w:rPr>
          <w:rFonts w:ascii="Calibri" w:hAnsi="Calibri"/>
          <w:b/>
        </w:rPr>
      </w:pPr>
      <w:r w:rsidRPr="00710CB9">
        <w:rPr>
          <w:rFonts w:ascii="Calibri" w:hAnsi="Calibri"/>
          <w:b/>
        </w:rPr>
        <w:lastRenderedPageBreak/>
        <w:t>CF2R-MCH-22b</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20D56B6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65CE9CA5" w14:textId="55659D8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76EDF23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65CE9CB4" w14:textId="43F59916"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Required Fan Efficacy (</w:t>
      </w:r>
      <w:r w:rsidR="004416D7">
        <w:rPr>
          <w:rFonts w:asciiTheme="minorHAnsi" w:hAnsiTheme="minorHAnsi"/>
          <w:i/>
        </w:rPr>
        <w:t>W</w:t>
      </w:r>
      <w:r w:rsidRPr="00710CB9">
        <w:rPr>
          <w:rFonts w:asciiTheme="minorHAnsi" w:hAnsiTheme="minorHAnsi"/>
          <w:i/>
        </w:rPr>
        <w:t xml:space="preserve">atts/cfm): </w:t>
      </w:r>
      <w:r w:rsidRPr="00710CB9">
        <w:rPr>
          <w:rFonts w:ascii="Calibri" w:hAnsi="Calibri"/>
        </w:rPr>
        <w:t xml:space="preserve">This field is filled out automatically. If a value other than 0.58 </w:t>
      </w:r>
      <w:r w:rsidR="004416D7">
        <w:rPr>
          <w:rFonts w:ascii="Calibri" w:hAnsi="Calibri"/>
        </w:rPr>
        <w:t>W</w:t>
      </w:r>
      <w:r w:rsidRPr="00710CB9">
        <w:rPr>
          <w:rFonts w:ascii="Calibri" w:hAnsi="Calibri"/>
        </w:rPr>
        <w:t xml:space="preserve">atts/cfm was claimed in the performance calculations, it will be referenced from the CF1R, otherwise the target is 0.58 </w:t>
      </w:r>
      <w:r w:rsidR="004416D7">
        <w:rPr>
          <w:rFonts w:ascii="Calibri" w:hAnsi="Calibri"/>
        </w:rPr>
        <w:t>W</w:t>
      </w:r>
      <w:r w:rsidRPr="00710CB9">
        <w:rPr>
          <w:rFonts w:ascii="Calibri" w:hAnsi="Calibri"/>
        </w:rPr>
        <w:t>atts/cfm.</w:t>
      </w:r>
    </w:p>
    <w:p w14:paraId="65CE9CB5" w14:textId="3FFEC000"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4416D7">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5DA7D2FB"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65CE9CB7" w14:textId="77777777" w:rsidR="004F6841" w:rsidRPr="00D83E48" w:rsidRDefault="004F6841" w:rsidP="0009456E">
      <w:pPr>
        <w:rPr>
          <w:rFonts w:ascii="Calibri" w:hAnsi="Calibri"/>
        </w:rPr>
      </w:pPr>
    </w:p>
    <w:p w14:paraId="65CE9CB8" w14:textId="77777777" w:rsidR="003602D0" w:rsidRPr="00D83E48" w:rsidRDefault="003602D0" w:rsidP="0009456E">
      <w:pPr>
        <w:rPr>
          <w:rFonts w:ascii="Calibri" w:hAnsi="Calibri"/>
        </w:rPr>
      </w:pPr>
    </w:p>
    <w:p w14:paraId="65CE9CB9" w14:textId="77777777" w:rsidR="003602D0" w:rsidRPr="00D83E48" w:rsidRDefault="003602D0" w:rsidP="0009456E">
      <w:pPr>
        <w:rPr>
          <w:rFonts w:ascii="Calibri" w:hAnsi="Calibri"/>
        </w:rPr>
        <w:sectPr w:rsidR="003602D0" w:rsidRPr="00D83E48">
          <w:headerReference w:type="even" r:id="rId15"/>
          <w:headerReference w:type="default" r:id="rId16"/>
          <w:footerReference w:type="default" r:id="rId17"/>
          <w:headerReference w:type="first" r:id="rId18"/>
          <w:footerReference w:type="first" r:id="rId19"/>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777777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7" w14:textId="77777777" w:rsidTr="00A0534A">
        <w:trPr>
          <w:cantSplit/>
          <w:trHeight w:val="144"/>
        </w:trPr>
        <w:tc>
          <w:tcPr>
            <w:tcW w:w="475" w:type="dxa"/>
            <w:vAlign w:val="center"/>
          </w:tcPr>
          <w:p w14:paraId="65CE9CC4"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03</w:t>
            </w:r>
          </w:p>
        </w:tc>
        <w:tc>
          <w:tcPr>
            <w:tcW w:w="4950" w:type="dxa"/>
            <w:vAlign w:val="center"/>
          </w:tcPr>
          <w:p w14:paraId="65CE9CC5" w14:textId="68ECBC1C"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77777777" w:rsidR="00A97BC3" w:rsidRPr="002C21B2" w:rsidRDefault="00A97BC3" w:rsidP="00A0534A">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sidR="00E37BA0">
              <w:rPr>
                <w:rFonts w:asciiTheme="minorHAnsi" w:hAnsiTheme="minorHAnsi"/>
                <w:sz w:val="18"/>
                <w:szCs w:val="18"/>
              </w:rPr>
              <w:t>CF2R-</w:t>
            </w:r>
            <w:r>
              <w:rPr>
                <w:rFonts w:asciiTheme="minorHAnsi" w:hAnsiTheme="minorHAnsi"/>
                <w:sz w:val="18"/>
                <w:szCs w:val="18"/>
              </w:rPr>
              <w:t>MCH23&gt;&gt;</w:t>
            </w:r>
            <w:r w:rsidRPr="002C21B2">
              <w:rPr>
                <w:rFonts w:asciiTheme="minorHAnsi" w:hAnsiTheme="minorHAnsi"/>
                <w:sz w:val="18"/>
                <w:szCs w:val="18"/>
              </w:rPr>
              <w:t xml:space="preserve"> </w:t>
            </w:r>
          </w:p>
        </w:tc>
      </w:tr>
      <w:tr w:rsidR="00A97BC3" w:rsidRPr="002C21B2" w14:paraId="65CE9CCB" w14:textId="77777777" w:rsidTr="00A0534A">
        <w:trPr>
          <w:cantSplit/>
          <w:trHeight w:val="144"/>
        </w:trPr>
        <w:tc>
          <w:tcPr>
            <w:tcW w:w="475" w:type="dxa"/>
            <w:vAlign w:val="center"/>
          </w:tcPr>
          <w:p w14:paraId="65CE9CC8"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04</w:t>
            </w:r>
          </w:p>
        </w:tc>
        <w:tc>
          <w:tcPr>
            <w:tcW w:w="4950" w:type="dxa"/>
          </w:tcPr>
          <w:p w14:paraId="65CE9CC9" w14:textId="5CF96293" w:rsidR="00A97BC3" w:rsidRPr="002C21B2" w:rsidRDefault="00A97BC3" w:rsidP="00A0534A">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w:t>
            </w:r>
            <w:r w:rsidRPr="002C21B2">
              <w:rPr>
                <w:rFonts w:asciiTheme="minorHAnsi" w:hAnsiTheme="minorHAnsi"/>
                <w:sz w:val="18"/>
                <w:szCs w:val="18"/>
              </w:rPr>
              <w:t>&gt;&gt;</w:t>
            </w:r>
          </w:p>
        </w:tc>
      </w:tr>
      <w:tr w:rsidR="00A97BC3" w:rsidRPr="002C21B2" w14:paraId="65CE9CCF" w14:textId="77777777" w:rsidTr="00A0534A">
        <w:trPr>
          <w:cantSplit/>
          <w:trHeight w:val="144"/>
        </w:trPr>
        <w:tc>
          <w:tcPr>
            <w:tcW w:w="475" w:type="dxa"/>
            <w:vAlign w:val="center"/>
          </w:tcPr>
          <w:p w14:paraId="65CE9CC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05</w:t>
            </w:r>
          </w:p>
        </w:tc>
        <w:tc>
          <w:tcPr>
            <w:tcW w:w="4950" w:type="dxa"/>
            <w:vAlign w:val="center"/>
          </w:tcPr>
          <w:p w14:paraId="65CE9CCD" w14:textId="66478A86" w:rsidR="00A97BC3" w:rsidRPr="002C21B2" w:rsidRDefault="00A97BC3" w:rsidP="00A0534A">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7777777" w:rsidR="00A97BC3" w:rsidRDefault="00A97BC3" w:rsidP="00A0534A">
            <w:pPr>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MCH23&gt;&gt;</w:t>
            </w:r>
          </w:p>
        </w:tc>
      </w:tr>
      <w:tr w:rsidR="00A97BC3" w:rsidRPr="002C21B2" w14:paraId="65CE9CD3" w14:textId="77777777" w:rsidTr="00A0534A">
        <w:trPr>
          <w:cantSplit/>
          <w:trHeight w:val="144"/>
        </w:trPr>
        <w:tc>
          <w:tcPr>
            <w:tcW w:w="475" w:type="dxa"/>
            <w:vAlign w:val="center"/>
          </w:tcPr>
          <w:p w14:paraId="65CE9CD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06</w:t>
            </w:r>
          </w:p>
        </w:tc>
        <w:tc>
          <w:tcPr>
            <w:tcW w:w="4950" w:type="dxa"/>
            <w:vAlign w:val="center"/>
          </w:tcPr>
          <w:p w14:paraId="65CE9CD1" w14:textId="619A30D0" w:rsidR="00A97BC3" w:rsidRPr="002C21B2" w:rsidRDefault="00A97BC3" w:rsidP="00A0534A">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7777777" w:rsidR="00A97BC3" w:rsidRDefault="00A97BC3" w:rsidP="00A0534A">
            <w:pPr>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MCH-23&gt;&gt;</w:t>
            </w:r>
          </w:p>
        </w:tc>
      </w:tr>
      <w:tr w:rsidR="00A97BC3" w:rsidRPr="002C21B2" w14:paraId="65CE9CD7" w14:textId="77777777" w:rsidTr="00A0534A">
        <w:trPr>
          <w:cantSplit/>
          <w:trHeight w:val="144"/>
        </w:trPr>
        <w:tc>
          <w:tcPr>
            <w:tcW w:w="475" w:type="dxa"/>
            <w:vAlign w:val="center"/>
          </w:tcPr>
          <w:p w14:paraId="65CE9CD4"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07</w:t>
            </w:r>
          </w:p>
        </w:tc>
        <w:tc>
          <w:tcPr>
            <w:tcW w:w="4950" w:type="dxa"/>
            <w:vAlign w:val="center"/>
          </w:tcPr>
          <w:p w14:paraId="65CE9CD5" w14:textId="734F783F"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77777777" w:rsidR="00A97BC3" w:rsidRDefault="00A97BC3" w:rsidP="00A0534A">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r w:rsidR="00E37BA0">
              <w:rPr>
                <w:rFonts w:asciiTheme="minorHAnsi" w:hAnsiTheme="minorHAnsi"/>
                <w:sz w:val="18"/>
                <w:szCs w:val="18"/>
              </w:rPr>
              <w:t>CF2R-</w:t>
            </w:r>
            <w:r>
              <w:rPr>
                <w:rFonts w:asciiTheme="minorHAnsi" w:hAnsiTheme="minorHAnsi"/>
                <w:sz w:val="18"/>
                <w:szCs w:val="18"/>
              </w:rPr>
              <w:t>MCH-23</w:t>
            </w:r>
            <w:r w:rsidRPr="002C21B2">
              <w:rPr>
                <w:rFonts w:asciiTheme="minorHAnsi" w:hAnsiTheme="minorHAnsi"/>
                <w:sz w:val="18"/>
                <w:szCs w:val="18"/>
              </w:rPr>
              <w:t>&gt;&gt;</w:t>
            </w:r>
          </w:p>
        </w:tc>
      </w:tr>
      <w:tr w:rsidR="00A97BC3" w:rsidRPr="002C21B2" w14:paraId="65CE9CDB" w14:textId="77777777" w:rsidTr="00A0534A">
        <w:trPr>
          <w:cantSplit/>
          <w:trHeight w:val="144"/>
        </w:trPr>
        <w:tc>
          <w:tcPr>
            <w:tcW w:w="475" w:type="dxa"/>
            <w:vAlign w:val="center"/>
          </w:tcPr>
          <w:p w14:paraId="65CE9CD8"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08</w:t>
            </w:r>
          </w:p>
        </w:tc>
        <w:tc>
          <w:tcPr>
            <w:tcW w:w="4950" w:type="dxa"/>
            <w:vAlign w:val="center"/>
          </w:tcPr>
          <w:p w14:paraId="65CE9CD9" w14:textId="4AC4FD2D"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77777777" w:rsidR="00A97BC3" w:rsidRDefault="00A97BC3" w:rsidP="00A0534A">
            <w:pPr>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MCH23&gt;&gt;</w:t>
            </w:r>
          </w:p>
        </w:tc>
      </w:tr>
      <w:tr w:rsidR="00A97BC3" w:rsidRPr="002C21B2" w14:paraId="65CE9CDF" w14:textId="77777777" w:rsidTr="00A0534A">
        <w:trPr>
          <w:cantSplit/>
          <w:trHeight w:val="144"/>
        </w:trPr>
        <w:tc>
          <w:tcPr>
            <w:tcW w:w="475" w:type="dxa"/>
            <w:vAlign w:val="center"/>
          </w:tcPr>
          <w:p w14:paraId="65CE9CD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09</w:t>
            </w:r>
          </w:p>
        </w:tc>
        <w:tc>
          <w:tcPr>
            <w:tcW w:w="4950" w:type="dxa"/>
            <w:vAlign w:val="center"/>
          </w:tcPr>
          <w:p w14:paraId="65CE9CDD" w14:textId="02317D98"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7777777"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w:t>
            </w:r>
            <w:r w:rsidRPr="002C21B2">
              <w:rPr>
                <w:rFonts w:asciiTheme="minorHAnsi" w:hAnsiTheme="minorHAnsi"/>
                <w:sz w:val="18"/>
                <w:szCs w:val="18"/>
              </w:rPr>
              <w:t>&gt;&gt;</w:t>
            </w:r>
          </w:p>
        </w:tc>
      </w:tr>
      <w:tr w:rsidR="00A97BC3" w:rsidRPr="002C21B2" w14:paraId="65CE9CE3" w14:textId="77777777" w:rsidTr="00A0534A">
        <w:trPr>
          <w:cantSplit/>
          <w:trHeight w:val="144"/>
        </w:trPr>
        <w:tc>
          <w:tcPr>
            <w:tcW w:w="475" w:type="dxa"/>
            <w:vAlign w:val="center"/>
          </w:tcPr>
          <w:p w14:paraId="65CE9CE0" w14:textId="77777777" w:rsidR="00A97BC3" w:rsidRPr="002C21B2" w:rsidDel="006E5AE2" w:rsidRDefault="00A97BC3" w:rsidP="00A0534A">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0</w:t>
            </w:r>
          </w:p>
        </w:tc>
        <w:tc>
          <w:tcPr>
            <w:tcW w:w="4950" w:type="dxa"/>
            <w:vAlign w:val="center"/>
          </w:tcPr>
          <w:p w14:paraId="65CE9CE1" w14:textId="76CF7050"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 xml:space="preserve">Airflow Rate Protocol </w:t>
            </w:r>
            <w:r w:rsidR="0036342F">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7777777" w:rsidR="00A97BC3" w:rsidRPr="002C21B2" w:rsidRDefault="00A97BC3" w:rsidP="00A0534A">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sidR="00E37BA0">
              <w:rPr>
                <w:rFonts w:asciiTheme="minorHAnsi" w:hAnsiTheme="minorHAnsi"/>
                <w:sz w:val="18"/>
                <w:szCs w:val="18"/>
              </w:rPr>
              <w:t>CF2R-</w:t>
            </w:r>
            <w:r>
              <w:rPr>
                <w:rFonts w:asciiTheme="minorHAnsi" w:hAnsiTheme="minorHAnsi"/>
                <w:sz w:val="18"/>
                <w:szCs w:val="18"/>
              </w:rPr>
              <w:t>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5B03AD" w:rsidRPr="00D83E48" w14:paraId="65CE9CF3" w14:textId="77777777" w:rsidTr="00E3551F">
        <w:trPr>
          <w:cantSplit/>
          <w:trHeight w:val="144"/>
        </w:trPr>
        <w:tc>
          <w:tcPr>
            <w:tcW w:w="212" w:type="pct"/>
            <w:vAlign w:val="center"/>
          </w:tcPr>
          <w:p w14:paraId="65CE9CEF" w14:textId="77777777" w:rsidR="005B03AD" w:rsidRPr="00E3551F" w:rsidRDefault="005B03AD" w:rsidP="005B03AD">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5B03AD" w:rsidRPr="00E3551F" w:rsidRDefault="005B03AD" w:rsidP="00693010">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65CE9CF1" w14:textId="77777777" w:rsidR="005B03AD" w:rsidRPr="00E3551F" w:rsidRDefault="005B03AD" w:rsidP="005B03AD">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if MCH23 variant = MCH23a or d, then display version MCH-22a</w:t>
            </w:r>
          </w:p>
          <w:p w14:paraId="65CE9CF2" w14:textId="77777777" w:rsidR="005B03AD" w:rsidRPr="00E3551F" w:rsidRDefault="005B03AD" w:rsidP="00693010">
            <w:pPr>
              <w:keepNext/>
              <w:rPr>
                <w:rFonts w:asciiTheme="minorHAnsi" w:hAnsiTheme="minorHAnsi"/>
                <w:sz w:val="18"/>
                <w:szCs w:val="18"/>
              </w:rPr>
            </w:pPr>
            <w:r w:rsidRPr="00E3551F">
              <w:rPr>
                <w:rFonts w:ascii="Calibri" w:hAnsi="Calibri"/>
                <w:sz w:val="18"/>
                <w:szCs w:val="18"/>
              </w:rPr>
              <w:t>else, if MCH23 variant = MCH23b, then display version MCH-22b&gt;&gt;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09282E0F" w:rsidR="004F6841" w:rsidRPr="005B03AD" w:rsidRDefault="003602D0" w:rsidP="005B03AD">
            <w:pPr>
              <w:rPr>
                <w:rFonts w:asciiTheme="minorHAnsi" w:hAnsiTheme="minorHAnsi"/>
                <w:b/>
                <w:sz w:val="18"/>
                <w:szCs w:val="18"/>
              </w:rPr>
            </w:pPr>
            <w:r w:rsidRPr="0036342F">
              <w:rPr>
                <w:rFonts w:asciiTheme="minorHAnsi" w:hAnsiTheme="minorHAnsi"/>
                <w:b/>
                <w:szCs w:val="18"/>
              </w:rPr>
              <w:t>MCH-22b Forced Air System Fan Efficacy Measurement – Newly Installed Zoned Single-Speed Compressor Systems</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266263F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6342F">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77777777"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5CE9D0A" w14:textId="77777777" w:rsidR="004F6841" w:rsidRDefault="004F6841" w:rsidP="004F6841">
            <w:pPr>
              <w:keepNext/>
              <w:rPr>
                <w:rFonts w:asciiTheme="minorHAnsi" w:hAnsiTheme="minorHAnsi"/>
                <w:sz w:val="18"/>
                <w:szCs w:val="18"/>
              </w:rPr>
            </w:pPr>
            <w:r>
              <w:rPr>
                <w:rFonts w:asciiTheme="minorHAnsi" w:hAnsiTheme="minorHAnsi"/>
                <w:sz w:val="18"/>
                <w:szCs w:val="18"/>
              </w:rPr>
              <w:t>if parent is MCH-01a, then reference value from MCH-01a Section C field 09;</w:t>
            </w:r>
          </w:p>
          <w:p w14:paraId="65CE9D0B" w14:textId="77777777" w:rsidR="004F6841" w:rsidRDefault="004F6841" w:rsidP="004F6841">
            <w:pPr>
              <w:keepNext/>
              <w:rPr>
                <w:rFonts w:asciiTheme="minorHAnsi" w:hAnsiTheme="minorHAnsi"/>
                <w:sz w:val="18"/>
                <w:szCs w:val="18"/>
              </w:rPr>
            </w:pPr>
            <w:r>
              <w:rPr>
                <w:rFonts w:asciiTheme="minorHAnsi" w:hAnsiTheme="minorHAnsi"/>
                <w:sz w:val="18"/>
                <w:szCs w:val="18"/>
              </w:rPr>
              <w:t>else value=0.58</w:t>
            </w:r>
          </w:p>
          <w:p w14:paraId="65CE9D0C" w14:textId="77777777" w:rsidR="003602D0" w:rsidRPr="005B03AD" w:rsidRDefault="004F6841" w:rsidP="004F6841">
            <w:pPr>
              <w:keepNext/>
              <w:rPr>
                <w:rFonts w:asciiTheme="minorHAnsi" w:hAnsiTheme="minorHAnsi"/>
                <w:sz w:val="18"/>
                <w:szCs w:val="18"/>
              </w:rPr>
            </w:pPr>
            <w:r w:rsidRPr="00926D9A" w:rsidDel="00E13CCD">
              <w:rPr>
                <w:rFonts w:asciiTheme="minorHAnsi" w:hAnsiTheme="minorHAnsi"/>
                <w:sz w:val="18"/>
                <w:szCs w:val="18"/>
              </w:rPr>
              <w:t xml:space="preserve"> </w:t>
            </w: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27A2E636"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Fan Efficacy (</w:t>
            </w:r>
            <w:r w:rsidR="0036342F">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D14"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f D03≥D04, then display text: system fan efficacy complies, 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0540D636"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342F">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D20" w14:textId="77777777"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5CE9D21" w14:textId="77777777" w:rsidR="004F6841" w:rsidRDefault="004F6841" w:rsidP="004F6841">
            <w:pPr>
              <w:keepNext/>
              <w:rPr>
                <w:rFonts w:asciiTheme="minorHAnsi" w:hAnsiTheme="minorHAnsi"/>
                <w:sz w:val="18"/>
                <w:szCs w:val="18"/>
              </w:rPr>
            </w:pPr>
            <w:r>
              <w:rPr>
                <w:rFonts w:asciiTheme="minorHAnsi" w:hAnsiTheme="minorHAnsi"/>
                <w:sz w:val="18"/>
                <w:szCs w:val="18"/>
              </w:rPr>
              <w:t>if parent is MCH-01a, then reference value from MCH-01a Section C field 09;</w:t>
            </w:r>
          </w:p>
          <w:p w14:paraId="65CE9D22" w14:textId="77777777" w:rsidR="004F6841" w:rsidRDefault="004F6841" w:rsidP="004F6841">
            <w:pPr>
              <w:keepNext/>
              <w:rPr>
                <w:rFonts w:asciiTheme="minorHAnsi" w:hAnsiTheme="minorHAnsi"/>
                <w:sz w:val="18"/>
                <w:szCs w:val="18"/>
              </w:rPr>
            </w:pPr>
            <w:r>
              <w:rPr>
                <w:rFonts w:asciiTheme="minorHAnsi" w:hAnsiTheme="minorHAnsi"/>
                <w:sz w:val="18"/>
                <w:szCs w:val="18"/>
              </w:rPr>
              <w:t>else value=0.58</w:t>
            </w:r>
          </w:p>
          <w:p w14:paraId="65CE9D23" w14:textId="77777777" w:rsidR="003602D0" w:rsidRPr="00AF2430" w:rsidRDefault="004F6841" w:rsidP="004F6841">
            <w:pPr>
              <w:keepNext/>
              <w:rPr>
                <w:rFonts w:asciiTheme="minorHAnsi" w:hAnsiTheme="minorHAnsi"/>
                <w:sz w:val="18"/>
                <w:szCs w:val="18"/>
              </w:rPr>
            </w:pPr>
            <w:r w:rsidRPr="00926D9A" w:rsidDel="00E13CCD">
              <w:rPr>
                <w:rFonts w:asciiTheme="minorHAnsi" w:hAnsiTheme="minorHAnsi"/>
                <w:sz w:val="18"/>
                <w:szCs w:val="18"/>
              </w:rPr>
              <w:t xml:space="preserve"> </w:t>
            </w: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77777777" w:rsidR="003602D0" w:rsidRPr="0036342F" w:rsidRDefault="003602D0"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3602D0" w:rsidRPr="0036342F" w14:paraId="65CE9D51" w14:textId="77777777" w:rsidTr="00207D4B">
        <w:trPr>
          <w:trHeight w:val="144"/>
        </w:trPr>
        <w:tc>
          <w:tcPr>
            <w:tcW w:w="10998" w:type="dxa"/>
            <w:gridSpan w:val="2"/>
          </w:tcPr>
          <w:p w14:paraId="65CE9D50" w14:textId="77777777" w:rsidR="003602D0" w:rsidRPr="0036342F" w:rsidRDefault="003602D0" w:rsidP="00693010">
            <w:pPr>
              <w:keepNext/>
              <w:rPr>
                <w:rFonts w:asciiTheme="minorHAnsi" w:hAnsiTheme="minorHAnsi"/>
                <w:b/>
                <w:szCs w:val="18"/>
              </w:rPr>
            </w:pPr>
            <w:r w:rsidRPr="0036342F">
              <w:rPr>
                <w:rFonts w:asciiTheme="minorHAnsi" w:hAnsiTheme="minorHAnsi"/>
                <w:b/>
                <w:szCs w:val="18"/>
              </w:rPr>
              <w:t>E.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D5F" w14:textId="74F8A911" w:rsidR="003602D0" w:rsidRPr="00207D4B" w:rsidRDefault="003602D0" w:rsidP="009D7D0E">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D62"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65CE9D65" w14:textId="027ADFA0" w:rsidR="003602D0" w:rsidRPr="00207D4B" w:rsidRDefault="003602D0" w:rsidP="004416D7">
            <w:pPr>
              <w:keepNext/>
              <w:rPr>
                <w:rFonts w:asciiTheme="minorHAnsi" w:hAnsiTheme="minorHAnsi"/>
                <w:sz w:val="18"/>
                <w:szCs w:val="18"/>
              </w:rPr>
            </w:pPr>
            <w:r w:rsidRPr="00207D4B">
              <w:rPr>
                <w:rFonts w:asciiTheme="minorHAnsi" w:hAnsiTheme="minorHAnsi"/>
                <w:sz w:val="18"/>
                <w:szCs w:val="18"/>
              </w:rPr>
              <w:t xml:space="preserve">Portable Watt meters used for measurements of air handler Watt draws shall be true power measurement systems (i.e., sensor plus data acquisition system) having an accuracy of ± 2% of reading or ± 10 </w:t>
            </w:r>
            <w:r w:rsidR="004416D7">
              <w:rPr>
                <w:rFonts w:asciiTheme="minorHAnsi" w:hAnsiTheme="minorHAnsi"/>
                <w:sz w:val="18"/>
                <w:szCs w:val="18"/>
              </w:rPr>
              <w:t>W</w:t>
            </w:r>
            <w:r w:rsidRPr="00207D4B">
              <w:rPr>
                <w:rFonts w:asciiTheme="minorHAnsi" w:hAnsiTheme="minorHAnsi"/>
                <w:sz w:val="18"/>
                <w:szCs w:val="18"/>
              </w:rPr>
              <w:t>atts whichever is greater</w:t>
            </w:r>
          </w:p>
        </w:tc>
      </w:tr>
      <w:tr w:rsidR="003602D0" w:rsidRPr="00D83E48" w14:paraId="65CE9D68" w14:textId="77777777" w:rsidTr="00207D4B">
        <w:trPr>
          <w:trHeight w:val="144"/>
        </w:trPr>
        <w:tc>
          <w:tcPr>
            <w:tcW w:w="10998" w:type="dxa"/>
            <w:gridSpan w:val="2"/>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0" w14:textId="77777777" w:rsidR="003602D0" w:rsidRPr="00D83E48" w:rsidRDefault="003602D0" w:rsidP="0009456E">
      <w:pPr>
        <w:rPr>
          <w:rFonts w:ascii="Calibri" w:hAnsi="Calibri"/>
        </w:rPr>
      </w:pPr>
    </w:p>
    <w:p w14:paraId="65CE9D71" w14:textId="77777777" w:rsidR="003602D0" w:rsidRPr="00D83E48" w:rsidRDefault="003602D0" w:rsidP="0009456E">
      <w:pPr>
        <w:rPr>
          <w:rFonts w:ascii="Calibri" w:hAnsi="Calibri"/>
        </w:rPr>
      </w:pPr>
    </w:p>
    <w:sectPr w:rsidR="003602D0" w:rsidRPr="00D83E48" w:rsidSect="003C4626">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DAD1C2" w14:textId="77777777" w:rsidR="003C4626" w:rsidRDefault="003C4626">
      <w:r>
        <w:separator/>
      </w:r>
    </w:p>
  </w:endnote>
  <w:endnote w:type="continuationSeparator" w:id="0">
    <w:p w14:paraId="73716160" w14:textId="77777777" w:rsidR="003C4626" w:rsidRDefault="003C4626">
      <w:r>
        <w:continuationSeparator/>
      </w:r>
    </w:p>
  </w:endnote>
  <w:endnote w:type="continuationNotice" w:id="1">
    <w:p w14:paraId="38745DC3" w14:textId="77777777" w:rsidR="003C4626" w:rsidRDefault="003C46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8C" w14:textId="77777777" w:rsidR="003C4626" w:rsidRPr="00CB64DD" w:rsidRDefault="003C4626" w:rsidP="0036342F">
    <w:pPr>
      <w:pStyle w:val="Footer"/>
    </w:pPr>
    <w:r w:rsidRPr="00CB64DD">
      <w:t xml:space="preserve">Registration Number:                                                           Registration Date/Time:                                           HERS Provider:                       </w:t>
    </w:r>
  </w:p>
  <w:p w14:paraId="65CE9D8D" w14:textId="0BF7D66C" w:rsidR="003C4626" w:rsidRPr="00CB64DD" w:rsidRDefault="003C4626" w:rsidP="0036342F">
    <w:pPr>
      <w:pStyle w:val="Footer"/>
    </w:pPr>
    <w:r w:rsidRPr="00CB64DD">
      <w:t>CA Building Energy Efficiency Standards - 201</w:t>
    </w:r>
    <w:r>
      <w:t>6</w:t>
    </w:r>
    <w:r w:rsidRPr="00CB64DD">
      <w:t xml:space="preserve"> Residential Compliance</w:t>
    </w:r>
    <w:r w:rsidRPr="00CB64DD">
      <w:tab/>
    </w:r>
    <w:del w:id="32" w:author="Shewmaker, Michael@Energy" w:date="2016-10-11T11:56:00Z">
      <w:r w:rsidDel="00B43A8B">
        <w:delText xml:space="preserve">January </w:delText>
      </w:r>
    </w:del>
    <w:ins w:id="33" w:author="Shewmaker, Michael@Energy" w:date="2016-10-11T11:56:00Z">
      <w:r w:rsidR="00B43A8B">
        <w:t>October</w:t>
      </w:r>
      <w:r w:rsidR="00B43A8B">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9D" w14:textId="77777777" w:rsidR="003C4626" w:rsidRPr="00CB64DD" w:rsidRDefault="003C4626" w:rsidP="0036342F">
    <w:pPr>
      <w:pStyle w:val="Footer"/>
    </w:pPr>
    <w:r w:rsidRPr="00CB64DD">
      <w:t xml:space="preserve">Registration Number:                                                           Registration Date/Time:                                           HERS Provider:                       </w:t>
    </w:r>
  </w:p>
  <w:p w14:paraId="65CE9D9E" w14:textId="77777777" w:rsidR="003C4626" w:rsidRPr="00CB64DD" w:rsidRDefault="003C4626" w:rsidP="0036342F">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A7" w14:textId="03E82AA1" w:rsidR="003C4626" w:rsidRPr="00CB64DD" w:rsidRDefault="003C4626" w:rsidP="0036342F">
    <w:pPr>
      <w:pStyle w:val="Footer"/>
    </w:pPr>
    <w:r w:rsidRPr="00CB64DD">
      <w:t>CA Building Energy Efficiency Standards - 201</w:t>
    </w:r>
    <w:r>
      <w:t>6</w:t>
    </w:r>
    <w:r w:rsidRPr="00CB64DD">
      <w:t xml:space="preserve"> Residential Compliance</w:t>
    </w:r>
    <w:r w:rsidRPr="00CB64DD">
      <w:tab/>
    </w:r>
    <w:del w:id="34" w:author="Shewmaker, Michael@Energy" w:date="2016-10-11T11:56:00Z">
      <w:r w:rsidDel="00B43A8B">
        <w:delText xml:space="preserve">January </w:delText>
      </w:r>
    </w:del>
    <w:ins w:id="35" w:author="Shewmaker, Michael@Energy" w:date="2016-10-11T11:56:00Z">
      <w:r w:rsidR="00B43A8B">
        <w:t>October</w:t>
      </w:r>
      <w:r w:rsidR="00B43A8B">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AF" w14:textId="77777777" w:rsidR="003C4626" w:rsidRPr="00CB64DD" w:rsidRDefault="003C4626"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900224" w14:textId="77777777" w:rsidR="003C4626" w:rsidRDefault="003C4626">
      <w:r>
        <w:separator/>
      </w:r>
    </w:p>
  </w:footnote>
  <w:footnote w:type="continuationSeparator" w:id="0">
    <w:p w14:paraId="3BE65D2A" w14:textId="77777777" w:rsidR="003C4626" w:rsidRDefault="003C4626">
      <w:r>
        <w:continuationSeparator/>
      </w:r>
    </w:p>
  </w:footnote>
  <w:footnote w:type="continuationNotice" w:id="1">
    <w:p w14:paraId="44B21646" w14:textId="77777777" w:rsidR="003C4626" w:rsidRDefault="003C462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78" w14:textId="77777777" w:rsidR="003C4626" w:rsidRDefault="00B43A8B">
    <w:pPr>
      <w:pStyle w:val="Header"/>
    </w:pPr>
    <w:r>
      <w:rPr>
        <w:noProof/>
      </w:rPr>
      <w:pict w14:anchorId="65CE9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6" o:spid="_x0000_s18434"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79" w14:textId="53663876" w:rsidR="003C4626" w:rsidRPr="007770C5" w:rsidRDefault="00B43A8B" w:rsidP="00986D7B">
    <w:pPr>
      <w:suppressAutoHyphens/>
      <w:ind w:left="-90"/>
      <w:rPr>
        <w:rFonts w:ascii="Arial" w:hAnsi="Arial" w:cs="Arial"/>
        <w:sz w:val="14"/>
        <w:szCs w:val="14"/>
      </w:rPr>
    </w:pPr>
    <w:r>
      <w:rPr>
        <w:noProof/>
      </w:rPr>
      <w:pict w14:anchorId="65CE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7" o:spid="_x0000_s18435" type="#_x0000_t75" style="position:absolute;left:0;text-align:left;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sidR="003C4626" w:rsidRPr="007770C5">
      <w:rPr>
        <w:rFonts w:ascii="Arial" w:hAnsi="Arial" w:cs="Arial"/>
        <w:sz w:val="14"/>
        <w:szCs w:val="14"/>
      </w:rPr>
      <w:t xml:space="preserve">STATE OF </w:t>
    </w:r>
    <w:smartTag w:uri="urn:schemas-microsoft-com:office:smarttags" w:element="State">
      <w:smartTag w:uri="urn:schemas-microsoft-com:office:smarttags" w:element="place">
        <w:r w:rsidR="003C4626" w:rsidRPr="007770C5">
          <w:rPr>
            <w:rFonts w:ascii="Arial" w:hAnsi="Arial" w:cs="Arial"/>
            <w:sz w:val="14"/>
            <w:szCs w:val="14"/>
          </w:rPr>
          <w:t>CALIFORNIA</w:t>
        </w:r>
      </w:smartTag>
    </w:smartTag>
  </w:p>
  <w:p w14:paraId="65CE9D7A" w14:textId="3F235CAC" w:rsidR="003C4626" w:rsidRPr="007770C5" w:rsidRDefault="003C4626" w:rsidP="00986D7B">
    <w:pPr>
      <w:suppressAutoHyphens/>
      <w:ind w:left="-90"/>
      <w:rPr>
        <w:rFonts w:ascii="Arial" w:hAnsi="Arial" w:cs="Arial"/>
        <w:b/>
        <w:sz w:val="24"/>
        <w:szCs w:val="24"/>
      </w:rPr>
    </w:pPr>
    <w:r>
      <w:rPr>
        <w:noProof/>
      </w:rPr>
      <w:drawing>
        <wp:anchor distT="0" distB="0" distL="114300" distR="114300" simplePos="0" relativeHeight="251658240" behindDoc="0" locked="0" layoutInCell="1" allowOverlap="1" wp14:anchorId="65CE9DBB" wp14:editId="390D0D4E">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65CE9D7B" w14:textId="1397651F" w:rsidR="003C4626" w:rsidRPr="007770C5" w:rsidRDefault="003C4626"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del w:id="30" w:author="Shewmaker, Michael@Energy" w:date="2016-10-11T11:56:00Z">
      <w:r w:rsidDel="00B43A8B">
        <w:rPr>
          <w:rFonts w:ascii="Arial" w:hAnsi="Arial" w:cs="Arial"/>
          <w:sz w:val="14"/>
          <w:szCs w:val="14"/>
        </w:rPr>
        <w:delText>01</w:delText>
      </w:r>
    </w:del>
    <w:ins w:id="31" w:author="Shewmaker, Michael@Energy" w:date="2016-10-11T11:56:00Z">
      <w:r w:rsidR="00B43A8B">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3C4626" w:rsidRPr="00F85124" w14:paraId="65CE9D7E" w14:textId="77777777">
      <w:trPr>
        <w:cantSplit/>
        <w:trHeight w:val="288"/>
      </w:trPr>
      <w:tc>
        <w:tcPr>
          <w:tcW w:w="4016" w:type="pct"/>
          <w:gridSpan w:val="2"/>
          <w:tcBorders>
            <w:right w:val="nil"/>
          </w:tcBorders>
          <w:vAlign w:val="center"/>
        </w:tcPr>
        <w:p w14:paraId="65CE9D7C" w14:textId="77777777" w:rsidR="003C4626" w:rsidRPr="00F85124" w:rsidRDefault="003C4626"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65CE9D7D" w14:textId="77777777" w:rsidR="003C4626" w:rsidRPr="00F85124" w:rsidRDefault="003C4626" w:rsidP="007924C2">
          <w:pPr>
            <w:pStyle w:val="Heading1"/>
            <w:jc w:val="right"/>
            <w:rPr>
              <w:rFonts w:ascii="Calibri" w:hAnsi="Calibri"/>
              <w:b w:val="0"/>
              <w:bCs/>
              <w:sz w:val="20"/>
            </w:rPr>
          </w:pPr>
          <w:r>
            <w:rPr>
              <w:rFonts w:ascii="Calibri" w:hAnsi="Calibri"/>
              <w:b w:val="0"/>
              <w:bCs/>
              <w:sz w:val="20"/>
            </w:rPr>
            <w:t>CF2R-MCH-22-H</w:t>
          </w:r>
        </w:p>
      </w:tc>
    </w:tr>
    <w:tr w:rsidR="003C4626" w:rsidRPr="00F85124" w14:paraId="65CE9D81" w14:textId="77777777">
      <w:trPr>
        <w:cantSplit/>
        <w:trHeight w:val="288"/>
      </w:trPr>
      <w:tc>
        <w:tcPr>
          <w:tcW w:w="2500" w:type="pct"/>
          <w:tcBorders>
            <w:right w:val="nil"/>
          </w:tcBorders>
        </w:tcPr>
        <w:p w14:paraId="65CE9D7F" w14:textId="77777777" w:rsidR="003C4626" w:rsidRPr="002E105D" w:rsidRDefault="003C462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80" w14:textId="77777777" w:rsidR="003C4626" w:rsidRPr="00F85124" w:rsidRDefault="003C462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43A8B" w:rsidRPr="00B43A8B">
            <w:rPr>
              <w:rFonts w:ascii="Calibri" w:hAnsi="Calibri"/>
              <w:bCs/>
              <w:noProof/>
            </w:rPr>
            <w:t>3</w:t>
          </w:r>
          <w:r>
            <w:rPr>
              <w:rFonts w:ascii="Calibri" w:hAnsi="Calibri"/>
              <w:bCs/>
              <w:noProof/>
            </w:rPr>
            <w:fldChar w:fldCharType="end"/>
          </w:r>
          <w:r w:rsidRPr="00F85124">
            <w:rPr>
              <w:rFonts w:ascii="Calibri" w:hAnsi="Calibri"/>
              <w:bCs/>
            </w:rPr>
            <w:t xml:space="preserve"> of </w:t>
          </w:r>
          <w:fldSimple w:instr=" SECTIONPAGES   \* MERGEFORMAT ">
            <w:r w:rsidR="00B43A8B" w:rsidRPr="00B43A8B">
              <w:rPr>
                <w:rFonts w:ascii="Calibri" w:hAnsi="Calibri"/>
                <w:bCs/>
                <w:noProof/>
              </w:rPr>
              <w:t>3</w:t>
            </w:r>
          </w:fldSimple>
          <w:r w:rsidRPr="00F85124">
            <w:rPr>
              <w:rFonts w:ascii="Calibri" w:hAnsi="Calibri"/>
              <w:bCs/>
            </w:rPr>
            <w:t>)</w:t>
          </w:r>
        </w:p>
      </w:tc>
    </w:tr>
    <w:tr w:rsidR="003C4626" w:rsidRPr="00F85124" w14:paraId="65CE9D85" w14:textId="77777777">
      <w:trPr>
        <w:cantSplit/>
        <w:trHeight w:val="288"/>
      </w:trPr>
      <w:tc>
        <w:tcPr>
          <w:tcW w:w="0" w:type="auto"/>
        </w:tcPr>
        <w:p w14:paraId="65CE9D82" w14:textId="77777777" w:rsidR="003C4626" w:rsidRPr="00F85124" w:rsidRDefault="003C4626" w:rsidP="007924C2">
          <w:pPr>
            <w:rPr>
              <w:rFonts w:ascii="Calibri" w:hAnsi="Calibri"/>
              <w:sz w:val="12"/>
              <w:szCs w:val="12"/>
            </w:rPr>
          </w:pPr>
          <w:r w:rsidRPr="00F85124">
            <w:rPr>
              <w:rFonts w:ascii="Calibri" w:hAnsi="Calibri"/>
              <w:sz w:val="12"/>
              <w:szCs w:val="12"/>
            </w:rPr>
            <w:t>Project Name:</w:t>
          </w:r>
        </w:p>
      </w:tc>
      <w:tc>
        <w:tcPr>
          <w:tcW w:w="1655" w:type="pct"/>
        </w:tcPr>
        <w:p w14:paraId="65CE9D83" w14:textId="77777777" w:rsidR="003C4626" w:rsidRPr="00F85124" w:rsidRDefault="003C4626" w:rsidP="007924C2">
          <w:pPr>
            <w:rPr>
              <w:rFonts w:ascii="Calibri" w:hAnsi="Calibri"/>
              <w:sz w:val="12"/>
              <w:szCs w:val="12"/>
            </w:rPr>
          </w:pPr>
          <w:r w:rsidRPr="00F85124">
            <w:rPr>
              <w:rFonts w:ascii="Calibri" w:hAnsi="Calibri"/>
              <w:sz w:val="12"/>
              <w:szCs w:val="12"/>
            </w:rPr>
            <w:t>Enforcement Agency:</w:t>
          </w:r>
        </w:p>
      </w:tc>
      <w:tc>
        <w:tcPr>
          <w:tcW w:w="984" w:type="pct"/>
        </w:tcPr>
        <w:p w14:paraId="65CE9D84" w14:textId="77777777" w:rsidR="003C4626" w:rsidRPr="00F85124" w:rsidRDefault="003C4626" w:rsidP="007924C2">
          <w:pPr>
            <w:rPr>
              <w:rFonts w:ascii="Calibri" w:hAnsi="Calibri"/>
              <w:sz w:val="12"/>
              <w:szCs w:val="12"/>
            </w:rPr>
          </w:pPr>
          <w:r w:rsidRPr="00F85124">
            <w:rPr>
              <w:rFonts w:ascii="Calibri" w:hAnsi="Calibri"/>
              <w:sz w:val="12"/>
              <w:szCs w:val="12"/>
            </w:rPr>
            <w:t>Permit Number:</w:t>
          </w:r>
        </w:p>
      </w:tc>
    </w:tr>
    <w:tr w:rsidR="003C4626" w:rsidRPr="00F85124" w14:paraId="65CE9D89" w14:textId="77777777">
      <w:trPr>
        <w:cantSplit/>
        <w:trHeight w:val="288"/>
      </w:trPr>
      <w:tc>
        <w:tcPr>
          <w:tcW w:w="0" w:type="auto"/>
        </w:tcPr>
        <w:p w14:paraId="65CE9D86" w14:textId="77777777" w:rsidR="003C4626" w:rsidRPr="00F85124" w:rsidRDefault="003C4626"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65CE9D87" w14:textId="79906B34" w:rsidR="003C4626" w:rsidRPr="00F85124" w:rsidRDefault="003C4626"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65CE9D88" w14:textId="346DA4A0" w:rsidR="003C4626" w:rsidRPr="00F85124" w:rsidRDefault="003C4626"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5CE9D8A" w14:textId="77777777" w:rsidR="003C4626" w:rsidRDefault="003C4626"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3C4626" w:rsidRPr="00F85124" w14:paraId="65CE9D90" w14:textId="77777777">
      <w:trPr>
        <w:cantSplit/>
        <w:trHeight w:val="288"/>
      </w:trPr>
      <w:tc>
        <w:tcPr>
          <w:tcW w:w="3738" w:type="pct"/>
          <w:gridSpan w:val="2"/>
          <w:tcBorders>
            <w:right w:val="nil"/>
          </w:tcBorders>
          <w:vAlign w:val="center"/>
        </w:tcPr>
        <w:p w14:paraId="65CE9D8E" w14:textId="77777777" w:rsidR="003C4626" w:rsidRPr="00F85124" w:rsidRDefault="00B43A8B" w:rsidP="007924C2">
          <w:pPr>
            <w:pStyle w:val="Heading1"/>
            <w:rPr>
              <w:rFonts w:ascii="Calibri" w:hAnsi="Calibri"/>
              <w:b w:val="0"/>
              <w:bCs/>
              <w:sz w:val="20"/>
            </w:rPr>
          </w:pPr>
          <w:r>
            <w:rPr>
              <w:rFonts w:ascii="Calibri" w:hAnsi="Calibri"/>
              <w:b w:val="0"/>
              <w:bCs/>
              <w:noProof/>
              <w:sz w:val="20"/>
            </w:rPr>
            <w:pict w14:anchorId="65CE9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5" o:spid="_x0000_s18433"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3C4626">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3C4626" w:rsidRPr="00F85124" w:rsidRDefault="003C4626" w:rsidP="002E105D">
          <w:pPr>
            <w:pStyle w:val="Heading1"/>
            <w:jc w:val="right"/>
            <w:rPr>
              <w:rFonts w:ascii="Calibri" w:hAnsi="Calibri"/>
              <w:b w:val="0"/>
              <w:bCs/>
              <w:sz w:val="20"/>
            </w:rPr>
          </w:pPr>
          <w:r>
            <w:rPr>
              <w:rFonts w:ascii="Calibri" w:hAnsi="Calibri"/>
              <w:b w:val="0"/>
              <w:bCs/>
              <w:sz w:val="20"/>
            </w:rPr>
            <w:t>CF2R-MCH-23-H</w:t>
          </w:r>
        </w:p>
      </w:tc>
    </w:tr>
    <w:tr w:rsidR="003C4626" w:rsidRPr="00F85124" w14:paraId="65CE9D93" w14:textId="77777777">
      <w:trPr>
        <w:cantSplit/>
        <w:trHeight w:val="288"/>
      </w:trPr>
      <w:tc>
        <w:tcPr>
          <w:tcW w:w="2500" w:type="pct"/>
          <w:tcBorders>
            <w:right w:val="nil"/>
          </w:tcBorders>
        </w:tcPr>
        <w:p w14:paraId="65CE9D91" w14:textId="77777777" w:rsidR="003C4626" w:rsidRPr="002E105D" w:rsidRDefault="003C462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3C4626" w:rsidRPr="00F85124" w:rsidRDefault="003C462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3C4626" w:rsidRPr="00F85124" w14:paraId="65CE9D97" w14:textId="77777777">
      <w:trPr>
        <w:cantSplit/>
        <w:trHeight w:val="288"/>
      </w:trPr>
      <w:tc>
        <w:tcPr>
          <w:tcW w:w="0" w:type="auto"/>
        </w:tcPr>
        <w:p w14:paraId="65CE9D94" w14:textId="77777777" w:rsidR="003C4626" w:rsidRPr="00F85124" w:rsidRDefault="003C4626"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3C4626" w:rsidRPr="00F85124" w:rsidRDefault="003C4626"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3C4626" w:rsidRPr="00F85124" w:rsidRDefault="003C4626" w:rsidP="007924C2">
          <w:pPr>
            <w:rPr>
              <w:rFonts w:ascii="Calibri" w:hAnsi="Calibri"/>
              <w:sz w:val="12"/>
              <w:szCs w:val="12"/>
            </w:rPr>
          </w:pPr>
          <w:r w:rsidRPr="00F85124">
            <w:rPr>
              <w:rFonts w:ascii="Calibri" w:hAnsi="Calibri"/>
              <w:sz w:val="12"/>
              <w:szCs w:val="12"/>
            </w:rPr>
            <w:t>Permit Number:</w:t>
          </w:r>
        </w:p>
      </w:tc>
    </w:tr>
    <w:tr w:rsidR="003C4626" w:rsidRPr="00F85124" w14:paraId="65CE9D9B" w14:textId="77777777">
      <w:trPr>
        <w:cantSplit/>
        <w:trHeight w:val="288"/>
      </w:trPr>
      <w:tc>
        <w:tcPr>
          <w:tcW w:w="0" w:type="auto"/>
        </w:tcPr>
        <w:p w14:paraId="65CE9D98" w14:textId="77777777" w:rsidR="003C4626" w:rsidRPr="00F85124" w:rsidRDefault="003C4626"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3C4626" w:rsidRPr="00F85124" w:rsidRDefault="003C4626"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3C4626" w:rsidRPr="00F85124" w:rsidRDefault="003C4626"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3C4626" w:rsidRDefault="003C462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9F" w14:textId="77777777" w:rsidR="003C4626" w:rsidRDefault="00B43A8B">
    <w:pPr>
      <w:pStyle w:val="Header"/>
    </w:pPr>
    <w:r>
      <w:rPr>
        <w:noProof/>
      </w:rPr>
      <w:pict w14:anchorId="65CE9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9" o:spid="_x0000_s18437"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C4626" w:rsidRPr="00F85124" w14:paraId="65CE9DA2" w14:textId="77777777">
      <w:trPr>
        <w:cantSplit/>
        <w:trHeight w:val="288"/>
      </w:trPr>
      <w:tc>
        <w:tcPr>
          <w:tcW w:w="4016" w:type="pct"/>
          <w:gridSpan w:val="2"/>
          <w:tcBorders>
            <w:right w:val="nil"/>
          </w:tcBorders>
          <w:vAlign w:val="center"/>
        </w:tcPr>
        <w:p w14:paraId="65CE9DA0" w14:textId="77777777" w:rsidR="003C4626" w:rsidRPr="00F85124" w:rsidRDefault="00B43A8B" w:rsidP="007924C2">
          <w:pPr>
            <w:pStyle w:val="Heading1"/>
            <w:rPr>
              <w:rFonts w:ascii="Calibri" w:hAnsi="Calibri"/>
              <w:b w:val="0"/>
              <w:bCs/>
              <w:sz w:val="20"/>
            </w:rPr>
          </w:pPr>
          <w:r>
            <w:rPr>
              <w:rFonts w:ascii="Calibri" w:hAnsi="Calibri"/>
              <w:b w:val="0"/>
              <w:bCs/>
              <w:noProof/>
              <w:sz w:val="20"/>
            </w:rPr>
            <w:pict w14:anchorId="65CE9D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0" o:spid="_x0000_s18438"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3C4626">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77777777" w:rsidR="003C4626" w:rsidRPr="00F85124" w:rsidRDefault="003C4626" w:rsidP="007924C2">
          <w:pPr>
            <w:pStyle w:val="Heading1"/>
            <w:jc w:val="right"/>
            <w:rPr>
              <w:rFonts w:ascii="Calibri" w:hAnsi="Calibri"/>
              <w:b w:val="0"/>
              <w:bCs/>
              <w:sz w:val="20"/>
            </w:rPr>
          </w:pPr>
          <w:r>
            <w:rPr>
              <w:rFonts w:ascii="Calibri" w:hAnsi="Calibri"/>
              <w:b w:val="0"/>
              <w:bCs/>
              <w:sz w:val="20"/>
            </w:rPr>
            <w:t>CF2R-MCH-22-H</w:t>
          </w:r>
        </w:p>
      </w:tc>
    </w:tr>
    <w:tr w:rsidR="003C4626" w:rsidRPr="00F85124" w14:paraId="65CE9DA5" w14:textId="77777777">
      <w:trPr>
        <w:cantSplit/>
        <w:trHeight w:val="288"/>
      </w:trPr>
      <w:tc>
        <w:tcPr>
          <w:tcW w:w="2500" w:type="pct"/>
          <w:tcBorders>
            <w:right w:val="nil"/>
          </w:tcBorders>
        </w:tcPr>
        <w:p w14:paraId="65CE9DA3" w14:textId="77777777" w:rsidR="003C4626" w:rsidRPr="002E105D" w:rsidRDefault="003C4626"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77777777" w:rsidR="003C4626" w:rsidRPr="00F85124" w:rsidRDefault="003C462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43A8B" w:rsidRPr="00B43A8B">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00B43A8B" w:rsidRPr="00B43A8B">
              <w:rPr>
                <w:rFonts w:ascii="Calibri" w:hAnsi="Calibri"/>
                <w:bCs/>
                <w:noProof/>
              </w:rPr>
              <w:t>1</w:t>
            </w:r>
          </w:fldSimple>
          <w:r w:rsidRPr="00F85124">
            <w:rPr>
              <w:rFonts w:ascii="Calibri" w:hAnsi="Calibri"/>
              <w:bCs/>
            </w:rPr>
            <w:t>)</w:t>
          </w:r>
        </w:p>
      </w:tc>
    </w:tr>
  </w:tbl>
  <w:p w14:paraId="65CE9DA6" w14:textId="77777777" w:rsidR="003C4626" w:rsidRDefault="003C4626"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C4626" w:rsidRPr="00F85124" w14:paraId="65CE9DAA" w14:textId="77777777">
      <w:trPr>
        <w:cantSplit/>
        <w:trHeight w:val="288"/>
      </w:trPr>
      <w:tc>
        <w:tcPr>
          <w:tcW w:w="4016" w:type="pct"/>
          <w:gridSpan w:val="2"/>
          <w:tcBorders>
            <w:right w:val="nil"/>
          </w:tcBorders>
          <w:vAlign w:val="center"/>
        </w:tcPr>
        <w:p w14:paraId="65CE9DA8" w14:textId="77777777" w:rsidR="003C4626" w:rsidRPr="00F85124" w:rsidRDefault="00B43A8B" w:rsidP="007924C2">
          <w:pPr>
            <w:pStyle w:val="Heading1"/>
            <w:rPr>
              <w:rFonts w:ascii="Calibri" w:hAnsi="Calibri"/>
              <w:b w:val="0"/>
              <w:bCs/>
              <w:sz w:val="20"/>
            </w:rPr>
          </w:pPr>
          <w:r>
            <w:rPr>
              <w:rFonts w:ascii="Calibri" w:hAnsi="Calibri"/>
              <w:b w:val="0"/>
              <w:bCs/>
              <w:noProof/>
              <w:sz w:val="20"/>
            </w:rPr>
            <w:pict w14:anchorId="65CE9D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18" o:spid="_x0000_s184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3C4626">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3C4626" w:rsidRPr="00F85124" w:rsidRDefault="003C4626" w:rsidP="002E105D">
          <w:pPr>
            <w:pStyle w:val="Heading1"/>
            <w:jc w:val="right"/>
            <w:rPr>
              <w:rFonts w:ascii="Calibri" w:hAnsi="Calibri"/>
              <w:b w:val="0"/>
              <w:bCs/>
              <w:sz w:val="20"/>
            </w:rPr>
          </w:pPr>
          <w:r>
            <w:rPr>
              <w:rFonts w:ascii="Calibri" w:hAnsi="Calibri"/>
              <w:b w:val="0"/>
              <w:bCs/>
              <w:sz w:val="20"/>
            </w:rPr>
            <w:t>CF2R-MCH-23-H</w:t>
          </w:r>
        </w:p>
      </w:tc>
    </w:tr>
    <w:tr w:rsidR="003C4626" w:rsidRPr="00F85124" w14:paraId="65CE9DAD" w14:textId="77777777">
      <w:trPr>
        <w:cantSplit/>
        <w:trHeight w:val="288"/>
      </w:trPr>
      <w:tc>
        <w:tcPr>
          <w:tcW w:w="2500" w:type="pct"/>
          <w:tcBorders>
            <w:right w:val="nil"/>
          </w:tcBorders>
        </w:tcPr>
        <w:p w14:paraId="65CE9DAB" w14:textId="77777777" w:rsidR="003C4626" w:rsidRPr="002E105D" w:rsidRDefault="003C4626"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3C4626" w:rsidRPr="00F85124" w:rsidRDefault="003C462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65CE9DAE" w14:textId="77777777" w:rsidR="003C4626" w:rsidRDefault="003C462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B0" w14:textId="77777777" w:rsidR="003C4626" w:rsidRDefault="00B43A8B">
    <w:pPr>
      <w:pStyle w:val="Header"/>
    </w:pPr>
    <w:r>
      <w:rPr>
        <w:noProof/>
      </w:rPr>
      <w:pict w14:anchorId="65CE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2" o:spid="_x0000_s1844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C4626" w:rsidRPr="00F85124" w14:paraId="65CE9DB3" w14:textId="77777777">
      <w:trPr>
        <w:cantSplit/>
        <w:trHeight w:val="288"/>
      </w:trPr>
      <w:tc>
        <w:tcPr>
          <w:tcW w:w="4016" w:type="pct"/>
          <w:gridSpan w:val="2"/>
          <w:tcBorders>
            <w:right w:val="nil"/>
          </w:tcBorders>
          <w:vAlign w:val="center"/>
        </w:tcPr>
        <w:p w14:paraId="65CE9DB1" w14:textId="77777777" w:rsidR="003C4626" w:rsidRPr="00F85124" w:rsidRDefault="00B43A8B" w:rsidP="00CB64DD">
          <w:pPr>
            <w:pStyle w:val="Heading1"/>
            <w:rPr>
              <w:rFonts w:ascii="Calibri" w:hAnsi="Calibri"/>
              <w:b w:val="0"/>
              <w:bCs/>
              <w:sz w:val="20"/>
            </w:rPr>
          </w:pPr>
          <w:r>
            <w:rPr>
              <w:rFonts w:ascii="Calibri" w:hAnsi="Calibri"/>
              <w:b w:val="0"/>
              <w:bCs/>
              <w:noProof/>
              <w:sz w:val="20"/>
            </w:rPr>
            <w:pict w14:anchorId="65CE9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3" o:spid="_x0000_s1844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3C4626">
            <w:rPr>
              <w:rFonts w:ascii="Calibri" w:hAnsi="Calibri"/>
              <w:b w:val="0"/>
              <w:bCs/>
              <w:sz w:val="20"/>
            </w:rPr>
            <w:t xml:space="preserve">CERTIFICATE OF INSTALLATION – </w:t>
          </w:r>
          <w:r w:rsidR="003C4626"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7777777" w:rsidR="003C4626" w:rsidRPr="00F85124" w:rsidRDefault="003C4626" w:rsidP="007924C2">
          <w:pPr>
            <w:pStyle w:val="Heading1"/>
            <w:jc w:val="right"/>
            <w:rPr>
              <w:rFonts w:ascii="Calibri" w:hAnsi="Calibri"/>
              <w:b w:val="0"/>
              <w:bCs/>
              <w:sz w:val="20"/>
            </w:rPr>
          </w:pPr>
          <w:r>
            <w:rPr>
              <w:rFonts w:ascii="Calibri" w:hAnsi="Calibri"/>
              <w:b w:val="0"/>
              <w:bCs/>
              <w:sz w:val="20"/>
            </w:rPr>
            <w:t>CF2R-MCH-22-H</w:t>
          </w:r>
        </w:p>
      </w:tc>
    </w:tr>
    <w:tr w:rsidR="003C4626" w:rsidRPr="00F85124" w14:paraId="65CE9DB6" w14:textId="77777777">
      <w:trPr>
        <w:cantSplit/>
        <w:trHeight w:val="288"/>
      </w:trPr>
      <w:tc>
        <w:tcPr>
          <w:tcW w:w="2500" w:type="pct"/>
          <w:tcBorders>
            <w:right w:val="nil"/>
          </w:tcBorders>
        </w:tcPr>
        <w:p w14:paraId="65CE9DB4" w14:textId="77777777" w:rsidR="003C4626" w:rsidRPr="002E105D" w:rsidRDefault="003C4626"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77777777" w:rsidR="003C4626" w:rsidRPr="00F85124" w:rsidRDefault="003C4626"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B43A8B" w:rsidRPr="00B43A8B">
            <w:rPr>
              <w:rFonts w:ascii="Calibri" w:hAnsi="Calibri"/>
              <w:bCs/>
              <w:noProof/>
            </w:rPr>
            <w:t>2</w:t>
          </w:r>
          <w:r>
            <w:rPr>
              <w:rFonts w:ascii="Calibri" w:hAnsi="Calibri"/>
              <w:bCs/>
              <w:noProof/>
            </w:rPr>
            <w:fldChar w:fldCharType="end"/>
          </w:r>
          <w:r w:rsidRPr="00F85124">
            <w:rPr>
              <w:rFonts w:ascii="Calibri" w:hAnsi="Calibri"/>
              <w:bCs/>
            </w:rPr>
            <w:t xml:space="preserve"> of </w:t>
          </w:r>
          <w:fldSimple w:instr=" SECTIONPAGES   \* MERGEFORMAT ">
            <w:r w:rsidR="00B43A8B" w:rsidRPr="00B43A8B">
              <w:rPr>
                <w:rFonts w:ascii="Calibri" w:hAnsi="Calibri"/>
                <w:bCs/>
                <w:noProof/>
              </w:rPr>
              <w:t>2</w:t>
            </w:r>
          </w:fldSimple>
          <w:r w:rsidRPr="00F85124">
            <w:rPr>
              <w:rFonts w:ascii="Calibri" w:hAnsi="Calibri"/>
              <w:bCs/>
            </w:rPr>
            <w:t>)</w:t>
          </w:r>
        </w:p>
      </w:tc>
    </w:tr>
  </w:tbl>
  <w:p w14:paraId="65CE9DB7" w14:textId="77777777" w:rsidR="003C4626" w:rsidRDefault="003C4626"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E9DB8" w14:textId="77777777" w:rsidR="003C4626" w:rsidRDefault="00B43A8B">
    <w:pPr>
      <w:pStyle w:val="Header"/>
    </w:pPr>
    <w:r>
      <w:rPr>
        <w:noProof/>
      </w:rPr>
      <w:pict w14:anchorId="65CE9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45521" o:spid="_x0000_s18439"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4">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7"/>
  </w:num>
  <w:num w:numId="14">
    <w:abstractNumId w:val="7"/>
  </w:num>
  <w:num w:numId="15">
    <w:abstractNumId w:val="2"/>
  </w:num>
  <w:num w:numId="16">
    <w:abstractNumId w:val="15"/>
  </w:num>
  <w:num w:numId="17">
    <w:abstractNumId w:val="12"/>
  </w:num>
  <w:num w:numId="18">
    <w:abstractNumId w:val="23"/>
  </w:num>
  <w:num w:numId="19">
    <w:abstractNumId w:val="14"/>
  </w:num>
  <w:num w:numId="20">
    <w:abstractNumId w:val="20"/>
  </w:num>
  <w:num w:numId="21">
    <w:abstractNumId w:val="19"/>
  </w:num>
  <w:num w:numId="22">
    <w:abstractNumId w:val="18"/>
  </w:num>
  <w:num w:numId="23">
    <w:abstractNumId w:val="4"/>
  </w:num>
  <w:num w:numId="24">
    <w:abstractNumId w:val="11"/>
  </w:num>
  <w:num w:numId="25">
    <w:abstractNumId w:val="21"/>
  </w:num>
  <w:num w:numId="26">
    <w:abstractNumId w:val="17"/>
  </w:num>
  <w:num w:numId="27">
    <w:abstractNumId w:val="13"/>
  </w:num>
  <w:num w:numId="28">
    <w:abstractNumId w:val="9"/>
  </w:num>
  <w:num w:numId="29">
    <w:abstractNumId w:val="22"/>
  </w:num>
  <w:num w:numId="30">
    <w:abstractNumId w:val="5"/>
  </w:num>
  <w:num w:numId="31">
    <w:abstractNumId w:val="10"/>
  </w:num>
  <w:num w:numId="32">
    <w:abstractNumId w:val="6"/>
  </w:num>
  <w:num w:numId="33">
    <w:abstractNumId w:val="16"/>
  </w:num>
  <w:num w:numId="34">
    <w:abstractNumId w:val="3"/>
  </w:num>
  <w:num w:numId="35">
    <w:abstractNumId w:val="8"/>
  </w:num>
  <w:num w:numId="36">
    <w:abstractNumId w:val="24"/>
  </w:num>
  <w:num w:numId="3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abstractNumId w:val="6"/>
    <w:lvlOverride w:ilvl="0">
      <w:startOverride w:val="1"/>
    </w:lvlOverride>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8442"/>
    <o:shapelayout v:ext="edit">
      <o:idmap v:ext="edit" data="1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5726"/>
    <w:rsid w:val="00170DAA"/>
    <w:rsid w:val="00171597"/>
    <w:rsid w:val="001739A4"/>
    <w:rsid w:val="001739FA"/>
    <w:rsid w:val="00174BD1"/>
    <w:rsid w:val="00175D42"/>
    <w:rsid w:val="00177A87"/>
    <w:rsid w:val="00181190"/>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51D0"/>
    <w:rsid w:val="0030536C"/>
    <w:rsid w:val="00306026"/>
    <w:rsid w:val="00312673"/>
    <w:rsid w:val="00313178"/>
    <w:rsid w:val="0031378A"/>
    <w:rsid w:val="00314D52"/>
    <w:rsid w:val="00314EC3"/>
    <w:rsid w:val="0032018D"/>
    <w:rsid w:val="00320F01"/>
    <w:rsid w:val="00323157"/>
    <w:rsid w:val="003247CA"/>
    <w:rsid w:val="00334030"/>
    <w:rsid w:val="00334F4F"/>
    <w:rsid w:val="00335C78"/>
    <w:rsid w:val="00337397"/>
    <w:rsid w:val="00340CE9"/>
    <w:rsid w:val="00346A44"/>
    <w:rsid w:val="003500C8"/>
    <w:rsid w:val="00350A8C"/>
    <w:rsid w:val="00350A99"/>
    <w:rsid w:val="0035179E"/>
    <w:rsid w:val="00352FF0"/>
    <w:rsid w:val="00353C3B"/>
    <w:rsid w:val="00355827"/>
    <w:rsid w:val="0035603C"/>
    <w:rsid w:val="00357343"/>
    <w:rsid w:val="003602D0"/>
    <w:rsid w:val="0036342F"/>
    <w:rsid w:val="00371157"/>
    <w:rsid w:val="00372700"/>
    <w:rsid w:val="003761D5"/>
    <w:rsid w:val="00376EAA"/>
    <w:rsid w:val="003809C0"/>
    <w:rsid w:val="00383ADD"/>
    <w:rsid w:val="003850E9"/>
    <w:rsid w:val="0038521B"/>
    <w:rsid w:val="00386209"/>
    <w:rsid w:val="003864EA"/>
    <w:rsid w:val="0038684E"/>
    <w:rsid w:val="00386CC0"/>
    <w:rsid w:val="0039142A"/>
    <w:rsid w:val="00394C8C"/>
    <w:rsid w:val="003A3E27"/>
    <w:rsid w:val="003A4FE2"/>
    <w:rsid w:val="003A754B"/>
    <w:rsid w:val="003B20F8"/>
    <w:rsid w:val="003B3641"/>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30C61"/>
    <w:rsid w:val="00430CEA"/>
    <w:rsid w:val="00432098"/>
    <w:rsid w:val="00433301"/>
    <w:rsid w:val="0043390E"/>
    <w:rsid w:val="0043422C"/>
    <w:rsid w:val="00435279"/>
    <w:rsid w:val="004367A7"/>
    <w:rsid w:val="00440841"/>
    <w:rsid w:val="004416D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C0E48"/>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5D2C"/>
    <w:rsid w:val="006016EB"/>
    <w:rsid w:val="006019F9"/>
    <w:rsid w:val="00601C19"/>
    <w:rsid w:val="006040F5"/>
    <w:rsid w:val="00605944"/>
    <w:rsid w:val="00605FEF"/>
    <w:rsid w:val="00610D55"/>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50EA4"/>
    <w:rsid w:val="00751673"/>
    <w:rsid w:val="00753CFA"/>
    <w:rsid w:val="007551EC"/>
    <w:rsid w:val="007635A5"/>
    <w:rsid w:val="0076441C"/>
    <w:rsid w:val="00764CBD"/>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F5C"/>
    <w:rsid w:val="008D0B8D"/>
    <w:rsid w:val="008D14C1"/>
    <w:rsid w:val="008D3743"/>
    <w:rsid w:val="008D3813"/>
    <w:rsid w:val="008D464B"/>
    <w:rsid w:val="008D6BC2"/>
    <w:rsid w:val="008E429B"/>
    <w:rsid w:val="008E42D0"/>
    <w:rsid w:val="008E4542"/>
    <w:rsid w:val="008E7E5C"/>
    <w:rsid w:val="008F1900"/>
    <w:rsid w:val="008F1DA0"/>
    <w:rsid w:val="00900C86"/>
    <w:rsid w:val="0090130C"/>
    <w:rsid w:val="00904D03"/>
    <w:rsid w:val="00910674"/>
    <w:rsid w:val="0091105E"/>
    <w:rsid w:val="009119ED"/>
    <w:rsid w:val="009142F9"/>
    <w:rsid w:val="00915048"/>
    <w:rsid w:val="00915BCF"/>
    <w:rsid w:val="00923AC3"/>
    <w:rsid w:val="00931348"/>
    <w:rsid w:val="0093223E"/>
    <w:rsid w:val="009379DB"/>
    <w:rsid w:val="009412E7"/>
    <w:rsid w:val="00941530"/>
    <w:rsid w:val="00941E17"/>
    <w:rsid w:val="009437C6"/>
    <w:rsid w:val="009461BE"/>
    <w:rsid w:val="00946688"/>
    <w:rsid w:val="00954E45"/>
    <w:rsid w:val="00955A9A"/>
    <w:rsid w:val="009561BC"/>
    <w:rsid w:val="009564C7"/>
    <w:rsid w:val="00957C6B"/>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D0F10"/>
    <w:rsid w:val="009D1A2A"/>
    <w:rsid w:val="009D3023"/>
    <w:rsid w:val="009D7D0E"/>
    <w:rsid w:val="009E0B1A"/>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5A2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18442"/>
    <o:shapelayout v:ext="edit">
      <o:idmap v:ext="edit" data="1"/>
    </o:shapelayout>
  </w:shapeDefaults>
  <w:decimalSymbol w:val="."/>
  <w:listSeparator w:val=","/>
  <w14:docId w14:val="65CE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BADD2F-3ED3-4493-B052-3750BCA97A65}">
  <ds:schemaRefs>
    <ds:schemaRef ds:uri="http://schemas.openxmlformats.org/officeDocument/2006/bibliography"/>
  </ds:schemaRefs>
</ds:datastoreItem>
</file>

<file path=customXml/itemProps2.xml><?xml version="1.0" encoding="utf-8"?>
<ds:datastoreItem xmlns:ds="http://schemas.openxmlformats.org/officeDocument/2006/customXml" ds:itemID="{0669BFA3-E1E0-4BFB-BE9B-DF2703CBE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2096</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Shewmaker, Michael@Energy</cp:lastModifiedBy>
  <cp:revision>10</cp:revision>
  <dcterms:created xsi:type="dcterms:W3CDTF">2015-06-09T16:54:00Z</dcterms:created>
  <dcterms:modified xsi:type="dcterms:W3CDTF">2016-10-11T18:56:00Z</dcterms:modified>
</cp:coreProperties>
</file>