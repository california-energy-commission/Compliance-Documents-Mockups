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FA74A0" w:rsidRPr="00D2491C" w14:paraId="28DE43D1" w14:textId="77777777" w:rsidTr="00FA74A0">
        <w:tc>
          <w:tcPr>
            <w:tcW w:w="11016" w:type="dxa"/>
          </w:tcPr>
          <w:p w14:paraId="28DE43D0" w14:textId="77777777" w:rsidR="00FA74A0" w:rsidRPr="00D2491C" w:rsidRDefault="00FA74A0" w:rsidP="00500C2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font78"/>
                <w:sz w:val="18"/>
                <w:szCs w:val="18"/>
              </w:rPr>
              <w:t xml:space="preserve">Title 24, Part 6, Section 150.0(o) </w:t>
            </w:r>
            <w:r w:rsidRPr="00D2491C">
              <w:rPr>
                <w:rFonts w:asciiTheme="minorHAnsi" w:hAnsiTheme="minorHAnsi" w:cs="font78"/>
                <w:b/>
                <w:bCs/>
                <w:sz w:val="18"/>
                <w:szCs w:val="18"/>
              </w:rPr>
              <w:t xml:space="preserve">Ventilation for Indoor Air Quality. </w:t>
            </w:r>
            <w:r w:rsidRPr="00D2491C">
              <w:rPr>
                <w:rFonts w:asciiTheme="minorHAnsi" w:hAnsiTheme="minorHAnsi" w:cs="font78"/>
                <w:sz w:val="18"/>
                <w:szCs w:val="18"/>
              </w:rPr>
              <w:t xml:space="preserve">All dwelling units shall meet the requirements of ANSI/ASHRAE Standard 62.2 Ventilation and Acceptable Indoor Air Quality in Low-Rise Residential Buildings. </w:t>
            </w:r>
            <w:r w:rsidRPr="00D2491C">
              <w:rPr>
                <w:rStyle w:val="Emphasis"/>
                <w:rFonts w:asciiTheme="minorHAnsi" w:hAnsiTheme="minorHAnsi"/>
                <w:b/>
                <w:sz w:val="18"/>
                <w:szCs w:val="18"/>
              </w:rPr>
              <w:t>Equation and table numbering on this compliance document corresponds to the numbering for that information in the published ANSI/ASHRAE Standard 62.2-2010.</w:t>
            </w:r>
          </w:p>
        </w:tc>
      </w:tr>
    </w:tbl>
    <w:p w14:paraId="28DE43D2" w14:textId="77777777" w:rsidR="005E32AF" w:rsidRPr="00500C2C"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91073A" w:rsidRPr="00D2491C" w14:paraId="28DE43D4" w14:textId="77777777" w:rsidTr="004C1BAB">
        <w:tc>
          <w:tcPr>
            <w:tcW w:w="11016" w:type="dxa"/>
            <w:gridSpan w:val="3"/>
          </w:tcPr>
          <w:p w14:paraId="28DE43D3" w14:textId="77777777" w:rsidR="0091073A" w:rsidRPr="00F5715E" w:rsidRDefault="0091073A" w:rsidP="004C1BA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A. Dwelling Mechanical Ventilation - General Information</w:t>
            </w:r>
          </w:p>
        </w:tc>
      </w:tr>
      <w:tr w:rsidR="0091073A" w:rsidRPr="00D2491C" w14:paraId="28DE43D8" w14:textId="77777777" w:rsidTr="008615AA">
        <w:trPr>
          <w:trHeight w:val="158"/>
        </w:trPr>
        <w:tc>
          <w:tcPr>
            <w:tcW w:w="634" w:type="dxa"/>
            <w:vAlign w:val="center"/>
          </w:tcPr>
          <w:p w14:paraId="28DE43D5" w14:textId="77777777" w:rsidR="0091073A" w:rsidRPr="00F5715E" w:rsidRDefault="0091073A" w:rsidP="004C1BAB">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28DE43D6" w14:textId="1EFE15D9" w:rsidR="0091073A" w:rsidRPr="00F5715E" w:rsidRDefault="0091073A" w:rsidP="006857B7">
            <w:pPr>
              <w:rPr>
                <w:rFonts w:asciiTheme="minorHAnsi" w:hAnsiTheme="minorHAnsi"/>
                <w:sz w:val="18"/>
                <w:szCs w:val="18"/>
              </w:rPr>
            </w:pPr>
            <w:r>
              <w:rPr>
                <w:rFonts w:asciiTheme="minorHAnsi" w:hAnsiTheme="minorHAnsi"/>
                <w:sz w:val="18"/>
                <w:szCs w:val="18"/>
              </w:rPr>
              <w:t xml:space="preserve">Dwelling </w:t>
            </w:r>
            <w:r w:rsidR="006857B7">
              <w:rPr>
                <w:rFonts w:asciiTheme="minorHAnsi" w:hAnsiTheme="minorHAnsi"/>
                <w:sz w:val="18"/>
                <w:szCs w:val="18"/>
              </w:rPr>
              <w:t>U</w:t>
            </w:r>
            <w:r>
              <w:rPr>
                <w:rFonts w:asciiTheme="minorHAnsi" w:hAnsiTheme="minorHAnsi"/>
                <w:sz w:val="18"/>
                <w:szCs w:val="18"/>
              </w:rPr>
              <w:t xml:space="preserve">nit </w:t>
            </w:r>
            <w:r w:rsidR="006857B7">
              <w:rPr>
                <w:rFonts w:asciiTheme="minorHAnsi" w:hAnsiTheme="minorHAnsi"/>
                <w:sz w:val="18"/>
                <w:szCs w:val="18"/>
              </w:rPr>
              <w:t>N</w:t>
            </w:r>
            <w:r>
              <w:rPr>
                <w:rFonts w:asciiTheme="minorHAnsi" w:hAnsiTheme="minorHAnsi"/>
                <w:sz w:val="18"/>
                <w:szCs w:val="18"/>
              </w:rPr>
              <w:t>ame</w:t>
            </w:r>
          </w:p>
        </w:tc>
        <w:tc>
          <w:tcPr>
            <w:tcW w:w="5688" w:type="dxa"/>
          </w:tcPr>
          <w:p w14:paraId="28DE43D7" w14:textId="77777777" w:rsidR="0091073A" w:rsidRPr="00F5715E" w:rsidRDefault="0091073A" w:rsidP="004C1BAB">
            <w:pPr>
              <w:rPr>
                <w:rFonts w:asciiTheme="minorHAnsi" w:hAnsiTheme="minorHAnsi"/>
                <w:sz w:val="18"/>
                <w:szCs w:val="18"/>
              </w:rPr>
            </w:pPr>
          </w:p>
        </w:tc>
      </w:tr>
      <w:tr w:rsidR="0091073A" w:rsidRPr="00D2491C" w14:paraId="28DE43DC" w14:textId="77777777" w:rsidTr="008615AA">
        <w:trPr>
          <w:trHeight w:val="158"/>
        </w:trPr>
        <w:tc>
          <w:tcPr>
            <w:tcW w:w="634" w:type="dxa"/>
            <w:vAlign w:val="center"/>
          </w:tcPr>
          <w:p w14:paraId="28DE43D9"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28DE43DA" w14:textId="1CEB1A0C" w:rsidR="0091073A" w:rsidRPr="00F5715E" w:rsidRDefault="0091073A" w:rsidP="004C1BAB">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28DE43DB" w14:textId="77777777" w:rsidR="0091073A" w:rsidRPr="00F5715E" w:rsidRDefault="0091073A" w:rsidP="004C1BAB">
            <w:pPr>
              <w:rPr>
                <w:rFonts w:asciiTheme="minorHAnsi" w:hAnsiTheme="minorHAnsi"/>
                <w:sz w:val="18"/>
                <w:szCs w:val="18"/>
              </w:rPr>
            </w:pPr>
          </w:p>
        </w:tc>
      </w:tr>
      <w:tr w:rsidR="0091073A" w:rsidRPr="00D2491C" w14:paraId="28DE43E0" w14:textId="77777777" w:rsidTr="008615AA">
        <w:trPr>
          <w:trHeight w:val="158"/>
        </w:trPr>
        <w:tc>
          <w:tcPr>
            <w:tcW w:w="634" w:type="dxa"/>
            <w:vAlign w:val="center"/>
          </w:tcPr>
          <w:p w14:paraId="28DE43DD"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28DE43DE" w14:textId="02530F70" w:rsidR="0091073A" w:rsidRPr="00F5715E" w:rsidRDefault="0091073A" w:rsidP="006857B7">
            <w:pPr>
              <w:rPr>
                <w:rFonts w:asciiTheme="minorHAnsi" w:hAnsiTheme="minorHAnsi"/>
                <w:sz w:val="18"/>
                <w:szCs w:val="18"/>
              </w:rPr>
            </w:pPr>
            <w:r w:rsidRPr="00F5715E">
              <w:rPr>
                <w:rFonts w:asciiTheme="minorHAnsi" w:hAnsiTheme="minorHAnsi"/>
                <w:sz w:val="18"/>
                <w:szCs w:val="18"/>
              </w:rPr>
              <w:t xml:space="preserve">Project </w:t>
            </w:r>
            <w:r w:rsidR="006857B7">
              <w:rPr>
                <w:rFonts w:asciiTheme="minorHAnsi" w:hAnsiTheme="minorHAnsi"/>
                <w:sz w:val="18"/>
                <w:szCs w:val="18"/>
              </w:rPr>
              <w:t>S</w:t>
            </w:r>
            <w:r w:rsidRPr="00F5715E">
              <w:rPr>
                <w:rFonts w:asciiTheme="minorHAnsi" w:hAnsiTheme="minorHAnsi"/>
                <w:sz w:val="18"/>
                <w:szCs w:val="18"/>
              </w:rPr>
              <w:t>cope</w:t>
            </w:r>
          </w:p>
        </w:tc>
        <w:tc>
          <w:tcPr>
            <w:tcW w:w="5688" w:type="dxa"/>
          </w:tcPr>
          <w:p w14:paraId="28DE43DF" w14:textId="77777777" w:rsidR="0091073A" w:rsidRPr="00F5715E" w:rsidRDefault="0091073A" w:rsidP="004C1BAB">
            <w:pPr>
              <w:rPr>
                <w:rFonts w:asciiTheme="minorHAnsi" w:hAnsiTheme="minorHAnsi"/>
                <w:sz w:val="18"/>
                <w:szCs w:val="18"/>
              </w:rPr>
            </w:pPr>
          </w:p>
        </w:tc>
      </w:tr>
      <w:tr w:rsidR="0091073A" w:rsidRPr="00D2491C" w14:paraId="28DE43E5" w14:textId="77777777" w:rsidTr="008615AA">
        <w:trPr>
          <w:trHeight w:val="158"/>
        </w:trPr>
        <w:tc>
          <w:tcPr>
            <w:tcW w:w="634" w:type="dxa"/>
            <w:vAlign w:val="center"/>
          </w:tcPr>
          <w:p w14:paraId="28DE43E1"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28DE43E2" w14:textId="4783DD55" w:rsidR="0091073A" w:rsidRDefault="000A56EB" w:rsidP="004C1BAB">
            <w:pPr>
              <w:rPr>
                <w:rFonts w:asciiTheme="minorHAnsi" w:hAnsiTheme="minorHAnsi"/>
                <w:sz w:val="18"/>
                <w:szCs w:val="18"/>
              </w:rPr>
            </w:pPr>
            <w:r>
              <w:rPr>
                <w:rFonts w:asciiTheme="minorHAnsi" w:hAnsiTheme="minorHAnsi"/>
                <w:sz w:val="18"/>
                <w:szCs w:val="18"/>
              </w:rPr>
              <w:t xml:space="preserve">Total </w:t>
            </w:r>
            <w:r w:rsidR="0091073A" w:rsidRPr="00F5715E">
              <w:rPr>
                <w:rFonts w:asciiTheme="minorHAnsi" w:hAnsiTheme="minorHAnsi"/>
                <w:sz w:val="18"/>
                <w:szCs w:val="18"/>
              </w:rPr>
              <w:t xml:space="preserve">Conditioned </w:t>
            </w:r>
            <w:r w:rsidR="006857B7">
              <w:rPr>
                <w:rFonts w:asciiTheme="minorHAnsi" w:hAnsiTheme="minorHAnsi"/>
                <w:sz w:val="18"/>
                <w:szCs w:val="18"/>
              </w:rPr>
              <w:t>F</w:t>
            </w:r>
            <w:r w:rsidR="0091073A" w:rsidRPr="00F5715E">
              <w:rPr>
                <w:rFonts w:asciiTheme="minorHAnsi" w:hAnsiTheme="minorHAnsi"/>
                <w:sz w:val="18"/>
                <w:szCs w:val="18"/>
              </w:rPr>
              <w:t xml:space="preserve">loor </w:t>
            </w:r>
            <w:r w:rsidR="006857B7">
              <w:rPr>
                <w:rFonts w:asciiTheme="minorHAnsi" w:hAnsiTheme="minorHAnsi"/>
                <w:sz w:val="18"/>
                <w:szCs w:val="18"/>
              </w:rPr>
              <w:t>A</w:t>
            </w:r>
            <w:r w:rsidR="0091073A" w:rsidRPr="00F5715E">
              <w:rPr>
                <w:rFonts w:asciiTheme="minorHAnsi" w:hAnsiTheme="minorHAnsi"/>
                <w:sz w:val="18"/>
                <w:szCs w:val="18"/>
              </w:rPr>
              <w:t xml:space="preserve">rea of </w:t>
            </w:r>
            <w:r w:rsidR="006857B7">
              <w:rPr>
                <w:rFonts w:asciiTheme="minorHAnsi" w:hAnsiTheme="minorHAnsi"/>
                <w:sz w:val="18"/>
                <w:szCs w:val="18"/>
              </w:rPr>
              <w:t>D</w:t>
            </w:r>
            <w:r w:rsidR="0091073A" w:rsidRPr="00F5715E">
              <w:rPr>
                <w:rFonts w:asciiTheme="minorHAnsi" w:hAnsiTheme="minorHAnsi"/>
                <w:sz w:val="18"/>
                <w:szCs w:val="18"/>
              </w:rPr>
              <w:t xml:space="preserve">welling </w:t>
            </w:r>
            <w:r w:rsidR="006857B7">
              <w:rPr>
                <w:rFonts w:asciiTheme="minorHAnsi" w:hAnsiTheme="minorHAnsi"/>
                <w:sz w:val="18"/>
                <w:szCs w:val="18"/>
              </w:rPr>
              <w:t>U</w:t>
            </w:r>
            <w:r w:rsidR="0091073A" w:rsidRPr="00F5715E">
              <w:rPr>
                <w:rFonts w:asciiTheme="minorHAnsi" w:hAnsiTheme="minorHAnsi"/>
                <w:sz w:val="18"/>
                <w:szCs w:val="18"/>
              </w:rPr>
              <w:t>nit</w:t>
            </w:r>
          </w:p>
          <w:p w14:paraId="28DE43E3" w14:textId="6236C3D3" w:rsidR="0091073A" w:rsidRPr="00F5715E" w:rsidRDefault="0091073A" w:rsidP="008615AA">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28DE43E4" w14:textId="77777777" w:rsidR="0091073A" w:rsidRPr="00F5715E" w:rsidRDefault="0091073A" w:rsidP="004C1BAB">
            <w:pPr>
              <w:rPr>
                <w:rFonts w:asciiTheme="minorHAnsi" w:hAnsiTheme="minorHAnsi"/>
                <w:sz w:val="18"/>
                <w:szCs w:val="18"/>
              </w:rPr>
            </w:pPr>
          </w:p>
        </w:tc>
      </w:tr>
      <w:tr w:rsidR="0091073A" w:rsidRPr="00D2491C" w14:paraId="28DE43EA" w14:textId="77777777" w:rsidTr="008615AA">
        <w:trPr>
          <w:trHeight w:val="158"/>
        </w:trPr>
        <w:tc>
          <w:tcPr>
            <w:tcW w:w="634" w:type="dxa"/>
            <w:vAlign w:val="center"/>
          </w:tcPr>
          <w:p w14:paraId="28DE43E6"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28DE43E7" w14:textId="28CECEB7" w:rsidR="0091073A" w:rsidRDefault="0091073A" w:rsidP="004C1BAB">
            <w:pPr>
              <w:rPr>
                <w:rFonts w:asciiTheme="minorHAnsi" w:hAnsiTheme="minorHAnsi"/>
                <w:sz w:val="18"/>
                <w:szCs w:val="18"/>
              </w:rPr>
            </w:pPr>
            <w:r w:rsidRPr="00F5715E">
              <w:rPr>
                <w:rFonts w:asciiTheme="minorHAnsi" w:hAnsiTheme="minorHAnsi"/>
                <w:sz w:val="18"/>
                <w:szCs w:val="18"/>
              </w:rPr>
              <w:t xml:space="preserve">Number of </w:t>
            </w:r>
            <w:r w:rsidR="006857B7">
              <w:rPr>
                <w:rFonts w:asciiTheme="minorHAnsi" w:hAnsiTheme="minorHAnsi"/>
                <w:sz w:val="18"/>
                <w:szCs w:val="18"/>
              </w:rPr>
              <w:t>B</w:t>
            </w:r>
            <w:r w:rsidRPr="00F5715E">
              <w:rPr>
                <w:rFonts w:asciiTheme="minorHAnsi" w:hAnsiTheme="minorHAnsi"/>
                <w:sz w:val="18"/>
                <w:szCs w:val="18"/>
              </w:rPr>
              <w:t xml:space="preserve">edrooms in </w:t>
            </w:r>
            <w:r w:rsidR="006857B7">
              <w:rPr>
                <w:rFonts w:asciiTheme="minorHAnsi" w:hAnsiTheme="minorHAnsi"/>
                <w:sz w:val="18"/>
                <w:szCs w:val="18"/>
              </w:rPr>
              <w:t>D</w:t>
            </w:r>
            <w:r w:rsidRPr="00F5715E">
              <w:rPr>
                <w:rFonts w:asciiTheme="minorHAnsi" w:hAnsiTheme="minorHAnsi"/>
                <w:sz w:val="18"/>
                <w:szCs w:val="18"/>
              </w:rPr>
              <w:t xml:space="preserve">welling </w:t>
            </w:r>
            <w:r w:rsidR="006857B7">
              <w:rPr>
                <w:rFonts w:asciiTheme="minorHAnsi" w:hAnsiTheme="minorHAnsi"/>
                <w:sz w:val="18"/>
                <w:szCs w:val="18"/>
              </w:rPr>
              <w:t>U</w:t>
            </w:r>
            <w:r w:rsidRPr="00F5715E">
              <w:rPr>
                <w:rFonts w:asciiTheme="minorHAnsi" w:hAnsiTheme="minorHAnsi"/>
                <w:sz w:val="18"/>
                <w:szCs w:val="18"/>
              </w:rPr>
              <w:t>nit</w:t>
            </w:r>
          </w:p>
          <w:p w14:paraId="28DE43E8" w14:textId="6A037301" w:rsidR="0091073A" w:rsidRPr="00F5715E" w:rsidRDefault="00751606" w:rsidP="008615AA">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28DE43E9" w14:textId="77777777" w:rsidR="0091073A" w:rsidRPr="00F5715E" w:rsidRDefault="0091073A" w:rsidP="004C1BAB">
            <w:pPr>
              <w:rPr>
                <w:rFonts w:asciiTheme="minorHAnsi" w:hAnsiTheme="minorHAnsi"/>
                <w:sz w:val="18"/>
                <w:szCs w:val="18"/>
              </w:rPr>
            </w:pPr>
          </w:p>
        </w:tc>
      </w:tr>
      <w:tr w:rsidR="0091073A" w:rsidRPr="00D2491C" w14:paraId="28DE43EE" w14:textId="77777777" w:rsidTr="008615AA">
        <w:trPr>
          <w:trHeight w:val="158"/>
        </w:trPr>
        <w:tc>
          <w:tcPr>
            <w:tcW w:w="634" w:type="dxa"/>
            <w:vAlign w:val="center"/>
          </w:tcPr>
          <w:p w14:paraId="28DE43EB"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28DE43EC" w14:textId="20DCFBE1" w:rsidR="0091073A" w:rsidRPr="00F5715E" w:rsidRDefault="0091073A" w:rsidP="004C1BAB">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28DE43ED" w14:textId="77777777" w:rsidR="0091073A" w:rsidRPr="00F5715E" w:rsidRDefault="0091073A" w:rsidP="004C1BAB">
            <w:pPr>
              <w:rPr>
                <w:rFonts w:asciiTheme="minorHAnsi" w:hAnsiTheme="minorHAnsi"/>
                <w:sz w:val="18"/>
                <w:szCs w:val="18"/>
              </w:rPr>
            </w:pPr>
          </w:p>
        </w:tc>
      </w:tr>
      <w:tr w:rsidR="0091073A" w:rsidRPr="00D2491C" w14:paraId="28DE43F2" w14:textId="77777777" w:rsidTr="008615AA">
        <w:trPr>
          <w:trHeight w:val="158"/>
        </w:trPr>
        <w:tc>
          <w:tcPr>
            <w:tcW w:w="634" w:type="dxa"/>
            <w:vAlign w:val="center"/>
          </w:tcPr>
          <w:p w14:paraId="28DE43EF"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28DE43F0" w14:textId="005C60CC" w:rsidR="0091073A" w:rsidRPr="00F5715E" w:rsidRDefault="0091073A" w:rsidP="004C1BAB">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28DE43F1" w14:textId="77777777" w:rsidR="0091073A" w:rsidRPr="00F5715E" w:rsidRDefault="0091073A" w:rsidP="004C1BAB">
            <w:pPr>
              <w:rPr>
                <w:rFonts w:asciiTheme="minorHAnsi" w:hAnsiTheme="minorHAnsi"/>
                <w:sz w:val="18"/>
                <w:szCs w:val="18"/>
              </w:rPr>
            </w:pPr>
          </w:p>
        </w:tc>
      </w:tr>
      <w:tr w:rsidR="0091073A" w:rsidRPr="00D2491C" w14:paraId="28DE43F6" w14:textId="77777777" w:rsidTr="008615AA">
        <w:trPr>
          <w:trHeight w:val="158"/>
        </w:trPr>
        <w:tc>
          <w:tcPr>
            <w:tcW w:w="634" w:type="dxa"/>
            <w:vAlign w:val="center"/>
          </w:tcPr>
          <w:p w14:paraId="28DE43F3"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28DE43F4" w14:textId="176D389A" w:rsidR="0091073A" w:rsidRPr="00F5715E" w:rsidRDefault="0091073A" w:rsidP="004C1BAB">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28DE43F5" w14:textId="77777777" w:rsidR="0091073A" w:rsidRPr="00F5715E" w:rsidRDefault="0091073A" w:rsidP="004C1BAB">
            <w:pPr>
              <w:rPr>
                <w:rFonts w:asciiTheme="minorHAnsi" w:hAnsiTheme="minorHAnsi"/>
                <w:sz w:val="18"/>
                <w:szCs w:val="18"/>
              </w:rPr>
            </w:pPr>
          </w:p>
        </w:tc>
      </w:tr>
    </w:tbl>
    <w:p w14:paraId="28DE43F8" w14:textId="77777777" w:rsidR="0091073A" w:rsidRPr="00500C2C" w:rsidRDefault="0091073A" w:rsidP="005C3EB4">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FA74A0" w:rsidRPr="00D2491C" w14:paraId="28DE43FA" w14:textId="77777777" w:rsidTr="00FA74A0">
        <w:tc>
          <w:tcPr>
            <w:tcW w:w="11016" w:type="dxa"/>
          </w:tcPr>
          <w:p w14:paraId="28DE43F9" w14:textId="384A7070" w:rsidR="00FA74A0" w:rsidRPr="00D2491C" w:rsidRDefault="006857B7" w:rsidP="00FA74A0">
            <w:pPr>
              <w:keepNext/>
              <w:tabs>
                <w:tab w:val="left" w:pos="-2600"/>
              </w:tabs>
              <w:ind w:right="187"/>
              <w:outlineLvl w:val="2"/>
              <w:rPr>
                <w:rFonts w:asciiTheme="minorHAnsi" w:hAnsiTheme="minorHAnsi"/>
                <w:sz w:val="18"/>
                <w:szCs w:val="18"/>
              </w:rPr>
            </w:pPr>
            <w:r>
              <w:rPr>
                <w:rFonts w:asciiTheme="minorHAnsi" w:hAnsiTheme="minorHAnsi"/>
                <w:b/>
                <w:sz w:val="18"/>
                <w:szCs w:val="18"/>
              </w:rPr>
              <w:t>MCH-</w:t>
            </w:r>
            <w:r w:rsidR="00FA74A0" w:rsidRPr="00D2491C">
              <w:rPr>
                <w:rFonts w:asciiTheme="minorHAnsi" w:hAnsiTheme="minorHAnsi"/>
                <w:b/>
                <w:sz w:val="18"/>
                <w:szCs w:val="18"/>
              </w:rPr>
              <w:t>27a - Continuous Ventilation Airflow - Fan Vent</w:t>
            </w:r>
            <w:ins w:id="0" w:author="Shewmaker, Michael@Energy" w:date="2016-03-29T15:37:00Z">
              <w:r w:rsidR="00B83CDF">
                <w:rPr>
                  <w:rFonts w:asciiTheme="minorHAnsi" w:hAnsiTheme="minorHAnsi"/>
                  <w:b/>
                  <w:sz w:val="18"/>
                  <w:szCs w:val="18"/>
                </w:rPr>
                <w:t>ilation</w:t>
              </w:r>
            </w:ins>
            <w:r w:rsidR="00FA74A0" w:rsidRPr="00D2491C">
              <w:rPr>
                <w:rFonts w:asciiTheme="minorHAnsi" w:hAnsiTheme="minorHAnsi"/>
                <w:b/>
                <w:sz w:val="18"/>
                <w:szCs w:val="18"/>
              </w:rPr>
              <w:t xml:space="preserve"> Rate Method</w:t>
            </w:r>
          </w:p>
        </w:tc>
      </w:tr>
    </w:tbl>
    <w:p w14:paraId="28DE43FC" w14:textId="77777777" w:rsidR="005E32AF" w:rsidRPr="00500C2C"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FA74A0" w:rsidRPr="00D2491C" w14:paraId="28DE43FF" w14:textId="77777777" w:rsidTr="00FA74A0">
        <w:tc>
          <w:tcPr>
            <w:tcW w:w="11016" w:type="dxa"/>
            <w:gridSpan w:val="3"/>
          </w:tcPr>
          <w:p w14:paraId="28DE43FD" w14:textId="2FFA38DB" w:rsidR="006857B7" w:rsidRDefault="00FA74A0" w:rsidP="00FA74A0">
            <w:pPr>
              <w:rPr>
                <w:rFonts w:asciiTheme="minorHAnsi" w:hAnsiTheme="minorHAnsi"/>
                <w:b/>
                <w:sz w:val="18"/>
                <w:szCs w:val="18"/>
              </w:rPr>
            </w:pPr>
            <w:r w:rsidRPr="00500C2C">
              <w:rPr>
                <w:rFonts w:asciiTheme="minorHAnsi" w:hAnsiTheme="minorHAnsi"/>
                <w:b/>
                <w:szCs w:val="18"/>
              </w:rPr>
              <w:t>B. Whole-Building Continuous Ventilation - Fan Ventilation Rate Method</w:t>
            </w:r>
          </w:p>
          <w:p w14:paraId="28DE43FE" w14:textId="77777777" w:rsidR="00FA74A0" w:rsidRPr="00D2491C" w:rsidRDefault="00FA74A0" w:rsidP="00FA74A0">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FA74A0" w:rsidRPr="00D2491C" w14:paraId="28DE4403" w14:textId="77777777" w:rsidTr="008615AA">
        <w:trPr>
          <w:trHeight w:val="158"/>
        </w:trPr>
        <w:tc>
          <w:tcPr>
            <w:tcW w:w="630" w:type="dxa"/>
            <w:vAlign w:val="center"/>
          </w:tcPr>
          <w:p w14:paraId="28DE4400" w14:textId="77777777" w:rsidR="00FA74A0" w:rsidRPr="00D2491C" w:rsidRDefault="00FA74A0" w:rsidP="00FA74A0">
            <w:pPr>
              <w:jc w:val="center"/>
              <w:rPr>
                <w:rFonts w:asciiTheme="minorHAnsi" w:hAnsiTheme="minorHAnsi"/>
                <w:sz w:val="18"/>
                <w:szCs w:val="18"/>
              </w:rPr>
            </w:pPr>
            <w:r w:rsidRPr="00D2491C">
              <w:rPr>
                <w:rFonts w:asciiTheme="minorHAnsi" w:hAnsiTheme="minorHAnsi"/>
                <w:sz w:val="18"/>
                <w:szCs w:val="18"/>
              </w:rPr>
              <w:t>01</w:t>
            </w:r>
          </w:p>
        </w:tc>
        <w:tc>
          <w:tcPr>
            <w:tcW w:w="4698" w:type="dxa"/>
            <w:vAlign w:val="center"/>
          </w:tcPr>
          <w:p w14:paraId="28DE4401" w14:textId="54213167" w:rsidR="00FA74A0" w:rsidRPr="00D2491C" w:rsidRDefault="00FA74A0" w:rsidP="00FA74A0">
            <w:pPr>
              <w:rPr>
                <w:rFonts w:asciiTheme="minorHAnsi" w:hAnsiTheme="minorHAnsi"/>
                <w:sz w:val="18"/>
                <w:szCs w:val="18"/>
              </w:rPr>
            </w:pPr>
            <w:r w:rsidRPr="00D2491C">
              <w:rPr>
                <w:rFonts w:asciiTheme="minorHAnsi" w:hAnsiTheme="minorHAnsi"/>
                <w:sz w:val="18"/>
                <w:szCs w:val="18"/>
              </w:rPr>
              <w:t>Required Continuous Whole-Building Ventilation Rate (</w:t>
            </w:r>
            <w:proofErr w:type="spellStart"/>
            <w:r w:rsidRPr="00D2491C">
              <w:rPr>
                <w:rFonts w:asciiTheme="minorHAnsi" w:hAnsiTheme="minorHAnsi"/>
                <w:sz w:val="18"/>
                <w:szCs w:val="18"/>
              </w:rPr>
              <w:t>Q</w:t>
            </w:r>
            <w:r w:rsidRPr="00D2491C">
              <w:rPr>
                <w:rFonts w:asciiTheme="minorHAnsi" w:hAnsiTheme="minorHAnsi"/>
                <w:sz w:val="18"/>
                <w:szCs w:val="18"/>
                <w:vertAlign w:val="subscript"/>
              </w:rPr>
              <w:t>fan</w:t>
            </w:r>
            <w:proofErr w:type="spellEnd"/>
            <w:r w:rsidRPr="00D2491C">
              <w:rPr>
                <w:rFonts w:asciiTheme="minorHAnsi" w:hAnsiTheme="minorHAnsi"/>
                <w:sz w:val="18"/>
                <w:szCs w:val="18"/>
              </w:rPr>
              <w:t>)</w:t>
            </w:r>
          </w:p>
        </w:tc>
        <w:tc>
          <w:tcPr>
            <w:tcW w:w="5688" w:type="dxa"/>
          </w:tcPr>
          <w:p w14:paraId="28DE4402" w14:textId="77777777" w:rsidR="00FA74A0" w:rsidRPr="00D2491C" w:rsidRDefault="00FA74A0" w:rsidP="00FA74A0">
            <w:pPr>
              <w:rPr>
                <w:rFonts w:asciiTheme="minorHAnsi" w:hAnsiTheme="minorHAnsi"/>
                <w:sz w:val="18"/>
                <w:szCs w:val="18"/>
              </w:rPr>
            </w:pPr>
          </w:p>
        </w:tc>
      </w:tr>
      <w:tr w:rsidR="00FA74A0" w:rsidRPr="00D2491C" w14:paraId="28DE4407" w14:textId="77777777" w:rsidTr="008615AA">
        <w:trPr>
          <w:trHeight w:val="158"/>
        </w:trPr>
        <w:tc>
          <w:tcPr>
            <w:tcW w:w="630" w:type="dxa"/>
            <w:vAlign w:val="center"/>
          </w:tcPr>
          <w:p w14:paraId="28DE4404" w14:textId="77777777" w:rsidR="00FA74A0" w:rsidRPr="00D2491C" w:rsidRDefault="00FA74A0" w:rsidP="00FA74A0">
            <w:pPr>
              <w:jc w:val="center"/>
              <w:rPr>
                <w:rFonts w:asciiTheme="minorHAnsi" w:hAnsiTheme="minorHAnsi"/>
                <w:sz w:val="18"/>
                <w:szCs w:val="18"/>
              </w:rPr>
            </w:pPr>
            <w:r w:rsidRPr="00D2491C">
              <w:rPr>
                <w:rFonts w:asciiTheme="minorHAnsi" w:hAnsiTheme="minorHAnsi"/>
                <w:sz w:val="18"/>
                <w:szCs w:val="18"/>
              </w:rPr>
              <w:t>02</w:t>
            </w:r>
          </w:p>
        </w:tc>
        <w:tc>
          <w:tcPr>
            <w:tcW w:w="4698" w:type="dxa"/>
            <w:vAlign w:val="center"/>
          </w:tcPr>
          <w:p w14:paraId="28DE4405" w14:textId="187124DF" w:rsidR="00FA74A0" w:rsidRPr="00D2491C" w:rsidRDefault="00FA74A0" w:rsidP="00FA74A0">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688" w:type="dxa"/>
          </w:tcPr>
          <w:p w14:paraId="28DE4406" w14:textId="77777777" w:rsidR="00FA74A0" w:rsidRPr="00D2491C" w:rsidRDefault="00FA74A0" w:rsidP="00FA74A0">
            <w:pPr>
              <w:rPr>
                <w:rFonts w:asciiTheme="minorHAnsi" w:hAnsiTheme="minorHAnsi"/>
                <w:sz w:val="18"/>
                <w:szCs w:val="18"/>
              </w:rPr>
            </w:pPr>
          </w:p>
        </w:tc>
      </w:tr>
    </w:tbl>
    <w:p w14:paraId="28DE4408" w14:textId="77777777" w:rsidR="00FA74A0" w:rsidRPr="00500C2C" w:rsidRDefault="00FA74A0"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07757E" w:rsidRPr="00500C2C" w14:paraId="28DE440A" w14:textId="77777777" w:rsidTr="0007757E">
        <w:tc>
          <w:tcPr>
            <w:tcW w:w="11016" w:type="dxa"/>
            <w:gridSpan w:val="2"/>
          </w:tcPr>
          <w:p w14:paraId="28DE4409" w14:textId="77777777" w:rsidR="0007757E" w:rsidRPr="00500C2C" w:rsidRDefault="0007757E" w:rsidP="0007757E">
            <w:pPr>
              <w:keepNext/>
              <w:rPr>
                <w:rFonts w:asciiTheme="minorHAnsi" w:hAnsiTheme="minorHAnsi"/>
                <w:szCs w:val="18"/>
              </w:rPr>
            </w:pPr>
            <w:r w:rsidRPr="00500C2C">
              <w:rPr>
                <w:rFonts w:asciiTheme="minorHAnsi" w:hAnsiTheme="minorHAnsi"/>
                <w:b/>
                <w:szCs w:val="18"/>
              </w:rPr>
              <w:t>C. Compliance Statement</w:t>
            </w:r>
            <w:r w:rsidRPr="00500C2C">
              <w:rPr>
                <w:rFonts w:asciiTheme="minorHAnsi" w:hAnsiTheme="minorHAnsi"/>
                <w:szCs w:val="18"/>
              </w:rPr>
              <w:t xml:space="preserve"> </w:t>
            </w:r>
          </w:p>
        </w:tc>
      </w:tr>
      <w:tr w:rsidR="009208CD" w:rsidRPr="00D2491C" w14:paraId="28DE440D" w14:textId="77777777" w:rsidTr="009208CD">
        <w:tc>
          <w:tcPr>
            <w:tcW w:w="634" w:type="dxa"/>
            <w:vAlign w:val="center"/>
          </w:tcPr>
          <w:p w14:paraId="28DE440B" w14:textId="77777777" w:rsidR="009208CD" w:rsidRPr="00D2491C" w:rsidRDefault="009208CD" w:rsidP="009208CD">
            <w:pPr>
              <w:keepNext/>
              <w:jc w:val="center"/>
              <w:rPr>
                <w:rFonts w:asciiTheme="minorHAnsi" w:hAnsiTheme="minorHAnsi"/>
                <w:b/>
                <w:sz w:val="18"/>
                <w:szCs w:val="18"/>
              </w:rPr>
            </w:pPr>
            <w:r w:rsidRPr="00D2491C">
              <w:rPr>
                <w:rFonts w:asciiTheme="minorHAnsi" w:hAnsiTheme="minorHAnsi"/>
                <w:sz w:val="18"/>
                <w:szCs w:val="18"/>
              </w:rPr>
              <w:t>01</w:t>
            </w:r>
          </w:p>
        </w:tc>
        <w:tc>
          <w:tcPr>
            <w:tcW w:w="10382" w:type="dxa"/>
          </w:tcPr>
          <w:p w14:paraId="28DE440C" w14:textId="77777777" w:rsidR="009208CD" w:rsidRPr="00D2491C" w:rsidRDefault="009208CD" w:rsidP="0007757E">
            <w:pPr>
              <w:keepNext/>
              <w:rPr>
                <w:rFonts w:asciiTheme="minorHAnsi" w:hAnsiTheme="minorHAnsi"/>
                <w:b/>
                <w:sz w:val="18"/>
                <w:szCs w:val="18"/>
              </w:rPr>
            </w:pPr>
          </w:p>
        </w:tc>
      </w:tr>
    </w:tbl>
    <w:p w14:paraId="28DE440E" w14:textId="77777777" w:rsidR="0007757E" w:rsidRPr="00D2491C" w:rsidRDefault="0007757E" w:rsidP="005C3EB4">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945C44" w:rsidRPr="00D2491C" w14:paraId="28DE4410" w14:textId="77777777" w:rsidTr="004D44D7">
        <w:tc>
          <w:tcPr>
            <w:tcW w:w="11016" w:type="dxa"/>
            <w:gridSpan w:val="11"/>
          </w:tcPr>
          <w:p w14:paraId="28DE440F" w14:textId="70FBE965" w:rsidR="00945C44" w:rsidRPr="00D2491C" w:rsidRDefault="00945C44" w:rsidP="00DF12A7">
            <w:pPr>
              <w:keepNext/>
              <w:rPr>
                <w:rFonts w:asciiTheme="minorHAnsi" w:hAnsiTheme="minorHAnsi"/>
                <w:sz w:val="18"/>
                <w:szCs w:val="18"/>
              </w:rPr>
            </w:pPr>
            <w:r w:rsidRPr="00500C2C">
              <w:rPr>
                <w:rFonts w:asciiTheme="minorHAnsi" w:hAnsiTheme="minorHAnsi"/>
                <w:b/>
                <w:szCs w:val="18"/>
              </w:rPr>
              <w:lastRenderedPageBreak/>
              <w:t xml:space="preserve">D. Local Mechanical Exhaust System – Fan </w:t>
            </w:r>
            <w:r w:rsidR="00DF12A7">
              <w:rPr>
                <w:rFonts w:asciiTheme="minorHAnsi" w:hAnsiTheme="minorHAnsi"/>
                <w:b/>
                <w:szCs w:val="18"/>
              </w:rPr>
              <w:t>S</w:t>
            </w:r>
            <w:r w:rsidRPr="00500C2C">
              <w:rPr>
                <w:rFonts w:asciiTheme="minorHAnsi" w:hAnsiTheme="minorHAnsi"/>
                <w:b/>
                <w:szCs w:val="18"/>
              </w:rPr>
              <w:t xml:space="preserve">election and </w:t>
            </w:r>
            <w:r w:rsidR="00DF12A7">
              <w:rPr>
                <w:rFonts w:asciiTheme="minorHAnsi" w:hAnsiTheme="minorHAnsi"/>
                <w:b/>
                <w:szCs w:val="18"/>
              </w:rPr>
              <w:t>D</w:t>
            </w:r>
            <w:r w:rsidRPr="00500C2C">
              <w:rPr>
                <w:rFonts w:asciiTheme="minorHAnsi" w:hAnsiTheme="minorHAnsi"/>
                <w:b/>
                <w:szCs w:val="18"/>
              </w:rPr>
              <w:t xml:space="preserve">uct </w:t>
            </w:r>
            <w:r w:rsidR="00DF12A7">
              <w:rPr>
                <w:rFonts w:asciiTheme="minorHAnsi" w:hAnsiTheme="minorHAnsi"/>
                <w:b/>
                <w:szCs w:val="18"/>
              </w:rPr>
              <w:t>D</w:t>
            </w:r>
            <w:r w:rsidRPr="00500C2C">
              <w:rPr>
                <w:rFonts w:asciiTheme="minorHAnsi" w:hAnsiTheme="minorHAnsi"/>
                <w:b/>
                <w:szCs w:val="18"/>
              </w:rPr>
              <w:t xml:space="preserve">esign </w:t>
            </w:r>
            <w:r w:rsidR="00DF12A7">
              <w:rPr>
                <w:rFonts w:asciiTheme="minorHAnsi" w:hAnsiTheme="minorHAnsi"/>
                <w:b/>
                <w:szCs w:val="18"/>
              </w:rPr>
              <w:t>C</w:t>
            </w:r>
            <w:r w:rsidRPr="00500C2C">
              <w:rPr>
                <w:rFonts w:asciiTheme="minorHAnsi" w:hAnsiTheme="minorHAnsi"/>
                <w:b/>
                <w:szCs w:val="18"/>
              </w:rPr>
              <w:t xml:space="preserve">riteria for </w:t>
            </w:r>
            <w:r w:rsidR="00DF12A7">
              <w:rPr>
                <w:rFonts w:asciiTheme="minorHAnsi" w:hAnsiTheme="minorHAnsi"/>
                <w:b/>
                <w:szCs w:val="18"/>
              </w:rPr>
              <w:t>C</w:t>
            </w:r>
            <w:r w:rsidRPr="00500C2C">
              <w:rPr>
                <w:rFonts w:asciiTheme="minorHAnsi" w:hAnsiTheme="minorHAnsi"/>
                <w:b/>
                <w:szCs w:val="18"/>
              </w:rPr>
              <w:t>ompliance</w:t>
            </w:r>
          </w:p>
        </w:tc>
      </w:tr>
      <w:tr w:rsidR="00945C44" w:rsidRPr="00D2491C" w14:paraId="28DE4414" w14:textId="77777777" w:rsidTr="004D44D7">
        <w:trPr>
          <w:trHeight w:val="158"/>
        </w:trPr>
        <w:tc>
          <w:tcPr>
            <w:tcW w:w="11016" w:type="dxa"/>
            <w:gridSpan w:val="11"/>
            <w:vAlign w:val="center"/>
          </w:tcPr>
          <w:p w14:paraId="28DE4411" w14:textId="77777777" w:rsidR="00945C44" w:rsidRPr="00D2491C" w:rsidRDefault="00945C44" w:rsidP="004D44D7">
            <w:pPr>
              <w:keepNext/>
              <w:rPr>
                <w:rFonts w:asciiTheme="minorHAnsi" w:hAnsiTheme="minorHAnsi"/>
                <w:i/>
                <w:sz w:val="18"/>
                <w:szCs w:val="18"/>
              </w:rPr>
            </w:pPr>
            <w:r w:rsidRPr="00D2491C">
              <w:rPr>
                <w:rFonts w:asciiTheme="minorHAnsi" w:hAnsiTheme="minorHAnsi"/>
                <w:sz w:val="18"/>
                <w:szCs w:val="18"/>
              </w:rPr>
              <w:t xml:space="preserve">Local mechanical exhaust fans shall be installed in each kitchen and bathroom. </w:t>
            </w:r>
            <w:r w:rsidRPr="00D2491C">
              <w:rPr>
                <w:rFonts w:asciiTheme="minorHAnsi" w:hAnsiTheme="minorHAnsi"/>
                <w:i/>
                <w:sz w:val="18"/>
                <w:szCs w:val="18"/>
              </w:rPr>
              <w:t>Delivered local ventilation rates:</w:t>
            </w:r>
          </w:p>
          <w:p w14:paraId="28DE4412" w14:textId="72FA2B0D" w:rsidR="00945C44" w:rsidRPr="00D2491C" w:rsidRDefault="00945C44" w:rsidP="004D44D7">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All local ventilation rates have been measured using a flow hood, flow grid, or other airflow measuring device and meet the requirements of 62.2 Tables 5.1 or 5.2</w:t>
            </w:r>
            <w:r w:rsidR="008615AA">
              <w:rPr>
                <w:rFonts w:asciiTheme="minorHAnsi" w:hAnsiTheme="minorHAnsi"/>
                <w:i/>
                <w:sz w:val="18"/>
                <w:szCs w:val="18"/>
              </w:rPr>
              <w:t>;</w:t>
            </w:r>
            <w:r w:rsidRPr="00D2491C">
              <w:rPr>
                <w:rFonts w:asciiTheme="minorHAnsi" w:hAnsiTheme="minorHAnsi"/>
                <w:i/>
                <w:sz w:val="18"/>
                <w:szCs w:val="18"/>
              </w:rPr>
              <w:t xml:space="preserve"> OR</w:t>
            </w:r>
          </w:p>
          <w:p w14:paraId="28DE4413" w14:textId="77777777" w:rsidR="00945C44" w:rsidRPr="00D2491C" w:rsidRDefault="00945C44" w:rsidP="004D44D7">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 xml:space="preserve">The airflow rating at a pressure of 0.25 in. </w:t>
            </w:r>
            <w:proofErr w:type="spellStart"/>
            <w:r w:rsidRPr="00D2491C">
              <w:rPr>
                <w:rFonts w:asciiTheme="minorHAnsi" w:hAnsiTheme="minorHAnsi"/>
                <w:i/>
                <w:sz w:val="18"/>
                <w:szCs w:val="18"/>
              </w:rPr>
              <w:t>w.c.</w:t>
            </w:r>
            <w:proofErr w:type="spellEnd"/>
            <w:r w:rsidRPr="00D2491C">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945C44" w:rsidRPr="00D2491C" w14:paraId="28DE4417" w14:textId="77777777" w:rsidTr="004D44D7">
        <w:trPr>
          <w:trHeight w:val="158"/>
        </w:trPr>
        <w:tc>
          <w:tcPr>
            <w:tcW w:w="11016" w:type="dxa"/>
            <w:gridSpan w:val="11"/>
            <w:vAlign w:val="center"/>
          </w:tcPr>
          <w:p w14:paraId="28DE4415" w14:textId="77777777" w:rsidR="00945C44" w:rsidRPr="00D2491C" w:rsidRDefault="00945C44" w:rsidP="004D44D7">
            <w:pPr>
              <w:keepNext/>
              <w:suppressAutoHyphens/>
              <w:rPr>
                <w:rFonts w:asciiTheme="minorHAnsi" w:hAnsiTheme="minorHAnsi"/>
                <w:b/>
                <w:sz w:val="18"/>
                <w:szCs w:val="18"/>
              </w:rPr>
            </w:pPr>
            <w:r w:rsidRPr="00D2491C">
              <w:rPr>
                <w:rFonts w:asciiTheme="minorHAnsi" w:hAnsiTheme="minorHAnsi"/>
                <w:b/>
                <w:sz w:val="18"/>
                <w:szCs w:val="18"/>
              </w:rPr>
              <w:t xml:space="preserve">Table 5.1 </w:t>
            </w:r>
          </w:p>
          <w:p w14:paraId="28DE4416" w14:textId="77777777" w:rsidR="00945C44" w:rsidRPr="00D2491C" w:rsidRDefault="00945C44" w:rsidP="004D44D7">
            <w:pPr>
              <w:keepNext/>
              <w:rPr>
                <w:rFonts w:asciiTheme="minorHAnsi" w:hAnsiTheme="minorHAnsi"/>
                <w:sz w:val="18"/>
                <w:szCs w:val="18"/>
              </w:rPr>
            </w:pPr>
            <w:r w:rsidRPr="00D2491C">
              <w:rPr>
                <w:rFonts w:asciiTheme="minorHAnsi" w:hAnsiTheme="minorHAnsi"/>
                <w:b/>
                <w:sz w:val="18"/>
                <w:szCs w:val="18"/>
              </w:rPr>
              <w:t>Intermittent Local Ventilation Exhaust Airflow Rates</w:t>
            </w:r>
          </w:p>
        </w:tc>
      </w:tr>
      <w:tr w:rsidR="00945C44" w:rsidRPr="00D2491C" w14:paraId="28DE441B" w14:textId="77777777" w:rsidTr="004D44D7">
        <w:trPr>
          <w:trHeight w:val="61"/>
        </w:trPr>
        <w:tc>
          <w:tcPr>
            <w:tcW w:w="1839" w:type="dxa"/>
            <w:gridSpan w:val="2"/>
            <w:vAlign w:val="center"/>
          </w:tcPr>
          <w:p w14:paraId="28DE4418"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vAlign w:val="center"/>
          </w:tcPr>
          <w:p w14:paraId="28DE4419"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vAlign w:val="center"/>
          </w:tcPr>
          <w:p w14:paraId="28DE441A"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945C44" w:rsidRPr="00D2491C" w14:paraId="28DE441F" w14:textId="77777777" w:rsidTr="004D44D7">
        <w:trPr>
          <w:trHeight w:val="61"/>
        </w:trPr>
        <w:tc>
          <w:tcPr>
            <w:tcW w:w="1839" w:type="dxa"/>
            <w:gridSpan w:val="2"/>
            <w:vAlign w:val="center"/>
          </w:tcPr>
          <w:p w14:paraId="28DE441C"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vAlign w:val="center"/>
          </w:tcPr>
          <w:p w14:paraId="28DE441D"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100 cfm</w:t>
            </w:r>
          </w:p>
        </w:tc>
        <w:tc>
          <w:tcPr>
            <w:tcW w:w="7334" w:type="dxa"/>
            <w:gridSpan w:val="7"/>
            <w:vAlign w:val="center"/>
          </w:tcPr>
          <w:p w14:paraId="28DE441E" w14:textId="77777777" w:rsidR="00945C44" w:rsidRPr="00D2491C" w:rsidRDefault="00F437C5" w:rsidP="004D44D7">
            <w:pPr>
              <w:keepNext/>
              <w:suppressAutoHyphens/>
              <w:rPr>
                <w:rFonts w:asciiTheme="minorHAnsi" w:hAnsiTheme="minorHAnsi"/>
                <w:sz w:val="18"/>
                <w:szCs w:val="18"/>
              </w:rPr>
            </w:pPr>
            <w:r w:rsidRPr="00D2491C">
              <w:rPr>
                <w:rFonts w:asciiTheme="minorHAnsi" w:hAnsiTheme="minorHAnsi"/>
                <w:sz w:val="18"/>
                <w:szCs w:val="18"/>
              </w:rPr>
              <w:t xml:space="preserve">Vented range hood </w:t>
            </w:r>
            <w:r w:rsidRPr="00D2491C">
              <w:rPr>
                <w:rFonts w:asciiTheme="minorHAnsi" w:hAnsiTheme="minorHAnsi" w:cs="TimesNewRomanPSMT"/>
                <w:sz w:val="18"/>
                <w:szCs w:val="18"/>
              </w:rPr>
              <w:t>(including appliance-range hood combinations)</w:t>
            </w:r>
            <w:r w:rsidRPr="00D2491C">
              <w:rPr>
                <w:rFonts w:asciiTheme="minorHAnsi" w:hAnsiTheme="minorHAnsi"/>
                <w:sz w:val="18"/>
                <w:szCs w:val="18"/>
              </w:rPr>
              <w:t xml:space="preserve"> required if exhaust fan flow is less than 5 ACH</w:t>
            </w:r>
            <w:r>
              <w:rPr>
                <w:rFonts w:asciiTheme="minorHAnsi" w:hAnsiTheme="minorHAnsi"/>
                <w:sz w:val="18"/>
                <w:szCs w:val="18"/>
              </w:rPr>
              <w:t>.</w:t>
            </w:r>
          </w:p>
        </w:tc>
      </w:tr>
      <w:tr w:rsidR="00945C44" w:rsidRPr="00D2491C" w14:paraId="28DE4423" w14:textId="77777777" w:rsidTr="004D44D7">
        <w:trPr>
          <w:trHeight w:val="61"/>
        </w:trPr>
        <w:tc>
          <w:tcPr>
            <w:tcW w:w="1839" w:type="dxa"/>
            <w:gridSpan w:val="2"/>
            <w:vAlign w:val="center"/>
          </w:tcPr>
          <w:p w14:paraId="28DE4420"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vAlign w:val="center"/>
          </w:tcPr>
          <w:p w14:paraId="28DE4421"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50 cfm</w:t>
            </w:r>
          </w:p>
        </w:tc>
        <w:tc>
          <w:tcPr>
            <w:tcW w:w="7334" w:type="dxa"/>
            <w:gridSpan w:val="7"/>
            <w:vAlign w:val="center"/>
          </w:tcPr>
          <w:p w14:paraId="28DE4422" w14:textId="77777777" w:rsidR="00945C44" w:rsidRPr="00D2491C" w:rsidRDefault="00945C44" w:rsidP="004D44D7">
            <w:pPr>
              <w:keepNext/>
              <w:suppressAutoHyphens/>
              <w:jc w:val="center"/>
              <w:rPr>
                <w:rFonts w:asciiTheme="minorHAnsi" w:hAnsiTheme="minorHAnsi"/>
                <w:sz w:val="18"/>
                <w:szCs w:val="18"/>
              </w:rPr>
            </w:pPr>
          </w:p>
        </w:tc>
      </w:tr>
      <w:tr w:rsidR="00945C44" w:rsidRPr="00D2491C" w14:paraId="28DE4426" w14:textId="77777777" w:rsidTr="004D44D7">
        <w:trPr>
          <w:trHeight w:val="61"/>
        </w:trPr>
        <w:tc>
          <w:tcPr>
            <w:tcW w:w="11016" w:type="dxa"/>
            <w:gridSpan w:val="11"/>
            <w:vAlign w:val="center"/>
          </w:tcPr>
          <w:p w14:paraId="28DE4424" w14:textId="77777777" w:rsidR="00945C44" w:rsidRPr="00D2491C" w:rsidRDefault="00945C44" w:rsidP="004D44D7">
            <w:pPr>
              <w:keepNext/>
              <w:suppressAutoHyphens/>
              <w:rPr>
                <w:rFonts w:asciiTheme="minorHAnsi" w:hAnsiTheme="minorHAnsi"/>
                <w:b/>
                <w:sz w:val="18"/>
                <w:szCs w:val="18"/>
              </w:rPr>
            </w:pPr>
            <w:r w:rsidRPr="00D2491C">
              <w:rPr>
                <w:rFonts w:asciiTheme="minorHAnsi" w:hAnsiTheme="minorHAnsi"/>
                <w:b/>
                <w:sz w:val="18"/>
                <w:szCs w:val="18"/>
              </w:rPr>
              <w:t xml:space="preserve">Table 5.2 </w:t>
            </w:r>
          </w:p>
          <w:p w14:paraId="28DE4425" w14:textId="77777777" w:rsidR="00945C44" w:rsidRPr="00D2491C" w:rsidRDefault="00945C44" w:rsidP="004D44D7">
            <w:pPr>
              <w:keepNext/>
              <w:suppressAutoHyphens/>
              <w:rPr>
                <w:rFonts w:asciiTheme="minorHAnsi" w:hAnsiTheme="minorHAnsi"/>
                <w:sz w:val="18"/>
                <w:szCs w:val="18"/>
              </w:rPr>
            </w:pPr>
            <w:r w:rsidRPr="00D2491C">
              <w:rPr>
                <w:rFonts w:asciiTheme="minorHAnsi" w:hAnsiTheme="minorHAnsi"/>
                <w:b/>
                <w:sz w:val="18"/>
                <w:szCs w:val="18"/>
              </w:rPr>
              <w:t>Continuous Local Ventilation Exhaust Airflow Rates</w:t>
            </w:r>
          </w:p>
        </w:tc>
      </w:tr>
      <w:tr w:rsidR="00945C44" w:rsidRPr="00D2491C" w14:paraId="28DE442A"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427"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tcBorders>
              <w:top w:val="single" w:sz="4" w:space="0" w:color="000000"/>
            </w:tcBorders>
            <w:vAlign w:val="center"/>
          </w:tcPr>
          <w:p w14:paraId="28DE4428"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tcBorders>
              <w:top w:val="single" w:sz="4" w:space="0" w:color="000000"/>
            </w:tcBorders>
            <w:vAlign w:val="center"/>
          </w:tcPr>
          <w:p w14:paraId="28DE4429"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945C44" w:rsidRPr="00D2491C" w14:paraId="28DE442E"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42B"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tcBorders>
              <w:top w:val="single" w:sz="4" w:space="0" w:color="000000"/>
            </w:tcBorders>
            <w:vAlign w:val="center"/>
          </w:tcPr>
          <w:p w14:paraId="28DE442C"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5 ACH</w:t>
            </w:r>
          </w:p>
        </w:tc>
        <w:tc>
          <w:tcPr>
            <w:tcW w:w="7334" w:type="dxa"/>
            <w:gridSpan w:val="7"/>
            <w:tcBorders>
              <w:top w:val="single" w:sz="4" w:space="0" w:color="000000"/>
            </w:tcBorders>
            <w:vAlign w:val="center"/>
          </w:tcPr>
          <w:p w14:paraId="28DE442D" w14:textId="77777777" w:rsidR="00945C44" w:rsidRPr="00D2491C" w:rsidRDefault="00F437C5" w:rsidP="004D44D7">
            <w:pPr>
              <w:keepNext/>
              <w:suppressAutoHyphens/>
              <w:rPr>
                <w:rFonts w:asciiTheme="minorHAnsi" w:hAnsiTheme="minorHAnsi"/>
                <w:sz w:val="18"/>
                <w:szCs w:val="18"/>
              </w:rPr>
            </w:pPr>
            <w:r>
              <w:rPr>
                <w:rFonts w:asciiTheme="minorHAnsi" w:hAnsiTheme="minorHAnsi"/>
                <w:sz w:val="18"/>
                <w:szCs w:val="18"/>
              </w:rPr>
              <w:t>Based on Kitchen volume.</w:t>
            </w:r>
          </w:p>
        </w:tc>
      </w:tr>
      <w:tr w:rsidR="00945C44" w:rsidRPr="00D2491C" w14:paraId="28DE4432"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42F"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tcBorders>
              <w:top w:val="single" w:sz="4" w:space="0" w:color="000000"/>
            </w:tcBorders>
            <w:vAlign w:val="center"/>
          </w:tcPr>
          <w:p w14:paraId="28DE4430"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20 cfm</w:t>
            </w:r>
          </w:p>
        </w:tc>
        <w:tc>
          <w:tcPr>
            <w:tcW w:w="7334" w:type="dxa"/>
            <w:gridSpan w:val="7"/>
            <w:tcBorders>
              <w:top w:val="single" w:sz="4" w:space="0" w:color="000000"/>
            </w:tcBorders>
            <w:vAlign w:val="center"/>
          </w:tcPr>
          <w:p w14:paraId="28DE4431" w14:textId="77777777" w:rsidR="00945C44" w:rsidRPr="00D2491C" w:rsidRDefault="00945C44" w:rsidP="004D44D7">
            <w:pPr>
              <w:keepNext/>
              <w:suppressAutoHyphens/>
              <w:jc w:val="center"/>
              <w:rPr>
                <w:rFonts w:asciiTheme="minorHAnsi" w:hAnsiTheme="minorHAnsi"/>
                <w:sz w:val="18"/>
                <w:szCs w:val="18"/>
              </w:rPr>
            </w:pPr>
          </w:p>
        </w:tc>
      </w:tr>
      <w:tr w:rsidR="00945C44" w:rsidRPr="00D2491C" w14:paraId="28DE4435"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tcBorders>
              <w:top w:val="single" w:sz="4" w:space="0" w:color="000000"/>
            </w:tcBorders>
            <w:vAlign w:val="center"/>
          </w:tcPr>
          <w:p w14:paraId="28DE4433" w14:textId="77777777" w:rsidR="00945C44" w:rsidRPr="00D2491C" w:rsidRDefault="00945C44" w:rsidP="004D44D7">
            <w:pPr>
              <w:keepNext/>
              <w:rPr>
                <w:rFonts w:asciiTheme="minorHAnsi" w:hAnsiTheme="minorHAnsi"/>
                <w:b/>
                <w:sz w:val="18"/>
                <w:szCs w:val="18"/>
              </w:rPr>
            </w:pPr>
            <w:r w:rsidRPr="00D2491C">
              <w:rPr>
                <w:rFonts w:asciiTheme="minorHAnsi" w:hAnsiTheme="minorHAnsi"/>
                <w:b/>
                <w:sz w:val="18"/>
                <w:szCs w:val="18"/>
              </w:rPr>
              <w:t>Table 5.3</w:t>
            </w:r>
          </w:p>
          <w:p w14:paraId="28DE4434" w14:textId="77777777" w:rsidR="00945C44" w:rsidRPr="00D2491C" w:rsidRDefault="00945C44" w:rsidP="004D44D7">
            <w:pPr>
              <w:keepNext/>
              <w:rPr>
                <w:rFonts w:asciiTheme="minorHAnsi" w:hAnsiTheme="minorHAnsi"/>
                <w:sz w:val="18"/>
                <w:szCs w:val="18"/>
              </w:rPr>
            </w:pPr>
            <w:r w:rsidRPr="00D2491C">
              <w:rPr>
                <w:rFonts w:asciiTheme="minorHAnsi" w:hAnsiTheme="minorHAnsi"/>
                <w:b/>
                <w:sz w:val="18"/>
                <w:szCs w:val="18"/>
              </w:rPr>
              <w:t>Prescriptive Duct Sizing Requirements</w:t>
            </w:r>
          </w:p>
        </w:tc>
      </w:tr>
      <w:tr w:rsidR="00945C44" w:rsidRPr="00D2491C" w14:paraId="28DE4439"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436" w14:textId="77777777" w:rsidR="00945C44" w:rsidRPr="00D2491C" w:rsidRDefault="00945C44" w:rsidP="00F437C5">
            <w:pPr>
              <w:keepNext/>
              <w:jc w:val="center"/>
              <w:rPr>
                <w:rFonts w:asciiTheme="minorHAnsi" w:hAnsiTheme="minorHAnsi"/>
                <w:sz w:val="18"/>
                <w:szCs w:val="18"/>
              </w:rPr>
            </w:pPr>
            <w:r w:rsidRPr="00D2491C">
              <w:rPr>
                <w:rFonts w:asciiTheme="minorHAnsi" w:hAnsiTheme="minorHAnsi"/>
                <w:sz w:val="18"/>
                <w:szCs w:val="18"/>
              </w:rPr>
              <w:t>D</w:t>
            </w:r>
            <w:r w:rsidR="00F437C5">
              <w:rPr>
                <w:rFonts w:asciiTheme="minorHAnsi" w:hAnsiTheme="minorHAnsi"/>
                <w:sz w:val="18"/>
                <w:szCs w:val="18"/>
              </w:rPr>
              <w:t>uct Type</w:t>
            </w:r>
          </w:p>
        </w:tc>
        <w:tc>
          <w:tcPr>
            <w:tcW w:w="4699" w:type="dxa"/>
            <w:gridSpan w:val="6"/>
            <w:vAlign w:val="bottom"/>
          </w:tcPr>
          <w:p w14:paraId="28DE443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43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Smooth Duct</w:t>
            </w:r>
          </w:p>
        </w:tc>
      </w:tr>
      <w:tr w:rsidR="00945C44" w:rsidRPr="00D2491C" w14:paraId="28DE4443"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32"/>
        </w:trPr>
        <w:tc>
          <w:tcPr>
            <w:tcW w:w="1650" w:type="dxa"/>
          </w:tcPr>
          <w:p w14:paraId="28DE443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color w:val="000000"/>
                <w:sz w:val="18"/>
                <w:szCs w:val="18"/>
              </w:rPr>
              <w:t>F</w:t>
            </w:r>
            <w:r w:rsidRPr="00D2491C">
              <w:rPr>
                <w:rFonts w:asciiTheme="minorHAnsi" w:hAnsiTheme="minorHAnsi"/>
                <w:sz w:val="18"/>
                <w:szCs w:val="18"/>
              </w:rPr>
              <w:t xml:space="preserve">an Rating cfm @ 0.25 in. </w:t>
            </w:r>
            <w:proofErr w:type="spellStart"/>
            <w:r w:rsidRPr="00D2491C">
              <w:rPr>
                <w:rFonts w:asciiTheme="minorHAnsi" w:hAnsiTheme="minorHAnsi"/>
                <w:sz w:val="18"/>
                <w:szCs w:val="18"/>
              </w:rPr>
              <w:t>w.g</w:t>
            </w:r>
            <w:proofErr w:type="spellEnd"/>
            <w:r w:rsidRPr="00D2491C">
              <w:rPr>
                <w:rFonts w:asciiTheme="minorHAnsi" w:hAnsiTheme="minorHAnsi"/>
                <w:sz w:val="18"/>
                <w:szCs w:val="18"/>
              </w:rPr>
              <w:t>.</w:t>
            </w:r>
          </w:p>
        </w:tc>
        <w:tc>
          <w:tcPr>
            <w:tcW w:w="1161" w:type="dxa"/>
            <w:gridSpan w:val="2"/>
          </w:tcPr>
          <w:p w14:paraId="28DE443B"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66" w:type="dxa"/>
            <w:gridSpan w:val="2"/>
          </w:tcPr>
          <w:p w14:paraId="28DE443C"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43D"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202" w:type="dxa"/>
          </w:tcPr>
          <w:p w14:paraId="28DE443E"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c>
          <w:tcPr>
            <w:tcW w:w="1138" w:type="dxa"/>
          </w:tcPr>
          <w:p w14:paraId="28DE443F"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70" w:type="dxa"/>
          </w:tcPr>
          <w:p w14:paraId="28DE4440"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441"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189" w:type="dxa"/>
          </w:tcPr>
          <w:p w14:paraId="28DE4442"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r>
      <w:tr w:rsidR="00945C44" w:rsidRPr="00D2491C" w14:paraId="28DE4446"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69"/>
        </w:trPr>
        <w:tc>
          <w:tcPr>
            <w:tcW w:w="1650" w:type="dxa"/>
            <w:tcBorders>
              <w:bottom w:val="single" w:sz="4" w:space="0" w:color="auto"/>
            </w:tcBorders>
            <w:vAlign w:val="center"/>
          </w:tcPr>
          <w:p w14:paraId="28DE4444" w14:textId="77777777" w:rsidR="00945C44" w:rsidRPr="00D2491C" w:rsidRDefault="00945C44" w:rsidP="004D44D7">
            <w:pPr>
              <w:keepNext/>
              <w:jc w:val="center"/>
              <w:rPr>
                <w:rFonts w:asciiTheme="minorHAnsi" w:hAnsiTheme="minorHAnsi"/>
                <w:sz w:val="18"/>
                <w:szCs w:val="18"/>
              </w:rPr>
            </w:pPr>
          </w:p>
        </w:tc>
        <w:tc>
          <w:tcPr>
            <w:tcW w:w="9366" w:type="dxa"/>
            <w:gridSpan w:val="10"/>
            <w:vAlign w:val="center"/>
          </w:tcPr>
          <w:p w14:paraId="28DE444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Maximum Allowable Duct Length (</w:t>
            </w:r>
            <w:proofErr w:type="spellStart"/>
            <w:r w:rsidRPr="00D2491C">
              <w:rPr>
                <w:rFonts w:asciiTheme="minorHAnsi" w:hAnsiTheme="minorHAnsi"/>
                <w:sz w:val="18"/>
                <w:szCs w:val="18"/>
              </w:rPr>
              <w:t>ft</w:t>
            </w:r>
            <w:proofErr w:type="spellEnd"/>
            <w:r w:rsidRPr="00D2491C">
              <w:rPr>
                <w:rFonts w:asciiTheme="minorHAnsi" w:hAnsiTheme="minorHAnsi"/>
                <w:sz w:val="18"/>
                <w:szCs w:val="18"/>
              </w:rPr>
              <w:t>)</w:t>
            </w:r>
          </w:p>
        </w:tc>
      </w:tr>
      <w:tr w:rsidR="00945C44" w:rsidRPr="00D2491C" w14:paraId="28DE444A"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44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Diameter, (in)</w:t>
            </w:r>
          </w:p>
        </w:tc>
        <w:tc>
          <w:tcPr>
            <w:tcW w:w="4699" w:type="dxa"/>
            <w:gridSpan w:val="6"/>
            <w:vAlign w:val="bottom"/>
          </w:tcPr>
          <w:p w14:paraId="28DE444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44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Smooth Duct</w:t>
            </w:r>
          </w:p>
        </w:tc>
      </w:tr>
      <w:tr w:rsidR="00945C44" w:rsidRPr="00D2491C" w14:paraId="28DE4454"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44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w:t>
            </w:r>
          </w:p>
        </w:tc>
        <w:tc>
          <w:tcPr>
            <w:tcW w:w="1161" w:type="dxa"/>
            <w:gridSpan w:val="2"/>
            <w:vAlign w:val="bottom"/>
          </w:tcPr>
          <w:p w14:paraId="28DE444C"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66" w:type="dxa"/>
            <w:gridSpan w:val="2"/>
            <w:vAlign w:val="bottom"/>
          </w:tcPr>
          <w:p w14:paraId="28DE444D" w14:textId="77777777" w:rsidR="00945C44" w:rsidRPr="00D2491C" w:rsidRDefault="00945C44" w:rsidP="004D44D7">
            <w:pPr>
              <w:keepNext/>
              <w:jc w:val="center"/>
              <w:rPr>
                <w:rFonts w:asciiTheme="minorHAnsi" w:hAnsiTheme="minorHAnsi"/>
                <w:color w:val="000000"/>
                <w:sz w:val="18"/>
                <w:szCs w:val="18"/>
              </w:rPr>
            </w:pPr>
            <w:r w:rsidRPr="00D2491C">
              <w:rPr>
                <w:rFonts w:asciiTheme="minorHAnsi" w:hAnsiTheme="minorHAnsi"/>
                <w:sz w:val="18"/>
                <w:szCs w:val="18"/>
              </w:rPr>
              <w:t>X</w:t>
            </w:r>
          </w:p>
        </w:tc>
        <w:tc>
          <w:tcPr>
            <w:tcW w:w="1170" w:type="dxa"/>
            <w:vAlign w:val="bottom"/>
          </w:tcPr>
          <w:p w14:paraId="28DE444E"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44F"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45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w:t>
            </w:r>
          </w:p>
        </w:tc>
        <w:tc>
          <w:tcPr>
            <w:tcW w:w="1170" w:type="dxa"/>
            <w:vAlign w:val="bottom"/>
          </w:tcPr>
          <w:p w14:paraId="28DE445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70" w:type="dxa"/>
            <w:vAlign w:val="bottom"/>
          </w:tcPr>
          <w:p w14:paraId="28DE4452"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89" w:type="dxa"/>
            <w:vAlign w:val="bottom"/>
          </w:tcPr>
          <w:p w14:paraId="28DE4453"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r>
      <w:tr w:rsidR="00945C44" w:rsidRPr="00D2491C" w14:paraId="28DE445E"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5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4</w:t>
            </w:r>
          </w:p>
        </w:tc>
        <w:tc>
          <w:tcPr>
            <w:tcW w:w="1161" w:type="dxa"/>
            <w:gridSpan w:val="2"/>
            <w:vAlign w:val="bottom"/>
          </w:tcPr>
          <w:p w14:paraId="28DE4456"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70</w:t>
            </w:r>
          </w:p>
        </w:tc>
        <w:tc>
          <w:tcPr>
            <w:tcW w:w="1166" w:type="dxa"/>
            <w:gridSpan w:val="2"/>
            <w:vAlign w:val="bottom"/>
          </w:tcPr>
          <w:p w14:paraId="28DE445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w:t>
            </w:r>
          </w:p>
        </w:tc>
        <w:tc>
          <w:tcPr>
            <w:tcW w:w="1170" w:type="dxa"/>
            <w:vAlign w:val="bottom"/>
          </w:tcPr>
          <w:p w14:paraId="28DE445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45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45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105</w:t>
            </w:r>
          </w:p>
        </w:tc>
        <w:tc>
          <w:tcPr>
            <w:tcW w:w="1170" w:type="dxa"/>
            <w:vAlign w:val="bottom"/>
          </w:tcPr>
          <w:p w14:paraId="28DE445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35</w:t>
            </w:r>
          </w:p>
        </w:tc>
        <w:tc>
          <w:tcPr>
            <w:tcW w:w="1170" w:type="dxa"/>
            <w:vAlign w:val="bottom"/>
          </w:tcPr>
          <w:p w14:paraId="28DE445C"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w:t>
            </w:r>
          </w:p>
        </w:tc>
        <w:tc>
          <w:tcPr>
            <w:tcW w:w="1189" w:type="dxa"/>
            <w:vAlign w:val="bottom"/>
          </w:tcPr>
          <w:p w14:paraId="28DE445D"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r>
      <w:tr w:rsidR="00945C44" w:rsidRPr="00D2491C" w14:paraId="28DE4468"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5F"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w:t>
            </w:r>
          </w:p>
        </w:tc>
        <w:tc>
          <w:tcPr>
            <w:tcW w:w="1161" w:type="dxa"/>
            <w:gridSpan w:val="2"/>
            <w:vAlign w:val="bottom"/>
          </w:tcPr>
          <w:p w14:paraId="28DE446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46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70</w:t>
            </w:r>
          </w:p>
        </w:tc>
        <w:tc>
          <w:tcPr>
            <w:tcW w:w="1170" w:type="dxa"/>
            <w:vAlign w:val="bottom"/>
          </w:tcPr>
          <w:p w14:paraId="28DE4462"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35</w:t>
            </w:r>
          </w:p>
        </w:tc>
        <w:tc>
          <w:tcPr>
            <w:tcW w:w="1202" w:type="dxa"/>
            <w:vAlign w:val="bottom"/>
          </w:tcPr>
          <w:p w14:paraId="28DE4463"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20</w:t>
            </w:r>
          </w:p>
        </w:tc>
        <w:tc>
          <w:tcPr>
            <w:tcW w:w="1138" w:type="dxa"/>
            <w:vAlign w:val="bottom"/>
          </w:tcPr>
          <w:p w14:paraId="28DE4464"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6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135</w:t>
            </w:r>
          </w:p>
        </w:tc>
        <w:tc>
          <w:tcPr>
            <w:tcW w:w="1170" w:type="dxa"/>
            <w:vAlign w:val="bottom"/>
          </w:tcPr>
          <w:p w14:paraId="28DE4466"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85</w:t>
            </w:r>
          </w:p>
        </w:tc>
        <w:tc>
          <w:tcPr>
            <w:tcW w:w="1189" w:type="dxa"/>
            <w:vAlign w:val="bottom"/>
          </w:tcPr>
          <w:p w14:paraId="28DE446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55</w:t>
            </w:r>
          </w:p>
        </w:tc>
      </w:tr>
      <w:tr w:rsidR="00945C44" w:rsidRPr="00D2491C" w14:paraId="28DE4472"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6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6</w:t>
            </w:r>
          </w:p>
        </w:tc>
        <w:tc>
          <w:tcPr>
            <w:tcW w:w="1161" w:type="dxa"/>
            <w:gridSpan w:val="2"/>
            <w:vAlign w:val="bottom"/>
          </w:tcPr>
          <w:p w14:paraId="28DE446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46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6C"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125</w:t>
            </w:r>
          </w:p>
        </w:tc>
        <w:tc>
          <w:tcPr>
            <w:tcW w:w="1202" w:type="dxa"/>
            <w:vAlign w:val="bottom"/>
          </w:tcPr>
          <w:p w14:paraId="28DE446D"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95</w:t>
            </w:r>
          </w:p>
        </w:tc>
        <w:tc>
          <w:tcPr>
            <w:tcW w:w="1138" w:type="dxa"/>
            <w:vAlign w:val="bottom"/>
          </w:tcPr>
          <w:p w14:paraId="28DE446E"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6F"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47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145</w:t>
            </w:r>
          </w:p>
        </w:tc>
      </w:tr>
      <w:tr w:rsidR="00945C44" w:rsidRPr="00D2491C" w14:paraId="28DE447C"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73"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7 and above</w:t>
            </w:r>
          </w:p>
        </w:tc>
        <w:tc>
          <w:tcPr>
            <w:tcW w:w="1161" w:type="dxa"/>
            <w:gridSpan w:val="2"/>
            <w:vAlign w:val="bottom"/>
          </w:tcPr>
          <w:p w14:paraId="28DE4474"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47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6"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202" w:type="dxa"/>
            <w:vAlign w:val="bottom"/>
          </w:tcPr>
          <w:p w14:paraId="28DE447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38" w:type="dxa"/>
            <w:vAlign w:val="bottom"/>
          </w:tcPr>
          <w:p w14:paraId="28DE447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47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r>
      <w:tr w:rsidR="00945C44" w:rsidRPr="00D2491C" w14:paraId="28DE4480"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vAlign w:val="center"/>
          </w:tcPr>
          <w:p w14:paraId="28DE447D" w14:textId="77777777" w:rsidR="00945C44" w:rsidRPr="00D2491C" w:rsidRDefault="00945C44" w:rsidP="004D44D7">
            <w:pPr>
              <w:keepNext/>
              <w:rPr>
                <w:rFonts w:asciiTheme="minorHAnsi" w:hAnsiTheme="minorHAnsi"/>
                <w:sz w:val="18"/>
                <w:szCs w:val="18"/>
              </w:rPr>
            </w:pPr>
            <w:r w:rsidRPr="00D2491C">
              <w:rPr>
                <w:rFonts w:asciiTheme="minorHAnsi" w:hAnsiTheme="minorHAnsi"/>
                <w:sz w:val="18"/>
                <w:szCs w:val="18"/>
              </w:rPr>
              <w:t xml:space="preserve">This table assumes no elbows. Deduct 15 </w:t>
            </w:r>
            <w:proofErr w:type="spellStart"/>
            <w:r w:rsidRPr="00D2491C">
              <w:rPr>
                <w:rFonts w:asciiTheme="minorHAnsi" w:hAnsiTheme="minorHAnsi"/>
                <w:sz w:val="18"/>
                <w:szCs w:val="18"/>
              </w:rPr>
              <w:t>ft</w:t>
            </w:r>
            <w:proofErr w:type="spellEnd"/>
            <w:r w:rsidRPr="00D2491C">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28DE447E" w14:textId="77777777" w:rsidR="00945C44" w:rsidRPr="00D2491C" w:rsidRDefault="00945C44" w:rsidP="004D44D7">
            <w:pPr>
              <w:keepNext/>
              <w:rPr>
                <w:rFonts w:asciiTheme="minorHAnsi" w:hAnsiTheme="minorHAnsi"/>
                <w:sz w:val="18"/>
                <w:szCs w:val="18"/>
              </w:rPr>
            </w:pPr>
            <w:r w:rsidRPr="00D2491C">
              <w:rPr>
                <w:rFonts w:asciiTheme="minorHAnsi" w:hAnsiTheme="minorHAnsi"/>
                <w:sz w:val="18"/>
                <w:szCs w:val="18"/>
              </w:rPr>
              <w:t>NL = no limit on duct length of this size.</w:t>
            </w:r>
          </w:p>
          <w:p w14:paraId="28DE447F" w14:textId="77777777" w:rsidR="00945C44" w:rsidRPr="00D2491C" w:rsidRDefault="00945C44" w:rsidP="004D44D7">
            <w:pPr>
              <w:keepNext/>
              <w:rPr>
                <w:rFonts w:asciiTheme="minorHAnsi" w:hAnsiTheme="minorHAnsi"/>
                <w:sz w:val="18"/>
                <w:szCs w:val="18"/>
              </w:rPr>
            </w:pPr>
            <w:r w:rsidRPr="00D2491C">
              <w:rPr>
                <w:rFonts w:asciiTheme="minorHAnsi" w:hAnsiTheme="minorHAnsi"/>
                <w:sz w:val="18"/>
                <w:szCs w:val="18"/>
              </w:rPr>
              <w:t>X = not allowed, any length of duct of this size with assumed turns, elbows, fittings will exceed the rated pressure drop.</w:t>
            </w:r>
          </w:p>
        </w:tc>
      </w:tr>
    </w:tbl>
    <w:p w14:paraId="28DE4481" w14:textId="77777777" w:rsidR="00945C44" w:rsidRPr="00D2491C" w:rsidRDefault="00945C44" w:rsidP="00945C44">
      <w:pPr>
        <w:rPr>
          <w:rFonts w:asciiTheme="minorHAnsi" w:hAnsiTheme="minorHAnsi"/>
          <w:sz w:val="18"/>
          <w:szCs w:val="18"/>
        </w:rPr>
      </w:pPr>
    </w:p>
    <w:p w14:paraId="28DE4482" w14:textId="77777777" w:rsidR="00945C44" w:rsidRPr="00D2491C" w:rsidRDefault="00945C44" w:rsidP="00945C44">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945C44" w:rsidRPr="00D2491C" w14:paraId="28DE4484"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83" w14:textId="77777777" w:rsidR="00945C44" w:rsidRPr="00D2491C" w:rsidRDefault="00945C44" w:rsidP="004D44D7">
            <w:pPr>
              <w:keepNext/>
              <w:rPr>
                <w:rFonts w:asciiTheme="minorHAnsi" w:hAnsiTheme="minorHAnsi"/>
                <w:b/>
                <w:bCs/>
                <w:sz w:val="18"/>
                <w:szCs w:val="18"/>
              </w:rPr>
            </w:pPr>
            <w:r w:rsidRPr="00500C2C">
              <w:rPr>
                <w:rFonts w:asciiTheme="minorHAnsi" w:hAnsiTheme="minorHAnsi"/>
                <w:b/>
                <w:bCs/>
                <w:szCs w:val="18"/>
              </w:rPr>
              <w:lastRenderedPageBreak/>
              <w:t>E. Other Requirements</w:t>
            </w:r>
          </w:p>
        </w:tc>
      </w:tr>
      <w:tr w:rsidR="00945C44" w:rsidRPr="00D2491C" w14:paraId="28DE4486"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85" w14:textId="77777777" w:rsidR="00945C44" w:rsidRPr="00D2491C" w:rsidRDefault="00945C44" w:rsidP="004D44D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945C44" w:rsidRPr="00D2491C" w14:paraId="28DE4489"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8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488" w14:textId="77777777" w:rsidR="00945C44" w:rsidRPr="00D2491C" w:rsidRDefault="00945C44" w:rsidP="004D44D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6.1 Transfer Air</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 xml:space="preserve">Measures shall be taken to minimize air movement across envelope components to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r>
              <w:rPr>
                <w:rStyle w:val="margin0020notechar"/>
                <w:rFonts w:asciiTheme="minorHAnsi" w:hAnsiTheme="minorHAnsi"/>
                <w:sz w:val="18"/>
                <w:szCs w:val="18"/>
              </w:rPr>
              <w:t>.</w:t>
            </w:r>
          </w:p>
        </w:tc>
      </w:tr>
      <w:tr w:rsidR="00945C44" w:rsidRPr="00D2491C" w14:paraId="28DE448C"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8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48B" w14:textId="77777777" w:rsidR="00945C44" w:rsidRPr="00D2491C" w:rsidRDefault="00945C44" w:rsidP="004D44D7">
            <w:pPr>
              <w:keepNext/>
              <w:ind w:left="273" w:hanging="273"/>
            </w:pPr>
            <w:r w:rsidRPr="00D2491C">
              <w:rPr>
                <w:rFonts w:asciiTheme="minorHAnsi" w:hAnsiTheme="minorHAnsi"/>
                <w:b/>
                <w:sz w:val="18"/>
                <w:szCs w:val="18"/>
              </w:rPr>
              <w:t>6.2 Instructions and Labeling</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xml:space="preserve"> for information on instructions and labeling</w:t>
            </w:r>
            <w:r>
              <w:rPr>
                <w:rStyle w:val="margin0020notechar"/>
                <w:rFonts w:asciiTheme="minorHAnsi" w:hAnsiTheme="minorHAnsi"/>
                <w:sz w:val="18"/>
                <w:szCs w:val="18"/>
              </w:rPr>
              <w:t>.</w:t>
            </w:r>
          </w:p>
        </w:tc>
      </w:tr>
      <w:tr w:rsidR="00945C44" w:rsidRPr="00D2491C" w14:paraId="28DE448F"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8D"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48E" w14:textId="77777777" w:rsidR="00945C44" w:rsidRPr="00D2491C" w:rsidRDefault="00945C44" w:rsidP="004D44D7">
            <w:pPr>
              <w:keepNext/>
            </w:pPr>
            <w:r w:rsidRPr="00D2491C">
              <w:rPr>
                <w:rFonts w:asciiTheme="minorHAnsi" w:hAnsiTheme="minorHAnsi"/>
                <w:b/>
                <w:sz w:val="18"/>
                <w:szCs w:val="18"/>
              </w:rPr>
              <w:t>6.3 Cloth</w:t>
            </w:r>
            <w:r>
              <w:rPr>
                <w:rFonts w:asciiTheme="minorHAnsi" w:hAnsiTheme="minorHAnsi"/>
                <w:b/>
                <w:sz w:val="18"/>
                <w:szCs w:val="18"/>
              </w:rPr>
              <w:t>e</w:t>
            </w:r>
            <w:r w:rsidRPr="00D2491C">
              <w:rPr>
                <w:rFonts w:asciiTheme="minorHAnsi" w:hAnsiTheme="minorHAnsi"/>
                <w:b/>
                <w:sz w:val="18"/>
                <w:szCs w:val="18"/>
              </w:rPr>
              <w:t>s Dryers</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Clothes dryers shall be exhausted directly to the outdoors</w:t>
            </w:r>
            <w:r w:rsidR="006857B7">
              <w:rPr>
                <w:rStyle w:val="margin0020notechar"/>
                <w:rFonts w:asciiTheme="minorHAnsi" w:hAnsiTheme="minorHAnsi"/>
                <w:sz w:val="18"/>
                <w:szCs w:val="18"/>
              </w:rPr>
              <w:t>.</w:t>
            </w:r>
          </w:p>
        </w:tc>
      </w:tr>
      <w:tr w:rsidR="00945C44" w:rsidRPr="00D2491C" w14:paraId="28DE4494"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28DE4491" w14:textId="5BD2DA37" w:rsidR="00945C44" w:rsidRPr="00D2491C" w:rsidRDefault="00945C44" w:rsidP="004D44D7">
            <w:pPr>
              <w:pStyle w:val="margin0020note"/>
              <w:keepNext/>
              <w:spacing w:before="0" w:beforeAutospacing="0" w:after="0" w:afterAutospacing="0"/>
              <w:ind w:left="273" w:hanging="273"/>
              <w:rPr>
                <w:rStyle w:val="margin0020notechar"/>
                <w:rFonts w:asciiTheme="minorHAnsi" w:hAnsiTheme="minorHAnsi"/>
                <w:sz w:val="18"/>
                <w:szCs w:val="18"/>
              </w:rPr>
            </w:pPr>
            <w:r w:rsidRPr="00D2491C">
              <w:rPr>
                <w:rFonts w:asciiTheme="minorHAnsi" w:hAnsiTheme="minorHAnsi"/>
                <w:b/>
                <w:sz w:val="18"/>
                <w:szCs w:val="18"/>
              </w:rPr>
              <w:t xml:space="preserve">6.4 Combustion and </w:t>
            </w:r>
            <w:r w:rsidR="008615AA">
              <w:rPr>
                <w:rFonts w:asciiTheme="minorHAnsi" w:hAnsiTheme="minorHAnsi"/>
                <w:b/>
                <w:sz w:val="18"/>
                <w:szCs w:val="18"/>
              </w:rPr>
              <w:t>S</w:t>
            </w:r>
            <w:r w:rsidRPr="00D2491C">
              <w:rPr>
                <w:rFonts w:asciiTheme="minorHAnsi" w:hAnsiTheme="minorHAnsi"/>
                <w:b/>
                <w:sz w:val="18"/>
                <w:szCs w:val="18"/>
              </w:rPr>
              <w:t>olid-</w:t>
            </w:r>
            <w:r w:rsidR="008615AA">
              <w:rPr>
                <w:rFonts w:asciiTheme="minorHAnsi" w:hAnsiTheme="minorHAnsi"/>
                <w:b/>
                <w:sz w:val="18"/>
                <w:szCs w:val="18"/>
              </w:rPr>
              <w:t>F</w:t>
            </w:r>
            <w:r w:rsidRPr="00D2491C">
              <w:rPr>
                <w:rFonts w:asciiTheme="minorHAnsi" w:hAnsiTheme="minorHAnsi"/>
                <w:b/>
                <w:sz w:val="18"/>
                <w:szCs w:val="18"/>
              </w:rPr>
              <w:t xml:space="preserve">uel </w:t>
            </w:r>
            <w:r w:rsidR="008615AA">
              <w:rPr>
                <w:rFonts w:asciiTheme="minorHAnsi" w:hAnsiTheme="minorHAnsi"/>
                <w:b/>
                <w:sz w:val="18"/>
                <w:szCs w:val="18"/>
              </w:rPr>
              <w:t>B</w:t>
            </w:r>
            <w:r w:rsidRPr="00D2491C">
              <w:rPr>
                <w:rFonts w:asciiTheme="minorHAnsi" w:hAnsiTheme="minorHAnsi"/>
                <w:b/>
                <w:sz w:val="18"/>
                <w:szCs w:val="18"/>
              </w:rPr>
              <w:t xml:space="preserve">urning </w:t>
            </w:r>
            <w:r w:rsidR="008615AA">
              <w:rPr>
                <w:rFonts w:asciiTheme="minorHAnsi" w:hAnsiTheme="minorHAnsi"/>
                <w:b/>
                <w:sz w:val="18"/>
                <w:szCs w:val="18"/>
              </w:rPr>
              <w:t>A</w:t>
            </w:r>
            <w:r w:rsidRPr="00D2491C">
              <w:rPr>
                <w:rFonts w:asciiTheme="minorHAnsi" w:hAnsiTheme="minorHAnsi"/>
                <w:b/>
                <w:sz w:val="18"/>
                <w:szCs w:val="18"/>
              </w:rPr>
              <w:t>ppliances</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28DE4492" w14:textId="77777777" w:rsidR="00945C44" w:rsidRPr="00D2491C" w:rsidRDefault="00945C44" w:rsidP="004D44D7">
            <w:pPr>
              <w:pStyle w:val="margin0020note"/>
              <w:keepNext/>
              <w:spacing w:before="0" w:beforeAutospacing="0" w:after="0" w:afterAutospacing="0"/>
              <w:rPr>
                <w:rStyle w:val="margin0020notechar"/>
                <w:rFonts w:asciiTheme="minorHAnsi" w:hAnsiTheme="minorHAnsi"/>
                <w:sz w:val="18"/>
                <w:szCs w:val="18"/>
              </w:rPr>
            </w:pPr>
          </w:p>
          <w:p w14:paraId="28DE4493" w14:textId="77777777" w:rsidR="00945C44" w:rsidRPr="00D2491C" w:rsidRDefault="00945C44" w:rsidP="004D44D7">
            <w:pPr>
              <w:pStyle w:val="margin0020note"/>
              <w:keepNext/>
              <w:spacing w:before="0" w:beforeAutospacing="0" w:after="0" w:afterAutospacing="0"/>
              <w:ind w:left="273"/>
            </w:pPr>
            <w:r w:rsidRPr="00D2491C">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sidRPr="00D2491C">
              <w:rPr>
                <w:rStyle w:val="margin0020notechar"/>
                <w:rFonts w:asciiTheme="minorHAnsi" w:hAnsiTheme="minorHAnsi"/>
                <w:sz w:val="18"/>
                <w:szCs w:val="18"/>
              </w:rPr>
              <w:t>Lps</w:t>
            </w:r>
            <w:proofErr w:type="spellEnd"/>
            <w:r w:rsidRPr="00D2491C">
              <w:rPr>
                <w:rStyle w:val="margin0020notechar"/>
                <w:rFonts w:asciiTheme="minorHAnsi" w:hAnsiTheme="minorHAnsi"/>
                <w:sz w:val="18"/>
                <w:szCs w:val="18"/>
              </w:rPr>
              <w:t>/100 m</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xml:space="preserve">) of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945C44" w:rsidRPr="00D2491C" w14:paraId="28DE4497"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tcPr>
          <w:p w14:paraId="28DE4496" w14:textId="77777777" w:rsidR="00945C44" w:rsidRPr="00D2491C" w:rsidRDefault="00945C44" w:rsidP="004D44D7">
            <w:pPr>
              <w:keepNext/>
              <w:ind w:left="273" w:hanging="273"/>
            </w:pPr>
            <w:r w:rsidRPr="00D2491C">
              <w:rPr>
                <w:rFonts w:asciiTheme="minorHAnsi" w:hAnsiTheme="minorHAnsi"/>
                <w:b/>
                <w:sz w:val="18"/>
                <w:szCs w:val="18"/>
              </w:rPr>
              <w:t>6.5 Garages</w:t>
            </w:r>
            <w:r>
              <w:rPr>
                <w:rFonts w:asciiTheme="minorHAnsi" w:hAnsiTheme="minorHAnsi"/>
                <w:b/>
                <w:sz w:val="18"/>
                <w:szCs w:val="18"/>
              </w:rPr>
              <w:t>.</w:t>
            </w:r>
            <w:r w:rsidRPr="00D2491C">
              <w:rPr>
                <w:rFonts w:asciiTheme="minorHAnsi" w:hAnsiTheme="minorHAnsi"/>
                <w:b/>
                <w:sz w:val="18"/>
                <w:szCs w:val="18"/>
              </w:rPr>
              <w:t xml:space="preserve"> </w:t>
            </w:r>
            <w:r w:rsidRPr="00D2491C">
              <w:rPr>
                <w:rStyle w:val="margin0020notechar"/>
                <w:rFonts w:asciiTheme="minorHAnsi" w:hAnsiTheme="minorHAnsi"/>
                <w:sz w:val="18"/>
                <w:szCs w:val="18"/>
              </w:rPr>
              <w:t xml:space="preserve">When an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adjoins a garage, the design must prevent migration of contaminants to the adjoining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Air seal the walls, ceilings, and floors that separate garages from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sidRPr="00D2491C">
              <w:rPr>
                <w:rStyle w:val="margin0020notechar"/>
                <w:rFonts w:asciiTheme="minorHAnsi" w:hAnsiTheme="minorHAnsi"/>
                <w:sz w:val="18"/>
                <w:szCs w:val="18"/>
              </w:rPr>
              <w:t>gasketed</w:t>
            </w:r>
            <w:proofErr w:type="spellEnd"/>
            <w:r w:rsidRPr="00D2491C">
              <w:rPr>
                <w:rStyle w:val="margin0020notechar"/>
                <w:rFonts w:asciiTheme="minorHAnsi" w:hAnsiTheme="minorHAnsi"/>
                <w:sz w:val="18"/>
                <w:szCs w:val="18"/>
              </w:rPr>
              <w:t xml:space="preserve">, weather stripped, wrapped, or otherwise sealed to limit air movement. Doors between garages and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spaces shall be </w:t>
            </w:r>
            <w:proofErr w:type="spellStart"/>
            <w:r w:rsidRPr="00D2491C">
              <w:rPr>
                <w:rStyle w:val="margin0020notechar"/>
                <w:rFonts w:asciiTheme="minorHAnsi" w:hAnsiTheme="minorHAnsi"/>
                <w:sz w:val="18"/>
                <w:szCs w:val="18"/>
              </w:rPr>
              <w:t>gasketed</w:t>
            </w:r>
            <w:proofErr w:type="spellEnd"/>
            <w:r w:rsidRPr="00D2491C">
              <w:rPr>
                <w:rStyle w:val="margin0020notechar"/>
                <w:rFonts w:asciiTheme="minorHAnsi" w:hAnsiTheme="minorHAnsi"/>
                <w:sz w:val="18"/>
                <w:szCs w:val="18"/>
              </w:rPr>
              <w:t xml:space="preserve"> or made substantially airtight with weather stripping</w:t>
            </w:r>
            <w:r>
              <w:rPr>
                <w:rStyle w:val="margin0020notechar"/>
                <w:rFonts w:asciiTheme="minorHAnsi" w:hAnsiTheme="minorHAnsi"/>
                <w:sz w:val="18"/>
                <w:szCs w:val="18"/>
              </w:rPr>
              <w:t>.</w:t>
            </w:r>
          </w:p>
        </w:tc>
      </w:tr>
      <w:tr w:rsidR="00945C44" w:rsidRPr="00D2491C" w14:paraId="28DE449A"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tcPr>
          <w:p w14:paraId="28DE4499" w14:textId="77777777" w:rsidR="00945C44" w:rsidRPr="00D2491C" w:rsidRDefault="00945C44" w:rsidP="004D44D7">
            <w:pPr>
              <w:keepNext/>
              <w:ind w:left="273" w:hanging="273"/>
            </w:pPr>
            <w:r w:rsidRPr="00D2491C">
              <w:rPr>
                <w:rFonts w:asciiTheme="minorHAnsi" w:hAnsiTheme="minorHAnsi"/>
                <w:b/>
                <w:sz w:val="18"/>
                <w:szCs w:val="18"/>
              </w:rPr>
              <w:t>6.6 Ventilation Opening Area</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Spaces shall have ventilation openings as listed below. Such openings shall meet the requirements of Section 6.8</w:t>
            </w:r>
            <w:r>
              <w:rPr>
                <w:rStyle w:val="margin0020notechar"/>
                <w:rFonts w:asciiTheme="minorHAnsi" w:hAnsiTheme="minorHAnsi"/>
                <w:sz w:val="18"/>
                <w:szCs w:val="18"/>
              </w:rPr>
              <w:t>.</w:t>
            </w:r>
          </w:p>
        </w:tc>
      </w:tr>
      <w:tr w:rsidR="00945C44" w:rsidRPr="00D2491C" w14:paraId="28DE449D"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tcPr>
          <w:p w14:paraId="28DE449C" w14:textId="430A4C11" w:rsidR="00945C44" w:rsidRPr="00D2491C" w:rsidRDefault="00945C44" w:rsidP="008615AA">
            <w:pPr>
              <w:keepNext/>
              <w:ind w:left="273" w:hanging="273"/>
            </w:pPr>
            <w:r w:rsidRPr="00D2491C">
              <w:rPr>
                <w:rFonts w:asciiTheme="minorHAnsi" w:hAnsiTheme="minorHAnsi"/>
                <w:b/>
                <w:sz w:val="18"/>
                <w:szCs w:val="18"/>
              </w:rPr>
              <w:t xml:space="preserve">6.7 Minimum </w:t>
            </w:r>
            <w:r w:rsidR="008615AA">
              <w:rPr>
                <w:rFonts w:asciiTheme="minorHAnsi" w:hAnsiTheme="minorHAnsi"/>
                <w:b/>
                <w:sz w:val="18"/>
                <w:szCs w:val="18"/>
              </w:rPr>
              <w:t>F</w:t>
            </w:r>
            <w:r w:rsidRPr="00D2491C">
              <w:rPr>
                <w:rFonts w:asciiTheme="minorHAnsi" w:hAnsiTheme="minorHAnsi"/>
                <w:b/>
                <w:sz w:val="18"/>
                <w:szCs w:val="18"/>
              </w:rPr>
              <w:t>iltration</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 xml:space="preserve">Mechanical systems that supply air to an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through ductwork exceeding 10 </w:t>
            </w:r>
            <w:proofErr w:type="spellStart"/>
            <w:r w:rsidRPr="00D2491C">
              <w:rPr>
                <w:rStyle w:val="margin0020notechar"/>
                <w:rFonts w:asciiTheme="minorHAnsi" w:hAnsiTheme="minorHAnsi"/>
                <w:sz w:val="18"/>
                <w:szCs w:val="18"/>
              </w:rPr>
              <w:t>ft</w:t>
            </w:r>
            <w:proofErr w:type="spellEnd"/>
            <w:r w:rsidRPr="00D2491C">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r>
              <w:rPr>
                <w:rStyle w:val="margin0020notechar"/>
                <w:rFonts w:asciiTheme="minorHAnsi" w:hAnsiTheme="minorHAnsi"/>
                <w:sz w:val="18"/>
                <w:szCs w:val="18"/>
              </w:rPr>
              <w:t>.</w:t>
            </w:r>
          </w:p>
        </w:tc>
      </w:tr>
      <w:tr w:rsidR="00945C44" w:rsidRPr="00D2491C" w14:paraId="28DE44A0"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E"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tcPr>
          <w:p w14:paraId="28DE449F" w14:textId="77777777" w:rsidR="00945C44" w:rsidRPr="00D2491C" w:rsidRDefault="00945C44" w:rsidP="004D44D7">
            <w:pPr>
              <w:keepNext/>
              <w:ind w:left="273" w:hanging="273"/>
            </w:pPr>
            <w:r w:rsidRPr="00D2491C">
              <w:rPr>
                <w:rFonts w:asciiTheme="minorHAnsi" w:hAnsiTheme="minorHAnsi"/>
                <w:b/>
                <w:sz w:val="18"/>
                <w:szCs w:val="18"/>
              </w:rPr>
              <w:t>6.8 Air Inlets</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 xml:space="preserve">Air inlets that are part of the ventilation design shall be located a minimum of 10 </w:t>
            </w:r>
            <w:proofErr w:type="spellStart"/>
            <w:r w:rsidRPr="00D2491C">
              <w:rPr>
                <w:rStyle w:val="margin0020notechar"/>
                <w:rFonts w:asciiTheme="minorHAnsi" w:hAnsiTheme="minorHAnsi"/>
                <w:sz w:val="18"/>
                <w:szCs w:val="18"/>
              </w:rPr>
              <w:t>ft</w:t>
            </w:r>
            <w:proofErr w:type="spellEnd"/>
            <w:r w:rsidRPr="00D2491C">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r>
              <w:rPr>
                <w:rStyle w:val="margin0020notechar"/>
                <w:rFonts w:asciiTheme="minorHAnsi" w:hAnsiTheme="minorHAnsi"/>
                <w:sz w:val="18"/>
                <w:szCs w:val="18"/>
              </w:rPr>
              <w:t>.</w:t>
            </w:r>
          </w:p>
        </w:tc>
      </w:tr>
      <w:tr w:rsidR="00945C44" w:rsidRPr="00D2491C" w14:paraId="28DE44A3"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A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tcPr>
          <w:p w14:paraId="28DE44A2" w14:textId="77777777" w:rsidR="00945C44" w:rsidRPr="00D2491C" w:rsidRDefault="00945C44" w:rsidP="004D44D7">
            <w:pPr>
              <w:autoSpaceDE w:val="0"/>
              <w:autoSpaceDN w:val="0"/>
              <w:adjustRightInd w:val="0"/>
              <w:ind w:left="273" w:hanging="273"/>
            </w:pPr>
            <w:r w:rsidRPr="00D2491C">
              <w:rPr>
                <w:rFonts w:asciiTheme="minorHAnsi" w:hAnsiTheme="minorHAnsi"/>
                <w:b/>
                <w:sz w:val="18"/>
                <w:szCs w:val="18"/>
              </w:rPr>
              <w:t>6.9 Carbon Monoxide Detectors</w:t>
            </w:r>
            <w:r>
              <w:rPr>
                <w:rFonts w:asciiTheme="minorHAnsi" w:hAnsiTheme="minorHAnsi"/>
                <w:b/>
                <w:sz w:val="18"/>
                <w:szCs w:val="18"/>
              </w:rPr>
              <w:t>.</w:t>
            </w:r>
            <w:r w:rsidRPr="00D2491C">
              <w:rPr>
                <w:rFonts w:asciiTheme="minorHAnsi" w:hAnsiTheme="minorHAnsi"/>
                <w:sz w:val="18"/>
                <w:szCs w:val="18"/>
              </w:rPr>
              <w:t xml:space="preserve"> </w:t>
            </w:r>
            <w:r w:rsidRPr="00D2491C">
              <w:rPr>
                <w:rFonts w:asciiTheme="minorHAnsi" w:hAnsiTheme="minorHAnsi" w:cs="TimesNewRomanPSMT"/>
                <w:sz w:val="18"/>
                <w:szCs w:val="18"/>
              </w:rPr>
              <w:t xml:space="preserve">A carbon monoxide alarm shall be installed in each dwelling unit in accordance with NFPA 720, </w:t>
            </w:r>
            <w:r w:rsidRPr="00D2491C">
              <w:rPr>
                <w:rFonts w:asciiTheme="minorHAnsi" w:hAnsiTheme="minorHAnsi" w:cs="TimesNewRomanPS-ItalicMT"/>
                <w:i/>
                <w:iCs/>
                <w:sz w:val="18"/>
                <w:szCs w:val="18"/>
              </w:rPr>
              <w:t>Standard for the Installation of Carbon Monoxide (CO) Detection and Warning Equipment</w:t>
            </w:r>
            <w:r w:rsidRPr="00D2491C">
              <w:rPr>
                <w:rFonts w:asciiTheme="minorHAnsi" w:hAnsiTheme="minorHAnsi" w:cs="TimesNewRomanPSMT"/>
                <w:sz w:val="18"/>
                <w:szCs w:val="18"/>
              </w:rPr>
              <w:t>14, and shall be consistent with requirements of applicable laws, codes, and standards.</w:t>
            </w:r>
          </w:p>
        </w:tc>
      </w:tr>
      <w:tr w:rsidR="00945C44" w:rsidRPr="00D2491C" w14:paraId="28DE44A5" w14:textId="77777777" w:rsidTr="008615A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A4" w14:textId="77777777" w:rsidR="00945C44" w:rsidRPr="00D2491C" w:rsidRDefault="00945C44" w:rsidP="004D44D7">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4A6"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FA74A0" w:rsidRPr="00D2491C" w14:paraId="28DE44A8"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A7" w14:textId="77777777" w:rsidR="00FA74A0" w:rsidRPr="00D2491C" w:rsidRDefault="002B2C52" w:rsidP="002B2C52">
            <w:pPr>
              <w:keepNext/>
              <w:rPr>
                <w:rFonts w:asciiTheme="minorHAnsi" w:hAnsiTheme="minorHAnsi"/>
                <w:b/>
                <w:bCs/>
                <w:sz w:val="18"/>
                <w:szCs w:val="18"/>
              </w:rPr>
            </w:pPr>
            <w:r w:rsidRPr="00500C2C">
              <w:rPr>
                <w:rFonts w:asciiTheme="minorHAnsi" w:hAnsiTheme="minorHAnsi"/>
                <w:b/>
                <w:bCs/>
                <w:szCs w:val="18"/>
              </w:rPr>
              <w:lastRenderedPageBreak/>
              <w:t>F</w:t>
            </w:r>
            <w:r w:rsidR="00FA74A0" w:rsidRPr="00500C2C">
              <w:rPr>
                <w:rFonts w:asciiTheme="minorHAnsi" w:hAnsiTheme="minorHAnsi"/>
                <w:b/>
                <w:bCs/>
                <w:szCs w:val="18"/>
              </w:rPr>
              <w:t>. Air Moving Equipment</w:t>
            </w:r>
          </w:p>
        </w:tc>
      </w:tr>
      <w:tr w:rsidR="00FA74A0" w:rsidRPr="00D2491C" w14:paraId="28DE44AA"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A9" w14:textId="77777777" w:rsidR="00FA74A0" w:rsidRPr="00D2491C" w:rsidRDefault="00FA74A0" w:rsidP="00FA74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FA74A0" w:rsidRPr="00D2491C" w14:paraId="28DE44AD"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AB" w14:textId="77777777" w:rsidR="00FA74A0" w:rsidRPr="00D2491C" w:rsidRDefault="00FA74A0" w:rsidP="00FA74A0">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4AC" w14:textId="77777777" w:rsidR="00FA74A0" w:rsidRPr="00D2491C" w:rsidRDefault="00FA74A0" w:rsidP="00FA74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 xml:space="preserve">7.1 </w:t>
            </w:r>
            <w:r w:rsidRPr="00D2491C">
              <w:rPr>
                <w:rFonts w:asciiTheme="minorHAnsi" w:hAnsiTheme="minorHAnsi"/>
                <w:b/>
                <w:bCs/>
                <w:sz w:val="18"/>
                <w:szCs w:val="18"/>
              </w:rPr>
              <w:t xml:space="preserve">Selection and Installation. </w:t>
            </w:r>
            <w:r w:rsidRPr="00D2491C">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FA74A0" w:rsidRPr="00D2491C" w14:paraId="28DE44B2"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AE" w14:textId="77777777" w:rsidR="00FA74A0" w:rsidRPr="00D2491C" w:rsidRDefault="00FA74A0" w:rsidP="00FA74A0">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4AF" w14:textId="77777777" w:rsidR="00FA74A0" w:rsidRPr="00D2491C" w:rsidRDefault="00FA74A0" w:rsidP="00FA74A0">
            <w:pPr>
              <w:keepNext/>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 xml:space="preserve">7.2 </w:t>
            </w:r>
            <w:r w:rsidRPr="00D2491C">
              <w:rPr>
                <w:rFonts w:asciiTheme="minorHAnsi" w:hAnsiTheme="minorHAnsi"/>
                <w:b/>
                <w:bCs/>
                <w:sz w:val="18"/>
                <w:szCs w:val="18"/>
              </w:rPr>
              <w:t xml:space="preserve">Sound Ratings for Fans. </w:t>
            </w:r>
            <w:r w:rsidRPr="00D2491C">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D2491C">
              <w:rPr>
                <w:rFonts w:asciiTheme="minorHAnsi" w:hAnsiTheme="minorHAnsi"/>
                <w:sz w:val="18"/>
                <w:szCs w:val="18"/>
              </w:rPr>
              <w:t>w.c.</w:t>
            </w:r>
            <w:proofErr w:type="spellEnd"/>
            <w:r w:rsidRPr="00D2491C">
              <w:rPr>
                <w:rFonts w:asciiTheme="minorHAnsi" w:hAnsiTheme="minorHAnsi"/>
                <w:sz w:val="18"/>
                <w:szCs w:val="18"/>
              </w:rPr>
              <w:t xml:space="preserve"> (25 Pa) static pressure.</w:t>
            </w:r>
          </w:p>
          <w:p w14:paraId="28DE44B0" w14:textId="77777777" w:rsidR="00FA74A0" w:rsidRPr="00D2491C" w:rsidRDefault="00FA74A0" w:rsidP="00FA74A0">
            <w:pPr>
              <w:keepNext/>
              <w:autoSpaceDE w:val="0"/>
              <w:autoSpaceDN w:val="0"/>
              <w:adjustRightInd w:val="0"/>
              <w:ind w:left="1080" w:hanging="360"/>
              <w:jc w:val="both"/>
              <w:rPr>
                <w:rFonts w:asciiTheme="minorHAnsi" w:hAnsiTheme="minorHAnsi"/>
                <w:sz w:val="18"/>
                <w:szCs w:val="18"/>
              </w:rPr>
            </w:pPr>
            <w:r w:rsidRPr="00D2491C">
              <w:rPr>
                <w:rFonts w:asciiTheme="minorHAnsi" w:hAnsiTheme="minorHAnsi"/>
                <w:bCs/>
                <w:sz w:val="18"/>
                <w:szCs w:val="18"/>
              </w:rPr>
              <w:t>7.2.1</w:t>
            </w:r>
            <w:r w:rsidRPr="00D2491C">
              <w:rPr>
                <w:rFonts w:asciiTheme="minorHAnsi" w:hAnsiTheme="minorHAnsi"/>
                <w:b/>
                <w:bCs/>
                <w:sz w:val="18"/>
                <w:szCs w:val="18"/>
              </w:rPr>
              <w:t xml:space="preserve"> Whole-Building or Continuous Ventilation Fans. </w:t>
            </w:r>
            <w:r w:rsidRPr="00D2491C">
              <w:rPr>
                <w:rFonts w:asciiTheme="minorHAnsi" w:hAnsiTheme="minorHAnsi"/>
                <w:sz w:val="18"/>
                <w:szCs w:val="18"/>
              </w:rPr>
              <w:t xml:space="preserve">These fans shall be rated for sound at a maximum of 1.0 </w:t>
            </w:r>
            <w:proofErr w:type="spellStart"/>
            <w:r w:rsidRPr="00D2491C">
              <w:rPr>
                <w:rFonts w:asciiTheme="minorHAnsi" w:hAnsiTheme="minorHAnsi"/>
                <w:sz w:val="18"/>
                <w:szCs w:val="18"/>
              </w:rPr>
              <w:t>sone</w:t>
            </w:r>
            <w:proofErr w:type="spellEnd"/>
            <w:r w:rsidRPr="00D2491C">
              <w:rPr>
                <w:rFonts w:asciiTheme="minorHAnsi" w:hAnsiTheme="minorHAnsi"/>
                <w:sz w:val="18"/>
                <w:szCs w:val="18"/>
              </w:rPr>
              <w:t xml:space="preserve">. </w:t>
            </w:r>
          </w:p>
          <w:p w14:paraId="28DE44B1" w14:textId="77777777" w:rsidR="00FA74A0" w:rsidRPr="00D2491C" w:rsidRDefault="00FA74A0" w:rsidP="008F1D4B">
            <w:pPr>
              <w:keepNext/>
              <w:autoSpaceDE w:val="0"/>
              <w:autoSpaceDN w:val="0"/>
              <w:adjustRightInd w:val="0"/>
              <w:ind w:left="1080" w:hanging="360"/>
              <w:jc w:val="both"/>
            </w:pPr>
            <w:r w:rsidRPr="00D2491C">
              <w:rPr>
                <w:rFonts w:asciiTheme="minorHAnsi" w:hAnsiTheme="minorHAnsi"/>
                <w:bCs/>
                <w:sz w:val="18"/>
                <w:szCs w:val="18"/>
              </w:rPr>
              <w:t>7.2.2</w:t>
            </w:r>
            <w:r w:rsidRPr="00D2491C">
              <w:rPr>
                <w:rFonts w:asciiTheme="minorHAnsi" w:hAnsiTheme="minorHAnsi"/>
                <w:b/>
                <w:bCs/>
                <w:sz w:val="18"/>
                <w:szCs w:val="18"/>
              </w:rPr>
              <w:t xml:space="preserve"> Intermittent Local Exhaust Fans. </w:t>
            </w:r>
            <w:r w:rsidRPr="00D2491C">
              <w:rPr>
                <w:rFonts w:asciiTheme="minorHAnsi" w:hAnsiTheme="minorHAnsi"/>
                <w:sz w:val="18"/>
                <w:szCs w:val="18"/>
              </w:rPr>
              <w:t xml:space="preserve">Fans used to comply with Section 5.2 shall be rated for sound at a maximum of 3 </w:t>
            </w:r>
            <w:proofErr w:type="spellStart"/>
            <w:r w:rsidRPr="00D2491C">
              <w:rPr>
                <w:rFonts w:asciiTheme="minorHAnsi" w:hAnsiTheme="minorHAnsi"/>
                <w:sz w:val="18"/>
                <w:szCs w:val="18"/>
              </w:rPr>
              <w:t>sone</w:t>
            </w:r>
            <w:proofErr w:type="spellEnd"/>
            <w:r w:rsidRPr="00D2491C">
              <w:rPr>
                <w:rFonts w:asciiTheme="minorHAnsi" w:hAnsiTheme="minorHAnsi"/>
                <w:sz w:val="18"/>
                <w:szCs w:val="18"/>
              </w:rPr>
              <w:t>,             unless their maximum rated airflow exceeds 400 cfm (200 L/s). (Some exceptions may apply.)</w:t>
            </w:r>
          </w:p>
        </w:tc>
      </w:tr>
      <w:tr w:rsidR="00FA74A0" w:rsidRPr="00D2491C" w14:paraId="28DE44B5"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B3" w14:textId="77777777" w:rsidR="00FA74A0" w:rsidRPr="00D2491C" w:rsidRDefault="00FA74A0" w:rsidP="00FA74A0">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4B4" w14:textId="77777777" w:rsidR="00FA74A0" w:rsidRPr="00D2491C" w:rsidRDefault="00FA74A0" w:rsidP="008615AA">
            <w:pPr>
              <w:keepNext/>
              <w:ind w:left="273" w:hanging="273"/>
            </w:pPr>
            <w:r w:rsidRPr="00D2491C">
              <w:rPr>
                <w:rFonts w:asciiTheme="minorHAnsi" w:hAnsiTheme="minorHAnsi"/>
                <w:b/>
                <w:sz w:val="18"/>
                <w:szCs w:val="18"/>
              </w:rPr>
              <w:t xml:space="preserve">7.3 </w:t>
            </w:r>
            <w:proofErr w:type="spellStart"/>
            <w:r w:rsidRPr="00D2491C">
              <w:rPr>
                <w:rFonts w:asciiTheme="minorHAnsi" w:hAnsiTheme="minorHAnsi"/>
                <w:b/>
                <w:bCs/>
                <w:sz w:val="18"/>
                <w:szCs w:val="18"/>
              </w:rPr>
              <w:t>Multibranch</w:t>
            </w:r>
            <w:proofErr w:type="spellEnd"/>
            <w:r w:rsidRPr="00D2491C">
              <w:rPr>
                <w:rFonts w:asciiTheme="minorHAnsi" w:hAnsiTheme="minorHAnsi"/>
                <w:b/>
                <w:bCs/>
                <w:sz w:val="18"/>
                <w:szCs w:val="18"/>
              </w:rPr>
              <w:t xml:space="preserve"> Exhaust Ducting. </w:t>
            </w:r>
            <w:r w:rsidRPr="00D2491C">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FA74A0" w:rsidRPr="00D2491C" w14:paraId="28DE44B7" w14:textId="77777777" w:rsidTr="008615A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B6" w14:textId="77777777" w:rsidR="00FA74A0" w:rsidRPr="00D2491C" w:rsidRDefault="00D2491C" w:rsidP="00FA74A0">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4B8" w14:textId="77777777" w:rsidR="005E32AF" w:rsidRPr="00500C2C" w:rsidRDefault="005E32AF" w:rsidP="005C3EB4">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4C1BAB" w:rsidRPr="00D2491C" w14:paraId="28DE44BA"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B9" w14:textId="77777777" w:rsidR="004C1BAB" w:rsidRPr="00D2491C" w:rsidRDefault="004C1BAB" w:rsidP="008F1D4B">
            <w:pPr>
              <w:keepNext/>
              <w:rPr>
                <w:rFonts w:asciiTheme="minorHAnsi" w:hAnsiTheme="minorHAnsi"/>
                <w:b/>
                <w:bCs/>
                <w:sz w:val="18"/>
                <w:szCs w:val="18"/>
              </w:rPr>
            </w:pPr>
            <w:r w:rsidRPr="00500C2C">
              <w:rPr>
                <w:rFonts w:asciiTheme="minorHAnsi" w:hAnsiTheme="minorHAnsi" w:cs="Arial"/>
                <w:b/>
                <w:szCs w:val="18"/>
              </w:rPr>
              <w:t xml:space="preserve">G. Multifamily Buildings - Other Requirements </w:t>
            </w:r>
          </w:p>
        </w:tc>
      </w:tr>
      <w:tr w:rsidR="004C1BAB" w:rsidRPr="00D2491C" w14:paraId="28DE44BC"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BB" w14:textId="77777777" w:rsidR="004C1BAB" w:rsidRPr="00D2491C" w:rsidRDefault="004C1BAB" w:rsidP="004C1BA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4C1BAB" w:rsidRPr="00D2491C" w14:paraId="28DE44C3"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BD" w14:textId="77777777" w:rsidR="004C1BAB" w:rsidRPr="00D2491C" w:rsidRDefault="004C1BAB" w:rsidP="004C1BAB">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4BE" w14:textId="77777777" w:rsidR="004C1BAB" w:rsidRDefault="004C1BAB" w:rsidP="004C1BAB">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28DE44BF" w14:textId="77777777" w:rsidR="004C1BAB" w:rsidRPr="00D2491C" w:rsidRDefault="004C1BAB" w:rsidP="004C1BAB">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28DE44C0" w14:textId="7D150B14" w:rsidR="004C1BAB" w:rsidRDefault="004C1BAB" w:rsidP="004C1BA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8615AA">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28DE44C1" w14:textId="77777777" w:rsidR="004C1BAB" w:rsidRPr="00F3733C" w:rsidRDefault="004C1BAB" w:rsidP="004C1BAB">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28DE44C2" w14:textId="77777777" w:rsidR="004C1BAB" w:rsidRPr="00D2491C" w:rsidRDefault="004C1BAB" w:rsidP="004C1BAB">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4C1BAB" w:rsidRPr="00D2491C" w14:paraId="28DE44C5" w14:textId="77777777" w:rsidTr="008615A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C4" w14:textId="77777777" w:rsidR="004C1BAB" w:rsidRPr="00D2491C" w:rsidRDefault="004C1BAB" w:rsidP="004C1BAB">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4C6" w14:textId="77777777" w:rsidR="004C1BAB" w:rsidRPr="00D2491C" w:rsidRDefault="004C1BAB" w:rsidP="005C3EB4">
      <w:pPr>
        <w:rPr>
          <w:rFonts w:asciiTheme="minorHAnsi" w:hAnsiTheme="minorHAnsi"/>
          <w:sz w:val="18"/>
          <w:szCs w:val="18"/>
        </w:rPr>
      </w:pPr>
    </w:p>
    <w:p w14:paraId="28DE44C7" w14:textId="77777777" w:rsidR="000F501F" w:rsidRPr="00D2491C" w:rsidRDefault="000F501F" w:rsidP="00B71555">
      <w:pPr>
        <w:contextualSpacing/>
        <w:rPr>
          <w:rFonts w:asciiTheme="minorHAnsi" w:hAnsiTheme="minorHAnsi"/>
          <w:sz w:val="18"/>
          <w:szCs w:val="18"/>
        </w:rPr>
      </w:pPr>
    </w:p>
    <w:p w14:paraId="28DE44C8"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E0C3C" w:rsidRPr="00D2491C" w14:paraId="28DE44CA" w14:textId="77777777" w:rsidTr="00B71693">
        <w:trPr>
          <w:trHeight w:val="296"/>
        </w:trPr>
        <w:tc>
          <w:tcPr>
            <w:tcW w:w="10950" w:type="dxa"/>
            <w:gridSpan w:val="4"/>
            <w:vAlign w:val="center"/>
          </w:tcPr>
          <w:p w14:paraId="28DE44C9" w14:textId="77777777" w:rsidR="00BE0C3C" w:rsidRPr="00D2491C" w:rsidRDefault="00BE0C3C" w:rsidP="003E38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2491C">
              <w:rPr>
                <w:rFonts w:asciiTheme="minorHAnsi" w:hAnsiTheme="minorHAnsi" w:cs="Arial"/>
                <w:b/>
                <w:caps/>
                <w:sz w:val="18"/>
                <w:szCs w:val="18"/>
              </w:rPr>
              <w:lastRenderedPageBreak/>
              <w:t>Documentation Author's Declaration Statement</w:t>
            </w:r>
          </w:p>
        </w:tc>
      </w:tr>
      <w:tr w:rsidR="00BE0C3C" w:rsidRPr="00D2491C" w14:paraId="28DE44CC" w14:textId="77777777" w:rsidTr="003E38E3">
        <w:trPr>
          <w:trHeight w:val="206"/>
        </w:trPr>
        <w:tc>
          <w:tcPr>
            <w:tcW w:w="10950" w:type="dxa"/>
            <w:gridSpan w:val="4"/>
            <w:vAlign w:val="center"/>
          </w:tcPr>
          <w:p w14:paraId="28DE44CB" w14:textId="77777777" w:rsidR="00BE0C3C" w:rsidRPr="00D2491C" w:rsidRDefault="00BE0C3C" w:rsidP="00500C2C">
            <w:pPr>
              <w:keepNext/>
              <w:numPr>
                <w:ilvl w:val="0"/>
                <w:numId w:val="7"/>
              </w:numPr>
              <w:ind w:left="271" w:hanging="288"/>
              <w:rPr>
                <w:rFonts w:asciiTheme="minorHAnsi" w:hAnsiTheme="minorHAnsi"/>
                <w:sz w:val="18"/>
                <w:szCs w:val="18"/>
              </w:rPr>
            </w:pPr>
            <w:r w:rsidRPr="00D2491C">
              <w:rPr>
                <w:rFonts w:asciiTheme="minorHAnsi" w:hAnsiTheme="minorHAnsi"/>
                <w:sz w:val="18"/>
                <w:szCs w:val="18"/>
              </w:rPr>
              <w:t>I certify that this Certificate of Installation documentation is accurate and complete.</w:t>
            </w:r>
          </w:p>
        </w:tc>
      </w:tr>
      <w:tr w:rsidR="00BE0C3C" w:rsidRPr="00D2491C" w14:paraId="28DE44CF" w14:textId="77777777" w:rsidTr="003E38E3">
        <w:trPr>
          <w:trHeight w:val="360"/>
        </w:trPr>
        <w:tc>
          <w:tcPr>
            <w:tcW w:w="5577" w:type="dxa"/>
            <w:gridSpan w:val="2"/>
          </w:tcPr>
          <w:p w14:paraId="28DE44CD"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Name:</w:t>
            </w:r>
          </w:p>
        </w:tc>
        <w:tc>
          <w:tcPr>
            <w:tcW w:w="5373" w:type="dxa"/>
            <w:gridSpan w:val="2"/>
          </w:tcPr>
          <w:p w14:paraId="28DE44CE"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Signature:</w:t>
            </w:r>
          </w:p>
        </w:tc>
      </w:tr>
      <w:tr w:rsidR="00BE0C3C" w:rsidRPr="00D2491C" w14:paraId="28DE44D2" w14:textId="77777777" w:rsidTr="003E38E3">
        <w:trPr>
          <w:trHeight w:val="360"/>
        </w:trPr>
        <w:tc>
          <w:tcPr>
            <w:tcW w:w="5577" w:type="dxa"/>
            <w:gridSpan w:val="2"/>
          </w:tcPr>
          <w:p w14:paraId="28DE44D0"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Company Name:</w:t>
            </w:r>
          </w:p>
        </w:tc>
        <w:tc>
          <w:tcPr>
            <w:tcW w:w="5373" w:type="dxa"/>
            <w:gridSpan w:val="2"/>
          </w:tcPr>
          <w:p w14:paraId="28DE44D1"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Date Signed:</w:t>
            </w:r>
          </w:p>
        </w:tc>
      </w:tr>
      <w:tr w:rsidR="00BE0C3C" w:rsidRPr="00D2491C" w14:paraId="28DE44D5" w14:textId="77777777" w:rsidTr="003E38E3">
        <w:trPr>
          <w:trHeight w:val="360"/>
        </w:trPr>
        <w:tc>
          <w:tcPr>
            <w:tcW w:w="5577" w:type="dxa"/>
            <w:gridSpan w:val="2"/>
          </w:tcPr>
          <w:p w14:paraId="28DE44D3"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Address:</w:t>
            </w:r>
          </w:p>
        </w:tc>
        <w:tc>
          <w:tcPr>
            <w:tcW w:w="5373" w:type="dxa"/>
            <w:gridSpan w:val="2"/>
          </w:tcPr>
          <w:p w14:paraId="28DE44D4" w14:textId="0B35C247" w:rsidR="00BE0C3C" w:rsidRPr="00D2491C" w:rsidRDefault="00BE0C3C" w:rsidP="00DF12A7">
            <w:pPr>
              <w:keepNext/>
              <w:rPr>
                <w:rFonts w:asciiTheme="minorHAnsi" w:hAnsiTheme="minorHAnsi"/>
                <w:sz w:val="14"/>
                <w:szCs w:val="14"/>
              </w:rPr>
            </w:pPr>
            <w:r w:rsidRPr="00D2491C">
              <w:rPr>
                <w:rFonts w:asciiTheme="minorHAnsi" w:hAnsiTheme="minorHAnsi"/>
                <w:sz w:val="14"/>
                <w:szCs w:val="14"/>
              </w:rPr>
              <w:t>CEA/HERS Certification Identification (</w:t>
            </w:r>
            <w:r w:rsidR="00DF12A7">
              <w:rPr>
                <w:rFonts w:asciiTheme="minorHAnsi" w:hAnsiTheme="minorHAnsi"/>
                <w:sz w:val="14"/>
                <w:szCs w:val="14"/>
              </w:rPr>
              <w:t>i</w:t>
            </w:r>
            <w:r w:rsidRPr="00D2491C">
              <w:rPr>
                <w:rFonts w:asciiTheme="minorHAnsi" w:hAnsiTheme="minorHAnsi"/>
                <w:sz w:val="14"/>
                <w:szCs w:val="14"/>
              </w:rPr>
              <w:t>f applicable):</w:t>
            </w:r>
          </w:p>
        </w:tc>
      </w:tr>
      <w:tr w:rsidR="00BE0C3C" w:rsidRPr="00D2491C" w14:paraId="28DE44D8" w14:textId="77777777" w:rsidTr="003E38E3">
        <w:trPr>
          <w:trHeight w:val="360"/>
        </w:trPr>
        <w:tc>
          <w:tcPr>
            <w:tcW w:w="5577" w:type="dxa"/>
            <w:gridSpan w:val="2"/>
          </w:tcPr>
          <w:p w14:paraId="28DE44D6"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City/State/Zip:</w:t>
            </w:r>
          </w:p>
        </w:tc>
        <w:tc>
          <w:tcPr>
            <w:tcW w:w="5373" w:type="dxa"/>
            <w:gridSpan w:val="2"/>
          </w:tcPr>
          <w:p w14:paraId="28DE44D7"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Phone:</w:t>
            </w:r>
          </w:p>
        </w:tc>
      </w:tr>
      <w:tr w:rsidR="00BE0C3C" w:rsidRPr="00D2491C" w14:paraId="28DE44DA" w14:textId="77777777" w:rsidTr="003E38E3">
        <w:tblPrEx>
          <w:tblCellMar>
            <w:left w:w="115" w:type="dxa"/>
            <w:right w:w="115" w:type="dxa"/>
          </w:tblCellMar>
        </w:tblPrEx>
        <w:trPr>
          <w:trHeight w:val="296"/>
        </w:trPr>
        <w:tc>
          <w:tcPr>
            <w:tcW w:w="10950" w:type="dxa"/>
            <w:gridSpan w:val="4"/>
            <w:vAlign w:val="center"/>
          </w:tcPr>
          <w:p w14:paraId="28DE44D9" w14:textId="77777777" w:rsidR="00BE0C3C" w:rsidRPr="00D2491C" w:rsidRDefault="00BE0C3C" w:rsidP="003E38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Arial"/>
                <w:b/>
                <w:caps/>
                <w:sz w:val="18"/>
                <w:szCs w:val="18"/>
              </w:rPr>
              <w:t xml:space="preserve">Responsible Person's Declaration statement  </w:t>
            </w:r>
          </w:p>
        </w:tc>
      </w:tr>
      <w:tr w:rsidR="00BE0C3C" w:rsidRPr="00D2491C" w14:paraId="28DE44E2" w14:textId="77777777" w:rsidTr="003E38E3">
        <w:tblPrEx>
          <w:tblCellMar>
            <w:left w:w="115" w:type="dxa"/>
            <w:right w:w="115" w:type="dxa"/>
          </w:tblCellMar>
        </w:tblPrEx>
        <w:trPr>
          <w:trHeight w:val="504"/>
        </w:trPr>
        <w:tc>
          <w:tcPr>
            <w:tcW w:w="10950" w:type="dxa"/>
            <w:gridSpan w:val="4"/>
          </w:tcPr>
          <w:p w14:paraId="184CBE6B" w14:textId="77777777" w:rsidR="00971D49" w:rsidRPr="00971D49" w:rsidRDefault="00971D49" w:rsidP="00971D49">
            <w:pPr>
              <w:pStyle w:val="Heading3"/>
              <w:numPr>
                <w:ilvl w:val="0"/>
                <w:numId w:val="0"/>
              </w:numPr>
              <w:spacing w:before="60"/>
              <w:ind w:right="86"/>
              <w:rPr>
                <w:ins w:id="1" w:author="Shewmaker, Michael@Energy" w:date="2016-10-11T11:25:00Z"/>
                <w:rFonts w:asciiTheme="minorHAnsi" w:hAnsiTheme="minorHAnsi"/>
                <w:caps/>
                <w:sz w:val="18"/>
                <w:szCs w:val="18"/>
              </w:rPr>
            </w:pPr>
            <w:ins w:id="2" w:author="Shewmaker, Michael@Energy" w:date="2016-10-11T11:25:00Z">
              <w:r w:rsidRPr="00971D49">
                <w:rPr>
                  <w:rFonts w:asciiTheme="minorHAnsi" w:hAnsiTheme="minorHAnsi"/>
                  <w:sz w:val="18"/>
                  <w:szCs w:val="18"/>
                </w:rPr>
                <w:t xml:space="preserve">I certify the following under penalty of perjury, under the laws of the State of California: </w:t>
              </w:r>
            </w:ins>
          </w:p>
          <w:p w14:paraId="5331CCD6" w14:textId="77777777" w:rsidR="00971D49" w:rsidRPr="00971D49" w:rsidRDefault="00971D49" w:rsidP="00971D49">
            <w:pPr>
              <w:pStyle w:val="Heading3"/>
              <w:numPr>
                <w:ilvl w:val="0"/>
                <w:numId w:val="15"/>
              </w:numPr>
              <w:spacing w:before="0"/>
              <w:ind w:right="90"/>
              <w:rPr>
                <w:ins w:id="3" w:author="Shewmaker, Michael@Energy" w:date="2016-10-11T11:25:00Z"/>
                <w:rFonts w:asciiTheme="minorHAnsi" w:hAnsiTheme="minorHAnsi"/>
                <w:caps/>
                <w:sz w:val="18"/>
                <w:szCs w:val="18"/>
              </w:rPr>
            </w:pPr>
            <w:ins w:id="4" w:author="Shewmaker, Michael@Energy" w:date="2016-10-11T11:25:00Z">
              <w:r w:rsidRPr="00971D49">
                <w:rPr>
                  <w:rFonts w:asciiTheme="minorHAnsi" w:hAnsiTheme="minorHAnsi"/>
                  <w:sz w:val="18"/>
                  <w:szCs w:val="18"/>
                </w:rPr>
                <w:t xml:space="preserve">The information provided on this Certificate of Installation is true and correct. </w:t>
              </w:r>
            </w:ins>
          </w:p>
          <w:p w14:paraId="388C0FE6" w14:textId="77777777" w:rsidR="00971D49" w:rsidRPr="00971D49" w:rsidRDefault="00971D49" w:rsidP="00971D49">
            <w:pPr>
              <w:pStyle w:val="Heading3"/>
              <w:numPr>
                <w:ilvl w:val="0"/>
                <w:numId w:val="15"/>
              </w:numPr>
              <w:spacing w:before="0"/>
              <w:ind w:right="90"/>
              <w:rPr>
                <w:ins w:id="5" w:author="Shewmaker, Michael@Energy" w:date="2016-10-11T11:25:00Z"/>
                <w:rFonts w:asciiTheme="minorHAnsi" w:hAnsiTheme="minorHAnsi"/>
                <w:caps/>
                <w:sz w:val="18"/>
                <w:szCs w:val="22"/>
              </w:rPr>
            </w:pPr>
            <w:ins w:id="6" w:author="Shewmaker, Michael@Energy" w:date="2016-10-11T11:25:00Z">
              <w:r w:rsidRPr="00971D49">
                <w:rPr>
                  <w:rFonts w:asciiTheme="minorHAnsi" w:hAnsiTheme="minorHAnsi"/>
                  <w:snapToGrid w:val="0"/>
                  <w:sz w:val="18"/>
                  <w:szCs w:val="18"/>
                </w:rPr>
                <w:t xml:space="preserve">I am either: a) a responsible person eligible under Division 3 of the Business and Professions Code </w:t>
              </w:r>
              <w:r w:rsidRPr="00971D49">
                <w:rPr>
                  <w:rFonts w:asciiTheme="minorHAnsi" w:hAnsiTheme="minorHAnsi"/>
                  <w:sz w:val="18"/>
                  <w:szCs w:val="18"/>
                </w:rPr>
                <w:t xml:space="preserve">in the applicable classification to accept responsibility for the system design, construction, or installation </w:t>
              </w:r>
              <w:r w:rsidRPr="00971D49">
                <w:rPr>
                  <w:rFonts w:asciiTheme="minorHAnsi" w:hAnsiTheme="minorHAnsi"/>
                  <w:snapToGrid w:val="0"/>
                  <w:sz w:val="18"/>
                  <w:szCs w:val="18"/>
                </w:rPr>
                <w:t xml:space="preserve">of features, materials, components, or manufactured devices </w:t>
              </w:r>
              <w:r w:rsidRPr="00971D49">
                <w:rPr>
                  <w:rFonts w:asciiTheme="minorHAnsi" w:hAnsiTheme="minorHAnsi"/>
                  <w:sz w:val="18"/>
                  <w:szCs w:val="18"/>
                </w:rPr>
                <w:t xml:space="preserve">for the scope of work identified on this Certificate of Installation </w:t>
              </w:r>
              <w:r w:rsidRPr="00971D49">
                <w:rPr>
                  <w:rFonts w:asciiTheme="minorHAnsi" w:hAnsiTheme="minorHAnsi"/>
                  <w:snapToGrid w:val="0"/>
                  <w:sz w:val="18"/>
                  <w:szCs w:val="18"/>
                </w:rPr>
                <w:t>and attest to the declarations in this statement</w:t>
              </w:r>
              <w:r w:rsidRPr="00971D49">
                <w:rPr>
                  <w:rFonts w:asciiTheme="minorHAnsi" w:hAnsiTheme="minorHAnsi"/>
                  <w:sz w:val="18"/>
                  <w:szCs w:val="18"/>
                </w:rPr>
                <w:t>, or b) I am an authorized representative of the responsible person and attest to the declarations in this statement on the responsible person’s behalf</w:t>
              </w:r>
              <w:r w:rsidRPr="00971D49">
                <w:rPr>
                  <w:rFonts w:asciiTheme="minorHAnsi" w:eastAsia="Calibri" w:hAnsiTheme="minorHAnsi"/>
                  <w:sz w:val="18"/>
                  <w:szCs w:val="18"/>
                </w:rPr>
                <w:t>.</w:t>
              </w:r>
            </w:ins>
          </w:p>
          <w:p w14:paraId="704AC271" w14:textId="77777777" w:rsidR="00971D49" w:rsidRPr="00971D49" w:rsidRDefault="00971D49" w:rsidP="00971D49">
            <w:pPr>
              <w:keepNext/>
              <w:numPr>
                <w:ilvl w:val="0"/>
                <w:numId w:val="15"/>
              </w:numPr>
              <w:autoSpaceDE w:val="0"/>
              <w:autoSpaceDN w:val="0"/>
              <w:adjustRightInd w:val="0"/>
              <w:ind w:right="90"/>
              <w:rPr>
                <w:ins w:id="7" w:author="Shewmaker, Michael@Energy" w:date="2016-10-11T11:25:00Z"/>
                <w:rFonts w:asciiTheme="minorHAnsi" w:hAnsiTheme="minorHAnsi"/>
                <w:sz w:val="18"/>
                <w:szCs w:val="18"/>
              </w:rPr>
            </w:pPr>
            <w:ins w:id="8" w:author="Shewmaker, Michael@Energy" w:date="2016-10-11T11:25:00Z">
              <w:r w:rsidRPr="00971D4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1D49">
                <w:rPr>
                  <w:rFonts w:asciiTheme="minorHAnsi" w:eastAsia="Calibri" w:hAnsiTheme="minorHAnsi" w:cs="TimesNewRomanPSMT"/>
                  <w:sz w:val="18"/>
                  <w:szCs w:val="18"/>
                </w:rPr>
                <w:t>.</w:t>
              </w:r>
            </w:ins>
          </w:p>
          <w:p w14:paraId="7F126BB9" w14:textId="77777777" w:rsidR="00971D49" w:rsidRPr="00971D49" w:rsidRDefault="00971D49" w:rsidP="00971D49">
            <w:pPr>
              <w:pStyle w:val="ListParagraph"/>
              <w:keepNext/>
              <w:numPr>
                <w:ilvl w:val="0"/>
                <w:numId w:val="15"/>
              </w:numPr>
              <w:autoSpaceDE w:val="0"/>
              <w:autoSpaceDN w:val="0"/>
              <w:adjustRightInd w:val="0"/>
              <w:rPr>
                <w:ins w:id="9" w:author="Shewmaker, Michael@Energy" w:date="2016-10-11T11:25:00Z"/>
                <w:rFonts w:asciiTheme="minorHAnsi" w:hAnsiTheme="minorHAnsi"/>
                <w:sz w:val="18"/>
              </w:rPr>
            </w:pPr>
            <w:ins w:id="10" w:author="Shewmaker, Michael@Energy" w:date="2016-10-11T11:25:00Z">
              <w:r w:rsidRPr="00971D4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28DE44E1" w14:textId="53C4832D" w:rsidR="00BE0C3C" w:rsidRPr="00D2491C" w:rsidRDefault="00971D49" w:rsidP="00500C2C">
            <w:pPr>
              <w:pStyle w:val="ListParagraph"/>
              <w:keepNext/>
              <w:numPr>
                <w:ilvl w:val="0"/>
                <w:numId w:val="6"/>
              </w:numPr>
              <w:autoSpaceDE w:val="0"/>
              <w:autoSpaceDN w:val="0"/>
              <w:adjustRightInd w:val="0"/>
              <w:rPr>
                <w:rFonts w:asciiTheme="minorHAnsi" w:hAnsiTheme="minorHAnsi"/>
                <w:b/>
              </w:rPr>
            </w:pPr>
            <w:ins w:id="11" w:author="Shewmaker, Michael@Energy" w:date="2016-10-11T11:25:00Z">
              <w:r w:rsidRPr="00971D4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BE0C3C" w:rsidRPr="00D2491C" w14:paraId="28DE44E5" w14:textId="77777777" w:rsidTr="003E38E3">
        <w:tblPrEx>
          <w:tblCellMar>
            <w:left w:w="108" w:type="dxa"/>
            <w:right w:w="108" w:type="dxa"/>
          </w:tblCellMar>
        </w:tblPrEx>
        <w:trPr>
          <w:trHeight w:val="360"/>
        </w:trPr>
        <w:tc>
          <w:tcPr>
            <w:tcW w:w="5307" w:type="dxa"/>
          </w:tcPr>
          <w:p w14:paraId="28DE44E3" w14:textId="77777777" w:rsidR="00BE0C3C" w:rsidRPr="00D2491C" w:rsidRDefault="00BE0C3C" w:rsidP="003E38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Name:</w:t>
            </w:r>
          </w:p>
        </w:tc>
        <w:tc>
          <w:tcPr>
            <w:tcW w:w="5643" w:type="dxa"/>
            <w:gridSpan w:val="3"/>
          </w:tcPr>
          <w:p w14:paraId="28DE44E4" w14:textId="77777777" w:rsidR="00BE0C3C" w:rsidRPr="00D2491C" w:rsidRDefault="00BE0C3C" w:rsidP="003E38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Signature:</w:t>
            </w:r>
          </w:p>
        </w:tc>
      </w:tr>
      <w:tr w:rsidR="00BE0C3C" w:rsidRPr="00D2491C" w14:paraId="28DE44E8"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6" w14:textId="286AD790"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8DE44E7"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Position With Company (Title):</w:t>
            </w:r>
          </w:p>
        </w:tc>
      </w:tr>
      <w:tr w:rsidR="00BE0C3C" w:rsidRPr="00D2491C" w14:paraId="28DE44EB"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9"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8DE44EA"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CSLB License:</w:t>
            </w:r>
          </w:p>
        </w:tc>
      </w:tr>
      <w:tr w:rsidR="00BE0C3C" w:rsidRPr="00D2491C" w14:paraId="28DE44EF"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C"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8DE44ED" w14:textId="0481AA54"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Phone</w:t>
            </w:r>
            <w:r w:rsidR="00DF12A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8DE44EE"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Date Signed:</w:t>
            </w:r>
          </w:p>
        </w:tc>
      </w:tr>
      <w:tr w:rsidR="00BE0C3C" w:rsidRPr="00D2491C" w14:paraId="28DE44F2"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F0"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8DE44F1"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 xml:space="preserve">Name of TPQCP (if applicable): </w:t>
            </w:r>
          </w:p>
        </w:tc>
      </w:tr>
    </w:tbl>
    <w:p w14:paraId="28DE44F3" w14:textId="77777777" w:rsidR="00BE0C3C" w:rsidRPr="00D2491C" w:rsidRDefault="00BE0C3C" w:rsidP="00BE0C3C">
      <w:pPr>
        <w:rPr>
          <w:rFonts w:asciiTheme="minorHAnsi" w:hAnsiTheme="minorHAnsi"/>
          <w:sz w:val="18"/>
          <w:szCs w:val="18"/>
        </w:rPr>
      </w:pPr>
    </w:p>
    <w:p w14:paraId="28DE44F4" w14:textId="77777777" w:rsidR="00927918" w:rsidRPr="00D2491C" w:rsidRDefault="00927918" w:rsidP="00B71555">
      <w:pPr>
        <w:rPr>
          <w:rFonts w:asciiTheme="minorHAnsi" w:hAnsiTheme="minorHAnsi"/>
          <w:sz w:val="18"/>
          <w:szCs w:val="18"/>
        </w:rPr>
        <w:sectPr w:rsidR="00927918" w:rsidRPr="00D2491C" w:rsidSect="002802AF">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720" w:bottom="720" w:left="720" w:header="432" w:footer="432" w:gutter="0"/>
          <w:cols w:space="720"/>
          <w:docGrid w:linePitch="272"/>
        </w:sectPr>
      </w:pPr>
    </w:p>
    <w:p w14:paraId="28DE44F5" w14:textId="77777777" w:rsidR="00E90CFA" w:rsidRPr="00500C2C" w:rsidRDefault="008F1D4B" w:rsidP="008F1D4B">
      <w:pPr>
        <w:jc w:val="center"/>
        <w:rPr>
          <w:rFonts w:asciiTheme="minorHAnsi" w:hAnsiTheme="minorHAnsi"/>
          <w:b/>
          <w:szCs w:val="18"/>
        </w:rPr>
      </w:pPr>
      <w:r w:rsidRPr="00500C2C">
        <w:rPr>
          <w:rFonts w:asciiTheme="minorHAnsi" w:hAnsiTheme="minorHAnsi"/>
          <w:b/>
          <w:szCs w:val="18"/>
        </w:rPr>
        <w:lastRenderedPageBreak/>
        <w:t>CF2R-MCH-27a-H User Instructions</w:t>
      </w:r>
    </w:p>
    <w:p w14:paraId="28DE44F6" w14:textId="77777777" w:rsidR="00E90CFA" w:rsidRPr="00D2491C" w:rsidRDefault="00E90CFA" w:rsidP="00E90CFA">
      <w:pPr>
        <w:rPr>
          <w:rFonts w:asciiTheme="minorHAnsi" w:hAnsiTheme="minorHAnsi"/>
          <w:sz w:val="18"/>
          <w:szCs w:val="18"/>
        </w:rPr>
      </w:pPr>
    </w:p>
    <w:p w14:paraId="28DE44F7" w14:textId="77777777" w:rsidR="00E90CFA" w:rsidRPr="00D2491C" w:rsidRDefault="00E90CFA" w:rsidP="00E90CFA">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28DE44F8" w14:textId="77777777"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28DE44F9" w14:textId="77777777"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28DE44FA" w14:textId="4DAF2F4C"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28493D">
        <w:rPr>
          <w:rFonts w:asciiTheme="minorHAnsi" w:hAnsiTheme="minorHAnsi"/>
          <w:sz w:val="18"/>
          <w:szCs w:val="18"/>
        </w:rPr>
        <w:t>,</w:t>
      </w:r>
      <w:r>
        <w:rPr>
          <w:rFonts w:asciiTheme="minorHAnsi" w:hAnsiTheme="minorHAnsi"/>
          <w:sz w:val="18"/>
          <w:szCs w:val="18"/>
        </w:rPr>
        <w:t>000</w:t>
      </w:r>
      <w:r w:rsidR="0028493D">
        <w:rPr>
          <w:rFonts w:asciiTheme="minorHAnsi" w:hAnsiTheme="minorHAnsi"/>
          <w:sz w:val="18"/>
          <w:szCs w:val="18"/>
        </w:rPr>
        <w:t xml:space="preserve"> </w:t>
      </w:r>
      <w:r w:rsidR="008615AA">
        <w:rPr>
          <w:rFonts w:asciiTheme="minorHAnsi" w:hAnsiTheme="minorHAnsi"/>
          <w:sz w:val="18"/>
          <w:szCs w:val="18"/>
        </w:rPr>
        <w:t>ft</w:t>
      </w:r>
      <w:r w:rsidR="008615AA">
        <w:rPr>
          <w:rFonts w:asciiTheme="minorHAnsi" w:hAnsiTheme="minorHAnsi"/>
          <w:sz w:val="18"/>
          <w:szCs w:val="18"/>
          <w:vertAlign w:val="superscript"/>
        </w:rPr>
        <w:t>2</w:t>
      </w:r>
      <w:r>
        <w:rPr>
          <w:rFonts w:asciiTheme="minorHAnsi" w:hAnsiTheme="minorHAnsi"/>
          <w:sz w:val="18"/>
          <w:szCs w:val="18"/>
        </w:rPr>
        <w:t>”.</w:t>
      </w:r>
    </w:p>
    <w:p w14:paraId="28DE44FB" w14:textId="421422DC"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28493D">
        <w:rPr>
          <w:rFonts w:asciiTheme="minorHAnsi" w:eastAsia="Cambria" w:hAnsiTheme="minorHAnsi"/>
          <w:sz w:val="18"/>
          <w:szCs w:val="18"/>
        </w:rPr>
        <w:t>,</w:t>
      </w:r>
      <w:r>
        <w:rPr>
          <w:rFonts w:asciiTheme="minorHAnsi" w:eastAsia="Cambria" w:hAnsiTheme="minorHAnsi"/>
          <w:sz w:val="18"/>
          <w:szCs w:val="18"/>
        </w:rPr>
        <w:t xml:space="preserve">000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28DE44FC" w14:textId="198A2E16" w:rsidR="00E90CFA" w:rsidRPr="00DE1FB9"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28493D">
        <w:rPr>
          <w:rFonts w:asciiTheme="minorHAnsi" w:eastAsia="Cambria" w:hAnsiTheme="minorHAnsi"/>
          <w:sz w:val="18"/>
          <w:szCs w:val="18"/>
        </w:rPr>
        <w:t>,</w:t>
      </w:r>
      <w:r>
        <w:rPr>
          <w:rFonts w:asciiTheme="minorHAnsi" w:eastAsia="Cambria" w:hAnsiTheme="minorHAnsi"/>
          <w:sz w:val="18"/>
          <w:szCs w:val="18"/>
        </w:rPr>
        <w:t xml:space="preserve">000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28DE44FD"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28DE44FE"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8F1D4B">
        <w:rPr>
          <w:rFonts w:asciiTheme="minorHAnsi" w:eastAsia="Cambria" w:hAnsiTheme="minorHAnsi"/>
          <w:sz w:val="18"/>
          <w:szCs w:val="18"/>
        </w:rPr>
        <w:t>)</w:t>
      </w:r>
    </w:p>
    <w:p w14:paraId="28DE44FF"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28DE4500"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28DE4501"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28DE4502"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28DE4503"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28DE4504"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28DE4505"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28DE4506" w14:textId="77777777" w:rsidR="00E90CFA"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sidR="008F1D4B">
        <w:rPr>
          <w:rFonts w:asciiTheme="minorHAnsi" w:eastAsia="Cambria" w:hAnsiTheme="minorHAnsi"/>
          <w:sz w:val="18"/>
          <w:szCs w:val="18"/>
        </w:rPr>
        <w:t>–</w:t>
      </w:r>
      <w:r w:rsidRPr="00D2491C">
        <w:rPr>
          <w:rFonts w:asciiTheme="minorHAnsi" w:eastAsia="Cambria" w:hAnsiTheme="minorHAnsi"/>
          <w:sz w:val="18"/>
          <w:szCs w:val="18"/>
        </w:rPr>
        <w:t xml:space="preserve"> Balanced </w:t>
      </w:r>
      <w:r>
        <w:rPr>
          <w:rFonts w:asciiTheme="minorHAnsi" w:eastAsia="Cambria" w:hAnsiTheme="minorHAnsi"/>
          <w:sz w:val="18"/>
          <w:szCs w:val="18"/>
        </w:rPr>
        <w:t>(ventilation fan[s] push air into AND out of the house in equal amounts)</w:t>
      </w:r>
    </w:p>
    <w:p w14:paraId="28DE4507" w14:textId="77777777" w:rsidR="00E90CFA" w:rsidRDefault="00E90CFA" w:rsidP="008615AA">
      <w:pPr>
        <w:pStyle w:val="ListParagraph"/>
        <w:numPr>
          <w:ilvl w:val="0"/>
          <w:numId w:val="12"/>
        </w:numPr>
        <w:rPr>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28DE4508" w14:textId="77777777" w:rsidR="00E90CFA" w:rsidRPr="00D2491C" w:rsidRDefault="00E90CFA" w:rsidP="00E90CFA">
      <w:pPr>
        <w:rPr>
          <w:rFonts w:asciiTheme="minorHAnsi" w:eastAsia="Cambria" w:hAnsiTheme="minorHAnsi"/>
          <w:b/>
          <w:sz w:val="18"/>
          <w:szCs w:val="18"/>
        </w:rPr>
      </w:pPr>
    </w:p>
    <w:p w14:paraId="28DE4509" w14:textId="77777777" w:rsidR="00E90CFA" w:rsidRPr="00D2491C" w:rsidRDefault="00E90CFA" w:rsidP="00E90CFA">
      <w:pPr>
        <w:rPr>
          <w:rFonts w:asciiTheme="minorHAnsi" w:eastAsia="Cambria" w:hAnsiTheme="minorHAnsi"/>
          <w:b/>
          <w:sz w:val="18"/>
          <w:szCs w:val="18"/>
        </w:rPr>
      </w:pPr>
      <w:r w:rsidRPr="00D2491C">
        <w:rPr>
          <w:rFonts w:asciiTheme="minorHAnsi" w:eastAsia="Cambria" w:hAnsiTheme="minorHAnsi"/>
          <w:b/>
          <w:sz w:val="18"/>
          <w:szCs w:val="18"/>
        </w:rPr>
        <w:t>Section B. Whole Building Continuous Ventilation – Fan Ventilation Rate Method</w:t>
      </w:r>
    </w:p>
    <w:p w14:paraId="28DE450A" w14:textId="77777777" w:rsidR="00E90CFA" w:rsidRPr="00D2491C" w:rsidRDefault="00E90CFA" w:rsidP="00E90CFA">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28DE450B" w14:textId="77777777" w:rsidR="00E90CFA" w:rsidRPr="00D2491C" w:rsidRDefault="00E90CFA" w:rsidP="00E90CFA">
      <w:pPr>
        <w:pStyle w:val="ListParagraph"/>
        <w:numPr>
          <w:ilvl w:val="0"/>
          <w:numId w:val="11"/>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28DE450C" w14:textId="77777777" w:rsidR="00E90CFA" w:rsidRPr="00D2491C" w:rsidRDefault="00E90CFA" w:rsidP="00E90CFA">
      <w:pPr>
        <w:pStyle w:val="ListParagraph"/>
        <w:numPr>
          <w:ilvl w:val="0"/>
          <w:numId w:val="11"/>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28DE450D" w14:textId="77777777" w:rsidR="00E90CFA" w:rsidRPr="00D2491C" w:rsidRDefault="00E90CFA" w:rsidP="00E90CFA">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User entered value equals the total </w:t>
      </w:r>
      <w:r>
        <w:rPr>
          <w:rFonts w:asciiTheme="minorHAnsi" w:eastAsia="Cambria" w:hAnsiTheme="minorHAnsi"/>
          <w:sz w:val="18"/>
          <w:szCs w:val="18"/>
        </w:rPr>
        <w:t xml:space="preserve">installed, continuous </w:t>
      </w:r>
      <w:r w:rsidRPr="00D2491C">
        <w:rPr>
          <w:rFonts w:asciiTheme="minorHAnsi" w:eastAsia="Cambria" w:hAnsiTheme="minorHAnsi"/>
          <w:sz w:val="18"/>
          <w:szCs w:val="18"/>
        </w:rPr>
        <w:t>mechanical ventilation in CFM</w:t>
      </w:r>
      <w:r>
        <w:rPr>
          <w:rFonts w:asciiTheme="minorHAnsi" w:eastAsia="Cambria" w:hAnsiTheme="minorHAnsi"/>
          <w:sz w:val="18"/>
          <w:szCs w:val="18"/>
        </w:rPr>
        <w:t>. This value must meet or exceed that value in B01. This value will be field verified by inspection personnel.</w:t>
      </w:r>
    </w:p>
    <w:p w14:paraId="28DE450E" w14:textId="77777777" w:rsidR="00E90CFA" w:rsidRPr="00D2491C" w:rsidRDefault="00E90CFA" w:rsidP="00E90CFA">
      <w:pPr>
        <w:contextualSpacing/>
        <w:rPr>
          <w:rFonts w:asciiTheme="minorHAnsi" w:hAnsiTheme="minorHAnsi"/>
          <w:sz w:val="18"/>
          <w:szCs w:val="18"/>
        </w:rPr>
      </w:pPr>
    </w:p>
    <w:p w14:paraId="28DE450F" w14:textId="77777777" w:rsidR="00002DBF" w:rsidRPr="00D2491C" w:rsidRDefault="00002DBF" w:rsidP="008D41A5">
      <w:pPr>
        <w:contextualSpacing/>
        <w:rPr>
          <w:rFonts w:asciiTheme="minorHAnsi" w:hAnsiTheme="minorHAnsi"/>
          <w:sz w:val="18"/>
          <w:szCs w:val="18"/>
        </w:rPr>
      </w:pPr>
    </w:p>
    <w:p w14:paraId="28DE4510" w14:textId="77777777" w:rsidR="004E7E23" w:rsidRPr="00D2491C" w:rsidRDefault="004E7E23" w:rsidP="00B71555">
      <w:pPr>
        <w:rPr>
          <w:rFonts w:asciiTheme="minorHAnsi" w:hAnsiTheme="minorHAnsi"/>
          <w:sz w:val="18"/>
          <w:szCs w:val="18"/>
        </w:rPr>
        <w:sectPr w:rsidR="004E7E23" w:rsidRPr="00D2491C" w:rsidSect="002802AF">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4E7E23" w:rsidRPr="00D2491C" w14:paraId="28DE4512" w14:textId="77777777" w:rsidTr="004E7E23">
        <w:tc>
          <w:tcPr>
            <w:tcW w:w="11016" w:type="dxa"/>
          </w:tcPr>
          <w:p w14:paraId="28DE4511" w14:textId="77777777" w:rsidR="004E7E23" w:rsidRPr="00D2491C" w:rsidRDefault="004E7E23" w:rsidP="00500C2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D2491C">
              <w:rPr>
                <w:rFonts w:asciiTheme="minorHAnsi" w:hAnsiTheme="minorHAnsi" w:cs="font78"/>
                <w:sz w:val="18"/>
                <w:szCs w:val="18"/>
              </w:rPr>
              <w:lastRenderedPageBreak/>
              <w:t xml:space="preserve">Title 24, Part 6, Section 150.0(o) </w:t>
            </w:r>
            <w:r w:rsidRPr="00D2491C">
              <w:rPr>
                <w:rFonts w:asciiTheme="minorHAnsi" w:hAnsiTheme="minorHAnsi" w:cs="font78"/>
                <w:b/>
                <w:bCs/>
                <w:sz w:val="18"/>
                <w:szCs w:val="18"/>
              </w:rPr>
              <w:t xml:space="preserve">Ventilation for Indoor Air Quality. </w:t>
            </w:r>
            <w:r w:rsidRPr="00D2491C">
              <w:rPr>
                <w:rFonts w:asciiTheme="minorHAnsi" w:hAnsiTheme="minorHAnsi" w:cs="font78"/>
                <w:sz w:val="18"/>
                <w:szCs w:val="18"/>
              </w:rPr>
              <w:t>All dwelling units shall meet the requireme</w:t>
            </w:r>
            <w:r w:rsidR="003D7A81" w:rsidRPr="00D2491C">
              <w:rPr>
                <w:rFonts w:asciiTheme="minorHAnsi" w:hAnsiTheme="minorHAnsi" w:cs="font78"/>
                <w:sz w:val="18"/>
                <w:szCs w:val="18"/>
              </w:rPr>
              <w:t>nts of ANSI/ASHRAE Standard 62.2</w:t>
            </w:r>
            <w:r w:rsidRPr="00D2491C">
              <w:rPr>
                <w:rFonts w:asciiTheme="minorHAnsi" w:hAnsiTheme="minorHAnsi" w:cs="font78"/>
                <w:sz w:val="18"/>
                <w:szCs w:val="18"/>
              </w:rPr>
              <w:t xml:space="preserve"> Ventilation and Acceptable Indoor Air Quality in Low-Rise Residential Buildings. </w:t>
            </w:r>
            <w:r w:rsidRPr="00D2491C">
              <w:rPr>
                <w:rStyle w:val="Emphasis"/>
                <w:rFonts w:asciiTheme="minorHAnsi" w:hAnsiTheme="minorHAnsi"/>
                <w:b/>
                <w:sz w:val="18"/>
                <w:szCs w:val="18"/>
              </w:rPr>
              <w:t xml:space="preserve">Equation and table numbering on this </w:t>
            </w:r>
            <w:r w:rsidR="00601797" w:rsidRPr="00D2491C">
              <w:rPr>
                <w:rStyle w:val="Emphasis"/>
                <w:rFonts w:asciiTheme="minorHAnsi" w:hAnsiTheme="minorHAnsi"/>
                <w:b/>
                <w:sz w:val="18"/>
                <w:szCs w:val="18"/>
              </w:rPr>
              <w:t xml:space="preserve">compliance document </w:t>
            </w:r>
            <w:r w:rsidRPr="00D2491C">
              <w:rPr>
                <w:rStyle w:val="Emphasis"/>
                <w:rFonts w:asciiTheme="minorHAnsi" w:hAnsiTheme="minorHAnsi"/>
                <w:b/>
                <w:sz w:val="18"/>
                <w:szCs w:val="18"/>
              </w:rPr>
              <w:t>corresponds to the numbering for that information in the published ANSI/ASHRAE Standard 62.2-2010.</w:t>
            </w:r>
          </w:p>
        </w:tc>
      </w:tr>
    </w:tbl>
    <w:p w14:paraId="28DE4513" w14:textId="77777777" w:rsidR="00045AF9" w:rsidRPr="00500C2C" w:rsidRDefault="00045AF9" w:rsidP="004E7E23">
      <w:pPr>
        <w:keepNext/>
        <w:tabs>
          <w:tab w:val="left" w:pos="-2600"/>
        </w:tabs>
        <w:ind w:right="187"/>
        <w:outlineLvl w:val="2"/>
        <w:rPr>
          <w:rFonts w:asciiTheme="minorHAnsi" w:hAnsiTheme="minorHAnsi" w:cs="Arial"/>
          <w:b/>
          <w:bCs/>
          <w:i/>
          <w:caps/>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E7542F" w:rsidRPr="00D2491C" w14:paraId="28DE4519" w14:textId="77777777" w:rsidTr="00E7542F">
        <w:tc>
          <w:tcPr>
            <w:tcW w:w="11016" w:type="dxa"/>
            <w:gridSpan w:val="3"/>
          </w:tcPr>
          <w:p w14:paraId="28DE4518" w14:textId="77777777" w:rsidR="00E7542F" w:rsidRPr="00F5715E" w:rsidRDefault="00E7542F" w:rsidP="00761A8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A22CE1" w:rsidRPr="00500C2C">
              <w:rPr>
                <w:rFonts w:asciiTheme="minorHAnsi" w:hAnsiTheme="minorHAnsi"/>
                <w:b/>
                <w:szCs w:val="18"/>
              </w:rPr>
              <w:t xml:space="preserve">Dwelling Mechanical Ventilation </w:t>
            </w:r>
            <w:r w:rsidR="00761A8D" w:rsidRPr="00500C2C">
              <w:rPr>
                <w:rFonts w:asciiTheme="minorHAnsi" w:hAnsiTheme="minorHAnsi"/>
                <w:b/>
                <w:szCs w:val="18"/>
              </w:rPr>
              <w:t xml:space="preserve">- General </w:t>
            </w:r>
            <w:r w:rsidRPr="00500C2C">
              <w:rPr>
                <w:rFonts w:asciiTheme="minorHAnsi" w:hAnsiTheme="minorHAnsi"/>
                <w:b/>
                <w:szCs w:val="18"/>
              </w:rPr>
              <w:t>Information</w:t>
            </w:r>
          </w:p>
        </w:tc>
      </w:tr>
      <w:tr w:rsidR="00BD7E70" w:rsidRPr="00D2491C" w14:paraId="28DE451D" w14:textId="77777777" w:rsidTr="00547BA2">
        <w:trPr>
          <w:trHeight w:val="158"/>
        </w:trPr>
        <w:tc>
          <w:tcPr>
            <w:tcW w:w="634" w:type="dxa"/>
            <w:vAlign w:val="center"/>
          </w:tcPr>
          <w:p w14:paraId="28DE451A" w14:textId="77777777" w:rsidR="00BD7E70" w:rsidRPr="00F5715E" w:rsidRDefault="001D041A" w:rsidP="00E7542F">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28DE451B" w14:textId="35A3B297" w:rsidR="00BD7E70" w:rsidRPr="00F5715E" w:rsidRDefault="001D041A" w:rsidP="008615AA">
            <w:pPr>
              <w:rPr>
                <w:rFonts w:asciiTheme="minorHAnsi" w:hAnsiTheme="minorHAnsi"/>
                <w:sz w:val="18"/>
                <w:szCs w:val="18"/>
              </w:rPr>
            </w:pPr>
            <w:r>
              <w:rPr>
                <w:rFonts w:asciiTheme="minorHAnsi" w:hAnsiTheme="minorHAnsi"/>
                <w:sz w:val="18"/>
                <w:szCs w:val="18"/>
              </w:rPr>
              <w:t xml:space="preserve">Dwelling </w:t>
            </w:r>
            <w:r w:rsidR="008615AA">
              <w:rPr>
                <w:rFonts w:asciiTheme="minorHAnsi" w:hAnsiTheme="minorHAnsi"/>
                <w:sz w:val="18"/>
                <w:szCs w:val="18"/>
              </w:rPr>
              <w:t>U</w:t>
            </w:r>
            <w:r>
              <w:rPr>
                <w:rFonts w:asciiTheme="minorHAnsi" w:hAnsiTheme="minorHAnsi"/>
                <w:sz w:val="18"/>
                <w:szCs w:val="18"/>
              </w:rPr>
              <w:t xml:space="preserve">nit </w:t>
            </w:r>
            <w:r w:rsidR="008615AA">
              <w:rPr>
                <w:rFonts w:asciiTheme="minorHAnsi" w:hAnsiTheme="minorHAnsi"/>
                <w:sz w:val="18"/>
                <w:szCs w:val="18"/>
              </w:rPr>
              <w:t>N</w:t>
            </w:r>
            <w:r>
              <w:rPr>
                <w:rFonts w:asciiTheme="minorHAnsi" w:hAnsiTheme="minorHAnsi"/>
                <w:sz w:val="18"/>
                <w:szCs w:val="18"/>
              </w:rPr>
              <w:t>ame</w:t>
            </w:r>
          </w:p>
        </w:tc>
        <w:tc>
          <w:tcPr>
            <w:tcW w:w="5688" w:type="dxa"/>
          </w:tcPr>
          <w:p w14:paraId="28DE451C" w14:textId="77777777" w:rsidR="00BD7E70" w:rsidRPr="00F5715E" w:rsidRDefault="001D041A" w:rsidP="00B20D56">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E7542F" w:rsidRPr="00D2491C" w14:paraId="28DE4521" w14:textId="77777777" w:rsidTr="00547BA2">
        <w:trPr>
          <w:trHeight w:val="158"/>
        </w:trPr>
        <w:tc>
          <w:tcPr>
            <w:tcW w:w="634" w:type="dxa"/>
            <w:vAlign w:val="center"/>
          </w:tcPr>
          <w:p w14:paraId="28DE451E" w14:textId="77777777" w:rsidR="00E7542F" w:rsidRPr="00F5715E" w:rsidRDefault="00E7542F" w:rsidP="001D041A">
            <w:pPr>
              <w:jc w:val="center"/>
              <w:rPr>
                <w:rFonts w:asciiTheme="minorHAnsi" w:hAnsiTheme="minorHAnsi"/>
                <w:sz w:val="18"/>
                <w:szCs w:val="18"/>
              </w:rPr>
            </w:pPr>
            <w:r w:rsidRPr="00F5715E">
              <w:rPr>
                <w:rFonts w:asciiTheme="minorHAnsi" w:hAnsiTheme="minorHAnsi"/>
                <w:sz w:val="18"/>
                <w:szCs w:val="18"/>
              </w:rPr>
              <w:t>0</w:t>
            </w:r>
            <w:r w:rsidR="001D041A">
              <w:rPr>
                <w:rFonts w:asciiTheme="minorHAnsi" w:hAnsiTheme="minorHAnsi"/>
                <w:sz w:val="18"/>
                <w:szCs w:val="18"/>
              </w:rPr>
              <w:t>2</w:t>
            </w:r>
          </w:p>
        </w:tc>
        <w:tc>
          <w:tcPr>
            <w:tcW w:w="4694" w:type="dxa"/>
            <w:vAlign w:val="center"/>
          </w:tcPr>
          <w:p w14:paraId="28DE451F" w14:textId="68EE695F" w:rsidR="00E7542F" w:rsidRPr="00F5715E" w:rsidRDefault="00601797" w:rsidP="00E7542F">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28DE4520" w14:textId="77777777" w:rsidR="00E7542F" w:rsidRPr="00F5715E" w:rsidRDefault="00E7542F" w:rsidP="00B20D56">
            <w:pPr>
              <w:rPr>
                <w:rFonts w:asciiTheme="minorHAnsi" w:hAnsiTheme="minorHAnsi"/>
                <w:sz w:val="18"/>
                <w:szCs w:val="18"/>
              </w:rPr>
            </w:pPr>
            <w:r w:rsidRPr="00F5715E">
              <w:rPr>
                <w:rFonts w:asciiTheme="minorHAnsi" w:hAnsiTheme="minorHAnsi"/>
                <w:sz w:val="18"/>
                <w:szCs w:val="18"/>
              </w:rPr>
              <w:t>&lt;&lt;</w:t>
            </w:r>
            <w:r w:rsidR="00601797" w:rsidRPr="00F5715E">
              <w:rPr>
                <w:rFonts w:asciiTheme="minorHAnsi" w:hAnsiTheme="minorHAnsi"/>
                <w:sz w:val="18"/>
                <w:szCs w:val="18"/>
              </w:rPr>
              <w:t>calculated field, referenced data from CF1R. (note: possible results are Single Family; Multifamily)</w:t>
            </w:r>
            <w:r w:rsidRPr="00F5715E">
              <w:rPr>
                <w:rFonts w:asciiTheme="minorHAnsi" w:hAnsiTheme="minorHAnsi"/>
                <w:sz w:val="18"/>
                <w:szCs w:val="18"/>
              </w:rPr>
              <w:t>&gt;&gt;</w:t>
            </w:r>
          </w:p>
        </w:tc>
      </w:tr>
      <w:tr w:rsidR="00477018" w:rsidRPr="00D2491C" w14:paraId="28DE4525" w14:textId="77777777" w:rsidTr="00547BA2">
        <w:trPr>
          <w:trHeight w:val="158"/>
        </w:trPr>
        <w:tc>
          <w:tcPr>
            <w:tcW w:w="634" w:type="dxa"/>
            <w:vAlign w:val="center"/>
          </w:tcPr>
          <w:p w14:paraId="28DE4522" w14:textId="77777777" w:rsidR="00477018" w:rsidRPr="00F5715E" w:rsidRDefault="002E0D52" w:rsidP="001D041A">
            <w:pPr>
              <w:jc w:val="center"/>
              <w:rPr>
                <w:rFonts w:asciiTheme="minorHAnsi" w:hAnsiTheme="minorHAnsi"/>
                <w:sz w:val="18"/>
                <w:szCs w:val="18"/>
              </w:rPr>
            </w:pPr>
            <w:r w:rsidRPr="00F5715E">
              <w:rPr>
                <w:rFonts w:asciiTheme="minorHAnsi" w:hAnsiTheme="minorHAnsi"/>
                <w:sz w:val="18"/>
                <w:szCs w:val="18"/>
              </w:rPr>
              <w:t>0</w:t>
            </w:r>
            <w:r w:rsidR="001D041A">
              <w:rPr>
                <w:rFonts w:asciiTheme="minorHAnsi" w:hAnsiTheme="minorHAnsi"/>
                <w:sz w:val="18"/>
                <w:szCs w:val="18"/>
              </w:rPr>
              <w:t>3</w:t>
            </w:r>
          </w:p>
        </w:tc>
        <w:tc>
          <w:tcPr>
            <w:tcW w:w="4694" w:type="dxa"/>
            <w:vAlign w:val="center"/>
          </w:tcPr>
          <w:p w14:paraId="28DE4523" w14:textId="640724B1" w:rsidR="00477018" w:rsidRPr="00F5715E" w:rsidRDefault="00477018" w:rsidP="008615AA">
            <w:pPr>
              <w:rPr>
                <w:rFonts w:asciiTheme="minorHAnsi" w:hAnsiTheme="minorHAnsi"/>
                <w:sz w:val="18"/>
                <w:szCs w:val="18"/>
              </w:rPr>
            </w:pPr>
            <w:r w:rsidRPr="00F5715E">
              <w:rPr>
                <w:rFonts w:asciiTheme="minorHAnsi" w:hAnsiTheme="minorHAnsi"/>
                <w:sz w:val="18"/>
                <w:szCs w:val="18"/>
              </w:rPr>
              <w:t xml:space="preserve">Project </w:t>
            </w:r>
            <w:r w:rsidR="008615AA">
              <w:rPr>
                <w:rFonts w:asciiTheme="minorHAnsi" w:hAnsiTheme="minorHAnsi"/>
                <w:sz w:val="18"/>
                <w:szCs w:val="18"/>
              </w:rPr>
              <w:t>S</w:t>
            </w:r>
            <w:r w:rsidR="00D56133" w:rsidRPr="00F5715E">
              <w:rPr>
                <w:rFonts w:asciiTheme="minorHAnsi" w:hAnsiTheme="minorHAnsi"/>
                <w:sz w:val="18"/>
                <w:szCs w:val="18"/>
              </w:rPr>
              <w:t>cope</w:t>
            </w:r>
          </w:p>
        </w:tc>
        <w:tc>
          <w:tcPr>
            <w:tcW w:w="5688" w:type="dxa"/>
          </w:tcPr>
          <w:p w14:paraId="28DE4524" w14:textId="77777777" w:rsidR="00477018" w:rsidRPr="00F5715E" w:rsidRDefault="00477018" w:rsidP="001D041A">
            <w:pPr>
              <w:rPr>
                <w:rFonts w:asciiTheme="minorHAnsi" w:hAnsiTheme="minorHAnsi"/>
                <w:sz w:val="18"/>
                <w:szCs w:val="18"/>
              </w:rPr>
            </w:pPr>
            <w:r w:rsidRPr="00F5715E">
              <w:rPr>
                <w:rFonts w:asciiTheme="minorHAnsi" w:hAnsiTheme="minorHAnsi"/>
                <w:sz w:val="18"/>
                <w:szCs w:val="18"/>
              </w:rPr>
              <w:t xml:space="preserve">&lt;&lt; </w:t>
            </w:r>
            <w:r w:rsidR="00A66375" w:rsidRPr="00F5715E">
              <w:rPr>
                <w:rFonts w:asciiTheme="minorHAnsi" w:hAnsiTheme="minorHAnsi"/>
                <w:sz w:val="18"/>
                <w:szCs w:val="18"/>
              </w:rPr>
              <w:t>calculated field, referenced data from CF1R</w:t>
            </w:r>
            <w:r w:rsidRPr="00F5715E">
              <w:rPr>
                <w:rFonts w:asciiTheme="minorHAnsi" w:hAnsiTheme="minorHAnsi"/>
                <w:sz w:val="18"/>
                <w:szCs w:val="18"/>
                <w:u w:val="single"/>
              </w:rPr>
              <w:t>&gt;&gt;</w:t>
            </w:r>
          </w:p>
        </w:tc>
      </w:tr>
      <w:tr w:rsidR="00002DBF" w:rsidRPr="00D2491C" w14:paraId="28DE452A" w14:textId="77777777" w:rsidTr="00547BA2">
        <w:trPr>
          <w:trHeight w:val="158"/>
        </w:trPr>
        <w:tc>
          <w:tcPr>
            <w:tcW w:w="634" w:type="dxa"/>
            <w:vAlign w:val="center"/>
          </w:tcPr>
          <w:p w14:paraId="28DE4526"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4</w:t>
            </w:r>
          </w:p>
        </w:tc>
        <w:tc>
          <w:tcPr>
            <w:tcW w:w="4694" w:type="dxa"/>
            <w:vAlign w:val="center"/>
          </w:tcPr>
          <w:p w14:paraId="28DE4527" w14:textId="0055C6A3" w:rsidR="00002DBF" w:rsidRDefault="0028319D" w:rsidP="00B20D56">
            <w:pPr>
              <w:rPr>
                <w:rFonts w:asciiTheme="minorHAnsi" w:hAnsiTheme="minorHAnsi"/>
                <w:sz w:val="18"/>
                <w:szCs w:val="18"/>
              </w:rPr>
            </w:pPr>
            <w:r>
              <w:rPr>
                <w:rFonts w:asciiTheme="minorHAnsi" w:hAnsiTheme="minorHAnsi"/>
                <w:sz w:val="18"/>
                <w:szCs w:val="18"/>
              </w:rPr>
              <w:t xml:space="preserve">Total </w:t>
            </w:r>
            <w:r w:rsidR="00002DBF" w:rsidRPr="00F5715E">
              <w:rPr>
                <w:rFonts w:asciiTheme="minorHAnsi" w:hAnsiTheme="minorHAnsi"/>
                <w:sz w:val="18"/>
                <w:szCs w:val="18"/>
              </w:rPr>
              <w:t xml:space="preserve">Conditioned </w:t>
            </w:r>
            <w:r>
              <w:rPr>
                <w:rFonts w:asciiTheme="minorHAnsi" w:hAnsiTheme="minorHAnsi"/>
                <w:sz w:val="18"/>
                <w:szCs w:val="18"/>
              </w:rPr>
              <w:t>F</w:t>
            </w:r>
            <w:r w:rsidR="00002DBF" w:rsidRPr="00F5715E">
              <w:rPr>
                <w:rFonts w:asciiTheme="minorHAnsi" w:hAnsiTheme="minorHAnsi"/>
                <w:sz w:val="18"/>
                <w:szCs w:val="18"/>
              </w:rPr>
              <w:t xml:space="preserve">loor </w:t>
            </w:r>
            <w:r>
              <w:rPr>
                <w:rFonts w:asciiTheme="minorHAnsi" w:hAnsiTheme="minorHAnsi"/>
                <w:sz w:val="18"/>
                <w:szCs w:val="18"/>
              </w:rPr>
              <w:t>A</w:t>
            </w:r>
            <w:r w:rsidR="00002DBF" w:rsidRPr="00F5715E">
              <w:rPr>
                <w:rFonts w:asciiTheme="minorHAnsi" w:hAnsiTheme="minorHAnsi"/>
                <w:sz w:val="18"/>
                <w:szCs w:val="18"/>
              </w:rPr>
              <w:t xml:space="preserve">rea of </w:t>
            </w:r>
            <w:r w:rsidR="008615AA">
              <w:rPr>
                <w:rFonts w:asciiTheme="minorHAnsi" w:hAnsiTheme="minorHAnsi"/>
                <w:sz w:val="18"/>
                <w:szCs w:val="18"/>
              </w:rPr>
              <w:t>D</w:t>
            </w:r>
            <w:r w:rsidR="00002DBF" w:rsidRPr="00F5715E">
              <w:rPr>
                <w:rFonts w:asciiTheme="minorHAnsi" w:hAnsiTheme="minorHAnsi"/>
                <w:sz w:val="18"/>
                <w:szCs w:val="18"/>
              </w:rPr>
              <w:t xml:space="preserve">welling </w:t>
            </w:r>
            <w:r w:rsidR="008615AA">
              <w:rPr>
                <w:rFonts w:asciiTheme="minorHAnsi" w:hAnsiTheme="minorHAnsi"/>
                <w:sz w:val="18"/>
                <w:szCs w:val="18"/>
              </w:rPr>
              <w:t>U</w:t>
            </w:r>
            <w:r w:rsidR="00002DBF" w:rsidRPr="00F5715E">
              <w:rPr>
                <w:rFonts w:asciiTheme="minorHAnsi" w:hAnsiTheme="minorHAnsi"/>
                <w:sz w:val="18"/>
                <w:szCs w:val="18"/>
              </w:rPr>
              <w:t>nit</w:t>
            </w:r>
          </w:p>
          <w:p w14:paraId="28DE4528" w14:textId="77777777" w:rsidR="00BB25B8" w:rsidRPr="00F5715E" w:rsidRDefault="00BB25B8" w:rsidP="00BB25B8">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28DE4529" w14:textId="1442FFD7" w:rsidR="00002DBF" w:rsidRPr="00F5715E" w:rsidRDefault="009D121A" w:rsidP="00384FF9">
            <w:pPr>
              <w:rPr>
                <w:rFonts w:asciiTheme="minorHAnsi" w:hAnsiTheme="minorHAnsi"/>
                <w:sz w:val="18"/>
                <w:szCs w:val="18"/>
              </w:rPr>
            </w:pPr>
            <w:r>
              <w:rPr>
                <w:rFonts w:asciiTheme="minorHAnsi" w:hAnsiTheme="minorHAnsi"/>
                <w:sz w:val="18"/>
                <w:szCs w:val="18"/>
              </w:rPr>
              <w:t xml:space="preserve">&lt;&lt;calculated field: </w:t>
            </w:r>
            <w:r w:rsidR="00384FF9">
              <w:rPr>
                <w:rFonts w:asciiTheme="minorHAnsi" w:hAnsiTheme="minorHAnsi"/>
                <w:sz w:val="18"/>
                <w:szCs w:val="18"/>
              </w:rPr>
              <w:t xml:space="preserve">default value </w:t>
            </w:r>
            <w:r>
              <w:rPr>
                <w:rFonts w:asciiTheme="minorHAnsi" w:hAnsiTheme="minorHAnsi"/>
                <w:sz w:val="18"/>
                <w:szCs w:val="18"/>
              </w:rPr>
              <w:t>reference from MCH-01</w:t>
            </w:r>
            <w:r w:rsidR="00384FF9">
              <w:rPr>
                <w:rFonts w:asciiTheme="minorHAnsi" w:hAnsiTheme="minorHAnsi"/>
                <w:sz w:val="18"/>
                <w:szCs w:val="18"/>
              </w:rPr>
              <w:t xml:space="preserve">;  or allow user to override default and input value </w:t>
            </w:r>
            <w:proofErr w:type="spellStart"/>
            <w:r w:rsidR="00384FF9">
              <w:rPr>
                <w:rFonts w:asciiTheme="minorHAnsi" w:hAnsiTheme="minorHAnsi"/>
                <w:sz w:val="18"/>
                <w:szCs w:val="18"/>
              </w:rPr>
              <w:t>xxxxx</w:t>
            </w:r>
            <w:proofErr w:type="spellEnd"/>
            <w:r w:rsidR="00384FF9">
              <w:rPr>
                <w:rFonts w:asciiTheme="minorHAnsi" w:hAnsiTheme="minorHAnsi"/>
                <w:sz w:val="18"/>
                <w:szCs w:val="18"/>
              </w:rPr>
              <w:t xml:space="preserve">; </w:t>
            </w:r>
            <w:r w:rsidR="00384FF9">
              <w:t xml:space="preserve"> </w:t>
            </w:r>
            <w:r w:rsidR="00384FF9" w:rsidRPr="00384FF9">
              <w:rPr>
                <w:rFonts w:asciiTheme="minorHAnsi" w:hAnsiTheme="minorHAnsi"/>
                <w:sz w:val="18"/>
                <w:szCs w:val="18"/>
              </w:rPr>
              <w:t xml:space="preserve">flag overridden values and report in project status notes field </w:t>
            </w:r>
            <w:r>
              <w:rPr>
                <w:rFonts w:asciiTheme="minorHAnsi" w:hAnsiTheme="minorHAnsi"/>
                <w:sz w:val="18"/>
                <w:szCs w:val="18"/>
              </w:rPr>
              <w:t>&gt;&gt;</w:t>
            </w:r>
          </w:p>
        </w:tc>
      </w:tr>
      <w:tr w:rsidR="00002DBF" w:rsidRPr="00D2491C" w14:paraId="28DE452F" w14:textId="77777777" w:rsidTr="00547BA2">
        <w:trPr>
          <w:trHeight w:val="158"/>
        </w:trPr>
        <w:tc>
          <w:tcPr>
            <w:tcW w:w="634" w:type="dxa"/>
            <w:vAlign w:val="center"/>
          </w:tcPr>
          <w:p w14:paraId="28DE452B"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5</w:t>
            </w:r>
          </w:p>
        </w:tc>
        <w:tc>
          <w:tcPr>
            <w:tcW w:w="4694" w:type="dxa"/>
            <w:vAlign w:val="center"/>
          </w:tcPr>
          <w:p w14:paraId="28DE452C" w14:textId="5BA0CDD3" w:rsidR="00002DBF" w:rsidRDefault="00002DBF" w:rsidP="00E7542F">
            <w:pPr>
              <w:rPr>
                <w:rFonts w:asciiTheme="minorHAnsi" w:hAnsiTheme="minorHAnsi"/>
                <w:sz w:val="18"/>
                <w:szCs w:val="18"/>
              </w:rPr>
            </w:pPr>
            <w:r w:rsidRPr="00F5715E">
              <w:rPr>
                <w:rFonts w:asciiTheme="minorHAnsi" w:hAnsiTheme="minorHAnsi"/>
                <w:sz w:val="18"/>
                <w:szCs w:val="18"/>
              </w:rPr>
              <w:t xml:space="preserve">Number of </w:t>
            </w:r>
            <w:r w:rsidR="00547BA2">
              <w:rPr>
                <w:rFonts w:asciiTheme="minorHAnsi" w:hAnsiTheme="minorHAnsi"/>
                <w:sz w:val="18"/>
                <w:szCs w:val="18"/>
              </w:rPr>
              <w:t>B</w:t>
            </w:r>
            <w:r w:rsidRPr="00F5715E">
              <w:rPr>
                <w:rFonts w:asciiTheme="minorHAnsi" w:hAnsiTheme="minorHAnsi"/>
                <w:sz w:val="18"/>
                <w:szCs w:val="18"/>
              </w:rPr>
              <w:t xml:space="preserve">edrooms in </w:t>
            </w:r>
            <w:r w:rsidR="00547BA2">
              <w:rPr>
                <w:rFonts w:asciiTheme="minorHAnsi" w:hAnsiTheme="minorHAnsi"/>
                <w:sz w:val="18"/>
                <w:szCs w:val="18"/>
              </w:rPr>
              <w:t>D</w:t>
            </w:r>
            <w:r w:rsidR="00A22CE1" w:rsidRPr="00F5715E">
              <w:rPr>
                <w:rFonts w:asciiTheme="minorHAnsi" w:hAnsiTheme="minorHAnsi"/>
                <w:sz w:val="18"/>
                <w:szCs w:val="18"/>
              </w:rPr>
              <w:t xml:space="preserve">welling </w:t>
            </w:r>
            <w:r w:rsidR="00547BA2">
              <w:rPr>
                <w:rFonts w:asciiTheme="minorHAnsi" w:hAnsiTheme="minorHAnsi"/>
                <w:sz w:val="18"/>
                <w:szCs w:val="18"/>
              </w:rPr>
              <w:t>U</w:t>
            </w:r>
            <w:r w:rsidR="00A22CE1" w:rsidRPr="00F5715E">
              <w:rPr>
                <w:rFonts w:asciiTheme="minorHAnsi" w:hAnsiTheme="minorHAnsi"/>
                <w:sz w:val="18"/>
                <w:szCs w:val="18"/>
              </w:rPr>
              <w:t>nit</w:t>
            </w:r>
          </w:p>
          <w:p w14:paraId="28DE452D" w14:textId="77777777" w:rsidR="00BB25B8" w:rsidRPr="00F5715E" w:rsidRDefault="00BB25B8" w:rsidP="00751606">
            <w:pPr>
              <w:rPr>
                <w:rFonts w:asciiTheme="minorHAnsi" w:hAnsiTheme="minorHAnsi"/>
                <w:sz w:val="18"/>
                <w:szCs w:val="18"/>
              </w:rPr>
            </w:pPr>
            <w:r>
              <w:rPr>
                <w:rFonts w:asciiTheme="minorHAnsi" w:hAnsiTheme="minorHAnsi"/>
                <w:sz w:val="18"/>
                <w:szCs w:val="18"/>
              </w:rPr>
              <w:t xml:space="preserve">(For addition projects the number of bedrooms equals the </w:t>
            </w:r>
            <w:r w:rsidR="00751606">
              <w:rPr>
                <w:rFonts w:asciiTheme="minorHAnsi" w:hAnsiTheme="minorHAnsi"/>
                <w:sz w:val="18"/>
                <w:szCs w:val="18"/>
              </w:rPr>
              <w:t>existing</w:t>
            </w:r>
            <w:r>
              <w:rPr>
                <w:rFonts w:asciiTheme="minorHAnsi" w:hAnsiTheme="minorHAnsi"/>
                <w:sz w:val="18"/>
                <w:szCs w:val="18"/>
              </w:rPr>
              <w:t xml:space="preserve"> bedrooms plus addition bedrooms)</w:t>
            </w:r>
          </w:p>
        </w:tc>
        <w:tc>
          <w:tcPr>
            <w:tcW w:w="5688" w:type="dxa"/>
          </w:tcPr>
          <w:p w14:paraId="28DE452E" w14:textId="75851AF5" w:rsidR="00002DBF" w:rsidRPr="00F5715E" w:rsidRDefault="006121C5" w:rsidP="006121C5">
            <w:pPr>
              <w:rPr>
                <w:rFonts w:asciiTheme="minorHAnsi" w:hAnsiTheme="minorHAnsi"/>
                <w:sz w:val="18"/>
                <w:szCs w:val="18"/>
              </w:rPr>
            </w:pPr>
            <w:r w:rsidRPr="006121C5">
              <w:rPr>
                <w:rFonts w:asciiTheme="minorHAnsi" w:hAnsiTheme="minorHAnsi"/>
                <w:sz w:val="18"/>
                <w:szCs w:val="18"/>
              </w:rPr>
              <w:t>&lt;&lt;calculated field: default value reference from MCH-01</w:t>
            </w:r>
            <w:r w:rsidR="009D121A" w:rsidRPr="009D121A">
              <w:rPr>
                <w:rFonts w:asciiTheme="minorHAnsi" w:hAnsiTheme="minorHAnsi"/>
                <w:sz w:val="18"/>
                <w:szCs w:val="18"/>
              </w:rPr>
              <w:t>&gt;&gt;</w:t>
            </w:r>
          </w:p>
        </w:tc>
      </w:tr>
      <w:tr w:rsidR="00002DBF" w:rsidRPr="00D2491C" w14:paraId="28DE4535" w14:textId="77777777" w:rsidTr="00547BA2">
        <w:trPr>
          <w:trHeight w:val="158"/>
        </w:trPr>
        <w:tc>
          <w:tcPr>
            <w:tcW w:w="634" w:type="dxa"/>
            <w:vAlign w:val="center"/>
          </w:tcPr>
          <w:p w14:paraId="28DE4530"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6</w:t>
            </w:r>
          </w:p>
        </w:tc>
        <w:tc>
          <w:tcPr>
            <w:tcW w:w="4694" w:type="dxa"/>
            <w:vAlign w:val="center"/>
          </w:tcPr>
          <w:p w14:paraId="28DE4531" w14:textId="5A0C32CF" w:rsidR="00002DBF" w:rsidRPr="00F5715E" w:rsidRDefault="009948B0" w:rsidP="00A40000">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28DE4532" w14:textId="77777777" w:rsidR="00A40000" w:rsidRPr="00F5715E" w:rsidRDefault="009948B0" w:rsidP="003B08DF">
            <w:pPr>
              <w:rPr>
                <w:rFonts w:asciiTheme="minorHAnsi" w:hAnsiTheme="minorHAnsi"/>
                <w:sz w:val="18"/>
                <w:szCs w:val="18"/>
              </w:rPr>
            </w:pPr>
            <w:r>
              <w:rPr>
                <w:rFonts w:asciiTheme="minorHAnsi" w:hAnsiTheme="minorHAnsi"/>
                <w:sz w:val="18"/>
                <w:szCs w:val="18"/>
              </w:rPr>
              <w:t>&lt;&lt;</w:t>
            </w:r>
            <w:r w:rsidR="00601797" w:rsidRPr="00F5715E">
              <w:rPr>
                <w:rFonts w:asciiTheme="minorHAnsi" w:hAnsiTheme="minorHAnsi"/>
                <w:sz w:val="18"/>
                <w:szCs w:val="18"/>
              </w:rPr>
              <w:t xml:space="preserve"> user pick one from list</w:t>
            </w:r>
            <w:r w:rsidR="00002DBF" w:rsidRPr="00F5715E">
              <w:rPr>
                <w:rFonts w:asciiTheme="minorHAnsi" w:hAnsiTheme="minorHAnsi"/>
                <w:sz w:val="18"/>
                <w:szCs w:val="18"/>
              </w:rPr>
              <w:t xml:space="preserve">:  </w:t>
            </w:r>
          </w:p>
          <w:p w14:paraId="28DE4533" w14:textId="77777777" w:rsidR="00A40000" w:rsidRPr="00F5715E" w:rsidRDefault="009948B0" w:rsidP="003B08DF">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28DE4534" w14:textId="77777777" w:rsidR="00002DBF" w:rsidRPr="00F5715E" w:rsidRDefault="009948B0" w:rsidP="003B08DF">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002DBF" w:rsidRPr="00D2491C" w14:paraId="28DE453B" w14:textId="77777777" w:rsidTr="00547BA2">
        <w:trPr>
          <w:trHeight w:val="158"/>
        </w:trPr>
        <w:tc>
          <w:tcPr>
            <w:tcW w:w="634" w:type="dxa"/>
            <w:vAlign w:val="center"/>
          </w:tcPr>
          <w:p w14:paraId="28DE4536" w14:textId="77777777" w:rsidR="00002DBF" w:rsidRPr="00F5715E" w:rsidRDefault="00480854"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7</w:t>
            </w:r>
          </w:p>
        </w:tc>
        <w:tc>
          <w:tcPr>
            <w:tcW w:w="4694" w:type="dxa"/>
            <w:vAlign w:val="center"/>
          </w:tcPr>
          <w:p w14:paraId="28DE4537" w14:textId="4304EE92" w:rsidR="00002DBF" w:rsidRPr="00F5715E" w:rsidRDefault="009948B0" w:rsidP="00E7542F">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28DE4538" w14:textId="77777777" w:rsidR="00480854" w:rsidRPr="00F5715E" w:rsidRDefault="009948B0" w:rsidP="00480854">
            <w:pPr>
              <w:rPr>
                <w:rFonts w:asciiTheme="minorHAnsi" w:hAnsiTheme="minorHAnsi"/>
                <w:sz w:val="18"/>
                <w:szCs w:val="18"/>
              </w:rPr>
            </w:pPr>
            <w:r>
              <w:rPr>
                <w:rFonts w:asciiTheme="minorHAnsi" w:hAnsiTheme="minorHAnsi"/>
                <w:sz w:val="18"/>
                <w:szCs w:val="18"/>
              </w:rPr>
              <w:t>&lt;&lt;</w:t>
            </w:r>
            <w:r w:rsidR="00601797" w:rsidRPr="00F5715E">
              <w:rPr>
                <w:rFonts w:asciiTheme="minorHAnsi" w:hAnsiTheme="minorHAnsi"/>
                <w:sz w:val="18"/>
                <w:szCs w:val="18"/>
              </w:rPr>
              <w:t xml:space="preserve"> user pick one from list:  </w:t>
            </w:r>
          </w:p>
          <w:p w14:paraId="28DE4539" w14:textId="77777777" w:rsidR="00480854" w:rsidRPr="00F5715E" w:rsidRDefault="009948B0" w:rsidP="0048085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28DE453A" w14:textId="77777777" w:rsidR="00002DBF" w:rsidRPr="00F5715E" w:rsidRDefault="009948B0" w:rsidP="0048085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(4.1.2.&gt;&gt;</w:t>
            </w:r>
          </w:p>
        </w:tc>
      </w:tr>
      <w:tr w:rsidR="00002DBF" w:rsidRPr="00D2491C" w14:paraId="28DE4546" w14:textId="77777777" w:rsidTr="00547BA2">
        <w:trPr>
          <w:trHeight w:val="158"/>
        </w:trPr>
        <w:tc>
          <w:tcPr>
            <w:tcW w:w="634" w:type="dxa"/>
            <w:vAlign w:val="center"/>
          </w:tcPr>
          <w:p w14:paraId="28DE453C" w14:textId="77777777" w:rsidR="00002DBF" w:rsidRPr="00F5715E" w:rsidRDefault="00480854"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8</w:t>
            </w:r>
          </w:p>
        </w:tc>
        <w:tc>
          <w:tcPr>
            <w:tcW w:w="4694" w:type="dxa"/>
            <w:vAlign w:val="center"/>
          </w:tcPr>
          <w:p w14:paraId="28DE453D" w14:textId="01A67E83" w:rsidR="00002DBF" w:rsidRPr="00F5715E" w:rsidRDefault="009948B0" w:rsidP="00E7542F">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28DE453E" w14:textId="77777777" w:rsidR="00C71BBE" w:rsidRPr="00F5715E" w:rsidRDefault="009948B0" w:rsidP="00C71BBE">
            <w:pPr>
              <w:rPr>
                <w:rFonts w:asciiTheme="minorHAnsi" w:hAnsiTheme="minorHAnsi"/>
                <w:sz w:val="18"/>
                <w:szCs w:val="18"/>
              </w:rPr>
            </w:pPr>
            <w:r>
              <w:rPr>
                <w:rFonts w:asciiTheme="minorHAnsi" w:hAnsiTheme="minorHAnsi"/>
                <w:sz w:val="18"/>
                <w:szCs w:val="18"/>
              </w:rPr>
              <w:t>&lt;&lt;</w:t>
            </w:r>
            <w:r w:rsidR="00C71BBE" w:rsidRPr="00F5715E">
              <w:rPr>
                <w:rFonts w:asciiTheme="minorHAnsi" w:hAnsiTheme="minorHAnsi"/>
                <w:sz w:val="18"/>
                <w:szCs w:val="18"/>
              </w:rPr>
              <w:t xml:space="preserve"> </w:t>
            </w:r>
            <w:r w:rsidR="00133642" w:rsidRPr="00F5715E">
              <w:rPr>
                <w:rFonts w:asciiTheme="minorHAnsi" w:hAnsiTheme="minorHAnsi"/>
                <w:sz w:val="18"/>
                <w:szCs w:val="18"/>
              </w:rPr>
              <w:t xml:space="preserve">calculated value if </w:t>
            </w:r>
            <w:r w:rsidR="00E001D9">
              <w:rPr>
                <w:rFonts w:asciiTheme="minorHAnsi" w:hAnsiTheme="minorHAnsi"/>
                <w:sz w:val="18"/>
                <w:szCs w:val="18"/>
              </w:rPr>
              <w:t xml:space="preserve">registered CF1R form </w:t>
            </w:r>
            <w:r w:rsidR="00133642" w:rsidRPr="00F5715E">
              <w:rPr>
                <w:rFonts w:asciiTheme="minorHAnsi" w:hAnsiTheme="minorHAnsi"/>
                <w:sz w:val="18"/>
                <w:szCs w:val="18"/>
              </w:rPr>
              <w:t xml:space="preserve">equals </w:t>
            </w:r>
            <w:r w:rsidR="00E001D9" w:rsidRPr="00F5715E">
              <w:rPr>
                <w:rFonts w:asciiTheme="minorHAnsi" w:hAnsiTheme="minorHAnsi"/>
                <w:sz w:val="18"/>
                <w:szCs w:val="18"/>
              </w:rPr>
              <w:t>CF1R-PRF-01</w:t>
            </w:r>
            <w:r w:rsidR="00133642" w:rsidRPr="00F5715E">
              <w:rPr>
                <w:rFonts w:asciiTheme="minorHAnsi" w:hAnsiTheme="minorHAnsi"/>
                <w:sz w:val="18"/>
                <w:szCs w:val="18"/>
              </w:rPr>
              <w:t xml:space="preserve">, reference data from CF1R (note default report from CF1R equivalent to exhaust); else if </w:t>
            </w:r>
            <w:r w:rsidR="00E001D9">
              <w:rPr>
                <w:rFonts w:asciiTheme="minorHAnsi" w:hAnsiTheme="minorHAnsi"/>
                <w:sz w:val="18"/>
                <w:szCs w:val="18"/>
              </w:rPr>
              <w:t xml:space="preserve">registered CF1R form </w:t>
            </w:r>
            <w:r w:rsidR="00E001D9" w:rsidRPr="00F5715E">
              <w:rPr>
                <w:rFonts w:asciiTheme="minorHAnsi" w:hAnsiTheme="minorHAnsi"/>
                <w:sz w:val="18"/>
                <w:szCs w:val="18"/>
              </w:rPr>
              <w:t>equals CF1R-</w:t>
            </w:r>
            <w:r w:rsidR="00E001D9">
              <w:rPr>
                <w:rFonts w:asciiTheme="minorHAnsi" w:hAnsiTheme="minorHAnsi"/>
                <w:sz w:val="18"/>
                <w:szCs w:val="18"/>
              </w:rPr>
              <w:t>NCB</w:t>
            </w:r>
            <w:r w:rsidR="00E001D9" w:rsidRPr="00F5715E">
              <w:rPr>
                <w:rFonts w:asciiTheme="minorHAnsi" w:hAnsiTheme="minorHAnsi"/>
                <w:sz w:val="18"/>
                <w:szCs w:val="18"/>
              </w:rPr>
              <w:t>-01</w:t>
            </w:r>
            <w:r w:rsidR="00E001D9">
              <w:rPr>
                <w:rFonts w:asciiTheme="minorHAnsi" w:hAnsiTheme="minorHAnsi"/>
                <w:sz w:val="18"/>
                <w:szCs w:val="18"/>
              </w:rPr>
              <w:t xml:space="preserve">, </w:t>
            </w:r>
            <w:r w:rsidR="00C71BBE" w:rsidRPr="00F5715E">
              <w:rPr>
                <w:rFonts w:asciiTheme="minorHAnsi" w:hAnsiTheme="minorHAnsi"/>
                <w:sz w:val="18"/>
                <w:szCs w:val="18"/>
              </w:rPr>
              <w:t xml:space="preserve">user pick one from list:  </w:t>
            </w:r>
          </w:p>
          <w:p w14:paraId="28DE453F" w14:textId="77777777" w:rsidR="00C71BBE" w:rsidRPr="00F5715E" w:rsidRDefault="009948B0" w:rsidP="00E7542F">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28DE4540" w14:textId="77777777" w:rsidR="00C71BBE" w:rsidRPr="00F5715E" w:rsidRDefault="009948B0" w:rsidP="00E7542F">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28DE4541" w14:textId="77777777" w:rsidR="007B0AE7" w:rsidRPr="00F5715E" w:rsidRDefault="009948B0" w:rsidP="00BC75B3">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28DE4542" w14:textId="77777777" w:rsidR="00C71BBE" w:rsidRDefault="009948B0" w:rsidP="007B0AE7">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28DE4543" w14:textId="77777777" w:rsidR="004804AC" w:rsidRDefault="004804AC" w:rsidP="007B0AE7">
            <w:pPr>
              <w:rPr>
                <w:rFonts w:asciiTheme="minorHAnsi" w:hAnsiTheme="minorHAnsi"/>
                <w:sz w:val="18"/>
                <w:szCs w:val="18"/>
                <w:u w:val="single"/>
              </w:rPr>
            </w:pPr>
          </w:p>
          <w:p w14:paraId="28DE4544" w14:textId="77777777" w:rsidR="004804AC" w:rsidRPr="00F5715E" w:rsidRDefault="004804AC" w:rsidP="004804AC">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28DE4545" w14:textId="77777777" w:rsidR="004804AC" w:rsidRPr="00F5715E" w:rsidRDefault="004804AC" w:rsidP="004804AC">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002DBF" w:rsidRPr="00D2491C" w14:paraId="28DE4558" w14:textId="77777777" w:rsidTr="00547BA2">
        <w:trPr>
          <w:trHeight w:val="158"/>
        </w:trPr>
        <w:tc>
          <w:tcPr>
            <w:tcW w:w="634" w:type="dxa"/>
            <w:vAlign w:val="center"/>
          </w:tcPr>
          <w:p w14:paraId="28DE4547" w14:textId="77777777" w:rsidR="00002DBF" w:rsidRPr="00F5715E" w:rsidRDefault="00A22CE1" w:rsidP="002E0D52">
            <w:pPr>
              <w:jc w:val="center"/>
              <w:rPr>
                <w:rFonts w:asciiTheme="minorHAnsi" w:hAnsiTheme="minorHAnsi"/>
                <w:sz w:val="18"/>
                <w:szCs w:val="18"/>
              </w:rPr>
            </w:pPr>
            <w:r w:rsidRPr="00F5715E">
              <w:rPr>
                <w:rFonts w:asciiTheme="minorHAnsi" w:hAnsiTheme="minorHAnsi"/>
                <w:sz w:val="18"/>
                <w:szCs w:val="18"/>
              </w:rPr>
              <w:t>0</w:t>
            </w:r>
            <w:r w:rsidR="00F5715E" w:rsidRPr="00F5715E">
              <w:rPr>
                <w:rFonts w:asciiTheme="minorHAnsi" w:hAnsiTheme="minorHAnsi"/>
                <w:sz w:val="18"/>
                <w:szCs w:val="18"/>
              </w:rPr>
              <w:t>9</w:t>
            </w:r>
          </w:p>
        </w:tc>
        <w:tc>
          <w:tcPr>
            <w:tcW w:w="4694" w:type="dxa"/>
            <w:vAlign w:val="center"/>
          </w:tcPr>
          <w:p w14:paraId="28DE4548" w14:textId="77777777" w:rsidR="00A22CE1" w:rsidRPr="00F5715E" w:rsidRDefault="009948B0" w:rsidP="00A22CE1">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28DE4549" w14:textId="77777777" w:rsidR="00002DBF" w:rsidRPr="00F5715E" w:rsidRDefault="009948B0" w:rsidP="00A22CE1">
            <w:pPr>
              <w:rPr>
                <w:rFonts w:asciiTheme="minorHAnsi" w:hAnsiTheme="minorHAnsi"/>
                <w:sz w:val="18"/>
                <w:szCs w:val="18"/>
              </w:rPr>
            </w:pPr>
            <w:r>
              <w:rPr>
                <w:rFonts w:asciiTheme="minorHAnsi" w:hAnsiTheme="minorHAnsi"/>
                <w:sz w:val="18"/>
                <w:szCs w:val="18"/>
              </w:rPr>
              <w:t>(this row not visible to user)</w:t>
            </w:r>
          </w:p>
        </w:tc>
        <w:tc>
          <w:tcPr>
            <w:tcW w:w="5688" w:type="dxa"/>
          </w:tcPr>
          <w:p w14:paraId="28DE454A" w14:textId="77777777" w:rsidR="00A22CE1" w:rsidRDefault="009948B0" w:rsidP="00E7542F">
            <w:pPr>
              <w:rPr>
                <w:rFonts w:asciiTheme="minorHAnsi" w:hAnsiTheme="minorHAnsi"/>
                <w:sz w:val="18"/>
                <w:szCs w:val="18"/>
              </w:rPr>
            </w:pPr>
            <w:r>
              <w:rPr>
                <w:rFonts w:asciiTheme="minorHAnsi" w:hAnsiTheme="minorHAnsi"/>
                <w:sz w:val="18"/>
                <w:szCs w:val="18"/>
              </w:rPr>
              <w:t>&lt;&lt;calculated field:</w:t>
            </w:r>
          </w:p>
          <w:p w14:paraId="28DE454B" w14:textId="77777777" w:rsidR="004804AC" w:rsidRDefault="004804AC" w:rsidP="00E7542F">
            <w:pPr>
              <w:rPr>
                <w:rFonts w:asciiTheme="minorHAnsi" w:hAnsiTheme="minorHAnsi"/>
                <w:sz w:val="18"/>
                <w:szCs w:val="18"/>
              </w:rPr>
            </w:pPr>
          </w:p>
          <w:p w14:paraId="28DE454C" w14:textId="77777777" w:rsidR="00A22CE1" w:rsidRPr="00F5715E" w:rsidRDefault="009948B0" w:rsidP="00E7542F">
            <w:pPr>
              <w:rPr>
                <w:rFonts w:asciiTheme="minorHAnsi" w:hAnsiTheme="minorHAnsi"/>
                <w:sz w:val="18"/>
                <w:szCs w:val="18"/>
                <w:u w:val="single"/>
              </w:rPr>
            </w:pPr>
            <w:r>
              <w:rPr>
                <w:rFonts w:asciiTheme="minorHAnsi" w:hAnsiTheme="minorHAnsi"/>
                <w:sz w:val="18"/>
                <w:szCs w:val="18"/>
              </w:rPr>
              <w:t>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Continuous</w:t>
            </w:r>
            <w:r w:rsidR="009960A3" w:rsidRPr="009960A3">
              <w:rPr>
                <w:rFonts w:asciiTheme="minorHAnsi" w:hAnsiTheme="minorHAnsi"/>
                <w:sz w:val="18"/>
                <w:szCs w:val="18"/>
              </w:rPr>
              <w:t xml:space="preserve"> and </w:t>
            </w:r>
            <w:r>
              <w:rPr>
                <w:rFonts w:asciiTheme="minorHAnsi" w:hAnsiTheme="minorHAnsi"/>
                <w:sz w:val="18"/>
                <w:szCs w:val="18"/>
              </w:rPr>
              <w:t>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28DE454D" w14:textId="77777777" w:rsidR="00A22CE1" w:rsidRPr="00F5715E" w:rsidRDefault="009948B0" w:rsidP="00A22CE1">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28DE454E" w14:textId="77777777" w:rsidR="0064172B" w:rsidRPr="00F5715E" w:rsidRDefault="0064172B" w:rsidP="00A22CE1">
            <w:pPr>
              <w:rPr>
                <w:rFonts w:asciiTheme="minorHAnsi" w:hAnsiTheme="minorHAnsi"/>
                <w:sz w:val="18"/>
                <w:szCs w:val="18"/>
                <w:u w:val="single"/>
              </w:rPr>
            </w:pPr>
          </w:p>
          <w:p w14:paraId="28DE454F" w14:textId="77777777" w:rsidR="0064172B" w:rsidRPr="00F5715E" w:rsidRDefault="009948B0" w:rsidP="00B20D56">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Continuous</w:t>
            </w:r>
            <w:r w:rsidR="009960A3" w:rsidRPr="009960A3">
              <w:rPr>
                <w:rFonts w:asciiTheme="minorHAnsi" w:hAnsiTheme="minorHAnsi"/>
                <w:sz w:val="18"/>
                <w:szCs w:val="18"/>
              </w:rPr>
              <w:t xml:space="preserve"> and </w:t>
            </w:r>
            <w:r>
              <w:rPr>
                <w:rFonts w:asciiTheme="minorHAnsi" w:hAnsiTheme="minorHAnsi"/>
                <w:sz w:val="18"/>
                <w:szCs w:val="18"/>
              </w:rPr>
              <w:t>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28DE4550" w14:textId="77777777" w:rsidR="0064172B" w:rsidRPr="00F5715E" w:rsidRDefault="009948B0" w:rsidP="0064172B">
            <w:pPr>
              <w:rPr>
                <w:rFonts w:asciiTheme="minorHAnsi" w:hAnsiTheme="minorHAnsi"/>
                <w:b/>
                <w:sz w:val="18"/>
                <w:szCs w:val="18"/>
              </w:rPr>
            </w:pPr>
            <w:r>
              <w:rPr>
                <w:rFonts w:asciiTheme="minorHAnsi" w:hAnsiTheme="minorHAnsi"/>
                <w:b/>
                <w:sz w:val="18"/>
                <w:szCs w:val="18"/>
              </w:rPr>
              <w:t>**27b - Continuous Ventilation Airflow - Total Vent Rate Method;</w:t>
            </w:r>
          </w:p>
          <w:p w14:paraId="28DE4551" w14:textId="77777777" w:rsidR="0064172B" w:rsidRPr="00F5715E" w:rsidRDefault="0064172B" w:rsidP="0064172B">
            <w:pPr>
              <w:rPr>
                <w:rFonts w:asciiTheme="minorHAnsi" w:hAnsiTheme="minorHAnsi"/>
                <w:sz w:val="18"/>
                <w:szCs w:val="18"/>
              </w:rPr>
            </w:pPr>
          </w:p>
          <w:p w14:paraId="28DE4552" w14:textId="77777777" w:rsidR="0064172B" w:rsidRPr="00F5715E" w:rsidRDefault="009948B0" w:rsidP="0064172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Intermittent</w:t>
            </w:r>
            <w:r>
              <w:rPr>
                <w:rFonts w:asciiTheme="minorHAnsi" w:hAnsiTheme="minorHAnsi"/>
                <w:sz w:val="18"/>
                <w:szCs w:val="18"/>
              </w:rPr>
              <w:t xml:space="preserve"> and 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Fan Ventilation Rate Method;</w:t>
            </w:r>
            <w:r>
              <w:rPr>
                <w:rFonts w:asciiTheme="minorHAnsi" w:hAnsiTheme="minorHAnsi"/>
                <w:sz w:val="18"/>
                <w:szCs w:val="18"/>
              </w:rPr>
              <w:t xml:space="preserve"> </w:t>
            </w:r>
          </w:p>
          <w:p w14:paraId="28DE4553" w14:textId="77777777" w:rsidR="0064172B" w:rsidRPr="00F5715E" w:rsidRDefault="009948B0" w:rsidP="0064172B">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28DE4554" w14:textId="77777777" w:rsidR="0064172B" w:rsidRPr="00F5715E" w:rsidRDefault="0064172B" w:rsidP="0064172B">
            <w:pPr>
              <w:rPr>
                <w:rFonts w:asciiTheme="minorHAnsi" w:hAnsiTheme="minorHAnsi"/>
                <w:sz w:val="18"/>
                <w:szCs w:val="18"/>
              </w:rPr>
            </w:pPr>
          </w:p>
          <w:p w14:paraId="28DE4555" w14:textId="77777777" w:rsidR="0064172B" w:rsidRPr="00F5715E" w:rsidRDefault="009948B0" w:rsidP="0064172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Intermittent</w:t>
            </w:r>
            <w:r>
              <w:rPr>
                <w:rFonts w:asciiTheme="minorHAnsi" w:hAnsiTheme="minorHAnsi"/>
                <w:sz w:val="18"/>
                <w:szCs w:val="18"/>
              </w:rPr>
              <w:t xml:space="preserve"> and 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28DE4556" w14:textId="77777777" w:rsidR="0015794E" w:rsidRDefault="009948B0" w:rsidP="0015794E">
            <w:pPr>
              <w:rPr>
                <w:rFonts w:asciiTheme="minorHAnsi" w:hAnsiTheme="minorHAnsi"/>
                <w:b/>
                <w:sz w:val="18"/>
                <w:szCs w:val="18"/>
              </w:rPr>
            </w:pPr>
            <w:r>
              <w:rPr>
                <w:rFonts w:asciiTheme="minorHAnsi" w:hAnsiTheme="minorHAnsi"/>
                <w:b/>
                <w:sz w:val="18"/>
                <w:szCs w:val="18"/>
              </w:rPr>
              <w:t>**27d - Intermittent Ventilation Airflow - Total Vent Rate Method;&gt;&gt;</w:t>
            </w:r>
          </w:p>
          <w:p w14:paraId="28DE4557" w14:textId="77777777" w:rsidR="0015794E" w:rsidRPr="00F5715E" w:rsidRDefault="0015794E" w:rsidP="0064172B">
            <w:pPr>
              <w:rPr>
                <w:rFonts w:asciiTheme="minorHAnsi" w:hAnsiTheme="minorHAnsi"/>
                <w:b/>
                <w:sz w:val="18"/>
                <w:szCs w:val="18"/>
              </w:rPr>
            </w:pPr>
          </w:p>
        </w:tc>
      </w:tr>
    </w:tbl>
    <w:p w14:paraId="28DE455A" w14:textId="77777777" w:rsidR="00002DBF" w:rsidRPr="00500C2C" w:rsidRDefault="00002DBF"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761A8D" w:rsidRPr="00D2491C" w14:paraId="28DE455C" w14:textId="77777777" w:rsidTr="00A2256A">
        <w:tc>
          <w:tcPr>
            <w:tcW w:w="11016" w:type="dxa"/>
          </w:tcPr>
          <w:p w14:paraId="28DE455B" w14:textId="608017FB" w:rsidR="00761A8D" w:rsidRPr="00D2491C" w:rsidRDefault="00DF12A7" w:rsidP="00761A8D">
            <w:pPr>
              <w:keepNext/>
              <w:tabs>
                <w:tab w:val="left" w:pos="-2600"/>
              </w:tabs>
              <w:ind w:right="187"/>
              <w:outlineLvl w:val="2"/>
              <w:rPr>
                <w:rFonts w:asciiTheme="minorHAnsi" w:hAnsiTheme="minorHAnsi" w:cs="Arial"/>
                <w:bCs/>
                <w:caps/>
                <w:sz w:val="18"/>
                <w:szCs w:val="18"/>
              </w:rPr>
            </w:pPr>
            <w:r>
              <w:rPr>
                <w:rFonts w:asciiTheme="minorHAnsi" w:hAnsiTheme="minorHAnsi"/>
                <w:b/>
                <w:szCs w:val="18"/>
              </w:rPr>
              <w:t>MCH-</w:t>
            </w:r>
            <w:r w:rsidR="00761A8D" w:rsidRPr="00500C2C">
              <w:rPr>
                <w:rFonts w:asciiTheme="minorHAnsi" w:hAnsiTheme="minorHAnsi"/>
                <w:b/>
                <w:szCs w:val="18"/>
              </w:rPr>
              <w:t>27a - Continuous Ventilation Airflow - Fan Vent</w:t>
            </w:r>
            <w:ins w:id="21" w:author="Shewmaker, Michael@Energy" w:date="2016-03-29T15:37:00Z">
              <w:r w:rsidR="00B83CDF">
                <w:rPr>
                  <w:rFonts w:asciiTheme="minorHAnsi" w:hAnsiTheme="minorHAnsi"/>
                  <w:b/>
                  <w:szCs w:val="18"/>
                </w:rPr>
                <w:t>ilation</w:t>
              </w:r>
            </w:ins>
            <w:r w:rsidR="00761A8D" w:rsidRPr="00500C2C">
              <w:rPr>
                <w:rFonts w:asciiTheme="minorHAnsi" w:hAnsiTheme="minorHAnsi"/>
                <w:b/>
                <w:szCs w:val="18"/>
              </w:rPr>
              <w:t xml:space="preserve"> Rate Method</w:t>
            </w:r>
          </w:p>
        </w:tc>
      </w:tr>
    </w:tbl>
    <w:p w14:paraId="28DE455D" w14:textId="77777777" w:rsidR="002E0D52" w:rsidRDefault="002E0D52">
      <w:pPr>
        <w:rPr>
          <w:rFonts w:asciiTheme="minorHAnsi" w:hAnsiTheme="minorHAnsi"/>
          <w:sz w:val="18"/>
          <w:szCs w:val="18"/>
        </w:rPr>
      </w:pPr>
    </w:p>
    <w:p w14:paraId="28DE455E" w14:textId="77777777" w:rsidR="002E0D52" w:rsidRDefault="002E0D52">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A2256A" w:rsidRPr="00D2491C" w14:paraId="28DE4560" w14:textId="77777777" w:rsidTr="00A2256A">
        <w:tc>
          <w:tcPr>
            <w:tcW w:w="11016" w:type="dxa"/>
            <w:gridSpan w:val="3"/>
          </w:tcPr>
          <w:p w14:paraId="47DA9D1D" w14:textId="0E680EAF" w:rsidR="00DF12A7" w:rsidRDefault="00A2256A" w:rsidP="00A2256A">
            <w:pPr>
              <w:rPr>
                <w:rFonts w:asciiTheme="minorHAnsi" w:hAnsiTheme="minorHAnsi"/>
                <w:b/>
                <w:sz w:val="18"/>
                <w:szCs w:val="18"/>
              </w:rPr>
            </w:pPr>
            <w:r w:rsidRPr="00500C2C">
              <w:rPr>
                <w:rFonts w:asciiTheme="minorHAnsi" w:hAnsiTheme="minorHAnsi"/>
                <w:b/>
                <w:szCs w:val="18"/>
              </w:rPr>
              <w:lastRenderedPageBreak/>
              <w:t>B. Whole-Building Continuous Ventilation - Fan Ventilation Rate Method</w:t>
            </w:r>
          </w:p>
          <w:p w14:paraId="28DE455F" w14:textId="28CA31B6" w:rsidR="00A2256A" w:rsidRPr="00D2491C" w:rsidRDefault="00A2256A" w:rsidP="00A2256A">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A2256A" w:rsidRPr="00D2491C" w14:paraId="28DE4564" w14:textId="77777777" w:rsidTr="00547BA2">
        <w:trPr>
          <w:trHeight w:val="158"/>
        </w:trPr>
        <w:tc>
          <w:tcPr>
            <w:tcW w:w="630" w:type="dxa"/>
            <w:vAlign w:val="center"/>
          </w:tcPr>
          <w:p w14:paraId="28DE4561" w14:textId="77777777" w:rsidR="00A2256A" w:rsidRPr="00D2491C" w:rsidRDefault="00A2256A" w:rsidP="00A2256A">
            <w:pPr>
              <w:jc w:val="center"/>
              <w:rPr>
                <w:rFonts w:asciiTheme="minorHAnsi" w:hAnsiTheme="minorHAnsi"/>
                <w:sz w:val="18"/>
                <w:szCs w:val="18"/>
              </w:rPr>
            </w:pPr>
            <w:r w:rsidRPr="00D2491C">
              <w:rPr>
                <w:rFonts w:asciiTheme="minorHAnsi" w:hAnsiTheme="minorHAnsi"/>
                <w:sz w:val="18"/>
                <w:szCs w:val="18"/>
              </w:rPr>
              <w:t>01</w:t>
            </w:r>
          </w:p>
        </w:tc>
        <w:tc>
          <w:tcPr>
            <w:tcW w:w="4698" w:type="dxa"/>
            <w:vAlign w:val="center"/>
          </w:tcPr>
          <w:p w14:paraId="28DE4562" w14:textId="6B50239B" w:rsidR="00A2256A" w:rsidRPr="00D2491C" w:rsidRDefault="00A2256A" w:rsidP="00A2256A">
            <w:pPr>
              <w:rPr>
                <w:rFonts w:asciiTheme="minorHAnsi" w:hAnsiTheme="minorHAnsi"/>
                <w:sz w:val="18"/>
                <w:szCs w:val="18"/>
              </w:rPr>
            </w:pPr>
            <w:r w:rsidRPr="00D2491C">
              <w:rPr>
                <w:rFonts w:asciiTheme="minorHAnsi" w:hAnsiTheme="minorHAnsi"/>
                <w:sz w:val="18"/>
                <w:szCs w:val="18"/>
              </w:rPr>
              <w:t>Required Continuous Whole-Building Ventilation Rate (</w:t>
            </w:r>
            <w:proofErr w:type="spellStart"/>
            <w:r w:rsidRPr="00D2491C">
              <w:rPr>
                <w:rFonts w:asciiTheme="minorHAnsi" w:hAnsiTheme="minorHAnsi"/>
                <w:sz w:val="18"/>
                <w:szCs w:val="18"/>
              </w:rPr>
              <w:t>Q</w:t>
            </w:r>
            <w:r w:rsidRPr="00D2491C">
              <w:rPr>
                <w:rFonts w:asciiTheme="minorHAnsi" w:hAnsiTheme="minorHAnsi"/>
                <w:sz w:val="18"/>
                <w:szCs w:val="18"/>
                <w:vertAlign w:val="subscript"/>
              </w:rPr>
              <w:t>fan</w:t>
            </w:r>
            <w:proofErr w:type="spellEnd"/>
            <w:r w:rsidRPr="00D2491C">
              <w:rPr>
                <w:rFonts w:asciiTheme="minorHAnsi" w:hAnsiTheme="minorHAnsi"/>
                <w:sz w:val="18"/>
                <w:szCs w:val="18"/>
              </w:rPr>
              <w:t>)</w:t>
            </w:r>
          </w:p>
        </w:tc>
        <w:tc>
          <w:tcPr>
            <w:tcW w:w="5688" w:type="dxa"/>
          </w:tcPr>
          <w:p w14:paraId="28DE4563" w14:textId="77777777" w:rsidR="00A2256A" w:rsidRPr="00D2491C" w:rsidRDefault="00A2256A" w:rsidP="001D041A">
            <w:pPr>
              <w:rPr>
                <w:rFonts w:asciiTheme="minorHAnsi" w:hAnsiTheme="minorHAnsi"/>
                <w:sz w:val="18"/>
                <w:szCs w:val="18"/>
              </w:rPr>
            </w:pPr>
            <w:r w:rsidRPr="00D2491C">
              <w:rPr>
                <w:rFonts w:asciiTheme="minorHAnsi" w:hAnsiTheme="minorHAnsi"/>
                <w:sz w:val="18"/>
                <w:szCs w:val="18"/>
              </w:rPr>
              <w:t xml:space="preserve">&lt;calculated </w:t>
            </w:r>
            <w:r w:rsidR="00870662" w:rsidRPr="00D2491C">
              <w:rPr>
                <w:rFonts w:asciiTheme="minorHAnsi" w:hAnsiTheme="minorHAnsi"/>
                <w:sz w:val="18"/>
                <w:szCs w:val="18"/>
              </w:rPr>
              <w:t xml:space="preserve">field, numeric: (use </w:t>
            </w:r>
            <w:r w:rsidRPr="00D2491C">
              <w:rPr>
                <w:rFonts w:asciiTheme="minorHAnsi" w:hAnsiTheme="minorHAnsi"/>
                <w:sz w:val="18"/>
                <w:szCs w:val="18"/>
              </w:rPr>
              <w:t>equation 4.1</w:t>
            </w:r>
            <w:r w:rsidR="009E4A55" w:rsidRPr="00D2491C">
              <w:rPr>
                <w:rFonts w:asciiTheme="minorHAnsi" w:hAnsiTheme="minorHAnsi"/>
                <w:sz w:val="18"/>
                <w:szCs w:val="18"/>
              </w:rPr>
              <w:t>a</w:t>
            </w:r>
            <w:r w:rsidR="00870662" w:rsidRPr="00D2491C">
              <w:rPr>
                <w:rFonts w:asciiTheme="minorHAnsi" w:hAnsiTheme="minorHAnsi"/>
                <w:sz w:val="18"/>
                <w:szCs w:val="18"/>
              </w:rPr>
              <w:t>)</w:t>
            </w:r>
            <w:r w:rsidRPr="00D2491C">
              <w:rPr>
                <w:rFonts w:asciiTheme="minorHAnsi" w:hAnsiTheme="minorHAnsi"/>
                <w:sz w:val="18"/>
                <w:szCs w:val="18"/>
              </w:rPr>
              <w:t xml:space="preserve">: </w:t>
            </w:r>
            <w:r w:rsidR="00AB49E9">
              <w:rPr>
                <w:rFonts w:asciiTheme="minorHAnsi" w:hAnsiTheme="minorHAnsi"/>
                <w:sz w:val="18"/>
                <w:szCs w:val="18"/>
              </w:rPr>
              <w:t>[</w:t>
            </w:r>
            <w:r w:rsidR="009208CD">
              <w:rPr>
                <w:rFonts w:asciiTheme="minorHAnsi" w:hAnsiTheme="minorHAnsi"/>
                <w:sz w:val="18"/>
                <w:szCs w:val="18"/>
              </w:rPr>
              <w:t>(</w:t>
            </w:r>
            <w:r w:rsidR="00806AB6" w:rsidRPr="00D2491C">
              <w:rPr>
                <w:rFonts w:asciiTheme="minorHAnsi" w:hAnsiTheme="minorHAnsi"/>
                <w:sz w:val="18"/>
                <w:szCs w:val="18"/>
              </w:rPr>
              <w:t>Z</w:t>
            </w:r>
            <w:r w:rsidRPr="00D2491C">
              <w:rPr>
                <w:rFonts w:asciiTheme="minorHAnsi" w:hAnsiTheme="minorHAnsi"/>
                <w:sz w:val="18"/>
                <w:szCs w:val="18"/>
              </w:rPr>
              <w:t xml:space="preserve"> x row </w:t>
            </w:r>
            <w:r w:rsidR="00806AB6" w:rsidRPr="00D2491C">
              <w:rPr>
                <w:rFonts w:asciiTheme="minorHAnsi" w:hAnsiTheme="minorHAnsi"/>
                <w:sz w:val="18"/>
                <w:szCs w:val="18"/>
              </w:rPr>
              <w:t>A</w:t>
            </w:r>
            <w:r w:rsidR="00935C08" w:rsidRPr="00D2491C">
              <w:rPr>
                <w:rFonts w:asciiTheme="minorHAnsi" w:hAnsiTheme="minorHAnsi"/>
                <w:sz w:val="18"/>
                <w:szCs w:val="18"/>
              </w:rPr>
              <w:t>0</w:t>
            </w:r>
            <w:r w:rsidR="001D041A">
              <w:rPr>
                <w:rFonts w:asciiTheme="minorHAnsi" w:hAnsiTheme="minorHAnsi"/>
                <w:sz w:val="18"/>
                <w:szCs w:val="18"/>
              </w:rPr>
              <w:t>4</w:t>
            </w:r>
            <w:r w:rsidR="009208CD">
              <w:rPr>
                <w:rFonts w:asciiTheme="minorHAnsi" w:hAnsiTheme="minorHAnsi"/>
                <w:sz w:val="18"/>
                <w:szCs w:val="18"/>
              </w:rPr>
              <w:t>)</w:t>
            </w:r>
            <w:r w:rsidRPr="00D2491C">
              <w:rPr>
                <w:rFonts w:asciiTheme="minorHAnsi" w:hAnsiTheme="minorHAnsi"/>
                <w:sz w:val="18"/>
                <w:szCs w:val="18"/>
              </w:rPr>
              <w:t xml:space="preserve"> + 7.5(row A</w:t>
            </w:r>
            <w:r w:rsidR="00935C08" w:rsidRPr="00D2491C">
              <w:rPr>
                <w:rFonts w:asciiTheme="minorHAnsi" w:hAnsiTheme="minorHAnsi"/>
                <w:sz w:val="18"/>
                <w:szCs w:val="18"/>
              </w:rPr>
              <w:t>0</w:t>
            </w:r>
            <w:r w:rsidR="001D041A">
              <w:rPr>
                <w:rFonts w:asciiTheme="minorHAnsi" w:hAnsiTheme="minorHAnsi"/>
                <w:sz w:val="18"/>
                <w:szCs w:val="18"/>
              </w:rPr>
              <w:t>5</w:t>
            </w:r>
            <w:r w:rsidRPr="00D2491C">
              <w:rPr>
                <w:rFonts w:asciiTheme="minorHAnsi" w:hAnsiTheme="minorHAnsi"/>
                <w:sz w:val="18"/>
                <w:szCs w:val="18"/>
              </w:rPr>
              <w:t xml:space="preserve"> + 1)</w:t>
            </w:r>
            <w:r w:rsidR="00AB49E9">
              <w:rPr>
                <w:rFonts w:asciiTheme="minorHAnsi" w:hAnsiTheme="minorHAnsi"/>
                <w:sz w:val="18"/>
                <w:szCs w:val="18"/>
              </w:rPr>
              <w:t>]</w:t>
            </w:r>
            <w:r w:rsidRPr="00D2491C">
              <w:rPr>
                <w:rFonts w:asciiTheme="minorHAnsi" w:hAnsiTheme="minorHAnsi"/>
                <w:sz w:val="18"/>
                <w:szCs w:val="18"/>
              </w:rPr>
              <w:t xml:space="preserve">, (cfm).  For single family </w:t>
            </w:r>
            <w:r w:rsidR="00806AB6" w:rsidRPr="00D2491C">
              <w:rPr>
                <w:rFonts w:asciiTheme="minorHAnsi" w:hAnsiTheme="minorHAnsi"/>
                <w:sz w:val="18"/>
                <w:szCs w:val="18"/>
              </w:rPr>
              <w:t>Z</w:t>
            </w:r>
            <w:r w:rsidRPr="00D2491C">
              <w:rPr>
                <w:rFonts w:asciiTheme="minorHAnsi" w:hAnsiTheme="minorHAnsi"/>
                <w:sz w:val="18"/>
                <w:szCs w:val="18"/>
              </w:rPr>
              <w:t xml:space="preserve"> = 0.01, for multifamily </w:t>
            </w:r>
            <w:r w:rsidR="00806AB6" w:rsidRPr="00D2491C">
              <w:rPr>
                <w:rFonts w:asciiTheme="minorHAnsi" w:hAnsiTheme="minorHAnsi"/>
                <w:sz w:val="18"/>
                <w:szCs w:val="18"/>
              </w:rPr>
              <w:t>Z</w:t>
            </w:r>
            <w:r w:rsidRPr="00D2491C">
              <w:rPr>
                <w:rFonts w:asciiTheme="minorHAnsi" w:hAnsiTheme="minorHAnsi"/>
                <w:sz w:val="18"/>
                <w:szCs w:val="18"/>
              </w:rPr>
              <w:t xml:space="preserve"> = 0.03</w:t>
            </w:r>
          </w:p>
        </w:tc>
      </w:tr>
      <w:tr w:rsidR="00A2256A" w:rsidRPr="00D2491C" w14:paraId="28DE4568" w14:textId="77777777" w:rsidTr="00547BA2">
        <w:trPr>
          <w:trHeight w:val="158"/>
        </w:trPr>
        <w:tc>
          <w:tcPr>
            <w:tcW w:w="630" w:type="dxa"/>
            <w:vAlign w:val="center"/>
          </w:tcPr>
          <w:p w14:paraId="28DE4565" w14:textId="77777777" w:rsidR="00A2256A" w:rsidRPr="00D2491C" w:rsidRDefault="00A2256A" w:rsidP="00A2256A">
            <w:pPr>
              <w:jc w:val="center"/>
              <w:rPr>
                <w:rFonts w:asciiTheme="minorHAnsi" w:hAnsiTheme="minorHAnsi"/>
                <w:sz w:val="18"/>
                <w:szCs w:val="18"/>
              </w:rPr>
            </w:pPr>
            <w:r w:rsidRPr="00D2491C">
              <w:rPr>
                <w:rFonts w:asciiTheme="minorHAnsi" w:hAnsiTheme="minorHAnsi"/>
                <w:sz w:val="18"/>
                <w:szCs w:val="18"/>
              </w:rPr>
              <w:t>02</w:t>
            </w:r>
          </w:p>
        </w:tc>
        <w:tc>
          <w:tcPr>
            <w:tcW w:w="4698" w:type="dxa"/>
            <w:vAlign w:val="center"/>
          </w:tcPr>
          <w:p w14:paraId="28DE4566" w14:textId="7C72DE1A" w:rsidR="00A2256A" w:rsidRPr="00D2491C" w:rsidRDefault="00A2256A" w:rsidP="00A2256A">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688" w:type="dxa"/>
          </w:tcPr>
          <w:p w14:paraId="28DE4567" w14:textId="77777777" w:rsidR="00A2256A" w:rsidRPr="00D2491C" w:rsidRDefault="00A2256A" w:rsidP="00A2256A">
            <w:pPr>
              <w:rPr>
                <w:rFonts w:asciiTheme="minorHAnsi" w:hAnsiTheme="minorHAnsi"/>
                <w:sz w:val="18"/>
                <w:szCs w:val="18"/>
              </w:rPr>
            </w:pPr>
            <w:r w:rsidRPr="00D2491C">
              <w:rPr>
                <w:rFonts w:asciiTheme="minorHAnsi" w:hAnsiTheme="minorHAnsi"/>
                <w:sz w:val="18"/>
                <w:szCs w:val="18"/>
              </w:rPr>
              <w:t>&lt;&lt;user entry, CFM&gt;&gt;</w:t>
            </w:r>
          </w:p>
        </w:tc>
      </w:tr>
    </w:tbl>
    <w:p w14:paraId="28DE4569" w14:textId="77777777" w:rsidR="00A2256A" w:rsidRPr="00500C2C" w:rsidRDefault="00A2256A" w:rsidP="001A7976">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BB33DA" w:rsidRPr="00500C2C" w14:paraId="28DE456B" w14:textId="77777777" w:rsidTr="00BB33DA">
        <w:tc>
          <w:tcPr>
            <w:tcW w:w="11016" w:type="dxa"/>
            <w:gridSpan w:val="2"/>
          </w:tcPr>
          <w:p w14:paraId="28DE456A" w14:textId="77777777" w:rsidR="00BB33DA" w:rsidRPr="00500C2C" w:rsidRDefault="00BB33DA" w:rsidP="00EA1869">
            <w:pPr>
              <w:keepNext/>
              <w:rPr>
                <w:rFonts w:asciiTheme="minorHAnsi" w:hAnsiTheme="minorHAnsi"/>
                <w:szCs w:val="18"/>
              </w:rPr>
            </w:pPr>
            <w:r w:rsidRPr="00500C2C">
              <w:rPr>
                <w:rFonts w:asciiTheme="minorHAnsi" w:hAnsiTheme="minorHAnsi"/>
                <w:b/>
                <w:szCs w:val="18"/>
              </w:rPr>
              <w:t>C. Compliance Statement</w:t>
            </w:r>
            <w:r w:rsidRPr="00500C2C">
              <w:rPr>
                <w:rFonts w:asciiTheme="minorHAnsi" w:hAnsiTheme="minorHAnsi"/>
                <w:szCs w:val="18"/>
              </w:rPr>
              <w:t xml:space="preserve"> </w:t>
            </w:r>
          </w:p>
        </w:tc>
      </w:tr>
      <w:tr w:rsidR="009208CD" w:rsidRPr="00D2491C" w14:paraId="28DE456E" w14:textId="77777777" w:rsidTr="009208CD">
        <w:trPr>
          <w:trHeight w:val="158"/>
        </w:trPr>
        <w:tc>
          <w:tcPr>
            <w:tcW w:w="634" w:type="dxa"/>
            <w:vAlign w:val="center"/>
          </w:tcPr>
          <w:p w14:paraId="28DE456C" w14:textId="77777777" w:rsidR="009208CD" w:rsidRPr="00D2491C" w:rsidRDefault="009208CD" w:rsidP="009208CD">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28DE456D" w14:textId="77777777" w:rsidR="009208CD" w:rsidRPr="00D2491C" w:rsidRDefault="00745365" w:rsidP="008044C4">
            <w:pPr>
              <w:keepNext/>
              <w:rPr>
                <w:rFonts w:asciiTheme="minorHAnsi" w:hAnsiTheme="minorHAnsi"/>
                <w:sz w:val="18"/>
                <w:szCs w:val="18"/>
              </w:rPr>
            </w:pPr>
            <w:r w:rsidRPr="00D2491C">
              <w:rPr>
                <w:rFonts w:asciiTheme="minorHAnsi" w:hAnsiTheme="minorHAnsi"/>
                <w:sz w:val="18"/>
                <w:szCs w:val="18"/>
              </w:rPr>
              <w:t xml:space="preserve">&lt;&lt; if the </w:t>
            </w:r>
            <w:r>
              <w:rPr>
                <w:rFonts w:asciiTheme="minorHAnsi" w:hAnsiTheme="minorHAnsi"/>
                <w:sz w:val="18"/>
                <w:szCs w:val="18"/>
              </w:rPr>
              <w:t xml:space="preserve">installed continuous </w:t>
            </w:r>
            <w:r w:rsidRPr="00D2491C">
              <w:rPr>
                <w:rFonts w:asciiTheme="minorHAnsi" w:hAnsiTheme="minorHAnsi"/>
                <w:sz w:val="18"/>
                <w:szCs w:val="18"/>
              </w:rPr>
              <w:t xml:space="preserve">whole-building ventilation rate B02 is equal to or greater than the required continuous whole-building ventilation rate B01 then display text: "Building Passes Continuous Whole-Building Ventilation Rate Test"; if the </w:t>
            </w:r>
            <w:r>
              <w:rPr>
                <w:rFonts w:asciiTheme="minorHAnsi" w:hAnsiTheme="minorHAnsi"/>
                <w:sz w:val="18"/>
                <w:szCs w:val="18"/>
              </w:rPr>
              <w:t xml:space="preserve">installed continuous </w:t>
            </w:r>
            <w:r w:rsidRPr="00D2491C">
              <w:rPr>
                <w:rFonts w:asciiTheme="minorHAnsi" w:hAnsiTheme="minorHAnsi"/>
                <w:sz w:val="18"/>
                <w:szCs w:val="18"/>
              </w:rPr>
              <w:t>whole-building ventilation rate B02 is less than the required continuous whole-building ventilation rate B01 then display text: "Building Fails Continuous Whole-Building Ventilation Rate Test"&gt;&gt;</w:t>
            </w:r>
          </w:p>
        </w:tc>
      </w:tr>
    </w:tbl>
    <w:p w14:paraId="28DE456F" w14:textId="77777777" w:rsidR="00797D6B" w:rsidRPr="00DF12A7" w:rsidRDefault="00797D6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BB33DA" w:rsidRPr="00500C2C" w14:paraId="28DE4571" w14:textId="77777777" w:rsidTr="00BB33DA">
        <w:tc>
          <w:tcPr>
            <w:tcW w:w="11016" w:type="dxa"/>
            <w:gridSpan w:val="11"/>
          </w:tcPr>
          <w:p w14:paraId="28DE4570" w14:textId="124B5990" w:rsidR="00BB33DA" w:rsidRPr="00500C2C" w:rsidRDefault="00460F34" w:rsidP="00DF12A7">
            <w:pPr>
              <w:keepNext/>
              <w:rPr>
                <w:rFonts w:asciiTheme="minorHAnsi" w:hAnsiTheme="minorHAnsi"/>
                <w:szCs w:val="18"/>
              </w:rPr>
            </w:pPr>
            <w:r w:rsidRPr="00500C2C">
              <w:rPr>
                <w:rFonts w:asciiTheme="minorHAnsi" w:hAnsiTheme="minorHAnsi"/>
                <w:b/>
                <w:szCs w:val="18"/>
              </w:rPr>
              <w:t>D</w:t>
            </w:r>
            <w:r w:rsidR="00BB33DA" w:rsidRPr="00500C2C">
              <w:rPr>
                <w:rFonts w:asciiTheme="minorHAnsi" w:hAnsiTheme="minorHAnsi"/>
                <w:b/>
                <w:szCs w:val="18"/>
              </w:rPr>
              <w:t xml:space="preserve">. Local Mechanical Exhaust System – Fan </w:t>
            </w:r>
            <w:r w:rsidR="00DF12A7">
              <w:rPr>
                <w:rFonts w:asciiTheme="minorHAnsi" w:hAnsiTheme="minorHAnsi"/>
                <w:b/>
                <w:szCs w:val="18"/>
              </w:rPr>
              <w:t>S</w:t>
            </w:r>
            <w:r w:rsidR="00BB33DA" w:rsidRPr="00500C2C">
              <w:rPr>
                <w:rFonts w:asciiTheme="minorHAnsi" w:hAnsiTheme="minorHAnsi"/>
                <w:b/>
                <w:szCs w:val="18"/>
              </w:rPr>
              <w:t xml:space="preserve">election and </w:t>
            </w:r>
            <w:r w:rsidR="00DF12A7">
              <w:rPr>
                <w:rFonts w:asciiTheme="minorHAnsi" w:hAnsiTheme="minorHAnsi"/>
                <w:b/>
                <w:szCs w:val="18"/>
              </w:rPr>
              <w:t>D</w:t>
            </w:r>
            <w:r w:rsidR="00BB33DA" w:rsidRPr="00500C2C">
              <w:rPr>
                <w:rFonts w:asciiTheme="minorHAnsi" w:hAnsiTheme="minorHAnsi"/>
                <w:b/>
                <w:szCs w:val="18"/>
              </w:rPr>
              <w:t xml:space="preserve">uct </w:t>
            </w:r>
            <w:r w:rsidR="00DF12A7">
              <w:rPr>
                <w:rFonts w:asciiTheme="minorHAnsi" w:hAnsiTheme="minorHAnsi"/>
                <w:b/>
                <w:szCs w:val="18"/>
              </w:rPr>
              <w:t>D</w:t>
            </w:r>
            <w:r w:rsidR="00BB33DA" w:rsidRPr="00500C2C">
              <w:rPr>
                <w:rFonts w:asciiTheme="minorHAnsi" w:hAnsiTheme="minorHAnsi"/>
                <w:b/>
                <w:szCs w:val="18"/>
              </w:rPr>
              <w:t xml:space="preserve">esign </w:t>
            </w:r>
            <w:r w:rsidR="00DF12A7">
              <w:rPr>
                <w:rFonts w:asciiTheme="minorHAnsi" w:hAnsiTheme="minorHAnsi"/>
                <w:b/>
                <w:szCs w:val="18"/>
              </w:rPr>
              <w:t>C</w:t>
            </w:r>
            <w:r w:rsidR="00BB33DA" w:rsidRPr="00500C2C">
              <w:rPr>
                <w:rFonts w:asciiTheme="minorHAnsi" w:hAnsiTheme="minorHAnsi"/>
                <w:b/>
                <w:szCs w:val="18"/>
              </w:rPr>
              <w:t xml:space="preserve">riteria for </w:t>
            </w:r>
            <w:r w:rsidR="00DF12A7">
              <w:rPr>
                <w:rFonts w:asciiTheme="minorHAnsi" w:hAnsiTheme="minorHAnsi"/>
                <w:b/>
                <w:szCs w:val="18"/>
              </w:rPr>
              <w:t>C</w:t>
            </w:r>
            <w:r w:rsidR="00BB33DA" w:rsidRPr="00500C2C">
              <w:rPr>
                <w:rFonts w:asciiTheme="minorHAnsi" w:hAnsiTheme="minorHAnsi"/>
                <w:b/>
                <w:szCs w:val="18"/>
              </w:rPr>
              <w:t>ompliance</w:t>
            </w:r>
          </w:p>
        </w:tc>
      </w:tr>
      <w:tr w:rsidR="00BB33DA" w:rsidRPr="00D2491C" w14:paraId="28DE4575" w14:textId="77777777" w:rsidTr="00BB33DA">
        <w:trPr>
          <w:trHeight w:val="158"/>
        </w:trPr>
        <w:tc>
          <w:tcPr>
            <w:tcW w:w="11016" w:type="dxa"/>
            <w:gridSpan w:val="11"/>
            <w:vAlign w:val="center"/>
          </w:tcPr>
          <w:p w14:paraId="28DE4572" w14:textId="6FB7AAA6" w:rsidR="00BB33DA" w:rsidRPr="00D2491C" w:rsidRDefault="00BB33DA" w:rsidP="00BB33DA">
            <w:pPr>
              <w:keepNext/>
              <w:rPr>
                <w:rFonts w:asciiTheme="minorHAnsi" w:hAnsiTheme="minorHAnsi"/>
                <w:i/>
                <w:sz w:val="18"/>
                <w:szCs w:val="18"/>
              </w:rPr>
            </w:pPr>
            <w:r w:rsidRPr="00D2491C">
              <w:rPr>
                <w:rFonts w:asciiTheme="minorHAnsi" w:hAnsiTheme="minorHAnsi"/>
                <w:sz w:val="18"/>
                <w:szCs w:val="18"/>
              </w:rPr>
              <w:t xml:space="preserve">Local mechanical exhaust fans shall be installed in each kitchen and bathroom. </w:t>
            </w:r>
            <w:r w:rsidRPr="00D2491C">
              <w:rPr>
                <w:rFonts w:asciiTheme="minorHAnsi" w:hAnsiTheme="minorHAnsi"/>
                <w:i/>
                <w:sz w:val="18"/>
                <w:szCs w:val="18"/>
              </w:rPr>
              <w:t>Delivered local ventilation rates:</w:t>
            </w:r>
          </w:p>
          <w:p w14:paraId="28DE4573" w14:textId="2F41257E" w:rsidR="00BB33DA" w:rsidRPr="00D2491C" w:rsidRDefault="00BB33DA" w:rsidP="00A31FAE">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All local ventilation rates have been measured using a flow hood, flow grid, or other airflow measuring device and meet the requirements of 62.2 Tables 5.1 or 5.2</w:t>
            </w:r>
            <w:r w:rsidR="001B520A">
              <w:rPr>
                <w:rFonts w:asciiTheme="minorHAnsi" w:hAnsiTheme="minorHAnsi"/>
                <w:i/>
                <w:sz w:val="18"/>
                <w:szCs w:val="18"/>
              </w:rPr>
              <w:t>;</w:t>
            </w:r>
            <w:r w:rsidRPr="00D2491C">
              <w:rPr>
                <w:rFonts w:asciiTheme="minorHAnsi" w:hAnsiTheme="minorHAnsi"/>
                <w:i/>
                <w:sz w:val="18"/>
                <w:szCs w:val="18"/>
              </w:rPr>
              <w:t xml:space="preserve"> OR</w:t>
            </w:r>
          </w:p>
          <w:p w14:paraId="28DE4574" w14:textId="77777777" w:rsidR="00BB33DA" w:rsidRPr="00D2491C" w:rsidRDefault="00BB33DA" w:rsidP="00A31FAE">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 xml:space="preserve">The airflow rating at a pressure of 0.25 in. </w:t>
            </w:r>
            <w:proofErr w:type="spellStart"/>
            <w:r w:rsidRPr="00D2491C">
              <w:rPr>
                <w:rFonts w:asciiTheme="minorHAnsi" w:hAnsiTheme="minorHAnsi"/>
                <w:i/>
                <w:sz w:val="18"/>
                <w:szCs w:val="18"/>
              </w:rPr>
              <w:t>w.c.</w:t>
            </w:r>
            <w:proofErr w:type="spellEnd"/>
            <w:r w:rsidRPr="00D2491C">
              <w:rPr>
                <w:rFonts w:asciiTheme="minorHAnsi" w:hAnsiTheme="minorHAnsi"/>
                <w:i/>
                <w:sz w:val="18"/>
                <w:szCs w:val="18"/>
              </w:rPr>
              <w:t xml:space="preserve"> of a certified fan is assumed because the local ventilation system duct sizing meets the prescriptive requirements of 62.2 Table 5.3, or manufacturer's design criteria.</w:t>
            </w:r>
          </w:p>
        </w:tc>
      </w:tr>
      <w:tr w:rsidR="00BB33DA" w:rsidRPr="00D2491C" w14:paraId="28DE4578" w14:textId="77777777" w:rsidTr="00BB33DA">
        <w:trPr>
          <w:trHeight w:val="158"/>
        </w:trPr>
        <w:tc>
          <w:tcPr>
            <w:tcW w:w="11016" w:type="dxa"/>
            <w:gridSpan w:val="11"/>
            <w:vAlign w:val="center"/>
          </w:tcPr>
          <w:p w14:paraId="28DE4576" w14:textId="77777777" w:rsidR="00BB33DA" w:rsidRPr="00D2491C" w:rsidRDefault="00BB33DA" w:rsidP="00BB33DA">
            <w:pPr>
              <w:keepNext/>
              <w:suppressAutoHyphens/>
              <w:rPr>
                <w:rFonts w:asciiTheme="minorHAnsi" w:hAnsiTheme="minorHAnsi"/>
                <w:b/>
                <w:sz w:val="18"/>
                <w:szCs w:val="18"/>
              </w:rPr>
            </w:pPr>
            <w:r w:rsidRPr="00D2491C">
              <w:rPr>
                <w:rFonts w:asciiTheme="minorHAnsi" w:hAnsiTheme="minorHAnsi"/>
                <w:b/>
                <w:sz w:val="18"/>
                <w:szCs w:val="18"/>
              </w:rPr>
              <w:t xml:space="preserve">Table 5.1 </w:t>
            </w:r>
          </w:p>
          <w:p w14:paraId="28DE4577" w14:textId="77777777" w:rsidR="00BB33DA" w:rsidRPr="00D2491C" w:rsidRDefault="00BB33DA" w:rsidP="00BB33DA">
            <w:pPr>
              <w:keepNext/>
              <w:rPr>
                <w:rFonts w:asciiTheme="minorHAnsi" w:hAnsiTheme="minorHAnsi"/>
                <w:sz w:val="18"/>
                <w:szCs w:val="18"/>
              </w:rPr>
            </w:pPr>
            <w:r w:rsidRPr="00D2491C">
              <w:rPr>
                <w:rFonts w:asciiTheme="minorHAnsi" w:hAnsiTheme="minorHAnsi"/>
                <w:b/>
                <w:sz w:val="18"/>
                <w:szCs w:val="18"/>
              </w:rPr>
              <w:t>Intermittent Local Ventilation Exhaust Airflow Rates</w:t>
            </w:r>
          </w:p>
        </w:tc>
      </w:tr>
      <w:tr w:rsidR="00BB33DA" w:rsidRPr="00D2491C" w14:paraId="28DE457C" w14:textId="77777777" w:rsidTr="00BB33DA">
        <w:trPr>
          <w:trHeight w:val="61"/>
        </w:trPr>
        <w:tc>
          <w:tcPr>
            <w:tcW w:w="1839" w:type="dxa"/>
            <w:gridSpan w:val="2"/>
            <w:vAlign w:val="center"/>
          </w:tcPr>
          <w:p w14:paraId="28DE4579"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vAlign w:val="center"/>
          </w:tcPr>
          <w:p w14:paraId="28DE457A"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vAlign w:val="center"/>
          </w:tcPr>
          <w:p w14:paraId="28DE457B"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BB33DA" w:rsidRPr="00D2491C" w14:paraId="28DE4580" w14:textId="77777777" w:rsidTr="00BB33DA">
        <w:trPr>
          <w:trHeight w:val="61"/>
        </w:trPr>
        <w:tc>
          <w:tcPr>
            <w:tcW w:w="1839" w:type="dxa"/>
            <w:gridSpan w:val="2"/>
            <w:vAlign w:val="center"/>
          </w:tcPr>
          <w:p w14:paraId="28DE457D"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vAlign w:val="center"/>
          </w:tcPr>
          <w:p w14:paraId="28DE457E"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100 cfm</w:t>
            </w:r>
          </w:p>
        </w:tc>
        <w:tc>
          <w:tcPr>
            <w:tcW w:w="7334" w:type="dxa"/>
            <w:gridSpan w:val="7"/>
            <w:vAlign w:val="center"/>
          </w:tcPr>
          <w:p w14:paraId="28DE457F" w14:textId="77777777" w:rsidR="00BB33DA" w:rsidRPr="00D2491C" w:rsidRDefault="00F437C5" w:rsidP="00BB33DA">
            <w:pPr>
              <w:keepNext/>
              <w:suppressAutoHyphens/>
              <w:rPr>
                <w:rFonts w:asciiTheme="minorHAnsi" w:hAnsiTheme="minorHAnsi"/>
                <w:sz w:val="18"/>
                <w:szCs w:val="18"/>
              </w:rPr>
            </w:pPr>
            <w:r w:rsidRPr="00D2491C">
              <w:rPr>
                <w:rFonts w:asciiTheme="minorHAnsi" w:hAnsiTheme="minorHAnsi"/>
                <w:sz w:val="18"/>
                <w:szCs w:val="18"/>
              </w:rPr>
              <w:t xml:space="preserve">Vented range hood </w:t>
            </w:r>
            <w:r w:rsidRPr="00D2491C">
              <w:rPr>
                <w:rFonts w:asciiTheme="minorHAnsi" w:hAnsiTheme="minorHAnsi" w:cs="TimesNewRomanPSMT"/>
                <w:sz w:val="18"/>
                <w:szCs w:val="18"/>
              </w:rPr>
              <w:t>(including appliance-range hood combinations)</w:t>
            </w:r>
            <w:r w:rsidRPr="00D2491C">
              <w:rPr>
                <w:rFonts w:asciiTheme="minorHAnsi" w:hAnsiTheme="minorHAnsi"/>
                <w:sz w:val="18"/>
                <w:szCs w:val="18"/>
              </w:rPr>
              <w:t xml:space="preserve"> required if exhaust fan flow is less than 5 ACH</w:t>
            </w:r>
            <w:r>
              <w:rPr>
                <w:rFonts w:asciiTheme="minorHAnsi" w:hAnsiTheme="minorHAnsi"/>
                <w:sz w:val="18"/>
                <w:szCs w:val="18"/>
              </w:rPr>
              <w:t>.</w:t>
            </w:r>
          </w:p>
        </w:tc>
      </w:tr>
      <w:tr w:rsidR="00BB33DA" w:rsidRPr="00D2491C" w14:paraId="28DE4584" w14:textId="77777777" w:rsidTr="00BB33DA">
        <w:trPr>
          <w:trHeight w:val="61"/>
        </w:trPr>
        <w:tc>
          <w:tcPr>
            <w:tcW w:w="1839" w:type="dxa"/>
            <w:gridSpan w:val="2"/>
            <w:vAlign w:val="center"/>
          </w:tcPr>
          <w:p w14:paraId="28DE4581"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vAlign w:val="center"/>
          </w:tcPr>
          <w:p w14:paraId="28DE4582"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50 cfm</w:t>
            </w:r>
          </w:p>
        </w:tc>
        <w:tc>
          <w:tcPr>
            <w:tcW w:w="7334" w:type="dxa"/>
            <w:gridSpan w:val="7"/>
            <w:vAlign w:val="center"/>
          </w:tcPr>
          <w:p w14:paraId="28DE4583" w14:textId="77777777" w:rsidR="00BB33DA" w:rsidRPr="00D2491C" w:rsidRDefault="00BB33DA" w:rsidP="00BB33DA">
            <w:pPr>
              <w:keepNext/>
              <w:suppressAutoHyphens/>
              <w:jc w:val="center"/>
              <w:rPr>
                <w:rFonts w:asciiTheme="minorHAnsi" w:hAnsiTheme="minorHAnsi"/>
                <w:sz w:val="18"/>
                <w:szCs w:val="18"/>
              </w:rPr>
            </w:pPr>
          </w:p>
        </w:tc>
      </w:tr>
      <w:tr w:rsidR="00BB33DA" w:rsidRPr="00D2491C" w14:paraId="28DE4587" w14:textId="77777777" w:rsidTr="00BB33DA">
        <w:trPr>
          <w:trHeight w:val="61"/>
        </w:trPr>
        <w:tc>
          <w:tcPr>
            <w:tcW w:w="11016" w:type="dxa"/>
            <w:gridSpan w:val="11"/>
            <w:vAlign w:val="center"/>
          </w:tcPr>
          <w:p w14:paraId="28DE4585" w14:textId="77777777" w:rsidR="00BB33DA" w:rsidRPr="00D2491C" w:rsidRDefault="00BB33DA" w:rsidP="00BB33DA">
            <w:pPr>
              <w:keepNext/>
              <w:suppressAutoHyphens/>
              <w:rPr>
                <w:rFonts w:asciiTheme="minorHAnsi" w:hAnsiTheme="minorHAnsi"/>
                <w:b/>
                <w:sz w:val="18"/>
                <w:szCs w:val="18"/>
              </w:rPr>
            </w:pPr>
            <w:r w:rsidRPr="00D2491C">
              <w:rPr>
                <w:rFonts w:asciiTheme="minorHAnsi" w:hAnsiTheme="minorHAnsi"/>
                <w:b/>
                <w:sz w:val="18"/>
                <w:szCs w:val="18"/>
              </w:rPr>
              <w:t xml:space="preserve">Table 5.2 </w:t>
            </w:r>
          </w:p>
          <w:p w14:paraId="28DE4586" w14:textId="77777777" w:rsidR="00BB33DA" w:rsidRPr="00D2491C" w:rsidRDefault="00BB33DA" w:rsidP="00BB33DA">
            <w:pPr>
              <w:keepNext/>
              <w:suppressAutoHyphens/>
              <w:rPr>
                <w:rFonts w:asciiTheme="minorHAnsi" w:hAnsiTheme="minorHAnsi"/>
                <w:sz w:val="18"/>
                <w:szCs w:val="18"/>
              </w:rPr>
            </w:pPr>
            <w:r w:rsidRPr="00D2491C">
              <w:rPr>
                <w:rFonts w:asciiTheme="minorHAnsi" w:hAnsiTheme="minorHAnsi"/>
                <w:b/>
                <w:sz w:val="18"/>
                <w:szCs w:val="18"/>
              </w:rPr>
              <w:t>Continuous Local Ventilation Exhaust Airflow Rates</w:t>
            </w:r>
          </w:p>
        </w:tc>
      </w:tr>
      <w:tr w:rsidR="00BB33DA" w:rsidRPr="00D2491C" w14:paraId="28DE458B"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588"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tcBorders>
              <w:top w:val="single" w:sz="4" w:space="0" w:color="000000"/>
            </w:tcBorders>
            <w:vAlign w:val="center"/>
          </w:tcPr>
          <w:p w14:paraId="28DE4589"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tcBorders>
              <w:top w:val="single" w:sz="4" w:space="0" w:color="000000"/>
            </w:tcBorders>
            <w:vAlign w:val="center"/>
          </w:tcPr>
          <w:p w14:paraId="28DE458A"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BB33DA" w:rsidRPr="00D2491C" w14:paraId="28DE458F"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58C"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tcBorders>
              <w:top w:val="single" w:sz="4" w:space="0" w:color="000000"/>
            </w:tcBorders>
            <w:vAlign w:val="center"/>
          </w:tcPr>
          <w:p w14:paraId="28DE458D"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5 ACH</w:t>
            </w:r>
          </w:p>
        </w:tc>
        <w:tc>
          <w:tcPr>
            <w:tcW w:w="7334" w:type="dxa"/>
            <w:gridSpan w:val="7"/>
            <w:tcBorders>
              <w:top w:val="single" w:sz="4" w:space="0" w:color="000000"/>
            </w:tcBorders>
            <w:vAlign w:val="center"/>
          </w:tcPr>
          <w:p w14:paraId="28DE458E" w14:textId="77777777" w:rsidR="00BB33DA" w:rsidRPr="00D2491C" w:rsidRDefault="00F437C5" w:rsidP="00BB33DA">
            <w:pPr>
              <w:keepNext/>
              <w:suppressAutoHyphens/>
              <w:rPr>
                <w:rFonts w:asciiTheme="minorHAnsi" w:hAnsiTheme="minorHAnsi"/>
                <w:sz w:val="18"/>
                <w:szCs w:val="18"/>
              </w:rPr>
            </w:pPr>
            <w:r>
              <w:rPr>
                <w:rFonts w:asciiTheme="minorHAnsi" w:hAnsiTheme="minorHAnsi"/>
                <w:sz w:val="18"/>
                <w:szCs w:val="18"/>
              </w:rPr>
              <w:t>Based on kitchen volume.</w:t>
            </w:r>
          </w:p>
        </w:tc>
      </w:tr>
      <w:tr w:rsidR="00BB33DA" w:rsidRPr="00D2491C" w14:paraId="28DE4593"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590"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tcBorders>
              <w:top w:val="single" w:sz="4" w:space="0" w:color="000000"/>
            </w:tcBorders>
            <w:vAlign w:val="center"/>
          </w:tcPr>
          <w:p w14:paraId="28DE4591"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20 cfm</w:t>
            </w:r>
          </w:p>
        </w:tc>
        <w:tc>
          <w:tcPr>
            <w:tcW w:w="7334" w:type="dxa"/>
            <w:gridSpan w:val="7"/>
            <w:tcBorders>
              <w:top w:val="single" w:sz="4" w:space="0" w:color="000000"/>
            </w:tcBorders>
            <w:vAlign w:val="center"/>
          </w:tcPr>
          <w:p w14:paraId="28DE4592" w14:textId="77777777" w:rsidR="00BB33DA" w:rsidRPr="00D2491C" w:rsidRDefault="00BB33DA" w:rsidP="00BB33DA">
            <w:pPr>
              <w:keepNext/>
              <w:suppressAutoHyphens/>
              <w:jc w:val="center"/>
              <w:rPr>
                <w:rFonts w:asciiTheme="minorHAnsi" w:hAnsiTheme="minorHAnsi"/>
                <w:sz w:val="18"/>
                <w:szCs w:val="18"/>
              </w:rPr>
            </w:pPr>
          </w:p>
        </w:tc>
      </w:tr>
      <w:tr w:rsidR="00BB33DA" w:rsidRPr="00D2491C" w14:paraId="28DE4596"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tcBorders>
              <w:top w:val="single" w:sz="4" w:space="0" w:color="000000"/>
            </w:tcBorders>
            <w:vAlign w:val="center"/>
          </w:tcPr>
          <w:p w14:paraId="28DE4594" w14:textId="77777777" w:rsidR="00BB33DA" w:rsidRPr="00D2491C" w:rsidRDefault="00BB33DA" w:rsidP="00BB33DA">
            <w:pPr>
              <w:keepNext/>
              <w:rPr>
                <w:rFonts w:asciiTheme="minorHAnsi" w:hAnsiTheme="minorHAnsi"/>
                <w:b/>
                <w:sz w:val="18"/>
                <w:szCs w:val="18"/>
              </w:rPr>
            </w:pPr>
            <w:r w:rsidRPr="00D2491C">
              <w:rPr>
                <w:rFonts w:asciiTheme="minorHAnsi" w:hAnsiTheme="minorHAnsi"/>
                <w:b/>
                <w:sz w:val="18"/>
                <w:szCs w:val="18"/>
              </w:rPr>
              <w:t>Table 5.3</w:t>
            </w:r>
          </w:p>
          <w:p w14:paraId="28DE4595" w14:textId="77777777" w:rsidR="00BB33DA" w:rsidRPr="00D2491C" w:rsidRDefault="00BB33DA" w:rsidP="00BB33DA">
            <w:pPr>
              <w:keepNext/>
              <w:rPr>
                <w:rFonts w:asciiTheme="minorHAnsi" w:hAnsiTheme="minorHAnsi"/>
                <w:sz w:val="18"/>
                <w:szCs w:val="18"/>
              </w:rPr>
            </w:pPr>
            <w:r w:rsidRPr="00D2491C">
              <w:rPr>
                <w:rFonts w:asciiTheme="minorHAnsi" w:hAnsiTheme="minorHAnsi"/>
                <w:b/>
                <w:sz w:val="18"/>
                <w:szCs w:val="18"/>
              </w:rPr>
              <w:t>Prescriptive Duct Sizing Requirements</w:t>
            </w:r>
          </w:p>
        </w:tc>
      </w:tr>
      <w:tr w:rsidR="00BB33DA" w:rsidRPr="00D2491C" w14:paraId="28DE459A"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597" w14:textId="77777777" w:rsidR="00BB33DA" w:rsidRPr="00D2491C" w:rsidRDefault="00F437C5" w:rsidP="00BB33DA">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vAlign w:val="bottom"/>
          </w:tcPr>
          <w:p w14:paraId="28DE459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59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Smooth Duct</w:t>
            </w:r>
          </w:p>
        </w:tc>
      </w:tr>
      <w:tr w:rsidR="00BB33DA" w:rsidRPr="00D2491C" w14:paraId="28DE45A4"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32"/>
        </w:trPr>
        <w:tc>
          <w:tcPr>
            <w:tcW w:w="1650" w:type="dxa"/>
          </w:tcPr>
          <w:p w14:paraId="28DE459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color w:val="000000"/>
                <w:sz w:val="18"/>
                <w:szCs w:val="18"/>
              </w:rPr>
              <w:t>F</w:t>
            </w:r>
            <w:r w:rsidRPr="00D2491C">
              <w:rPr>
                <w:rFonts w:asciiTheme="minorHAnsi" w:hAnsiTheme="minorHAnsi"/>
                <w:sz w:val="18"/>
                <w:szCs w:val="18"/>
              </w:rPr>
              <w:t xml:space="preserve">an Rating cfm @ 0.25 in. </w:t>
            </w:r>
            <w:proofErr w:type="spellStart"/>
            <w:r w:rsidRPr="00D2491C">
              <w:rPr>
                <w:rFonts w:asciiTheme="minorHAnsi" w:hAnsiTheme="minorHAnsi"/>
                <w:sz w:val="18"/>
                <w:szCs w:val="18"/>
              </w:rPr>
              <w:t>w.g</w:t>
            </w:r>
            <w:proofErr w:type="spellEnd"/>
            <w:r w:rsidRPr="00D2491C">
              <w:rPr>
                <w:rFonts w:asciiTheme="minorHAnsi" w:hAnsiTheme="minorHAnsi"/>
                <w:sz w:val="18"/>
                <w:szCs w:val="18"/>
              </w:rPr>
              <w:t>.</w:t>
            </w:r>
          </w:p>
        </w:tc>
        <w:tc>
          <w:tcPr>
            <w:tcW w:w="1161" w:type="dxa"/>
            <w:gridSpan w:val="2"/>
          </w:tcPr>
          <w:p w14:paraId="28DE459C"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66" w:type="dxa"/>
            <w:gridSpan w:val="2"/>
          </w:tcPr>
          <w:p w14:paraId="28DE459D"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59E"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202" w:type="dxa"/>
          </w:tcPr>
          <w:p w14:paraId="28DE459F"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c>
          <w:tcPr>
            <w:tcW w:w="1138" w:type="dxa"/>
          </w:tcPr>
          <w:p w14:paraId="28DE45A0"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70" w:type="dxa"/>
          </w:tcPr>
          <w:p w14:paraId="28DE45A1"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5A2"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189" w:type="dxa"/>
          </w:tcPr>
          <w:p w14:paraId="28DE45A3"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r>
      <w:tr w:rsidR="00BB33DA" w:rsidRPr="00D2491C" w14:paraId="28DE45A7"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69"/>
        </w:trPr>
        <w:tc>
          <w:tcPr>
            <w:tcW w:w="1650" w:type="dxa"/>
            <w:tcBorders>
              <w:bottom w:val="single" w:sz="4" w:space="0" w:color="auto"/>
            </w:tcBorders>
            <w:vAlign w:val="center"/>
          </w:tcPr>
          <w:p w14:paraId="28DE45A5" w14:textId="77777777" w:rsidR="00BB33DA" w:rsidRPr="00D2491C" w:rsidRDefault="00BB33DA" w:rsidP="00BB33DA">
            <w:pPr>
              <w:keepNext/>
              <w:jc w:val="center"/>
              <w:rPr>
                <w:rFonts w:asciiTheme="minorHAnsi" w:hAnsiTheme="minorHAnsi"/>
                <w:sz w:val="18"/>
                <w:szCs w:val="18"/>
              </w:rPr>
            </w:pPr>
          </w:p>
        </w:tc>
        <w:tc>
          <w:tcPr>
            <w:tcW w:w="9366" w:type="dxa"/>
            <w:gridSpan w:val="10"/>
            <w:vAlign w:val="center"/>
          </w:tcPr>
          <w:p w14:paraId="28DE45A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Maximum Allowable Duct Length (</w:t>
            </w:r>
            <w:proofErr w:type="spellStart"/>
            <w:r w:rsidRPr="00D2491C">
              <w:rPr>
                <w:rFonts w:asciiTheme="minorHAnsi" w:hAnsiTheme="minorHAnsi"/>
                <w:sz w:val="18"/>
                <w:szCs w:val="18"/>
              </w:rPr>
              <w:t>ft</w:t>
            </w:r>
            <w:proofErr w:type="spellEnd"/>
            <w:r w:rsidRPr="00D2491C">
              <w:rPr>
                <w:rFonts w:asciiTheme="minorHAnsi" w:hAnsiTheme="minorHAnsi"/>
                <w:sz w:val="18"/>
                <w:szCs w:val="18"/>
              </w:rPr>
              <w:t>)</w:t>
            </w:r>
          </w:p>
        </w:tc>
      </w:tr>
      <w:tr w:rsidR="00BB33DA" w:rsidRPr="00D2491C" w14:paraId="28DE45AB"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5A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Diameter, (in)</w:t>
            </w:r>
          </w:p>
        </w:tc>
        <w:tc>
          <w:tcPr>
            <w:tcW w:w="4699" w:type="dxa"/>
            <w:gridSpan w:val="6"/>
            <w:vAlign w:val="bottom"/>
          </w:tcPr>
          <w:p w14:paraId="28DE45A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5A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Smooth Duct</w:t>
            </w:r>
          </w:p>
        </w:tc>
      </w:tr>
      <w:tr w:rsidR="00BB33DA" w:rsidRPr="00D2491C" w14:paraId="28DE45B5"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5A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w:t>
            </w:r>
          </w:p>
        </w:tc>
        <w:tc>
          <w:tcPr>
            <w:tcW w:w="1161" w:type="dxa"/>
            <w:gridSpan w:val="2"/>
            <w:vAlign w:val="bottom"/>
          </w:tcPr>
          <w:p w14:paraId="28DE45AD"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66" w:type="dxa"/>
            <w:gridSpan w:val="2"/>
            <w:vAlign w:val="bottom"/>
          </w:tcPr>
          <w:p w14:paraId="28DE45AE" w14:textId="77777777" w:rsidR="00BB33DA" w:rsidRPr="00D2491C" w:rsidRDefault="00BB33DA" w:rsidP="00BB33DA">
            <w:pPr>
              <w:keepNext/>
              <w:jc w:val="center"/>
              <w:rPr>
                <w:rFonts w:asciiTheme="minorHAnsi" w:hAnsiTheme="minorHAnsi"/>
                <w:color w:val="000000"/>
                <w:sz w:val="18"/>
                <w:szCs w:val="18"/>
              </w:rPr>
            </w:pPr>
            <w:r w:rsidRPr="00D2491C">
              <w:rPr>
                <w:rFonts w:asciiTheme="minorHAnsi" w:hAnsiTheme="minorHAnsi"/>
                <w:sz w:val="18"/>
                <w:szCs w:val="18"/>
              </w:rPr>
              <w:t>X</w:t>
            </w:r>
          </w:p>
        </w:tc>
        <w:tc>
          <w:tcPr>
            <w:tcW w:w="1170" w:type="dxa"/>
            <w:vAlign w:val="bottom"/>
          </w:tcPr>
          <w:p w14:paraId="28DE45AF"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5B0"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5B1"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w:t>
            </w:r>
          </w:p>
        </w:tc>
        <w:tc>
          <w:tcPr>
            <w:tcW w:w="1170" w:type="dxa"/>
            <w:vAlign w:val="bottom"/>
          </w:tcPr>
          <w:p w14:paraId="28DE45B2"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70" w:type="dxa"/>
            <w:vAlign w:val="bottom"/>
          </w:tcPr>
          <w:p w14:paraId="28DE45B3"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89" w:type="dxa"/>
            <w:vAlign w:val="bottom"/>
          </w:tcPr>
          <w:p w14:paraId="28DE45B4"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r>
      <w:tr w:rsidR="00BB33DA" w:rsidRPr="00D2491C" w14:paraId="28DE45BF"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B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4</w:t>
            </w:r>
          </w:p>
        </w:tc>
        <w:tc>
          <w:tcPr>
            <w:tcW w:w="1161" w:type="dxa"/>
            <w:gridSpan w:val="2"/>
            <w:vAlign w:val="bottom"/>
          </w:tcPr>
          <w:p w14:paraId="28DE45B7"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70</w:t>
            </w:r>
          </w:p>
        </w:tc>
        <w:tc>
          <w:tcPr>
            <w:tcW w:w="1166" w:type="dxa"/>
            <w:gridSpan w:val="2"/>
            <w:vAlign w:val="bottom"/>
          </w:tcPr>
          <w:p w14:paraId="28DE45B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w:t>
            </w:r>
          </w:p>
        </w:tc>
        <w:tc>
          <w:tcPr>
            <w:tcW w:w="1170" w:type="dxa"/>
            <w:vAlign w:val="bottom"/>
          </w:tcPr>
          <w:p w14:paraId="28DE45B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5B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5B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105</w:t>
            </w:r>
          </w:p>
        </w:tc>
        <w:tc>
          <w:tcPr>
            <w:tcW w:w="1170" w:type="dxa"/>
            <w:vAlign w:val="bottom"/>
          </w:tcPr>
          <w:p w14:paraId="28DE45B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35</w:t>
            </w:r>
          </w:p>
        </w:tc>
        <w:tc>
          <w:tcPr>
            <w:tcW w:w="1170" w:type="dxa"/>
            <w:vAlign w:val="bottom"/>
          </w:tcPr>
          <w:p w14:paraId="28DE45BD"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w:t>
            </w:r>
          </w:p>
        </w:tc>
        <w:tc>
          <w:tcPr>
            <w:tcW w:w="1189" w:type="dxa"/>
            <w:vAlign w:val="bottom"/>
          </w:tcPr>
          <w:p w14:paraId="28DE45BE"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r>
      <w:tr w:rsidR="00BB33DA" w:rsidRPr="00D2491C" w14:paraId="28DE45C9"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C0"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w:t>
            </w:r>
          </w:p>
        </w:tc>
        <w:tc>
          <w:tcPr>
            <w:tcW w:w="1161" w:type="dxa"/>
            <w:gridSpan w:val="2"/>
            <w:vAlign w:val="bottom"/>
          </w:tcPr>
          <w:p w14:paraId="28DE45C1"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5C2"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70</w:t>
            </w:r>
          </w:p>
        </w:tc>
        <w:tc>
          <w:tcPr>
            <w:tcW w:w="1170" w:type="dxa"/>
            <w:vAlign w:val="bottom"/>
          </w:tcPr>
          <w:p w14:paraId="28DE45C3"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35</w:t>
            </w:r>
          </w:p>
        </w:tc>
        <w:tc>
          <w:tcPr>
            <w:tcW w:w="1202" w:type="dxa"/>
            <w:vAlign w:val="bottom"/>
          </w:tcPr>
          <w:p w14:paraId="28DE45C4"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20</w:t>
            </w:r>
          </w:p>
        </w:tc>
        <w:tc>
          <w:tcPr>
            <w:tcW w:w="1138" w:type="dxa"/>
            <w:vAlign w:val="bottom"/>
          </w:tcPr>
          <w:p w14:paraId="28DE45C5"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C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135</w:t>
            </w:r>
          </w:p>
        </w:tc>
        <w:tc>
          <w:tcPr>
            <w:tcW w:w="1170" w:type="dxa"/>
            <w:vAlign w:val="bottom"/>
          </w:tcPr>
          <w:p w14:paraId="28DE45C7"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85</w:t>
            </w:r>
          </w:p>
        </w:tc>
        <w:tc>
          <w:tcPr>
            <w:tcW w:w="1189" w:type="dxa"/>
            <w:vAlign w:val="bottom"/>
          </w:tcPr>
          <w:p w14:paraId="28DE45C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55</w:t>
            </w:r>
          </w:p>
        </w:tc>
      </w:tr>
      <w:tr w:rsidR="00BB33DA" w:rsidRPr="00D2491C" w14:paraId="28DE45D3"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C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6</w:t>
            </w:r>
          </w:p>
        </w:tc>
        <w:tc>
          <w:tcPr>
            <w:tcW w:w="1161" w:type="dxa"/>
            <w:gridSpan w:val="2"/>
            <w:vAlign w:val="bottom"/>
          </w:tcPr>
          <w:p w14:paraId="28DE45C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5C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CD"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125</w:t>
            </w:r>
          </w:p>
        </w:tc>
        <w:tc>
          <w:tcPr>
            <w:tcW w:w="1202" w:type="dxa"/>
            <w:vAlign w:val="bottom"/>
          </w:tcPr>
          <w:p w14:paraId="28DE45CE"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95</w:t>
            </w:r>
          </w:p>
        </w:tc>
        <w:tc>
          <w:tcPr>
            <w:tcW w:w="1138" w:type="dxa"/>
            <w:vAlign w:val="bottom"/>
          </w:tcPr>
          <w:p w14:paraId="28DE45CF"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0"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1"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5D2"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145</w:t>
            </w:r>
          </w:p>
        </w:tc>
      </w:tr>
      <w:tr w:rsidR="00BB33DA" w:rsidRPr="00D2491C" w14:paraId="28DE45DD"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D4"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7 and above</w:t>
            </w:r>
          </w:p>
        </w:tc>
        <w:tc>
          <w:tcPr>
            <w:tcW w:w="1161" w:type="dxa"/>
            <w:gridSpan w:val="2"/>
            <w:vAlign w:val="bottom"/>
          </w:tcPr>
          <w:p w14:paraId="28DE45D5"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5D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7"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202" w:type="dxa"/>
            <w:vAlign w:val="bottom"/>
          </w:tcPr>
          <w:p w14:paraId="28DE45D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38" w:type="dxa"/>
            <w:vAlign w:val="bottom"/>
          </w:tcPr>
          <w:p w14:paraId="28DE45D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5D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r>
      <w:tr w:rsidR="00BB33DA" w:rsidRPr="00D2491C" w14:paraId="28DE45E1"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vAlign w:val="center"/>
          </w:tcPr>
          <w:p w14:paraId="28DE45DE" w14:textId="77777777" w:rsidR="00BB33DA" w:rsidRPr="00D2491C" w:rsidRDefault="00BB33DA" w:rsidP="00BB33DA">
            <w:pPr>
              <w:keepNext/>
              <w:rPr>
                <w:rFonts w:asciiTheme="minorHAnsi" w:hAnsiTheme="minorHAnsi"/>
                <w:sz w:val="18"/>
                <w:szCs w:val="18"/>
              </w:rPr>
            </w:pPr>
            <w:r w:rsidRPr="00D2491C">
              <w:rPr>
                <w:rFonts w:asciiTheme="minorHAnsi" w:hAnsiTheme="minorHAnsi"/>
                <w:sz w:val="18"/>
                <w:szCs w:val="18"/>
              </w:rPr>
              <w:t xml:space="preserve">This table assumes no elbows.  Deduct 15 </w:t>
            </w:r>
            <w:proofErr w:type="spellStart"/>
            <w:r w:rsidRPr="00D2491C">
              <w:rPr>
                <w:rFonts w:asciiTheme="minorHAnsi" w:hAnsiTheme="minorHAnsi"/>
                <w:sz w:val="18"/>
                <w:szCs w:val="18"/>
              </w:rPr>
              <w:t>ft</w:t>
            </w:r>
            <w:proofErr w:type="spellEnd"/>
            <w:r w:rsidRPr="00D2491C">
              <w:rPr>
                <w:rFonts w:asciiTheme="minorHAnsi" w:hAnsiTheme="minorHAnsi"/>
                <w:sz w:val="18"/>
                <w:szCs w:val="18"/>
              </w:rPr>
              <w:t xml:space="preserve"> of allowable duct length for each turn, elbow, or fitting.  Interpolation and extrapolation in 62.2 Table 5.3 is not allowed.  For airflow values not listed, use the next higher value.  This table is not applicable for airflow &gt; 125 cfm.</w:t>
            </w:r>
          </w:p>
          <w:p w14:paraId="28DE45DF" w14:textId="77777777" w:rsidR="00BB33DA" w:rsidRPr="00D2491C" w:rsidRDefault="00BB33DA" w:rsidP="00BB33DA">
            <w:pPr>
              <w:keepNext/>
              <w:rPr>
                <w:rFonts w:asciiTheme="minorHAnsi" w:hAnsiTheme="minorHAnsi"/>
                <w:sz w:val="18"/>
                <w:szCs w:val="18"/>
              </w:rPr>
            </w:pPr>
            <w:r w:rsidRPr="00D2491C">
              <w:rPr>
                <w:rFonts w:asciiTheme="minorHAnsi" w:hAnsiTheme="minorHAnsi"/>
                <w:sz w:val="18"/>
                <w:szCs w:val="18"/>
              </w:rPr>
              <w:t>NL = no limit on duct length of this size.</w:t>
            </w:r>
          </w:p>
          <w:p w14:paraId="28DE45E0" w14:textId="77777777" w:rsidR="00BB33DA" w:rsidRPr="00D2491C" w:rsidRDefault="00BB33DA" w:rsidP="00BB33DA">
            <w:pPr>
              <w:keepNext/>
              <w:rPr>
                <w:rFonts w:asciiTheme="minorHAnsi" w:hAnsiTheme="minorHAnsi"/>
                <w:sz w:val="18"/>
                <w:szCs w:val="18"/>
              </w:rPr>
            </w:pPr>
            <w:r w:rsidRPr="00D2491C">
              <w:rPr>
                <w:rFonts w:asciiTheme="minorHAnsi" w:hAnsiTheme="minorHAnsi"/>
                <w:sz w:val="18"/>
                <w:szCs w:val="18"/>
              </w:rPr>
              <w:t>X = not allowed, any length of duct of this size with assumed turns, elbows, fittings will exceed the rated pressure drop.</w:t>
            </w:r>
          </w:p>
        </w:tc>
      </w:tr>
    </w:tbl>
    <w:p w14:paraId="28DE45E2" w14:textId="77777777" w:rsidR="00460F34" w:rsidRPr="00D2491C" w:rsidRDefault="00460F34">
      <w:pPr>
        <w:rPr>
          <w:rFonts w:asciiTheme="minorHAnsi" w:hAnsiTheme="minorHAnsi"/>
          <w:sz w:val="18"/>
          <w:szCs w:val="18"/>
        </w:rPr>
      </w:pPr>
    </w:p>
    <w:p w14:paraId="28DE45E3" w14:textId="77777777" w:rsidR="00460F34" w:rsidRPr="00D2491C" w:rsidRDefault="00460F34">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E7542F" w:rsidRPr="00D2491C" w14:paraId="28DE45E5"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5E4" w14:textId="77777777" w:rsidR="00E7542F" w:rsidRPr="00D2491C" w:rsidRDefault="00460F34" w:rsidP="00460F34">
            <w:pPr>
              <w:keepNext/>
              <w:rPr>
                <w:rFonts w:asciiTheme="minorHAnsi" w:hAnsiTheme="minorHAnsi"/>
                <w:b/>
                <w:bCs/>
                <w:sz w:val="18"/>
                <w:szCs w:val="18"/>
              </w:rPr>
            </w:pPr>
            <w:r w:rsidRPr="00500C2C">
              <w:rPr>
                <w:rFonts w:asciiTheme="minorHAnsi" w:hAnsiTheme="minorHAnsi"/>
                <w:b/>
                <w:bCs/>
                <w:szCs w:val="18"/>
              </w:rPr>
              <w:lastRenderedPageBreak/>
              <w:t>E</w:t>
            </w:r>
            <w:r w:rsidR="00E7542F" w:rsidRPr="00500C2C">
              <w:rPr>
                <w:rFonts w:asciiTheme="minorHAnsi" w:hAnsiTheme="minorHAnsi"/>
                <w:b/>
                <w:bCs/>
                <w:szCs w:val="18"/>
              </w:rPr>
              <w:t>. Other Requirements</w:t>
            </w:r>
          </w:p>
        </w:tc>
      </w:tr>
      <w:tr w:rsidR="00E7542F" w:rsidRPr="00D2491C" w14:paraId="28DE45E7"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5E6" w14:textId="77777777" w:rsidR="00E7542F" w:rsidRPr="00D2491C" w:rsidRDefault="00E7542F" w:rsidP="00E754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E7542F" w:rsidRPr="00D2491C" w14:paraId="28DE45EA"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E8"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5E9" w14:textId="77777777" w:rsidR="00E7542F" w:rsidRPr="00D2491C" w:rsidRDefault="00E7542F" w:rsidP="001324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6.1 Transfer Air</w:t>
            </w:r>
            <w:r w:rsidR="001324C7">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 xml:space="preserve">Measures shall be taken to minimize air movement across envelope components to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spaces from garages, unconditioned crawl spaces, and unconditioned attics. Supply and balanced ventilation systems shall be designed and constructed to provide ventilation air directly from the outdoors</w:t>
            </w:r>
            <w:r w:rsidR="001324C7">
              <w:rPr>
                <w:rStyle w:val="margin0020notechar"/>
                <w:rFonts w:asciiTheme="minorHAnsi" w:hAnsiTheme="minorHAnsi"/>
                <w:sz w:val="18"/>
                <w:szCs w:val="18"/>
              </w:rPr>
              <w:t>.</w:t>
            </w:r>
          </w:p>
        </w:tc>
      </w:tr>
      <w:tr w:rsidR="00E7542F" w:rsidRPr="00D2491C" w14:paraId="28DE45ED"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EB"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5EC" w14:textId="77777777" w:rsidR="00E7542F" w:rsidRPr="00D2491C" w:rsidRDefault="00E7542F" w:rsidP="001324C7">
            <w:pPr>
              <w:keepNext/>
              <w:ind w:left="273" w:hanging="273"/>
            </w:pPr>
            <w:r w:rsidRPr="00D2491C">
              <w:rPr>
                <w:rFonts w:asciiTheme="minorHAnsi" w:hAnsiTheme="minorHAnsi"/>
                <w:b/>
                <w:sz w:val="18"/>
                <w:szCs w:val="18"/>
              </w:rPr>
              <w:t>6.2 Instructions and Labeling</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xml:space="preserve"> for information on instructions and labeling</w:t>
            </w:r>
            <w:r w:rsidR="001324C7">
              <w:rPr>
                <w:rStyle w:val="margin0020notechar"/>
                <w:rFonts w:asciiTheme="minorHAnsi" w:hAnsiTheme="minorHAnsi"/>
                <w:sz w:val="18"/>
                <w:szCs w:val="18"/>
              </w:rPr>
              <w:t>.</w:t>
            </w:r>
          </w:p>
        </w:tc>
      </w:tr>
      <w:tr w:rsidR="00E7542F" w:rsidRPr="00D2491C" w14:paraId="28DE45F0"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EE"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5EF" w14:textId="77777777" w:rsidR="00E7542F" w:rsidRPr="00D2491C" w:rsidRDefault="00E7542F" w:rsidP="001324C7">
            <w:pPr>
              <w:keepNext/>
            </w:pPr>
            <w:r w:rsidRPr="00D2491C">
              <w:rPr>
                <w:rFonts w:asciiTheme="minorHAnsi" w:hAnsiTheme="minorHAnsi"/>
                <w:b/>
                <w:sz w:val="18"/>
                <w:szCs w:val="18"/>
              </w:rPr>
              <w:t>6.3 Cloth</w:t>
            </w:r>
            <w:r w:rsidR="002D2415">
              <w:rPr>
                <w:rFonts w:asciiTheme="minorHAnsi" w:hAnsiTheme="minorHAnsi"/>
                <w:b/>
                <w:sz w:val="18"/>
                <w:szCs w:val="18"/>
              </w:rPr>
              <w:t>e</w:t>
            </w:r>
            <w:r w:rsidRPr="00D2491C">
              <w:rPr>
                <w:rFonts w:asciiTheme="minorHAnsi" w:hAnsiTheme="minorHAnsi"/>
                <w:b/>
                <w:sz w:val="18"/>
                <w:szCs w:val="18"/>
              </w:rPr>
              <w:t>s Dryers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Clothes dryers shall be exhausted directly to the outdoors</w:t>
            </w:r>
          </w:p>
        </w:tc>
      </w:tr>
      <w:tr w:rsidR="00E7542F" w:rsidRPr="00D2491C" w14:paraId="28DE45F5"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1"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28DE45F2" w14:textId="77777777" w:rsidR="00E7542F" w:rsidRPr="00D2491C" w:rsidRDefault="00E7542F" w:rsidP="00E7542F">
            <w:pPr>
              <w:pStyle w:val="margin0020note"/>
              <w:keepNext/>
              <w:spacing w:before="0" w:beforeAutospacing="0" w:after="0" w:afterAutospacing="0"/>
              <w:ind w:left="273" w:hanging="273"/>
              <w:rPr>
                <w:rStyle w:val="margin0020notechar"/>
                <w:rFonts w:asciiTheme="minorHAnsi" w:hAnsiTheme="minorHAnsi"/>
                <w:sz w:val="18"/>
                <w:szCs w:val="18"/>
              </w:rPr>
            </w:pPr>
            <w:r w:rsidRPr="00D2491C">
              <w:rPr>
                <w:rFonts w:asciiTheme="minorHAnsi" w:hAnsiTheme="minorHAnsi"/>
                <w:b/>
                <w:sz w:val="18"/>
                <w:szCs w:val="18"/>
              </w:rPr>
              <w:t>6.4 Combustion and solid-fuel burning appliances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28DE45F3" w14:textId="77777777" w:rsidR="00E7542F" w:rsidRPr="00D2491C" w:rsidRDefault="00E7542F" w:rsidP="00E7542F">
            <w:pPr>
              <w:pStyle w:val="margin0020note"/>
              <w:keepNext/>
              <w:spacing w:before="0" w:beforeAutospacing="0" w:after="0" w:afterAutospacing="0"/>
              <w:rPr>
                <w:rStyle w:val="margin0020notechar"/>
                <w:rFonts w:asciiTheme="minorHAnsi" w:hAnsiTheme="minorHAnsi"/>
                <w:sz w:val="18"/>
                <w:szCs w:val="18"/>
              </w:rPr>
            </w:pPr>
          </w:p>
          <w:p w14:paraId="28DE45F4" w14:textId="77777777" w:rsidR="00E7542F" w:rsidRPr="00D2491C" w:rsidRDefault="00E7542F" w:rsidP="001324C7">
            <w:pPr>
              <w:pStyle w:val="margin0020note"/>
              <w:keepNext/>
              <w:spacing w:before="0" w:beforeAutospacing="0" w:after="0" w:afterAutospacing="0"/>
              <w:ind w:left="273"/>
            </w:pPr>
            <w:r w:rsidRPr="00D2491C">
              <w:rPr>
                <w:rStyle w:val="margin0020notechar"/>
                <w:rFonts w:asciiTheme="minorHAnsi" w:hAnsiTheme="minorHAnsi"/>
                <w:sz w:val="18"/>
                <w:szCs w:val="18"/>
              </w:rPr>
              <w:t xml:space="preserve">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w:t>
            </w:r>
            <w:proofErr w:type="spellStart"/>
            <w:r w:rsidRPr="00D2491C">
              <w:rPr>
                <w:rStyle w:val="margin0020notechar"/>
                <w:rFonts w:asciiTheme="minorHAnsi" w:hAnsiTheme="minorHAnsi"/>
                <w:sz w:val="18"/>
                <w:szCs w:val="18"/>
              </w:rPr>
              <w:t>Lps</w:t>
            </w:r>
            <w:proofErr w:type="spellEnd"/>
            <w:r w:rsidRPr="00D2491C">
              <w:rPr>
                <w:rStyle w:val="margin0020notechar"/>
                <w:rFonts w:asciiTheme="minorHAnsi" w:hAnsiTheme="minorHAnsi"/>
                <w:sz w:val="18"/>
                <w:szCs w:val="18"/>
              </w:rPr>
              <w:t>/100 m</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xml:space="preserve">) of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E7542F" w:rsidRPr="00D2491C" w14:paraId="28DE45F8"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6"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tcPr>
          <w:p w14:paraId="28DE45F7" w14:textId="77777777" w:rsidR="00E7542F" w:rsidRPr="00D2491C" w:rsidRDefault="00E7542F" w:rsidP="001324C7">
            <w:pPr>
              <w:keepNext/>
              <w:ind w:left="273" w:hanging="273"/>
            </w:pPr>
            <w:r w:rsidRPr="00D2491C">
              <w:rPr>
                <w:rFonts w:asciiTheme="minorHAnsi" w:hAnsiTheme="minorHAnsi"/>
                <w:b/>
                <w:sz w:val="18"/>
                <w:szCs w:val="18"/>
              </w:rPr>
              <w:t>6.5 Garages</w:t>
            </w:r>
            <w:r w:rsidR="00945C44">
              <w:rPr>
                <w:rFonts w:asciiTheme="minorHAnsi" w:hAnsiTheme="minorHAnsi"/>
                <w:b/>
                <w:sz w:val="18"/>
                <w:szCs w:val="18"/>
              </w:rPr>
              <w:t>.</w:t>
            </w:r>
            <w:r w:rsidRPr="00D2491C">
              <w:rPr>
                <w:rFonts w:asciiTheme="minorHAnsi" w:hAnsiTheme="minorHAnsi"/>
                <w:b/>
                <w:sz w:val="18"/>
                <w:szCs w:val="18"/>
              </w:rPr>
              <w:t xml:space="preserve"> </w:t>
            </w:r>
            <w:r w:rsidRPr="00D2491C">
              <w:rPr>
                <w:rStyle w:val="margin0020notechar"/>
                <w:rFonts w:asciiTheme="minorHAnsi" w:hAnsiTheme="minorHAnsi"/>
                <w:sz w:val="18"/>
                <w:szCs w:val="18"/>
              </w:rPr>
              <w:t xml:space="preserve">When an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adjoins a garage, the design must prevent migration of contaminants to the adjoining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Air seal the walls, ceilings, and floors that separate garages from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w:t>
            </w:r>
            <w:proofErr w:type="spellStart"/>
            <w:r w:rsidRPr="00D2491C">
              <w:rPr>
                <w:rStyle w:val="margin0020notechar"/>
                <w:rFonts w:asciiTheme="minorHAnsi" w:hAnsiTheme="minorHAnsi"/>
                <w:sz w:val="18"/>
                <w:szCs w:val="18"/>
              </w:rPr>
              <w:t>gasketed</w:t>
            </w:r>
            <w:proofErr w:type="spellEnd"/>
            <w:r w:rsidRPr="00D2491C">
              <w:rPr>
                <w:rStyle w:val="margin0020notechar"/>
                <w:rFonts w:asciiTheme="minorHAnsi" w:hAnsiTheme="minorHAnsi"/>
                <w:sz w:val="18"/>
                <w:szCs w:val="18"/>
              </w:rPr>
              <w:t xml:space="preserve">, weather stripped, wrapped, or otherwise sealed to limit air movement. Doors between garages and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spaces shall be </w:t>
            </w:r>
            <w:proofErr w:type="spellStart"/>
            <w:r w:rsidRPr="00D2491C">
              <w:rPr>
                <w:rStyle w:val="margin0020notechar"/>
                <w:rFonts w:asciiTheme="minorHAnsi" w:hAnsiTheme="minorHAnsi"/>
                <w:sz w:val="18"/>
                <w:szCs w:val="18"/>
              </w:rPr>
              <w:t>gasketed</w:t>
            </w:r>
            <w:proofErr w:type="spellEnd"/>
            <w:r w:rsidRPr="00D2491C">
              <w:rPr>
                <w:rStyle w:val="margin0020notechar"/>
                <w:rFonts w:asciiTheme="minorHAnsi" w:hAnsiTheme="minorHAnsi"/>
                <w:sz w:val="18"/>
                <w:szCs w:val="18"/>
              </w:rPr>
              <w:t xml:space="preserve"> or made substantially airtight with weather stripping</w:t>
            </w:r>
            <w:r w:rsidR="001324C7">
              <w:rPr>
                <w:rStyle w:val="margin0020notechar"/>
                <w:rFonts w:asciiTheme="minorHAnsi" w:hAnsiTheme="minorHAnsi"/>
                <w:sz w:val="18"/>
                <w:szCs w:val="18"/>
              </w:rPr>
              <w:t>.</w:t>
            </w:r>
          </w:p>
        </w:tc>
      </w:tr>
      <w:tr w:rsidR="00E7542F" w:rsidRPr="00D2491C" w14:paraId="28DE45FB"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9"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tcPr>
          <w:p w14:paraId="28DE45FA" w14:textId="77777777" w:rsidR="00E7542F" w:rsidRPr="00D2491C" w:rsidRDefault="00E7542F" w:rsidP="001324C7">
            <w:pPr>
              <w:keepNext/>
              <w:ind w:left="273" w:hanging="273"/>
            </w:pPr>
            <w:r w:rsidRPr="00D2491C">
              <w:rPr>
                <w:rFonts w:asciiTheme="minorHAnsi" w:hAnsiTheme="minorHAnsi"/>
                <w:b/>
                <w:sz w:val="18"/>
                <w:szCs w:val="18"/>
              </w:rPr>
              <w:t>6.6 Ventilation Opening Area</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Spaces shall have ventilation openings as listed below. Such openings shall meet the requirements of Section 6.8</w:t>
            </w:r>
            <w:r w:rsidR="001324C7">
              <w:rPr>
                <w:rStyle w:val="margin0020notechar"/>
                <w:rFonts w:asciiTheme="minorHAnsi" w:hAnsiTheme="minorHAnsi"/>
                <w:sz w:val="18"/>
                <w:szCs w:val="18"/>
              </w:rPr>
              <w:t>.</w:t>
            </w:r>
          </w:p>
        </w:tc>
      </w:tr>
      <w:tr w:rsidR="00E7542F" w:rsidRPr="00D2491C" w14:paraId="28DE45FE"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C"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tcPr>
          <w:p w14:paraId="28DE45FD" w14:textId="77777777" w:rsidR="00E7542F" w:rsidRPr="00D2491C" w:rsidRDefault="00E7542F" w:rsidP="001324C7">
            <w:pPr>
              <w:keepNext/>
              <w:ind w:left="273" w:hanging="273"/>
            </w:pPr>
            <w:r w:rsidRPr="00D2491C">
              <w:rPr>
                <w:rFonts w:asciiTheme="minorHAnsi" w:hAnsiTheme="minorHAnsi"/>
                <w:b/>
                <w:sz w:val="18"/>
                <w:szCs w:val="18"/>
              </w:rPr>
              <w:t>6.7 Minimum filtration</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 xml:space="preserve">Mechanical systems that supply air to an </w:t>
            </w:r>
            <w:proofErr w:type="spellStart"/>
            <w:r w:rsidRPr="00D2491C">
              <w:rPr>
                <w:rStyle w:val="margin0020notechar"/>
                <w:rFonts w:asciiTheme="minorHAnsi" w:hAnsiTheme="minorHAnsi"/>
                <w:sz w:val="18"/>
                <w:szCs w:val="18"/>
              </w:rPr>
              <w:t>occupiable</w:t>
            </w:r>
            <w:proofErr w:type="spellEnd"/>
            <w:r w:rsidRPr="00D2491C">
              <w:rPr>
                <w:rStyle w:val="margin0020notechar"/>
                <w:rFonts w:asciiTheme="minorHAnsi" w:hAnsiTheme="minorHAnsi"/>
                <w:sz w:val="18"/>
                <w:szCs w:val="18"/>
              </w:rPr>
              <w:t xml:space="preserve"> space through ductwork exceeding 10 </w:t>
            </w:r>
            <w:proofErr w:type="spellStart"/>
            <w:r w:rsidRPr="00D2491C">
              <w:rPr>
                <w:rStyle w:val="margin0020notechar"/>
                <w:rFonts w:asciiTheme="minorHAnsi" w:hAnsiTheme="minorHAnsi"/>
                <w:sz w:val="18"/>
                <w:szCs w:val="18"/>
              </w:rPr>
              <w:t>ft</w:t>
            </w:r>
            <w:proofErr w:type="spellEnd"/>
            <w:r w:rsidRPr="00D2491C">
              <w:rPr>
                <w:rStyle w:val="margin0020notechar"/>
                <w:rFonts w:asciiTheme="minorHAnsi" w:hAnsiTheme="minorHAnsi"/>
                <w:sz w:val="18"/>
                <w:szCs w:val="18"/>
              </w:rPr>
              <w:t xml:space="preserve">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r w:rsidR="001324C7">
              <w:rPr>
                <w:rStyle w:val="margin0020notechar"/>
                <w:rFonts w:asciiTheme="minorHAnsi" w:hAnsiTheme="minorHAnsi"/>
                <w:sz w:val="18"/>
                <w:szCs w:val="18"/>
              </w:rPr>
              <w:t>.</w:t>
            </w:r>
          </w:p>
        </w:tc>
      </w:tr>
      <w:tr w:rsidR="00E7542F" w:rsidRPr="00D2491C" w14:paraId="28DE4601"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F"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tcPr>
          <w:p w14:paraId="28DE4600" w14:textId="77777777" w:rsidR="00E7542F" w:rsidRPr="00D2491C" w:rsidRDefault="00E7542F" w:rsidP="001324C7">
            <w:pPr>
              <w:keepNext/>
              <w:ind w:left="273" w:hanging="273"/>
            </w:pPr>
            <w:r w:rsidRPr="00D2491C">
              <w:rPr>
                <w:rFonts w:asciiTheme="minorHAnsi" w:hAnsiTheme="minorHAnsi"/>
                <w:b/>
                <w:sz w:val="18"/>
                <w:szCs w:val="18"/>
              </w:rPr>
              <w:t>6.8 Air Inlets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 xml:space="preserve">Air inlets that are part of the ventilation design shall be located a minimum of 10 </w:t>
            </w:r>
            <w:proofErr w:type="spellStart"/>
            <w:r w:rsidRPr="00D2491C">
              <w:rPr>
                <w:rStyle w:val="margin0020notechar"/>
                <w:rFonts w:asciiTheme="minorHAnsi" w:hAnsiTheme="minorHAnsi"/>
                <w:sz w:val="18"/>
                <w:szCs w:val="18"/>
              </w:rPr>
              <w:t>ft</w:t>
            </w:r>
            <w:proofErr w:type="spellEnd"/>
            <w:r w:rsidRPr="00D2491C">
              <w:rPr>
                <w:rStyle w:val="margin0020notechar"/>
                <w:rFonts w:asciiTheme="minorHAnsi" w:hAnsiTheme="minorHAnsi"/>
                <w:sz w:val="18"/>
                <w:szCs w:val="18"/>
              </w:rPr>
              <w:t xml:space="preserve">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r w:rsidR="001324C7">
              <w:rPr>
                <w:rStyle w:val="margin0020notechar"/>
                <w:rFonts w:asciiTheme="minorHAnsi" w:hAnsiTheme="minorHAnsi"/>
                <w:sz w:val="18"/>
                <w:szCs w:val="18"/>
              </w:rPr>
              <w:t>.</w:t>
            </w:r>
          </w:p>
        </w:tc>
      </w:tr>
      <w:tr w:rsidR="00E7542F" w:rsidRPr="00D2491C" w14:paraId="28DE4604"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02"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tcPr>
          <w:p w14:paraId="28DE4603" w14:textId="77777777" w:rsidR="00E7542F" w:rsidRPr="00D2491C" w:rsidRDefault="00E7542F" w:rsidP="001324C7">
            <w:pPr>
              <w:autoSpaceDE w:val="0"/>
              <w:autoSpaceDN w:val="0"/>
              <w:adjustRightInd w:val="0"/>
              <w:ind w:left="273" w:hanging="273"/>
            </w:pPr>
            <w:r w:rsidRPr="00D2491C">
              <w:rPr>
                <w:rFonts w:asciiTheme="minorHAnsi" w:hAnsiTheme="minorHAnsi"/>
                <w:b/>
                <w:sz w:val="18"/>
                <w:szCs w:val="18"/>
              </w:rPr>
              <w:t>6.9 Carbon Monoxide Detectors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Fonts w:asciiTheme="minorHAnsi" w:hAnsiTheme="minorHAnsi" w:cs="TimesNewRomanPSMT"/>
                <w:sz w:val="18"/>
                <w:szCs w:val="18"/>
              </w:rPr>
              <w:t xml:space="preserve">A carbon monoxide alarm shall be installed in each dwelling unit in accordance with NFPA 720, </w:t>
            </w:r>
            <w:r w:rsidRPr="00D2491C">
              <w:rPr>
                <w:rFonts w:asciiTheme="minorHAnsi" w:hAnsiTheme="minorHAnsi" w:cs="TimesNewRomanPS-ItalicMT"/>
                <w:i/>
                <w:iCs/>
                <w:sz w:val="18"/>
                <w:szCs w:val="18"/>
              </w:rPr>
              <w:t>Standard for the Installation of Carbon Monoxide (CO) Detection and Warning Equipment</w:t>
            </w:r>
            <w:r w:rsidRPr="00D2491C">
              <w:rPr>
                <w:rFonts w:asciiTheme="minorHAnsi" w:hAnsiTheme="minorHAnsi" w:cs="TimesNewRomanPSMT"/>
                <w:sz w:val="18"/>
                <w:szCs w:val="18"/>
              </w:rPr>
              <w:t>14, and shall be consistent with requirements of applicable laws, codes, and standards.</w:t>
            </w:r>
          </w:p>
        </w:tc>
      </w:tr>
      <w:tr w:rsidR="00E7542F" w:rsidRPr="00D2491C" w14:paraId="28DE4606" w14:textId="77777777" w:rsidTr="00547BA2">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05" w14:textId="77777777" w:rsidR="00E7542F" w:rsidRPr="00D2491C" w:rsidRDefault="00D2491C" w:rsidP="00460F34">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607" w14:textId="77777777" w:rsidR="00E7542F" w:rsidRPr="00D2491C" w:rsidRDefault="00E7542F">
      <w:pPr>
        <w:rPr>
          <w:rFonts w:asciiTheme="minorHAnsi" w:hAnsiTheme="minorHAnsi"/>
          <w:sz w:val="18"/>
          <w:szCs w:val="18"/>
        </w:rPr>
      </w:pPr>
    </w:p>
    <w:p w14:paraId="28DE4608" w14:textId="77777777" w:rsidR="00460F34" w:rsidRPr="00D2491C" w:rsidRDefault="00460F34">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7B7968" w:rsidRPr="00D2491C" w14:paraId="28DE460A"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09" w14:textId="77777777" w:rsidR="007B7968" w:rsidRPr="00D2491C" w:rsidRDefault="00460F34" w:rsidP="00460F34">
            <w:pPr>
              <w:keepNext/>
              <w:rPr>
                <w:rFonts w:asciiTheme="minorHAnsi" w:hAnsiTheme="minorHAnsi"/>
                <w:b/>
                <w:bCs/>
                <w:sz w:val="18"/>
                <w:szCs w:val="18"/>
              </w:rPr>
            </w:pPr>
            <w:r w:rsidRPr="00500C2C">
              <w:rPr>
                <w:rFonts w:asciiTheme="minorHAnsi" w:hAnsiTheme="minorHAnsi"/>
                <w:b/>
                <w:bCs/>
                <w:szCs w:val="18"/>
              </w:rPr>
              <w:lastRenderedPageBreak/>
              <w:t>F</w:t>
            </w:r>
            <w:r w:rsidR="007B7968" w:rsidRPr="00500C2C">
              <w:rPr>
                <w:rFonts w:asciiTheme="minorHAnsi" w:hAnsiTheme="minorHAnsi"/>
                <w:b/>
                <w:bCs/>
                <w:szCs w:val="18"/>
              </w:rPr>
              <w:t>. Air Moving Equipment</w:t>
            </w:r>
          </w:p>
        </w:tc>
      </w:tr>
      <w:tr w:rsidR="007B7968" w:rsidRPr="00D2491C" w14:paraId="28DE460C"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0B" w14:textId="77777777" w:rsidR="007B7968" w:rsidRPr="00D2491C"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7B7968" w:rsidRPr="00D2491C" w14:paraId="28DE460F"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0D"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60E" w14:textId="77777777" w:rsidR="007B7968" w:rsidRPr="00D2491C"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 xml:space="preserve">7.1  </w:t>
            </w:r>
            <w:r w:rsidRPr="00D2491C">
              <w:rPr>
                <w:rFonts w:asciiTheme="minorHAnsi" w:hAnsiTheme="minorHAnsi"/>
                <w:b/>
                <w:bCs/>
                <w:sz w:val="18"/>
                <w:szCs w:val="18"/>
              </w:rPr>
              <w:t xml:space="preserve">Selection and Installation. </w:t>
            </w:r>
            <w:r w:rsidRPr="00D2491C">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7B7968" w:rsidRPr="00D2491C" w14:paraId="28DE4614"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10"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611" w14:textId="77777777" w:rsidR="007B7968" w:rsidRPr="00D2491C" w:rsidRDefault="007B7968" w:rsidP="003D7A81">
            <w:pPr>
              <w:keepNext/>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 xml:space="preserve">7.2  </w:t>
            </w:r>
            <w:r w:rsidRPr="00D2491C">
              <w:rPr>
                <w:rFonts w:asciiTheme="minorHAnsi" w:hAnsiTheme="minorHAnsi"/>
                <w:b/>
                <w:bCs/>
                <w:sz w:val="18"/>
                <w:szCs w:val="18"/>
              </w:rPr>
              <w:t xml:space="preserve">Sound Ratings for Fans. </w:t>
            </w:r>
            <w:r w:rsidRPr="00D2491C">
              <w:rPr>
                <w:rFonts w:asciiTheme="minorHAnsi" w:hAnsiTheme="minorHAnsi"/>
                <w:sz w:val="18"/>
                <w:szCs w:val="18"/>
              </w:rPr>
              <w:t xml:space="preserve">Ventilation fans shall be rated for sound at no less than the minimum airflow rate required by this standard, as noted below. These sound ratings shall be at a minimum of 0.1 in. </w:t>
            </w:r>
            <w:proofErr w:type="spellStart"/>
            <w:r w:rsidRPr="00D2491C">
              <w:rPr>
                <w:rFonts w:asciiTheme="minorHAnsi" w:hAnsiTheme="minorHAnsi"/>
                <w:sz w:val="18"/>
                <w:szCs w:val="18"/>
              </w:rPr>
              <w:t>w.c.</w:t>
            </w:r>
            <w:proofErr w:type="spellEnd"/>
            <w:r w:rsidRPr="00D2491C">
              <w:rPr>
                <w:rFonts w:asciiTheme="minorHAnsi" w:hAnsiTheme="minorHAnsi"/>
                <w:sz w:val="18"/>
                <w:szCs w:val="18"/>
              </w:rPr>
              <w:t xml:space="preserve"> (25 Pa) static pressure.</w:t>
            </w:r>
          </w:p>
          <w:p w14:paraId="28DE4612" w14:textId="77777777" w:rsidR="007B7968" w:rsidRPr="00D2491C" w:rsidRDefault="007B7968" w:rsidP="003D7A81">
            <w:pPr>
              <w:keepNext/>
              <w:autoSpaceDE w:val="0"/>
              <w:autoSpaceDN w:val="0"/>
              <w:adjustRightInd w:val="0"/>
              <w:ind w:left="1080" w:hanging="360"/>
              <w:jc w:val="both"/>
              <w:rPr>
                <w:rFonts w:asciiTheme="minorHAnsi" w:hAnsiTheme="minorHAnsi"/>
                <w:sz w:val="18"/>
                <w:szCs w:val="18"/>
              </w:rPr>
            </w:pPr>
            <w:r w:rsidRPr="00D2491C">
              <w:rPr>
                <w:rFonts w:asciiTheme="minorHAnsi" w:hAnsiTheme="minorHAnsi"/>
                <w:bCs/>
                <w:sz w:val="18"/>
                <w:szCs w:val="18"/>
              </w:rPr>
              <w:t>7.2.1</w:t>
            </w:r>
            <w:r w:rsidRPr="00D2491C">
              <w:rPr>
                <w:rFonts w:asciiTheme="minorHAnsi" w:hAnsiTheme="minorHAnsi"/>
                <w:b/>
                <w:bCs/>
                <w:sz w:val="18"/>
                <w:szCs w:val="18"/>
              </w:rPr>
              <w:t xml:space="preserve"> Whole-Building or Continuous Ventilation Fans. </w:t>
            </w:r>
            <w:r w:rsidRPr="00D2491C">
              <w:rPr>
                <w:rFonts w:asciiTheme="minorHAnsi" w:hAnsiTheme="minorHAnsi"/>
                <w:sz w:val="18"/>
                <w:szCs w:val="18"/>
              </w:rPr>
              <w:t xml:space="preserve">These fans shall be rated for sound at a maximum of 1.0 </w:t>
            </w:r>
            <w:proofErr w:type="spellStart"/>
            <w:r w:rsidRPr="00D2491C">
              <w:rPr>
                <w:rFonts w:asciiTheme="minorHAnsi" w:hAnsiTheme="minorHAnsi"/>
                <w:sz w:val="18"/>
                <w:szCs w:val="18"/>
              </w:rPr>
              <w:t>sone</w:t>
            </w:r>
            <w:proofErr w:type="spellEnd"/>
            <w:r w:rsidRPr="00D2491C">
              <w:rPr>
                <w:rFonts w:asciiTheme="minorHAnsi" w:hAnsiTheme="minorHAnsi"/>
                <w:sz w:val="18"/>
                <w:szCs w:val="18"/>
              </w:rPr>
              <w:t xml:space="preserve">. </w:t>
            </w:r>
          </w:p>
          <w:p w14:paraId="28DE4613" w14:textId="77777777" w:rsidR="007B7968" w:rsidRPr="00D2491C" w:rsidRDefault="007B7968" w:rsidP="003D7A81">
            <w:pPr>
              <w:keepNext/>
              <w:autoSpaceDE w:val="0"/>
              <w:autoSpaceDN w:val="0"/>
              <w:adjustRightInd w:val="0"/>
              <w:ind w:left="1080" w:hanging="360"/>
              <w:jc w:val="both"/>
            </w:pPr>
            <w:r w:rsidRPr="00D2491C">
              <w:rPr>
                <w:rFonts w:asciiTheme="minorHAnsi" w:hAnsiTheme="minorHAnsi"/>
                <w:bCs/>
                <w:sz w:val="18"/>
                <w:szCs w:val="18"/>
              </w:rPr>
              <w:t>7.2.2</w:t>
            </w:r>
            <w:r w:rsidRPr="00D2491C">
              <w:rPr>
                <w:rFonts w:asciiTheme="minorHAnsi" w:hAnsiTheme="minorHAnsi"/>
                <w:b/>
                <w:bCs/>
                <w:sz w:val="18"/>
                <w:szCs w:val="18"/>
              </w:rPr>
              <w:t xml:space="preserve"> Intermittent Local Exhaust Fans. </w:t>
            </w:r>
            <w:r w:rsidRPr="00D2491C">
              <w:rPr>
                <w:rFonts w:asciiTheme="minorHAnsi" w:hAnsiTheme="minorHAnsi"/>
                <w:sz w:val="18"/>
                <w:szCs w:val="18"/>
              </w:rPr>
              <w:t xml:space="preserve">Fans used to comply with Section 5.2 shall be rated for sound at a maximum of 3 </w:t>
            </w:r>
            <w:proofErr w:type="spellStart"/>
            <w:r w:rsidRPr="00D2491C">
              <w:rPr>
                <w:rFonts w:asciiTheme="minorHAnsi" w:hAnsiTheme="minorHAnsi"/>
                <w:sz w:val="18"/>
                <w:szCs w:val="18"/>
              </w:rPr>
              <w:t>sone</w:t>
            </w:r>
            <w:proofErr w:type="spellEnd"/>
            <w:r w:rsidRPr="00D2491C">
              <w:rPr>
                <w:rFonts w:asciiTheme="minorHAnsi" w:hAnsiTheme="minorHAnsi"/>
                <w:sz w:val="18"/>
                <w:szCs w:val="18"/>
              </w:rPr>
              <w:t>,                unless their maximum rated airflow exceeds 400 cfm (200 L/s). (Some exceptions may apply.)</w:t>
            </w:r>
          </w:p>
        </w:tc>
      </w:tr>
      <w:tr w:rsidR="007B7968" w:rsidRPr="00D2491C" w14:paraId="28DE4617"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15"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616" w14:textId="77777777" w:rsidR="007B7968" w:rsidRPr="00D2491C" w:rsidRDefault="007B7968" w:rsidP="00547BA2">
            <w:pPr>
              <w:keepNext/>
              <w:ind w:left="273" w:hanging="270"/>
            </w:pPr>
            <w:r w:rsidRPr="00D2491C">
              <w:rPr>
                <w:rFonts w:asciiTheme="minorHAnsi" w:hAnsiTheme="minorHAnsi"/>
                <w:b/>
                <w:sz w:val="18"/>
                <w:szCs w:val="18"/>
              </w:rPr>
              <w:t xml:space="preserve">7.3  </w:t>
            </w:r>
            <w:proofErr w:type="spellStart"/>
            <w:r w:rsidRPr="00D2491C">
              <w:rPr>
                <w:rFonts w:asciiTheme="minorHAnsi" w:hAnsiTheme="minorHAnsi"/>
                <w:b/>
                <w:bCs/>
                <w:sz w:val="18"/>
                <w:szCs w:val="18"/>
              </w:rPr>
              <w:t>Multibranch</w:t>
            </w:r>
            <w:proofErr w:type="spellEnd"/>
            <w:r w:rsidRPr="00D2491C">
              <w:rPr>
                <w:rFonts w:asciiTheme="minorHAnsi" w:hAnsiTheme="minorHAnsi"/>
                <w:b/>
                <w:bCs/>
                <w:sz w:val="18"/>
                <w:szCs w:val="18"/>
              </w:rPr>
              <w:t xml:space="preserve"> Exhaust Ducting. </w:t>
            </w:r>
            <w:r w:rsidRPr="00D2491C">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7B7968" w:rsidRPr="00D2491C" w14:paraId="28DE4619" w14:textId="77777777" w:rsidTr="00547BA2">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18" w14:textId="77777777" w:rsidR="007B7968" w:rsidRPr="00D2491C" w:rsidRDefault="00D2491C" w:rsidP="00460F34">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61A" w14:textId="77777777" w:rsidR="007B7968" w:rsidRPr="00500C2C" w:rsidRDefault="007B7968">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7B7968" w:rsidRPr="00D2491C" w14:paraId="28DE461C"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79E5BFE" w14:textId="77777777" w:rsidR="00500C2C" w:rsidRPr="00500C2C" w:rsidRDefault="00460F34" w:rsidP="00460F34">
            <w:pPr>
              <w:keepNext/>
              <w:rPr>
                <w:rFonts w:asciiTheme="minorHAnsi" w:hAnsiTheme="minorHAnsi" w:cs="Arial"/>
                <w:b/>
                <w:szCs w:val="18"/>
              </w:rPr>
            </w:pPr>
            <w:r w:rsidRPr="00500C2C">
              <w:rPr>
                <w:rFonts w:asciiTheme="minorHAnsi" w:hAnsiTheme="minorHAnsi" w:cs="Arial"/>
                <w:b/>
                <w:szCs w:val="18"/>
              </w:rPr>
              <w:t>G</w:t>
            </w:r>
            <w:r w:rsidR="007B7968" w:rsidRPr="00500C2C">
              <w:rPr>
                <w:rFonts w:asciiTheme="minorHAnsi" w:hAnsiTheme="minorHAnsi" w:cs="Arial"/>
                <w:b/>
                <w:szCs w:val="18"/>
              </w:rPr>
              <w:t xml:space="preserve">. Multifamily Buildings - Other Requirements  </w:t>
            </w:r>
          </w:p>
          <w:p w14:paraId="28DE461B" w14:textId="013BEDE1" w:rsidR="007B7968" w:rsidRPr="00500C2C" w:rsidRDefault="007B7968" w:rsidP="00460F34">
            <w:pPr>
              <w:keepNext/>
              <w:rPr>
                <w:rFonts w:asciiTheme="minorHAnsi" w:hAnsiTheme="minorHAnsi"/>
                <w:bCs/>
                <w:sz w:val="18"/>
                <w:szCs w:val="18"/>
              </w:rPr>
            </w:pPr>
            <w:r w:rsidRPr="00500C2C">
              <w:rPr>
                <w:rFonts w:asciiTheme="minorHAnsi" w:hAnsiTheme="minorHAnsi" w:cs="Arial"/>
                <w:sz w:val="18"/>
                <w:szCs w:val="18"/>
              </w:rPr>
              <w:t>&lt;&lt;only print this section if multi-family is selected in row A.1&gt;&gt;</w:t>
            </w:r>
          </w:p>
        </w:tc>
      </w:tr>
      <w:tr w:rsidR="007B7968" w:rsidRPr="00D2491C" w14:paraId="28DE461E"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1D" w14:textId="77777777" w:rsidR="007B7968" w:rsidRPr="00D2491C"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7B7968" w:rsidRPr="00D2491C" w14:paraId="28DE4625"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1F"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620" w14:textId="77777777" w:rsidR="00FA3AAC" w:rsidRDefault="00FA3AAC" w:rsidP="00FA3AAC">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28DE4621" w14:textId="77777777" w:rsidR="007B7968" w:rsidRPr="00D2491C" w:rsidRDefault="007B7968" w:rsidP="003D7A81">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w:t>
            </w:r>
            <w:proofErr w:type="spellStart"/>
            <w:r w:rsidRPr="00D2491C">
              <w:rPr>
                <w:rFonts w:asciiTheme="minorHAnsi" w:hAnsiTheme="minorHAnsi"/>
                <w:sz w:val="18"/>
                <w:szCs w:val="18"/>
              </w:rPr>
              <w:t>gasketed</w:t>
            </w:r>
            <w:proofErr w:type="spellEnd"/>
            <w:r w:rsidRPr="00D2491C">
              <w:rPr>
                <w:rFonts w:asciiTheme="minorHAnsi" w:hAnsiTheme="minorHAnsi"/>
                <w:sz w:val="18"/>
                <w:szCs w:val="18"/>
              </w:rPr>
              <w:t xml:space="preserve"> or made substantially airtight. </w:t>
            </w:r>
          </w:p>
          <w:p w14:paraId="28DE4622" w14:textId="77777777" w:rsidR="007B7968"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 per 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28DE4623" w14:textId="77777777" w:rsidR="00F3733C" w:rsidRPr="00F3733C" w:rsidRDefault="00F3733C" w:rsidP="00F3733C">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28DE4624" w14:textId="77777777" w:rsidR="00F3733C" w:rsidRPr="00D2491C" w:rsidRDefault="00F3733C" w:rsidP="00F3733C">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7B7968" w:rsidRPr="00D2491C" w14:paraId="28DE4627" w14:textId="77777777" w:rsidTr="00547BA2">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26" w14:textId="77777777" w:rsidR="007B7968" w:rsidRPr="00D2491C" w:rsidRDefault="00D2491C" w:rsidP="00460F34">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628" w14:textId="77777777" w:rsidR="00E7542F" w:rsidRPr="00D2491C" w:rsidRDefault="00E7542F" w:rsidP="0045459E">
      <w:pPr>
        <w:autoSpaceDE w:val="0"/>
        <w:autoSpaceDN w:val="0"/>
        <w:adjustRightInd w:val="0"/>
        <w:jc w:val="both"/>
        <w:rPr>
          <w:rFonts w:asciiTheme="minorHAnsi" w:hAnsiTheme="minorHAnsi"/>
          <w:sz w:val="18"/>
          <w:szCs w:val="18"/>
        </w:rPr>
      </w:pPr>
    </w:p>
    <w:p w14:paraId="28DE4629"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45459E" w:rsidRPr="00D2491C" w14:paraId="28DE462B" w14:textId="77777777" w:rsidTr="0045459E">
        <w:trPr>
          <w:trHeight w:val="206"/>
        </w:trPr>
        <w:tc>
          <w:tcPr>
            <w:tcW w:w="10950" w:type="dxa"/>
            <w:gridSpan w:val="4"/>
            <w:vAlign w:val="center"/>
          </w:tcPr>
          <w:p w14:paraId="28DE462A" w14:textId="77777777" w:rsidR="0045459E" w:rsidRPr="00D2491C" w:rsidRDefault="0045459E" w:rsidP="004545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2491C">
              <w:rPr>
                <w:rFonts w:asciiTheme="minorHAnsi" w:hAnsiTheme="minorHAnsi" w:cs="Arial"/>
                <w:b/>
                <w:caps/>
                <w:sz w:val="18"/>
                <w:szCs w:val="18"/>
              </w:rPr>
              <w:lastRenderedPageBreak/>
              <w:t>Documentation Author's Declaration Statement</w:t>
            </w:r>
          </w:p>
        </w:tc>
      </w:tr>
      <w:tr w:rsidR="0045459E" w:rsidRPr="00D2491C" w14:paraId="28DE462D" w14:textId="77777777" w:rsidTr="0045459E">
        <w:trPr>
          <w:trHeight w:val="206"/>
        </w:trPr>
        <w:tc>
          <w:tcPr>
            <w:tcW w:w="10950" w:type="dxa"/>
            <w:gridSpan w:val="4"/>
            <w:vAlign w:val="center"/>
          </w:tcPr>
          <w:p w14:paraId="28DE462C" w14:textId="77777777" w:rsidR="0045459E" w:rsidRPr="00D2491C" w:rsidRDefault="0045459E" w:rsidP="00500C2C">
            <w:pPr>
              <w:keepNext/>
              <w:numPr>
                <w:ilvl w:val="0"/>
                <w:numId w:val="13"/>
              </w:numPr>
              <w:ind w:left="271" w:hanging="288"/>
              <w:rPr>
                <w:rFonts w:asciiTheme="minorHAnsi" w:hAnsiTheme="minorHAnsi"/>
                <w:sz w:val="18"/>
                <w:szCs w:val="18"/>
              </w:rPr>
            </w:pPr>
            <w:r w:rsidRPr="00D2491C">
              <w:rPr>
                <w:rFonts w:asciiTheme="minorHAnsi" w:hAnsiTheme="minorHAnsi"/>
                <w:sz w:val="18"/>
                <w:szCs w:val="18"/>
              </w:rPr>
              <w:t>I certify that this Certificate of Installation documentation is accurate and complete.</w:t>
            </w:r>
          </w:p>
        </w:tc>
      </w:tr>
      <w:tr w:rsidR="0045459E" w:rsidRPr="00D2491C" w14:paraId="28DE4630" w14:textId="77777777" w:rsidTr="0045459E">
        <w:trPr>
          <w:trHeight w:val="360"/>
        </w:trPr>
        <w:tc>
          <w:tcPr>
            <w:tcW w:w="5577" w:type="dxa"/>
            <w:gridSpan w:val="2"/>
          </w:tcPr>
          <w:p w14:paraId="28DE462E"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Name:</w:t>
            </w:r>
          </w:p>
        </w:tc>
        <w:tc>
          <w:tcPr>
            <w:tcW w:w="5373" w:type="dxa"/>
            <w:gridSpan w:val="2"/>
          </w:tcPr>
          <w:p w14:paraId="28DE462F"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Signature:</w:t>
            </w:r>
          </w:p>
        </w:tc>
      </w:tr>
      <w:tr w:rsidR="0045459E" w:rsidRPr="00D2491C" w14:paraId="28DE4633" w14:textId="77777777" w:rsidTr="0045459E">
        <w:trPr>
          <w:trHeight w:val="360"/>
        </w:trPr>
        <w:tc>
          <w:tcPr>
            <w:tcW w:w="5577" w:type="dxa"/>
            <w:gridSpan w:val="2"/>
          </w:tcPr>
          <w:p w14:paraId="28DE4631"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Company Name:</w:t>
            </w:r>
          </w:p>
        </w:tc>
        <w:tc>
          <w:tcPr>
            <w:tcW w:w="5373" w:type="dxa"/>
            <w:gridSpan w:val="2"/>
          </w:tcPr>
          <w:p w14:paraId="28DE4632"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Date Signed:</w:t>
            </w:r>
          </w:p>
        </w:tc>
      </w:tr>
      <w:tr w:rsidR="0045459E" w:rsidRPr="00D2491C" w14:paraId="28DE4636" w14:textId="77777777" w:rsidTr="0045459E">
        <w:trPr>
          <w:trHeight w:val="360"/>
        </w:trPr>
        <w:tc>
          <w:tcPr>
            <w:tcW w:w="5577" w:type="dxa"/>
            <w:gridSpan w:val="2"/>
          </w:tcPr>
          <w:p w14:paraId="28DE4634"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Address:</w:t>
            </w:r>
          </w:p>
        </w:tc>
        <w:tc>
          <w:tcPr>
            <w:tcW w:w="5373" w:type="dxa"/>
            <w:gridSpan w:val="2"/>
          </w:tcPr>
          <w:p w14:paraId="28DE4635" w14:textId="741A8B20"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CEA/CEPE/HERS certification identification (</w:t>
            </w:r>
            <w:r w:rsidR="00500C2C">
              <w:rPr>
                <w:rFonts w:asciiTheme="minorHAnsi" w:hAnsiTheme="minorHAnsi"/>
                <w:sz w:val="14"/>
                <w:szCs w:val="14"/>
              </w:rPr>
              <w:t>i</w:t>
            </w:r>
            <w:r w:rsidRPr="00D2491C">
              <w:rPr>
                <w:rFonts w:asciiTheme="minorHAnsi" w:hAnsiTheme="minorHAnsi"/>
                <w:sz w:val="14"/>
                <w:szCs w:val="14"/>
              </w:rPr>
              <w:t>f applicable):</w:t>
            </w:r>
          </w:p>
        </w:tc>
      </w:tr>
      <w:tr w:rsidR="0045459E" w:rsidRPr="00D2491C" w14:paraId="28DE4639" w14:textId="77777777" w:rsidTr="0045459E">
        <w:trPr>
          <w:trHeight w:val="360"/>
        </w:trPr>
        <w:tc>
          <w:tcPr>
            <w:tcW w:w="5577" w:type="dxa"/>
            <w:gridSpan w:val="2"/>
          </w:tcPr>
          <w:p w14:paraId="28DE4637"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City/State/Zip:</w:t>
            </w:r>
          </w:p>
        </w:tc>
        <w:tc>
          <w:tcPr>
            <w:tcW w:w="5373" w:type="dxa"/>
            <w:gridSpan w:val="2"/>
          </w:tcPr>
          <w:p w14:paraId="28DE4638"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Phone:</w:t>
            </w:r>
          </w:p>
        </w:tc>
      </w:tr>
      <w:tr w:rsidR="0045459E" w:rsidRPr="00D2491C" w14:paraId="28DE463B" w14:textId="77777777" w:rsidTr="0045459E">
        <w:tblPrEx>
          <w:tblCellMar>
            <w:left w:w="115" w:type="dxa"/>
            <w:right w:w="115" w:type="dxa"/>
          </w:tblCellMar>
        </w:tblPrEx>
        <w:trPr>
          <w:trHeight w:val="296"/>
        </w:trPr>
        <w:tc>
          <w:tcPr>
            <w:tcW w:w="10950" w:type="dxa"/>
            <w:gridSpan w:val="4"/>
            <w:vAlign w:val="center"/>
          </w:tcPr>
          <w:p w14:paraId="28DE463A" w14:textId="77777777" w:rsidR="0045459E" w:rsidRPr="00D2491C" w:rsidRDefault="0045459E" w:rsidP="004545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Arial"/>
                <w:b/>
                <w:caps/>
                <w:sz w:val="18"/>
                <w:szCs w:val="18"/>
              </w:rPr>
              <w:t xml:space="preserve">Responsible Person's Declaration statement  </w:t>
            </w:r>
          </w:p>
        </w:tc>
      </w:tr>
      <w:tr w:rsidR="0045459E" w:rsidRPr="00D2491C" w14:paraId="28DE4643" w14:textId="77777777" w:rsidTr="0045459E">
        <w:tblPrEx>
          <w:tblCellMar>
            <w:left w:w="115" w:type="dxa"/>
            <w:right w:w="115" w:type="dxa"/>
          </w:tblCellMar>
        </w:tblPrEx>
        <w:trPr>
          <w:trHeight w:val="504"/>
        </w:trPr>
        <w:tc>
          <w:tcPr>
            <w:tcW w:w="10950" w:type="dxa"/>
            <w:gridSpan w:val="4"/>
          </w:tcPr>
          <w:p w14:paraId="083F708A" w14:textId="77777777" w:rsidR="00971D49" w:rsidRPr="00971D49" w:rsidRDefault="00971D49" w:rsidP="00971D49">
            <w:pPr>
              <w:pStyle w:val="Heading3"/>
              <w:numPr>
                <w:ilvl w:val="0"/>
                <w:numId w:val="0"/>
              </w:numPr>
              <w:spacing w:before="60"/>
              <w:ind w:right="86"/>
              <w:rPr>
                <w:ins w:id="22" w:author="Shewmaker, Michael@Energy" w:date="2016-10-11T11:25:00Z"/>
                <w:rFonts w:asciiTheme="minorHAnsi" w:hAnsiTheme="minorHAnsi"/>
                <w:caps/>
                <w:sz w:val="18"/>
                <w:szCs w:val="18"/>
              </w:rPr>
            </w:pPr>
            <w:ins w:id="23" w:author="Shewmaker, Michael@Energy" w:date="2016-10-11T11:25:00Z">
              <w:r w:rsidRPr="00971D49">
                <w:rPr>
                  <w:rFonts w:asciiTheme="minorHAnsi" w:hAnsiTheme="minorHAnsi"/>
                  <w:sz w:val="18"/>
                  <w:szCs w:val="18"/>
                </w:rPr>
                <w:t xml:space="preserve">I certify the following under penalty of perjury, under the laws of the State of California: </w:t>
              </w:r>
            </w:ins>
          </w:p>
          <w:p w14:paraId="04CD216C" w14:textId="77777777" w:rsidR="00971D49" w:rsidRPr="00971D49" w:rsidRDefault="00971D49" w:rsidP="00971D49">
            <w:pPr>
              <w:pStyle w:val="Heading3"/>
              <w:numPr>
                <w:ilvl w:val="0"/>
                <w:numId w:val="17"/>
              </w:numPr>
              <w:spacing w:before="0"/>
              <w:ind w:right="90"/>
              <w:rPr>
                <w:ins w:id="24" w:author="Shewmaker, Michael@Energy" w:date="2016-10-11T11:25:00Z"/>
                <w:rFonts w:asciiTheme="minorHAnsi" w:hAnsiTheme="minorHAnsi"/>
                <w:caps/>
                <w:sz w:val="18"/>
                <w:szCs w:val="18"/>
              </w:rPr>
            </w:pPr>
            <w:ins w:id="25" w:author="Shewmaker, Michael@Energy" w:date="2016-10-11T11:25:00Z">
              <w:r w:rsidRPr="00971D49">
                <w:rPr>
                  <w:rFonts w:asciiTheme="minorHAnsi" w:hAnsiTheme="minorHAnsi"/>
                  <w:sz w:val="18"/>
                  <w:szCs w:val="18"/>
                </w:rPr>
                <w:t xml:space="preserve">The information provided on this Certificate of Installation is true and correct. </w:t>
              </w:r>
            </w:ins>
          </w:p>
          <w:p w14:paraId="4C87E40E" w14:textId="77777777" w:rsidR="00971D49" w:rsidRPr="00971D49" w:rsidRDefault="00971D49" w:rsidP="00971D49">
            <w:pPr>
              <w:pStyle w:val="Heading3"/>
              <w:numPr>
                <w:ilvl w:val="0"/>
                <w:numId w:val="17"/>
              </w:numPr>
              <w:spacing w:before="0"/>
              <w:ind w:right="90"/>
              <w:rPr>
                <w:ins w:id="26" w:author="Shewmaker, Michael@Energy" w:date="2016-10-11T11:25:00Z"/>
                <w:rFonts w:asciiTheme="minorHAnsi" w:hAnsiTheme="minorHAnsi"/>
                <w:caps/>
                <w:sz w:val="18"/>
                <w:szCs w:val="22"/>
              </w:rPr>
            </w:pPr>
            <w:ins w:id="27" w:author="Shewmaker, Michael@Energy" w:date="2016-10-11T11:25:00Z">
              <w:r w:rsidRPr="00971D49">
                <w:rPr>
                  <w:rFonts w:asciiTheme="minorHAnsi" w:hAnsiTheme="minorHAnsi"/>
                  <w:snapToGrid w:val="0"/>
                  <w:sz w:val="18"/>
                  <w:szCs w:val="18"/>
                </w:rPr>
                <w:t xml:space="preserve">I am either: a) a responsible person eligible under Division 3 of the Business and Professions Code </w:t>
              </w:r>
              <w:r w:rsidRPr="00971D49">
                <w:rPr>
                  <w:rFonts w:asciiTheme="minorHAnsi" w:hAnsiTheme="minorHAnsi"/>
                  <w:sz w:val="18"/>
                  <w:szCs w:val="18"/>
                </w:rPr>
                <w:t xml:space="preserve">in the applicable classification to accept responsibility for the system design, construction, or installation </w:t>
              </w:r>
              <w:r w:rsidRPr="00971D49">
                <w:rPr>
                  <w:rFonts w:asciiTheme="minorHAnsi" w:hAnsiTheme="minorHAnsi"/>
                  <w:snapToGrid w:val="0"/>
                  <w:sz w:val="18"/>
                  <w:szCs w:val="18"/>
                </w:rPr>
                <w:t xml:space="preserve">of features, materials, components, or manufactured devices </w:t>
              </w:r>
              <w:r w:rsidRPr="00971D49">
                <w:rPr>
                  <w:rFonts w:asciiTheme="minorHAnsi" w:hAnsiTheme="minorHAnsi"/>
                  <w:sz w:val="18"/>
                  <w:szCs w:val="18"/>
                </w:rPr>
                <w:t xml:space="preserve">for the scope of work identified on this Certificate of Installation </w:t>
              </w:r>
              <w:r w:rsidRPr="00971D49">
                <w:rPr>
                  <w:rFonts w:asciiTheme="minorHAnsi" w:hAnsiTheme="minorHAnsi"/>
                  <w:snapToGrid w:val="0"/>
                  <w:sz w:val="18"/>
                  <w:szCs w:val="18"/>
                </w:rPr>
                <w:t>and attest to the declarations in this statement</w:t>
              </w:r>
              <w:r w:rsidRPr="00971D49">
                <w:rPr>
                  <w:rFonts w:asciiTheme="minorHAnsi" w:hAnsiTheme="minorHAnsi"/>
                  <w:sz w:val="18"/>
                  <w:szCs w:val="18"/>
                </w:rPr>
                <w:t>, or b) I am an authorized representative of the responsible person and attest to the declarations in this statement on the responsible person’s behalf</w:t>
              </w:r>
              <w:r w:rsidRPr="00971D49">
                <w:rPr>
                  <w:rFonts w:asciiTheme="minorHAnsi" w:eastAsia="Calibri" w:hAnsiTheme="minorHAnsi"/>
                  <w:sz w:val="18"/>
                  <w:szCs w:val="18"/>
                </w:rPr>
                <w:t>.</w:t>
              </w:r>
            </w:ins>
          </w:p>
          <w:p w14:paraId="1444D34B" w14:textId="77777777" w:rsidR="00971D49" w:rsidRPr="00971D49" w:rsidRDefault="00971D49" w:rsidP="00971D49">
            <w:pPr>
              <w:keepNext/>
              <w:numPr>
                <w:ilvl w:val="0"/>
                <w:numId w:val="17"/>
              </w:numPr>
              <w:autoSpaceDE w:val="0"/>
              <w:autoSpaceDN w:val="0"/>
              <w:adjustRightInd w:val="0"/>
              <w:ind w:right="90"/>
              <w:rPr>
                <w:ins w:id="28" w:author="Shewmaker, Michael@Energy" w:date="2016-10-11T11:25:00Z"/>
                <w:rFonts w:asciiTheme="minorHAnsi" w:hAnsiTheme="minorHAnsi"/>
                <w:sz w:val="18"/>
                <w:szCs w:val="18"/>
              </w:rPr>
            </w:pPr>
            <w:ins w:id="29" w:author="Shewmaker, Michael@Energy" w:date="2016-10-11T11:25:00Z">
              <w:r w:rsidRPr="00971D4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1D49">
                <w:rPr>
                  <w:rFonts w:asciiTheme="minorHAnsi" w:eastAsia="Calibri" w:hAnsiTheme="minorHAnsi" w:cs="TimesNewRomanPSMT"/>
                  <w:sz w:val="18"/>
                  <w:szCs w:val="18"/>
                </w:rPr>
                <w:t>.</w:t>
              </w:r>
            </w:ins>
          </w:p>
          <w:p w14:paraId="2F6A8E6F" w14:textId="77777777" w:rsidR="00971D49" w:rsidRPr="00971D49" w:rsidRDefault="00971D49" w:rsidP="00971D49">
            <w:pPr>
              <w:pStyle w:val="ListParagraph"/>
              <w:keepNext/>
              <w:numPr>
                <w:ilvl w:val="0"/>
                <w:numId w:val="17"/>
              </w:numPr>
              <w:autoSpaceDE w:val="0"/>
              <w:autoSpaceDN w:val="0"/>
              <w:adjustRightInd w:val="0"/>
              <w:rPr>
                <w:ins w:id="30" w:author="Shewmaker, Michael@Energy" w:date="2016-10-11T11:25:00Z"/>
                <w:rFonts w:asciiTheme="minorHAnsi" w:hAnsiTheme="minorHAnsi"/>
                <w:sz w:val="18"/>
                <w:rPrChange w:id="31" w:author="Shewmaker, Michael@Energy" w:date="2016-10-11T11:26:00Z">
                  <w:rPr>
                    <w:ins w:id="32" w:author="Shewmaker, Michael@Energy" w:date="2016-10-11T11:25:00Z"/>
                    <w:rFonts w:asciiTheme="minorHAnsi" w:hAnsiTheme="minorHAnsi"/>
                    <w:sz w:val="18"/>
                  </w:rPr>
                </w:rPrChange>
              </w:rPr>
            </w:pPr>
            <w:ins w:id="33" w:author="Shewmaker, Michael@Energy" w:date="2016-10-11T11:25:00Z">
              <w:r w:rsidRPr="00971D49">
                <w:rPr>
                  <w:rFonts w:asciiTheme="minorHAnsi" w:hAnsiTheme="minorHAnsi"/>
                  <w:sz w:val="18"/>
                  <w:szCs w:val="18"/>
                </w:rPr>
                <w:t>I understand that a HERS rater will check the installation to verify compliance and if such checking determines the installation fails to comply, I am required to of</w:t>
              </w:r>
              <w:r w:rsidRPr="00971D49">
                <w:rPr>
                  <w:rFonts w:asciiTheme="minorHAnsi" w:hAnsiTheme="minorHAnsi"/>
                  <w:sz w:val="18"/>
                  <w:szCs w:val="18"/>
                  <w:rPrChange w:id="34" w:author="Shewmaker, Michael@Energy" w:date="2016-10-11T11:26:00Z">
                    <w:rPr>
                      <w:rFonts w:asciiTheme="minorHAnsi" w:hAnsiTheme="minorHAnsi"/>
                      <w:sz w:val="18"/>
                      <w:szCs w:val="18"/>
                    </w:rPr>
                  </w:rPrChange>
                </w:rPr>
                <w:t xml:space="preserve">fer any necessary corrective action at no charge to the building owner.  </w:t>
              </w:r>
            </w:ins>
          </w:p>
          <w:p w14:paraId="28DE4642" w14:textId="34F419AC" w:rsidR="0045459E" w:rsidRPr="00D2491C" w:rsidRDefault="00971D49" w:rsidP="00971D49">
            <w:pPr>
              <w:pStyle w:val="ListParagraph"/>
              <w:keepNext/>
              <w:numPr>
                <w:ilvl w:val="0"/>
                <w:numId w:val="17"/>
              </w:numPr>
              <w:autoSpaceDE w:val="0"/>
              <w:autoSpaceDN w:val="0"/>
              <w:adjustRightInd w:val="0"/>
              <w:rPr>
                <w:rFonts w:asciiTheme="minorHAnsi" w:hAnsiTheme="minorHAnsi"/>
                <w:b/>
              </w:rPr>
            </w:pPr>
            <w:ins w:id="35" w:author="Shewmaker, Michael@Energy" w:date="2016-10-11T11:25:00Z">
              <w:r w:rsidRPr="00971D4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ins>
          </w:p>
        </w:tc>
      </w:tr>
      <w:tr w:rsidR="0045459E" w:rsidRPr="00D2491C" w14:paraId="28DE4646" w14:textId="77777777" w:rsidTr="0045459E">
        <w:tblPrEx>
          <w:tblCellMar>
            <w:left w:w="108" w:type="dxa"/>
            <w:right w:w="108" w:type="dxa"/>
          </w:tblCellMar>
        </w:tblPrEx>
        <w:trPr>
          <w:trHeight w:val="360"/>
        </w:trPr>
        <w:tc>
          <w:tcPr>
            <w:tcW w:w="5307" w:type="dxa"/>
          </w:tcPr>
          <w:p w14:paraId="28DE4644" w14:textId="77777777" w:rsidR="0045459E" w:rsidRPr="00D2491C" w:rsidRDefault="0045459E" w:rsidP="004545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Name:</w:t>
            </w:r>
          </w:p>
        </w:tc>
        <w:tc>
          <w:tcPr>
            <w:tcW w:w="5643" w:type="dxa"/>
            <w:gridSpan w:val="3"/>
          </w:tcPr>
          <w:p w14:paraId="28DE4645" w14:textId="77777777" w:rsidR="0045459E" w:rsidRPr="00D2491C" w:rsidRDefault="0045459E" w:rsidP="004545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Signature:</w:t>
            </w:r>
          </w:p>
        </w:tc>
      </w:tr>
      <w:tr w:rsidR="0045459E" w:rsidRPr="00D2491C" w14:paraId="28DE4649"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7" w14:textId="39584F53"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8DE4648"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Position With Company (Title):</w:t>
            </w:r>
          </w:p>
        </w:tc>
      </w:tr>
      <w:tr w:rsidR="0045459E" w:rsidRPr="00D2491C" w14:paraId="28DE464C"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A"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8DE464B"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CSLB License:</w:t>
            </w:r>
          </w:p>
        </w:tc>
      </w:tr>
      <w:tr w:rsidR="0045459E" w:rsidRPr="00D2491C" w14:paraId="28DE4650"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D"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8DE464E" w14:textId="679A43EE"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Phone</w:t>
            </w:r>
            <w:r w:rsidR="00500C2C">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8DE464F"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Date Signed:</w:t>
            </w:r>
          </w:p>
        </w:tc>
      </w:tr>
      <w:tr w:rsidR="0045459E" w:rsidRPr="00B272DC" w14:paraId="28DE4653"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51"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8DE4652" w14:textId="77777777" w:rsidR="0045459E" w:rsidRPr="00B272D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28DE4654" w14:textId="77777777" w:rsidR="0045459E" w:rsidRDefault="0045459E" w:rsidP="0045459E">
      <w:pPr>
        <w:autoSpaceDE w:val="0"/>
        <w:autoSpaceDN w:val="0"/>
        <w:adjustRightInd w:val="0"/>
        <w:jc w:val="both"/>
        <w:rPr>
          <w:rFonts w:asciiTheme="minorHAnsi" w:hAnsiTheme="minorHAnsi"/>
          <w:sz w:val="18"/>
          <w:szCs w:val="18"/>
        </w:rPr>
      </w:pPr>
    </w:p>
    <w:sectPr w:rsidR="0045459E" w:rsidSect="002802AF">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9E2E40" w14:textId="77777777" w:rsidR="002802AF" w:rsidRDefault="002802AF">
      <w:r>
        <w:separator/>
      </w:r>
    </w:p>
  </w:endnote>
  <w:endnote w:type="continuationSeparator" w:id="0">
    <w:p w14:paraId="458D15E2" w14:textId="77777777" w:rsidR="002802AF" w:rsidRDefault="002802AF">
      <w:r>
        <w:continuationSeparator/>
      </w:r>
    </w:p>
  </w:endnote>
  <w:endnote w:type="continuationNotice" w:id="1">
    <w:p w14:paraId="57C55C4D" w14:textId="77777777" w:rsidR="002802AF" w:rsidRDefault="002802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237CBF" w14:textId="77777777" w:rsidR="00971D49" w:rsidRDefault="00971D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6C" w14:textId="77777777" w:rsidR="002802AF" w:rsidRPr="002E7D09" w:rsidRDefault="002802AF" w:rsidP="002E7D09">
    <w:pPr>
      <w:pStyle w:val="Footer"/>
      <w:rPr>
        <w:b/>
      </w:rPr>
    </w:pPr>
    <w:r w:rsidRPr="002E7D09">
      <w:t xml:space="preserve">Registration Number:                                            Registration Date/Time:                                                    HERS Provider:                                   </w:t>
    </w:r>
  </w:p>
  <w:p w14:paraId="28DE466D" w14:textId="0EE61C41" w:rsidR="002802AF" w:rsidRPr="002E7D09" w:rsidRDefault="002802AF" w:rsidP="002E7D09">
    <w:pPr>
      <w:pStyle w:val="Footer"/>
    </w:pPr>
    <w:r w:rsidRPr="002E7D09">
      <w:t>CA Building Energy Efficiency Standards - 201</w:t>
    </w:r>
    <w:r>
      <w:t>6</w:t>
    </w:r>
    <w:r w:rsidRPr="002E7D09">
      <w:t xml:space="preserve"> Residential Compliance</w:t>
    </w:r>
    <w:r w:rsidRPr="002E7D09">
      <w:tab/>
    </w:r>
    <w:del w:id="15" w:author="Shewmaker, Michael@Energy" w:date="2016-03-29T15:37:00Z">
      <w:r w:rsidDel="00B83CDF">
        <w:delText xml:space="preserve">January </w:delText>
      </w:r>
    </w:del>
    <w:ins w:id="16" w:author="Shewmaker, Michael@Energy" w:date="2016-10-11T11:26:00Z">
      <w:r w:rsidR="00971D49">
        <w:t>October</w:t>
      </w:r>
    </w:ins>
    <w:ins w:id="17" w:author="Shewmaker, Michael@Energy" w:date="2016-03-29T15:37:00Z">
      <w:r w:rsidR="00B83CDF">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531C65" w14:textId="77777777" w:rsidR="00971D49" w:rsidRDefault="00971D4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77" w14:textId="3E95CC41" w:rsidR="002802AF" w:rsidRPr="002E7D09" w:rsidRDefault="002802AF" w:rsidP="002E7D09">
    <w:pPr>
      <w:pStyle w:val="Footer"/>
    </w:pPr>
    <w:r w:rsidRPr="002E7D09">
      <w:t>CA Building Energy Efficiency Standards - 201</w:t>
    </w:r>
    <w:r>
      <w:t>6</w:t>
    </w:r>
    <w:r w:rsidRPr="002E7D09">
      <w:t xml:space="preserve"> Residential Compliance</w:t>
    </w:r>
    <w:r w:rsidRPr="002E7D09">
      <w:tab/>
    </w:r>
    <w:del w:id="18" w:author="Shewmaker, Michael@Energy" w:date="2016-03-29T15:37:00Z">
      <w:r w:rsidDel="00B83CDF">
        <w:delText xml:space="preserve">January </w:delText>
      </w:r>
    </w:del>
    <w:ins w:id="19" w:author="Shewmaker, Michael@Energy" w:date="2016-10-11T11:26:00Z">
      <w:r w:rsidR="00971D49">
        <w:t>October</w:t>
      </w:r>
    </w:ins>
    <w:ins w:id="20" w:author="Shewmaker, Michael@Energy" w:date="2016-03-29T15:37:00Z">
      <w:r w:rsidR="00B83CDF">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81" w14:textId="19820C79" w:rsidR="002802AF" w:rsidRPr="00B71555" w:rsidRDefault="002802AF" w:rsidP="002E7D09">
    <w:pPr>
      <w:pStyle w:val="Footer"/>
    </w:pPr>
    <w:r w:rsidRPr="00A165EE">
      <w:t>CA Building Energy Efficiency Standards - 201</w:t>
    </w:r>
    <w:r>
      <w:t>6</w:t>
    </w:r>
    <w:r w:rsidRPr="00A165EE">
      <w:t xml:space="preserve"> Residential Compliance</w:t>
    </w:r>
    <w:r w:rsidRPr="00A165EE">
      <w:tab/>
    </w:r>
    <w:del w:id="36" w:author="Shewmaker, Michael@Energy" w:date="2016-03-29T15:37:00Z">
      <w:r w:rsidDel="00B83CDF">
        <w:delText xml:space="preserve">January </w:delText>
      </w:r>
    </w:del>
    <w:ins w:id="37" w:author="Shewmaker, Michael@Energy" w:date="2016-10-11T11:26:00Z">
      <w:r w:rsidR="00971D49">
        <w:t>October</w:t>
      </w:r>
    </w:ins>
    <w:bookmarkStart w:id="38" w:name="_GoBack"/>
    <w:bookmarkEnd w:id="38"/>
    <w:ins w:id="39" w:author="Shewmaker, Michael@Energy" w:date="2016-03-29T15:37:00Z">
      <w:r w:rsidR="00B83CDF">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7F2C42" w14:textId="77777777" w:rsidR="002802AF" w:rsidRDefault="002802AF">
      <w:r>
        <w:separator/>
      </w:r>
    </w:p>
  </w:footnote>
  <w:footnote w:type="continuationSeparator" w:id="0">
    <w:p w14:paraId="3CC941EC" w14:textId="77777777" w:rsidR="002802AF" w:rsidRDefault="002802AF">
      <w:r>
        <w:continuationSeparator/>
      </w:r>
    </w:p>
  </w:footnote>
  <w:footnote w:type="continuationNotice" w:id="1">
    <w:p w14:paraId="6E7C237B" w14:textId="77777777" w:rsidR="002802AF" w:rsidRDefault="002802A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59" w14:textId="77777777" w:rsidR="002802AF" w:rsidRDefault="00971D49">
    <w:pPr>
      <w:pStyle w:val="Header"/>
    </w:pPr>
    <w:r>
      <w:rPr>
        <w:noProof/>
      </w:rPr>
      <w:pict w14:anchorId="28DE4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4" o:spid="_x0000_s24578"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5A" w14:textId="5C1582A3" w:rsidR="002802AF" w:rsidRPr="007770C5" w:rsidRDefault="002802AF" w:rsidP="00764C27">
    <w:pPr>
      <w:suppressAutoHyphens/>
      <w:ind w:left="-90"/>
      <w:rPr>
        <w:rFonts w:ascii="Arial" w:hAnsi="Arial" w:cs="Arial"/>
        <w:sz w:val="14"/>
        <w:szCs w:val="14"/>
      </w:rPr>
    </w:pPr>
    <w:r w:rsidRPr="00500C2C">
      <w:rPr>
        <w:rFonts w:ascii="Arial" w:hAnsi="Arial" w:cs="Arial"/>
        <w:noProof/>
        <w:sz w:val="14"/>
        <w:szCs w:val="14"/>
      </w:rPr>
      <w:drawing>
        <wp:anchor distT="0" distB="0" distL="114300" distR="114300" simplePos="0" relativeHeight="251658240" behindDoc="0" locked="0" layoutInCell="1" allowOverlap="1" wp14:anchorId="28DE4685" wp14:editId="1F66DDCB">
          <wp:simplePos x="0" y="0"/>
          <wp:positionH relativeFrom="margin">
            <wp:posOffset>6630035</wp:posOffset>
          </wp:positionH>
          <wp:positionV relativeFrom="margin">
            <wp:posOffset>-1210945</wp:posOffset>
          </wp:positionV>
          <wp:extent cx="308610" cy="270510"/>
          <wp:effectExtent l="0" t="0" r="0" b="0"/>
          <wp:wrapSquare wrapText="bothSides"/>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971D49">
      <w:rPr>
        <w:rFonts w:ascii="Arial" w:hAnsi="Arial" w:cs="Arial"/>
        <w:noProof/>
        <w:sz w:val="14"/>
        <w:szCs w:val="14"/>
      </w:rPr>
      <w:pict w14:anchorId="28DE4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5" o:spid="_x0000_s24579"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8DE465B" w14:textId="27786CA0" w:rsidR="002802AF" w:rsidRPr="007770C5" w:rsidRDefault="002802AF" w:rsidP="00764C27">
    <w:pPr>
      <w:suppressAutoHyphens/>
      <w:ind w:left="-90"/>
      <w:rPr>
        <w:rFonts w:ascii="Arial" w:hAnsi="Arial" w:cs="Arial"/>
        <w:b/>
        <w:sz w:val="24"/>
        <w:szCs w:val="24"/>
      </w:rPr>
    </w:pPr>
    <w:r>
      <w:rPr>
        <w:rFonts w:ascii="Arial" w:hAnsi="Arial" w:cs="Arial"/>
        <w:b/>
        <w:sz w:val="24"/>
        <w:szCs w:val="24"/>
      </w:rPr>
      <w:t>INDOOR AIR QUALITY AND MECHANICAL VENTILATION</w:t>
    </w:r>
  </w:p>
  <w:p w14:paraId="28DE465C" w14:textId="2C087AFB" w:rsidR="002802AF" w:rsidRPr="007770C5" w:rsidRDefault="002802AF" w:rsidP="00764C27">
    <w:pPr>
      <w:suppressAutoHyphens/>
      <w:ind w:left="-90"/>
      <w:rPr>
        <w:rFonts w:ascii="Arial" w:hAnsi="Arial" w:cs="Arial"/>
        <w:sz w:val="14"/>
        <w:szCs w:val="14"/>
      </w:rPr>
    </w:pPr>
    <w:r>
      <w:rPr>
        <w:rFonts w:ascii="Arial" w:hAnsi="Arial" w:cs="Arial"/>
        <w:sz w:val="14"/>
        <w:szCs w:val="14"/>
      </w:rPr>
      <w:t>CEC-CF2R-MCH-27a-H</w:t>
    </w:r>
    <w:r w:rsidRPr="007770C5">
      <w:rPr>
        <w:rFonts w:ascii="Arial" w:hAnsi="Arial" w:cs="Arial"/>
        <w:sz w:val="14"/>
        <w:szCs w:val="14"/>
      </w:rPr>
      <w:t xml:space="preserve"> (Revised </w:t>
    </w:r>
    <w:del w:id="12" w:author="Shewmaker, Michael@Energy" w:date="2016-09-29T14:17:00Z">
      <w:r w:rsidDel="00400A9B">
        <w:rPr>
          <w:rFonts w:ascii="Arial" w:hAnsi="Arial" w:cs="Arial"/>
          <w:sz w:val="14"/>
          <w:szCs w:val="14"/>
        </w:rPr>
        <w:delText>0</w:delText>
      </w:r>
    </w:del>
    <w:del w:id="13" w:author="Shewmaker, Michael@Energy" w:date="2016-03-29T15:37:00Z">
      <w:r w:rsidDel="00B83CDF">
        <w:rPr>
          <w:rFonts w:ascii="Arial" w:hAnsi="Arial" w:cs="Arial"/>
          <w:sz w:val="14"/>
          <w:szCs w:val="14"/>
        </w:rPr>
        <w:delText>1</w:delText>
      </w:r>
    </w:del>
    <w:ins w:id="14" w:author="Shewmaker, Michael@Energy" w:date="2016-10-11T11:26:00Z">
      <w:r w:rsidR="00971D49">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2802AF" w:rsidRPr="00F85124" w14:paraId="28DE465F" w14:textId="77777777" w:rsidTr="00764C27">
      <w:trPr>
        <w:cantSplit/>
        <w:trHeight w:val="288"/>
      </w:trPr>
      <w:tc>
        <w:tcPr>
          <w:tcW w:w="3881" w:type="pct"/>
          <w:gridSpan w:val="2"/>
          <w:tcBorders>
            <w:bottom w:val="single" w:sz="4" w:space="0" w:color="auto"/>
            <w:right w:val="nil"/>
          </w:tcBorders>
          <w:vAlign w:val="center"/>
        </w:tcPr>
        <w:p w14:paraId="28DE465D" w14:textId="77777777" w:rsidR="002802AF" w:rsidRPr="00927918" w:rsidRDefault="002802AF" w:rsidP="00153E51">
          <w:pPr>
            <w:pStyle w:val="Style17"/>
            <w:rPr>
              <w:b/>
              <w:sz w:val="20"/>
            </w:rPr>
          </w:pPr>
          <w:r w:rsidRPr="00927918">
            <w:rPr>
              <w:sz w:val="20"/>
            </w:rPr>
            <w:t>CERTIFICATE OF INSTALLATION</w:t>
          </w:r>
        </w:p>
      </w:tc>
      <w:tc>
        <w:tcPr>
          <w:tcW w:w="1119" w:type="pct"/>
          <w:tcBorders>
            <w:left w:val="nil"/>
            <w:bottom w:val="single" w:sz="4" w:space="0" w:color="auto"/>
          </w:tcBorders>
          <w:tcMar>
            <w:left w:w="115" w:type="dxa"/>
            <w:right w:w="115" w:type="dxa"/>
          </w:tcMar>
          <w:vAlign w:val="center"/>
        </w:tcPr>
        <w:p w14:paraId="28DE465E" w14:textId="77777777" w:rsidR="002802AF" w:rsidRPr="00927918" w:rsidRDefault="002802AF" w:rsidP="00B006E7">
          <w:pPr>
            <w:pStyle w:val="Style18"/>
            <w:rPr>
              <w:b/>
              <w:sz w:val="20"/>
            </w:rPr>
          </w:pPr>
          <w:r w:rsidRPr="00927918">
            <w:rPr>
              <w:sz w:val="20"/>
            </w:rPr>
            <w:t>CF2R-MCH-27</w:t>
          </w:r>
          <w:r>
            <w:rPr>
              <w:sz w:val="20"/>
            </w:rPr>
            <w:t>-H</w:t>
          </w:r>
        </w:p>
      </w:tc>
    </w:tr>
    <w:tr w:rsidR="002802AF" w:rsidRPr="00F85124" w14:paraId="28DE4662" w14:textId="77777777" w:rsidTr="00153E51">
      <w:trPr>
        <w:cantSplit/>
        <w:trHeight w:val="288"/>
      </w:trPr>
      <w:tc>
        <w:tcPr>
          <w:tcW w:w="2285" w:type="pct"/>
          <w:tcBorders>
            <w:right w:val="nil"/>
          </w:tcBorders>
        </w:tcPr>
        <w:p w14:paraId="28DE4660" w14:textId="77777777" w:rsidR="002802AF" w:rsidRPr="00F85124" w:rsidRDefault="002802AF" w:rsidP="00153E51">
          <w:pPr>
            <w:pStyle w:val="Style19"/>
            <w:rPr>
              <w:sz w:val="12"/>
              <w:szCs w:val="12"/>
            </w:rPr>
          </w:pPr>
          <w:r w:rsidRPr="00505A99">
            <w:t>Indoor Air Quality and Mechanical Ventilation</w:t>
          </w:r>
        </w:p>
      </w:tc>
      <w:tc>
        <w:tcPr>
          <w:tcW w:w="2715" w:type="pct"/>
          <w:gridSpan w:val="2"/>
          <w:tcBorders>
            <w:left w:val="nil"/>
          </w:tcBorders>
        </w:tcPr>
        <w:p w14:paraId="28DE4661" w14:textId="77777777" w:rsidR="002802AF" w:rsidRPr="00F85124" w:rsidRDefault="002802AF" w:rsidP="00153E51">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971D49" w:rsidRPr="00971D49">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r w:rsidR="00971D49">
            <w:fldChar w:fldCharType="begin"/>
          </w:r>
          <w:r w:rsidR="00971D49">
            <w:instrText xml:space="preserve"> SECTIONPAGES   \* MERGEFORMAT </w:instrText>
          </w:r>
          <w:r w:rsidR="00971D49">
            <w:fldChar w:fldCharType="separate"/>
          </w:r>
          <w:r w:rsidR="00971D49" w:rsidRPr="00971D49">
            <w:rPr>
              <w:rFonts w:asciiTheme="minorHAnsi" w:hAnsiTheme="minorHAnsi"/>
              <w:bCs/>
              <w:noProof/>
            </w:rPr>
            <w:t>5</w:t>
          </w:r>
          <w:r w:rsidR="00971D49">
            <w:rPr>
              <w:rFonts w:asciiTheme="minorHAnsi" w:hAnsiTheme="minorHAnsi"/>
              <w:bCs/>
              <w:noProof/>
            </w:rPr>
            <w:fldChar w:fldCharType="end"/>
          </w:r>
          <w:r>
            <w:rPr>
              <w:rFonts w:asciiTheme="minorHAnsi" w:hAnsiTheme="minorHAnsi"/>
              <w:bCs/>
              <w:noProof/>
            </w:rPr>
            <w:t>)</w:t>
          </w:r>
        </w:p>
      </w:tc>
    </w:tr>
    <w:tr w:rsidR="002802AF" w:rsidRPr="00F85124" w14:paraId="28DE4666" w14:textId="77777777" w:rsidTr="00764C27">
      <w:trPr>
        <w:cantSplit/>
        <w:trHeight w:val="288"/>
      </w:trPr>
      <w:tc>
        <w:tcPr>
          <w:tcW w:w="0" w:type="auto"/>
        </w:tcPr>
        <w:p w14:paraId="28DE4663" w14:textId="77777777" w:rsidR="002802AF" w:rsidRPr="00F85124" w:rsidRDefault="002802AF" w:rsidP="00153E51">
          <w:pPr>
            <w:pStyle w:val="Style20"/>
          </w:pPr>
          <w:r w:rsidRPr="00F85124">
            <w:t>Project Name:</w:t>
          </w:r>
        </w:p>
      </w:tc>
      <w:tc>
        <w:tcPr>
          <w:tcW w:w="1596" w:type="pct"/>
        </w:tcPr>
        <w:p w14:paraId="28DE4664" w14:textId="77777777" w:rsidR="002802AF" w:rsidRPr="00F85124" w:rsidRDefault="002802AF" w:rsidP="00153E51">
          <w:pPr>
            <w:pStyle w:val="Style20"/>
          </w:pPr>
          <w:r w:rsidRPr="00F85124">
            <w:t>Enforcement Agency:</w:t>
          </w:r>
        </w:p>
      </w:tc>
      <w:tc>
        <w:tcPr>
          <w:tcW w:w="1119" w:type="pct"/>
        </w:tcPr>
        <w:p w14:paraId="28DE4665" w14:textId="77777777" w:rsidR="002802AF" w:rsidRPr="00F85124" w:rsidRDefault="002802AF" w:rsidP="00153E51">
          <w:pPr>
            <w:pStyle w:val="Style20"/>
          </w:pPr>
          <w:r w:rsidRPr="00F85124">
            <w:t>Permit Number:</w:t>
          </w:r>
        </w:p>
      </w:tc>
    </w:tr>
    <w:tr w:rsidR="002802AF" w:rsidRPr="00F85124" w14:paraId="28DE466A" w14:textId="77777777" w:rsidTr="00764C27">
      <w:trPr>
        <w:cantSplit/>
        <w:trHeight w:val="288"/>
      </w:trPr>
      <w:tc>
        <w:tcPr>
          <w:tcW w:w="0" w:type="auto"/>
        </w:tcPr>
        <w:p w14:paraId="28DE4667" w14:textId="77777777" w:rsidR="002802AF" w:rsidRPr="00F85124" w:rsidRDefault="002802AF" w:rsidP="00153E51">
          <w:pPr>
            <w:pStyle w:val="Style20"/>
            <w:rPr>
              <w:vertAlign w:val="superscript"/>
            </w:rPr>
          </w:pPr>
          <w:r w:rsidRPr="00F85124">
            <w:t>Dwelling Address:</w:t>
          </w:r>
        </w:p>
      </w:tc>
      <w:tc>
        <w:tcPr>
          <w:tcW w:w="1596" w:type="pct"/>
        </w:tcPr>
        <w:p w14:paraId="28DE4668" w14:textId="4A3D8753" w:rsidR="002802AF" w:rsidRPr="00F85124" w:rsidRDefault="002802AF" w:rsidP="00153E51">
          <w:pPr>
            <w:pStyle w:val="Style20"/>
            <w:rPr>
              <w:vertAlign w:val="superscript"/>
            </w:rPr>
          </w:pPr>
          <w:r w:rsidRPr="00F85124">
            <w:t>City</w:t>
          </w:r>
          <w:r>
            <w:t>:</w:t>
          </w:r>
        </w:p>
      </w:tc>
      <w:tc>
        <w:tcPr>
          <w:tcW w:w="1119" w:type="pct"/>
        </w:tcPr>
        <w:p w14:paraId="28DE4669" w14:textId="357D4F86" w:rsidR="002802AF" w:rsidRPr="00F85124" w:rsidRDefault="002802AF" w:rsidP="00153E51">
          <w:pPr>
            <w:pStyle w:val="Style20"/>
            <w:rPr>
              <w:vertAlign w:val="superscript"/>
            </w:rPr>
          </w:pPr>
          <w:r w:rsidRPr="00F85124">
            <w:t>Zip Code</w:t>
          </w:r>
          <w:r>
            <w:t>:</w:t>
          </w:r>
        </w:p>
      </w:tc>
    </w:tr>
  </w:tbl>
  <w:p w14:paraId="28DE466B" w14:textId="77777777" w:rsidR="002802AF" w:rsidRDefault="002802A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6E" w14:textId="77777777" w:rsidR="002802AF" w:rsidRDefault="00971D49">
    <w:pPr>
      <w:pStyle w:val="Header"/>
    </w:pPr>
    <w:r>
      <w:rPr>
        <w:noProof/>
      </w:rPr>
      <w:pict w14:anchorId="28DE46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3" o:spid="_x0000_s24577"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6F" w14:textId="77777777" w:rsidR="002802AF" w:rsidRDefault="00971D49">
    <w:pPr>
      <w:pStyle w:val="Header"/>
    </w:pPr>
    <w:r>
      <w:rPr>
        <w:noProof/>
      </w:rPr>
      <w:pict w14:anchorId="28DE4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7" o:spid="_x0000_s24581"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889"/>
      <w:gridCol w:w="1586"/>
    </w:tblGrid>
    <w:tr w:rsidR="002802AF" w:rsidRPr="00F85124" w14:paraId="28DE4672" w14:textId="77777777" w:rsidTr="00927918">
      <w:trPr>
        <w:cantSplit/>
        <w:trHeight w:val="288"/>
      </w:trPr>
      <w:tc>
        <w:tcPr>
          <w:tcW w:w="3881" w:type="pct"/>
          <w:tcBorders>
            <w:bottom w:val="single" w:sz="4" w:space="0" w:color="auto"/>
            <w:right w:val="nil"/>
          </w:tcBorders>
          <w:vAlign w:val="center"/>
        </w:tcPr>
        <w:p w14:paraId="28DE4670" w14:textId="77777777" w:rsidR="002802AF" w:rsidRPr="00927918" w:rsidRDefault="00971D49" w:rsidP="00511155">
          <w:pPr>
            <w:pStyle w:val="Style17"/>
            <w:rPr>
              <w:b/>
              <w:sz w:val="20"/>
            </w:rPr>
          </w:pPr>
          <w:r>
            <w:rPr>
              <w:noProof/>
              <w:sz w:val="20"/>
            </w:rPr>
            <w:pict w14:anchorId="28DE4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8" o:spid="_x0000_s24582"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802AF" w:rsidRPr="00927918">
            <w:rPr>
              <w:sz w:val="20"/>
            </w:rPr>
            <w:t>CERTIFICATE OF INSTALLATION</w:t>
          </w:r>
          <w:r w:rsidR="002802AF" w:rsidRPr="0053106D">
            <w:rPr>
              <w:sz w:val="20"/>
            </w:rPr>
            <w:t xml:space="preserve"> </w:t>
          </w:r>
          <w:r w:rsidR="002802AF">
            <w:rPr>
              <w:sz w:val="20"/>
            </w:rPr>
            <w:t xml:space="preserve">- </w:t>
          </w:r>
          <w:r w:rsidR="002802AF" w:rsidRPr="0053106D">
            <w:rPr>
              <w:sz w:val="20"/>
            </w:rPr>
            <w:t>USER INSTRUCTIONS</w:t>
          </w:r>
        </w:p>
      </w:tc>
      <w:tc>
        <w:tcPr>
          <w:tcW w:w="1119" w:type="pct"/>
          <w:gridSpan w:val="2"/>
          <w:tcBorders>
            <w:left w:val="nil"/>
            <w:bottom w:val="single" w:sz="4" w:space="0" w:color="auto"/>
          </w:tcBorders>
          <w:tcMar>
            <w:left w:w="115" w:type="dxa"/>
            <w:right w:w="115" w:type="dxa"/>
          </w:tcMar>
          <w:vAlign w:val="center"/>
        </w:tcPr>
        <w:p w14:paraId="28DE4671" w14:textId="77777777" w:rsidR="002802AF" w:rsidRPr="00927918" w:rsidRDefault="002802AF" w:rsidP="00B006E7">
          <w:pPr>
            <w:pStyle w:val="Style18"/>
            <w:rPr>
              <w:b/>
              <w:sz w:val="20"/>
            </w:rPr>
          </w:pPr>
          <w:r w:rsidRPr="00927918">
            <w:rPr>
              <w:sz w:val="20"/>
            </w:rPr>
            <w:t>CF2R-MCH-27</w:t>
          </w:r>
          <w:r>
            <w:rPr>
              <w:sz w:val="20"/>
            </w:rPr>
            <w:t>-H</w:t>
          </w:r>
        </w:p>
      </w:tc>
    </w:tr>
    <w:tr w:rsidR="002802AF" w:rsidRPr="00F85124" w14:paraId="28DE4675" w14:textId="77777777" w:rsidTr="003B08DF">
      <w:trPr>
        <w:cantSplit/>
        <w:trHeight w:val="288"/>
      </w:trPr>
      <w:tc>
        <w:tcPr>
          <w:tcW w:w="4283" w:type="pct"/>
          <w:gridSpan w:val="2"/>
          <w:tcBorders>
            <w:right w:val="nil"/>
          </w:tcBorders>
        </w:tcPr>
        <w:p w14:paraId="28DE4673" w14:textId="77777777" w:rsidR="002802AF" w:rsidRPr="00F85124" w:rsidRDefault="002802AF" w:rsidP="005272CF">
          <w:pPr>
            <w:pStyle w:val="Style19"/>
            <w:rPr>
              <w:sz w:val="12"/>
              <w:szCs w:val="12"/>
            </w:rPr>
          </w:pPr>
          <w:r w:rsidRPr="00505A99">
            <w:t>Indoor Air Quality and Mechanical Ventilation</w:t>
          </w:r>
          <w:r>
            <w:t xml:space="preserve"> – MCH-27a - Continuous - Fan Ventilation Rate Method</w:t>
          </w:r>
        </w:p>
      </w:tc>
      <w:tc>
        <w:tcPr>
          <w:tcW w:w="717" w:type="pct"/>
          <w:tcBorders>
            <w:left w:val="nil"/>
          </w:tcBorders>
        </w:tcPr>
        <w:p w14:paraId="28DE4674" w14:textId="77777777" w:rsidR="002802AF" w:rsidRPr="00F85124" w:rsidRDefault="002802AF"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971D49" w:rsidRPr="00971D49">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sidR="00971D49">
            <w:fldChar w:fldCharType="begin"/>
          </w:r>
          <w:r w:rsidR="00971D49">
            <w:instrText xml:space="preserve"> SECTIONPAGES   \* MERGEFORMAT </w:instrText>
          </w:r>
          <w:r w:rsidR="00971D49">
            <w:fldChar w:fldCharType="separate"/>
          </w:r>
          <w:r w:rsidR="00971D49" w:rsidRPr="00971D49">
            <w:rPr>
              <w:rFonts w:asciiTheme="minorHAnsi" w:hAnsiTheme="minorHAnsi"/>
              <w:bCs/>
              <w:noProof/>
            </w:rPr>
            <w:t>1</w:t>
          </w:r>
          <w:r w:rsidR="00971D49">
            <w:rPr>
              <w:rFonts w:asciiTheme="minorHAnsi" w:hAnsiTheme="minorHAnsi"/>
              <w:bCs/>
              <w:noProof/>
            </w:rPr>
            <w:fldChar w:fldCharType="end"/>
          </w:r>
          <w:r w:rsidRPr="00F85124">
            <w:rPr>
              <w:rFonts w:asciiTheme="minorHAnsi" w:hAnsiTheme="minorHAnsi"/>
              <w:bCs/>
            </w:rPr>
            <w:t>)</w:t>
          </w:r>
        </w:p>
      </w:tc>
    </w:tr>
  </w:tbl>
  <w:p w14:paraId="28DE4676" w14:textId="77777777" w:rsidR="002802AF" w:rsidRDefault="002802A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78" w14:textId="77777777" w:rsidR="002802AF" w:rsidRDefault="00971D49">
    <w:pPr>
      <w:pStyle w:val="Header"/>
    </w:pPr>
    <w:r>
      <w:rPr>
        <w:noProof/>
      </w:rPr>
      <w:pict w14:anchorId="28DE4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6" o:spid="_x0000_s24580"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79" w14:textId="77777777" w:rsidR="002802AF" w:rsidRDefault="00971D49">
    <w:pPr>
      <w:pStyle w:val="Header"/>
    </w:pPr>
    <w:r>
      <w:rPr>
        <w:noProof/>
      </w:rPr>
      <w:pict w14:anchorId="28DE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0" o:spid="_x0000_s24584"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980"/>
      <w:gridCol w:w="1495"/>
    </w:tblGrid>
    <w:tr w:rsidR="002802AF" w:rsidRPr="00F85124" w14:paraId="28DE467C" w14:textId="77777777" w:rsidTr="00927918">
      <w:trPr>
        <w:cantSplit/>
        <w:trHeight w:val="288"/>
      </w:trPr>
      <w:tc>
        <w:tcPr>
          <w:tcW w:w="3881" w:type="pct"/>
          <w:tcBorders>
            <w:bottom w:val="single" w:sz="4" w:space="0" w:color="auto"/>
            <w:right w:val="nil"/>
          </w:tcBorders>
          <w:vAlign w:val="center"/>
        </w:tcPr>
        <w:p w14:paraId="28DE467A" w14:textId="77777777" w:rsidR="002802AF" w:rsidRPr="00927918" w:rsidRDefault="00971D49" w:rsidP="00511155">
          <w:pPr>
            <w:pStyle w:val="Style17"/>
            <w:rPr>
              <w:b/>
              <w:sz w:val="20"/>
            </w:rPr>
          </w:pPr>
          <w:r>
            <w:rPr>
              <w:noProof/>
              <w:sz w:val="20"/>
            </w:rPr>
            <w:pict w14:anchorId="28DE46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1" o:spid="_x0000_s24585"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802AF" w:rsidRPr="00927918">
            <w:rPr>
              <w:sz w:val="20"/>
            </w:rPr>
            <w:t>CERTIFICATE OF INSTALLATION</w:t>
          </w:r>
          <w:r w:rsidR="002802AF" w:rsidRPr="0053106D">
            <w:rPr>
              <w:sz w:val="20"/>
            </w:rPr>
            <w:t xml:space="preserve"> </w:t>
          </w:r>
          <w:r w:rsidR="002802AF">
            <w:rPr>
              <w:sz w:val="20"/>
            </w:rPr>
            <w:t>– DATA FIELD DEFINITIONS AND CALCULATIONS</w:t>
          </w:r>
        </w:p>
      </w:tc>
      <w:tc>
        <w:tcPr>
          <w:tcW w:w="1119" w:type="pct"/>
          <w:gridSpan w:val="2"/>
          <w:tcBorders>
            <w:left w:val="nil"/>
            <w:bottom w:val="single" w:sz="4" w:space="0" w:color="auto"/>
          </w:tcBorders>
          <w:tcMar>
            <w:left w:w="115" w:type="dxa"/>
            <w:right w:w="115" w:type="dxa"/>
          </w:tcMar>
          <w:vAlign w:val="center"/>
        </w:tcPr>
        <w:p w14:paraId="28DE467B" w14:textId="77777777" w:rsidR="002802AF" w:rsidRPr="00927918" w:rsidRDefault="002802AF" w:rsidP="005475A5">
          <w:pPr>
            <w:pStyle w:val="Style18"/>
            <w:rPr>
              <w:b/>
              <w:sz w:val="20"/>
            </w:rPr>
          </w:pPr>
          <w:r w:rsidRPr="00927918">
            <w:rPr>
              <w:sz w:val="20"/>
            </w:rPr>
            <w:t>CF2R-MCH-27</w:t>
          </w:r>
          <w:r>
            <w:rPr>
              <w:sz w:val="20"/>
            </w:rPr>
            <w:t>-H</w:t>
          </w:r>
        </w:p>
      </w:tc>
    </w:tr>
    <w:tr w:rsidR="002802AF" w:rsidRPr="00F85124" w14:paraId="28DE467F" w14:textId="77777777" w:rsidTr="00877332">
      <w:trPr>
        <w:cantSplit/>
        <w:trHeight w:val="288"/>
      </w:trPr>
      <w:tc>
        <w:tcPr>
          <w:tcW w:w="4324" w:type="pct"/>
          <w:gridSpan w:val="2"/>
          <w:tcBorders>
            <w:right w:val="nil"/>
          </w:tcBorders>
        </w:tcPr>
        <w:p w14:paraId="28DE467D" w14:textId="77777777" w:rsidR="002802AF" w:rsidRPr="00F85124" w:rsidRDefault="002802AF" w:rsidP="0077769B">
          <w:pPr>
            <w:pStyle w:val="Style19"/>
            <w:rPr>
              <w:sz w:val="12"/>
              <w:szCs w:val="12"/>
            </w:rPr>
          </w:pPr>
          <w:r w:rsidRPr="00505A99">
            <w:t>Indoor Air Quality and Mechanical Ventilation</w:t>
          </w:r>
          <w:r>
            <w:t xml:space="preserve"> – MCH-27a - Continuous - Fan Ventilation Rate Method</w:t>
          </w:r>
        </w:p>
      </w:tc>
      <w:tc>
        <w:tcPr>
          <w:tcW w:w="676" w:type="pct"/>
          <w:tcBorders>
            <w:left w:val="nil"/>
          </w:tcBorders>
        </w:tcPr>
        <w:p w14:paraId="28DE467E" w14:textId="77777777" w:rsidR="002802AF" w:rsidRPr="00F85124" w:rsidRDefault="002802AF"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971D49" w:rsidRPr="00971D49">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sidR="00971D49">
            <w:fldChar w:fldCharType="begin"/>
          </w:r>
          <w:r w:rsidR="00971D49">
            <w:instrText xml:space="preserve"> SECTIONPAGES   \* MERGEFORMAT </w:instrText>
          </w:r>
          <w:r w:rsidR="00971D49">
            <w:fldChar w:fldCharType="separate"/>
          </w:r>
          <w:r w:rsidR="00971D49" w:rsidRPr="00971D49">
            <w:rPr>
              <w:rFonts w:asciiTheme="minorHAnsi" w:hAnsiTheme="minorHAnsi"/>
              <w:bCs/>
              <w:noProof/>
            </w:rPr>
            <w:t>5</w:t>
          </w:r>
          <w:r w:rsidR="00971D49">
            <w:rPr>
              <w:rFonts w:asciiTheme="minorHAnsi" w:hAnsiTheme="minorHAnsi"/>
              <w:bCs/>
              <w:noProof/>
            </w:rPr>
            <w:fldChar w:fldCharType="end"/>
          </w:r>
          <w:r w:rsidRPr="00F85124">
            <w:rPr>
              <w:rFonts w:asciiTheme="minorHAnsi" w:hAnsiTheme="minorHAnsi"/>
              <w:bCs/>
            </w:rPr>
            <w:t>)</w:t>
          </w:r>
        </w:p>
      </w:tc>
    </w:tr>
  </w:tbl>
  <w:p w14:paraId="28DE4680" w14:textId="77777777" w:rsidR="002802AF" w:rsidRDefault="002802A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DE4682" w14:textId="77777777" w:rsidR="002802AF" w:rsidRDefault="00971D49">
    <w:pPr>
      <w:pStyle w:val="Header"/>
    </w:pPr>
    <w:r>
      <w:rPr>
        <w:noProof/>
      </w:rPr>
      <w:pict w14:anchorId="28DE46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9" o:spid="_x0000_s24583"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5FE0842"/>
    <w:multiLevelType w:val="hybridMultilevel"/>
    <w:tmpl w:val="E640CA6A"/>
    <w:lvl w:ilvl="0" w:tplc="EE4C9A3C">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596E23"/>
    <w:multiLevelType w:val="hybridMultilevel"/>
    <w:tmpl w:val="2C60D6AA"/>
    <w:lvl w:ilvl="0" w:tplc="29087E9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3D72DE3"/>
    <w:multiLevelType w:val="hybridMultilevel"/>
    <w:tmpl w:val="271248AE"/>
    <w:lvl w:ilvl="0" w:tplc="9C82B3C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9">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0">
    <w:nsid w:val="43CA65A4"/>
    <w:multiLevelType w:val="hybridMultilevel"/>
    <w:tmpl w:val="271248AE"/>
    <w:lvl w:ilvl="0" w:tplc="9C82B3C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95A686AA"/>
    <w:lvl w:ilvl="0" w:tplc="99AE355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4"/>
  </w:num>
  <w:num w:numId="3">
    <w:abstractNumId w:val="11"/>
  </w:num>
  <w:num w:numId="4">
    <w:abstractNumId w:val="1"/>
  </w:num>
  <w:num w:numId="5">
    <w:abstractNumId w:val="0"/>
  </w:num>
  <w:num w:numId="6">
    <w:abstractNumId w:val="6"/>
  </w:num>
  <w:num w:numId="7">
    <w:abstractNumId w:val="12"/>
  </w:num>
  <w:num w:numId="8">
    <w:abstractNumId w:val="13"/>
  </w:num>
  <w:num w:numId="9">
    <w:abstractNumId w:val="5"/>
  </w:num>
  <w:num w:numId="10">
    <w:abstractNumId w:val="9"/>
  </w:num>
  <w:num w:numId="11">
    <w:abstractNumId w:val="8"/>
  </w:num>
  <w:num w:numId="12">
    <w:abstractNumId w:val="14"/>
  </w:num>
  <w:num w:numId="13">
    <w:abstractNumId w:val="2"/>
  </w:num>
  <w:num w:numId="14">
    <w:abstractNumId w:val="3"/>
  </w:num>
  <w:num w:numId="15">
    <w:abstractNumId w:val="6"/>
  </w:num>
  <w:num w:numId="16">
    <w:abstractNumId w:val="6"/>
  </w:num>
  <w:num w:numId="17">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4586"/>
    <o:shapelayout v:ext="edit">
      <o:idmap v:ext="edit" data="2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DBF"/>
    <w:rsid w:val="00015D72"/>
    <w:rsid w:val="00026B59"/>
    <w:rsid w:val="00035D89"/>
    <w:rsid w:val="00045AF9"/>
    <w:rsid w:val="00054E76"/>
    <w:rsid w:val="0005583E"/>
    <w:rsid w:val="000711A4"/>
    <w:rsid w:val="0007757E"/>
    <w:rsid w:val="00096F6A"/>
    <w:rsid w:val="00097877"/>
    <w:rsid w:val="000A56EB"/>
    <w:rsid w:val="000B02DA"/>
    <w:rsid w:val="000B04B3"/>
    <w:rsid w:val="000B1B45"/>
    <w:rsid w:val="000C01F9"/>
    <w:rsid w:val="000C6B12"/>
    <w:rsid w:val="000C6DC4"/>
    <w:rsid w:val="000D01A4"/>
    <w:rsid w:val="000E5B7B"/>
    <w:rsid w:val="000E65A2"/>
    <w:rsid w:val="000F501F"/>
    <w:rsid w:val="0011500B"/>
    <w:rsid w:val="001214E5"/>
    <w:rsid w:val="001309F1"/>
    <w:rsid w:val="001324C7"/>
    <w:rsid w:val="001327CF"/>
    <w:rsid w:val="00133642"/>
    <w:rsid w:val="00133CB8"/>
    <w:rsid w:val="001472B2"/>
    <w:rsid w:val="00153E51"/>
    <w:rsid w:val="0015794E"/>
    <w:rsid w:val="00172196"/>
    <w:rsid w:val="00196C25"/>
    <w:rsid w:val="001A7976"/>
    <w:rsid w:val="001B520A"/>
    <w:rsid w:val="001B5D20"/>
    <w:rsid w:val="001D041A"/>
    <w:rsid w:val="001D1CB0"/>
    <w:rsid w:val="001F3D67"/>
    <w:rsid w:val="001F6151"/>
    <w:rsid w:val="00206FBB"/>
    <w:rsid w:val="00207FF0"/>
    <w:rsid w:val="002164A1"/>
    <w:rsid w:val="00233417"/>
    <w:rsid w:val="00241504"/>
    <w:rsid w:val="00247168"/>
    <w:rsid w:val="002517E2"/>
    <w:rsid w:val="00264823"/>
    <w:rsid w:val="002802AF"/>
    <w:rsid w:val="002823B2"/>
    <w:rsid w:val="0028319D"/>
    <w:rsid w:val="0028493D"/>
    <w:rsid w:val="002A716C"/>
    <w:rsid w:val="002B2C52"/>
    <w:rsid w:val="002C07D3"/>
    <w:rsid w:val="002C2D8A"/>
    <w:rsid w:val="002D2415"/>
    <w:rsid w:val="002D51B1"/>
    <w:rsid w:val="002D794E"/>
    <w:rsid w:val="002E0D52"/>
    <w:rsid w:val="002E7D09"/>
    <w:rsid w:val="002F192A"/>
    <w:rsid w:val="0030200E"/>
    <w:rsid w:val="00304CE5"/>
    <w:rsid w:val="00304D23"/>
    <w:rsid w:val="00306B1F"/>
    <w:rsid w:val="003078C9"/>
    <w:rsid w:val="003111A6"/>
    <w:rsid w:val="0032753B"/>
    <w:rsid w:val="003336EA"/>
    <w:rsid w:val="00333FFE"/>
    <w:rsid w:val="00381A85"/>
    <w:rsid w:val="00384FF9"/>
    <w:rsid w:val="003A07F3"/>
    <w:rsid w:val="003A2C08"/>
    <w:rsid w:val="003A3D8D"/>
    <w:rsid w:val="003B08DF"/>
    <w:rsid w:val="003B4A3B"/>
    <w:rsid w:val="003C1C51"/>
    <w:rsid w:val="003C2BEE"/>
    <w:rsid w:val="003C3759"/>
    <w:rsid w:val="003D7A81"/>
    <w:rsid w:val="003E38E3"/>
    <w:rsid w:val="003E4EF0"/>
    <w:rsid w:val="003F2596"/>
    <w:rsid w:val="003F5BA9"/>
    <w:rsid w:val="00400A9B"/>
    <w:rsid w:val="00405DB1"/>
    <w:rsid w:val="00415FCE"/>
    <w:rsid w:val="00424418"/>
    <w:rsid w:val="00432E2D"/>
    <w:rsid w:val="00435445"/>
    <w:rsid w:val="00445B0F"/>
    <w:rsid w:val="0045459E"/>
    <w:rsid w:val="00460F34"/>
    <w:rsid w:val="00477018"/>
    <w:rsid w:val="004804AC"/>
    <w:rsid w:val="00480854"/>
    <w:rsid w:val="004B23F2"/>
    <w:rsid w:val="004C1BAB"/>
    <w:rsid w:val="004D44D7"/>
    <w:rsid w:val="004E2393"/>
    <w:rsid w:val="004E7E23"/>
    <w:rsid w:val="004F18B1"/>
    <w:rsid w:val="00500C2C"/>
    <w:rsid w:val="00505A99"/>
    <w:rsid w:val="00511155"/>
    <w:rsid w:val="00520A0E"/>
    <w:rsid w:val="00521E1D"/>
    <w:rsid w:val="005272CF"/>
    <w:rsid w:val="00536C29"/>
    <w:rsid w:val="005437F2"/>
    <w:rsid w:val="005475A5"/>
    <w:rsid w:val="00547BA2"/>
    <w:rsid w:val="00561296"/>
    <w:rsid w:val="00570E4A"/>
    <w:rsid w:val="005811AB"/>
    <w:rsid w:val="005942C7"/>
    <w:rsid w:val="005C3EB4"/>
    <w:rsid w:val="005C7D25"/>
    <w:rsid w:val="005E32AF"/>
    <w:rsid w:val="005E4A7C"/>
    <w:rsid w:val="00601797"/>
    <w:rsid w:val="006102F0"/>
    <w:rsid w:val="006121C5"/>
    <w:rsid w:val="00627D50"/>
    <w:rsid w:val="006300E4"/>
    <w:rsid w:val="0064172B"/>
    <w:rsid w:val="0065265A"/>
    <w:rsid w:val="00652E13"/>
    <w:rsid w:val="0067292A"/>
    <w:rsid w:val="006828BE"/>
    <w:rsid w:val="006857B7"/>
    <w:rsid w:val="00691A17"/>
    <w:rsid w:val="006C4FD8"/>
    <w:rsid w:val="00715A11"/>
    <w:rsid w:val="00723364"/>
    <w:rsid w:val="007369E7"/>
    <w:rsid w:val="00745365"/>
    <w:rsid w:val="00751606"/>
    <w:rsid w:val="00751939"/>
    <w:rsid w:val="00761A8D"/>
    <w:rsid w:val="00764C27"/>
    <w:rsid w:val="0076712E"/>
    <w:rsid w:val="007700B6"/>
    <w:rsid w:val="0077345D"/>
    <w:rsid w:val="0077769B"/>
    <w:rsid w:val="00777B2F"/>
    <w:rsid w:val="0078516E"/>
    <w:rsid w:val="00797D6B"/>
    <w:rsid w:val="007B0AE7"/>
    <w:rsid w:val="007B5F68"/>
    <w:rsid w:val="007B7968"/>
    <w:rsid w:val="007C387B"/>
    <w:rsid w:val="00800425"/>
    <w:rsid w:val="008044C4"/>
    <w:rsid w:val="00806AB6"/>
    <w:rsid w:val="00850465"/>
    <w:rsid w:val="00852EF2"/>
    <w:rsid w:val="008615AA"/>
    <w:rsid w:val="008653B9"/>
    <w:rsid w:val="00870662"/>
    <w:rsid w:val="00877332"/>
    <w:rsid w:val="00882CE9"/>
    <w:rsid w:val="00893BEE"/>
    <w:rsid w:val="008B3B12"/>
    <w:rsid w:val="008C5028"/>
    <w:rsid w:val="008C5D75"/>
    <w:rsid w:val="008D1AB3"/>
    <w:rsid w:val="008D41A5"/>
    <w:rsid w:val="008D7DBB"/>
    <w:rsid w:val="008E2D6D"/>
    <w:rsid w:val="008F1D4B"/>
    <w:rsid w:val="00904E2D"/>
    <w:rsid w:val="0091073A"/>
    <w:rsid w:val="009208CD"/>
    <w:rsid w:val="0092101C"/>
    <w:rsid w:val="00927918"/>
    <w:rsid w:val="00935C08"/>
    <w:rsid w:val="00945C44"/>
    <w:rsid w:val="0095282F"/>
    <w:rsid w:val="00952AE8"/>
    <w:rsid w:val="00956E34"/>
    <w:rsid w:val="00971D49"/>
    <w:rsid w:val="009948B0"/>
    <w:rsid w:val="009960A3"/>
    <w:rsid w:val="009A50EC"/>
    <w:rsid w:val="009A6A6F"/>
    <w:rsid w:val="009D121A"/>
    <w:rsid w:val="009E4A55"/>
    <w:rsid w:val="009E7021"/>
    <w:rsid w:val="009F0BED"/>
    <w:rsid w:val="009F74E6"/>
    <w:rsid w:val="00A00881"/>
    <w:rsid w:val="00A06808"/>
    <w:rsid w:val="00A2256A"/>
    <w:rsid w:val="00A22659"/>
    <w:rsid w:val="00A22CE1"/>
    <w:rsid w:val="00A2412E"/>
    <w:rsid w:val="00A26E22"/>
    <w:rsid w:val="00A31FAE"/>
    <w:rsid w:val="00A37321"/>
    <w:rsid w:val="00A40000"/>
    <w:rsid w:val="00A42E9F"/>
    <w:rsid w:val="00A430D3"/>
    <w:rsid w:val="00A53BF1"/>
    <w:rsid w:val="00A54837"/>
    <w:rsid w:val="00A62E95"/>
    <w:rsid w:val="00A66375"/>
    <w:rsid w:val="00A776EA"/>
    <w:rsid w:val="00A870D4"/>
    <w:rsid w:val="00A94FE8"/>
    <w:rsid w:val="00AA16BF"/>
    <w:rsid w:val="00AB2F6D"/>
    <w:rsid w:val="00AB49E9"/>
    <w:rsid w:val="00AD0B13"/>
    <w:rsid w:val="00AD1F99"/>
    <w:rsid w:val="00B00551"/>
    <w:rsid w:val="00B006E7"/>
    <w:rsid w:val="00B20D56"/>
    <w:rsid w:val="00B22A55"/>
    <w:rsid w:val="00B237CC"/>
    <w:rsid w:val="00B3082E"/>
    <w:rsid w:val="00B46452"/>
    <w:rsid w:val="00B71555"/>
    <w:rsid w:val="00B71693"/>
    <w:rsid w:val="00B76F33"/>
    <w:rsid w:val="00B83CDF"/>
    <w:rsid w:val="00B91376"/>
    <w:rsid w:val="00B92A6E"/>
    <w:rsid w:val="00BB25B8"/>
    <w:rsid w:val="00BB33DA"/>
    <w:rsid w:val="00BC2690"/>
    <w:rsid w:val="00BC3EBF"/>
    <w:rsid w:val="00BC75B3"/>
    <w:rsid w:val="00BD7E70"/>
    <w:rsid w:val="00BE0C3C"/>
    <w:rsid w:val="00C068C2"/>
    <w:rsid w:val="00C22864"/>
    <w:rsid w:val="00C22885"/>
    <w:rsid w:val="00C328A3"/>
    <w:rsid w:val="00C35F15"/>
    <w:rsid w:val="00C44665"/>
    <w:rsid w:val="00C47060"/>
    <w:rsid w:val="00C50E8A"/>
    <w:rsid w:val="00C55D60"/>
    <w:rsid w:val="00C64DBF"/>
    <w:rsid w:val="00C67C65"/>
    <w:rsid w:val="00C71BBE"/>
    <w:rsid w:val="00C77FDC"/>
    <w:rsid w:val="00C83F76"/>
    <w:rsid w:val="00C92A8D"/>
    <w:rsid w:val="00CB00C9"/>
    <w:rsid w:val="00CB2201"/>
    <w:rsid w:val="00CD08D9"/>
    <w:rsid w:val="00CE1438"/>
    <w:rsid w:val="00CE2644"/>
    <w:rsid w:val="00CE41C9"/>
    <w:rsid w:val="00D2491C"/>
    <w:rsid w:val="00D43E73"/>
    <w:rsid w:val="00D46482"/>
    <w:rsid w:val="00D56133"/>
    <w:rsid w:val="00D75E92"/>
    <w:rsid w:val="00D82085"/>
    <w:rsid w:val="00D831AB"/>
    <w:rsid w:val="00D8588D"/>
    <w:rsid w:val="00DA6319"/>
    <w:rsid w:val="00DD7E08"/>
    <w:rsid w:val="00DF12A7"/>
    <w:rsid w:val="00E001D9"/>
    <w:rsid w:val="00E05B2F"/>
    <w:rsid w:val="00E30B07"/>
    <w:rsid w:val="00E326A3"/>
    <w:rsid w:val="00E32F0F"/>
    <w:rsid w:val="00E37333"/>
    <w:rsid w:val="00E606A5"/>
    <w:rsid w:val="00E7542F"/>
    <w:rsid w:val="00E90CFA"/>
    <w:rsid w:val="00E90F99"/>
    <w:rsid w:val="00E97B72"/>
    <w:rsid w:val="00EA1869"/>
    <w:rsid w:val="00EB40E3"/>
    <w:rsid w:val="00EE2A89"/>
    <w:rsid w:val="00EE71C1"/>
    <w:rsid w:val="00EF700E"/>
    <w:rsid w:val="00F00981"/>
    <w:rsid w:val="00F17957"/>
    <w:rsid w:val="00F27648"/>
    <w:rsid w:val="00F36913"/>
    <w:rsid w:val="00F3733C"/>
    <w:rsid w:val="00F427F0"/>
    <w:rsid w:val="00F42D7E"/>
    <w:rsid w:val="00F437C5"/>
    <w:rsid w:val="00F5715E"/>
    <w:rsid w:val="00F64404"/>
    <w:rsid w:val="00F71086"/>
    <w:rsid w:val="00F9193C"/>
    <w:rsid w:val="00FA3AAC"/>
    <w:rsid w:val="00FA6F0E"/>
    <w:rsid w:val="00FA74A0"/>
    <w:rsid w:val="00FC4A59"/>
    <w:rsid w:val="00FC644C"/>
    <w:rsid w:val="00FE369B"/>
    <w:rsid w:val="00FE4F0E"/>
    <w:rsid w:val="00FE6BB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86"/>
    <o:shapelayout v:ext="edit">
      <o:idmap v:ext="edit" data="1"/>
    </o:shapelayout>
  </w:shapeDefaults>
  <w:decimalSymbol w:val="."/>
  <w:listSeparator w:val=","/>
  <w14:docId w14:val="28DE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2E7D0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2E7D09"/>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2E7D0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2E7D09"/>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049967">
      <w:bodyDiv w:val="1"/>
      <w:marLeft w:val="0"/>
      <w:marRight w:val="0"/>
      <w:marTop w:val="0"/>
      <w:marBottom w:val="0"/>
      <w:divBdr>
        <w:top w:val="none" w:sz="0" w:space="0" w:color="auto"/>
        <w:left w:val="none" w:sz="0" w:space="0" w:color="auto"/>
        <w:bottom w:val="none" w:sz="0" w:space="0" w:color="auto"/>
        <w:right w:val="none" w:sz="0" w:space="0" w:color="auto"/>
      </w:divBdr>
    </w:div>
    <w:div w:id="987367266">
      <w:bodyDiv w:val="1"/>
      <w:marLeft w:val="0"/>
      <w:marRight w:val="0"/>
      <w:marTop w:val="0"/>
      <w:marBottom w:val="0"/>
      <w:divBdr>
        <w:top w:val="none" w:sz="0" w:space="0" w:color="auto"/>
        <w:left w:val="none" w:sz="0" w:space="0" w:color="auto"/>
        <w:bottom w:val="none" w:sz="0" w:space="0" w:color="auto"/>
        <w:right w:val="none" w:sz="0" w:space="0" w:color="auto"/>
      </w:divBdr>
    </w:div>
    <w:div w:id="1594850686">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90B146-2E71-4D1D-9B60-AC9F57925726}">
  <ds:schemaRefs>
    <ds:schemaRef ds:uri="http://schemas.openxmlformats.org/officeDocument/2006/bibliography"/>
  </ds:schemaRefs>
</ds:datastoreItem>
</file>

<file path=customXml/itemProps2.xml><?xml version="1.0" encoding="utf-8"?>
<ds:datastoreItem xmlns:ds="http://schemas.openxmlformats.org/officeDocument/2006/customXml" ds:itemID="{066F824C-023A-40B1-A9E0-E764B8BCF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5262</Words>
  <Characters>29994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35186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13</cp:revision>
  <dcterms:created xsi:type="dcterms:W3CDTF">2015-06-09T19:45:00Z</dcterms:created>
  <dcterms:modified xsi:type="dcterms:W3CDTF">2016-10-11T18:26:00Z</dcterms:modified>
</cp:coreProperties>
</file>