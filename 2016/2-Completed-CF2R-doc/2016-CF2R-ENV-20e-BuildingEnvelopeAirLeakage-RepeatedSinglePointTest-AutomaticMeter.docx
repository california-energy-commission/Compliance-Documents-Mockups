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2"/>
        <w:gridCol w:w="5774"/>
      </w:tblGrid>
      <w:tr w:rsidR="00CD10AA" w:rsidRPr="00155FB2" w14:paraId="698456A5" w14:textId="77777777" w:rsidTr="008878A4">
        <w:trPr>
          <w:trHeight w:val="230"/>
        </w:trPr>
        <w:tc>
          <w:tcPr>
            <w:tcW w:w="11016" w:type="dxa"/>
            <w:gridSpan w:val="3"/>
            <w:vAlign w:val="center"/>
          </w:tcPr>
          <w:p w14:paraId="698456A4" w14:textId="77777777" w:rsidR="00CD10AA" w:rsidRPr="002531C9"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531C9">
              <w:rPr>
                <w:rFonts w:asciiTheme="minorHAnsi" w:hAnsiTheme="minorHAnsi"/>
                <w:b/>
                <w:szCs w:val="18"/>
              </w:rPr>
              <w:t>A. Building Air Leakage – General Information</w:t>
            </w:r>
          </w:p>
        </w:tc>
      </w:tr>
      <w:tr w:rsidR="00CD10AA" w:rsidRPr="00155FB2" w14:paraId="698456A9" w14:textId="77777777" w:rsidTr="008878A4">
        <w:trPr>
          <w:trHeight w:val="230"/>
        </w:trPr>
        <w:tc>
          <w:tcPr>
            <w:tcW w:w="590" w:type="dxa"/>
            <w:vAlign w:val="center"/>
          </w:tcPr>
          <w:p w14:paraId="698456A6"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01</w:t>
            </w:r>
          </w:p>
        </w:tc>
        <w:tc>
          <w:tcPr>
            <w:tcW w:w="4652" w:type="dxa"/>
            <w:vAlign w:val="center"/>
          </w:tcPr>
          <w:p w14:paraId="698456A7" w14:textId="439866EC" w:rsidR="00CD10AA" w:rsidRPr="00155FB2" w:rsidRDefault="00CD10AA" w:rsidP="00155FB2">
            <w:pPr>
              <w:rPr>
                <w:rFonts w:asciiTheme="minorHAnsi" w:hAnsiTheme="minorHAnsi"/>
                <w:sz w:val="18"/>
                <w:szCs w:val="18"/>
              </w:rPr>
            </w:pPr>
            <w:r w:rsidRPr="00155FB2">
              <w:rPr>
                <w:rFonts w:asciiTheme="minorHAnsi" w:hAnsiTheme="minorHAnsi"/>
                <w:sz w:val="18"/>
                <w:szCs w:val="18"/>
              </w:rPr>
              <w:t>Test Procedure Used</w:t>
            </w:r>
          </w:p>
        </w:tc>
        <w:tc>
          <w:tcPr>
            <w:tcW w:w="5774" w:type="dxa"/>
            <w:vAlign w:val="center"/>
          </w:tcPr>
          <w:p w14:paraId="698456A8" w14:textId="77777777" w:rsidR="00CD10AA" w:rsidRPr="00155FB2" w:rsidRDefault="00CD10AA" w:rsidP="00155FB2">
            <w:pPr>
              <w:rPr>
                <w:rFonts w:asciiTheme="minorHAnsi" w:hAnsiTheme="minorHAnsi"/>
                <w:sz w:val="18"/>
                <w:szCs w:val="18"/>
              </w:rPr>
            </w:pPr>
          </w:p>
        </w:tc>
      </w:tr>
      <w:tr w:rsidR="00CD10AA" w:rsidRPr="00155FB2" w14:paraId="698456AD" w14:textId="77777777" w:rsidTr="008878A4">
        <w:trPr>
          <w:trHeight w:val="230"/>
        </w:trPr>
        <w:tc>
          <w:tcPr>
            <w:tcW w:w="590" w:type="dxa"/>
            <w:vAlign w:val="center"/>
          </w:tcPr>
          <w:p w14:paraId="698456AA"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02</w:t>
            </w:r>
          </w:p>
        </w:tc>
        <w:tc>
          <w:tcPr>
            <w:tcW w:w="4652" w:type="dxa"/>
            <w:vAlign w:val="center"/>
          </w:tcPr>
          <w:p w14:paraId="698456AB" w14:textId="7F122EA1" w:rsidR="00CD10AA" w:rsidRPr="00155FB2" w:rsidRDefault="00CD10AA" w:rsidP="00155FB2">
            <w:pPr>
              <w:rPr>
                <w:rFonts w:asciiTheme="minorHAnsi" w:hAnsiTheme="minorHAnsi"/>
                <w:sz w:val="18"/>
                <w:szCs w:val="18"/>
              </w:rPr>
            </w:pPr>
            <w:r w:rsidRPr="00155FB2">
              <w:rPr>
                <w:rFonts w:asciiTheme="minorHAnsi" w:hAnsiTheme="minorHAnsi"/>
                <w:sz w:val="18"/>
                <w:szCs w:val="18"/>
              </w:rPr>
              <w:t>Building Air Leakage Target from CF1R</w:t>
            </w:r>
          </w:p>
        </w:tc>
        <w:tc>
          <w:tcPr>
            <w:tcW w:w="5774" w:type="dxa"/>
            <w:vAlign w:val="center"/>
          </w:tcPr>
          <w:p w14:paraId="698456AC" w14:textId="77777777" w:rsidR="00CD10AA" w:rsidRPr="00155FB2" w:rsidRDefault="00CD10AA" w:rsidP="00155FB2">
            <w:pPr>
              <w:rPr>
                <w:rFonts w:asciiTheme="minorHAnsi" w:hAnsiTheme="minorHAnsi"/>
                <w:sz w:val="18"/>
                <w:szCs w:val="18"/>
              </w:rPr>
            </w:pPr>
          </w:p>
        </w:tc>
      </w:tr>
      <w:tr w:rsidR="00CD10AA" w:rsidRPr="00155FB2" w14:paraId="698456B1" w14:textId="77777777" w:rsidTr="008878A4">
        <w:trPr>
          <w:trHeight w:val="230"/>
        </w:trPr>
        <w:tc>
          <w:tcPr>
            <w:tcW w:w="590" w:type="dxa"/>
            <w:vAlign w:val="center"/>
          </w:tcPr>
          <w:p w14:paraId="698456AE" w14:textId="77777777" w:rsidR="00CD10AA" w:rsidRPr="00155FB2" w:rsidRDefault="00CD10AA" w:rsidP="00155FB2">
            <w:pPr>
              <w:jc w:val="center"/>
              <w:rPr>
                <w:rFonts w:asciiTheme="minorHAnsi" w:hAnsiTheme="minorHAnsi"/>
                <w:b/>
                <w:sz w:val="18"/>
                <w:szCs w:val="18"/>
              </w:rPr>
            </w:pPr>
            <w:r w:rsidRPr="00155FB2">
              <w:rPr>
                <w:rFonts w:asciiTheme="minorHAnsi" w:hAnsiTheme="minorHAnsi"/>
                <w:sz w:val="18"/>
                <w:szCs w:val="18"/>
              </w:rPr>
              <w:t>03</w:t>
            </w:r>
          </w:p>
        </w:tc>
        <w:tc>
          <w:tcPr>
            <w:tcW w:w="4652" w:type="dxa"/>
            <w:vAlign w:val="center"/>
          </w:tcPr>
          <w:p w14:paraId="698456AF" w14:textId="3DF92822" w:rsidR="00CD10AA" w:rsidRPr="00155FB2" w:rsidRDefault="00CD10AA" w:rsidP="00595926">
            <w:pPr>
              <w:rPr>
                <w:rFonts w:asciiTheme="minorHAnsi" w:hAnsiTheme="minorHAnsi"/>
                <w:sz w:val="18"/>
                <w:szCs w:val="18"/>
              </w:rPr>
            </w:pPr>
            <w:r w:rsidRPr="00155FB2">
              <w:rPr>
                <w:rFonts w:asciiTheme="minorHAnsi" w:hAnsiTheme="minorHAnsi"/>
                <w:sz w:val="18"/>
                <w:szCs w:val="18"/>
              </w:rPr>
              <w:t xml:space="preserve">Indoor </w:t>
            </w:r>
            <w:r w:rsidR="002C7729">
              <w:rPr>
                <w:rFonts w:asciiTheme="minorHAnsi" w:hAnsiTheme="minorHAnsi"/>
                <w:sz w:val="18"/>
                <w:szCs w:val="18"/>
              </w:rPr>
              <w:t>T</w:t>
            </w:r>
            <w:r w:rsidRPr="00155FB2">
              <w:rPr>
                <w:rFonts w:asciiTheme="minorHAnsi" w:hAnsiTheme="minorHAnsi"/>
                <w:sz w:val="18"/>
                <w:szCs w:val="18"/>
              </w:rPr>
              <w:t xml:space="preserve">emperature </w:t>
            </w:r>
            <w:r w:rsidR="002C7729">
              <w:rPr>
                <w:rFonts w:asciiTheme="minorHAnsi" w:hAnsiTheme="minorHAnsi"/>
                <w:sz w:val="18"/>
                <w:szCs w:val="18"/>
              </w:rPr>
              <w:t>D</w:t>
            </w:r>
            <w:r w:rsidRPr="00155FB2">
              <w:rPr>
                <w:rFonts w:asciiTheme="minorHAnsi" w:hAnsiTheme="minorHAnsi"/>
                <w:sz w:val="18"/>
                <w:szCs w:val="18"/>
              </w:rPr>
              <w:t xml:space="preserve">uring </w:t>
            </w:r>
            <w:r w:rsidR="002C7729">
              <w:rPr>
                <w:rFonts w:asciiTheme="minorHAnsi" w:hAnsiTheme="minorHAnsi"/>
                <w:sz w:val="18"/>
                <w:szCs w:val="18"/>
              </w:rPr>
              <w:t>T</w:t>
            </w:r>
            <w:r w:rsidRPr="00155FB2">
              <w:rPr>
                <w:rFonts w:asciiTheme="minorHAnsi" w:hAnsiTheme="minorHAnsi"/>
                <w:sz w:val="18"/>
                <w:szCs w:val="18"/>
              </w:rPr>
              <w:t>est (</w:t>
            </w:r>
            <w:r w:rsidR="00595926">
              <w:rPr>
                <w:rFonts w:asciiTheme="minorHAnsi" w:hAnsiTheme="minorHAnsi"/>
                <w:sz w:val="18"/>
                <w:szCs w:val="18"/>
              </w:rPr>
              <w:t>°</w:t>
            </w:r>
            <w:r w:rsidRPr="00155FB2">
              <w:rPr>
                <w:rFonts w:asciiTheme="minorHAnsi" w:hAnsiTheme="minorHAnsi"/>
                <w:sz w:val="18"/>
                <w:szCs w:val="18"/>
              </w:rPr>
              <w:t>F)</w:t>
            </w:r>
          </w:p>
        </w:tc>
        <w:tc>
          <w:tcPr>
            <w:tcW w:w="5774" w:type="dxa"/>
            <w:vAlign w:val="center"/>
          </w:tcPr>
          <w:p w14:paraId="698456B0" w14:textId="77777777" w:rsidR="00CD10AA" w:rsidRPr="00155FB2" w:rsidRDefault="00CD10AA" w:rsidP="00155FB2">
            <w:pPr>
              <w:tabs>
                <w:tab w:val="left" w:pos="2189"/>
              </w:tabs>
              <w:rPr>
                <w:rFonts w:asciiTheme="minorHAnsi" w:hAnsiTheme="minorHAnsi"/>
                <w:sz w:val="18"/>
                <w:szCs w:val="18"/>
              </w:rPr>
            </w:pPr>
          </w:p>
        </w:tc>
      </w:tr>
      <w:tr w:rsidR="00CD10AA" w:rsidRPr="00155FB2" w14:paraId="698456B5" w14:textId="77777777" w:rsidTr="008878A4">
        <w:trPr>
          <w:trHeight w:val="230"/>
        </w:trPr>
        <w:tc>
          <w:tcPr>
            <w:tcW w:w="590" w:type="dxa"/>
            <w:vAlign w:val="center"/>
          </w:tcPr>
          <w:p w14:paraId="698456B2" w14:textId="77777777" w:rsidR="00CD10AA" w:rsidRPr="00155FB2" w:rsidRDefault="00CD10AA" w:rsidP="00155FB2">
            <w:pPr>
              <w:jc w:val="center"/>
              <w:rPr>
                <w:rFonts w:asciiTheme="minorHAnsi" w:hAnsiTheme="minorHAnsi"/>
                <w:b/>
                <w:sz w:val="18"/>
                <w:szCs w:val="18"/>
              </w:rPr>
            </w:pPr>
            <w:r w:rsidRPr="00155FB2">
              <w:rPr>
                <w:rFonts w:asciiTheme="minorHAnsi" w:hAnsiTheme="minorHAnsi"/>
                <w:sz w:val="18"/>
                <w:szCs w:val="18"/>
              </w:rPr>
              <w:t>04</w:t>
            </w:r>
          </w:p>
        </w:tc>
        <w:tc>
          <w:tcPr>
            <w:tcW w:w="4652" w:type="dxa"/>
            <w:vAlign w:val="center"/>
          </w:tcPr>
          <w:p w14:paraId="698456B3" w14:textId="1A857626" w:rsidR="00CD10AA" w:rsidRPr="00155FB2" w:rsidRDefault="00CD10AA" w:rsidP="00595926">
            <w:pPr>
              <w:rPr>
                <w:rFonts w:asciiTheme="minorHAnsi" w:hAnsiTheme="minorHAnsi"/>
                <w:sz w:val="18"/>
                <w:szCs w:val="18"/>
              </w:rPr>
            </w:pPr>
            <w:r w:rsidRPr="00155FB2">
              <w:rPr>
                <w:rFonts w:asciiTheme="minorHAnsi" w:hAnsiTheme="minorHAnsi"/>
                <w:sz w:val="18"/>
                <w:szCs w:val="18"/>
              </w:rPr>
              <w:t xml:space="preserve">Outdoor </w:t>
            </w:r>
            <w:r w:rsidR="002C7729">
              <w:rPr>
                <w:rFonts w:asciiTheme="minorHAnsi" w:hAnsiTheme="minorHAnsi"/>
                <w:sz w:val="18"/>
                <w:szCs w:val="18"/>
              </w:rPr>
              <w:t>T</w:t>
            </w:r>
            <w:r w:rsidRPr="00155FB2">
              <w:rPr>
                <w:rFonts w:asciiTheme="minorHAnsi" w:hAnsiTheme="minorHAnsi"/>
                <w:sz w:val="18"/>
                <w:szCs w:val="18"/>
              </w:rPr>
              <w:t xml:space="preserve">emperature </w:t>
            </w:r>
            <w:r w:rsidR="002C7729">
              <w:rPr>
                <w:rFonts w:asciiTheme="minorHAnsi" w:hAnsiTheme="minorHAnsi"/>
                <w:sz w:val="18"/>
                <w:szCs w:val="18"/>
              </w:rPr>
              <w:t>D</w:t>
            </w:r>
            <w:r w:rsidRPr="00155FB2">
              <w:rPr>
                <w:rFonts w:asciiTheme="minorHAnsi" w:hAnsiTheme="minorHAnsi"/>
                <w:sz w:val="18"/>
                <w:szCs w:val="18"/>
              </w:rPr>
              <w:t xml:space="preserve">uring </w:t>
            </w:r>
            <w:r w:rsidR="002C7729">
              <w:rPr>
                <w:rFonts w:asciiTheme="minorHAnsi" w:hAnsiTheme="minorHAnsi"/>
                <w:sz w:val="18"/>
                <w:szCs w:val="18"/>
              </w:rPr>
              <w:t>T</w:t>
            </w:r>
            <w:r w:rsidRPr="00155FB2">
              <w:rPr>
                <w:rFonts w:asciiTheme="minorHAnsi" w:hAnsiTheme="minorHAnsi"/>
                <w:sz w:val="18"/>
                <w:szCs w:val="18"/>
              </w:rPr>
              <w:t>est (</w:t>
            </w:r>
            <w:r w:rsidR="00595926">
              <w:rPr>
                <w:rFonts w:asciiTheme="minorHAnsi" w:hAnsiTheme="minorHAnsi"/>
                <w:sz w:val="18"/>
                <w:szCs w:val="18"/>
              </w:rPr>
              <w:t>°</w:t>
            </w:r>
            <w:r w:rsidRPr="00155FB2">
              <w:rPr>
                <w:rFonts w:asciiTheme="minorHAnsi" w:hAnsiTheme="minorHAnsi"/>
                <w:sz w:val="18"/>
                <w:szCs w:val="18"/>
              </w:rPr>
              <w:t>F)</w:t>
            </w:r>
          </w:p>
        </w:tc>
        <w:tc>
          <w:tcPr>
            <w:tcW w:w="5774" w:type="dxa"/>
            <w:vAlign w:val="center"/>
          </w:tcPr>
          <w:p w14:paraId="698456B4" w14:textId="77777777" w:rsidR="00CD10AA" w:rsidRPr="00155FB2" w:rsidRDefault="00CD10AA" w:rsidP="00155FB2">
            <w:pPr>
              <w:rPr>
                <w:rFonts w:asciiTheme="minorHAnsi" w:hAnsiTheme="minorHAnsi"/>
                <w:sz w:val="18"/>
                <w:szCs w:val="18"/>
              </w:rPr>
            </w:pPr>
          </w:p>
        </w:tc>
      </w:tr>
      <w:tr w:rsidR="00CD10AA" w:rsidRPr="00155FB2" w14:paraId="698456B9" w14:textId="77777777" w:rsidTr="008878A4">
        <w:trPr>
          <w:trHeight w:val="230"/>
        </w:trPr>
        <w:tc>
          <w:tcPr>
            <w:tcW w:w="590" w:type="dxa"/>
            <w:vAlign w:val="center"/>
          </w:tcPr>
          <w:p w14:paraId="698456B6"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05</w:t>
            </w:r>
          </w:p>
        </w:tc>
        <w:tc>
          <w:tcPr>
            <w:tcW w:w="4652" w:type="dxa"/>
            <w:vAlign w:val="center"/>
          </w:tcPr>
          <w:p w14:paraId="698456B7" w14:textId="438136B1" w:rsidR="00CD10AA" w:rsidRPr="00155FB2" w:rsidRDefault="00CD10AA" w:rsidP="002C7729">
            <w:pPr>
              <w:rPr>
                <w:rFonts w:asciiTheme="minorHAnsi" w:hAnsiTheme="minorHAnsi"/>
                <w:sz w:val="18"/>
                <w:szCs w:val="18"/>
              </w:rPr>
            </w:pPr>
            <w:r w:rsidRPr="00155FB2">
              <w:rPr>
                <w:rFonts w:asciiTheme="minorHAnsi" w:hAnsiTheme="minorHAnsi"/>
                <w:sz w:val="18"/>
                <w:szCs w:val="18"/>
              </w:rPr>
              <w:t xml:space="preserve">Blower </w:t>
            </w:r>
            <w:r w:rsidR="002C7729">
              <w:rPr>
                <w:rFonts w:asciiTheme="minorHAnsi" w:hAnsiTheme="minorHAnsi"/>
                <w:sz w:val="18"/>
                <w:szCs w:val="18"/>
              </w:rPr>
              <w:t>D</w:t>
            </w:r>
            <w:r w:rsidRPr="00155FB2">
              <w:rPr>
                <w:rFonts w:asciiTheme="minorHAnsi" w:hAnsiTheme="minorHAnsi"/>
                <w:sz w:val="18"/>
                <w:szCs w:val="18"/>
              </w:rPr>
              <w:t xml:space="preserve">oor </w:t>
            </w:r>
            <w:r w:rsidR="002C7729">
              <w:rPr>
                <w:rFonts w:asciiTheme="minorHAnsi" w:hAnsiTheme="minorHAnsi"/>
                <w:sz w:val="18"/>
                <w:szCs w:val="18"/>
              </w:rPr>
              <w:t>L</w:t>
            </w:r>
            <w:r w:rsidRPr="00155FB2">
              <w:rPr>
                <w:rFonts w:asciiTheme="minorHAnsi" w:hAnsiTheme="minorHAnsi"/>
                <w:sz w:val="18"/>
                <w:szCs w:val="18"/>
              </w:rPr>
              <w:t>ocation</w:t>
            </w:r>
          </w:p>
        </w:tc>
        <w:tc>
          <w:tcPr>
            <w:tcW w:w="5774" w:type="dxa"/>
            <w:vAlign w:val="center"/>
          </w:tcPr>
          <w:p w14:paraId="698456B8" w14:textId="77777777" w:rsidR="00CD10AA" w:rsidRPr="00155FB2" w:rsidRDefault="00CD10AA" w:rsidP="00155FB2">
            <w:pPr>
              <w:rPr>
                <w:rFonts w:asciiTheme="minorHAnsi" w:hAnsiTheme="minorHAnsi"/>
                <w:sz w:val="18"/>
                <w:szCs w:val="18"/>
              </w:rPr>
            </w:pPr>
          </w:p>
        </w:tc>
      </w:tr>
      <w:tr w:rsidR="00CD10AA" w:rsidRPr="00155FB2" w14:paraId="698456BD" w14:textId="77777777" w:rsidTr="008878A4">
        <w:trPr>
          <w:trHeight w:val="230"/>
        </w:trPr>
        <w:tc>
          <w:tcPr>
            <w:tcW w:w="590" w:type="dxa"/>
            <w:vAlign w:val="center"/>
          </w:tcPr>
          <w:p w14:paraId="698456BA"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06</w:t>
            </w:r>
          </w:p>
        </w:tc>
        <w:tc>
          <w:tcPr>
            <w:tcW w:w="4652" w:type="dxa"/>
            <w:vAlign w:val="center"/>
          </w:tcPr>
          <w:p w14:paraId="698456BB" w14:textId="16CB4B58" w:rsidR="00CD10AA" w:rsidRPr="00155FB2" w:rsidDel="00752910" w:rsidRDefault="00CD10AA" w:rsidP="00155FB2">
            <w:pPr>
              <w:rPr>
                <w:rFonts w:asciiTheme="minorHAnsi" w:hAnsiTheme="minorHAnsi"/>
                <w:sz w:val="18"/>
                <w:szCs w:val="18"/>
              </w:rPr>
            </w:pPr>
            <w:r w:rsidRPr="00155FB2">
              <w:rPr>
                <w:rFonts w:asciiTheme="minorHAnsi" w:hAnsiTheme="minorHAnsi"/>
                <w:sz w:val="18"/>
                <w:szCs w:val="18"/>
              </w:rPr>
              <w:t>Building Elevation (</w:t>
            </w:r>
            <w:proofErr w:type="spellStart"/>
            <w:r w:rsidRPr="00155FB2">
              <w:rPr>
                <w:rFonts w:asciiTheme="minorHAnsi" w:hAnsiTheme="minorHAnsi"/>
                <w:sz w:val="18"/>
                <w:szCs w:val="18"/>
              </w:rPr>
              <w:t>ft</w:t>
            </w:r>
            <w:proofErr w:type="spellEnd"/>
            <w:r w:rsidRPr="00155FB2">
              <w:rPr>
                <w:rFonts w:asciiTheme="minorHAnsi" w:hAnsiTheme="minorHAnsi"/>
                <w:sz w:val="18"/>
                <w:szCs w:val="18"/>
              </w:rPr>
              <w:t>)</w:t>
            </w:r>
          </w:p>
        </w:tc>
        <w:tc>
          <w:tcPr>
            <w:tcW w:w="5774" w:type="dxa"/>
            <w:vAlign w:val="center"/>
          </w:tcPr>
          <w:p w14:paraId="698456BC" w14:textId="77777777" w:rsidR="00CD10AA" w:rsidRPr="00155FB2" w:rsidDel="00752910" w:rsidRDefault="00CD10AA" w:rsidP="00155FB2">
            <w:pPr>
              <w:rPr>
                <w:rFonts w:asciiTheme="minorHAnsi" w:hAnsiTheme="minorHAnsi"/>
                <w:sz w:val="18"/>
                <w:szCs w:val="18"/>
              </w:rPr>
            </w:pPr>
          </w:p>
        </w:tc>
      </w:tr>
      <w:tr w:rsidR="00CD10AA" w:rsidRPr="00155FB2" w14:paraId="698456C1" w14:textId="77777777" w:rsidTr="008878A4">
        <w:trPr>
          <w:trHeight w:val="230"/>
        </w:trPr>
        <w:tc>
          <w:tcPr>
            <w:tcW w:w="590" w:type="dxa"/>
            <w:vAlign w:val="center"/>
          </w:tcPr>
          <w:p w14:paraId="698456BE"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07</w:t>
            </w:r>
          </w:p>
        </w:tc>
        <w:tc>
          <w:tcPr>
            <w:tcW w:w="4652" w:type="dxa"/>
            <w:vAlign w:val="center"/>
          </w:tcPr>
          <w:p w14:paraId="698456BF" w14:textId="556C8682" w:rsidR="00CD10AA" w:rsidRPr="00155FB2" w:rsidRDefault="00CD10AA" w:rsidP="00155FB2">
            <w:pPr>
              <w:rPr>
                <w:rFonts w:asciiTheme="minorHAnsi" w:hAnsiTheme="minorHAnsi"/>
                <w:sz w:val="18"/>
                <w:szCs w:val="18"/>
              </w:rPr>
            </w:pPr>
            <w:r w:rsidRPr="00155FB2">
              <w:rPr>
                <w:rFonts w:asciiTheme="minorHAnsi" w:hAnsiTheme="minorHAnsi"/>
                <w:sz w:val="18"/>
                <w:szCs w:val="18"/>
              </w:rPr>
              <w:t>Building Volume (ft</w:t>
            </w:r>
            <w:r w:rsidRPr="002C7729">
              <w:rPr>
                <w:rFonts w:asciiTheme="minorHAnsi" w:hAnsiTheme="minorHAnsi"/>
                <w:sz w:val="18"/>
                <w:szCs w:val="18"/>
                <w:vertAlign w:val="superscript"/>
              </w:rPr>
              <w:t>3</w:t>
            </w:r>
            <w:r w:rsidRPr="00155FB2">
              <w:rPr>
                <w:rFonts w:asciiTheme="minorHAnsi" w:hAnsiTheme="minorHAnsi"/>
                <w:sz w:val="18"/>
                <w:szCs w:val="18"/>
              </w:rPr>
              <w:t>)</w:t>
            </w:r>
          </w:p>
        </w:tc>
        <w:tc>
          <w:tcPr>
            <w:tcW w:w="5774" w:type="dxa"/>
            <w:vAlign w:val="center"/>
          </w:tcPr>
          <w:p w14:paraId="698456C0" w14:textId="77777777" w:rsidR="00CD10AA" w:rsidRPr="00155FB2" w:rsidRDefault="00CD10AA" w:rsidP="00155FB2">
            <w:pPr>
              <w:rPr>
                <w:rFonts w:asciiTheme="minorHAnsi" w:hAnsiTheme="minorHAnsi"/>
                <w:sz w:val="18"/>
                <w:szCs w:val="18"/>
              </w:rPr>
            </w:pPr>
          </w:p>
        </w:tc>
      </w:tr>
      <w:tr w:rsidR="00CD10AA" w:rsidRPr="00155FB2" w14:paraId="698456C5" w14:textId="77777777" w:rsidTr="008878A4">
        <w:trPr>
          <w:trHeight w:val="230"/>
        </w:trPr>
        <w:tc>
          <w:tcPr>
            <w:tcW w:w="590" w:type="dxa"/>
            <w:vAlign w:val="center"/>
          </w:tcPr>
          <w:p w14:paraId="698456C2" w14:textId="77777777" w:rsidR="00CD10AA" w:rsidRPr="00155FB2" w:rsidDel="0053362D" w:rsidRDefault="00CD10AA" w:rsidP="00155FB2">
            <w:pPr>
              <w:jc w:val="center"/>
              <w:rPr>
                <w:rFonts w:asciiTheme="minorHAnsi" w:hAnsiTheme="minorHAnsi"/>
                <w:sz w:val="18"/>
                <w:szCs w:val="18"/>
              </w:rPr>
            </w:pPr>
            <w:r w:rsidRPr="00155FB2">
              <w:rPr>
                <w:rFonts w:asciiTheme="minorHAnsi" w:hAnsiTheme="minorHAnsi"/>
                <w:sz w:val="18"/>
                <w:szCs w:val="18"/>
              </w:rPr>
              <w:t>08</w:t>
            </w:r>
          </w:p>
        </w:tc>
        <w:tc>
          <w:tcPr>
            <w:tcW w:w="4652" w:type="dxa"/>
            <w:vAlign w:val="center"/>
          </w:tcPr>
          <w:p w14:paraId="698456C3" w14:textId="7FD3860C" w:rsidR="00CD10AA" w:rsidRPr="00155FB2" w:rsidRDefault="00CD10AA" w:rsidP="002C7729">
            <w:pPr>
              <w:rPr>
                <w:rFonts w:asciiTheme="minorHAnsi" w:hAnsiTheme="minorHAnsi"/>
                <w:sz w:val="18"/>
                <w:szCs w:val="18"/>
              </w:rPr>
            </w:pPr>
            <w:r w:rsidRPr="00155FB2">
              <w:rPr>
                <w:rFonts w:asciiTheme="minorHAnsi" w:hAnsiTheme="minorHAnsi"/>
                <w:sz w:val="18"/>
                <w:szCs w:val="18"/>
              </w:rPr>
              <w:t xml:space="preserve">Date of the </w:t>
            </w:r>
            <w:r w:rsidR="002C7729">
              <w:rPr>
                <w:rFonts w:asciiTheme="minorHAnsi" w:hAnsiTheme="minorHAnsi"/>
                <w:sz w:val="18"/>
                <w:szCs w:val="18"/>
              </w:rPr>
              <w:t>D</w:t>
            </w:r>
            <w:r w:rsidRPr="00155FB2">
              <w:rPr>
                <w:rFonts w:asciiTheme="minorHAnsi" w:hAnsiTheme="minorHAnsi"/>
                <w:sz w:val="18"/>
                <w:szCs w:val="18"/>
              </w:rPr>
              <w:t xml:space="preserve">iagnostic </w:t>
            </w:r>
            <w:r w:rsidR="002C7729">
              <w:rPr>
                <w:rFonts w:asciiTheme="minorHAnsi" w:hAnsiTheme="minorHAnsi"/>
                <w:sz w:val="18"/>
                <w:szCs w:val="18"/>
              </w:rPr>
              <w:t>T</w:t>
            </w:r>
            <w:r w:rsidRPr="00155FB2">
              <w:rPr>
                <w:rFonts w:asciiTheme="minorHAnsi" w:hAnsiTheme="minorHAnsi"/>
                <w:sz w:val="18"/>
                <w:szCs w:val="18"/>
              </w:rPr>
              <w:t xml:space="preserve">est for this </w:t>
            </w:r>
            <w:r w:rsidR="002C7729">
              <w:rPr>
                <w:rFonts w:asciiTheme="minorHAnsi" w:hAnsiTheme="minorHAnsi"/>
                <w:sz w:val="18"/>
                <w:szCs w:val="18"/>
              </w:rPr>
              <w:t>D</w:t>
            </w:r>
            <w:r w:rsidRPr="00155FB2">
              <w:rPr>
                <w:rFonts w:asciiTheme="minorHAnsi" w:hAnsiTheme="minorHAnsi"/>
                <w:sz w:val="18"/>
                <w:szCs w:val="18"/>
              </w:rPr>
              <w:t>welling</w:t>
            </w:r>
          </w:p>
        </w:tc>
        <w:tc>
          <w:tcPr>
            <w:tcW w:w="5774" w:type="dxa"/>
            <w:vAlign w:val="center"/>
          </w:tcPr>
          <w:p w14:paraId="698456C4" w14:textId="77777777" w:rsidR="00CD10AA" w:rsidRPr="00155FB2" w:rsidRDefault="00CD10AA" w:rsidP="00155FB2">
            <w:pPr>
              <w:rPr>
                <w:rFonts w:asciiTheme="minorHAnsi" w:hAnsiTheme="minorHAnsi"/>
                <w:sz w:val="18"/>
                <w:szCs w:val="18"/>
              </w:rPr>
            </w:pPr>
          </w:p>
        </w:tc>
      </w:tr>
    </w:tbl>
    <w:p w14:paraId="698456C6" w14:textId="77777777" w:rsidR="00CD10AA" w:rsidRPr="002531C9" w:rsidRDefault="00CD10AA" w:rsidP="00155FB2">
      <w:pPr>
        <w:rPr>
          <w:rFonts w:asciiTheme="minorHAnsi" w:hAnsiTheme="minorHAns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CD10AA" w:rsidRPr="00155FB2" w14:paraId="698456C8" w14:textId="77777777" w:rsidTr="00D504F3">
        <w:tc>
          <w:tcPr>
            <w:tcW w:w="11016" w:type="dxa"/>
            <w:gridSpan w:val="9"/>
          </w:tcPr>
          <w:p w14:paraId="698456C7" w14:textId="77777777" w:rsidR="00CD10AA" w:rsidRPr="002531C9" w:rsidRDefault="00CD10AA" w:rsidP="00155FB2">
            <w:pPr>
              <w:rPr>
                <w:rFonts w:asciiTheme="minorHAnsi" w:hAnsiTheme="minorHAnsi"/>
                <w:szCs w:val="18"/>
              </w:rPr>
            </w:pPr>
            <w:r w:rsidRPr="002531C9">
              <w:rPr>
                <w:rFonts w:asciiTheme="minorHAnsi" w:hAnsiTheme="minorHAnsi"/>
                <w:b/>
                <w:szCs w:val="18"/>
              </w:rPr>
              <w:t>B. Diagnostic Equipment Information</w:t>
            </w:r>
          </w:p>
        </w:tc>
      </w:tr>
      <w:tr w:rsidR="00CD10AA" w:rsidRPr="00155FB2" w14:paraId="698456CC" w14:textId="77777777" w:rsidTr="00D504F3">
        <w:tc>
          <w:tcPr>
            <w:tcW w:w="590" w:type="dxa"/>
            <w:vAlign w:val="center"/>
          </w:tcPr>
          <w:p w14:paraId="698456C9"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01</w:t>
            </w:r>
          </w:p>
        </w:tc>
        <w:tc>
          <w:tcPr>
            <w:tcW w:w="4925" w:type="dxa"/>
            <w:gridSpan w:val="4"/>
            <w:vAlign w:val="center"/>
          </w:tcPr>
          <w:p w14:paraId="698456CA" w14:textId="37DF014A" w:rsidR="00CD10AA" w:rsidRPr="00155FB2" w:rsidRDefault="00CD10AA" w:rsidP="00155FB2">
            <w:pPr>
              <w:rPr>
                <w:rFonts w:asciiTheme="minorHAnsi" w:hAnsiTheme="minorHAnsi"/>
                <w:sz w:val="18"/>
                <w:szCs w:val="18"/>
              </w:rPr>
            </w:pPr>
            <w:r w:rsidRPr="00155FB2">
              <w:rPr>
                <w:rFonts w:asciiTheme="minorHAnsi" w:hAnsiTheme="minorHAnsi"/>
                <w:sz w:val="18"/>
                <w:szCs w:val="18"/>
              </w:rPr>
              <w:t>Number of Manometers Used to Measure Home Pressurization</w:t>
            </w:r>
          </w:p>
        </w:tc>
        <w:tc>
          <w:tcPr>
            <w:tcW w:w="5501" w:type="dxa"/>
            <w:gridSpan w:val="4"/>
          </w:tcPr>
          <w:p w14:paraId="698456CB" w14:textId="77777777" w:rsidR="00CD10AA" w:rsidRPr="00155FB2" w:rsidRDefault="00CD10AA" w:rsidP="00155FB2">
            <w:pPr>
              <w:rPr>
                <w:rFonts w:asciiTheme="minorHAnsi" w:hAnsiTheme="minorHAnsi"/>
                <w:sz w:val="18"/>
                <w:szCs w:val="18"/>
              </w:rPr>
            </w:pPr>
          </w:p>
        </w:tc>
      </w:tr>
      <w:tr w:rsidR="00CD10AA" w:rsidRPr="00155FB2" w14:paraId="698456D2" w14:textId="77777777" w:rsidTr="00D504F3">
        <w:tc>
          <w:tcPr>
            <w:tcW w:w="2203" w:type="dxa"/>
            <w:gridSpan w:val="2"/>
            <w:vAlign w:val="center"/>
          </w:tcPr>
          <w:p w14:paraId="698456CD"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02</w:t>
            </w:r>
          </w:p>
        </w:tc>
        <w:tc>
          <w:tcPr>
            <w:tcW w:w="2203" w:type="dxa"/>
            <w:gridSpan w:val="2"/>
            <w:vAlign w:val="center"/>
          </w:tcPr>
          <w:p w14:paraId="698456CE"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03</w:t>
            </w:r>
          </w:p>
        </w:tc>
        <w:tc>
          <w:tcPr>
            <w:tcW w:w="2203" w:type="dxa"/>
            <w:gridSpan w:val="2"/>
            <w:vAlign w:val="center"/>
          </w:tcPr>
          <w:p w14:paraId="698456CF"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04</w:t>
            </w:r>
          </w:p>
        </w:tc>
        <w:tc>
          <w:tcPr>
            <w:tcW w:w="2203" w:type="dxa"/>
            <w:gridSpan w:val="2"/>
            <w:vAlign w:val="center"/>
          </w:tcPr>
          <w:p w14:paraId="698456D0"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05</w:t>
            </w:r>
          </w:p>
        </w:tc>
        <w:tc>
          <w:tcPr>
            <w:tcW w:w="2204" w:type="dxa"/>
            <w:vAlign w:val="center"/>
          </w:tcPr>
          <w:p w14:paraId="698456D1"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06</w:t>
            </w:r>
          </w:p>
        </w:tc>
      </w:tr>
      <w:tr w:rsidR="00CD10AA" w:rsidRPr="00155FB2" w14:paraId="698456D8" w14:textId="77777777" w:rsidTr="00595926">
        <w:tc>
          <w:tcPr>
            <w:tcW w:w="2203" w:type="dxa"/>
            <w:gridSpan w:val="2"/>
            <w:vAlign w:val="bottom"/>
          </w:tcPr>
          <w:p w14:paraId="698456D3" w14:textId="77777777" w:rsidR="00CD10AA" w:rsidRPr="00155FB2" w:rsidRDefault="00CD10AA" w:rsidP="00595926">
            <w:pPr>
              <w:jc w:val="center"/>
              <w:rPr>
                <w:rFonts w:asciiTheme="minorHAnsi" w:hAnsiTheme="minorHAnsi"/>
                <w:sz w:val="18"/>
                <w:szCs w:val="18"/>
              </w:rPr>
            </w:pPr>
            <w:r w:rsidRPr="00155FB2">
              <w:rPr>
                <w:rFonts w:asciiTheme="minorHAnsi" w:hAnsiTheme="minorHAnsi"/>
                <w:sz w:val="18"/>
                <w:szCs w:val="18"/>
              </w:rPr>
              <w:t>Manometer                  Make</w:t>
            </w:r>
          </w:p>
        </w:tc>
        <w:tc>
          <w:tcPr>
            <w:tcW w:w="2203" w:type="dxa"/>
            <w:gridSpan w:val="2"/>
            <w:vAlign w:val="bottom"/>
          </w:tcPr>
          <w:p w14:paraId="698456D4" w14:textId="77777777" w:rsidR="00CD10AA" w:rsidRPr="00155FB2" w:rsidRDefault="00CD10AA" w:rsidP="00595926">
            <w:pPr>
              <w:jc w:val="center"/>
              <w:rPr>
                <w:rFonts w:asciiTheme="minorHAnsi" w:hAnsiTheme="minorHAnsi"/>
                <w:sz w:val="18"/>
                <w:szCs w:val="18"/>
              </w:rPr>
            </w:pPr>
            <w:r w:rsidRPr="00155FB2">
              <w:rPr>
                <w:rFonts w:asciiTheme="minorHAnsi" w:hAnsiTheme="minorHAnsi"/>
                <w:sz w:val="18"/>
                <w:szCs w:val="18"/>
              </w:rPr>
              <w:t>Manometer                 Model</w:t>
            </w:r>
          </w:p>
        </w:tc>
        <w:tc>
          <w:tcPr>
            <w:tcW w:w="2203" w:type="dxa"/>
            <w:gridSpan w:val="2"/>
            <w:vAlign w:val="bottom"/>
          </w:tcPr>
          <w:p w14:paraId="698456D5" w14:textId="77777777" w:rsidR="00CD10AA" w:rsidRPr="00155FB2" w:rsidRDefault="00CD10AA" w:rsidP="00595926">
            <w:pPr>
              <w:jc w:val="center"/>
              <w:rPr>
                <w:rFonts w:asciiTheme="minorHAnsi" w:hAnsiTheme="minorHAnsi"/>
                <w:sz w:val="18"/>
                <w:szCs w:val="18"/>
              </w:rPr>
            </w:pPr>
            <w:r w:rsidRPr="00155FB2">
              <w:rPr>
                <w:rFonts w:asciiTheme="minorHAnsi" w:hAnsiTheme="minorHAnsi"/>
                <w:sz w:val="18"/>
                <w:szCs w:val="18"/>
              </w:rPr>
              <w:t>Manometer                   Serial                          Number</w:t>
            </w:r>
          </w:p>
        </w:tc>
        <w:tc>
          <w:tcPr>
            <w:tcW w:w="2203" w:type="dxa"/>
            <w:gridSpan w:val="2"/>
            <w:vAlign w:val="bottom"/>
          </w:tcPr>
          <w:p w14:paraId="698456D6" w14:textId="77777777" w:rsidR="00CD10AA" w:rsidRPr="00155FB2" w:rsidRDefault="00CD10AA" w:rsidP="00595926">
            <w:pPr>
              <w:jc w:val="center"/>
              <w:rPr>
                <w:rFonts w:asciiTheme="minorHAnsi" w:hAnsiTheme="minorHAnsi"/>
                <w:sz w:val="18"/>
                <w:szCs w:val="18"/>
              </w:rPr>
            </w:pPr>
            <w:r w:rsidRPr="00155FB2">
              <w:rPr>
                <w:rFonts w:asciiTheme="minorHAnsi" w:hAnsiTheme="minorHAnsi"/>
                <w:sz w:val="18"/>
                <w:szCs w:val="18"/>
              </w:rPr>
              <w:t>Manometer         Calibration                      Date</w:t>
            </w:r>
          </w:p>
        </w:tc>
        <w:tc>
          <w:tcPr>
            <w:tcW w:w="2204" w:type="dxa"/>
            <w:vAlign w:val="bottom"/>
          </w:tcPr>
          <w:p w14:paraId="698456D7" w14:textId="77777777" w:rsidR="00CD10AA" w:rsidRPr="00155FB2" w:rsidRDefault="00CD10AA" w:rsidP="00595926">
            <w:pPr>
              <w:jc w:val="center"/>
              <w:rPr>
                <w:rFonts w:asciiTheme="minorHAnsi" w:hAnsiTheme="minorHAnsi"/>
                <w:sz w:val="18"/>
                <w:szCs w:val="18"/>
              </w:rPr>
            </w:pPr>
            <w:r w:rsidRPr="00155FB2">
              <w:rPr>
                <w:rFonts w:asciiTheme="minorHAnsi" w:hAnsiTheme="minorHAnsi"/>
                <w:sz w:val="18"/>
                <w:szCs w:val="18"/>
              </w:rPr>
              <w:t>Manometer        Calibration                   Status</w:t>
            </w:r>
          </w:p>
        </w:tc>
      </w:tr>
      <w:tr w:rsidR="00CD10AA" w:rsidRPr="00155FB2" w14:paraId="698456DE" w14:textId="77777777" w:rsidTr="002C7729">
        <w:tc>
          <w:tcPr>
            <w:tcW w:w="2203" w:type="dxa"/>
            <w:gridSpan w:val="2"/>
            <w:tcBorders>
              <w:bottom w:val="single" w:sz="4" w:space="0" w:color="000000"/>
            </w:tcBorders>
            <w:vAlign w:val="center"/>
          </w:tcPr>
          <w:p w14:paraId="698456D9" w14:textId="77777777" w:rsidR="00CD10AA" w:rsidRPr="00155FB2" w:rsidRDefault="00CD10AA" w:rsidP="00155FB2">
            <w:pPr>
              <w:jc w:val="center"/>
              <w:rPr>
                <w:rFonts w:asciiTheme="minorHAnsi" w:hAnsiTheme="minorHAnsi"/>
                <w:sz w:val="18"/>
                <w:szCs w:val="18"/>
              </w:rPr>
            </w:pPr>
          </w:p>
        </w:tc>
        <w:tc>
          <w:tcPr>
            <w:tcW w:w="2203" w:type="dxa"/>
            <w:gridSpan w:val="2"/>
            <w:tcBorders>
              <w:bottom w:val="single" w:sz="4" w:space="0" w:color="000000"/>
            </w:tcBorders>
            <w:vAlign w:val="center"/>
          </w:tcPr>
          <w:p w14:paraId="698456DA" w14:textId="77777777" w:rsidR="00CD10AA" w:rsidRPr="00155FB2" w:rsidRDefault="00CD10AA" w:rsidP="00155FB2">
            <w:pPr>
              <w:jc w:val="center"/>
              <w:rPr>
                <w:rFonts w:asciiTheme="minorHAnsi" w:hAnsiTheme="minorHAnsi"/>
                <w:sz w:val="18"/>
                <w:szCs w:val="18"/>
              </w:rPr>
            </w:pPr>
          </w:p>
        </w:tc>
        <w:tc>
          <w:tcPr>
            <w:tcW w:w="2203" w:type="dxa"/>
            <w:gridSpan w:val="2"/>
            <w:tcBorders>
              <w:bottom w:val="single" w:sz="4" w:space="0" w:color="000000"/>
            </w:tcBorders>
            <w:vAlign w:val="center"/>
          </w:tcPr>
          <w:p w14:paraId="698456DB" w14:textId="77777777" w:rsidR="00CD10AA" w:rsidRPr="00155FB2" w:rsidRDefault="00CD10AA" w:rsidP="00155FB2">
            <w:pPr>
              <w:jc w:val="center"/>
              <w:rPr>
                <w:rFonts w:asciiTheme="minorHAnsi" w:hAnsiTheme="minorHAnsi"/>
                <w:sz w:val="18"/>
                <w:szCs w:val="18"/>
              </w:rPr>
            </w:pPr>
          </w:p>
        </w:tc>
        <w:tc>
          <w:tcPr>
            <w:tcW w:w="2203" w:type="dxa"/>
            <w:gridSpan w:val="2"/>
            <w:tcBorders>
              <w:bottom w:val="single" w:sz="4" w:space="0" w:color="000000"/>
            </w:tcBorders>
            <w:vAlign w:val="center"/>
          </w:tcPr>
          <w:p w14:paraId="698456DC" w14:textId="77777777" w:rsidR="00CD10AA" w:rsidRPr="00155FB2" w:rsidRDefault="00CD10AA" w:rsidP="00155FB2">
            <w:pPr>
              <w:jc w:val="center"/>
              <w:rPr>
                <w:rFonts w:asciiTheme="minorHAnsi" w:hAnsiTheme="minorHAnsi"/>
                <w:sz w:val="18"/>
                <w:szCs w:val="18"/>
              </w:rPr>
            </w:pPr>
          </w:p>
        </w:tc>
        <w:tc>
          <w:tcPr>
            <w:tcW w:w="2204" w:type="dxa"/>
            <w:tcBorders>
              <w:bottom w:val="single" w:sz="4" w:space="0" w:color="000000"/>
            </w:tcBorders>
            <w:vAlign w:val="center"/>
          </w:tcPr>
          <w:p w14:paraId="698456DD" w14:textId="77777777" w:rsidR="00CD10AA" w:rsidRPr="00155FB2" w:rsidRDefault="00CD10AA" w:rsidP="00155FB2">
            <w:pPr>
              <w:jc w:val="center"/>
              <w:rPr>
                <w:rFonts w:asciiTheme="minorHAnsi" w:hAnsiTheme="minorHAnsi"/>
                <w:sz w:val="18"/>
                <w:szCs w:val="18"/>
              </w:rPr>
            </w:pPr>
          </w:p>
        </w:tc>
      </w:tr>
      <w:tr w:rsidR="00CD10AA" w:rsidRPr="00155FB2" w14:paraId="698456E4" w14:textId="77777777" w:rsidTr="002C7729">
        <w:tc>
          <w:tcPr>
            <w:tcW w:w="2203" w:type="dxa"/>
            <w:gridSpan w:val="2"/>
            <w:tcBorders>
              <w:bottom w:val="single" w:sz="4" w:space="0" w:color="000000"/>
            </w:tcBorders>
            <w:vAlign w:val="center"/>
          </w:tcPr>
          <w:p w14:paraId="698456DF" w14:textId="77777777" w:rsidR="00CD10AA" w:rsidRPr="00155FB2" w:rsidRDefault="00CD10AA" w:rsidP="00155FB2">
            <w:pPr>
              <w:jc w:val="center"/>
              <w:rPr>
                <w:rFonts w:asciiTheme="minorHAnsi" w:hAnsiTheme="minorHAnsi"/>
                <w:sz w:val="18"/>
                <w:szCs w:val="18"/>
              </w:rPr>
            </w:pPr>
          </w:p>
        </w:tc>
        <w:tc>
          <w:tcPr>
            <w:tcW w:w="2203" w:type="dxa"/>
            <w:gridSpan w:val="2"/>
            <w:tcBorders>
              <w:bottom w:val="single" w:sz="4" w:space="0" w:color="000000"/>
            </w:tcBorders>
            <w:vAlign w:val="center"/>
          </w:tcPr>
          <w:p w14:paraId="698456E0" w14:textId="77777777" w:rsidR="00CD10AA" w:rsidRPr="00155FB2" w:rsidRDefault="00CD10AA" w:rsidP="00155FB2">
            <w:pPr>
              <w:jc w:val="center"/>
              <w:rPr>
                <w:rFonts w:asciiTheme="minorHAnsi" w:hAnsiTheme="minorHAnsi"/>
                <w:sz w:val="18"/>
                <w:szCs w:val="18"/>
              </w:rPr>
            </w:pPr>
          </w:p>
        </w:tc>
        <w:tc>
          <w:tcPr>
            <w:tcW w:w="2203" w:type="dxa"/>
            <w:gridSpan w:val="2"/>
            <w:tcBorders>
              <w:bottom w:val="single" w:sz="4" w:space="0" w:color="000000"/>
            </w:tcBorders>
            <w:vAlign w:val="center"/>
          </w:tcPr>
          <w:p w14:paraId="698456E1" w14:textId="77777777" w:rsidR="00CD10AA" w:rsidRPr="00155FB2" w:rsidRDefault="00CD10AA" w:rsidP="00155FB2">
            <w:pPr>
              <w:jc w:val="center"/>
              <w:rPr>
                <w:rFonts w:asciiTheme="minorHAnsi" w:hAnsiTheme="minorHAnsi"/>
                <w:sz w:val="18"/>
                <w:szCs w:val="18"/>
              </w:rPr>
            </w:pPr>
          </w:p>
        </w:tc>
        <w:tc>
          <w:tcPr>
            <w:tcW w:w="2203" w:type="dxa"/>
            <w:gridSpan w:val="2"/>
            <w:tcBorders>
              <w:bottom w:val="single" w:sz="4" w:space="0" w:color="000000"/>
            </w:tcBorders>
            <w:vAlign w:val="center"/>
          </w:tcPr>
          <w:p w14:paraId="698456E2" w14:textId="77777777" w:rsidR="00CD10AA" w:rsidRPr="00155FB2" w:rsidRDefault="00CD10AA" w:rsidP="00155FB2">
            <w:pPr>
              <w:jc w:val="center"/>
              <w:rPr>
                <w:rFonts w:asciiTheme="minorHAnsi" w:hAnsiTheme="minorHAnsi"/>
                <w:sz w:val="18"/>
                <w:szCs w:val="18"/>
              </w:rPr>
            </w:pPr>
          </w:p>
        </w:tc>
        <w:tc>
          <w:tcPr>
            <w:tcW w:w="2204" w:type="dxa"/>
            <w:tcBorders>
              <w:bottom w:val="single" w:sz="4" w:space="0" w:color="000000"/>
            </w:tcBorders>
            <w:vAlign w:val="center"/>
          </w:tcPr>
          <w:p w14:paraId="698456E3" w14:textId="77777777" w:rsidR="00CD10AA" w:rsidRPr="00155FB2" w:rsidRDefault="00CD10AA" w:rsidP="00155FB2">
            <w:pPr>
              <w:jc w:val="center"/>
              <w:rPr>
                <w:rFonts w:asciiTheme="minorHAnsi" w:hAnsiTheme="minorHAnsi"/>
                <w:sz w:val="18"/>
                <w:szCs w:val="18"/>
              </w:rPr>
            </w:pPr>
          </w:p>
        </w:tc>
      </w:tr>
      <w:tr w:rsidR="00CD10AA" w:rsidRPr="00155FB2" w14:paraId="698456E8" w14:textId="77777777" w:rsidTr="002C7729">
        <w:tc>
          <w:tcPr>
            <w:tcW w:w="590" w:type="dxa"/>
            <w:tcBorders>
              <w:top w:val="single" w:sz="4" w:space="0" w:color="000000"/>
            </w:tcBorders>
            <w:vAlign w:val="center"/>
          </w:tcPr>
          <w:p w14:paraId="698456E5"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07</w:t>
            </w:r>
          </w:p>
        </w:tc>
        <w:tc>
          <w:tcPr>
            <w:tcW w:w="4925" w:type="dxa"/>
            <w:gridSpan w:val="4"/>
            <w:tcBorders>
              <w:top w:val="single" w:sz="4" w:space="0" w:color="000000"/>
            </w:tcBorders>
            <w:vAlign w:val="center"/>
          </w:tcPr>
          <w:p w14:paraId="698456E6" w14:textId="1C05DB11" w:rsidR="00CD10AA" w:rsidRPr="00155FB2" w:rsidRDefault="00CD10AA" w:rsidP="00155FB2">
            <w:pPr>
              <w:rPr>
                <w:rFonts w:asciiTheme="minorHAnsi" w:hAnsiTheme="minorHAnsi"/>
                <w:sz w:val="18"/>
                <w:szCs w:val="18"/>
              </w:rPr>
            </w:pPr>
            <w:r w:rsidRPr="00155FB2">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698456E7" w14:textId="77777777" w:rsidR="00CD10AA" w:rsidRPr="00155FB2" w:rsidRDefault="00CD10AA" w:rsidP="00155FB2">
            <w:pPr>
              <w:rPr>
                <w:rFonts w:asciiTheme="minorHAnsi" w:hAnsiTheme="minorHAnsi"/>
                <w:sz w:val="18"/>
                <w:szCs w:val="18"/>
              </w:rPr>
            </w:pPr>
          </w:p>
        </w:tc>
      </w:tr>
      <w:tr w:rsidR="00CD10AA" w:rsidRPr="00155FB2" w14:paraId="698456ED" w14:textId="77777777" w:rsidTr="00D504F3">
        <w:tc>
          <w:tcPr>
            <w:tcW w:w="2765" w:type="dxa"/>
            <w:gridSpan w:val="3"/>
            <w:vAlign w:val="center"/>
          </w:tcPr>
          <w:p w14:paraId="698456E9"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08</w:t>
            </w:r>
          </w:p>
        </w:tc>
        <w:tc>
          <w:tcPr>
            <w:tcW w:w="2750" w:type="dxa"/>
            <w:gridSpan w:val="2"/>
            <w:vAlign w:val="center"/>
          </w:tcPr>
          <w:p w14:paraId="698456EA"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09</w:t>
            </w:r>
          </w:p>
        </w:tc>
        <w:tc>
          <w:tcPr>
            <w:tcW w:w="2750" w:type="dxa"/>
            <w:gridSpan w:val="2"/>
            <w:vAlign w:val="center"/>
          </w:tcPr>
          <w:p w14:paraId="698456EB"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10</w:t>
            </w:r>
          </w:p>
        </w:tc>
        <w:tc>
          <w:tcPr>
            <w:tcW w:w="2751" w:type="dxa"/>
            <w:gridSpan w:val="2"/>
            <w:vAlign w:val="center"/>
          </w:tcPr>
          <w:p w14:paraId="698456EC"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11</w:t>
            </w:r>
          </w:p>
        </w:tc>
      </w:tr>
      <w:tr w:rsidR="00CD10AA" w:rsidRPr="00155FB2" w14:paraId="698456F2" w14:textId="77777777" w:rsidTr="00D504F3">
        <w:tc>
          <w:tcPr>
            <w:tcW w:w="2765" w:type="dxa"/>
            <w:gridSpan w:val="3"/>
            <w:vAlign w:val="center"/>
          </w:tcPr>
          <w:p w14:paraId="698456EE"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Fan Make</w:t>
            </w:r>
          </w:p>
        </w:tc>
        <w:tc>
          <w:tcPr>
            <w:tcW w:w="2750" w:type="dxa"/>
            <w:gridSpan w:val="2"/>
            <w:vAlign w:val="center"/>
          </w:tcPr>
          <w:p w14:paraId="698456EF"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Fan Model</w:t>
            </w:r>
          </w:p>
        </w:tc>
        <w:tc>
          <w:tcPr>
            <w:tcW w:w="2750" w:type="dxa"/>
            <w:gridSpan w:val="2"/>
            <w:vAlign w:val="center"/>
          </w:tcPr>
          <w:p w14:paraId="698456F0"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Fan Serial Number</w:t>
            </w:r>
          </w:p>
        </w:tc>
        <w:tc>
          <w:tcPr>
            <w:tcW w:w="2751" w:type="dxa"/>
            <w:gridSpan w:val="2"/>
            <w:vAlign w:val="center"/>
          </w:tcPr>
          <w:p w14:paraId="698456F1" w14:textId="77777777" w:rsidR="00CD10AA" w:rsidRPr="00155FB2" w:rsidRDefault="00CD10AA" w:rsidP="002C7729">
            <w:pPr>
              <w:jc w:val="center"/>
              <w:rPr>
                <w:rFonts w:asciiTheme="minorHAnsi" w:hAnsiTheme="minorHAnsi"/>
                <w:sz w:val="18"/>
                <w:szCs w:val="18"/>
              </w:rPr>
            </w:pPr>
            <w:r w:rsidRPr="00155FB2">
              <w:rPr>
                <w:rFonts w:asciiTheme="minorHAnsi" w:hAnsiTheme="minorHAnsi"/>
                <w:sz w:val="18"/>
                <w:szCs w:val="18"/>
              </w:rPr>
              <w:t xml:space="preserve">Fan </w:t>
            </w:r>
            <w:r w:rsidR="002C7729">
              <w:rPr>
                <w:rFonts w:asciiTheme="minorHAnsi" w:hAnsiTheme="minorHAnsi"/>
                <w:sz w:val="18"/>
                <w:szCs w:val="18"/>
              </w:rPr>
              <w:t>C</w:t>
            </w:r>
            <w:r w:rsidRPr="00155FB2">
              <w:rPr>
                <w:rFonts w:asciiTheme="minorHAnsi" w:hAnsiTheme="minorHAnsi"/>
                <w:sz w:val="18"/>
                <w:szCs w:val="18"/>
              </w:rPr>
              <w:t>onfiguration (rings)</w:t>
            </w:r>
          </w:p>
        </w:tc>
      </w:tr>
      <w:tr w:rsidR="00CD10AA" w:rsidRPr="00155FB2" w14:paraId="698456F7" w14:textId="77777777" w:rsidTr="00D504F3">
        <w:tc>
          <w:tcPr>
            <w:tcW w:w="2765" w:type="dxa"/>
            <w:gridSpan w:val="3"/>
            <w:vAlign w:val="center"/>
          </w:tcPr>
          <w:p w14:paraId="698456F3" w14:textId="77777777" w:rsidR="00CD10AA" w:rsidRPr="00155FB2" w:rsidRDefault="00CD10AA" w:rsidP="00155FB2">
            <w:pPr>
              <w:jc w:val="center"/>
              <w:rPr>
                <w:rFonts w:asciiTheme="minorHAnsi" w:hAnsiTheme="minorHAnsi"/>
                <w:sz w:val="18"/>
                <w:szCs w:val="18"/>
              </w:rPr>
            </w:pPr>
          </w:p>
        </w:tc>
        <w:tc>
          <w:tcPr>
            <w:tcW w:w="2750" w:type="dxa"/>
            <w:gridSpan w:val="2"/>
            <w:vAlign w:val="center"/>
          </w:tcPr>
          <w:p w14:paraId="698456F4" w14:textId="77777777" w:rsidR="00CD10AA" w:rsidRPr="00155FB2" w:rsidRDefault="00CD10AA" w:rsidP="00155FB2">
            <w:pPr>
              <w:jc w:val="center"/>
              <w:rPr>
                <w:rFonts w:asciiTheme="minorHAnsi" w:hAnsiTheme="minorHAnsi"/>
                <w:sz w:val="18"/>
                <w:szCs w:val="18"/>
              </w:rPr>
            </w:pPr>
          </w:p>
        </w:tc>
        <w:tc>
          <w:tcPr>
            <w:tcW w:w="2750" w:type="dxa"/>
            <w:gridSpan w:val="2"/>
            <w:vAlign w:val="center"/>
          </w:tcPr>
          <w:p w14:paraId="698456F5" w14:textId="77777777" w:rsidR="00CD10AA" w:rsidRPr="00155FB2" w:rsidRDefault="00CD10AA" w:rsidP="00155FB2">
            <w:pPr>
              <w:jc w:val="center"/>
              <w:rPr>
                <w:rFonts w:asciiTheme="minorHAnsi" w:hAnsiTheme="minorHAnsi"/>
                <w:sz w:val="18"/>
                <w:szCs w:val="18"/>
              </w:rPr>
            </w:pPr>
          </w:p>
        </w:tc>
        <w:tc>
          <w:tcPr>
            <w:tcW w:w="2751" w:type="dxa"/>
            <w:gridSpan w:val="2"/>
            <w:vAlign w:val="center"/>
          </w:tcPr>
          <w:p w14:paraId="698456F6" w14:textId="77777777" w:rsidR="00CD10AA" w:rsidRPr="00155FB2" w:rsidRDefault="00CD10AA" w:rsidP="00155FB2">
            <w:pPr>
              <w:jc w:val="center"/>
              <w:rPr>
                <w:rFonts w:asciiTheme="minorHAnsi" w:hAnsiTheme="minorHAnsi"/>
                <w:sz w:val="18"/>
                <w:szCs w:val="18"/>
              </w:rPr>
            </w:pPr>
          </w:p>
        </w:tc>
      </w:tr>
      <w:tr w:rsidR="00CD10AA" w:rsidRPr="00155FB2" w14:paraId="698456FC" w14:textId="77777777" w:rsidTr="00D504F3">
        <w:tc>
          <w:tcPr>
            <w:tcW w:w="2765" w:type="dxa"/>
            <w:gridSpan w:val="3"/>
            <w:vAlign w:val="center"/>
          </w:tcPr>
          <w:p w14:paraId="698456F8" w14:textId="77777777" w:rsidR="00CD10AA" w:rsidRPr="00155FB2" w:rsidRDefault="00CD10AA" w:rsidP="00155FB2">
            <w:pPr>
              <w:jc w:val="center"/>
              <w:rPr>
                <w:rFonts w:asciiTheme="minorHAnsi" w:hAnsiTheme="minorHAnsi"/>
                <w:sz w:val="18"/>
                <w:szCs w:val="18"/>
              </w:rPr>
            </w:pPr>
          </w:p>
        </w:tc>
        <w:tc>
          <w:tcPr>
            <w:tcW w:w="2750" w:type="dxa"/>
            <w:gridSpan w:val="2"/>
            <w:vAlign w:val="center"/>
          </w:tcPr>
          <w:p w14:paraId="698456F9" w14:textId="77777777" w:rsidR="00CD10AA" w:rsidRPr="00155FB2" w:rsidRDefault="00CD10AA" w:rsidP="00155FB2">
            <w:pPr>
              <w:jc w:val="center"/>
              <w:rPr>
                <w:rFonts w:asciiTheme="minorHAnsi" w:hAnsiTheme="minorHAnsi"/>
                <w:sz w:val="18"/>
                <w:szCs w:val="18"/>
              </w:rPr>
            </w:pPr>
          </w:p>
        </w:tc>
        <w:tc>
          <w:tcPr>
            <w:tcW w:w="2750" w:type="dxa"/>
            <w:gridSpan w:val="2"/>
            <w:vAlign w:val="center"/>
          </w:tcPr>
          <w:p w14:paraId="698456FA" w14:textId="77777777" w:rsidR="00CD10AA" w:rsidRPr="00155FB2" w:rsidRDefault="00CD10AA" w:rsidP="00155FB2">
            <w:pPr>
              <w:jc w:val="center"/>
              <w:rPr>
                <w:rFonts w:asciiTheme="minorHAnsi" w:hAnsiTheme="minorHAnsi"/>
                <w:sz w:val="18"/>
                <w:szCs w:val="18"/>
              </w:rPr>
            </w:pPr>
          </w:p>
        </w:tc>
        <w:tc>
          <w:tcPr>
            <w:tcW w:w="2751" w:type="dxa"/>
            <w:gridSpan w:val="2"/>
            <w:vAlign w:val="center"/>
          </w:tcPr>
          <w:p w14:paraId="698456FB" w14:textId="77777777" w:rsidR="00CD10AA" w:rsidRPr="00155FB2" w:rsidRDefault="00CD10AA" w:rsidP="00155FB2">
            <w:pPr>
              <w:jc w:val="center"/>
              <w:rPr>
                <w:rFonts w:asciiTheme="minorHAnsi" w:hAnsiTheme="minorHAnsi"/>
                <w:sz w:val="18"/>
                <w:szCs w:val="18"/>
              </w:rPr>
            </w:pPr>
          </w:p>
        </w:tc>
      </w:tr>
    </w:tbl>
    <w:p w14:paraId="698456FD" w14:textId="77777777" w:rsidR="00CD10AA" w:rsidRPr="002531C9" w:rsidRDefault="00CD10AA" w:rsidP="00155FB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11016"/>
      </w:tblGrid>
      <w:tr w:rsidR="0044636B" w:rsidRPr="00155FB2" w14:paraId="69845700" w14:textId="77777777" w:rsidTr="0044636B">
        <w:tc>
          <w:tcPr>
            <w:tcW w:w="11016" w:type="dxa"/>
            <w:tcBorders>
              <w:top w:val="single" w:sz="4" w:space="0" w:color="auto"/>
            </w:tcBorders>
          </w:tcPr>
          <w:p w14:paraId="698456FE" w14:textId="77777777" w:rsidR="0044636B" w:rsidRPr="002531C9" w:rsidRDefault="0044636B" w:rsidP="002C7729">
            <w:pPr>
              <w:rPr>
                <w:rFonts w:asciiTheme="minorHAnsi" w:hAnsiTheme="minorHAnsi"/>
                <w:b/>
                <w:szCs w:val="18"/>
              </w:rPr>
            </w:pPr>
            <w:r w:rsidRPr="002531C9">
              <w:rPr>
                <w:rFonts w:asciiTheme="minorHAnsi" w:hAnsiTheme="minorHAnsi"/>
                <w:b/>
                <w:szCs w:val="18"/>
              </w:rPr>
              <w:t>ENV20e – Repeated Single Point Air Tightness Test With Automatic Meter</w:t>
            </w:r>
          </w:p>
        </w:tc>
      </w:tr>
    </w:tbl>
    <w:p w14:paraId="69845701" w14:textId="77777777" w:rsidR="00A06AB0" w:rsidRPr="002531C9" w:rsidRDefault="00A06AB0">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4911"/>
        <w:gridCol w:w="7"/>
        <w:gridCol w:w="5508"/>
      </w:tblGrid>
      <w:tr w:rsidR="00CD10AA" w:rsidRPr="00155FB2" w14:paraId="69845703" w14:textId="77777777" w:rsidTr="00A06714">
        <w:tc>
          <w:tcPr>
            <w:tcW w:w="11016" w:type="dxa"/>
            <w:gridSpan w:val="4"/>
            <w:tcBorders>
              <w:top w:val="single" w:sz="4" w:space="0" w:color="auto"/>
            </w:tcBorders>
            <w:vAlign w:val="center"/>
          </w:tcPr>
          <w:p w14:paraId="69845702" w14:textId="77777777" w:rsidR="00CD10AA" w:rsidRPr="002531C9"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2531C9">
              <w:rPr>
                <w:rFonts w:asciiTheme="minorHAnsi" w:hAnsiTheme="minorHAnsi"/>
                <w:b/>
                <w:szCs w:val="18"/>
              </w:rPr>
              <w:t>C. Envelope Leakage Diagnostic Test</w:t>
            </w:r>
          </w:p>
        </w:tc>
      </w:tr>
      <w:tr w:rsidR="00CD10AA" w:rsidRPr="00155FB2" w14:paraId="69845707" w14:textId="77777777" w:rsidTr="00A06714">
        <w:tc>
          <w:tcPr>
            <w:tcW w:w="590" w:type="dxa"/>
            <w:vAlign w:val="center"/>
          </w:tcPr>
          <w:p w14:paraId="69845704"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01</w:t>
            </w:r>
          </w:p>
        </w:tc>
        <w:tc>
          <w:tcPr>
            <w:tcW w:w="4918" w:type="dxa"/>
            <w:gridSpan w:val="2"/>
            <w:vAlign w:val="center"/>
          </w:tcPr>
          <w:p w14:paraId="69845705" w14:textId="7288FB9B" w:rsidR="00CD10AA" w:rsidRPr="00155FB2" w:rsidRDefault="00CD10AA" w:rsidP="0059592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 xml:space="preserve">Time </w:t>
            </w:r>
            <w:r w:rsidR="00595926">
              <w:rPr>
                <w:rFonts w:asciiTheme="minorHAnsi" w:hAnsiTheme="minorHAnsi"/>
                <w:sz w:val="18"/>
                <w:szCs w:val="18"/>
              </w:rPr>
              <w:t>A</w:t>
            </w:r>
            <w:r w:rsidRPr="00155FB2">
              <w:rPr>
                <w:rFonts w:asciiTheme="minorHAnsi" w:hAnsiTheme="minorHAnsi"/>
                <w:sz w:val="18"/>
                <w:szCs w:val="18"/>
              </w:rPr>
              <w:t xml:space="preserve">verage </w:t>
            </w:r>
            <w:r w:rsidR="00595926">
              <w:rPr>
                <w:rFonts w:asciiTheme="minorHAnsi" w:hAnsiTheme="minorHAnsi"/>
                <w:sz w:val="18"/>
                <w:szCs w:val="18"/>
              </w:rPr>
              <w:t>P</w:t>
            </w:r>
            <w:r w:rsidRPr="00155FB2">
              <w:rPr>
                <w:rFonts w:asciiTheme="minorHAnsi" w:hAnsiTheme="minorHAnsi"/>
                <w:sz w:val="18"/>
                <w:szCs w:val="18"/>
              </w:rPr>
              <w:t xml:space="preserve">eriod of </w:t>
            </w:r>
            <w:r w:rsidR="00595926">
              <w:rPr>
                <w:rFonts w:asciiTheme="minorHAnsi" w:hAnsiTheme="minorHAnsi"/>
                <w:sz w:val="18"/>
                <w:szCs w:val="18"/>
              </w:rPr>
              <w:t>M</w:t>
            </w:r>
            <w:r w:rsidRPr="00155FB2">
              <w:rPr>
                <w:rFonts w:asciiTheme="minorHAnsi" w:hAnsiTheme="minorHAnsi"/>
                <w:sz w:val="18"/>
                <w:szCs w:val="18"/>
              </w:rPr>
              <w:t>eter</w:t>
            </w:r>
          </w:p>
        </w:tc>
        <w:tc>
          <w:tcPr>
            <w:tcW w:w="5508" w:type="dxa"/>
            <w:vAlign w:val="center"/>
          </w:tcPr>
          <w:p w14:paraId="69845706"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CD10AA" w:rsidRPr="00155FB2" w14:paraId="6984570B" w14:textId="77777777" w:rsidTr="00A06714">
        <w:tc>
          <w:tcPr>
            <w:tcW w:w="590" w:type="dxa"/>
            <w:vAlign w:val="center"/>
          </w:tcPr>
          <w:p w14:paraId="69845708"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02</w:t>
            </w:r>
          </w:p>
        </w:tc>
        <w:tc>
          <w:tcPr>
            <w:tcW w:w="4918" w:type="dxa"/>
            <w:gridSpan w:val="2"/>
          </w:tcPr>
          <w:p w14:paraId="69845709"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lang w:eastAsia="zh-TW"/>
              </w:rPr>
              <w:t>Blower Door Software used for calculations?</w:t>
            </w:r>
          </w:p>
        </w:tc>
        <w:tc>
          <w:tcPr>
            <w:tcW w:w="5508" w:type="dxa"/>
          </w:tcPr>
          <w:p w14:paraId="6984570A"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CD10AA" w:rsidRPr="00155FB2" w14:paraId="6984570D" w14:textId="77777777" w:rsidTr="00595926">
        <w:trPr>
          <w:trHeight w:hRule="exact" w:val="77"/>
        </w:trPr>
        <w:tc>
          <w:tcPr>
            <w:tcW w:w="11016" w:type="dxa"/>
            <w:gridSpan w:val="4"/>
            <w:vAlign w:val="center"/>
          </w:tcPr>
          <w:p w14:paraId="6984570C"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CD10AA" w:rsidRPr="00155FB2" w14:paraId="69845710" w14:textId="77777777" w:rsidTr="00A0671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6984570E"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03</w:t>
            </w:r>
          </w:p>
        </w:tc>
        <w:tc>
          <w:tcPr>
            <w:tcW w:w="5515" w:type="dxa"/>
            <w:gridSpan w:val="2"/>
            <w:vAlign w:val="center"/>
          </w:tcPr>
          <w:p w14:paraId="6984570F"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04</w:t>
            </w:r>
          </w:p>
        </w:tc>
      </w:tr>
      <w:tr w:rsidR="00CD10AA" w:rsidRPr="00155FB2" w14:paraId="69845713" w14:textId="77777777" w:rsidTr="00A0671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69845711"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Induced Building Pressure</w:t>
            </w:r>
          </w:p>
        </w:tc>
        <w:tc>
          <w:tcPr>
            <w:tcW w:w="5515" w:type="dxa"/>
            <w:gridSpan w:val="2"/>
            <w:vAlign w:val="center"/>
          </w:tcPr>
          <w:p w14:paraId="69845712"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Nominal CFM50</w:t>
            </w:r>
          </w:p>
        </w:tc>
      </w:tr>
      <w:tr w:rsidR="00CD10AA" w:rsidRPr="00155FB2" w14:paraId="69845716" w14:textId="77777777" w:rsidTr="00A0671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69845714"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5515" w:type="dxa"/>
            <w:gridSpan w:val="2"/>
            <w:vAlign w:val="center"/>
          </w:tcPr>
          <w:p w14:paraId="69845715"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CD10AA" w:rsidRPr="00155FB2" w14:paraId="69845719" w14:textId="77777777" w:rsidTr="00A0671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69845717"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5515" w:type="dxa"/>
            <w:gridSpan w:val="2"/>
            <w:vAlign w:val="center"/>
          </w:tcPr>
          <w:p w14:paraId="69845718"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CD10AA" w:rsidRPr="00155FB2" w14:paraId="6984571C" w14:textId="77777777" w:rsidTr="00A0671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6984571A"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5515" w:type="dxa"/>
            <w:gridSpan w:val="2"/>
            <w:vAlign w:val="center"/>
          </w:tcPr>
          <w:p w14:paraId="6984571B"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CD10AA" w:rsidRPr="00155FB2" w14:paraId="6984571F" w14:textId="77777777" w:rsidTr="00A0671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6984571D"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5515" w:type="dxa"/>
            <w:gridSpan w:val="2"/>
            <w:vAlign w:val="center"/>
          </w:tcPr>
          <w:p w14:paraId="6984571E"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CD10AA" w:rsidRPr="00155FB2" w14:paraId="69845722" w14:textId="77777777" w:rsidTr="00A0671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69845720"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5515" w:type="dxa"/>
            <w:gridSpan w:val="2"/>
            <w:vAlign w:val="center"/>
          </w:tcPr>
          <w:p w14:paraId="69845721"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CD10AA" w:rsidRPr="00155FB2" w14:paraId="69845725" w14:textId="77777777" w:rsidTr="00A0671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69845723"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5515" w:type="dxa"/>
            <w:gridSpan w:val="2"/>
            <w:vAlign w:val="center"/>
          </w:tcPr>
          <w:p w14:paraId="69845724"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CD10AA" w:rsidRPr="00155FB2" w14:paraId="69845727" w14:textId="77777777" w:rsidTr="00595926">
        <w:tblPrEx>
          <w:tblBorders>
            <w:top w:val="single" w:sz="4" w:space="0" w:color="000000"/>
            <w:left w:val="single" w:sz="4" w:space="0" w:color="000000"/>
            <w:bottom w:val="single" w:sz="4" w:space="0" w:color="000000"/>
            <w:right w:val="single" w:sz="4" w:space="0" w:color="000000"/>
          </w:tblBorders>
        </w:tblPrEx>
        <w:trPr>
          <w:trHeight w:hRule="exact" w:val="77"/>
        </w:trPr>
        <w:tc>
          <w:tcPr>
            <w:tcW w:w="11016" w:type="dxa"/>
            <w:gridSpan w:val="4"/>
            <w:vAlign w:val="center"/>
          </w:tcPr>
          <w:p w14:paraId="69845726"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CD10AA" w:rsidRPr="00155FB2" w14:paraId="6984572B" w14:textId="77777777" w:rsidTr="00A06714">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69845728"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05</w:t>
            </w:r>
          </w:p>
        </w:tc>
        <w:tc>
          <w:tcPr>
            <w:tcW w:w="4918" w:type="dxa"/>
            <w:gridSpan w:val="2"/>
          </w:tcPr>
          <w:p w14:paraId="69845729" w14:textId="0DF77A6D" w:rsidR="00CD10AA" w:rsidRPr="00155FB2" w:rsidRDefault="00CD10AA" w:rsidP="002C772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lang w:eastAsia="zh-TW"/>
              </w:rPr>
              <w:t xml:space="preserve">Average </w:t>
            </w:r>
            <w:r w:rsidR="002C7729">
              <w:rPr>
                <w:rFonts w:asciiTheme="minorHAnsi" w:hAnsiTheme="minorHAnsi"/>
                <w:sz w:val="18"/>
                <w:szCs w:val="18"/>
                <w:lang w:eastAsia="zh-TW"/>
              </w:rPr>
              <w:t>N</w:t>
            </w:r>
            <w:r w:rsidRPr="00155FB2">
              <w:rPr>
                <w:rFonts w:asciiTheme="minorHAnsi" w:hAnsiTheme="minorHAnsi"/>
                <w:sz w:val="18"/>
                <w:szCs w:val="18"/>
                <w:lang w:eastAsia="zh-TW"/>
              </w:rPr>
              <w:t>ominal CFM50</w:t>
            </w:r>
          </w:p>
        </w:tc>
        <w:tc>
          <w:tcPr>
            <w:tcW w:w="5508" w:type="dxa"/>
          </w:tcPr>
          <w:p w14:paraId="6984572A"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6984572C" w14:textId="77777777" w:rsidR="00CD10AA" w:rsidRPr="002531C9" w:rsidRDefault="00CD10AA" w:rsidP="00155FB2">
      <w:pPr>
        <w:rPr>
          <w:rFonts w:asciiTheme="minorHAnsi" w:hAnsiTheme="minorHAnsi"/>
          <w:szCs w:val="18"/>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CD10AA" w:rsidRPr="00155FB2" w14:paraId="6984572E" w14:textId="77777777" w:rsidTr="008878A4">
        <w:trPr>
          <w:trHeight w:val="230"/>
        </w:trPr>
        <w:tc>
          <w:tcPr>
            <w:tcW w:w="11014" w:type="dxa"/>
            <w:gridSpan w:val="3"/>
            <w:vAlign w:val="center"/>
          </w:tcPr>
          <w:p w14:paraId="6984572D" w14:textId="77777777" w:rsidR="00CD10AA" w:rsidRPr="002531C9"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2531C9">
              <w:rPr>
                <w:rFonts w:asciiTheme="minorHAnsi" w:hAnsiTheme="minorHAnsi"/>
                <w:b/>
                <w:szCs w:val="18"/>
              </w:rPr>
              <w:t>D. Altitude and Temperature Correction</w:t>
            </w:r>
          </w:p>
        </w:tc>
      </w:tr>
      <w:tr w:rsidR="00CD10AA" w:rsidRPr="00155FB2" w14:paraId="69845732" w14:textId="77777777" w:rsidTr="008878A4">
        <w:trPr>
          <w:trHeight w:val="230"/>
        </w:trPr>
        <w:tc>
          <w:tcPr>
            <w:tcW w:w="589" w:type="dxa"/>
            <w:vAlign w:val="center"/>
          </w:tcPr>
          <w:p w14:paraId="6984572F"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155FB2">
              <w:rPr>
                <w:rFonts w:asciiTheme="minorHAnsi" w:hAnsiTheme="minorHAnsi"/>
                <w:sz w:val="18"/>
                <w:szCs w:val="18"/>
              </w:rPr>
              <w:t>01</w:t>
            </w:r>
          </w:p>
        </w:tc>
        <w:tc>
          <w:tcPr>
            <w:tcW w:w="4651" w:type="dxa"/>
            <w:vAlign w:val="center"/>
          </w:tcPr>
          <w:p w14:paraId="69845730" w14:textId="19FD2E7A" w:rsidR="00CD10AA" w:rsidRPr="00155FB2" w:rsidRDefault="00CD10AA" w:rsidP="002C772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155FB2">
              <w:rPr>
                <w:rFonts w:asciiTheme="minorHAnsi" w:hAnsiTheme="minorHAnsi"/>
                <w:sz w:val="18"/>
                <w:szCs w:val="18"/>
              </w:rPr>
              <w:t xml:space="preserve">Altitude </w:t>
            </w:r>
            <w:r w:rsidR="002C7729">
              <w:rPr>
                <w:rFonts w:asciiTheme="minorHAnsi" w:hAnsiTheme="minorHAnsi"/>
                <w:sz w:val="18"/>
                <w:szCs w:val="18"/>
              </w:rPr>
              <w:t>C</w:t>
            </w:r>
            <w:r w:rsidRPr="00155FB2">
              <w:rPr>
                <w:rFonts w:asciiTheme="minorHAnsi" w:hAnsiTheme="minorHAnsi"/>
                <w:sz w:val="18"/>
                <w:szCs w:val="18"/>
              </w:rPr>
              <w:t xml:space="preserve">orrection </w:t>
            </w:r>
            <w:r w:rsidR="002C7729">
              <w:rPr>
                <w:rFonts w:asciiTheme="minorHAnsi" w:hAnsiTheme="minorHAnsi"/>
                <w:sz w:val="18"/>
                <w:szCs w:val="18"/>
              </w:rPr>
              <w:t>F</w:t>
            </w:r>
            <w:r w:rsidRPr="00155FB2">
              <w:rPr>
                <w:rFonts w:asciiTheme="minorHAnsi" w:hAnsiTheme="minorHAnsi"/>
                <w:sz w:val="18"/>
                <w:szCs w:val="18"/>
              </w:rPr>
              <w:t>actor</w:t>
            </w:r>
          </w:p>
        </w:tc>
        <w:tc>
          <w:tcPr>
            <w:tcW w:w="5774" w:type="dxa"/>
            <w:vAlign w:val="center"/>
          </w:tcPr>
          <w:p w14:paraId="69845731"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p>
        </w:tc>
      </w:tr>
      <w:tr w:rsidR="00CD10AA" w:rsidRPr="00155FB2" w14:paraId="69845736" w14:textId="77777777" w:rsidTr="008878A4">
        <w:trPr>
          <w:trHeight w:val="230"/>
        </w:trPr>
        <w:tc>
          <w:tcPr>
            <w:tcW w:w="589" w:type="dxa"/>
            <w:vAlign w:val="center"/>
          </w:tcPr>
          <w:p w14:paraId="69845733"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155FB2">
              <w:rPr>
                <w:rFonts w:asciiTheme="minorHAnsi" w:hAnsiTheme="minorHAnsi"/>
                <w:sz w:val="18"/>
                <w:szCs w:val="18"/>
              </w:rPr>
              <w:t>02</w:t>
            </w:r>
          </w:p>
        </w:tc>
        <w:tc>
          <w:tcPr>
            <w:tcW w:w="4651" w:type="dxa"/>
            <w:vAlign w:val="center"/>
          </w:tcPr>
          <w:p w14:paraId="69845734" w14:textId="7ECFB0E0" w:rsidR="00CD10AA" w:rsidRPr="00155FB2" w:rsidRDefault="00CD10AA" w:rsidP="002C772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155FB2">
              <w:rPr>
                <w:rFonts w:asciiTheme="minorHAnsi" w:hAnsiTheme="minorHAnsi"/>
                <w:sz w:val="18"/>
                <w:szCs w:val="18"/>
              </w:rPr>
              <w:t xml:space="preserve">Temperature </w:t>
            </w:r>
            <w:r w:rsidR="002C7729">
              <w:rPr>
                <w:rFonts w:asciiTheme="minorHAnsi" w:hAnsiTheme="minorHAnsi"/>
                <w:sz w:val="18"/>
                <w:szCs w:val="18"/>
              </w:rPr>
              <w:t>C</w:t>
            </w:r>
            <w:r w:rsidRPr="00155FB2">
              <w:rPr>
                <w:rFonts w:asciiTheme="minorHAnsi" w:hAnsiTheme="minorHAnsi"/>
                <w:sz w:val="18"/>
                <w:szCs w:val="18"/>
              </w:rPr>
              <w:t xml:space="preserve">orrection </w:t>
            </w:r>
            <w:r w:rsidR="002C7729">
              <w:rPr>
                <w:rFonts w:asciiTheme="minorHAnsi" w:hAnsiTheme="minorHAnsi"/>
                <w:sz w:val="18"/>
                <w:szCs w:val="18"/>
              </w:rPr>
              <w:t>F</w:t>
            </w:r>
            <w:r w:rsidRPr="00155FB2">
              <w:rPr>
                <w:rFonts w:asciiTheme="minorHAnsi" w:hAnsiTheme="minorHAnsi"/>
                <w:sz w:val="18"/>
                <w:szCs w:val="18"/>
              </w:rPr>
              <w:t>actor</w:t>
            </w:r>
          </w:p>
        </w:tc>
        <w:tc>
          <w:tcPr>
            <w:tcW w:w="5774" w:type="dxa"/>
            <w:vAlign w:val="center"/>
          </w:tcPr>
          <w:p w14:paraId="69845735"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p>
        </w:tc>
      </w:tr>
      <w:tr w:rsidR="00CD10AA" w:rsidRPr="00155FB2" w14:paraId="6984573A" w14:textId="77777777" w:rsidTr="008878A4">
        <w:trPr>
          <w:trHeight w:val="230"/>
        </w:trPr>
        <w:tc>
          <w:tcPr>
            <w:tcW w:w="589" w:type="dxa"/>
            <w:vAlign w:val="center"/>
          </w:tcPr>
          <w:p w14:paraId="69845737"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03</w:t>
            </w:r>
          </w:p>
        </w:tc>
        <w:tc>
          <w:tcPr>
            <w:tcW w:w="4651" w:type="dxa"/>
            <w:vAlign w:val="center"/>
          </w:tcPr>
          <w:p w14:paraId="69845738" w14:textId="50A1FA8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Corrected CFM50</w:t>
            </w:r>
          </w:p>
        </w:tc>
        <w:tc>
          <w:tcPr>
            <w:tcW w:w="5774" w:type="dxa"/>
            <w:vAlign w:val="center"/>
          </w:tcPr>
          <w:p w14:paraId="69845739"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6984573B" w14:textId="77777777" w:rsidR="00CD10AA" w:rsidRPr="00155FB2" w:rsidRDefault="00CD10AA" w:rsidP="00155FB2">
      <w:pPr>
        <w:rPr>
          <w:rFonts w:asciiTheme="minorHAnsi" w:hAnsiTheme="minorHAnsi"/>
          <w:sz w:val="18"/>
          <w:szCs w:val="18"/>
        </w:rPr>
      </w:pPr>
    </w:p>
    <w:p w14:paraId="6984573C" w14:textId="77777777" w:rsidR="00CD10AA" w:rsidRPr="00155FB2" w:rsidRDefault="00CD10AA" w:rsidP="00155FB2">
      <w:pPr>
        <w:rPr>
          <w:rFonts w:asciiTheme="minorHAnsi" w:hAnsiTheme="minorHAnsi"/>
          <w:sz w:val="18"/>
          <w:szCs w:val="18"/>
        </w:rPr>
      </w:pPr>
      <w:r w:rsidRPr="00155FB2">
        <w:rPr>
          <w:rFonts w:asciiTheme="minorHAnsi" w:hAnsiTheme="minorHAnsi"/>
          <w:sz w:val="18"/>
          <w:szCs w:val="18"/>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CD10AA" w:rsidRPr="00155FB2" w14:paraId="6984573E" w14:textId="77777777" w:rsidTr="008878A4">
        <w:trPr>
          <w:trHeight w:val="230"/>
        </w:trPr>
        <w:tc>
          <w:tcPr>
            <w:tcW w:w="11016" w:type="dxa"/>
            <w:gridSpan w:val="3"/>
          </w:tcPr>
          <w:p w14:paraId="6984573D" w14:textId="77777777" w:rsidR="00CD10AA" w:rsidRPr="002531C9" w:rsidRDefault="00CD10AA" w:rsidP="00155FB2">
            <w:pPr>
              <w:keepNext/>
              <w:rPr>
                <w:rFonts w:asciiTheme="minorHAnsi" w:hAnsiTheme="minorHAnsi"/>
                <w:b/>
                <w:szCs w:val="18"/>
              </w:rPr>
            </w:pPr>
            <w:r w:rsidRPr="002531C9">
              <w:rPr>
                <w:rFonts w:asciiTheme="minorHAnsi" w:hAnsiTheme="minorHAnsi"/>
                <w:b/>
                <w:szCs w:val="18"/>
              </w:rPr>
              <w:lastRenderedPageBreak/>
              <w:t>E. Accuracy Adjustment</w:t>
            </w:r>
          </w:p>
        </w:tc>
      </w:tr>
      <w:tr w:rsidR="00CD10AA" w:rsidRPr="00155FB2" w14:paraId="69845742" w14:textId="77777777" w:rsidTr="008878A4">
        <w:trPr>
          <w:trHeight w:val="230"/>
        </w:trPr>
        <w:tc>
          <w:tcPr>
            <w:tcW w:w="558" w:type="dxa"/>
            <w:vAlign w:val="center"/>
          </w:tcPr>
          <w:p w14:paraId="6984573F"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lang w:eastAsia="zh-TW"/>
              </w:rPr>
              <w:t>01</w:t>
            </w:r>
          </w:p>
        </w:tc>
        <w:tc>
          <w:tcPr>
            <w:tcW w:w="4680" w:type="dxa"/>
            <w:vAlign w:val="center"/>
          </w:tcPr>
          <w:p w14:paraId="69845740" w14:textId="4D1DD8DC" w:rsidR="00CD10AA" w:rsidRPr="00155FB2" w:rsidRDefault="00CD10AA" w:rsidP="002C772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lang w:eastAsia="zh-TW"/>
              </w:rPr>
              <w:t xml:space="preserve">Standard </w:t>
            </w:r>
            <w:r w:rsidR="002C7729">
              <w:rPr>
                <w:rFonts w:asciiTheme="minorHAnsi" w:hAnsiTheme="minorHAnsi"/>
                <w:sz w:val="18"/>
                <w:szCs w:val="18"/>
                <w:lang w:eastAsia="zh-TW"/>
              </w:rPr>
              <w:t>D</w:t>
            </w:r>
            <w:r w:rsidRPr="00155FB2">
              <w:rPr>
                <w:rFonts w:asciiTheme="minorHAnsi" w:hAnsiTheme="minorHAnsi"/>
                <w:sz w:val="18"/>
                <w:szCs w:val="18"/>
                <w:lang w:eastAsia="zh-TW"/>
              </w:rPr>
              <w:t xml:space="preserve">eviation of </w:t>
            </w:r>
            <w:r w:rsidR="002C7729">
              <w:rPr>
                <w:rFonts w:asciiTheme="minorHAnsi" w:hAnsiTheme="minorHAnsi"/>
                <w:sz w:val="18"/>
                <w:szCs w:val="18"/>
                <w:lang w:eastAsia="zh-TW"/>
              </w:rPr>
              <w:t>N</w:t>
            </w:r>
            <w:r w:rsidRPr="00155FB2">
              <w:rPr>
                <w:rFonts w:asciiTheme="minorHAnsi" w:hAnsiTheme="minorHAnsi"/>
                <w:sz w:val="18"/>
                <w:szCs w:val="18"/>
                <w:lang w:eastAsia="zh-TW"/>
              </w:rPr>
              <w:t xml:space="preserve">ominal CFM 50 </w:t>
            </w:r>
            <w:r w:rsidR="002C7729">
              <w:rPr>
                <w:rFonts w:asciiTheme="minorHAnsi" w:hAnsiTheme="minorHAnsi"/>
                <w:sz w:val="18"/>
                <w:szCs w:val="18"/>
                <w:lang w:eastAsia="zh-TW"/>
              </w:rPr>
              <w:t>V</w:t>
            </w:r>
            <w:r w:rsidRPr="00155FB2">
              <w:rPr>
                <w:rFonts w:asciiTheme="minorHAnsi" w:hAnsiTheme="minorHAnsi"/>
                <w:sz w:val="18"/>
                <w:szCs w:val="18"/>
                <w:lang w:eastAsia="zh-TW"/>
              </w:rPr>
              <w:t xml:space="preserve">alues </w:t>
            </w:r>
            <w:r w:rsidR="002C7729">
              <w:rPr>
                <w:rFonts w:asciiTheme="minorHAnsi" w:hAnsiTheme="minorHAnsi"/>
                <w:sz w:val="18"/>
                <w:szCs w:val="18"/>
                <w:lang w:eastAsia="zh-TW"/>
              </w:rPr>
              <w:t>A</w:t>
            </w:r>
            <w:r w:rsidRPr="00155FB2">
              <w:rPr>
                <w:rFonts w:asciiTheme="minorHAnsi" w:hAnsiTheme="minorHAnsi"/>
                <w:sz w:val="18"/>
                <w:szCs w:val="18"/>
                <w:lang w:eastAsia="zh-TW"/>
              </w:rPr>
              <w:t>bove</w:t>
            </w:r>
          </w:p>
        </w:tc>
        <w:tc>
          <w:tcPr>
            <w:tcW w:w="5778" w:type="dxa"/>
            <w:vAlign w:val="center"/>
          </w:tcPr>
          <w:p w14:paraId="69845741"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CD10AA" w:rsidRPr="00155FB2" w14:paraId="69845746" w14:textId="77777777" w:rsidTr="008878A4">
        <w:trPr>
          <w:trHeight w:val="230"/>
        </w:trPr>
        <w:tc>
          <w:tcPr>
            <w:tcW w:w="558" w:type="dxa"/>
            <w:vAlign w:val="center"/>
          </w:tcPr>
          <w:p w14:paraId="69845743"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lang w:eastAsia="zh-TW"/>
              </w:rPr>
              <w:t>02</w:t>
            </w:r>
          </w:p>
        </w:tc>
        <w:tc>
          <w:tcPr>
            <w:tcW w:w="4680" w:type="dxa"/>
            <w:vAlign w:val="center"/>
          </w:tcPr>
          <w:p w14:paraId="69845744" w14:textId="081D2869" w:rsidR="00CD10AA" w:rsidRPr="00155FB2" w:rsidRDefault="00CD10AA" w:rsidP="002C772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lang w:eastAsia="zh-TW"/>
              </w:rPr>
              <w:t xml:space="preserve">Percent </w:t>
            </w:r>
            <w:r w:rsidR="002C7729">
              <w:rPr>
                <w:rFonts w:asciiTheme="minorHAnsi" w:hAnsiTheme="minorHAnsi"/>
                <w:sz w:val="18"/>
                <w:szCs w:val="18"/>
                <w:lang w:eastAsia="zh-TW"/>
              </w:rPr>
              <w:t>U</w:t>
            </w:r>
            <w:r w:rsidRPr="00155FB2">
              <w:rPr>
                <w:rFonts w:asciiTheme="minorHAnsi" w:hAnsiTheme="minorHAnsi"/>
                <w:sz w:val="18"/>
                <w:szCs w:val="18"/>
                <w:lang w:eastAsia="zh-TW"/>
              </w:rPr>
              <w:t>ncertainty</w:t>
            </w:r>
          </w:p>
        </w:tc>
        <w:tc>
          <w:tcPr>
            <w:tcW w:w="5778" w:type="dxa"/>
            <w:vAlign w:val="center"/>
          </w:tcPr>
          <w:p w14:paraId="69845745"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CD10AA" w:rsidRPr="00155FB2" w14:paraId="6984574A" w14:textId="77777777" w:rsidTr="008878A4">
        <w:trPr>
          <w:trHeight w:val="230"/>
        </w:trPr>
        <w:tc>
          <w:tcPr>
            <w:tcW w:w="558" w:type="dxa"/>
            <w:vAlign w:val="center"/>
          </w:tcPr>
          <w:p w14:paraId="69845747"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155FB2">
              <w:rPr>
                <w:rFonts w:asciiTheme="minorHAnsi" w:hAnsiTheme="minorHAnsi"/>
                <w:sz w:val="18"/>
                <w:szCs w:val="18"/>
              </w:rPr>
              <w:t>03</w:t>
            </w:r>
          </w:p>
        </w:tc>
        <w:tc>
          <w:tcPr>
            <w:tcW w:w="4680" w:type="dxa"/>
            <w:vAlign w:val="center"/>
          </w:tcPr>
          <w:p w14:paraId="69845748" w14:textId="5A8B1AF3" w:rsidR="00CD10AA" w:rsidRPr="00155FB2" w:rsidRDefault="00CD10AA" w:rsidP="002C772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lang w:eastAsia="zh-TW"/>
              </w:rPr>
              <w:t xml:space="preserve">Accuracy </w:t>
            </w:r>
            <w:r w:rsidR="002C7729">
              <w:rPr>
                <w:rFonts w:asciiTheme="minorHAnsi" w:hAnsiTheme="minorHAnsi"/>
                <w:sz w:val="18"/>
                <w:szCs w:val="18"/>
                <w:lang w:eastAsia="zh-TW"/>
              </w:rPr>
              <w:t>L</w:t>
            </w:r>
            <w:r w:rsidRPr="00155FB2">
              <w:rPr>
                <w:rFonts w:asciiTheme="minorHAnsi" w:hAnsiTheme="minorHAnsi"/>
                <w:sz w:val="18"/>
                <w:szCs w:val="18"/>
                <w:lang w:eastAsia="zh-TW"/>
              </w:rPr>
              <w:t>evel</w:t>
            </w:r>
          </w:p>
        </w:tc>
        <w:tc>
          <w:tcPr>
            <w:tcW w:w="5778" w:type="dxa"/>
            <w:vAlign w:val="center"/>
          </w:tcPr>
          <w:p w14:paraId="69845749"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CD10AA" w:rsidRPr="00155FB2" w14:paraId="6984574E" w14:textId="77777777" w:rsidTr="008878A4">
        <w:trPr>
          <w:trHeight w:val="230"/>
        </w:trPr>
        <w:tc>
          <w:tcPr>
            <w:tcW w:w="558" w:type="dxa"/>
            <w:vAlign w:val="center"/>
          </w:tcPr>
          <w:p w14:paraId="6984574B"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155FB2">
              <w:rPr>
                <w:rFonts w:asciiTheme="minorHAnsi" w:hAnsiTheme="minorHAnsi"/>
                <w:sz w:val="18"/>
                <w:szCs w:val="18"/>
              </w:rPr>
              <w:t>04</w:t>
            </w:r>
          </w:p>
        </w:tc>
        <w:tc>
          <w:tcPr>
            <w:tcW w:w="4680" w:type="dxa"/>
            <w:vAlign w:val="center"/>
          </w:tcPr>
          <w:p w14:paraId="6984574C" w14:textId="46A66DBD" w:rsidR="00CD10AA" w:rsidRPr="00155FB2" w:rsidRDefault="00315D49" w:rsidP="002C772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rPr>
              <w:t>Accurac</w:t>
            </w:r>
            <w:r w:rsidR="009638F6" w:rsidRPr="00155FB2">
              <w:rPr>
                <w:rFonts w:asciiTheme="minorHAnsi" w:hAnsiTheme="minorHAnsi"/>
                <w:sz w:val="18"/>
                <w:szCs w:val="18"/>
              </w:rPr>
              <w:t>y</w:t>
            </w:r>
            <w:r w:rsidRPr="00155FB2">
              <w:rPr>
                <w:rFonts w:asciiTheme="minorHAnsi" w:hAnsiTheme="minorHAnsi"/>
                <w:sz w:val="18"/>
                <w:szCs w:val="18"/>
              </w:rPr>
              <w:t xml:space="preserve"> Adjustment </w:t>
            </w:r>
            <w:r w:rsidR="002C7729">
              <w:rPr>
                <w:rFonts w:asciiTheme="minorHAnsi" w:hAnsiTheme="minorHAnsi"/>
                <w:sz w:val="18"/>
                <w:szCs w:val="18"/>
              </w:rPr>
              <w:t>F</w:t>
            </w:r>
            <w:r w:rsidR="00CD10AA" w:rsidRPr="00155FB2">
              <w:rPr>
                <w:rFonts w:asciiTheme="minorHAnsi" w:hAnsiTheme="minorHAnsi"/>
                <w:sz w:val="18"/>
                <w:szCs w:val="18"/>
              </w:rPr>
              <w:t>actor</w:t>
            </w:r>
          </w:p>
        </w:tc>
        <w:tc>
          <w:tcPr>
            <w:tcW w:w="5778" w:type="dxa"/>
            <w:vAlign w:val="center"/>
          </w:tcPr>
          <w:p w14:paraId="6984574D"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CD10AA" w:rsidRPr="00155FB2" w14:paraId="69845752" w14:textId="77777777" w:rsidTr="008878A4">
        <w:trPr>
          <w:trHeight w:val="230"/>
        </w:trPr>
        <w:tc>
          <w:tcPr>
            <w:tcW w:w="558" w:type="dxa"/>
            <w:vAlign w:val="center"/>
          </w:tcPr>
          <w:p w14:paraId="6984574F"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155FB2">
              <w:rPr>
                <w:rFonts w:asciiTheme="minorHAnsi" w:hAnsiTheme="minorHAnsi"/>
                <w:sz w:val="18"/>
                <w:szCs w:val="18"/>
              </w:rPr>
              <w:t>05</w:t>
            </w:r>
          </w:p>
        </w:tc>
        <w:tc>
          <w:tcPr>
            <w:tcW w:w="4680" w:type="dxa"/>
            <w:vAlign w:val="center"/>
          </w:tcPr>
          <w:p w14:paraId="69845750" w14:textId="5A006230"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rPr>
              <w:t>Adjusted CFM50 (measured air leakage rate)</w:t>
            </w:r>
          </w:p>
        </w:tc>
        <w:tc>
          <w:tcPr>
            <w:tcW w:w="5778" w:type="dxa"/>
            <w:vAlign w:val="center"/>
          </w:tcPr>
          <w:p w14:paraId="69845751"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CD10AA" w:rsidRPr="00155FB2" w14:paraId="69845756" w14:textId="77777777" w:rsidTr="008878A4">
        <w:trPr>
          <w:trHeight w:val="230"/>
        </w:trPr>
        <w:tc>
          <w:tcPr>
            <w:tcW w:w="558" w:type="dxa"/>
            <w:vAlign w:val="center"/>
          </w:tcPr>
          <w:p w14:paraId="69845753"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lang w:eastAsia="zh-TW"/>
              </w:rPr>
              <w:t>06</w:t>
            </w:r>
          </w:p>
        </w:tc>
        <w:tc>
          <w:tcPr>
            <w:tcW w:w="4680" w:type="dxa"/>
            <w:vAlign w:val="center"/>
          </w:tcPr>
          <w:p w14:paraId="69845754" w14:textId="0C0CE424"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Corrected CFM50 (from software)</w:t>
            </w:r>
          </w:p>
        </w:tc>
        <w:tc>
          <w:tcPr>
            <w:tcW w:w="5778" w:type="dxa"/>
            <w:vAlign w:val="center"/>
          </w:tcPr>
          <w:p w14:paraId="69845755"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CD10AA" w:rsidRPr="00155FB2" w14:paraId="6984575B" w14:textId="77777777" w:rsidTr="008878A4">
        <w:trPr>
          <w:trHeight w:val="230"/>
        </w:trPr>
        <w:tc>
          <w:tcPr>
            <w:tcW w:w="558" w:type="dxa"/>
            <w:vAlign w:val="center"/>
          </w:tcPr>
          <w:p w14:paraId="69845757"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lang w:eastAsia="zh-TW"/>
              </w:rPr>
              <w:t>07</w:t>
            </w:r>
          </w:p>
        </w:tc>
        <w:tc>
          <w:tcPr>
            <w:tcW w:w="4680" w:type="dxa"/>
            <w:vAlign w:val="center"/>
          </w:tcPr>
          <w:p w14:paraId="69845758" w14:textId="0C2959C8" w:rsidR="002C7729" w:rsidRDefault="00CD10AA" w:rsidP="002C772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lang w:eastAsia="zh-TW"/>
              </w:rPr>
              <w:t xml:space="preserve">Percent </w:t>
            </w:r>
            <w:r w:rsidR="002C7729">
              <w:rPr>
                <w:rFonts w:asciiTheme="minorHAnsi" w:hAnsiTheme="minorHAnsi"/>
                <w:sz w:val="18"/>
                <w:szCs w:val="18"/>
                <w:lang w:eastAsia="zh-TW"/>
              </w:rPr>
              <w:t>U</w:t>
            </w:r>
            <w:r w:rsidRPr="00155FB2">
              <w:rPr>
                <w:rFonts w:asciiTheme="minorHAnsi" w:hAnsiTheme="minorHAnsi"/>
                <w:sz w:val="18"/>
                <w:szCs w:val="18"/>
                <w:lang w:eastAsia="zh-TW"/>
              </w:rPr>
              <w:t xml:space="preserve">ncertainty @ 95% </w:t>
            </w:r>
            <w:r w:rsidR="002C7729">
              <w:rPr>
                <w:rFonts w:asciiTheme="minorHAnsi" w:hAnsiTheme="minorHAnsi"/>
                <w:sz w:val="18"/>
                <w:szCs w:val="18"/>
                <w:lang w:eastAsia="zh-TW"/>
              </w:rPr>
              <w:t>C</w:t>
            </w:r>
            <w:r w:rsidRPr="00155FB2">
              <w:rPr>
                <w:rFonts w:asciiTheme="minorHAnsi" w:hAnsiTheme="minorHAnsi"/>
                <w:sz w:val="18"/>
                <w:szCs w:val="18"/>
                <w:lang w:eastAsia="zh-TW"/>
              </w:rPr>
              <w:t xml:space="preserve">onfidence </w:t>
            </w:r>
            <w:r w:rsidR="002C7729">
              <w:rPr>
                <w:rFonts w:asciiTheme="minorHAnsi" w:hAnsiTheme="minorHAnsi"/>
                <w:sz w:val="18"/>
                <w:szCs w:val="18"/>
                <w:lang w:eastAsia="zh-TW"/>
              </w:rPr>
              <w:t>L</w:t>
            </w:r>
            <w:r w:rsidRPr="00155FB2">
              <w:rPr>
                <w:rFonts w:asciiTheme="minorHAnsi" w:hAnsiTheme="minorHAnsi"/>
                <w:sz w:val="18"/>
                <w:szCs w:val="18"/>
                <w:lang w:eastAsia="zh-TW"/>
              </w:rPr>
              <w:t>evel</w:t>
            </w:r>
          </w:p>
          <w:p w14:paraId="69845759" w14:textId="0DF68245" w:rsidR="00CD10AA" w:rsidRPr="00155FB2" w:rsidRDefault="00CD10AA" w:rsidP="002C772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lang w:eastAsia="zh-TW"/>
              </w:rPr>
              <w:t>(from software)</w:t>
            </w:r>
          </w:p>
        </w:tc>
        <w:tc>
          <w:tcPr>
            <w:tcW w:w="5778" w:type="dxa"/>
            <w:vAlign w:val="center"/>
          </w:tcPr>
          <w:p w14:paraId="6984575A"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6984575C" w14:textId="77777777" w:rsidR="00CD10AA" w:rsidRPr="002531C9" w:rsidRDefault="00CD10AA" w:rsidP="00155FB2">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CD10AA" w:rsidRPr="00155FB2" w14:paraId="6984575E" w14:textId="77777777" w:rsidTr="00495EA6">
        <w:tc>
          <w:tcPr>
            <w:tcW w:w="11016" w:type="dxa"/>
            <w:gridSpan w:val="2"/>
          </w:tcPr>
          <w:p w14:paraId="6984575D" w14:textId="77777777" w:rsidR="00CD10AA" w:rsidRPr="002531C9"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2531C9">
              <w:rPr>
                <w:rFonts w:asciiTheme="minorHAnsi" w:hAnsiTheme="minorHAnsi"/>
                <w:b/>
                <w:szCs w:val="18"/>
              </w:rPr>
              <w:t>F. Compliance Statement</w:t>
            </w:r>
          </w:p>
        </w:tc>
      </w:tr>
      <w:tr w:rsidR="00CD10AA" w:rsidRPr="00155FB2" w14:paraId="69845761" w14:textId="77777777" w:rsidTr="00495EA6">
        <w:tc>
          <w:tcPr>
            <w:tcW w:w="608" w:type="dxa"/>
            <w:vAlign w:val="center"/>
          </w:tcPr>
          <w:p w14:paraId="6984575F"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01</w:t>
            </w:r>
          </w:p>
        </w:tc>
        <w:tc>
          <w:tcPr>
            <w:tcW w:w="10408" w:type="dxa"/>
            <w:vAlign w:val="center"/>
          </w:tcPr>
          <w:p w14:paraId="69845760"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69845762" w14:textId="77777777" w:rsidR="00CD10AA" w:rsidRPr="002531C9" w:rsidRDefault="00CD10AA" w:rsidP="00155FB2">
      <w:pPr>
        <w:rPr>
          <w:rFonts w:asciiTheme="minorHAnsi" w:hAnsiTheme="minorHAns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CD10AA" w:rsidRPr="00155FB2" w14:paraId="69845764" w14:textId="77777777" w:rsidTr="00D3389F">
        <w:tc>
          <w:tcPr>
            <w:tcW w:w="11020" w:type="dxa"/>
            <w:gridSpan w:val="2"/>
          </w:tcPr>
          <w:p w14:paraId="69845763" w14:textId="77777777" w:rsidR="00CD10AA" w:rsidRPr="002531C9"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2531C9">
              <w:rPr>
                <w:rFonts w:asciiTheme="minorHAnsi" w:hAnsiTheme="minorHAnsi"/>
                <w:b/>
                <w:szCs w:val="18"/>
              </w:rPr>
              <w:t xml:space="preserve">G. Additional Requirements </w:t>
            </w:r>
            <w:r w:rsidR="002C7729" w:rsidRPr="002531C9">
              <w:rPr>
                <w:rFonts w:asciiTheme="minorHAnsi" w:hAnsiTheme="minorHAnsi"/>
                <w:b/>
                <w:szCs w:val="18"/>
              </w:rPr>
              <w:t>f</w:t>
            </w:r>
            <w:r w:rsidRPr="002531C9">
              <w:rPr>
                <w:rFonts w:asciiTheme="minorHAnsi" w:hAnsiTheme="minorHAnsi"/>
                <w:b/>
                <w:szCs w:val="18"/>
              </w:rPr>
              <w:t>or Compliance</w:t>
            </w:r>
          </w:p>
        </w:tc>
      </w:tr>
      <w:tr w:rsidR="00CD10AA" w:rsidRPr="00155FB2" w14:paraId="69845767" w14:textId="77777777" w:rsidTr="00D3389F">
        <w:tc>
          <w:tcPr>
            <w:tcW w:w="590" w:type="dxa"/>
            <w:vAlign w:val="center"/>
          </w:tcPr>
          <w:p w14:paraId="69845765"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155FB2">
              <w:rPr>
                <w:rFonts w:asciiTheme="minorHAnsi" w:hAnsiTheme="minorHAnsi"/>
                <w:sz w:val="18"/>
                <w:szCs w:val="18"/>
              </w:rPr>
              <w:t>01</w:t>
            </w:r>
          </w:p>
        </w:tc>
        <w:tc>
          <w:tcPr>
            <w:tcW w:w="10430" w:type="dxa"/>
            <w:vAlign w:val="center"/>
          </w:tcPr>
          <w:p w14:paraId="69845766" w14:textId="77777777" w:rsidR="00CD10AA" w:rsidRPr="00155FB2" w:rsidRDefault="00CD10AA" w:rsidP="00155FB2">
            <w:pPr>
              <w:shd w:val="clear" w:color="auto" w:fill="FFFFFF"/>
              <w:rPr>
                <w:rFonts w:asciiTheme="minorHAnsi" w:hAnsiTheme="minorHAnsi"/>
                <w:sz w:val="18"/>
                <w:szCs w:val="18"/>
                <w:highlight w:val="cyan"/>
              </w:rPr>
            </w:pPr>
            <w:r w:rsidRPr="00155FB2">
              <w:rPr>
                <w:rFonts w:asciiTheme="minorHAnsi" w:hAnsiTheme="minorHAnsi"/>
                <w:sz w:val="18"/>
                <w:szCs w:val="18"/>
              </w:rPr>
              <w:t>Open all interior doors and access including those to closets and those between a conditioned basement and attic.</w:t>
            </w:r>
          </w:p>
        </w:tc>
      </w:tr>
      <w:tr w:rsidR="00CD10AA" w:rsidRPr="00155FB2" w14:paraId="6984576A" w14:textId="77777777" w:rsidTr="00D3389F">
        <w:tc>
          <w:tcPr>
            <w:tcW w:w="590" w:type="dxa"/>
            <w:vAlign w:val="center"/>
          </w:tcPr>
          <w:p w14:paraId="69845768"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155FB2">
              <w:rPr>
                <w:rFonts w:asciiTheme="minorHAnsi" w:hAnsiTheme="minorHAnsi"/>
                <w:sz w:val="18"/>
                <w:szCs w:val="18"/>
              </w:rPr>
              <w:t>02</w:t>
            </w:r>
          </w:p>
        </w:tc>
        <w:tc>
          <w:tcPr>
            <w:tcW w:w="10430" w:type="dxa"/>
            <w:vAlign w:val="center"/>
          </w:tcPr>
          <w:p w14:paraId="69845769" w14:textId="2965F37F" w:rsidR="00CD10AA" w:rsidRPr="00155FB2" w:rsidRDefault="00CD10AA" w:rsidP="00595926">
            <w:pPr>
              <w:shd w:val="clear" w:color="auto" w:fill="FFFFFF"/>
              <w:contextualSpacing/>
              <w:rPr>
                <w:rFonts w:asciiTheme="minorHAnsi" w:hAnsiTheme="minorHAnsi"/>
                <w:sz w:val="18"/>
                <w:szCs w:val="18"/>
              </w:rPr>
            </w:pPr>
            <w:r w:rsidRPr="00155FB2">
              <w:rPr>
                <w:rFonts w:asciiTheme="minorHAnsi" w:hAnsiTheme="minorHAnsi"/>
                <w:sz w:val="18"/>
                <w:szCs w:val="18"/>
              </w:rPr>
              <w:t xml:space="preserve">HVAC </w:t>
            </w:r>
            <w:r w:rsidR="00595926">
              <w:rPr>
                <w:rFonts w:asciiTheme="minorHAnsi" w:hAnsiTheme="minorHAnsi"/>
                <w:sz w:val="18"/>
                <w:szCs w:val="18"/>
              </w:rPr>
              <w:t>s</w:t>
            </w:r>
            <w:r w:rsidRPr="00155FB2">
              <w:rPr>
                <w:rFonts w:asciiTheme="minorHAnsi" w:hAnsiTheme="minorHAnsi"/>
                <w:sz w:val="18"/>
                <w:szCs w:val="18"/>
              </w:rPr>
              <w:t>upply and return register dampers shall be fully open.</w:t>
            </w:r>
          </w:p>
        </w:tc>
      </w:tr>
      <w:tr w:rsidR="00CD10AA" w:rsidRPr="00155FB2" w14:paraId="6984576D" w14:textId="77777777" w:rsidTr="00D3389F">
        <w:tc>
          <w:tcPr>
            <w:tcW w:w="590" w:type="dxa"/>
            <w:vAlign w:val="center"/>
          </w:tcPr>
          <w:p w14:paraId="6984576B"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03</w:t>
            </w:r>
          </w:p>
        </w:tc>
        <w:tc>
          <w:tcPr>
            <w:tcW w:w="10430" w:type="dxa"/>
            <w:vAlign w:val="center"/>
          </w:tcPr>
          <w:p w14:paraId="6984576C" w14:textId="77777777" w:rsidR="00CD10AA" w:rsidRPr="00155FB2" w:rsidRDefault="00CD10AA" w:rsidP="00155FB2">
            <w:pPr>
              <w:shd w:val="clear" w:color="auto" w:fill="FFFFFF"/>
              <w:rPr>
                <w:rFonts w:asciiTheme="minorHAnsi" w:hAnsiTheme="minorHAnsi"/>
                <w:sz w:val="18"/>
                <w:szCs w:val="18"/>
              </w:rPr>
            </w:pPr>
            <w:r w:rsidRPr="00155FB2">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CD10AA" w:rsidRPr="00155FB2" w14:paraId="69845770" w14:textId="77777777" w:rsidTr="00D3389F">
        <w:tc>
          <w:tcPr>
            <w:tcW w:w="590" w:type="dxa"/>
            <w:vAlign w:val="center"/>
          </w:tcPr>
          <w:p w14:paraId="6984576E"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04</w:t>
            </w:r>
          </w:p>
        </w:tc>
        <w:tc>
          <w:tcPr>
            <w:tcW w:w="10430" w:type="dxa"/>
            <w:vAlign w:val="center"/>
          </w:tcPr>
          <w:p w14:paraId="6984576F" w14:textId="77777777" w:rsidR="00CD10AA" w:rsidRPr="00155FB2" w:rsidRDefault="00CD10AA" w:rsidP="00155FB2">
            <w:pPr>
              <w:autoSpaceDE w:val="0"/>
              <w:autoSpaceDN w:val="0"/>
              <w:adjustRightInd w:val="0"/>
              <w:rPr>
                <w:rFonts w:asciiTheme="minorHAnsi" w:hAnsiTheme="minorHAnsi"/>
                <w:sz w:val="18"/>
                <w:szCs w:val="18"/>
              </w:rPr>
            </w:pPr>
            <w:r w:rsidRPr="00155FB2">
              <w:rPr>
                <w:rFonts w:asciiTheme="minorHAnsi" w:hAnsiTheme="minorHAnsi"/>
                <w:sz w:val="18"/>
                <w:szCs w:val="18"/>
              </w:rPr>
              <w:t xml:space="preserve">Continuously operated ventilation devices like energy recovery ventilators may be sealed.  </w:t>
            </w:r>
          </w:p>
        </w:tc>
      </w:tr>
      <w:tr w:rsidR="00CD10AA" w:rsidRPr="00155FB2" w14:paraId="69845773" w14:textId="77777777" w:rsidTr="00D3389F">
        <w:tc>
          <w:tcPr>
            <w:tcW w:w="590" w:type="dxa"/>
            <w:vAlign w:val="center"/>
          </w:tcPr>
          <w:p w14:paraId="69845771"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05</w:t>
            </w:r>
          </w:p>
        </w:tc>
        <w:tc>
          <w:tcPr>
            <w:tcW w:w="10430" w:type="dxa"/>
            <w:vAlign w:val="center"/>
          </w:tcPr>
          <w:p w14:paraId="69845772" w14:textId="77777777" w:rsidR="00CD10AA" w:rsidRPr="00155FB2" w:rsidRDefault="00CD10AA" w:rsidP="00155FB2">
            <w:pPr>
              <w:autoSpaceDE w:val="0"/>
              <w:autoSpaceDN w:val="0"/>
              <w:adjustRightInd w:val="0"/>
              <w:rPr>
                <w:rFonts w:asciiTheme="minorHAnsi" w:hAnsiTheme="minorHAnsi"/>
                <w:sz w:val="18"/>
                <w:szCs w:val="18"/>
              </w:rPr>
            </w:pPr>
            <w:r w:rsidRPr="00155FB2">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CD10AA" w:rsidRPr="00155FB2" w14:paraId="69845775" w14:textId="77777777" w:rsidTr="00D3389F">
        <w:tc>
          <w:tcPr>
            <w:tcW w:w="11020" w:type="dxa"/>
            <w:gridSpan w:val="2"/>
            <w:vAlign w:val="center"/>
          </w:tcPr>
          <w:p w14:paraId="69845774" w14:textId="77777777" w:rsidR="00CD10AA" w:rsidRPr="00155FB2" w:rsidRDefault="00CD10AA" w:rsidP="00155FB2">
            <w:pPr>
              <w:autoSpaceDE w:val="0"/>
              <w:autoSpaceDN w:val="0"/>
              <w:adjustRightInd w:val="0"/>
              <w:rPr>
                <w:rFonts w:asciiTheme="minorHAnsi" w:hAnsiTheme="minorHAnsi"/>
                <w:sz w:val="18"/>
                <w:szCs w:val="18"/>
              </w:rPr>
            </w:pPr>
            <w:r w:rsidRPr="00155FB2">
              <w:rPr>
                <w:rFonts w:asciiTheme="minorHAnsi" w:hAnsiTheme="minorHAnsi"/>
                <w:b/>
                <w:sz w:val="18"/>
                <w:szCs w:val="18"/>
              </w:rPr>
              <w:t>The responsible person’s signature on this compliance document affirms that all applicable requirements in this table have been met.</w:t>
            </w:r>
          </w:p>
        </w:tc>
      </w:tr>
    </w:tbl>
    <w:p w14:paraId="69845776" w14:textId="77777777" w:rsidR="00CD10AA" w:rsidRPr="00807631" w:rsidRDefault="00CD10AA">
      <w:pPr>
        <w:rPr>
          <w:rFonts w:ascii="Calibri" w:hAnsi="Calibri"/>
        </w:rPr>
      </w:pPr>
    </w:p>
    <w:p w14:paraId="69845777" w14:textId="77777777" w:rsidR="00CD10AA" w:rsidRDefault="00CD10AA">
      <w:pPr>
        <w:rPr>
          <w:rFonts w:ascii="Calibri" w:hAnsi="Calibri"/>
          <w:sz w:val="16"/>
          <w:szCs w:val="16"/>
        </w:rPr>
      </w:pPr>
      <w:r>
        <w:rPr>
          <w:rFonts w:ascii="Calibri" w:hAnsi="Calibri"/>
          <w:sz w:val="16"/>
          <w:szCs w:val="16"/>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CD10AA" w:rsidRPr="009E2C1C" w14:paraId="69845779" w14:textId="77777777" w:rsidTr="00EE2D2B">
        <w:trPr>
          <w:trHeight w:val="206"/>
        </w:trPr>
        <w:tc>
          <w:tcPr>
            <w:tcW w:w="10950" w:type="dxa"/>
            <w:gridSpan w:val="4"/>
            <w:vAlign w:val="center"/>
          </w:tcPr>
          <w:p w14:paraId="69845778" w14:textId="77777777" w:rsidR="00CD10AA" w:rsidRPr="009351D2" w:rsidRDefault="00CD10AA" w:rsidP="00EE2D2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CD10AA" w:rsidRPr="001B14D6" w14:paraId="6984577B" w14:textId="77777777" w:rsidTr="00EE2D2B">
        <w:trPr>
          <w:trHeight w:val="206"/>
        </w:trPr>
        <w:tc>
          <w:tcPr>
            <w:tcW w:w="10950" w:type="dxa"/>
            <w:gridSpan w:val="4"/>
            <w:vAlign w:val="center"/>
          </w:tcPr>
          <w:p w14:paraId="6984577A" w14:textId="77777777" w:rsidR="00CD10AA" w:rsidRPr="00E136A4" w:rsidRDefault="00CD10AA" w:rsidP="002531C9">
            <w:pPr>
              <w:keepNext/>
              <w:numPr>
                <w:ilvl w:val="0"/>
                <w:numId w:val="20"/>
              </w:numPr>
              <w:ind w:left="270" w:hanging="270"/>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Installation</w:t>
            </w:r>
            <w:r w:rsidRPr="00E136A4">
              <w:rPr>
                <w:rFonts w:ascii="Calibri" w:hAnsi="Calibri"/>
                <w:sz w:val="18"/>
                <w:szCs w:val="18"/>
              </w:rPr>
              <w:t xml:space="preserve"> documentation is accurate and complete.</w:t>
            </w:r>
          </w:p>
        </w:tc>
      </w:tr>
      <w:tr w:rsidR="00CD10AA" w:rsidRPr="00B272DC" w14:paraId="6984577E" w14:textId="77777777" w:rsidTr="00EE2D2B">
        <w:trPr>
          <w:trHeight w:val="360"/>
        </w:trPr>
        <w:tc>
          <w:tcPr>
            <w:tcW w:w="5577" w:type="dxa"/>
            <w:gridSpan w:val="2"/>
          </w:tcPr>
          <w:p w14:paraId="6984577C" w14:textId="77777777" w:rsidR="00CD10AA" w:rsidRPr="00B272DC" w:rsidRDefault="00CD10AA" w:rsidP="00EE2D2B">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Name:</w:t>
            </w:r>
          </w:p>
        </w:tc>
        <w:tc>
          <w:tcPr>
            <w:tcW w:w="5373" w:type="dxa"/>
            <w:gridSpan w:val="2"/>
          </w:tcPr>
          <w:p w14:paraId="6984577D" w14:textId="77777777" w:rsidR="00CD10AA" w:rsidRPr="00B272DC" w:rsidRDefault="00CD10AA" w:rsidP="00EE2D2B">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Signature:</w:t>
            </w:r>
          </w:p>
        </w:tc>
      </w:tr>
      <w:tr w:rsidR="00CD10AA" w:rsidRPr="00B272DC" w14:paraId="69845781" w14:textId="77777777" w:rsidTr="00EE2D2B">
        <w:trPr>
          <w:trHeight w:val="360"/>
        </w:trPr>
        <w:tc>
          <w:tcPr>
            <w:tcW w:w="5577" w:type="dxa"/>
            <w:gridSpan w:val="2"/>
          </w:tcPr>
          <w:p w14:paraId="6984577F" w14:textId="77777777" w:rsidR="00CD10AA" w:rsidRPr="00B272DC" w:rsidRDefault="00CD10AA" w:rsidP="00EE2D2B">
            <w:pPr>
              <w:keepNext/>
              <w:rPr>
                <w:rFonts w:ascii="Calibri" w:hAnsi="Calibri"/>
                <w:sz w:val="14"/>
                <w:szCs w:val="14"/>
              </w:rPr>
            </w:pPr>
            <w:r>
              <w:rPr>
                <w:rFonts w:ascii="Calibri" w:hAnsi="Calibri"/>
                <w:sz w:val="14"/>
                <w:szCs w:val="14"/>
              </w:rPr>
              <w:t>Documentation Author Company Name</w:t>
            </w:r>
            <w:r w:rsidRPr="00B272DC">
              <w:rPr>
                <w:rFonts w:ascii="Calibri" w:hAnsi="Calibri"/>
                <w:sz w:val="14"/>
                <w:szCs w:val="14"/>
              </w:rPr>
              <w:t>:</w:t>
            </w:r>
          </w:p>
        </w:tc>
        <w:tc>
          <w:tcPr>
            <w:tcW w:w="5373" w:type="dxa"/>
            <w:gridSpan w:val="2"/>
          </w:tcPr>
          <w:p w14:paraId="69845780" w14:textId="77777777" w:rsidR="00CD10AA" w:rsidRPr="00B272DC" w:rsidRDefault="00CD10AA" w:rsidP="00EE2D2B">
            <w:pPr>
              <w:keepNext/>
              <w:rPr>
                <w:rFonts w:ascii="Calibri" w:hAnsi="Calibri"/>
                <w:sz w:val="14"/>
                <w:szCs w:val="14"/>
              </w:rPr>
            </w:pPr>
            <w:r w:rsidRPr="00B272DC">
              <w:rPr>
                <w:rFonts w:ascii="Calibri" w:hAnsi="Calibri"/>
                <w:sz w:val="14"/>
                <w:szCs w:val="14"/>
              </w:rPr>
              <w:t>Date</w:t>
            </w:r>
            <w:r>
              <w:rPr>
                <w:rFonts w:ascii="Calibri" w:hAnsi="Calibri"/>
                <w:sz w:val="14"/>
                <w:szCs w:val="14"/>
              </w:rPr>
              <w:t xml:space="preserve"> Signed</w:t>
            </w:r>
            <w:r w:rsidRPr="00B272DC">
              <w:rPr>
                <w:rFonts w:ascii="Calibri" w:hAnsi="Calibri"/>
                <w:sz w:val="14"/>
                <w:szCs w:val="14"/>
              </w:rPr>
              <w:t>:</w:t>
            </w:r>
          </w:p>
        </w:tc>
      </w:tr>
      <w:tr w:rsidR="00CD10AA" w:rsidRPr="00B272DC" w14:paraId="69845784" w14:textId="77777777" w:rsidTr="00EE2D2B">
        <w:trPr>
          <w:trHeight w:val="360"/>
        </w:trPr>
        <w:tc>
          <w:tcPr>
            <w:tcW w:w="5577" w:type="dxa"/>
            <w:gridSpan w:val="2"/>
          </w:tcPr>
          <w:p w14:paraId="69845782" w14:textId="77777777" w:rsidR="00CD10AA" w:rsidRPr="00B272DC" w:rsidRDefault="00CD10AA" w:rsidP="00EE2D2B">
            <w:pPr>
              <w:keepNext/>
              <w:rPr>
                <w:rFonts w:ascii="Calibri" w:hAnsi="Calibri"/>
                <w:sz w:val="14"/>
                <w:szCs w:val="14"/>
              </w:rPr>
            </w:pPr>
            <w:r w:rsidRPr="00B272DC">
              <w:rPr>
                <w:rFonts w:ascii="Calibri" w:hAnsi="Calibri"/>
                <w:sz w:val="14"/>
                <w:szCs w:val="14"/>
              </w:rPr>
              <w:t>Address:</w:t>
            </w:r>
          </w:p>
        </w:tc>
        <w:tc>
          <w:tcPr>
            <w:tcW w:w="5373" w:type="dxa"/>
            <w:gridSpan w:val="2"/>
          </w:tcPr>
          <w:p w14:paraId="69845783" w14:textId="6D8638C6" w:rsidR="00CD10AA" w:rsidRPr="00B272DC" w:rsidRDefault="00CD10AA" w:rsidP="00EE2D2B">
            <w:pPr>
              <w:keepNext/>
              <w:rPr>
                <w:rFonts w:ascii="Calibri" w:hAnsi="Calibri"/>
                <w:sz w:val="14"/>
                <w:szCs w:val="14"/>
              </w:rPr>
            </w:pPr>
            <w:r w:rsidRPr="00B272DC">
              <w:rPr>
                <w:rFonts w:ascii="Calibri" w:hAnsi="Calibri"/>
                <w:sz w:val="14"/>
                <w:szCs w:val="14"/>
              </w:rPr>
              <w:t>CEA/</w:t>
            </w:r>
            <w:r>
              <w:rPr>
                <w:rFonts w:ascii="Calibri" w:hAnsi="Calibri"/>
                <w:sz w:val="14"/>
                <w:szCs w:val="14"/>
              </w:rPr>
              <w:t>HERS Certification I</w:t>
            </w:r>
            <w:r w:rsidRPr="00B272DC">
              <w:rPr>
                <w:rFonts w:ascii="Calibri" w:hAnsi="Calibri"/>
                <w:sz w:val="14"/>
                <w:szCs w:val="14"/>
              </w:rPr>
              <w:t>dentification (</w:t>
            </w:r>
            <w:r w:rsidR="006333E7">
              <w:rPr>
                <w:rFonts w:ascii="Calibri" w:hAnsi="Calibri"/>
                <w:sz w:val="14"/>
                <w:szCs w:val="14"/>
              </w:rPr>
              <w:t>i</w:t>
            </w:r>
            <w:r w:rsidRPr="00B272DC">
              <w:rPr>
                <w:rFonts w:ascii="Calibri" w:hAnsi="Calibri"/>
                <w:sz w:val="14"/>
                <w:szCs w:val="14"/>
              </w:rPr>
              <w:t>f applicable):</w:t>
            </w:r>
          </w:p>
        </w:tc>
      </w:tr>
      <w:tr w:rsidR="00CD10AA" w:rsidRPr="00B272DC" w14:paraId="69845787" w14:textId="77777777" w:rsidTr="00EE2D2B">
        <w:trPr>
          <w:trHeight w:val="360"/>
        </w:trPr>
        <w:tc>
          <w:tcPr>
            <w:tcW w:w="5577" w:type="dxa"/>
            <w:gridSpan w:val="2"/>
          </w:tcPr>
          <w:p w14:paraId="69845785" w14:textId="77777777" w:rsidR="00CD10AA" w:rsidRPr="00B272DC" w:rsidRDefault="00CD10AA" w:rsidP="00EE2D2B">
            <w:pPr>
              <w:keepNext/>
              <w:rPr>
                <w:rFonts w:ascii="Calibri" w:hAnsi="Calibri"/>
                <w:sz w:val="14"/>
                <w:szCs w:val="14"/>
              </w:rPr>
            </w:pPr>
            <w:r w:rsidRPr="00B272DC">
              <w:rPr>
                <w:rFonts w:ascii="Calibri" w:hAnsi="Calibri"/>
                <w:sz w:val="14"/>
                <w:szCs w:val="14"/>
              </w:rPr>
              <w:t>City/State/Zip:</w:t>
            </w:r>
          </w:p>
        </w:tc>
        <w:tc>
          <w:tcPr>
            <w:tcW w:w="5373" w:type="dxa"/>
            <w:gridSpan w:val="2"/>
          </w:tcPr>
          <w:p w14:paraId="69845786" w14:textId="77777777" w:rsidR="00CD10AA" w:rsidRPr="00B272DC" w:rsidRDefault="00CD10AA" w:rsidP="00EE2D2B">
            <w:pPr>
              <w:keepNext/>
              <w:rPr>
                <w:rFonts w:ascii="Calibri" w:hAnsi="Calibri"/>
                <w:sz w:val="14"/>
                <w:szCs w:val="14"/>
              </w:rPr>
            </w:pPr>
            <w:r w:rsidRPr="00B272DC">
              <w:rPr>
                <w:rFonts w:ascii="Calibri" w:hAnsi="Calibri"/>
                <w:sz w:val="14"/>
                <w:szCs w:val="14"/>
              </w:rPr>
              <w:t>Phone:</w:t>
            </w:r>
          </w:p>
        </w:tc>
      </w:tr>
      <w:tr w:rsidR="00CD10AA" w:rsidRPr="008E6C57" w14:paraId="69845789" w14:textId="77777777" w:rsidTr="00EE2D2B">
        <w:tblPrEx>
          <w:tblCellMar>
            <w:left w:w="115" w:type="dxa"/>
            <w:right w:w="115" w:type="dxa"/>
          </w:tblCellMar>
        </w:tblPrEx>
        <w:trPr>
          <w:trHeight w:val="296"/>
        </w:trPr>
        <w:tc>
          <w:tcPr>
            <w:tcW w:w="10950" w:type="dxa"/>
            <w:gridSpan w:val="4"/>
            <w:vAlign w:val="center"/>
          </w:tcPr>
          <w:p w14:paraId="69845788" w14:textId="77777777" w:rsidR="00CD10AA" w:rsidRDefault="00CD10AA" w:rsidP="00EE2D2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CD10AA" w:rsidRPr="008E6C57" w14:paraId="69845791" w14:textId="77777777" w:rsidTr="00EE2D2B">
        <w:tblPrEx>
          <w:tblCellMar>
            <w:left w:w="115" w:type="dxa"/>
            <w:right w:w="115" w:type="dxa"/>
          </w:tblCellMar>
        </w:tblPrEx>
        <w:trPr>
          <w:trHeight w:val="504"/>
        </w:trPr>
        <w:tc>
          <w:tcPr>
            <w:tcW w:w="10950" w:type="dxa"/>
            <w:gridSpan w:val="4"/>
          </w:tcPr>
          <w:p w14:paraId="6984578A" w14:textId="77777777" w:rsidR="00CD10AA" w:rsidRPr="009753B1" w:rsidRDefault="00CD10AA" w:rsidP="002531C9">
            <w:pPr>
              <w:pStyle w:val="Heading3"/>
              <w:numPr>
                <w:ilvl w:val="0"/>
                <w:numId w:val="0"/>
              </w:numPr>
              <w:spacing w:before="0"/>
              <w:ind w:right="86"/>
              <w:rPr>
                <w:ins w:id="0" w:author="Pacheco, Misael@Energy" w:date="2016-10-11T10:24:00Z"/>
                <w:rFonts w:asciiTheme="minorHAnsi" w:hAnsiTheme="minorHAnsi"/>
                <w:sz w:val="18"/>
                <w:szCs w:val="18"/>
              </w:rPr>
            </w:pPr>
            <w:r w:rsidRPr="009753B1">
              <w:rPr>
                <w:rFonts w:asciiTheme="minorHAnsi" w:hAnsiTheme="minorHAnsi"/>
                <w:sz w:val="18"/>
                <w:szCs w:val="18"/>
              </w:rPr>
              <w:t xml:space="preserve">I certify the following under penalty of perjury, under the laws of the State of California: </w:t>
            </w:r>
          </w:p>
          <w:p w14:paraId="31BA7B9E" w14:textId="77777777" w:rsidR="006C021B" w:rsidRPr="009753B1" w:rsidRDefault="006C021B" w:rsidP="006C021B">
            <w:pPr>
              <w:pStyle w:val="Heading3"/>
              <w:numPr>
                <w:ilvl w:val="0"/>
                <w:numId w:val="32"/>
              </w:numPr>
              <w:spacing w:before="0"/>
              <w:ind w:right="90"/>
              <w:rPr>
                <w:ins w:id="1" w:author="Pacheco, Misael@Energy" w:date="2016-10-11T10:24:00Z"/>
                <w:rFonts w:asciiTheme="minorHAnsi" w:hAnsiTheme="minorHAnsi"/>
                <w:b/>
                <w:caps/>
                <w:sz w:val="18"/>
                <w:szCs w:val="18"/>
              </w:rPr>
            </w:pPr>
            <w:ins w:id="2" w:author="Pacheco, Misael@Energy" w:date="2016-10-11T10:24:00Z">
              <w:r w:rsidRPr="009753B1">
                <w:rPr>
                  <w:rFonts w:asciiTheme="minorHAnsi" w:hAnsiTheme="minorHAnsi"/>
                  <w:sz w:val="18"/>
                  <w:szCs w:val="18"/>
                </w:rPr>
                <w:t xml:space="preserve">The information provided on this Certificate of Installation is true and correct. </w:t>
              </w:r>
            </w:ins>
          </w:p>
          <w:p w14:paraId="5A251FC2" w14:textId="77777777" w:rsidR="006C021B" w:rsidRPr="009753B1" w:rsidRDefault="006C021B" w:rsidP="006C021B">
            <w:pPr>
              <w:pStyle w:val="Heading3"/>
              <w:numPr>
                <w:ilvl w:val="0"/>
                <w:numId w:val="32"/>
              </w:numPr>
              <w:spacing w:before="0"/>
              <w:ind w:right="90"/>
              <w:rPr>
                <w:ins w:id="3" w:author="Pacheco, Misael@Energy" w:date="2016-10-11T10:24:00Z"/>
                <w:rFonts w:asciiTheme="minorHAnsi" w:hAnsiTheme="minorHAnsi"/>
                <w:b/>
                <w:caps/>
                <w:sz w:val="18"/>
                <w:rPrChange w:id="4" w:author="Shewmaker, Michael@Energy" w:date="2016-10-11T11:01:00Z">
                  <w:rPr>
                    <w:ins w:id="5" w:author="Pacheco, Misael@Energy" w:date="2016-10-11T10:24:00Z"/>
                    <w:rFonts w:asciiTheme="minorHAnsi" w:hAnsiTheme="minorHAnsi"/>
                    <w:b/>
                    <w:caps/>
                    <w:sz w:val="18"/>
                  </w:rPr>
                </w:rPrChange>
              </w:rPr>
            </w:pPr>
            <w:ins w:id="6" w:author="Pacheco, Misael@Energy" w:date="2016-10-11T10:24:00Z">
              <w:r w:rsidRPr="009753B1">
                <w:rPr>
                  <w:rFonts w:asciiTheme="minorHAnsi" w:hAnsiTheme="minorHAnsi"/>
                  <w:snapToGrid w:val="0"/>
                  <w:sz w:val="18"/>
                  <w:szCs w:val="18"/>
                  <w:rPrChange w:id="7" w:author="Shewmaker, Michael@Energy" w:date="2016-10-11T11:01:00Z">
                    <w:rPr>
                      <w:rFonts w:asciiTheme="minorHAnsi" w:hAnsiTheme="minorHAnsi"/>
                      <w:snapToGrid w:val="0"/>
                      <w:sz w:val="18"/>
                      <w:szCs w:val="18"/>
                    </w:rPr>
                  </w:rPrChange>
                </w:rPr>
                <w:t xml:space="preserve">I am either: a) a responsible person eligible under Division 3 of the Business and Professions Code </w:t>
              </w:r>
              <w:r w:rsidRPr="009753B1">
                <w:rPr>
                  <w:rFonts w:asciiTheme="minorHAnsi" w:hAnsiTheme="minorHAnsi"/>
                  <w:sz w:val="18"/>
                  <w:szCs w:val="18"/>
                  <w:rPrChange w:id="8" w:author="Shewmaker, Michael@Energy" w:date="2016-10-11T11:01:00Z">
                    <w:rPr>
                      <w:rFonts w:asciiTheme="minorHAnsi" w:hAnsiTheme="minorHAnsi"/>
                      <w:sz w:val="18"/>
                      <w:szCs w:val="18"/>
                    </w:rPr>
                  </w:rPrChange>
                </w:rPr>
                <w:t xml:space="preserve">in the applicable classification to accept responsibility for the system design, construction, or installation </w:t>
              </w:r>
              <w:r w:rsidRPr="009753B1">
                <w:rPr>
                  <w:rFonts w:asciiTheme="minorHAnsi" w:hAnsiTheme="minorHAnsi"/>
                  <w:snapToGrid w:val="0"/>
                  <w:sz w:val="18"/>
                  <w:szCs w:val="18"/>
                  <w:rPrChange w:id="9" w:author="Shewmaker, Michael@Energy" w:date="2016-10-11T11:01:00Z">
                    <w:rPr>
                      <w:rFonts w:asciiTheme="minorHAnsi" w:hAnsiTheme="minorHAnsi"/>
                      <w:snapToGrid w:val="0"/>
                      <w:sz w:val="18"/>
                      <w:szCs w:val="18"/>
                    </w:rPr>
                  </w:rPrChange>
                </w:rPr>
                <w:t xml:space="preserve">of features, materials, components, or manufactured devices </w:t>
              </w:r>
              <w:r w:rsidRPr="009753B1">
                <w:rPr>
                  <w:rFonts w:asciiTheme="minorHAnsi" w:hAnsiTheme="minorHAnsi"/>
                  <w:sz w:val="18"/>
                  <w:szCs w:val="18"/>
                  <w:rPrChange w:id="10" w:author="Shewmaker, Michael@Energy" w:date="2016-10-11T11:01:00Z">
                    <w:rPr>
                      <w:rFonts w:asciiTheme="minorHAnsi" w:hAnsiTheme="minorHAnsi"/>
                      <w:sz w:val="18"/>
                      <w:szCs w:val="18"/>
                    </w:rPr>
                  </w:rPrChange>
                </w:rPr>
                <w:t xml:space="preserve">for the scope of work identified on this Certificate of Installation </w:t>
              </w:r>
              <w:r w:rsidRPr="009753B1">
                <w:rPr>
                  <w:rFonts w:asciiTheme="minorHAnsi" w:hAnsiTheme="minorHAnsi"/>
                  <w:snapToGrid w:val="0"/>
                  <w:sz w:val="18"/>
                  <w:szCs w:val="18"/>
                  <w:rPrChange w:id="11" w:author="Shewmaker, Michael@Energy" w:date="2016-10-11T11:01:00Z">
                    <w:rPr>
                      <w:rFonts w:asciiTheme="minorHAnsi" w:hAnsiTheme="minorHAnsi"/>
                      <w:snapToGrid w:val="0"/>
                      <w:sz w:val="18"/>
                      <w:szCs w:val="18"/>
                    </w:rPr>
                  </w:rPrChange>
                </w:rPr>
                <w:t>and attest to the declarations in this statement</w:t>
              </w:r>
              <w:r w:rsidRPr="009753B1">
                <w:rPr>
                  <w:rFonts w:asciiTheme="minorHAnsi" w:hAnsiTheme="minorHAnsi"/>
                  <w:sz w:val="18"/>
                  <w:szCs w:val="18"/>
                  <w:rPrChange w:id="12" w:author="Shewmaker, Michael@Energy" w:date="2016-10-11T11:01:00Z">
                    <w:rPr>
                      <w:rFonts w:asciiTheme="minorHAnsi" w:hAnsiTheme="minorHAnsi"/>
                      <w:sz w:val="18"/>
                      <w:szCs w:val="18"/>
                    </w:rPr>
                  </w:rPrChange>
                </w:rPr>
                <w:t>, or b) I am an authorized representative of the responsible person and attest to the declarations in this statement on the responsible person’s behalf</w:t>
              </w:r>
              <w:r w:rsidRPr="009753B1">
                <w:rPr>
                  <w:rFonts w:asciiTheme="minorHAnsi" w:eastAsia="Calibri" w:hAnsiTheme="minorHAnsi"/>
                  <w:sz w:val="18"/>
                  <w:szCs w:val="18"/>
                  <w:rPrChange w:id="13" w:author="Shewmaker, Michael@Energy" w:date="2016-10-11T11:01:00Z">
                    <w:rPr>
                      <w:rFonts w:asciiTheme="minorHAnsi" w:eastAsia="Calibri" w:hAnsiTheme="minorHAnsi"/>
                      <w:sz w:val="18"/>
                      <w:szCs w:val="18"/>
                    </w:rPr>
                  </w:rPrChange>
                </w:rPr>
                <w:t>.</w:t>
              </w:r>
            </w:ins>
          </w:p>
          <w:p w14:paraId="5D403AA1" w14:textId="77777777" w:rsidR="006C021B" w:rsidRPr="009753B1" w:rsidRDefault="006C021B" w:rsidP="006C021B">
            <w:pPr>
              <w:keepNext/>
              <w:numPr>
                <w:ilvl w:val="0"/>
                <w:numId w:val="32"/>
              </w:numPr>
              <w:autoSpaceDE w:val="0"/>
              <w:autoSpaceDN w:val="0"/>
              <w:adjustRightInd w:val="0"/>
              <w:ind w:right="90"/>
              <w:rPr>
                <w:ins w:id="14" w:author="Pacheco, Misael@Energy" w:date="2016-10-11T10:24:00Z"/>
                <w:rFonts w:asciiTheme="minorHAnsi" w:hAnsiTheme="minorHAnsi"/>
                <w:sz w:val="18"/>
                <w:szCs w:val="18"/>
              </w:rPr>
            </w:pPr>
            <w:ins w:id="15" w:author="Pacheco, Misael@Energy" w:date="2016-10-11T10:24:00Z">
              <w:r w:rsidRPr="009753B1">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753B1">
                <w:rPr>
                  <w:rFonts w:asciiTheme="minorHAnsi" w:eastAsia="Calibri" w:hAnsiTheme="minorHAnsi" w:cs="TimesNewRomanPSMT"/>
                  <w:sz w:val="18"/>
                  <w:szCs w:val="18"/>
                </w:rPr>
                <w:t>.</w:t>
              </w:r>
            </w:ins>
          </w:p>
          <w:p w14:paraId="04161493" w14:textId="77777777" w:rsidR="006C021B" w:rsidRPr="009753B1" w:rsidRDefault="006C021B" w:rsidP="006C021B">
            <w:pPr>
              <w:pStyle w:val="ListParagraph"/>
              <w:keepNext/>
              <w:numPr>
                <w:ilvl w:val="0"/>
                <w:numId w:val="32"/>
              </w:numPr>
              <w:autoSpaceDE w:val="0"/>
              <w:autoSpaceDN w:val="0"/>
              <w:adjustRightInd w:val="0"/>
              <w:rPr>
                <w:ins w:id="16" w:author="Pacheco, Misael@Energy" w:date="2016-10-11T10:24:00Z"/>
                <w:rFonts w:asciiTheme="minorHAnsi" w:hAnsiTheme="minorHAnsi"/>
                <w:sz w:val="18"/>
                <w:rPrChange w:id="17" w:author="Shewmaker, Michael@Energy" w:date="2016-10-11T11:01:00Z">
                  <w:rPr>
                    <w:ins w:id="18" w:author="Pacheco, Misael@Energy" w:date="2016-10-11T10:24:00Z"/>
                    <w:rFonts w:asciiTheme="minorHAnsi" w:hAnsiTheme="minorHAnsi"/>
                    <w:sz w:val="18"/>
                  </w:rPr>
                </w:rPrChange>
              </w:rPr>
            </w:pPr>
            <w:ins w:id="19" w:author="Pacheco, Misael@Energy" w:date="2016-10-11T10:24:00Z">
              <w:r w:rsidRPr="009753B1">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5E1FF5F6" w14:textId="77777777" w:rsidR="006C021B" w:rsidRPr="009753B1" w:rsidDel="009753B1" w:rsidRDefault="006C021B" w:rsidP="009753B1">
            <w:pPr>
              <w:pStyle w:val="ListParagraph"/>
              <w:numPr>
                <w:ilvl w:val="0"/>
                <w:numId w:val="32"/>
              </w:numPr>
              <w:rPr>
                <w:ins w:id="20" w:author="Pacheco, Misael@Energy" w:date="2016-10-11T10:24:00Z"/>
                <w:del w:id="21" w:author="Shewmaker, Michael@Energy" w:date="2016-10-11T11:01:00Z"/>
                <w:rFonts w:asciiTheme="minorHAnsi" w:hAnsiTheme="minorHAnsi"/>
              </w:rPr>
            </w:pPr>
            <w:ins w:id="22" w:author="Pacheco, Misael@Energy" w:date="2016-10-11T10:24:00Z">
              <w:r w:rsidRPr="009753B1">
                <w:rPr>
                  <w:rFonts w:asciiTheme="minorHAnsi" w:hAnsiTheme="minorHAnsi"/>
                  <w:sz w:val="18"/>
                  <w:szCs w:val="18"/>
                  <w:rPrChange w:id="23" w:author="Shewmaker, Michael@Energy" w:date="2016-10-11T11:01:00Z">
                    <w:rPr>
                      <w:rFonts w:asciiTheme="minorHAnsi" w:hAnsiTheme="minorHAnsi"/>
                      <w:sz w:val="18"/>
                      <w:szCs w:val="18"/>
                    </w:rPr>
                  </w:rPrChange>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p w14:paraId="33336F93" w14:textId="77777777" w:rsidR="006C021B" w:rsidRPr="009753B1" w:rsidDel="009753B1" w:rsidRDefault="006C021B" w:rsidP="009753B1">
            <w:pPr>
              <w:pStyle w:val="ListParagraph"/>
              <w:numPr>
                <w:ilvl w:val="0"/>
                <w:numId w:val="32"/>
              </w:numPr>
              <w:rPr>
                <w:del w:id="24" w:author="Shewmaker, Michael@Energy" w:date="2016-10-11T11:01:00Z"/>
              </w:rPr>
            </w:pPr>
          </w:p>
          <w:p w14:paraId="69845790" w14:textId="4079101F" w:rsidR="00CD10AA" w:rsidRPr="009753B1" w:rsidRDefault="00CD10AA" w:rsidP="009753B1">
            <w:pPr>
              <w:pStyle w:val="ListParagraph"/>
              <w:numPr>
                <w:ilvl w:val="0"/>
                <w:numId w:val="32"/>
              </w:numPr>
              <w:rPr>
                <w:rFonts w:ascii="Calibri" w:hAnsi="Calibri"/>
                <w:b/>
              </w:rPr>
            </w:pPr>
            <w:del w:id="25" w:author="Shewmaker, Michael@Energy" w:date="2016-10-11T11:01:00Z">
              <w:r w:rsidRPr="009753B1" w:rsidDel="009753B1">
                <w:rPr>
                  <w:rFonts w:ascii="Calibri" w:hAnsi="Calibri"/>
                  <w:sz w:val="18"/>
                  <w:szCs w:val="18"/>
                </w:rPr>
                <w:delText xml:space="preserve"> </w:delText>
              </w:r>
            </w:del>
            <w:bookmarkStart w:id="26" w:name="_GoBack"/>
            <w:bookmarkEnd w:id="26"/>
          </w:p>
        </w:tc>
      </w:tr>
      <w:tr w:rsidR="00CD10AA" w:rsidRPr="00B272DC" w14:paraId="69845794" w14:textId="77777777" w:rsidTr="00EE2D2B">
        <w:tblPrEx>
          <w:tblCellMar>
            <w:left w:w="108" w:type="dxa"/>
            <w:right w:w="108" w:type="dxa"/>
          </w:tblCellMar>
        </w:tblPrEx>
        <w:trPr>
          <w:trHeight w:val="360"/>
        </w:trPr>
        <w:tc>
          <w:tcPr>
            <w:tcW w:w="5307" w:type="dxa"/>
          </w:tcPr>
          <w:p w14:paraId="69845792" w14:textId="77777777" w:rsidR="00CD10AA" w:rsidRPr="00B272DC" w:rsidRDefault="00CD10AA" w:rsidP="00EE2D2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Name:</w:t>
            </w:r>
          </w:p>
        </w:tc>
        <w:tc>
          <w:tcPr>
            <w:tcW w:w="5643" w:type="dxa"/>
            <w:gridSpan w:val="3"/>
          </w:tcPr>
          <w:p w14:paraId="69845793" w14:textId="77777777" w:rsidR="00CD10AA" w:rsidRPr="00B272DC" w:rsidRDefault="00CD10AA" w:rsidP="00EE2D2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Signature:</w:t>
            </w:r>
          </w:p>
        </w:tc>
      </w:tr>
      <w:tr w:rsidR="00CD10AA" w:rsidRPr="00B272DC" w14:paraId="69845797" w14:textId="77777777" w:rsidTr="00EE2D2B">
        <w:tblPrEx>
          <w:tblCellMar>
            <w:left w:w="108" w:type="dxa"/>
            <w:right w:w="108" w:type="dxa"/>
          </w:tblCellMar>
        </w:tblPrEx>
        <w:trPr>
          <w:trHeight w:val="360"/>
        </w:trPr>
        <w:tc>
          <w:tcPr>
            <w:tcW w:w="5307" w:type="dxa"/>
          </w:tcPr>
          <w:p w14:paraId="69845795" w14:textId="4279C410"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Company Name: (Installing Subcontractor or General Contractor or Builder/Owner)</w:t>
            </w:r>
          </w:p>
        </w:tc>
        <w:tc>
          <w:tcPr>
            <w:tcW w:w="5643" w:type="dxa"/>
            <w:gridSpan w:val="3"/>
          </w:tcPr>
          <w:p w14:paraId="69845796" w14:textId="77777777"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Position With Company (Title):</w:t>
            </w:r>
          </w:p>
        </w:tc>
      </w:tr>
      <w:tr w:rsidR="00CD10AA" w:rsidRPr="00B272DC" w14:paraId="6984579A" w14:textId="77777777" w:rsidTr="00EE2D2B">
        <w:tblPrEx>
          <w:tblCellMar>
            <w:left w:w="108" w:type="dxa"/>
            <w:right w:w="108" w:type="dxa"/>
          </w:tblCellMar>
        </w:tblPrEx>
        <w:trPr>
          <w:trHeight w:val="360"/>
        </w:trPr>
        <w:tc>
          <w:tcPr>
            <w:tcW w:w="5307" w:type="dxa"/>
          </w:tcPr>
          <w:p w14:paraId="69845798" w14:textId="77777777"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Address:</w:t>
            </w:r>
          </w:p>
        </w:tc>
        <w:tc>
          <w:tcPr>
            <w:tcW w:w="5643" w:type="dxa"/>
            <w:gridSpan w:val="3"/>
          </w:tcPr>
          <w:p w14:paraId="69845799" w14:textId="77777777"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CSLB License:</w:t>
            </w:r>
          </w:p>
        </w:tc>
      </w:tr>
      <w:tr w:rsidR="00CD10AA" w:rsidRPr="00B272DC" w14:paraId="6984579E" w14:textId="77777777" w:rsidTr="00EE2D2B">
        <w:tblPrEx>
          <w:tblCellMar>
            <w:left w:w="108" w:type="dxa"/>
            <w:right w:w="108" w:type="dxa"/>
          </w:tblCellMar>
        </w:tblPrEx>
        <w:trPr>
          <w:trHeight w:val="360"/>
        </w:trPr>
        <w:tc>
          <w:tcPr>
            <w:tcW w:w="5307" w:type="dxa"/>
          </w:tcPr>
          <w:p w14:paraId="6984579B" w14:textId="77777777"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City/State/Zip:</w:t>
            </w:r>
          </w:p>
        </w:tc>
        <w:tc>
          <w:tcPr>
            <w:tcW w:w="2821" w:type="dxa"/>
            <w:gridSpan w:val="2"/>
          </w:tcPr>
          <w:p w14:paraId="6984579C" w14:textId="368660D2"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r w:rsidR="006333E7">
              <w:rPr>
                <w:rFonts w:ascii="Calibri" w:hAnsi="Calibri"/>
                <w:sz w:val="14"/>
                <w:szCs w:val="14"/>
              </w:rPr>
              <w:t>:</w:t>
            </w:r>
          </w:p>
        </w:tc>
        <w:tc>
          <w:tcPr>
            <w:tcW w:w="2822" w:type="dxa"/>
          </w:tcPr>
          <w:p w14:paraId="6984579D" w14:textId="77777777"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Date Signed:</w:t>
            </w:r>
          </w:p>
        </w:tc>
      </w:tr>
      <w:tr w:rsidR="00CD10AA" w:rsidRPr="00B272DC" w14:paraId="698457A1" w14:textId="77777777" w:rsidTr="00EE2D2B">
        <w:tblPrEx>
          <w:tblCellMar>
            <w:left w:w="108" w:type="dxa"/>
            <w:right w:w="108" w:type="dxa"/>
          </w:tblCellMar>
        </w:tblPrEx>
        <w:trPr>
          <w:trHeight w:val="360"/>
        </w:trPr>
        <w:tc>
          <w:tcPr>
            <w:tcW w:w="5307" w:type="dxa"/>
          </w:tcPr>
          <w:p w14:paraId="6984579F" w14:textId="77777777"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Third Party Quality Control Program (TPQCP)</w:t>
            </w:r>
            <w:r>
              <w:rPr>
                <w:rFonts w:ascii="Calibri" w:hAnsi="Calibri"/>
                <w:sz w:val="14"/>
                <w:szCs w:val="14"/>
              </w:rPr>
              <w:t xml:space="preserve"> Status:</w:t>
            </w:r>
          </w:p>
        </w:tc>
        <w:tc>
          <w:tcPr>
            <w:tcW w:w="5643" w:type="dxa"/>
            <w:gridSpan w:val="3"/>
          </w:tcPr>
          <w:p w14:paraId="698457A0" w14:textId="77777777" w:rsidR="00CD10AA" w:rsidRPr="00B272DC" w:rsidRDefault="00CD10AA" w:rsidP="00EE2D2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Name of TPQCP (if applicable): </w:t>
            </w:r>
          </w:p>
        </w:tc>
      </w:tr>
    </w:tbl>
    <w:p w14:paraId="698457A2" w14:textId="77777777" w:rsidR="00CD10AA" w:rsidRDefault="00CD10AA" w:rsidP="00807631">
      <w:pPr>
        <w:ind w:hanging="677"/>
        <w:rPr>
          <w:rFonts w:ascii="Calibri" w:hAnsi="Calibri"/>
        </w:rPr>
      </w:pPr>
    </w:p>
    <w:p w14:paraId="698457A4" w14:textId="77777777" w:rsidR="006333E7" w:rsidRDefault="006333E7" w:rsidP="002C7729">
      <w:pPr>
        <w:jc w:val="center"/>
        <w:rPr>
          <w:rFonts w:ascii="Calibri" w:hAnsi="Calibri"/>
          <w:b/>
        </w:rPr>
        <w:sectPr w:rsidR="006333E7" w:rsidSect="00684445">
          <w:headerReference w:type="even" r:id="rId9"/>
          <w:headerReference w:type="default" r:id="rId10"/>
          <w:footerReference w:type="default" r:id="rId11"/>
          <w:headerReference w:type="first" r:id="rId12"/>
          <w:footerReference w:type="first" r:id="rId13"/>
          <w:type w:val="continuous"/>
          <w:pgSz w:w="12240" w:h="15840" w:code="1"/>
          <w:pgMar w:top="720" w:right="720" w:bottom="720" w:left="720" w:header="432" w:footer="576" w:gutter="0"/>
          <w:cols w:space="720"/>
          <w:titlePg/>
          <w:docGrid w:linePitch="272"/>
        </w:sectPr>
      </w:pPr>
    </w:p>
    <w:p w14:paraId="698457A5" w14:textId="77777777" w:rsidR="00CD10AA" w:rsidRPr="002C7729" w:rsidRDefault="002C7729" w:rsidP="002C7729">
      <w:pPr>
        <w:jc w:val="center"/>
        <w:rPr>
          <w:rFonts w:ascii="Calibri" w:hAnsi="Calibri"/>
          <w:b/>
          <w:sz w:val="28"/>
        </w:rPr>
      </w:pPr>
      <w:r w:rsidRPr="002531C9">
        <w:rPr>
          <w:rFonts w:ascii="Calibri" w:hAnsi="Calibri"/>
          <w:b/>
        </w:rPr>
        <w:lastRenderedPageBreak/>
        <w:t>CF2R-ENV-20e-H User Instructions</w:t>
      </w:r>
    </w:p>
    <w:p w14:paraId="698457A6" w14:textId="77777777" w:rsidR="00CD10AA" w:rsidRPr="00C22C91" w:rsidRDefault="00CD10AA" w:rsidP="0049004B">
      <w:pPr>
        <w:rPr>
          <w:rFonts w:ascii="Calibri" w:hAnsi="Calibri"/>
        </w:rPr>
      </w:pPr>
    </w:p>
    <w:p w14:paraId="698457A7" w14:textId="77777777" w:rsidR="00CD10AA" w:rsidRPr="00F8535A" w:rsidRDefault="00CD10AA" w:rsidP="0049004B">
      <w:pPr>
        <w:rPr>
          <w:rFonts w:ascii="Calibri" w:hAnsi="Calibri"/>
          <w:b/>
        </w:rPr>
      </w:pPr>
      <w:r w:rsidRPr="00F8535A">
        <w:rPr>
          <w:rFonts w:ascii="Calibri" w:hAnsi="Calibri"/>
          <w:b/>
        </w:rPr>
        <w:t xml:space="preserve">Section A. Building Air Leakage – General Information </w:t>
      </w:r>
    </w:p>
    <w:p w14:paraId="698457A8" w14:textId="77777777" w:rsidR="00CD10AA" w:rsidRPr="00F8535A" w:rsidRDefault="00CD10AA" w:rsidP="00EA7926">
      <w:pPr>
        <w:numPr>
          <w:ilvl w:val="0"/>
          <w:numId w:val="21"/>
        </w:numPr>
        <w:contextualSpacing/>
        <w:rPr>
          <w:rFonts w:ascii="Calibri" w:hAnsi="Calibri"/>
        </w:rPr>
      </w:pPr>
      <w:r w:rsidRPr="00F8535A">
        <w:rPr>
          <w:rFonts w:ascii="Calibri" w:hAnsi="Calibri"/>
        </w:rPr>
        <w:t>Select the appropriate test procedure. This selection will determine which version of this document will be used (a, b, c, d, or e) and therefore which data must be collected. Note that single-point tests can only be used under certain conditions. Note that newer manometers have automatic functions for compensating for baseline (automatic baseline) and compensating for house pressures other than the target (@50 Pa). It is preferable to use these, when available, however if these automatic functions are to be used, they must BOTH be used.</w:t>
      </w:r>
    </w:p>
    <w:p w14:paraId="698457A9" w14:textId="4E7A91AB" w:rsidR="00CD10AA" w:rsidRPr="00F8535A" w:rsidRDefault="00CD10AA" w:rsidP="00EA7926">
      <w:pPr>
        <w:numPr>
          <w:ilvl w:val="0"/>
          <w:numId w:val="21"/>
        </w:numPr>
        <w:contextualSpacing/>
        <w:rPr>
          <w:rFonts w:ascii="Calibri" w:hAnsi="Calibri"/>
        </w:rPr>
      </w:pPr>
      <w:r w:rsidRPr="00F8535A">
        <w:rPr>
          <w:rFonts w:ascii="Calibri" w:hAnsi="Calibri"/>
        </w:rPr>
        <w:t xml:space="preserve">This number is automatically pulled from the </w:t>
      </w:r>
      <w:r w:rsidR="00595926">
        <w:rPr>
          <w:rFonts w:ascii="Calibri" w:hAnsi="Calibri"/>
        </w:rPr>
        <w:t>CF1R</w:t>
      </w:r>
      <w:r w:rsidRPr="00F8535A">
        <w:rPr>
          <w:rFonts w:ascii="Calibri" w:hAnsi="Calibri"/>
        </w:rPr>
        <w:t xml:space="preserve"> and is the target maximum that was entered by the documentation author. If this number cannot be achieved, the performance compliance calculations can be redone with a higher number or without the requirement for building air leakage.</w:t>
      </w:r>
    </w:p>
    <w:p w14:paraId="698457AA" w14:textId="77777777" w:rsidR="00CD10AA" w:rsidRPr="00F8535A" w:rsidRDefault="00CD10AA" w:rsidP="00EA7926">
      <w:pPr>
        <w:numPr>
          <w:ilvl w:val="0"/>
          <w:numId w:val="21"/>
        </w:numPr>
        <w:contextualSpacing/>
        <w:rPr>
          <w:rFonts w:ascii="Calibri" w:hAnsi="Calibri"/>
        </w:rPr>
      </w:pPr>
      <w:r w:rsidRPr="00F8535A">
        <w:rPr>
          <w:rFonts w:ascii="Calibri" w:hAnsi="Calibri"/>
        </w:rPr>
        <w:t>Enter the indoor temperature measured at the time that the building air leakage test was performed.</w:t>
      </w:r>
    </w:p>
    <w:p w14:paraId="698457AB" w14:textId="77777777" w:rsidR="00CD10AA" w:rsidRPr="00F8535A" w:rsidRDefault="00CD10AA" w:rsidP="00EA7926">
      <w:pPr>
        <w:numPr>
          <w:ilvl w:val="0"/>
          <w:numId w:val="21"/>
        </w:numPr>
        <w:contextualSpacing/>
        <w:rPr>
          <w:rFonts w:ascii="Calibri" w:hAnsi="Calibri"/>
        </w:rPr>
      </w:pPr>
      <w:r w:rsidRPr="00F8535A">
        <w:rPr>
          <w:rFonts w:ascii="Calibri" w:hAnsi="Calibri"/>
        </w:rPr>
        <w:t>Enter the outdoor temperature measured at the time that the building air leakage test was performed.</w:t>
      </w:r>
    </w:p>
    <w:p w14:paraId="698457AC" w14:textId="77777777" w:rsidR="00CD10AA" w:rsidRPr="00F8535A" w:rsidRDefault="00CD10AA" w:rsidP="00EA7926">
      <w:pPr>
        <w:numPr>
          <w:ilvl w:val="0"/>
          <w:numId w:val="21"/>
        </w:numPr>
        <w:contextualSpacing/>
        <w:rPr>
          <w:rFonts w:ascii="Calibri" w:hAnsi="Calibri"/>
        </w:rPr>
      </w:pPr>
      <w:r w:rsidRPr="00F8535A">
        <w:rPr>
          <w:rFonts w:ascii="Calibri" w:hAnsi="Calibri"/>
        </w:rPr>
        <w:t>Provide a brief description of the location where the blower door was installed for the test. Examples: “front entry door on west side of house”, “door between house and garage”, “large window in family room”.</w:t>
      </w:r>
    </w:p>
    <w:p w14:paraId="698457AD" w14:textId="62A87B0F" w:rsidR="00CD10AA" w:rsidRPr="00F8535A" w:rsidRDefault="00CD10AA" w:rsidP="00EA7926">
      <w:pPr>
        <w:numPr>
          <w:ilvl w:val="0"/>
          <w:numId w:val="21"/>
        </w:numPr>
        <w:contextualSpacing/>
        <w:rPr>
          <w:rFonts w:ascii="Calibri" w:hAnsi="Calibri"/>
        </w:rPr>
      </w:pPr>
      <w:r w:rsidRPr="00F8535A">
        <w:rPr>
          <w:rFonts w:ascii="Calibri" w:hAnsi="Calibri"/>
        </w:rPr>
        <w:t xml:space="preserve"> Enter the building elevation</w:t>
      </w:r>
      <w:r w:rsidR="00595926">
        <w:rPr>
          <w:rFonts w:ascii="Calibri" w:hAnsi="Calibri"/>
        </w:rPr>
        <w:t>;</w:t>
      </w:r>
      <w:r w:rsidRPr="00F8535A">
        <w:rPr>
          <w:rFonts w:ascii="Calibri" w:hAnsi="Calibri"/>
        </w:rPr>
        <w:t xml:space="preserve"> use the value for the closest city found in Joint Appendix JA2.2. Only elevations higher than 5</w:t>
      </w:r>
      <w:r w:rsidR="00F8535A">
        <w:rPr>
          <w:rFonts w:ascii="Calibri" w:hAnsi="Calibri"/>
        </w:rPr>
        <w:t>,</w:t>
      </w:r>
      <w:r w:rsidRPr="00F8535A">
        <w:rPr>
          <w:rFonts w:ascii="Calibri" w:hAnsi="Calibri"/>
        </w:rPr>
        <w:t>000 feet require an adjustment to the calculations.</w:t>
      </w:r>
    </w:p>
    <w:p w14:paraId="698457AE" w14:textId="21089E2A" w:rsidR="00CD10AA" w:rsidRPr="00F8535A" w:rsidRDefault="00CD10AA" w:rsidP="00EA7926">
      <w:pPr>
        <w:numPr>
          <w:ilvl w:val="0"/>
          <w:numId w:val="21"/>
        </w:numPr>
        <w:contextualSpacing/>
        <w:rPr>
          <w:rFonts w:ascii="Calibri" w:hAnsi="Calibri"/>
        </w:rPr>
      </w:pPr>
      <w:r w:rsidRPr="00F8535A">
        <w:rPr>
          <w:rFonts w:ascii="Calibri" w:hAnsi="Calibri"/>
        </w:rPr>
        <w:t xml:space="preserve">This number is automatically pulled from the </w:t>
      </w:r>
      <w:r w:rsidR="00595926">
        <w:rPr>
          <w:rFonts w:ascii="Calibri" w:hAnsi="Calibri"/>
        </w:rPr>
        <w:t>CF1R</w:t>
      </w:r>
      <w:r w:rsidRPr="00F8535A">
        <w:rPr>
          <w:rFonts w:ascii="Calibri" w:hAnsi="Calibri"/>
        </w:rPr>
        <w:t xml:space="preserve">. It is used to calculate air changes. </w:t>
      </w:r>
    </w:p>
    <w:p w14:paraId="698457AF" w14:textId="77777777" w:rsidR="00CD10AA" w:rsidRPr="00F8535A" w:rsidRDefault="00CD10AA" w:rsidP="00EA7926">
      <w:pPr>
        <w:numPr>
          <w:ilvl w:val="0"/>
          <w:numId w:val="21"/>
        </w:numPr>
        <w:contextualSpacing/>
        <w:rPr>
          <w:rFonts w:ascii="Calibri" w:hAnsi="Calibri"/>
        </w:rPr>
      </w:pPr>
      <w:r w:rsidRPr="00F8535A">
        <w:rPr>
          <w:rFonts w:ascii="Calibri" w:hAnsi="Calibri"/>
        </w:rPr>
        <w:t>Enter the date that the building leakage test data was collected.</w:t>
      </w:r>
    </w:p>
    <w:p w14:paraId="698457B0" w14:textId="77777777" w:rsidR="00CD10AA" w:rsidRPr="00F8535A" w:rsidRDefault="00CD10AA" w:rsidP="0049004B">
      <w:pPr>
        <w:rPr>
          <w:rFonts w:ascii="Calibri" w:hAnsi="Calibri"/>
        </w:rPr>
      </w:pPr>
    </w:p>
    <w:p w14:paraId="698457B1" w14:textId="77777777" w:rsidR="00CD10AA" w:rsidRPr="0044636B" w:rsidRDefault="00CD10AA" w:rsidP="008878A4">
      <w:pPr>
        <w:rPr>
          <w:rFonts w:ascii="Calibri" w:hAnsi="Calibri"/>
          <w:b/>
        </w:rPr>
      </w:pPr>
      <w:r w:rsidRPr="0044636B">
        <w:rPr>
          <w:rFonts w:ascii="Calibri" w:hAnsi="Calibri"/>
          <w:b/>
        </w:rPr>
        <w:t>Section B. Diagnostic Equipment Information</w:t>
      </w:r>
    </w:p>
    <w:p w14:paraId="698457B2" w14:textId="77777777" w:rsidR="00CD10AA" w:rsidRPr="0044636B" w:rsidRDefault="00CD10AA" w:rsidP="008878A4">
      <w:pPr>
        <w:pStyle w:val="ListParagraph"/>
        <w:numPr>
          <w:ilvl w:val="0"/>
          <w:numId w:val="22"/>
        </w:numPr>
        <w:rPr>
          <w:rFonts w:ascii="Calibri" w:hAnsi="Calibri"/>
        </w:rPr>
      </w:pPr>
      <w:r w:rsidRPr="0044636B">
        <w:rPr>
          <w:rFonts w:ascii="Calibri" w:hAnsi="Calibri"/>
        </w:rPr>
        <w:t>Enter the number of manometers used to measure the home pressurization. If more than one system is used, the fan flow numbers need to be manually added together, unless blower door software is used that will accommodate multiple fan systems running simultaneously.</w:t>
      </w:r>
    </w:p>
    <w:p w14:paraId="698457B3" w14:textId="77777777" w:rsidR="00CD10AA" w:rsidRPr="0044636B" w:rsidRDefault="00CD10AA" w:rsidP="008878A4">
      <w:pPr>
        <w:pStyle w:val="ListParagraph"/>
        <w:numPr>
          <w:ilvl w:val="0"/>
          <w:numId w:val="22"/>
        </w:numPr>
        <w:rPr>
          <w:rFonts w:ascii="Calibri" w:hAnsi="Calibri"/>
        </w:rPr>
      </w:pPr>
      <w:r w:rsidRPr="0044636B">
        <w:rPr>
          <w:rFonts w:ascii="Calibri" w:hAnsi="Calibri"/>
        </w:rPr>
        <w:t xml:space="preserve">Enter the make (brand) of the manometer used to collect the building air leakage data. Examples: </w:t>
      </w:r>
      <w:proofErr w:type="spellStart"/>
      <w:r w:rsidRPr="0044636B">
        <w:rPr>
          <w:rFonts w:ascii="Calibri" w:hAnsi="Calibri"/>
        </w:rPr>
        <w:t>Retrotec</w:t>
      </w:r>
      <w:proofErr w:type="spellEnd"/>
      <w:r w:rsidRPr="0044636B">
        <w:rPr>
          <w:rFonts w:ascii="Calibri" w:hAnsi="Calibri"/>
        </w:rPr>
        <w:t>, Energy Conservatory.</w:t>
      </w:r>
    </w:p>
    <w:p w14:paraId="698457B4" w14:textId="77777777" w:rsidR="00CD10AA" w:rsidRPr="0044636B" w:rsidRDefault="00CD10AA" w:rsidP="008878A4">
      <w:pPr>
        <w:pStyle w:val="ListParagraph"/>
        <w:numPr>
          <w:ilvl w:val="0"/>
          <w:numId w:val="22"/>
        </w:numPr>
        <w:rPr>
          <w:rFonts w:ascii="Calibri" w:hAnsi="Calibri"/>
        </w:rPr>
      </w:pPr>
      <w:r w:rsidRPr="0044636B">
        <w:rPr>
          <w:rFonts w:ascii="Calibri" w:hAnsi="Calibri"/>
        </w:rPr>
        <w:t>Enter the model of the manometer used to collect the building air leakage data. Examples: DM-2 Mark II, DG700.</w:t>
      </w:r>
    </w:p>
    <w:p w14:paraId="698457B5" w14:textId="77777777" w:rsidR="00CD10AA" w:rsidRPr="0044636B" w:rsidRDefault="00CD10AA" w:rsidP="008878A4">
      <w:pPr>
        <w:pStyle w:val="ListParagraph"/>
        <w:numPr>
          <w:ilvl w:val="0"/>
          <w:numId w:val="22"/>
        </w:numPr>
        <w:rPr>
          <w:rFonts w:ascii="Calibri" w:hAnsi="Calibri"/>
        </w:rPr>
      </w:pPr>
      <w:r w:rsidRPr="0044636B">
        <w:rPr>
          <w:rFonts w:ascii="Calibri" w:hAnsi="Calibri"/>
        </w:rPr>
        <w:t>Enter the serial number of the manometer used to collect the building air leakage data.</w:t>
      </w:r>
    </w:p>
    <w:p w14:paraId="698457B6" w14:textId="77777777" w:rsidR="00CD10AA" w:rsidRPr="0044636B" w:rsidRDefault="00CD10AA" w:rsidP="008878A4">
      <w:pPr>
        <w:pStyle w:val="ListParagraph"/>
        <w:numPr>
          <w:ilvl w:val="0"/>
          <w:numId w:val="22"/>
        </w:numPr>
        <w:rPr>
          <w:rFonts w:ascii="Calibri" w:hAnsi="Calibri"/>
        </w:rPr>
      </w:pPr>
      <w:r w:rsidRPr="0044636B">
        <w:rPr>
          <w:rFonts w:ascii="Calibri" w:hAnsi="Calibri"/>
        </w:rPr>
        <w:t>Enter the most recent date that the manometer was calibrated by following manufacturer’s calibration specifications.</w:t>
      </w:r>
    </w:p>
    <w:p w14:paraId="698457B7" w14:textId="77777777" w:rsidR="00CD10AA" w:rsidRPr="0044636B" w:rsidRDefault="00CD10AA" w:rsidP="008878A4">
      <w:pPr>
        <w:pStyle w:val="ListParagraph"/>
        <w:numPr>
          <w:ilvl w:val="0"/>
          <w:numId w:val="22"/>
        </w:numPr>
        <w:rPr>
          <w:rFonts w:ascii="Calibri" w:hAnsi="Calibri"/>
        </w:rPr>
      </w:pPr>
      <w:r w:rsidRPr="0044636B">
        <w:rPr>
          <w:rFonts w:ascii="Calibri" w:hAnsi="Calibri"/>
        </w:rPr>
        <w:t>This field is automatically filled. If the calibration date was more than 12 months prior to the test date entered in Row A.8 above, an error will appear.</w:t>
      </w:r>
    </w:p>
    <w:p w14:paraId="698457B8" w14:textId="77777777" w:rsidR="00CD10AA" w:rsidRPr="0044636B" w:rsidRDefault="00CD10AA" w:rsidP="008878A4">
      <w:pPr>
        <w:pStyle w:val="ListParagraph"/>
        <w:numPr>
          <w:ilvl w:val="0"/>
          <w:numId w:val="22"/>
        </w:numPr>
        <w:rPr>
          <w:rFonts w:ascii="Calibri" w:hAnsi="Calibri"/>
        </w:rPr>
      </w:pPr>
      <w:r w:rsidRPr="0044636B">
        <w:rPr>
          <w:rFonts w:ascii="Calibri" w:hAnsi="Calibri"/>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698457B9" w14:textId="77777777" w:rsidR="00CD10AA" w:rsidRPr="0044636B" w:rsidRDefault="00CD10AA" w:rsidP="008878A4">
      <w:pPr>
        <w:pStyle w:val="ListParagraph"/>
        <w:numPr>
          <w:ilvl w:val="0"/>
          <w:numId w:val="22"/>
        </w:numPr>
        <w:rPr>
          <w:rFonts w:ascii="Calibri" w:hAnsi="Calibri"/>
        </w:rPr>
      </w:pPr>
      <w:r w:rsidRPr="0044636B">
        <w:rPr>
          <w:rFonts w:ascii="Calibri" w:hAnsi="Calibri"/>
        </w:rPr>
        <w:t xml:space="preserve">Enter the make (brand) of the fan used to collect the building air leakage data. Examples: </w:t>
      </w:r>
      <w:proofErr w:type="spellStart"/>
      <w:r w:rsidRPr="0044636B">
        <w:rPr>
          <w:rFonts w:ascii="Calibri" w:hAnsi="Calibri"/>
        </w:rPr>
        <w:t>Retrotec</w:t>
      </w:r>
      <w:proofErr w:type="spellEnd"/>
      <w:r w:rsidRPr="0044636B">
        <w:rPr>
          <w:rFonts w:ascii="Calibri" w:hAnsi="Calibri"/>
        </w:rPr>
        <w:t>, Energy Conservatory.</w:t>
      </w:r>
    </w:p>
    <w:p w14:paraId="698457BA" w14:textId="77777777" w:rsidR="00CD10AA" w:rsidRPr="0044636B" w:rsidRDefault="00CD10AA" w:rsidP="008878A4">
      <w:pPr>
        <w:pStyle w:val="ListParagraph"/>
        <w:numPr>
          <w:ilvl w:val="0"/>
          <w:numId w:val="22"/>
        </w:numPr>
        <w:rPr>
          <w:rFonts w:ascii="Calibri" w:hAnsi="Calibri"/>
        </w:rPr>
      </w:pPr>
      <w:r w:rsidRPr="0044636B">
        <w:rPr>
          <w:rFonts w:ascii="Calibri" w:hAnsi="Calibri"/>
        </w:rPr>
        <w:t>Enter the model of the fan used to collect the building air leakage data. Examples: US1000, Q46, BD3, BD4.</w:t>
      </w:r>
    </w:p>
    <w:p w14:paraId="698457BB" w14:textId="77777777" w:rsidR="00E561AF" w:rsidRPr="00F8535A" w:rsidRDefault="00CD10AA" w:rsidP="008878A4">
      <w:pPr>
        <w:numPr>
          <w:ilvl w:val="0"/>
          <w:numId w:val="22"/>
        </w:numPr>
        <w:contextualSpacing/>
        <w:rPr>
          <w:rFonts w:ascii="Calibri" w:hAnsi="Calibri"/>
        </w:rPr>
      </w:pPr>
      <w:r w:rsidRPr="0044636B">
        <w:rPr>
          <w:rFonts w:ascii="Calibri" w:hAnsi="Calibri"/>
        </w:rPr>
        <w:t>Enter the serial number of the fan used to collect the building air leakage data.</w:t>
      </w:r>
    </w:p>
    <w:p w14:paraId="698457BC" w14:textId="77777777" w:rsidR="00CD10AA" w:rsidRPr="00C22C91" w:rsidRDefault="00E561AF" w:rsidP="008878A4">
      <w:pPr>
        <w:numPr>
          <w:ilvl w:val="0"/>
          <w:numId w:val="22"/>
        </w:numPr>
        <w:contextualSpacing/>
        <w:rPr>
          <w:rFonts w:ascii="Calibri" w:hAnsi="Calibri"/>
        </w:rPr>
      </w:pPr>
      <w:r>
        <w:rPr>
          <w:rFonts w:ascii="Calibri" w:hAnsi="Calibri"/>
        </w:rPr>
        <w:t>Enter the fan configuration shown on the meter. This is sometimes referred to as “range configuration”, “CONFIG” or “rings”. Examples: Open, A, B, C8.</w:t>
      </w:r>
    </w:p>
    <w:p w14:paraId="698457BD" w14:textId="77777777" w:rsidR="00CD10AA" w:rsidRPr="00C22C91" w:rsidRDefault="00CD10AA" w:rsidP="00C22C91">
      <w:pPr>
        <w:ind w:left="720"/>
        <w:contextualSpacing/>
        <w:rPr>
          <w:rFonts w:ascii="Calibri" w:hAnsi="Calibri"/>
        </w:rPr>
      </w:pPr>
    </w:p>
    <w:p w14:paraId="698457BE" w14:textId="107AC77F" w:rsidR="00CD10AA" w:rsidRPr="00F8535A" w:rsidRDefault="00CD10AA" w:rsidP="0049004B">
      <w:pPr>
        <w:rPr>
          <w:rFonts w:ascii="Calibri" w:hAnsi="Calibri"/>
          <w:b/>
        </w:rPr>
      </w:pPr>
      <w:r w:rsidRPr="00A8309C">
        <w:rPr>
          <w:rFonts w:ascii="Calibri" w:hAnsi="Calibri"/>
          <w:b/>
        </w:rPr>
        <w:t xml:space="preserve">Section C. Envelope Leakage Test </w:t>
      </w:r>
      <w:r w:rsidRPr="0044636B">
        <w:rPr>
          <w:rFonts w:ascii="Calibri" w:hAnsi="Calibri"/>
        </w:rPr>
        <w:t>(specific to the ENV</w:t>
      </w:r>
      <w:r w:rsidR="00F8535A" w:rsidRPr="0044636B">
        <w:rPr>
          <w:rFonts w:ascii="Calibri" w:hAnsi="Calibri"/>
        </w:rPr>
        <w:t>-</w:t>
      </w:r>
      <w:r w:rsidRPr="0044636B">
        <w:rPr>
          <w:rFonts w:ascii="Calibri" w:hAnsi="Calibri"/>
        </w:rPr>
        <w:t>20e)</w:t>
      </w:r>
    </w:p>
    <w:p w14:paraId="698457BF" w14:textId="04D2CC5D" w:rsidR="00CD10AA" w:rsidRPr="0044636B" w:rsidRDefault="00AE7106" w:rsidP="00EA7926">
      <w:pPr>
        <w:numPr>
          <w:ilvl w:val="0"/>
          <w:numId w:val="23"/>
        </w:numPr>
        <w:contextualSpacing/>
        <w:rPr>
          <w:rFonts w:ascii="Calibri" w:hAnsi="Calibri"/>
        </w:rPr>
      </w:pPr>
      <w:r w:rsidRPr="0044636B">
        <w:rPr>
          <w:rFonts w:ascii="Calibri" w:hAnsi="Calibri"/>
        </w:rPr>
        <w:t xml:space="preserve">Enter the </w:t>
      </w:r>
      <w:r w:rsidR="00F558F6">
        <w:rPr>
          <w:rFonts w:ascii="Calibri" w:hAnsi="Calibri"/>
        </w:rPr>
        <w:t>T</w:t>
      </w:r>
      <w:r w:rsidRPr="0044636B">
        <w:rPr>
          <w:rFonts w:ascii="Calibri" w:hAnsi="Calibri"/>
        </w:rPr>
        <w:t xml:space="preserve">ime </w:t>
      </w:r>
      <w:r w:rsidR="00F558F6">
        <w:rPr>
          <w:rFonts w:ascii="Calibri" w:hAnsi="Calibri"/>
        </w:rPr>
        <w:t>A</w:t>
      </w:r>
      <w:r w:rsidRPr="0044636B">
        <w:rPr>
          <w:rFonts w:ascii="Calibri" w:hAnsi="Calibri"/>
        </w:rPr>
        <w:t xml:space="preserve">verage </w:t>
      </w:r>
      <w:r w:rsidR="00F558F6">
        <w:rPr>
          <w:rFonts w:ascii="Calibri" w:hAnsi="Calibri"/>
        </w:rPr>
        <w:t>P</w:t>
      </w:r>
      <w:r w:rsidRPr="0044636B">
        <w:rPr>
          <w:rFonts w:ascii="Calibri" w:hAnsi="Calibri"/>
        </w:rPr>
        <w:t>eriod used on the manometer during the test. Must be at least 10 seconds.</w:t>
      </w:r>
    </w:p>
    <w:p w14:paraId="698457C0" w14:textId="77777777" w:rsidR="00CD10AA" w:rsidRPr="0044636B" w:rsidRDefault="00AE7106" w:rsidP="00EA7926">
      <w:pPr>
        <w:numPr>
          <w:ilvl w:val="0"/>
          <w:numId w:val="23"/>
        </w:numPr>
        <w:contextualSpacing/>
        <w:rPr>
          <w:rFonts w:ascii="Calibri" w:hAnsi="Calibri"/>
        </w:rPr>
      </w:pPr>
      <w:r w:rsidRPr="0044636B">
        <w:rPr>
          <w:rFonts w:ascii="Calibri" w:hAnsi="Calibri"/>
        </w:rPr>
        <w:t>If ASTM E779-10 compliant software is being used for the calculations, enter “yes” here. Otherwise, choose “no”.</w:t>
      </w:r>
    </w:p>
    <w:p w14:paraId="698457C1" w14:textId="25F6CC4D" w:rsidR="00CD10AA" w:rsidRPr="0044636B" w:rsidRDefault="00AE7106" w:rsidP="006442DE">
      <w:pPr>
        <w:pStyle w:val="ListParagraph"/>
        <w:numPr>
          <w:ilvl w:val="0"/>
          <w:numId w:val="23"/>
        </w:numPr>
        <w:rPr>
          <w:rFonts w:ascii="Calibri" w:hAnsi="Calibri"/>
        </w:rPr>
      </w:pPr>
      <w:r w:rsidRPr="0044636B">
        <w:rPr>
          <w:rFonts w:ascii="Calibri" w:hAnsi="Calibri"/>
        </w:rPr>
        <w:t>Enter the fan configuration (rings) used during the data acquisition. Examples: Ring A, Ring A1, Ring B2. Note: fan configuration must be the same for all data points described below</w:t>
      </w:r>
      <w:r w:rsidR="002C7729" w:rsidRPr="0044636B">
        <w:rPr>
          <w:rFonts w:ascii="Calibri" w:hAnsi="Calibri"/>
        </w:rPr>
        <w:t>.</w:t>
      </w:r>
    </w:p>
    <w:p w14:paraId="698457C2" w14:textId="77777777" w:rsidR="00CD10AA" w:rsidRPr="0044636B" w:rsidRDefault="00CD10AA" w:rsidP="006442DE">
      <w:pPr>
        <w:ind w:left="360"/>
        <w:contextualSpacing/>
        <w:rPr>
          <w:rFonts w:ascii="Calibri" w:hAnsi="Calibri"/>
          <w:b/>
        </w:rPr>
      </w:pPr>
    </w:p>
    <w:p w14:paraId="698457C3" w14:textId="77777777" w:rsidR="00CD10AA" w:rsidRDefault="00AE7106" w:rsidP="006442DE">
      <w:pPr>
        <w:ind w:left="360"/>
        <w:contextualSpacing/>
        <w:rPr>
          <w:rFonts w:ascii="Calibri" w:hAnsi="Calibri"/>
        </w:rPr>
      </w:pPr>
      <w:r w:rsidRPr="0044636B">
        <w:rPr>
          <w:rFonts w:ascii="Calibri" w:hAnsi="Calibri"/>
          <w:b/>
        </w:rPr>
        <w:t>Note:</w:t>
      </w:r>
      <w:r w:rsidRPr="0044636B">
        <w:rPr>
          <w:rFonts w:ascii="Calibri" w:hAnsi="Calibri"/>
        </w:rPr>
        <w:t xml:space="preserve"> A minimum of five and a maximum of nine data points are required for items C.4, C.5, C.6, C.7, and C.8 below for this test.</w:t>
      </w:r>
    </w:p>
    <w:p w14:paraId="3592BA20" w14:textId="77777777" w:rsidR="00F8535A" w:rsidRPr="0044636B" w:rsidRDefault="00F8535A" w:rsidP="006442DE">
      <w:pPr>
        <w:ind w:left="360"/>
        <w:contextualSpacing/>
        <w:rPr>
          <w:rFonts w:ascii="Calibri" w:hAnsi="Calibri"/>
        </w:rPr>
      </w:pPr>
    </w:p>
    <w:p w14:paraId="698457C4" w14:textId="77777777" w:rsidR="00CD10AA" w:rsidRPr="0044636B" w:rsidRDefault="00AE7106" w:rsidP="00EA7926">
      <w:pPr>
        <w:numPr>
          <w:ilvl w:val="0"/>
          <w:numId w:val="23"/>
        </w:numPr>
        <w:contextualSpacing/>
        <w:rPr>
          <w:rFonts w:ascii="Calibri" w:hAnsi="Calibri"/>
        </w:rPr>
      </w:pPr>
      <w:r w:rsidRPr="0044636B">
        <w:rPr>
          <w:rFonts w:ascii="Calibri" w:hAnsi="Calibri"/>
        </w:rPr>
        <w:t>Enter the induced building pressure from the manometer (automatic baseline feature turned on). It should be close to 50 Pa, but no less than 15 Pa.</w:t>
      </w:r>
    </w:p>
    <w:p w14:paraId="698457C5" w14:textId="08086883" w:rsidR="00CD10AA" w:rsidRPr="0044636B" w:rsidRDefault="00AE7106" w:rsidP="00EA7926">
      <w:pPr>
        <w:pStyle w:val="ListParagraph"/>
        <w:numPr>
          <w:ilvl w:val="0"/>
          <w:numId w:val="23"/>
        </w:numPr>
        <w:rPr>
          <w:rFonts w:ascii="Calibri" w:hAnsi="Calibri"/>
        </w:rPr>
      </w:pPr>
      <w:r w:rsidRPr="0044636B">
        <w:rPr>
          <w:rFonts w:ascii="Calibri" w:hAnsi="Calibri"/>
        </w:rPr>
        <w:t>This field is automatically calculated. The equation used to calculate this value in the field equals (C.5</w:t>
      </w:r>
      <w:r w:rsidRPr="0044636B">
        <w:rPr>
          <w:rFonts w:ascii="Calibri" w:hAnsi="Calibri"/>
          <w:vertAlign w:val="subscript"/>
        </w:rPr>
        <w:t>1</w:t>
      </w:r>
      <w:r w:rsidRPr="0044636B">
        <w:rPr>
          <w:rFonts w:ascii="Calibri" w:hAnsi="Calibri"/>
        </w:rPr>
        <w:t>+C.5</w:t>
      </w:r>
      <w:r w:rsidRPr="0044636B">
        <w:rPr>
          <w:rFonts w:ascii="Calibri" w:hAnsi="Calibri"/>
          <w:vertAlign w:val="subscript"/>
        </w:rPr>
        <w:t>2</w:t>
      </w:r>
      <w:r w:rsidRPr="0044636B">
        <w:rPr>
          <w:rFonts w:ascii="Calibri" w:hAnsi="Calibri"/>
        </w:rPr>
        <w:t>+ C.5</w:t>
      </w:r>
      <w:r w:rsidRPr="0044636B">
        <w:rPr>
          <w:rFonts w:ascii="Calibri" w:hAnsi="Calibri"/>
          <w:vertAlign w:val="subscript"/>
        </w:rPr>
        <w:t>3</w:t>
      </w:r>
      <w:r w:rsidRPr="0044636B">
        <w:rPr>
          <w:rFonts w:ascii="Calibri" w:hAnsi="Calibri"/>
        </w:rPr>
        <w:t>+ C.5</w:t>
      </w:r>
      <w:r w:rsidRPr="0044636B">
        <w:rPr>
          <w:rFonts w:ascii="Calibri" w:hAnsi="Calibri"/>
          <w:vertAlign w:val="subscript"/>
        </w:rPr>
        <w:t>4</w:t>
      </w:r>
      <w:r w:rsidRPr="0044636B">
        <w:rPr>
          <w:rFonts w:ascii="Calibri" w:hAnsi="Calibri"/>
        </w:rPr>
        <w:t>+ C.5</w:t>
      </w:r>
      <w:r w:rsidRPr="0044636B">
        <w:rPr>
          <w:rFonts w:ascii="Calibri" w:hAnsi="Calibri"/>
          <w:vertAlign w:val="subscript"/>
        </w:rPr>
        <w:t>5</w:t>
      </w:r>
      <w:r w:rsidRPr="0044636B">
        <w:rPr>
          <w:rFonts w:ascii="Calibri" w:hAnsi="Calibri"/>
        </w:rPr>
        <w:t>+C.5</w:t>
      </w:r>
      <w:r w:rsidRPr="0044636B">
        <w:rPr>
          <w:rFonts w:ascii="Calibri" w:hAnsi="Calibri"/>
          <w:vertAlign w:val="subscript"/>
        </w:rPr>
        <w:t>6</w:t>
      </w:r>
      <w:r w:rsidRPr="0044636B">
        <w:rPr>
          <w:rFonts w:ascii="Calibri" w:hAnsi="Calibri"/>
        </w:rPr>
        <w:t>+ C.5</w:t>
      </w:r>
      <w:r w:rsidRPr="0044636B">
        <w:rPr>
          <w:rFonts w:ascii="Calibri" w:hAnsi="Calibri"/>
          <w:vertAlign w:val="subscript"/>
        </w:rPr>
        <w:t>7</w:t>
      </w:r>
      <w:r w:rsidRPr="0044636B">
        <w:rPr>
          <w:rFonts w:ascii="Calibri" w:hAnsi="Calibri"/>
        </w:rPr>
        <w:t>+ C.5</w:t>
      </w:r>
      <w:r w:rsidRPr="0044636B">
        <w:rPr>
          <w:rFonts w:ascii="Calibri" w:hAnsi="Calibri"/>
          <w:vertAlign w:val="subscript"/>
        </w:rPr>
        <w:t>8</w:t>
      </w:r>
      <w:r w:rsidRPr="0044636B">
        <w:rPr>
          <w:rFonts w:ascii="Calibri" w:hAnsi="Calibri"/>
        </w:rPr>
        <w:t>+ C.5</w:t>
      </w:r>
      <w:r w:rsidRPr="0044636B">
        <w:rPr>
          <w:rFonts w:ascii="Calibri" w:hAnsi="Calibri"/>
          <w:vertAlign w:val="subscript"/>
        </w:rPr>
        <w:t>9</w:t>
      </w:r>
      <w:r w:rsidRPr="0044636B">
        <w:rPr>
          <w:rFonts w:ascii="Calibri" w:hAnsi="Calibri"/>
        </w:rPr>
        <w:t>)/N or the number of tests = Average Nominal CFM50</w:t>
      </w:r>
      <w:r w:rsidR="00595926">
        <w:rPr>
          <w:rFonts w:ascii="Calibri" w:hAnsi="Calibri"/>
        </w:rPr>
        <w:t>.</w:t>
      </w:r>
    </w:p>
    <w:p w14:paraId="76F524D3" w14:textId="77777777" w:rsidR="00F8535A" w:rsidRDefault="00F8535A">
      <w:pPr>
        <w:rPr>
          <w:rFonts w:ascii="Calibri" w:hAnsi="Calibri"/>
          <w:b/>
        </w:rPr>
      </w:pPr>
      <w:r>
        <w:rPr>
          <w:rFonts w:ascii="Calibri" w:hAnsi="Calibri"/>
          <w:b/>
        </w:rPr>
        <w:br w:type="page"/>
      </w:r>
    </w:p>
    <w:p w14:paraId="698457C7" w14:textId="77777777" w:rsidR="00CD10AA" w:rsidRPr="00F8535A" w:rsidRDefault="00CD10AA" w:rsidP="0049004B">
      <w:pPr>
        <w:rPr>
          <w:rFonts w:ascii="Calibri" w:hAnsi="Calibri"/>
          <w:b/>
        </w:rPr>
      </w:pPr>
      <w:r w:rsidRPr="00F8535A">
        <w:rPr>
          <w:rFonts w:ascii="Calibri" w:hAnsi="Calibri"/>
          <w:b/>
        </w:rPr>
        <w:lastRenderedPageBreak/>
        <w:t xml:space="preserve">Section D. Altitude and Temperature Correction </w:t>
      </w:r>
      <w:r w:rsidRPr="0044636B">
        <w:rPr>
          <w:rFonts w:ascii="Calibri" w:hAnsi="Calibri"/>
          <w:b/>
        </w:rPr>
        <w:t>(If Row C.2 = No)</w:t>
      </w:r>
    </w:p>
    <w:p w14:paraId="698457C8" w14:textId="459E2874" w:rsidR="00CD10AA" w:rsidRPr="0044636B" w:rsidRDefault="00CD10AA" w:rsidP="00597B83">
      <w:pPr>
        <w:pStyle w:val="ListParagraph"/>
        <w:numPr>
          <w:ilvl w:val="0"/>
          <w:numId w:val="24"/>
        </w:numPr>
        <w:rPr>
          <w:rFonts w:ascii="Calibri" w:hAnsi="Calibri"/>
        </w:rPr>
      </w:pPr>
      <w:r w:rsidRPr="0044636B">
        <w:rPr>
          <w:rFonts w:ascii="Calibri" w:hAnsi="Calibri"/>
        </w:rPr>
        <w:t>This field is automatically calculated. The equation used to calculate this value in the field equals:</w:t>
      </w:r>
    </w:p>
    <w:p w14:paraId="698457C9" w14:textId="77777777" w:rsidR="00CD10AA" w:rsidRPr="0044636B" w:rsidRDefault="00CD10AA" w:rsidP="00597B83">
      <w:pPr>
        <w:pStyle w:val="ListParagraph"/>
        <w:numPr>
          <w:ilvl w:val="1"/>
          <w:numId w:val="21"/>
        </w:numPr>
        <w:rPr>
          <w:rFonts w:ascii="Calibri" w:hAnsi="Calibri"/>
        </w:rPr>
      </w:pPr>
      <w:r w:rsidRPr="0044636B">
        <w:rPr>
          <w:rFonts w:ascii="Calibri" w:hAnsi="Calibri"/>
        </w:rPr>
        <w:t xml:space="preserve">If the elevation entered in Row A.6 ≤ 5,000 </w:t>
      </w:r>
      <w:proofErr w:type="spellStart"/>
      <w:r w:rsidRPr="0044636B">
        <w:rPr>
          <w:rFonts w:ascii="Calibri" w:hAnsi="Calibri"/>
        </w:rPr>
        <w:t>ft</w:t>
      </w:r>
      <w:proofErr w:type="spellEnd"/>
      <w:r w:rsidRPr="0044636B">
        <w:rPr>
          <w:rFonts w:ascii="Calibri" w:hAnsi="Calibri"/>
        </w:rPr>
        <w:t xml:space="preserve">, then enter 1 as </w:t>
      </w:r>
      <w:r w:rsidR="002C7729" w:rsidRPr="0044636B">
        <w:rPr>
          <w:rFonts w:ascii="Calibri" w:hAnsi="Calibri"/>
        </w:rPr>
        <w:t>A</w:t>
      </w:r>
      <w:r w:rsidRPr="0044636B">
        <w:rPr>
          <w:rFonts w:ascii="Calibri" w:hAnsi="Calibri"/>
        </w:rPr>
        <w:t xml:space="preserve">ltitude </w:t>
      </w:r>
      <w:r w:rsidR="002C7729" w:rsidRPr="0044636B">
        <w:rPr>
          <w:rFonts w:ascii="Calibri" w:hAnsi="Calibri"/>
        </w:rPr>
        <w:t>C</w:t>
      </w:r>
      <w:r w:rsidRPr="0044636B">
        <w:rPr>
          <w:rFonts w:ascii="Calibri" w:hAnsi="Calibri"/>
        </w:rPr>
        <w:t>orrection</w:t>
      </w:r>
      <w:r w:rsidR="002C7729" w:rsidRPr="0044636B">
        <w:rPr>
          <w:rFonts w:ascii="Calibri" w:hAnsi="Calibri"/>
        </w:rPr>
        <w:t xml:space="preserve"> Factor </w:t>
      </w:r>
      <w:r w:rsidRPr="0044636B">
        <w:rPr>
          <w:rFonts w:ascii="Calibri" w:hAnsi="Calibri"/>
        </w:rPr>
        <w:t xml:space="preserve"> in box D. 1</w:t>
      </w:r>
    </w:p>
    <w:p w14:paraId="698457CA" w14:textId="77777777" w:rsidR="00CD10AA" w:rsidRPr="0044636B" w:rsidRDefault="00CD10AA" w:rsidP="00597B83">
      <w:pPr>
        <w:pStyle w:val="ListParagraph"/>
        <w:numPr>
          <w:ilvl w:val="1"/>
          <w:numId w:val="21"/>
        </w:numPr>
        <w:rPr>
          <w:rFonts w:ascii="Calibri" w:hAnsi="Calibri"/>
        </w:rPr>
      </w:pPr>
      <w:r w:rsidRPr="0044636B">
        <w:rPr>
          <w:rFonts w:ascii="Calibri" w:hAnsi="Calibri"/>
        </w:rPr>
        <w:t xml:space="preserve">If the elevation entered in Row A.6 &gt; 5,000 </w:t>
      </w:r>
      <w:proofErr w:type="spellStart"/>
      <w:r w:rsidRPr="0044636B">
        <w:rPr>
          <w:rFonts w:ascii="Calibri" w:hAnsi="Calibri"/>
        </w:rPr>
        <w:t>ft</w:t>
      </w:r>
      <w:proofErr w:type="spellEnd"/>
      <w:r w:rsidRPr="0044636B">
        <w:rPr>
          <w:rFonts w:ascii="Calibri" w:hAnsi="Calibri"/>
        </w:rPr>
        <w:t xml:space="preserve">, </w:t>
      </w:r>
      <w:r w:rsidR="002C7729" w:rsidRPr="0044636B">
        <w:rPr>
          <w:rFonts w:ascii="Calibri" w:hAnsi="Calibri"/>
        </w:rPr>
        <w:t>A</w:t>
      </w:r>
      <w:r w:rsidRPr="0044636B">
        <w:rPr>
          <w:rFonts w:ascii="Calibri" w:hAnsi="Calibri"/>
        </w:rPr>
        <w:t xml:space="preserve">ltitude </w:t>
      </w:r>
      <w:r w:rsidR="002C7729" w:rsidRPr="0044636B">
        <w:rPr>
          <w:rFonts w:ascii="Calibri" w:hAnsi="Calibri"/>
        </w:rPr>
        <w:t>C</w:t>
      </w:r>
      <w:r w:rsidRPr="0044636B">
        <w:rPr>
          <w:rFonts w:ascii="Calibri" w:hAnsi="Calibri"/>
        </w:rPr>
        <w:t xml:space="preserve">orrection equation equals 1 + (0.000006 * A.6) </w:t>
      </w:r>
    </w:p>
    <w:p w14:paraId="698457CB" w14:textId="77777777" w:rsidR="00CD10AA" w:rsidRPr="0044636B" w:rsidRDefault="00CD10AA" w:rsidP="00597B83">
      <w:pPr>
        <w:pStyle w:val="ListParagraph"/>
        <w:numPr>
          <w:ilvl w:val="0"/>
          <w:numId w:val="24"/>
        </w:numPr>
        <w:rPr>
          <w:rFonts w:ascii="Calibri" w:hAnsi="Calibri"/>
        </w:rPr>
      </w:pPr>
      <w:r w:rsidRPr="0044636B">
        <w:rPr>
          <w:rFonts w:ascii="Calibri" w:hAnsi="Calibri"/>
        </w:rPr>
        <w:t xml:space="preserve">Enter the </w:t>
      </w:r>
      <w:r w:rsidR="002C7729" w:rsidRPr="0044636B">
        <w:rPr>
          <w:rFonts w:ascii="Calibri" w:hAnsi="Calibri"/>
        </w:rPr>
        <w:t>T</w:t>
      </w:r>
      <w:r w:rsidRPr="0044636B">
        <w:rPr>
          <w:rFonts w:ascii="Calibri" w:hAnsi="Calibri"/>
        </w:rPr>
        <w:t xml:space="preserve">emperature </w:t>
      </w:r>
      <w:r w:rsidR="002C7729" w:rsidRPr="0044636B">
        <w:rPr>
          <w:rFonts w:ascii="Calibri" w:hAnsi="Calibri"/>
        </w:rPr>
        <w:t>C</w:t>
      </w:r>
      <w:r w:rsidRPr="0044636B">
        <w:rPr>
          <w:rFonts w:ascii="Calibri" w:hAnsi="Calibri"/>
        </w:rPr>
        <w:t xml:space="preserve">orrection </w:t>
      </w:r>
      <w:r w:rsidR="002C7729" w:rsidRPr="0044636B">
        <w:rPr>
          <w:rFonts w:ascii="Calibri" w:hAnsi="Calibri"/>
        </w:rPr>
        <w:t>F</w:t>
      </w:r>
      <w:r w:rsidRPr="0044636B">
        <w:rPr>
          <w:rFonts w:ascii="Calibri" w:hAnsi="Calibri"/>
        </w:rPr>
        <w:t>actor from Table RA3.8-2 or RA3.8-3 using the indoor and outdoor temperatures entered in Rows A.3 and A.4.</w:t>
      </w:r>
    </w:p>
    <w:p w14:paraId="698457CC" w14:textId="77777777" w:rsidR="00CD10AA" w:rsidRPr="0044636B" w:rsidRDefault="00CD10AA" w:rsidP="00597B83">
      <w:pPr>
        <w:pStyle w:val="ListParagraph"/>
        <w:rPr>
          <w:rFonts w:ascii="Calibri" w:hAnsi="Calibri"/>
        </w:rPr>
      </w:pPr>
    </w:p>
    <w:p w14:paraId="698457CD" w14:textId="77777777" w:rsidR="00CD10AA" w:rsidRPr="0044636B" w:rsidRDefault="00CD10AA" w:rsidP="002C7729">
      <w:pPr>
        <w:pStyle w:val="ListParagraph"/>
        <w:autoSpaceDE w:val="0"/>
        <w:autoSpaceDN w:val="0"/>
        <w:adjustRightInd w:val="0"/>
        <w:ind w:hanging="720"/>
        <w:jc w:val="center"/>
        <w:rPr>
          <w:rFonts w:ascii="Calibri" w:hAnsi="Calibri" w:cs="Arial"/>
          <w:i/>
          <w:iCs/>
        </w:rPr>
      </w:pPr>
      <w:r w:rsidRPr="0044636B">
        <w:rPr>
          <w:rFonts w:ascii="Calibri" w:hAnsi="Calibri"/>
          <w:b/>
        </w:rPr>
        <w:t xml:space="preserve">Table RA3.8-2 </w:t>
      </w:r>
      <w:r w:rsidRPr="0044636B">
        <w:rPr>
          <w:rFonts w:ascii="Calibri" w:hAnsi="Calibri" w:cs="Arial"/>
          <w:b/>
          <w:i/>
          <w:iCs/>
        </w:rPr>
        <w:t>Temperature Correction Factors for Depressurization Testing</w:t>
      </w:r>
      <w:r w:rsidRPr="0044636B">
        <w:rPr>
          <w:rFonts w:ascii="Calibri" w:hAnsi="Calibri" w:cs="Arial"/>
          <w:i/>
          <w:iCs/>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42"/>
        <w:gridCol w:w="521"/>
        <w:gridCol w:w="672"/>
        <w:gridCol w:w="672"/>
        <w:gridCol w:w="672"/>
        <w:gridCol w:w="672"/>
        <w:gridCol w:w="672"/>
        <w:gridCol w:w="672"/>
        <w:gridCol w:w="672"/>
        <w:gridCol w:w="672"/>
        <w:gridCol w:w="672"/>
      </w:tblGrid>
      <w:tr w:rsidR="00CD10AA" w:rsidRPr="000D1CB5" w14:paraId="698457D1" w14:textId="77777777" w:rsidTr="002C7729">
        <w:trPr>
          <w:cantSplit/>
          <w:trHeight w:hRule="exact" w:val="187"/>
          <w:jc w:val="center"/>
        </w:trPr>
        <w:tc>
          <w:tcPr>
            <w:tcW w:w="0" w:type="auto"/>
            <w:vAlign w:val="center"/>
          </w:tcPr>
          <w:p w14:paraId="698457CE" w14:textId="77777777" w:rsidR="00CD10AA" w:rsidRPr="0044636B" w:rsidRDefault="00CD10AA" w:rsidP="00EE2D2B">
            <w:pPr>
              <w:jc w:val="center"/>
              <w:rPr>
                <w:rFonts w:ascii="Calibri" w:hAnsi="Calibri"/>
              </w:rPr>
            </w:pPr>
          </w:p>
        </w:tc>
        <w:tc>
          <w:tcPr>
            <w:tcW w:w="0" w:type="auto"/>
            <w:vAlign w:val="center"/>
          </w:tcPr>
          <w:p w14:paraId="698457CF" w14:textId="77777777" w:rsidR="00CD10AA" w:rsidRPr="0044636B" w:rsidRDefault="00CD10AA" w:rsidP="00EE2D2B">
            <w:pPr>
              <w:jc w:val="center"/>
              <w:rPr>
                <w:rFonts w:ascii="Calibri" w:hAnsi="Calibri"/>
              </w:rPr>
            </w:pPr>
          </w:p>
        </w:tc>
        <w:tc>
          <w:tcPr>
            <w:tcW w:w="0" w:type="auto"/>
            <w:gridSpan w:val="9"/>
            <w:vAlign w:val="center"/>
          </w:tcPr>
          <w:p w14:paraId="698457D0" w14:textId="77777777" w:rsidR="00CD10AA" w:rsidRPr="0044636B" w:rsidRDefault="00CD10AA" w:rsidP="00EE2D2B">
            <w:pPr>
              <w:keepNext/>
              <w:keepLines/>
              <w:jc w:val="center"/>
              <w:rPr>
                <w:rFonts w:ascii="Calibri" w:hAnsi="Calibri"/>
                <w:b/>
              </w:rPr>
            </w:pPr>
            <w:r w:rsidRPr="0044636B">
              <w:rPr>
                <w:rFonts w:ascii="Calibri" w:hAnsi="Calibri"/>
                <w:b/>
              </w:rPr>
              <w:t>Inside Temperature (F)</w:t>
            </w:r>
          </w:p>
        </w:tc>
      </w:tr>
      <w:tr w:rsidR="00CD10AA" w:rsidRPr="000D1CB5" w14:paraId="698457DD" w14:textId="77777777" w:rsidTr="002C7729">
        <w:trPr>
          <w:cantSplit/>
          <w:trHeight w:hRule="exact" w:val="187"/>
          <w:jc w:val="center"/>
        </w:trPr>
        <w:tc>
          <w:tcPr>
            <w:tcW w:w="0" w:type="auto"/>
            <w:vAlign w:val="center"/>
          </w:tcPr>
          <w:p w14:paraId="698457D2" w14:textId="77777777" w:rsidR="00CD10AA" w:rsidRPr="0044636B" w:rsidRDefault="00CD10AA" w:rsidP="00EE2D2B">
            <w:pPr>
              <w:jc w:val="center"/>
              <w:rPr>
                <w:rFonts w:ascii="Calibri" w:hAnsi="Calibri"/>
              </w:rPr>
            </w:pPr>
          </w:p>
        </w:tc>
        <w:tc>
          <w:tcPr>
            <w:tcW w:w="0" w:type="auto"/>
            <w:vAlign w:val="center"/>
          </w:tcPr>
          <w:p w14:paraId="698457D3" w14:textId="77777777" w:rsidR="00CD10AA" w:rsidRPr="0044636B" w:rsidRDefault="00CD10AA" w:rsidP="00EE2D2B">
            <w:pPr>
              <w:jc w:val="center"/>
              <w:rPr>
                <w:rFonts w:ascii="Calibri" w:hAnsi="Calibri"/>
              </w:rPr>
            </w:pPr>
          </w:p>
        </w:tc>
        <w:tc>
          <w:tcPr>
            <w:tcW w:w="0" w:type="auto"/>
            <w:vAlign w:val="center"/>
          </w:tcPr>
          <w:p w14:paraId="698457D4" w14:textId="77777777" w:rsidR="00CD10AA" w:rsidRPr="0044636B" w:rsidRDefault="00CD10AA" w:rsidP="00EE2D2B">
            <w:pPr>
              <w:jc w:val="center"/>
              <w:rPr>
                <w:rFonts w:ascii="Calibri" w:hAnsi="Calibri"/>
                <w:b/>
              </w:rPr>
            </w:pPr>
            <w:r w:rsidRPr="0044636B">
              <w:rPr>
                <w:rFonts w:ascii="Calibri" w:hAnsi="Calibri"/>
                <w:b/>
              </w:rPr>
              <w:t>50</w:t>
            </w:r>
          </w:p>
        </w:tc>
        <w:tc>
          <w:tcPr>
            <w:tcW w:w="0" w:type="auto"/>
            <w:vAlign w:val="center"/>
          </w:tcPr>
          <w:p w14:paraId="698457D5" w14:textId="77777777" w:rsidR="00CD10AA" w:rsidRPr="0044636B" w:rsidRDefault="00CD10AA" w:rsidP="00EE2D2B">
            <w:pPr>
              <w:jc w:val="center"/>
              <w:rPr>
                <w:rFonts w:ascii="Calibri" w:hAnsi="Calibri"/>
                <w:b/>
              </w:rPr>
            </w:pPr>
            <w:r w:rsidRPr="0044636B">
              <w:rPr>
                <w:rFonts w:ascii="Calibri" w:hAnsi="Calibri"/>
                <w:b/>
              </w:rPr>
              <w:t>55</w:t>
            </w:r>
          </w:p>
        </w:tc>
        <w:tc>
          <w:tcPr>
            <w:tcW w:w="0" w:type="auto"/>
            <w:vAlign w:val="center"/>
          </w:tcPr>
          <w:p w14:paraId="698457D6" w14:textId="77777777" w:rsidR="00CD10AA" w:rsidRPr="0044636B" w:rsidRDefault="00CD10AA" w:rsidP="00EE2D2B">
            <w:pPr>
              <w:jc w:val="center"/>
              <w:rPr>
                <w:rFonts w:ascii="Calibri" w:hAnsi="Calibri"/>
                <w:b/>
              </w:rPr>
            </w:pPr>
            <w:r w:rsidRPr="0044636B">
              <w:rPr>
                <w:rFonts w:ascii="Calibri" w:hAnsi="Calibri"/>
                <w:b/>
              </w:rPr>
              <w:t>60</w:t>
            </w:r>
          </w:p>
        </w:tc>
        <w:tc>
          <w:tcPr>
            <w:tcW w:w="0" w:type="auto"/>
            <w:vAlign w:val="center"/>
          </w:tcPr>
          <w:p w14:paraId="698457D7" w14:textId="77777777" w:rsidR="00CD10AA" w:rsidRPr="0044636B" w:rsidRDefault="00CD10AA" w:rsidP="00EE2D2B">
            <w:pPr>
              <w:jc w:val="center"/>
              <w:rPr>
                <w:rFonts w:ascii="Calibri" w:hAnsi="Calibri"/>
                <w:b/>
              </w:rPr>
            </w:pPr>
            <w:r w:rsidRPr="0044636B">
              <w:rPr>
                <w:rFonts w:ascii="Calibri" w:hAnsi="Calibri"/>
                <w:b/>
              </w:rPr>
              <w:t>65</w:t>
            </w:r>
          </w:p>
        </w:tc>
        <w:tc>
          <w:tcPr>
            <w:tcW w:w="0" w:type="auto"/>
            <w:vAlign w:val="center"/>
          </w:tcPr>
          <w:p w14:paraId="698457D8" w14:textId="77777777" w:rsidR="00CD10AA" w:rsidRPr="0044636B" w:rsidRDefault="00CD10AA" w:rsidP="00EE2D2B">
            <w:pPr>
              <w:jc w:val="center"/>
              <w:rPr>
                <w:rFonts w:ascii="Calibri" w:hAnsi="Calibri"/>
                <w:b/>
              </w:rPr>
            </w:pPr>
            <w:r w:rsidRPr="0044636B">
              <w:rPr>
                <w:rFonts w:ascii="Calibri" w:hAnsi="Calibri"/>
                <w:b/>
              </w:rPr>
              <w:t>70</w:t>
            </w:r>
          </w:p>
        </w:tc>
        <w:tc>
          <w:tcPr>
            <w:tcW w:w="0" w:type="auto"/>
            <w:vAlign w:val="center"/>
          </w:tcPr>
          <w:p w14:paraId="698457D9" w14:textId="77777777" w:rsidR="00CD10AA" w:rsidRPr="0044636B" w:rsidRDefault="00CD10AA" w:rsidP="00EE2D2B">
            <w:pPr>
              <w:jc w:val="center"/>
              <w:rPr>
                <w:rFonts w:ascii="Calibri" w:hAnsi="Calibri"/>
                <w:b/>
              </w:rPr>
            </w:pPr>
            <w:r w:rsidRPr="0044636B">
              <w:rPr>
                <w:rFonts w:ascii="Calibri" w:hAnsi="Calibri"/>
                <w:b/>
              </w:rPr>
              <w:t>75</w:t>
            </w:r>
          </w:p>
        </w:tc>
        <w:tc>
          <w:tcPr>
            <w:tcW w:w="0" w:type="auto"/>
            <w:vAlign w:val="center"/>
          </w:tcPr>
          <w:p w14:paraId="698457DA" w14:textId="77777777" w:rsidR="00CD10AA" w:rsidRPr="0044636B" w:rsidRDefault="00CD10AA" w:rsidP="00EE2D2B">
            <w:pPr>
              <w:jc w:val="center"/>
              <w:rPr>
                <w:rFonts w:ascii="Calibri" w:hAnsi="Calibri"/>
                <w:b/>
              </w:rPr>
            </w:pPr>
            <w:r w:rsidRPr="0044636B">
              <w:rPr>
                <w:rFonts w:ascii="Calibri" w:hAnsi="Calibri"/>
                <w:b/>
              </w:rPr>
              <w:t>80</w:t>
            </w:r>
          </w:p>
        </w:tc>
        <w:tc>
          <w:tcPr>
            <w:tcW w:w="0" w:type="auto"/>
            <w:vAlign w:val="center"/>
          </w:tcPr>
          <w:p w14:paraId="698457DB" w14:textId="77777777" w:rsidR="00CD10AA" w:rsidRPr="0044636B" w:rsidRDefault="00CD10AA" w:rsidP="00EE2D2B">
            <w:pPr>
              <w:jc w:val="center"/>
              <w:rPr>
                <w:rFonts w:ascii="Calibri" w:hAnsi="Calibri"/>
                <w:b/>
              </w:rPr>
            </w:pPr>
            <w:r w:rsidRPr="0044636B">
              <w:rPr>
                <w:rFonts w:ascii="Calibri" w:hAnsi="Calibri"/>
                <w:b/>
              </w:rPr>
              <w:t>85</w:t>
            </w:r>
          </w:p>
        </w:tc>
        <w:tc>
          <w:tcPr>
            <w:tcW w:w="0" w:type="auto"/>
            <w:vAlign w:val="center"/>
          </w:tcPr>
          <w:p w14:paraId="698457DC" w14:textId="77777777" w:rsidR="00CD10AA" w:rsidRPr="0044636B" w:rsidRDefault="00CD10AA" w:rsidP="00EE2D2B">
            <w:pPr>
              <w:jc w:val="center"/>
              <w:rPr>
                <w:rFonts w:ascii="Calibri" w:hAnsi="Calibri"/>
                <w:b/>
              </w:rPr>
            </w:pPr>
            <w:r w:rsidRPr="0044636B">
              <w:rPr>
                <w:rFonts w:ascii="Calibri" w:hAnsi="Calibri"/>
                <w:b/>
              </w:rPr>
              <w:t>90</w:t>
            </w:r>
          </w:p>
        </w:tc>
      </w:tr>
      <w:tr w:rsidR="00CD10AA" w:rsidRPr="000D1CB5" w14:paraId="698457E9" w14:textId="77777777" w:rsidTr="002C7729">
        <w:trPr>
          <w:cantSplit/>
          <w:trHeight w:hRule="exact" w:val="187"/>
          <w:jc w:val="center"/>
        </w:trPr>
        <w:tc>
          <w:tcPr>
            <w:tcW w:w="0" w:type="auto"/>
            <w:vMerge w:val="restart"/>
          </w:tcPr>
          <w:p w14:paraId="698457DE" w14:textId="77777777" w:rsidR="00CD10AA" w:rsidRPr="0044636B" w:rsidRDefault="00CD10AA" w:rsidP="00EE2D2B">
            <w:pPr>
              <w:keepNext/>
              <w:keepLines/>
              <w:rPr>
                <w:rFonts w:ascii="Calibri" w:hAnsi="Calibri"/>
                <w:b/>
              </w:rPr>
            </w:pPr>
            <w:r w:rsidRPr="0044636B">
              <w:rPr>
                <w:rFonts w:ascii="Calibri" w:hAnsi="Calibri"/>
                <w:b/>
              </w:rPr>
              <w:t>Outside Temp (F)</w:t>
            </w:r>
          </w:p>
        </w:tc>
        <w:tc>
          <w:tcPr>
            <w:tcW w:w="0" w:type="auto"/>
            <w:vAlign w:val="center"/>
          </w:tcPr>
          <w:p w14:paraId="698457DF" w14:textId="77777777" w:rsidR="00CD10AA" w:rsidRPr="0044636B" w:rsidRDefault="00CD10AA" w:rsidP="00EE2D2B">
            <w:pPr>
              <w:jc w:val="center"/>
              <w:rPr>
                <w:rFonts w:ascii="Calibri" w:hAnsi="Calibri"/>
                <w:b/>
              </w:rPr>
            </w:pPr>
            <w:r w:rsidRPr="0044636B">
              <w:rPr>
                <w:rFonts w:ascii="Calibri" w:hAnsi="Calibri"/>
                <w:b/>
              </w:rPr>
              <w:t>-20</w:t>
            </w:r>
          </w:p>
        </w:tc>
        <w:tc>
          <w:tcPr>
            <w:tcW w:w="0" w:type="auto"/>
            <w:vAlign w:val="center"/>
          </w:tcPr>
          <w:p w14:paraId="698457E0" w14:textId="77777777" w:rsidR="00CD10AA" w:rsidRPr="0044636B" w:rsidRDefault="00CD10AA" w:rsidP="00EE2D2B">
            <w:pPr>
              <w:jc w:val="center"/>
              <w:rPr>
                <w:rFonts w:ascii="Calibri" w:hAnsi="Calibri"/>
              </w:rPr>
            </w:pPr>
            <w:r w:rsidRPr="0044636B">
              <w:rPr>
                <w:rFonts w:ascii="Calibri" w:hAnsi="Calibri"/>
              </w:rPr>
              <w:t>1.062</w:t>
            </w:r>
          </w:p>
        </w:tc>
        <w:tc>
          <w:tcPr>
            <w:tcW w:w="0" w:type="auto"/>
            <w:vAlign w:val="center"/>
          </w:tcPr>
          <w:p w14:paraId="698457E1" w14:textId="77777777" w:rsidR="00CD10AA" w:rsidRPr="0044636B" w:rsidRDefault="00CD10AA" w:rsidP="00EE2D2B">
            <w:pPr>
              <w:jc w:val="center"/>
              <w:rPr>
                <w:rFonts w:ascii="Calibri" w:hAnsi="Calibri"/>
              </w:rPr>
            </w:pPr>
            <w:r w:rsidRPr="0044636B">
              <w:rPr>
                <w:rFonts w:ascii="Calibri" w:hAnsi="Calibri"/>
              </w:rPr>
              <w:t>1.072</w:t>
            </w:r>
          </w:p>
        </w:tc>
        <w:tc>
          <w:tcPr>
            <w:tcW w:w="0" w:type="auto"/>
            <w:vAlign w:val="center"/>
          </w:tcPr>
          <w:p w14:paraId="698457E2" w14:textId="77777777" w:rsidR="00CD10AA" w:rsidRPr="0044636B" w:rsidRDefault="00CD10AA" w:rsidP="00EE2D2B">
            <w:pPr>
              <w:jc w:val="center"/>
              <w:rPr>
                <w:rFonts w:ascii="Calibri" w:hAnsi="Calibri"/>
              </w:rPr>
            </w:pPr>
            <w:r w:rsidRPr="0044636B">
              <w:rPr>
                <w:rFonts w:ascii="Calibri" w:hAnsi="Calibri"/>
              </w:rPr>
              <w:t>1.081</w:t>
            </w:r>
          </w:p>
        </w:tc>
        <w:tc>
          <w:tcPr>
            <w:tcW w:w="0" w:type="auto"/>
            <w:vAlign w:val="center"/>
          </w:tcPr>
          <w:p w14:paraId="698457E3" w14:textId="77777777" w:rsidR="00CD10AA" w:rsidRPr="0044636B" w:rsidRDefault="00CD10AA" w:rsidP="00EE2D2B">
            <w:pPr>
              <w:jc w:val="center"/>
              <w:rPr>
                <w:rFonts w:ascii="Calibri" w:hAnsi="Calibri"/>
              </w:rPr>
            </w:pPr>
            <w:r w:rsidRPr="0044636B">
              <w:rPr>
                <w:rFonts w:ascii="Calibri" w:hAnsi="Calibri"/>
              </w:rPr>
              <w:t>1.090</w:t>
            </w:r>
          </w:p>
        </w:tc>
        <w:tc>
          <w:tcPr>
            <w:tcW w:w="0" w:type="auto"/>
            <w:vAlign w:val="center"/>
          </w:tcPr>
          <w:p w14:paraId="698457E4" w14:textId="77777777" w:rsidR="00CD10AA" w:rsidRPr="0044636B" w:rsidRDefault="00CD10AA" w:rsidP="00EE2D2B">
            <w:pPr>
              <w:jc w:val="center"/>
              <w:rPr>
                <w:rFonts w:ascii="Calibri" w:hAnsi="Calibri"/>
              </w:rPr>
            </w:pPr>
            <w:r w:rsidRPr="0044636B">
              <w:rPr>
                <w:rFonts w:ascii="Calibri" w:hAnsi="Calibri"/>
              </w:rPr>
              <w:t>1.099</w:t>
            </w:r>
          </w:p>
        </w:tc>
        <w:tc>
          <w:tcPr>
            <w:tcW w:w="0" w:type="auto"/>
            <w:vAlign w:val="center"/>
          </w:tcPr>
          <w:p w14:paraId="698457E5" w14:textId="77777777" w:rsidR="00CD10AA" w:rsidRPr="0044636B" w:rsidRDefault="00CD10AA" w:rsidP="00EE2D2B">
            <w:pPr>
              <w:jc w:val="center"/>
              <w:rPr>
                <w:rFonts w:ascii="Calibri" w:hAnsi="Calibri"/>
              </w:rPr>
            </w:pPr>
            <w:r w:rsidRPr="0044636B">
              <w:rPr>
                <w:rFonts w:ascii="Calibri" w:hAnsi="Calibri"/>
              </w:rPr>
              <w:t>1.108</w:t>
            </w:r>
          </w:p>
        </w:tc>
        <w:tc>
          <w:tcPr>
            <w:tcW w:w="0" w:type="auto"/>
            <w:vAlign w:val="center"/>
          </w:tcPr>
          <w:p w14:paraId="698457E6" w14:textId="77777777" w:rsidR="00CD10AA" w:rsidRPr="0044636B" w:rsidRDefault="00CD10AA" w:rsidP="00EE2D2B">
            <w:pPr>
              <w:jc w:val="center"/>
              <w:rPr>
                <w:rFonts w:ascii="Calibri" w:hAnsi="Calibri"/>
              </w:rPr>
            </w:pPr>
            <w:r w:rsidRPr="0044636B">
              <w:rPr>
                <w:rFonts w:ascii="Calibri" w:hAnsi="Calibri"/>
              </w:rPr>
              <w:t>1.117</w:t>
            </w:r>
          </w:p>
        </w:tc>
        <w:tc>
          <w:tcPr>
            <w:tcW w:w="0" w:type="auto"/>
            <w:vAlign w:val="center"/>
          </w:tcPr>
          <w:p w14:paraId="698457E7" w14:textId="77777777" w:rsidR="00CD10AA" w:rsidRPr="0044636B" w:rsidRDefault="00CD10AA" w:rsidP="00EE2D2B">
            <w:pPr>
              <w:jc w:val="center"/>
              <w:rPr>
                <w:rFonts w:ascii="Calibri" w:hAnsi="Calibri"/>
              </w:rPr>
            </w:pPr>
            <w:r w:rsidRPr="0044636B">
              <w:rPr>
                <w:rFonts w:ascii="Calibri" w:hAnsi="Calibri"/>
              </w:rPr>
              <w:t>1.127</w:t>
            </w:r>
          </w:p>
        </w:tc>
        <w:tc>
          <w:tcPr>
            <w:tcW w:w="0" w:type="auto"/>
            <w:vAlign w:val="center"/>
          </w:tcPr>
          <w:p w14:paraId="698457E8" w14:textId="77777777" w:rsidR="00CD10AA" w:rsidRPr="0044636B" w:rsidRDefault="00CD10AA" w:rsidP="00EE2D2B">
            <w:pPr>
              <w:jc w:val="center"/>
              <w:rPr>
                <w:rFonts w:ascii="Calibri" w:hAnsi="Calibri"/>
              </w:rPr>
            </w:pPr>
            <w:r w:rsidRPr="0044636B">
              <w:rPr>
                <w:rFonts w:ascii="Calibri" w:hAnsi="Calibri"/>
              </w:rPr>
              <w:t>1.136</w:t>
            </w:r>
          </w:p>
        </w:tc>
      </w:tr>
      <w:tr w:rsidR="00CD10AA" w:rsidRPr="000D1CB5" w14:paraId="698457F5" w14:textId="77777777" w:rsidTr="002C7729">
        <w:trPr>
          <w:cantSplit/>
          <w:trHeight w:hRule="exact" w:val="187"/>
          <w:jc w:val="center"/>
        </w:trPr>
        <w:tc>
          <w:tcPr>
            <w:tcW w:w="0" w:type="auto"/>
            <w:vMerge/>
            <w:vAlign w:val="center"/>
          </w:tcPr>
          <w:p w14:paraId="698457EA" w14:textId="77777777" w:rsidR="00CD10AA" w:rsidRPr="00684445" w:rsidRDefault="00CD10AA" w:rsidP="00EE2D2B">
            <w:pPr>
              <w:jc w:val="center"/>
              <w:rPr>
                <w:rFonts w:ascii="Calibri" w:hAnsi="Calibri"/>
              </w:rPr>
            </w:pPr>
          </w:p>
        </w:tc>
        <w:tc>
          <w:tcPr>
            <w:tcW w:w="0" w:type="auto"/>
            <w:vAlign w:val="center"/>
          </w:tcPr>
          <w:p w14:paraId="698457EB" w14:textId="77777777" w:rsidR="00CD10AA" w:rsidRPr="00684445" w:rsidRDefault="00CD10AA" w:rsidP="00EE2D2B">
            <w:pPr>
              <w:jc w:val="center"/>
              <w:rPr>
                <w:rFonts w:ascii="Calibri" w:hAnsi="Calibri"/>
                <w:b/>
              </w:rPr>
            </w:pPr>
            <w:r w:rsidRPr="00684445">
              <w:rPr>
                <w:rFonts w:ascii="Calibri" w:hAnsi="Calibri"/>
                <w:b/>
              </w:rPr>
              <w:t>-15</w:t>
            </w:r>
          </w:p>
        </w:tc>
        <w:tc>
          <w:tcPr>
            <w:tcW w:w="0" w:type="auto"/>
            <w:vAlign w:val="center"/>
          </w:tcPr>
          <w:p w14:paraId="698457EC" w14:textId="77777777" w:rsidR="00CD10AA" w:rsidRPr="00684445" w:rsidRDefault="00CD10AA" w:rsidP="00EE2D2B">
            <w:pPr>
              <w:jc w:val="center"/>
              <w:rPr>
                <w:rFonts w:ascii="Calibri" w:hAnsi="Calibri"/>
              </w:rPr>
            </w:pPr>
            <w:r w:rsidRPr="00684445">
              <w:rPr>
                <w:rFonts w:ascii="Calibri" w:hAnsi="Calibri"/>
              </w:rPr>
              <w:t>1.056</w:t>
            </w:r>
          </w:p>
        </w:tc>
        <w:tc>
          <w:tcPr>
            <w:tcW w:w="0" w:type="auto"/>
            <w:vAlign w:val="center"/>
          </w:tcPr>
          <w:p w14:paraId="698457ED" w14:textId="77777777" w:rsidR="00CD10AA" w:rsidRPr="00684445" w:rsidRDefault="00CD10AA" w:rsidP="00EE2D2B">
            <w:pPr>
              <w:jc w:val="center"/>
              <w:rPr>
                <w:rFonts w:ascii="Calibri" w:hAnsi="Calibri"/>
              </w:rPr>
            </w:pPr>
            <w:r w:rsidRPr="00684445">
              <w:rPr>
                <w:rFonts w:ascii="Calibri" w:hAnsi="Calibri"/>
              </w:rPr>
              <w:t>1.066</w:t>
            </w:r>
          </w:p>
        </w:tc>
        <w:tc>
          <w:tcPr>
            <w:tcW w:w="0" w:type="auto"/>
            <w:vAlign w:val="center"/>
          </w:tcPr>
          <w:p w14:paraId="698457EE" w14:textId="77777777" w:rsidR="00CD10AA" w:rsidRPr="00684445" w:rsidRDefault="00CD10AA" w:rsidP="00EE2D2B">
            <w:pPr>
              <w:jc w:val="center"/>
              <w:rPr>
                <w:rFonts w:ascii="Calibri" w:hAnsi="Calibri"/>
              </w:rPr>
            </w:pPr>
            <w:r w:rsidRPr="00684445">
              <w:rPr>
                <w:rFonts w:ascii="Calibri" w:hAnsi="Calibri"/>
              </w:rPr>
              <w:t>1.075</w:t>
            </w:r>
          </w:p>
        </w:tc>
        <w:tc>
          <w:tcPr>
            <w:tcW w:w="0" w:type="auto"/>
            <w:vAlign w:val="center"/>
          </w:tcPr>
          <w:p w14:paraId="698457EF" w14:textId="77777777" w:rsidR="00CD10AA" w:rsidRPr="00684445" w:rsidRDefault="00CD10AA" w:rsidP="00EE2D2B">
            <w:pPr>
              <w:jc w:val="center"/>
              <w:rPr>
                <w:rFonts w:ascii="Calibri" w:hAnsi="Calibri"/>
              </w:rPr>
            </w:pPr>
            <w:r w:rsidRPr="00684445">
              <w:rPr>
                <w:rFonts w:ascii="Calibri" w:hAnsi="Calibri"/>
              </w:rPr>
              <w:t>1.084</w:t>
            </w:r>
          </w:p>
        </w:tc>
        <w:tc>
          <w:tcPr>
            <w:tcW w:w="0" w:type="auto"/>
            <w:vAlign w:val="center"/>
          </w:tcPr>
          <w:p w14:paraId="698457F0" w14:textId="77777777" w:rsidR="00CD10AA" w:rsidRPr="00684445" w:rsidRDefault="00CD10AA" w:rsidP="00EE2D2B">
            <w:pPr>
              <w:jc w:val="center"/>
              <w:rPr>
                <w:rFonts w:ascii="Calibri" w:hAnsi="Calibri"/>
              </w:rPr>
            </w:pPr>
            <w:r w:rsidRPr="00684445">
              <w:rPr>
                <w:rFonts w:ascii="Calibri" w:hAnsi="Calibri"/>
              </w:rPr>
              <w:t>1.093</w:t>
            </w:r>
          </w:p>
        </w:tc>
        <w:tc>
          <w:tcPr>
            <w:tcW w:w="0" w:type="auto"/>
            <w:vAlign w:val="center"/>
          </w:tcPr>
          <w:p w14:paraId="698457F1" w14:textId="77777777" w:rsidR="00CD10AA" w:rsidRPr="00684445" w:rsidRDefault="00CD10AA" w:rsidP="00EE2D2B">
            <w:pPr>
              <w:jc w:val="center"/>
              <w:rPr>
                <w:rFonts w:ascii="Calibri" w:hAnsi="Calibri"/>
              </w:rPr>
            </w:pPr>
            <w:r w:rsidRPr="00684445">
              <w:rPr>
                <w:rFonts w:ascii="Calibri" w:hAnsi="Calibri"/>
              </w:rPr>
              <w:t>1.102</w:t>
            </w:r>
          </w:p>
        </w:tc>
        <w:tc>
          <w:tcPr>
            <w:tcW w:w="0" w:type="auto"/>
            <w:vAlign w:val="center"/>
          </w:tcPr>
          <w:p w14:paraId="698457F2" w14:textId="77777777" w:rsidR="00CD10AA" w:rsidRPr="00684445" w:rsidRDefault="00CD10AA" w:rsidP="00EE2D2B">
            <w:pPr>
              <w:jc w:val="center"/>
              <w:rPr>
                <w:rFonts w:ascii="Calibri" w:hAnsi="Calibri"/>
              </w:rPr>
            </w:pPr>
            <w:r w:rsidRPr="00684445">
              <w:rPr>
                <w:rFonts w:ascii="Calibri" w:hAnsi="Calibri"/>
              </w:rPr>
              <w:t>1.111</w:t>
            </w:r>
          </w:p>
        </w:tc>
        <w:tc>
          <w:tcPr>
            <w:tcW w:w="0" w:type="auto"/>
            <w:vAlign w:val="center"/>
          </w:tcPr>
          <w:p w14:paraId="698457F3" w14:textId="77777777" w:rsidR="00CD10AA" w:rsidRPr="00684445" w:rsidRDefault="00CD10AA" w:rsidP="00EE2D2B">
            <w:pPr>
              <w:jc w:val="center"/>
              <w:rPr>
                <w:rFonts w:ascii="Calibri" w:hAnsi="Calibri"/>
              </w:rPr>
            </w:pPr>
            <w:r w:rsidRPr="00684445">
              <w:rPr>
                <w:rFonts w:ascii="Calibri" w:hAnsi="Calibri"/>
              </w:rPr>
              <w:t>1.120</w:t>
            </w:r>
          </w:p>
        </w:tc>
        <w:tc>
          <w:tcPr>
            <w:tcW w:w="0" w:type="auto"/>
            <w:vAlign w:val="center"/>
          </w:tcPr>
          <w:p w14:paraId="698457F4" w14:textId="77777777" w:rsidR="00CD10AA" w:rsidRPr="00684445" w:rsidRDefault="00CD10AA" w:rsidP="00EE2D2B">
            <w:pPr>
              <w:jc w:val="center"/>
              <w:rPr>
                <w:rFonts w:ascii="Calibri" w:hAnsi="Calibri"/>
              </w:rPr>
            </w:pPr>
            <w:r w:rsidRPr="00684445">
              <w:rPr>
                <w:rFonts w:ascii="Calibri" w:hAnsi="Calibri"/>
              </w:rPr>
              <w:t>1.129</w:t>
            </w:r>
          </w:p>
        </w:tc>
      </w:tr>
      <w:tr w:rsidR="00CD10AA" w:rsidRPr="000D1CB5" w14:paraId="69845801" w14:textId="77777777" w:rsidTr="002C7729">
        <w:trPr>
          <w:cantSplit/>
          <w:trHeight w:hRule="exact" w:val="187"/>
          <w:jc w:val="center"/>
        </w:trPr>
        <w:tc>
          <w:tcPr>
            <w:tcW w:w="0" w:type="auto"/>
            <w:vMerge/>
            <w:vAlign w:val="center"/>
          </w:tcPr>
          <w:p w14:paraId="698457F6" w14:textId="77777777" w:rsidR="00CD10AA" w:rsidRPr="00684445" w:rsidRDefault="00CD10AA" w:rsidP="00EE2D2B">
            <w:pPr>
              <w:jc w:val="center"/>
              <w:rPr>
                <w:rFonts w:ascii="Calibri" w:hAnsi="Calibri"/>
              </w:rPr>
            </w:pPr>
          </w:p>
        </w:tc>
        <w:tc>
          <w:tcPr>
            <w:tcW w:w="0" w:type="auto"/>
            <w:vAlign w:val="center"/>
          </w:tcPr>
          <w:p w14:paraId="698457F7" w14:textId="77777777" w:rsidR="00CD10AA" w:rsidRPr="00684445" w:rsidRDefault="00CD10AA" w:rsidP="00EE2D2B">
            <w:pPr>
              <w:jc w:val="center"/>
              <w:rPr>
                <w:rFonts w:ascii="Calibri" w:hAnsi="Calibri"/>
                <w:b/>
              </w:rPr>
            </w:pPr>
            <w:r w:rsidRPr="00684445">
              <w:rPr>
                <w:rFonts w:ascii="Calibri" w:hAnsi="Calibri"/>
                <w:b/>
              </w:rPr>
              <w:t>-10</w:t>
            </w:r>
          </w:p>
        </w:tc>
        <w:tc>
          <w:tcPr>
            <w:tcW w:w="0" w:type="auto"/>
            <w:vAlign w:val="center"/>
          </w:tcPr>
          <w:p w14:paraId="698457F8" w14:textId="77777777" w:rsidR="00CD10AA" w:rsidRPr="00684445" w:rsidRDefault="00CD10AA" w:rsidP="00EE2D2B">
            <w:pPr>
              <w:jc w:val="center"/>
              <w:rPr>
                <w:rFonts w:ascii="Calibri" w:hAnsi="Calibri"/>
              </w:rPr>
            </w:pPr>
            <w:r w:rsidRPr="00684445">
              <w:rPr>
                <w:rFonts w:ascii="Calibri" w:hAnsi="Calibri"/>
              </w:rPr>
              <w:t>1.051</w:t>
            </w:r>
          </w:p>
        </w:tc>
        <w:tc>
          <w:tcPr>
            <w:tcW w:w="0" w:type="auto"/>
            <w:vAlign w:val="center"/>
          </w:tcPr>
          <w:p w14:paraId="698457F9" w14:textId="77777777" w:rsidR="00CD10AA" w:rsidRPr="00684445" w:rsidRDefault="00CD10AA" w:rsidP="00EE2D2B">
            <w:pPr>
              <w:jc w:val="center"/>
              <w:rPr>
                <w:rFonts w:ascii="Calibri" w:hAnsi="Calibri"/>
              </w:rPr>
            </w:pPr>
            <w:r w:rsidRPr="00684445">
              <w:rPr>
                <w:rFonts w:ascii="Calibri" w:hAnsi="Calibri"/>
              </w:rPr>
              <w:t>1.060</w:t>
            </w:r>
          </w:p>
        </w:tc>
        <w:tc>
          <w:tcPr>
            <w:tcW w:w="0" w:type="auto"/>
            <w:vAlign w:val="center"/>
          </w:tcPr>
          <w:p w14:paraId="698457FA" w14:textId="77777777" w:rsidR="00CD10AA" w:rsidRPr="00684445" w:rsidRDefault="00CD10AA" w:rsidP="00EE2D2B">
            <w:pPr>
              <w:jc w:val="center"/>
              <w:rPr>
                <w:rFonts w:ascii="Calibri" w:hAnsi="Calibri"/>
              </w:rPr>
            </w:pPr>
            <w:r w:rsidRPr="00684445">
              <w:rPr>
                <w:rFonts w:ascii="Calibri" w:hAnsi="Calibri"/>
              </w:rPr>
              <w:t>1.069</w:t>
            </w:r>
          </w:p>
        </w:tc>
        <w:tc>
          <w:tcPr>
            <w:tcW w:w="0" w:type="auto"/>
            <w:vAlign w:val="center"/>
          </w:tcPr>
          <w:p w14:paraId="698457FB" w14:textId="77777777" w:rsidR="00CD10AA" w:rsidRPr="00684445" w:rsidRDefault="00CD10AA" w:rsidP="00EE2D2B">
            <w:pPr>
              <w:jc w:val="center"/>
              <w:rPr>
                <w:rFonts w:ascii="Calibri" w:hAnsi="Calibri"/>
              </w:rPr>
            </w:pPr>
            <w:r w:rsidRPr="00684445">
              <w:rPr>
                <w:rFonts w:ascii="Calibri" w:hAnsi="Calibri"/>
              </w:rPr>
              <w:t>1.078</w:t>
            </w:r>
          </w:p>
        </w:tc>
        <w:tc>
          <w:tcPr>
            <w:tcW w:w="0" w:type="auto"/>
            <w:vAlign w:val="center"/>
          </w:tcPr>
          <w:p w14:paraId="698457FC" w14:textId="77777777" w:rsidR="00CD10AA" w:rsidRPr="00684445" w:rsidRDefault="00CD10AA" w:rsidP="00EE2D2B">
            <w:pPr>
              <w:jc w:val="center"/>
              <w:rPr>
                <w:rFonts w:ascii="Calibri" w:hAnsi="Calibri"/>
              </w:rPr>
            </w:pPr>
            <w:r w:rsidRPr="00684445">
              <w:rPr>
                <w:rFonts w:ascii="Calibri" w:hAnsi="Calibri"/>
              </w:rPr>
              <w:t>1.087</w:t>
            </w:r>
          </w:p>
        </w:tc>
        <w:tc>
          <w:tcPr>
            <w:tcW w:w="0" w:type="auto"/>
            <w:vAlign w:val="center"/>
          </w:tcPr>
          <w:p w14:paraId="698457FD" w14:textId="77777777" w:rsidR="00CD10AA" w:rsidRPr="00684445" w:rsidRDefault="00CD10AA" w:rsidP="00EE2D2B">
            <w:pPr>
              <w:jc w:val="center"/>
              <w:rPr>
                <w:rFonts w:ascii="Calibri" w:hAnsi="Calibri"/>
              </w:rPr>
            </w:pPr>
            <w:r w:rsidRPr="00684445">
              <w:rPr>
                <w:rFonts w:ascii="Calibri" w:hAnsi="Calibri"/>
              </w:rPr>
              <w:t>1.096</w:t>
            </w:r>
          </w:p>
        </w:tc>
        <w:tc>
          <w:tcPr>
            <w:tcW w:w="0" w:type="auto"/>
            <w:vAlign w:val="center"/>
          </w:tcPr>
          <w:p w14:paraId="698457FE" w14:textId="77777777" w:rsidR="00CD10AA" w:rsidRPr="00684445" w:rsidRDefault="00CD10AA" w:rsidP="00EE2D2B">
            <w:pPr>
              <w:jc w:val="center"/>
              <w:rPr>
                <w:rFonts w:ascii="Calibri" w:hAnsi="Calibri"/>
              </w:rPr>
            </w:pPr>
            <w:r w:rsidRPr="00684445">
              <w:rPr>
                <w:rFonts w:ascii="Calibri" w:hAnsi="Calibri"/>
              </w:rPr>
              <w:t>1.105</w:t>
            </w:r>
          </w:p>
        </w:tc>
        <w:tc>
          <w:tcPr>
            <w:tcW w:w="0" w:type="auto"/>
            <w:vAlign w:val="center"/>
          </w:tcPr>
          <w:p w14:paraId="698457FF" w14:textId="77777777" w:rsidR="00CD10AA" w:rsidRPr="00684445" w:rsidRDefault="00CD10AA" w:rsidP="00EE2D2B">
            <w:pPr>
              <w:jc w:val="center"/>
              <w:rPr>
                <w:rFonts w:ascii="Calibri" w:hAnsi="Calibri"/>
              </w:rPr>
            </w:pPr>
            <w:r w:rsidRPr="00684445">
              <w:rPr>
                <w:rFonts w:ascii="Calibri" w:hAnsi="Calibri"/>
              </w:rPr>
              <w:t>1.114</w:t>
            </w:r>
          </w:p>
        </w:tc>
        <w:tc>
          <w:tcPr>
            <w:tcW w:w="0" w:type="auto"/>
            <w:vAlign w:val="center"/>
          </w:tcPr>
          <w:p w14:paraId="69845800" w14:textId="77777777" w:rsidR="00CD10AA" w:rsidRPr="00684445" w:rsidRDefault="00CD10AA" w:rsidP="00EE2D2B">
            <w:pPr>
              <w:jc w:val="center"/>
              <w:rPr>
                <w:rFonts w:ascii="Calibri" w:hAnsi="Calibri"/>
              </w:rPr>
            </w:pPr>
            <w:r w:rsidRPr="00684445">
              <w:rPr>
                <w:rFonts w:ascii="Calibri" w:hAnsi="Calibri"/>
              </w:rPr>
              <w:t>1.123</w:t>
            </w:r>
          </w:p>
        </w:tc>
      </w:tr>
      <w:tr w:rsidR="00CD10AA" w:rsidRPr="000D1CB5" w14:paraId="6984580D" w14:textId="77777777" w:rsidTr="002C7729">
        <w:trPr>
          <w:cantSplit/>
          <w:trHeight w:hRule="exact" w:val="187"/>
          <w:jc w:val="center"/>
        </w:trPr>
        <w:tc>
          <w:tcPr>
            <w:tcW w:w="0" w:type="auto"/>
            <w:vMerge/>
            <w:vAlign w:val="center"/>
          </w:tcPr>
          <w:p w14:paraId="69845802" w14:textId="77777777" w:rsidR="00CD10AA" w:rsidRPr="00684445" w:rsidRDefault="00CD10AA" w:rsidP="00EE2D2B">
            <w:pPr>
              <w:jc w:val="center"/>
              <w:rPr>
                <w:rFonts w:ascii="Calibri" w:hAnsi="Calibri"/>
              </w:rPr>
            </w:pPr>
          </w:p>
        </w:tc>
        <w:tc>
          <w:tcPr>
            <w:tcW w:w="0" w:type="auto"/>
            <w:vAlign w:val="center"/>
          </w:tcPr>
          <w:p w14:paraId="69845803" w14:textId="77777777" w:rsidR="00CD10AA" w:rsidRPr="00684445" w:rsidRDefault="00CD10AA" w:rsidP="00EE2D2B">
            <w:pPr>
              <w:jc w:val="center"/>
              <w:rPr>
                <w:rFonts w:ascii="Calibri" w:hAnsi="Calibri"/>
                <w:b/>
              </w:rPr>
            </w:pPr>
            <w:r w:rsidRPr="00684445">
              <w:rPr>
                <w:rFonts w:ascii="Calibri" w:hAnsi="Calibri"/>
                <w:b/>
              </w:rPr>
              <w:t>-5</w:t>
            </w:r>
          </w:p>
        </w:tc>
        <w:tc>
          <w:tcPr>
            <w:tcW w:w="0" w:type="auto"/>
            <w:vAlign w:val="center"/>
          </w:tcPr>
          <w:p w14:paraId="69845804" w14:textId="77777777" w:rsidR="00CD10AA" w:rsidRPr="00684445" w:rsidRDefault="00CD10AA" w:rsidP="00EE2D2B">
            <w:pPr>
              <w:jc w:val="center"/>
              <w:rPr>
                <w:rFonts w:ascii="Calibri" w:hAnsi="Calibri"/>
              </w:rPr>
            </w:pPr>
            <w:r w:rsidRPr="00684445">
              <w:rPr>
                <w:rFonts w:ascii="Calibri" w:hAnsi="Calibri"/>
              </w:rPr>
              <w:t>1.045</w:t>
            </w:r>
          </w:p>
        </w:tc>
        <w:tc>
          <w:tcPr>
            <w:tcW w:w="0" w:type="auto"/>
            <w:vAlign w:val="center"/>
          </w:tcPr>
          <w:p w14:paraId="69845805" w14:textId="77777777" w:rsidR="00CD10AA" w:rsidRPr="00684445" w:rsidRDefault="00CD10AA" w:rsidP="00EE2D2B">
            <w:pPr>
              <w:jc w:val="center"/>
              <w:rPr>
                <w:rFonts w:ascii="Calibri" w:hAnsi="Calibri"/>
              </w:rPr>
            </w:pPr>
            <w:r w:rsidRPr="00684445">
              <w:rPr>
                <w:rFonts w:ascii="Calibri" w:hAnsi="Calibri"/>
              </w:rPr>
              <w:t>1.054</w:t>
            </w:r>
          </w:p>
        </w:tc>
        <w:tc>
          <w:tcPr>
            <w:tcW w:w="0" w:type="auto"/>
            <w:vAlign w:val="center"/>
          </w:tcPr>
          <w:p w14:paraId="69845806" w14:textId="77777777" w:rsidR="00CD10AA" w:rsidRPr="00684445" w:rsidRDefault="00CD10AA" w:rsidP="00EE2D2B">
            <w:pPr>
              <w:jc w:val="center"/>
              <w:rPr>
                <w:rFonts w:ascii="Calibri" w:hAnsi="Calibri"/>
              </w:rPr>
            </w:pPr>
            <w:r w:rsidRPr="00684445">
              <w:rPr>
                <w:rFonts w:ascii="Calibri" w:hAnsi="Calibri"/>
              </w:rPr>
              <w:t>1.063</w:t>
            </w:r>
          </w:p>
        </w:tc>
        <w:tc>
          <w:tcPr>
            <w:tcW w:w="0" w:type="auto"/>
            <w:vAlign w:val="center"/>
          </w:tcPr>
          <w:p w14:paraId="69845807" w14:textId="77777777" w:rsidR="00CD10AA" w:rsidRPr="00684445" w:rsidRDefault="00CD10AA" w:rsidP="00EE2D2B">
            <w:pPr>
              <w:jc w:val="center"/>
              <w:rPr>
                <w:rFonts w:ascii="Calibri" w:hAnsi="Calibri"/>
              </w:rPr>
            </w:pPr>
            <w:r w:rsidRPr="00684445">
              <w:rPr>
                <w:rFonts w:ascii="Calibri" w:hAnsi="Calibri"/>
              </w:rPr>
              <w:t>1.072</w:t>
            </w:r>
          </w:p>
        </w:tc>
        <w:tc>
          <w:tcPr>
            <w:tcW w:w="0" w:type="auto"/>
            <w:vAlign w:val="center"/>
          </w:tcPr>
          <w:p w14:paraId="69845808" w14:textId="77777777" w:rsidR="00CD10AA" w:rsidRPr="00684445" w:rsidRDefault="00CD10AA" w:rsidP="00EE2D2B">
            <w:pPr>
              <w:jc w:val="center"/>
              <w:rPr>
                <w:rFonts w:ascii="Calibri" w:hAnsi="Calibri"/>
              </w:rPr>
            </w:pPr>
            <w:r w:rsidRPr="00684445">
              <w:rPr>
                <w:rFonts w:ascii="Calibri" w:hAnsi="Calibri"/>
              </w:rPr>
              <w:t>1.081</w:t>
            </w:r>
          </w:p>
        </w:tc>
        <w:tc>
          <w:tcPr>
            <w:tcW w:w="0" w:type="auto"/>
            <w:vAlign w:val="center"/>
          </w:tcPr>
          <w:p w14:paraId="69845809" w14:textId="77777777" w:rsidR="00CD10AA" w:rsidRPr="00684445" w:rsidRDefault="00CD10AA" w:rsidP="00EE2D2B">
            <w:pPr>
              <w:jc w:val="center"/>
              <w:rPr>
                <w:rFonts w:ascii="Calibri" w:hAnsi="Calibri"/>
              </w:rPr>
            </w:pPr>
            <w:r w:rsidRPr="00684445">
              <w:rPr>
                <w:rFonts w:ascii="Calibri" w:hAnsi="Calibri"/>
              </w:rPr>
              <w:t>1.090</w:t>
            </w:r>
          </w:p>
        </w:tc>
        <w:tc>
          <w:tcPr>
            <w:tcW w:w="0" w:type="auto"/>
            <w:vAlign w:val="center"/>
          </w:tcPr>
          <w:p w14:paraId="6984580A" w14:textId="77777777" w:rsidR="00CD10AA" w:rsidRPr="00684445" w:rsidRDefault="00CD10AA" w:rsidP="00EE2D2B">
            <w:pPr>
              <w:jc w:val="center"/>
              <w:rPr>
                <w:rFonts w:ascii="Calibri" w:hAnsi="Calibri"/>
              </w:rPr>
            </w:pPr>
            <w:r w:rsidRPr="00684445">
              <w:rPr>
                <w:rFonts w:ascii="Calibri" w:hAnsi="Calibri"/>
              </w:rPr>
              <w:t>1.099</w:t>
            </w:r>
          </w:p>
        </w:tc>
        <w:tc>
          <w:tcPr>
            <w:tcW w:w="0" w:type="auto"/>
            <w:vAlign w:val="center"/>
          </w:tcPr>
          <w:p w14:paraId="6984580B" w14:textId="77777777" w:rsidR="00CD10AA" w:rsidRPr="00684445" w:rsidRDefault="00CD10AA" w:rsidP="00EE2D2B">
            <w:pPr>
              <w:jc w:val="center"/>
              <w:rPr>
                <w:rFonts w:ascii="Calibri" w:hAnsi="Calibri"/>
              </w:rPr>
            </w:pPr>
            <w:r w:rsidRPr="00684445">
              <w:rPr>
                <w:rFonts w:ascii="Calibri" w:hAnsi="Calibri"/>
              </w:rPr>
              <w:t>1.108</w:t>
            </w:r>
          </w:p>
        </w:tc>
        <w:tc>
          <w:tcPr>
            <w:tcW w:w="0" w:type="auto"/>
            <w:vAlign w:val="center"/>
          </w:tcPr>
          <w:p w14:paraId="6984580C" w14:textId="77777777" w:rsidR="00CD10AA" w:rsidRPr="00684445" w:rsidRDefault="00CD10AA" w:rsidP="00EE2D2B">
            <w:pPr>
              <w:jc w:val="center"/>
              <w:rPr>
                <w:rFonts w:ascii="Calibri" w:hAnsi="Calibri"/>
              </w:rPr>
            </w:pPr>
            <w:r w:rsidRPr="00684445">
              <w:rPr>
                <w:rFonts w:ascii="Calibri" w:hAnsi="Calibri"/>
              </w:rPr>
              <w:t>1.117</w:t>
            </w:r>
          </w:p>
        </w:tc>
      </w:tr>
      <w:tr w:rsidR="00CD10AA" w:rsidRPr="000D1CB5" w14:paraId="69845819" w14:textId="77777777" w:rsidTr="002C7729">
        <w:trPr>
          <w:cantSplit/>
          <w:trHeight w:hRule="exact" w:val="187"/>
          <w:jc w:val="center"/>
        </w:trPr>
        <w:tc>
          <w:tcPr>
            <w:tcW w:w="0" w:type="auto"/>
            <w:vMerge/>
            <w:vAlign w:val="center"/>
          </w:tcPr>
          <w:p w14:paraId="6984580E" w14:textId="77777777" w:rsidR="00CD10AA" w:rsidRPr="00684445" w:rsidRDefault="00CD10AA" w:rsidP="00EE2D2B">
            <w:pPr>
              <w:jc w:val="center"/>
              <w:rPr>
                <w:rFonts w:ascii="Calibri" w:hAnsi="Calibri"/>
              </w:rPr>
            </w:pPr>
          </w:p>
        </w:tc>
        <w:tc>
          <w:tcPr>
            <w:tcW w:w="0" w:type="auto"/>
            <w:vAlign w:val="center"/>
          </w:tcPr>
          <w:p w14:paraId="6984580F" w14:textId="77777777" w:rsidR="00CD10AA" w:rsidRPr="00684445" w:rsidRDefault="00CD10AA" w:rsidP="00EE2D2B">
            <w:pPr>
              <w:jc w:val="center"/>
              <w:rPr>
                <w:rFonts w:ascii="Calibri" w:hAnsi="Calibri"/>
                <w:b/>
              </w:rPr>
            </w:pPr>
            <w:r w:rsidRPr="00684445">
              <w:rPr>
                <w:rFonts w:ascii="Calibri" w:hAnsi="Calibri"/>
                <w:b/>
              </w:rPr>
              <w:t>0</w:t>
            </w:r>
          </w:p>
        </w:tc>
        <w:tc>
          <w:tcPr>
            <w:tcW w:w="0" w:type="auto"/>
            <w:vAlign w:val="center"/>
          </w:tcPr>
          <w:p w14:paraId="69845810" w14:textId="77777777" w:rsidR="00CD10AA" w:rsidRPr="00684445" w:rsidRDefault="00CD10AA" w:rsidP="00EE2D2B">
            <w:pPr>
              <w:jc w:val="center"/>
              <w:rPr>
                <w:rFonts w:ascii="Calibri" w:hAnsi="Calibri"/>
              </w:rPr>
            </w:pPr>
            <w:r w:rsidRPr="00684445">
              <w:rPr>
                <w:rFonts w:ascii="Calibri" w:hAnsi="Calibri"/>
              </w:rPr>
              <w:t>1.039</w:t>
            </w:r>
          </w:p>
        </w:tc>
        <w:tc>
          <w:tcPr>
            <w:tcW w:w="0" w:type="auto"/>
            <w:vAlign w:val="center"/>
          </w:tcPr>
          <w:p w14:paraId="69845811" w14:textId="77777777" w:rsidR="00CD10AA" w:rsidRPr="00684445" w:rsidRDefault="00CD10AA" w:rsidP="00EE2D2B">
            <w:pPr>
              <w:jc w:val="center"/>
              <w:rPr>
                <w:rFonts w:ascii="Calibri" w:hAnsi="Calibri"/>
              </w:rPr>
            </w:pPr>
            <w:r w:rsidRPr="00684445">
              <w:rPr>
                <w:rFonts w:ascii="Calibri" w:hAnsi="Calibri"/>
              </w:rPr>
              <w:t>1.048</w:t>
            </w:r>
          </w:p>
        </w:tc>
        <w:tc>
          <w:tcPr>
            <w:tcW w:w="0" w:type="auto"/>
            <w:vAlign w:val="center"/>
          </w:tcPr>
          <w:p w14:paraId="69845812" w14:textId="77777777" w:rsidR="00CD10AA" w:rsidRPr="00684445" w:rsidRDefault="00CD10AA" w:rsidP="00EE2D2B">
            <w:pPr>
              <w:jc w:val="center"/>
              <w:rPr>
                <w:rFonts w:ascii="Calibri" w:hAnsi="Calibri"/>
              </w:rPr>
            </w:pPr>
            <w:r w:rsidRPr="00684445">
              <w:rPr>
                <w:rFonts w:ascii="Calibri" w:hAnsi="Calibri"/>
              </w:rPr>
              <w:t>1.057</w:t>
            </w:r>
          </w:p>
        </w:tc>
        <w:tc>
          <w:tcPr>
            <w:tcW w:w="0" w:type="auto"/>
            <w:vAlign w:val="center"/>
          </w:tcPr>
          <w:p w14:paraId="69845813" w14:textId="77777777" w:rsidR="00CD10AA" w:rsidRPr="00684445" w:rsidRDefault="00CD10AA" w:rsidP="00EE2D2B">
            <w:pPr>
              <w:jc w:val="center"/>
              <w:rPr>
                <w:rFonts w:ascii="Calibri" w:hAnsi="Calibri"/>
              </w:rPr>
            </w:pPr>
            <w:r w:rsidRPr="00684445">
              <w:rPr>
                <w:rFonts w:ascii="Calibri" w:hAnsi="Calibri"/>
              </w:rPr>
              <w:t>1.066</w:t>
            </w:r>
          </w:p>
        </w:tc>
        <w:tc>
          <w:tcPr>
            <w:tcW w:w="0" w:type="auto"/>
            <w:vAlign w:val="center"/>
          </w:tcPr>
          <w:p w14:paraId="69845814" w14:textId="77777777" w:rsidR="00CD10AA" w:rsidRPr="00684445" w:rsidRDefault="00CD10AA" w:rsidP="00EE2D2B">
            <w:pPr>
              <w:jc w:val="center"/>
              <w:rPr>
                <w:rFonts w:ascii="Calibri" w:hAnsi="Calibri"/>
              </w:rPr>
            </w:pPr>
            <w:r w:rsidRPr="00684445">
              <w:rPr>
                <w:rFonts w:ascii="Calibri" w:hAnsi="Calibri"/>
              </w:rPr>
              <w:t>1.075</w:t>
            </w:r>
          </w:p>
        </w:tc>
        <w:tc>
          <w:tcPr>
            <w:tcW w:w="0" w:type="auto"/>
            <w:vAlign w:val="center"/>
          </w:tcPr>
          <w:p w14:paraId="69845815" w14:textId="77777777" w:rsidR="00CD10AA" w:rsidRPr="00684445" w:rsidRDefault="00CD10AA" w:rsidP="00EE2D2B">
            <w:pPr>
              <w:jc w:val="center"/>
              <w:rPr>
                <w:rFonts w:ascii="Calibri" w:hAnsi="Calibri"/>
              </w:rPr>
            </w:pPr>
            <w:r w:rsidRPr="00684445">
              <w:rPr>
                <w:rFonts w:ascii="Calibri" w:hAnsi="Calibri"/>
              </w:rPr>
              <w:t>1.084</w:t>
            </w:r>
          </w:p>
        </w:tc>
        <w:tc>
          <w:tcPr>
            <w:tcW w:w="0" w:type="auto"/>
            <w:vAlign w:val="center"/>
          </w:tcPr>
          <w:p w14:paraId="69845816" w14:textId="77777777" w:rsidR="00CD10AA" w:rsidRPr="00684445" w:rsidRDefault="00CD10AA" w:rsidP="00EE2D2B">
            <w:pPr>
              <w:jc w:val="center"/>
              <w:rPr>
                <w:rFonts w:ascii="Calibri" w:hAnsi="Calibri"/>
              </w:rPr>
            </w:pPr>
            <w:r w:rsidRPr="00684445">
              <w:rPr>
                <w:rFonts w:ascii="Calibri" w:hAnsi="Calibri"/>
              </w:rPr>
              <w:t>1.093</w:t>
            </w:r>
          </w:p>
        </w:tc>
        <w:tc>
          <w:tcPr>
            <w:tcW w:w="0" w:type="auto"/>
            <w:vAlign w:val="center"/>
          </w:tcPr>
          <w:p w14:paraId="69845817" w14:textId="77777777" w:rsidR="00CD10AA" w:rsidRPr="00684445" w:rsidRDefault="00CD10AA" w:rsidP="00EE2D2B">
            <w:pPr>
              <w:jc w:val="center"/>
              <w:rPr>
                <w:rFonts w:ascii="Calibri" w:hAnsi="Calibri"/>
              </w:rPr>
            </w:pPr>
            <w:r w:rsidRPr="00684445">
              <w:rPr>
                <w:rFonts w:ascii="Calibri" w:hAnsi="Calibri"/>
              </w:rPr>
              <w:t>1.102</w:t>
            </w:r>
          </w:p>
        </w:tc>
        <w:tc>
          <w:tcPr>
            <w:tcW w:w="0" w:type="auto"/>
            <w:vAlign w:val="center"/>
          </w:tcPr>
          <w:p w14:paraId="69845818" w14:textId="77777777" w:rsidR="00CD10AA" w:rsidRPr="00684445" w:rsidRDefault="00CD10AA" w:rsidP="00EE2D2B">
            <w:pPr>
              <w:jc w:val="center"/>
              <w:rPr>
                <w:rFonts w:ascii="Calibri" w:hAnsi="Calibri"/>
              </w:rPr>
            </w:pPr>
            <w:r w:rsidRPr="00684445">
              <w:rPr>
                <w:rFonts w:ascii="Calibri" w:hAnsi="Calibri"/>
              </w:rPr>
              <w:t>1.111</w:t>
            </w:r>
          </w:p>
        </w:tc>
      </w:tr>
      <w:tr w:rsidR="00CD10AA" w:rsidRPr="000D1CB5" w14:paraId="69845825" w14:textId="77777777" w:rsidTr="002C7729">
        <w:trPr>
          <w:cantSplit/>
          <w:trHeight w:hRule="exact" w:val="187"/>
          <w:jc w:val="center"/>
        </w:trPr>
        <w:tc>
          <w:tcPr>
            <w:tcW w:w="0" w:type="auto"/>
            <w:vMerge/>
            <w:vAlign w:val="center"/>
          </w:tcPr>
          <w:p w14:paraId="6984581A" w14:textId="77777777" w:rsidR="00CD10AA" w:rsidRPr="00684445" w:rsidRDefault="00CD10AA" w:rsidP="00EE2D2B">
            <w:pPr>
              <w:jc w:val="center"/>
              <w:rPr>
                <w:rFonts w:ascii="Calibri" w:hAnsi="Calibri"/>
              </w:rPr>
            </w:pPr>
          </w:p>
        </w:tc>
        <w:tc>
          <w:tcPr>
            <w:tcW w:w="0" w:type="auto"/>
            <w:vAlign w:val="center"/>
          </w:tcPr>
          <w:p w14:paraId="6984581B" w14:textId="77777777" w:rsidR="00CD10AA" w:rsidRPr="00684445" w:rsidRDefault="00CD10AA" w:rsidP="00EE2D2B">
            <w:pPr>
              <w:jc w:val="center"/>
              <w:rPr>
                <w:rFonts w:ascii="Calibri" w:hAnsi="Calibri"/>
                <w:b/>
              </w:rPr>
            </w:pPr>
            <w:r w:rsidRPr="00684445">
              <w:rPr>
                <w:rFonts w:ascii="Calibri" w:hAnsi="Calibri"/>
                <w:b/>
              </w:rPr>
              <w:t>5</w:t>
            </w:r>
          </w:p>
        </w:tc>
        <w:tc>
          <w:tcPr>
            <w:tcW w:w="0" w:type="auto"/>
            <w:vAlign w:val="center"/>
          </w:tcPr>
          <w:p w14:paraId="6984581C" w14:textId="77777777" w:rsidR="00CD10AA" w:rsidRPr="00684445" w:rsidRDefault="00CD10AA" w:rsidP="00EE2D2B">
            <w:pPr>
              <w:jc w:val="center"/>
              <w:rPr>
                <w:rFonts w:ascii="Calibri" w:hAnsi="Calibri"/>
              </w:rPr>
            </w:pPr>
            <w:r w:rsidRPr="00684445">
              <w:rPr>
                <w:rFonts w:ascii="Calibri" w:hAnsi="Calibri"/>
              </w:rPr>
              <w:t>1.033</w:t>
            </w:r>
          </w:p>
        </w:tc>
        <w:tc>
          <w:tcPr>
            <w:tcW w:w="0" w:type="auto"/>
            <w:vAlign w:val="center"/>
          </w:tcPr>
          <w:p w14:paraId="6984581D" w14:textId="77777777" w:rsidR="00CD10AA" w:rsidRPr="00684445" w:rsidRDefault="00CD10AA" w:rsidP="00EE2D2B">
            <w:pPr>
              <w:jc w:val="center"/>
              <w:rPr>
                <w:rFonts w:ascii="Calibri" w:hAnsi="Calibri"/>
              </w:rPr>
            </w:pPr>
            <w:r w:rsidRPr="00684445">
              <w:rPr>
                <w:rFonts w:ascii="Calibri" w:hAnsi="Calibri"/>
              </w:rPr>
              <w:t>1.042</w:t>
            </w:r>
          </w:p>
        </w:tc>
        <w:tc>
          <w:tcPr>
            <w:tcW w:w="0" w:type="auto"/>
            <w:vAlign w:val="center"/>
          </w:tcPr>
          <w:p w14:paraId="6984581E" w14:textId="77777777" w:rsidR="00CD10AA" w:rsidRPr="00684445" w:rsidRDefault="00CD10AA" w:rsidP="00EE2D2B">
            <w:pPr>
              <w:jc w:val="center"/>
              <w:rPr>
                <w:rFonts w:ascii="Calibri" w:hAnsi="Calibri"/>
              </w:rPr>
            </w:pPr>
            <w:r w:rsidRPr="00684445">
              <w:rPr>
                <w:rFonts w:ascii="Calibri" w:hAnsi="Calibri"/>
              </w:rPr>
              <w:t>1.051</w:t>
            </w:r>
          </w:p>
        </w:tc>
        <w:tc>
          <w:tcPr>
            <w:tcW w:w="0" w:type="auto"/>
            <w:vAlign w:val="center"/>
          </w:tcPr>
          <w:p w14:paraId="6984581F" w14:textId="77777777" w:rsidR="00CD10AA" w:rsidRPr="00684445" w:rsidRDefault="00CD10AA" w:rsidP="00EE2D2B">
            <w:pPr>
              <w:jc w:val="center"/>
              <w:rPr>
                <w:rFonts w:ascii="Calibri" w:hAnsi="Calibri"/>
              </w:rPr>
            </w:pPr>
            <w:r w:rsidRPr="00684445">
              <w:rPr>
                <w:rFonts w:ascii="Calibri" w:hAnsi="Calibri"/>
              </w:rPr>
              <w:t>1.060</w:t>
            </w:r>
          </w:p>
        </w:tc>
        <w:tc>
          <w:tcPr>
            <w:tcW w:w="0" w:type="auto"/>
            <w:vAlign w:val="center"/>
          </w:tcPr>
          <w:p w14:paraId="69845820" w14:textId="77777777" w:rsidR="00CD10AA" w:rsidRPr="00684445" w:rsidRDefault="00CD10AA" w:rsidP="00EE2D2B">
            <w:pPr>
              <w:jc w:val="center"/>
              <w:rPr>
                <w:rFonts w:ascii="Calibri" w:hAnsi="Calibri"/>
              </w:rPr>
            </w:pPr>
            <w:r w:rsidRPr="00684445">
              <w:rPr>
                <w:rFonts w:ascii="Calibri" w:hAnsi="Calibri"/>
              </w:rPr>
              <w:t>1.069</w:t>
            </w:r>
          </w:p>
        </w:tc>
        <w:tc>
          <w:tcPr>
            <w:tcW w:w="0" w:type="auto"/>
            <w:vAlign w:val="center"/>
          </w:tcPr>
          <w:p w14:paraId="69845821" w14:textId="77777777" w:rsidR="00CD10AA" w:rsidRPr="00684445" w:rsidRDefault="00CD10AA" w:rsidP="00EE2D2B">
            <w:pPr>
              <w:jc w:val="center"/>
              <w:rPr>
                <w:rFonts w:ascii="Calibri" w:hAnsi="Calibri"/>
              </w:rPr>
            </w:pPr>
            <w:r w:rsidRPr="00684445">
              <w:rPr>
                <w:rFonts w:ascii="Calibri" w:hAnsi="Calibri"/>
              </w:rPr>
              <w:t>1.078</w:t>
            </w:r>
          </w:p>
        </w:tc>
        <w:tc>
          <w:tcPr>
            <w:tcW w:w="0" w:type="auto"/>
            <w:vAlign w:val="center"/>
          </w:tcPr>
          <w:p w14:paraId="69845822" w14:textId="77777777" w:rsidR="00CD10AA" w:rsidRPr="00684445" w:rsidRDefault="00CD10AA" w:rsidP="00EE2D2B">
            <w:pPr>
              <w:jc w:val="center"/>
              <w:rPr>
                <w:rFonts w:ascii="Calibri" w:hAnsi="Calibri"/>
              </w:rPr>
            </w:pPr>
            <w:r w:rsidRPr="00684445">
              <w:rPr>
                <w:rFonts w:ascii="Calibri" w:hAnsi="Calibri"/>
              </w:rPr>
              <w:t>1.087</w:t>
            </w:r>
          </w:p>
        </w:tc>
        <w:tc>
          <w:tcPr>
            <w:tcW w:w="0" w:type="auto"/>
            <w:vAlign w:val="center"/>
          </w:tcPr>
          <w:p w14:paraId="69845823" w14:textId="77777777" w:rsidR="00CD10AA" w:rsidRPr="00684445" w:rsidRDefault="00CD10AA" w:rsidP="00EE2D2B">
            <w:pPr>
              <w:jc w:val="center"/>
              <w:rPr>
                <w:rFonts w:ascii="Calibri" w:hAnsi="Calibri"/>
              </w:rPr>
            </w:pPr>
            <w:r w:rsidRPr="00684445">
              <w:rPr>
                <w:rFonts w:ascii="Calibri" w:hAnsi="Calibri"/>
              </w:rPr>
              <w:t>1.096</w:t>
            </w:r>
          </w:p>
        </w:tc>
        <w:tc>
          <w:tcPr>
            <w:tcW w:w="0" w:type="auto"/>
            <w:vAlign w:val="center"/>
          </w:tcPr>
          <w:p w14:paraId="69845824" w14:textId="77777777" w:rsidR="00CD10AA" w:rsidRPr="00684445" w:rsidRDefault="00CD10AA" w:rsidP="00EE2D2B">
            <w:pPr>
              <w:jc w:val="center"/>
              <w:rPr>
                <w:rFonts w:ascii="Calibri" w:hAnsi="Calibri"/>
              </w:rPr>
            </w:pPr>
            <w:r w:rsidRPr="00684445">
              <w:rPr>
                <w:rFonts w:ascii="Calibri" w:hAnsi="Calibri"/>
              </w:rPr>
              <w:t>1.105</w:t>
            </w:r>
          </w:p>
        </w:tc>
      </w:tr>
      <w:tr w:rsidR="00CD10AA" w:rsidRPr="000D1CB5" w14:paraId="69845831" w14:textId="77777777" w:rsidTr="002C7729">
        <w:trPr>
          <w:cantSplit/>
          <w:trHeight w:hRule="exact" w:val="187"/>
          <w:jc w:val="center"/>
        </w:trPr>
        <w:tc>
          <w:tcPr>
            <w:tcW w:w="0" w:type="auto"/>
            <w:vMerge/>
            <w:vAlign w:val="center"/>
          </w:tcPr>
          <w:p w14:paraId="69845826" w14:textId="77777777" w:rsidR="00CD10AA" w:rsidRPr="00684445" w:rsidRDefault="00CD10AA" w:rsidP="00EE2D2B">
            <w:pPr>
              <w:jc w:val="center"/>
              <w:rPr>
                <w:rFonts w:ascii="Calibri" w:hAnsi="Calibri"/>
              </w:rPr>
            </w:pPr>
          </w:p>
        </w:tc>
        <w:tc>
          <w:tcPr>
            <w:tcW w:w="0" w:type="auto"/>
            <w:vAlign w:val="center"/>
          </w:tcPr>
          <w:p w14:paraId="69845827" w14:textId="77777777" w:rsidR="00CD10AA" w:rsidRPr="00684445" w:rsidRDefault="00CD10AA" w:rsidP="00EE2D2B">
            <w:pPr>
              <w:jc w:val="center"/>
              <w:rPr>
                <w:rFonts w:ascii="Calibri" w:hAnsi="Calibri"/>
                <w:b/>
              </w:rPr>
            </w:pPr>
            <w:r w:rsidRPr="00684445">
              <w:rPr>
                <w:rFonts w:ascii="Calibri" w:hAnsi="Calibri"/>
                <w:b/>
              </w:rPr>
              <w:t>10</w:t>
            </w:r>
          </w:p>
        </w:tc>
        <w:tc>
          <w:tcPr>
            <w:tcW w:w="0" w:type="auto"/>
            <w:vAlign w:val="center"/>
          </w:tcPr>
          <w:p w14:paraId="69845828" w14:textId="77777777" w:rsidR="00CD10AA" w:rsidRPr="00684445" w:rsidRDefault="00CD10AA" w:rsidP="00EE2D2B">
            <w:pPr>
              <w:jc w:val="center"/>
              <w:rPr>
                <w:rFonts w:ascii="Calibri" w:hAnsi="Calibri"/>
              </w:rPr>
            </w:pPr>
            <w:r w:rsidRPr="00684445">
              <w:rPr>
                <w:rFonts w:ascii="Calibri" w:hAnsi="Calibri"/>
              </w:rPr>
              <w:t>1.028</w:t>
            </w:r>
          </w:p>
        </w:tc>
        <w:tc>
          <w:tcPr>
            <w:tcW w:w="0" w:type="auto"/>
            <w:vAlign w:val="center"/>
          </w:tcPr>
          <w:p w14:paraId="69845829" w14:textId="77777777" w:rsidR="00CD10AA" w:rsidRPr="00684445" w:rsidRDefault="00CD10AA" w:rsidP="00EE2D2B">
            <w:pPr>
              <w:jc w:val="center"/>
              <w:rPr>
                <w:rFonts w:ascii="Calibri" w:hAnsi="Calibri"/>
              </w:rPr>
            </w:pPr>
            <w:r w:rsidRPr="00684445">
              <w:rPr>
                <w:rFonts w:ascii="Calibri" w:hAnsi="Calibri"/>
              </w:rPr>
              <w:t>1.037</w:t>
            </w:r>
          </w:p>
        </w:tc>
        <w:tc>
          <w:tcPr>
            <w:tcW w:w="0" w:type="auto"/>
            <w:vAlign w:val="center"/>
          </w:tcPr>
          <w:p w14:paraId="6984582A" w14:textId="77777777" w:rsidR="00CD10AA" w:rsidRPr="00684445" w:rsidRDefault="00CD10AA" w:rsidP="00EE2D2B">
            <w:pPr>
              <w:jc w:val="center"/>
              <w:rPr>
                <w:rFonts w:ascii="Calibri" w:hAnsi="Calibri"/>
              </w:rPr>
            </w:pPr>
            <w:r w:rsidRPr="00684445">
              <w:rPr>
                <w:rFonts w:ascii="Calibri" w:hAnsi="Calibri"/>
              </w:rPr>
              <w:t>1.046</w:t>
            </w:r>
          </w:p>
        </w:tc>
        <w:tc>
          <w:tcPr>
            <w:tcW w:w="0" w:type="auto"/>
            <w:vAlign w:val="center"/>
          </w:tcPr>
          <w:p w14:paraId="6984582B" w14:textId="77777777" w:rsidR="00CD10AA" w:rsidRPr="00684445" w:rsidRDefault="00CD10AA" w:rsidP="00EE2D2B">
            <w:pPr>
              <w:jc w:val="center"/>
              <w:rPr>
                <w:rFonts w:ascii="Calibri" w:hAnsi="Calibri"/>
              </w:rPr>
            </w:pPr>
            <w:r w:rsidRPr="00684445">
              <w:rPr>
                <w:rFonts w:ascii="Calibri" w:hAnsi="Calibri"/>
              </w:rPr>
              <w:t>1.055</w:t>
            </w:r>
          </w:p>
        </w:tc>
        <w:tc>
          <w:tcPr>
            <w:tcW w:w="0" w:type="auto"/>
            <w:vAlign w:val="center"/>
          </w:tcPr>
          <w:p w14:paraId="6984582C" w14:textId="77777777" w:rsidR="00CD10AA" w:rsidRPr="00684445" w:rsidRDefault="00CD10AA" w:rsidP="00EE2D2B">
            <w:pPr>
              <w:jc w:val="center"/>
              <w:rPr>
                <w:rFonts w:ascii="Calibri" w:hAnsi="Calibri"/>
              </w:rPr>
            </w:pPr>
            <w:r w:rsidRPr="00684445">
              <w:rPr>
                <w:rFonts w:ascii="Calibri" w:hAnsi="Calibri"/>
              </w:rPr>
              <w:t>1.064</w:t>
            </w:r>
          </w:p>
        </w:tc>
        <w:tc>
          <w:tcPr>
            <w:tcW w:w="0" w:type="auto"/>
            <w:vAlign w:val="center"/>
          </w:tcPr>
          <w:p w14:paraId="6984582D" w14:textId="77777777" w:rsidR="00CD10AA" w:rsidRPr="00684445" w:rsidRDefault="00CD10AA" w:rsidP="00EE2D2B">
            <w:pPr>
              <w:jc w:val="center"/>
              <w:rPr>
                <w:rFonts w:ascii="Calibri" w:hAnsi="Calibri"/>
              </w:rPr>
            </w:pPr>
            <w:r w:rsidRPr="00684445">
              <w:rPr>
                <w:rFonts w:ascii="Calibri" w:hAnsi="Calibri"/>
              </w:rPr>
              <w:t>1.072</w:t>
            </w:r>
          </w:p>
        </w:tc>
        <w:tc>
          <w:tcPr>
            <w:tcW w:w="0" w:type="auto"/>
            <w:vAlign w:val="center"/>
          </w:tcPr>
          <w:p w14:paraId="6984582E" w14:textId="77777777" w:rsidR="00CD10AA" w:rsidRPr="00684445" w:rsidRDefault="00CD10AA" w:rsidP="00EE2D2B">
            <w:pPr>
              <w:jc w:val="center"/>
              <w:rPr>
                <w:rFonts w:ascii="Calibri" w:hAnsi="Calibri"/>
              </w:rPr>
            </w:pPr>
            <w:r w:rsidRPr="00684445">
              <w:rPr>
                <w:rFonts w:ascii="Calibri" w:hAnsi="Calibri"/>
              </w:rPr>
              <w:t>1.081</w:t>
            </w:r>
          </w:p>
        </w:tc>
        <w:tc>
          <w:tcPr>
            <w:tcW w:w="0" w:type="auto"/>
            <w:vAlign w:val="center"/>
          </w:tcPr>
          <w:p w14:paraId="6984582F" w14:textId="77777777" w:rsidR="00CD10AA" w:rsidRPr="00684445" w:rsidRDefault="00CD10AA" w:rsidP="00EE2D2B">
            <w:pPr>
              <w:jc w:val="center"/>
              <w:rPr>
                <w:rFonts w:ascii="Calibri" w:hAnsi="Calibri"/>
              </w:rPr>
            </w:pPr>
            <w:r w:rsidRPr="00684445">
              <w:rPr>
                <w:rFonts w:ascii="Calibri" w:hAnsi="Calibri"/>
              </w:rPr>
              <w:t>1.090</w:t>
            </w:r>
          </w:p>
        </w:tc>
        <w:tc>
          <w:tcPr>
            <w:tcW w:w="0" w:type="auto"/>
            <w:vAlign w:val="center"/>
          </w:tcPr>
          <w:p w14:paraId="69845830" w14:textId="77777777" w:rsidR="00CD10AA" w:rsidRPr="00684445" w:rsidRDefault="00CD10AA" w:rsidP="00EE2D2B">
            <w:pPr>
              <w:jc w:val="center"/>
              <w:rPr>
                <w:rFonts w:ascii="Calibri" w:hAnsi="Calibri"/>
              </w:rPr>
            </w:pPr>
            <w:r w:rsidRPr="00684445">
              <w:rPr>
                <w:rFonts w:ascii="Calibri" w:hAnsi="Calibri"/>
              </w:rPr>
              <w:t>1.099</w:t>
            </w:r>
          </w:p>
        </w:tc>
      </w:tr>
      <w:tr w:rsidR="00CD10AA" w:rsidRPr="000D1CB5" w14:paraId="6984583D" w14:textId="77777777" w:rsidTr="002C7729">
        <w:trPr>
          <w:cantSplit/>
          <w:trHeight w:hRule="exact" w:val="187"/>
          <w:jc w:val="center"/>
        </w:trPr>
        <w:tc>
          <w:tcPr>
            <w:tcW w:w="0" w:type="auto"/>
            <w:vMerge/>
            <w:vAlign w:val="center"/>
          </w:tcPr>
          <w:p w14:paraId="69845832" w14:textId="77777777" w:rsidR="00CD10AA" w:rsidRPr="00684445" w:rsidRDefault="00CD10AA" w:rsidP="00EE2D2B">
            <w:pPr>
              <w:jc w:val="center"/>
              <w:rPr>
                <w:rFonts w:ascii="Calibri" w:hAnsi="Calibri"/>
              </w:rPr>
            </w:pPr>
          </w:p>
        </w:tc>
        <w:tc>
          <w:tcPr>
            <w:tcW w:w="0" w:type="auto"/>
            <w:vAlign w:val="center"/>
          </w:tcPr>
          <w:p w14:paraId="69845833" w14:textId="77777777" w:rsidR="00CD10AA" w:rsidRPr="00684445" w:rsidRDefault="00CD10AA" w:rsidP="00EE2D2B">
            <w:pPr>
              <w:jc w:val="center"/>
              <w:rPr>
                <w:rFonts w:ascii="Calibri" w:hAnsi="Calibri"/>
                <w:b/>
              </w:rPr>
            </w:pPr>
            <w:r w:rsidRPr="00684445">
              <w:rPr>
                <w:rFonts w:ascii="Calibri" w:hAnsi="Calibri"/>
                <w:b/>
              </w:rPr>
              <w:t>15</w:t>
            </w:r>
          </w:p>
        </w:tc>
        <w:tc>
          <w:tcPr>
            <w:tcW w:w="0" w:type="auto"/>
            <w:vAlign w:val="center"/>
          </w:tcPr>
          <w:p w14:paraId="69845834" w14:textId="77777777" w:rsidR="00CD10AA" w:rsidRPr="00684445" w:rsidRDefault="00CD10AA" w:rsidP="00EE2D2B">
            <w:pPr>
              <w:jc w:val="center"/>
              <w:rPr>
                <w:rFonts w:ascii="Calibri" w:hAnsi="Calibri"/>
              </w:rPr>
            </w:pPr>
            <w:r w:rsidRPr="00684445">
              <w:rPr>
                <w:rFonts w:ascii="Calibri" w:hAnsi="Calibri"/>
              </w:rPr>
              <w:t>1.023</w:t>
            </w:r>
          </w:p>
        </w:tc>
        <w:tc>
          <w:tcPr>
            <w:tcW w:w="0" w:type="auto"/>
            <w:vAlign w:val="center"/>
          </w:tcPr>
          <w:p w14:paraId="69845835" w14:textId="77777777" w:rsidR="00CD10AA" w:rsidRPr="00684445" w:rsidRDefault="00CD10AA" w:rsidP="00EE2D2B">
            <w:pPr>
              <w:jc w:val="center"/>
              <w:rPr>
                <w:rFonts w:ascii="Calibri" w:hAnsi="Calibri"/>
              </w:rPr>
            </w:pPr>
            <w:r w:rsidRPr="00684445">
              <w:rPr>
                <w:rFonts w:ascii="Calibri" w:hAnsi="Calibri"/>
              </w:rPr>
              <w:t>1.031</w:t>
            </w:r>
          </w:p>
        </w:tc>
        <w:tc>
          <w:tcPr>
            <w:tcW w:w="0" w:type="auto"/>
            <w:vAlign w:val="center"/>
          </w:tcPr>
          <w:p w14:paraId="69845836" w14:textId="77777777" w:rsidR="00CD10AA" w:rsidRPr="00684445" w:rsidRDefault="00CD10AA" w:rsidP="00EE2D2B">
            <w:pPr>
              <w:jc w:val="center"/>
              <w:rPr>
                <w:rFonts w:ascii="Calibri" w:hAnsi="Calibri"/>
              </w:rPr>
            </w:pPr>
            <w:r w:rsidRPr="00684445">
              <w:rPr>
                <w:rFonts w:ascii="Calibri" w:hAnsi="Calibri"/>
              </w:rPr>
              <w:t>1.040</w:t>
            </w:r>
          </w:p>
        </w:tc>
        <w:tc>
          <w:tcPr>
            <w:tcW w:w="0" w:type="auto"/>
            <w:vAlign w:val="center"/>
          </w:tcPr>
          <w:p w14:paraId="69845837" w14:textId="77777777" w:rsidR="00CD10AA" w:rsidRPr="00684445" w:rsidRDefault="00CD10AA" w:rsidP="00EE2D2B">
            <w:pPr>
              <w:jc w:val="center"/>
              <w:rPr>
                <w:rFonts w:ascii="Calibri" w:hAnsi="Calibri"/>
              </w:rPr>
            </w:pPr>
            <w:r w:rsidRPr="00684445">
              <w:rPr>
                <w:rFonts w:ascii="Calibri" w:hAnsi="Calibri"/>
              </w:rPr>
              <w:t>1.049</w:t>
            </w:r>
          </w:p>
        </w:tc>
        <w:tc>
          <w:tcPr>
            <w:tcW w:w="0" w:type="auto"/>
            <w:vAlign w:val="center"/>
          </w:tcPr>
          <w:p w14:paraId="69845838" w14:textId="77777777" w:rsidR="00CD10AA" w:rsidRPr="00684445" w:rsidRDefault="00CD10AA" w:rsidP="00EE2D2B">
            <w:pPr>
              <w:jc w:val="center"/>
              <w:rPr>
                <w:rFonts w:ascii="Calibri" w:hAnsi="Calibri"/>
              </w:rPr>
            </w:pPr>
            <w:r w:rsidRPr="00684445">
              <w:rPr>
                <w:rFonts w:ascii="Calibri" w:hAnsi="Calibri"/>
              </w:rPr>
              <w:t>1.058</w:t>
            </w:r>
          </w:p>
        </w:tc>
        <w:tc>
          <w:tcPr>
            <w:tcW w:w="0" w:type="auto"/>
            <w:vAlign w:val="center"/>
          </w:tcPr>
          <w:p w14:paraId="69845839" w14:textId="77777777" w:rsidR="00CD10AA" w:rsidRPr="00684445" w:rsidRDefault="00CD10AA" w:rsidP="00EE2D2B">
            <w:pPr>
              <w:jc w:val="center"/>
              <w:rPr>
                <w:rFonts w:ascii="Calibri" w:hAnsi="Calibri"/>
              </w:rPr>
            </w:pPr>
            <w:r w:rsidRPr="00684445">
              <w:rPr>
                <w:rFonts w:ascii="Calibri" w:hAnsi="Calibri"/>
              </w:rPr>
              <w:t>1.067</w:t>
            </w:r>
          </w:p>
        </w:tc>
        <w:tc>
          <w:tcPr>
            <w:tcW w:w="0" w:type="auto"/>
            <w:vAlign w:val="center"/>
          </w:tcPr>
          <w:p w14:paraId="6984583A" w14:textId="77777777" w:rsidR="00CD10AA" w:rsidRPr="00684445" w:rsidRDefault="00CD10AA" w:rsidP="00EE2D2B">
            <w:pPr>
              <w:jc w:val="center"/>
              <w:rPr>
                <w:rFonts w:ascii="Calibri" w:hAnsi="Calibri"/>
              </w:rPr>
            </w:pPr>
            <w:r w:rsidRPr="00684445">
              <w:rPr>
                <w:rFonts w:ascii="Calibri" w:hAnsi="Calibri"/>
              </w:rPr>
              <w:t>1.076</w:t>
            </w:r>
          </w:p>
        </w:tc>
        <w:tc>
          <w:tcPr>
            <w:tcW w:w="0" w:type="auto"/>
            <w:vAlign w:val="center"/>
          </w:tcPr>
          <w:p w14:paraId="6984583B" w14:textId="77777777" w:rsidR="00CD10AA" w:rsidRPr="00684445" w:rsidRDefault="00CD10AA" w:rsidP="00EE2D2B">
            <w:pPr>
              <w:jc w:val="center"/>
              <w:rPr>
                <w:rFonts w:ascii="Calibri" w:hAnsi="Calibri"/>
              </w:rPr>
            </w:pPr>
            <w:r w:rsidRPr="00684445">
              <w:rPr>
                <w:rFonts w:ascii="Calibri" w:hAnsi="Calibri"/>
              </w:rPr>
              <w:t>1.084</w:t>
            </w:r>
          </w:p>
        </w:tc>
        <w:tc>
          <w:tcPr>
            <w:tcW w:w="0" w:type="auto"/>
            <w:vAlign w:val="center"/>
          </w:tcPr>
          <w:p w14:paraId="6984583C" w14:textId="77777777" w:rsidR="00CD10AA" w:rsidRPr="00684445" w:rsidRDefault="00CD10AA" w:rsidP="00EE2D2B">
            <w:pPr>
              <w:jc w:val="center"/>
              <w:rPr>
                <w:rFonts w:ascii="Calibri" w:hAnsi="Calibri"/>
              </w:rPr>
            </w:pPr>
            <w:r w:rsidRPr="00684445">
              <w:rPr>
                <w:rFonts w:ascii="Calibri" w:hAnsi="Calibri"/>
              </w:rPr>
              <w:t>1.093</w:t>
            </w:r>
          </w:p>
        </w:tc>
      </w:tr>
      <w:tr w:rsidR="00CD10AA" w:rsidRPr="000D1CB5" w14:paraId="69845849" w14:textId="77777777" w:rsidTr="002C7729">
        <w:trPr>
          <w:cantSplit/>
          <w:trHeight w:hRule="exact" w:val="187"/>
          <w:jc w:val="center"/>
        </w:trPr>
        <w:tc>
          <w:tcPr>
            <w:tcW w:w="0" w:type="auto"/>
            <w:vMerge/>
            <w:vAlign w:val="center"/>
          </w:tcPr>
          <w:p w14:paraId="6984583E" w14:textId="77777777" w:rsidR="00CD10AA" w:rsidRPr="00684445" w:rsidRDefault="00CD10AA" w:rsidP="00EE2D2B">
            <w:pPr>
              <w:jc w:val="center"/>
              <w:rPr>
                <w:rFonts w:ascii="Calibri" w:hAnsi="Calibri"/>
              </w:rPr>
            </w:pPr>
          </w:p>
        </w:tc>
        <w:tc>
          <w:tcPr>
            <w:tcW w:w="0" w:type="auto"/>
            <w:vAlign w:val="center"/>
          </w:tcPr>
          <w:p w14:paraId="6984583F" w14:textId="77777777" w:rsidR="00CD10AA" w:rsidRPr="00684445" w:rsidRDefault="00CD10AA" w:rsidP="00EE2D2B">
            <w:pPr>
              <w:jc w:val="center"/>
              <w:rPr>
                <w:rFonts w:ascii="Calibri" w:hAnsi="Calibri"/>
                <w:b/>
              </w:rPr>
            </w:pPr>
            <w:r w:rsidRPr="00684445">
              <w:rPr>
                <w:rFonts w:ascii="Calibri" w:hAnsi="Calibri"/>
                <w:b/>
              </w:rPr>
              <w:t>20</w:t>
            </w:r>
          </w:p>
        </w:tc>
        <w:tc>
          <w:tcPr>
            <w:tcW w:w="0" w:type="auto"/>
            <w:vAlign w:val="center"/>
          </w:tcPr>
          <w:p w14:paraId="69845840" w14:textId="77777777" w:rsidR="00CD10AA" w:rsidRPr="00684445" w:rsidRDefault="00CD10AA" w:rsidP="00EE2D2B">
            <w:pPr>
              <w:jc w:val="center"/>
              <w:rPr>
                <w:rFonts w:ascii="Calibri" w:hAnsi="Calibri"/>
              </w:rPr>
            </w:pPr>
            <w:r w:rsidRPr="00684445">
              <w:rPr>
                <w:rFonts w:ascii="Calibri" w:hAnsi="Calibri"/>
              </w:rPr>
              <w:t>1.017</w:t>
            </w:r>
          </w:p>
        </w:tc>
        <w:tc>
          <w:tcPr>
            <w:tcW w:w="0" w:type="auto"/>
            <w:vAlign w:val="center"/>
          </w:tcPr>
          <w:p w14:paraId="69845841" w14:textId="77777777" w:rsidR="00CD10AA" w:rsidRPr="00684445" w:rsidRDefault="00CD10AA" w:rsidP="00EE2D2B">
            <w:pPr>
              <w:jc w:val="center"/>
              <w:rPr>
                <w:rFonts w:ascii="Calibri" w:hAnsi="Calibri"/>
              </w:rPr>
            </w:pPr>
            <w:r w:rsidRPr="00684445">
              <w:rPr>
                <w:rFonts w:ascii="Calibri" w:hAnsi="Calibri"/>
              </w:rPr>
              <w:t>1.026</w:t>
            </w:r>
          </w:p>
        </w:tc>
        <w:tc>
          <w:tcPr>
            <w:tcW w:w="0" w:type="auto"/>
            <w:vAlign w:val="center"/>
          </w:tcPr>
          <w:p w14:paraId="69845842" w14:textId="77777777" w:rsidR="00CD10AA" w:rsidRPr="00684445" w:rsidRDefault="00CD10AA" w:rsidP="00EE2D2B">
            <w:pPr>
              <w:jc w:val="center"/>
              <w:rPr>
                <w:rFonts w:ascii="Calibri" w:hAnsi="Calibri"/>
              </w:rPr>
            </w:pPr>
            <w:r w:rsidRPr="00684445">
              <w:rPr>
                <w:rFonts w:ascii="Calibri" w:hAnsi="Calibri"/>
              </w:rPr>
              <w:t>1.035</w:t>
            </w:r>
          </w:p>
        </w:tc>
        <w:tc>
          <w:tcPr>
            <w:tcW w:w="0" w:type="auto"/>
            <w:vAlign w:val="center"/>
          </w:tcPr>
          <w:p w14:paraId="69845843" w14:textId="77777777" w:rsidR="00CD10AA" w:rsidRPr="00684445" w:rsidRDefault="00CD10AA" w:rsidP="00EE2D2B">
            <w:pPr>
              <w:jc w:val="center"/>
              <w:rPr>
                <w:rFonts w:ascii="Calibri" w:hAnsi="Calibri"/>
              </w:rPr>
            </w:pPr>
            <w:r w:rsidRPr="00684445">
              <w:rPr>
                <w:rFonts w:ascii="Calibri" w:hAnsi="Calibri"/>
              </w:rPr>
              <w:t>1.044</w:t>
            </w:r>
          </w:p>
        </w:tc>
        <w:tc>
          <w:tcPr>
            <w:tcW w:w="0" w:type="auto"/>
            <w:vAlign w:val="center"/>
          </w:tcPr>
          <w:p w14:paraId="69845844" w14:textId="77777777" w:rsidR="00CD10AA" w:rsidRPr="00684445" w:rsidRDefault="00CD10AA" w:rsidP="00EE2D2B">
            <w:pPr>
              <w:jc w:val="center"/>
              <w:rPr>
                <w:rFonts w:ascii="Calibri" w:hAnsi="Calibri"/>
              </w:rPr>
            </w:pPr>
            <w:r w:rsidRPr="00684445">
              <w:rPr>
                <w:rFonts w:ascii="Calibri" w:hAnsi="Calibri"/>
              </w:rPr>
              <w:t>1.052</w:t>
            </w:r>
          </w:p>
        </w:tc>
        <w:tc>
          <w:tcPr>
            <w:tcW w:w="0" w:type="auto"/>
            <w:vAlign w:val="center"/>
          </w:tcPr>
          <w:p w14:paraId="69845845" w14:textId="77777777" w:rsidR="00CD10AA" w:rsidRPr="00684445" w:rsidRDefault="00CD10AA" w:rsidP="00EE2D2B">
            <w:pPr>
              <w:jc w:val="center"/>
              <w:rPr>
                <w:rFonts w:ascii="Calibri" w:hAnsi="Calibri"/>
              </w:rPr>
            </w:pPr>
            <w:r w:rsidRPr="00684445">
              <w:rPr>
                <w:rFonts w:ascii="Calibri" w:hAnsi="Calibri"/>
              </w:rPr>
              <w:t>1.061</w:t>
            </w:r>
          </w:p>
        </w:tc>
        <w:tc>
          <w:tcPr>
            <w:tcW w:w="0" w:type="auto"/>
            <w:vAlign w:val="center"/>
          </w:tcPr>
          <w:p w14:paraId="69845846" w14:textId="77777777" w:rsidR="00CD10AA" w:rsidRPr="00684445" w:rsidRDefault="00CD10AA" w:rsidP="00EE2D2B">
            <w:pPr>
              <w:jc w:val="center"/>
              <w:rPr>
                <w:rFonts w:ascii="Calibri" w:hAnsi="Calibri"/>
              </w:rPr>
            </w:pPr>
            <w:r w:rsidRPr="00684445">
              <w:rPr>
                <w:rFonts w:ascii="Calibri" w:hAnsi="Calibri"/>
              </w:rPr>
              <w:t>1.070</w:t>
            </w:r>
          </w:p>
        </w:tc>
        <w:tc>
          <w:tcPr>
            <w:tcW w:w="0" w:type="auto"/>
            <w:vAlign w:val="center"/>
          </w:tcPr>
          <w:p w14:paraId="69845847" w14:textId="77777777" w:rsidR="00CD10AA" w:rsidRPr="00684445" w:rsidRDefault="00CD10AA" w:rsidP="00EE2D2B">
            <w:pPr>
              <w:jc w:val="center"/>
              <w:rPr>
                <w:rFonts w:ascii="Calibri" w:hAnsi="Calibri"/>
              </w:rPr>
            </w:pPr>
            <w:r w:rsidRPr="00684445">
              <w:rPr>
                <w:rFonts w:ascii="Calibri" w:hAnsi="Calibri"/>
              </w:rPr>
              <w:t>1.079</w:t>
            </w:r>
          </w:p>
        </w:tc>
        <w:tc>
          <w:tcPr>
            <w:tcW w:w="0" w:type="auto"/>
            <w:vAlign w:val="center"/>
          </w:tcPr>
          <w:p w14:paraId="69845848" w14:textId="77777777" w:rsidR="00CD10AA" w:rsidRPr="00684445" w:rsidRDefault="00CD10AA" w:rsidP="00EE2D2B">
            <w:pPr>
              <w:jc w:val="center"/>
              <w:rPr>
                <w:rFonts w:ascii="Calibri" w:hAnsi="Calibri"/>
              </w:rPr>
            </w:pPr>
            <w:r w:rsidRPr="00684445">
              <w:rPr>
                <w:rFonts w:ascii="Calibri" w:hAnsi="Calibri"/>
              </w:rPr>
              <w:t>1.087</w:t>
            </w:r>
          </w:p>
        </w:tc>
      </w:tr>
      <w:tr w:rsidR="00CD10AA" w:rsidRPr="000D1CB5" w14:paraId="69845855" w14:textId="77777777" w:rsidTr="002C7729">
        <w:trPr>
          <w:cantSplit/>
          <w:trHeight w:hRule="exact" w:val="187"/>
          <w:jc w:val="center"/>
        </w:trPr>
        <w:tc>
          <w:tcPr>
            <w:tcW w:w="0" w:type="auto"/>
            <w:vMerge/>
            <w:vAlign w:val="center"/>
          </w:tcPr>
          <w:p w14:paraId="6984584A" w14:textId="77777777" w:rsidR="00CD10AA" w:rsidRPr="00684445" w:rsidRDefault="00CD10AA" w:rsidP="00EE2D2B">
            <w:pPr>
              <w:jc w:val="center"/>
              <w:rPr>
                <w:rFonts w:ascii="Calibri" w:hAnsi="Calibri"/>
              </w:rPr>
            </w:pPr>
          </w:p>
        </w:tc>
        <w:tc>
          <w:tcPr>
            <w:tcW w:w="0" w:type="auto"/>
            <w:vAlign w:val="center"/>
          </w:tcPr>
          <w:p w14:paraId="6984584B" w14:textId="77777777" w:rsidR="00CD10AA" w:rsidRPr="00684445" w:rsidRDefault="00CD10AA" w:rsidP="00EE2D2B">
            <w:pPr>
              <w:jc w:val="center"/>
              <w:rPr>
                <w:rFonts w:ascii="Calibri" w:hAnsi="Calibri"/>
                <w:b/>
              </w:rPr>
            </w:pPr>
            <w:r w:rsidRPr="00684445">
              <w:rPr>
                <w:rFonts w:ascii="Calibri" w:hAnsi="Calibri"/>
                <w:b/>
              </w:rPr>
              <w:t>25</w:t>
            </w:r>
          </w:p>
        </w:tc>
        <w:tc>
          <w:tcPr>
            <w:tcW w:w="0" w:type="auto"/>
            <w:vAlign w:val="center"/>
          </w:tcPr>
          <w:p w14:paraId="6984584C" w14:textId="77777777" w:rsidR="00CD10AA" w:rsidRPr="00684445" w:rsidRDefault="00CD10AA" w:rsidP="00EE2D2B">
            <w:pPr>
              <w:jc w:val="center"/>
              <w:rPr>
                <w:rFonts w:ascii="Calibri" w:hAnsi="Calibri"/>
              </w:rPr>
            </w:pPr>
            <w:r w:rsidRPr="00684445">
              <w:rPr>
                <w:rFonts w:ascii="Calibri" w:hAnsi="Calibri"/>
              </w:rPr>
              <w:t>1.012</w:t>
            </w:r>
          </w:p>
        </w:tc>
        <w:tc>
          <w:tcPr>
            <w:tcW w:w="0" w:type="auto"/>
            <w:vAlign w:val="center"/>
          </w:tcPr>
          <w:p w14:paraId="6984584D" w14:textId="77777777" w:rsidR="00CD10AA" w:rsidRPr="00684445" w:rsidRDefault="00CD10AA" w:rsidP="00EE2D2B">
            <w:pPr>
              <w:jc w:val="center"/>
              <w:rPr>
                <w:rFonts w:ascii="Calibri" w:hAnsi="Calibri"/>
              </w:rPr>
            </w:pPr>
            <w:r w:rsidRPr="00684445">
              <w:rPr>
                <w:rFonts w:ascii="Calibri" w:hAnsi="Calibri"/>
              </w:rPr>
              <w:t>1.021</w:t>
            </w:r>
          </w:p>
        </w:tc>
        <w:tc>
          <w:tcPr>
            <w:tcW w:w="0" w:type="auto"/>
            <w:vAlign w:val="center"/>
          </w:tcPr>
          <w:p w14:paraId="6984584E" w14:textId="77777777" w:rsidR="00CD10AA" w:rsidRPr="00684445" w:rsidRDefault="00CD10AA" w:rsidP="00EE2D2B">
            <w:pPr>
              <w:jc w:val="center"/>
              <w:rPr>
                <w:rFonts w:ascii="Calibri" w:hAnsi="Calibri"/>
              </w:rPr>
            </w:pPr>
            <w:r w:rsidRPr="00684445">
              <w:rPr>
                <w:rFonts w:ascii="Calibri" w:hAnsi="Calibri"/>
              </w:rPr>
              <w:t>1.029</w:t>
            </w:r>
          </w:p>
        </w:tc>
        <w:tc>
          <w:tcPr>
            <w:tcW w:w="0" w:type="auto"/>
            <w:vAlign w:val="center"/>
          </w:tcPr>
          <w:p w14:paraId="6984584F" w14:textId="77777777" w:rsidR="00CD10AA" w:rsidRPr="00684445" w:rsidRDefault="00CD10AA" w:rsidP="00EE2D2B">
            <w:pPr>
              <w:jc w:val="center"/>
              <w:rPr>
                <w:rFonts w:ascii="Calibri" w:hAnsi="Calibri"/>
              </w:rPr>
            </w:pPr>
            <w:r w:rsidRPr="00684445">
              <w:rPr>
                <w:rFonts w:ascii="Calibri" w:hAnsi="Calibri"/>
              </w:rPr>
              <w:t>1.038</w:t>
            </w:r>
          </w:p>
        </w:tc>
        <w:tc>
          <w:tcPr>
            <w:tcW w:w="0" w:type="auto"/>
            <w:vAlign w:val="center"/>
          </w:tcPr>
          <w:p w14:paraId="69845850" w14:textId="77777777" w:rsidR="00CD10AA" w:rsidRPr="00684445" w:rsidRDefault="00CD10AA" w:rsidP="00EE2D2B">
            <w:pPr>
              <w:jc w:val="center"/>
              <w:rPr>
                <w:rFonts w:ascii="Calibri" w:hAnsi="Calibri"/>
              </w:rPr>
            </w:pPr>
            <w:r w:rsidRPr="00684445">
              <w:rPr>
                <w:rFonts w:ascii="Calibri" w:hAnsi="Calibri"/>
              </w:rPr>
              <w:t>1.047</w:t>
            </w:r>
          </w:p>
        </w:tc>
        <w:tc>
          <w:tcPr>
            <w:tcW w:w="0" w:type="auto"/>
            <w:vAlign w:val="center"/>
          </w:tcPr>
          <w:p w14:paraId="69845851" w14:textId="77777777" w:rsidR="00CD10AA" w:rsidRPr="00684445" w:rsidRDefault="00CD10AA" w:rsidP="00EE2D2B">
            <w:pPr>
              <w:jc w:val="center"/>
              <w:rPr>
                <w:rFonts w:ascii="Calibri" w:hAnsi="Calibri"/>
              </w:rPr>
            </w:pPr>
            <w:r w:rsidRPr="00684445">
              <w:rPr>
                <w:rFonts w:ascii="Calibri" w:hAnsi="Calibri"/>
              </w:rPr>
              <w:t>1.056</w:t>
            </w:r>
          </w:p>
        </w:tc>
        <w:tc>
          <w:tcPr>
            <w:tcW w:w="0" w:type="auto"/>
            <w:vAlign w:val="center"/>
          </w:tcPr>
          <w:p w14:paraId="69845852" w14:textId="77777777" w:rsidR="00CD10AA" w:rsidRPr="00684445" w:rsidRDefault="00CD10AA" w:rsidP="00EE2D2B">
            <w:pPr>
              <w:jc w:val="center"/>
              <w:rPr>
                <w:rFonts w:ascii="Calibri" w:hAnsi="Calibri"/>
              </w:rPr>
            </w:pPr>
            <w:r w:rsidRPr="00684445">
              <w:rPr>
                <w:rFonts w:ascii="Calibri" w:hAnsi="Calibri"/>
              </w:rPr>
              <w:t>1.064</w:t>
            </w:r>
          </w:p>
        </w:tc>
        <w:tc>
          <w:tcPr>
            <w:tcW w:w="0" w:type="auto"/>
            <w:vAlign w:val="center"/>
          </w:tcPr>
          <w:p w14:paraId="69845853" w14:textId="77777777" w:rsidR="00CD10AA" w:rsidRPr="00684445" w:rsidRDefault="00CD10AA" w:rsidP="00EE2D2B">
            <w:pPr>
              <w:jc w:val="center"/>
              <w:rPr>
                <w:rFonts w:ascii="Calibri" w:hAnsi="Calibri"/>
              </w:rPr>
            </w:pPr>
            <w:r w:rsidRPr="00684445">
              <w:rPr>
                <w:rFonts w:ascii="Calibri" w:hAnsi="Calibri"/>
              </w:rPr>
              <w:t>1.073</w:t>
            </w:r>
          </w:p>
        </w:tc>
        <w:tc>
          <w:tcPr>
            <w:tcW w:w="0" w:type="auto"/>
            <w:vAlign w:val="center"/>
          </w:tcPr>
          <w:p w14:paraId="69845854" w14:textId="77777777" w:rsidR="00CD10AA" w:rsidRPr="00684445" w:rsidRDefault="00CD10AA" w:rsidP="00EE2D2B">
            <w:pPr>
              <w:jc w:val="center"/>
              <w:rPr>
                <w:rFonts w:ascii="Calibri" w:hAnsi="Calibri"/>
              </w:rPr>
            </w:pPr>
            <w:r w:rsidRPr="00684445">
              <w:rPr>
                <w:rFonts w:ascii="Calibri" w:hAnsi="Calibri"/>
              </w:rPr>
              <w:t>1.082</w:t>
            </w:r>
          </w:p>
        </w:tc>
      </w:tr>
      <w:tr w:rsidR="00CD10AA" w:rsidRPr="000D1CB5" w14:paraId="69845861" w14:textId="77777777" w:rsidTr="002C7729">
        <w:trPr>
          <w:cantSplit/>
          <w:trHeight w:hRule="exact" w:val="187"/>
          <w:jc w:val="center"/>
        </w:trPr>
        <w:tc>
          <w:tcPr>
            <w:tcW w:w="0" w:type="auto"/>
            <w:vMerge/>
            <w:vAlign w:val="center"/>
          </w:tcPr>
          <w:p w14:paraId="69845856" w14:textId="77777777" w:rsidR="00CD10AA" w:rsidRPr="00684445" w:rsidRDefault="00CD10AA" w:rsidP="00EE2D2B">
            <w:pPr>
              <w:jc w:val="center"/>
              <w:rPr>
                <w:rFonts w:ascii="Calibri" w:hAnsi="Calibri"/>
              </w:rPr>
            </w:pPr>
          </w:p>
        </w:tc>
        <w:tc>
          <w:tcPr>
            <w:tcW w:w="0" w:type="auto"/>
            <w:vAlign w:val="center"/>
          </w:tcPr>
          <w:p w14:paraId="69845857" w14:textId="77777777" w:rsidR="00CD10AA" w:rsidRPr="00684445" w:rsidRDefault="00CD10AA" w:rsidP="00EE2D2B">
            <w:pPr>
              <w:jc w:val="center"/>
              <w:rPr>
                <w:rFonts w:ascii="Calibri" w:hAnsi="Calibri"/>
                <w:b/>
              </w:rPr>
            </w:pPr>
            <w:r w:rsidRPr="00684445">
              <w:rPr>
                <w:rFonts w:ascii="Calibri" w:hAnsi="Calibri"/>
                <w:b/>
              </w:rPr>
              <w:t>30</w:t>
            </w:r>
          </w:p>
        </w:tc>
        <w:tc>
          <w:tcPr>
            <w:tcW w:w="0" w:type="auto"/>
            <w:vAlign w:val="center"/>
          </w:tcPr>
          <w:p w14:paraId="69845858" w14:textId="77777777" w:rsidR="00CD10AA" w:rsidRPr="00684445" w:rsidRDefault="00CD10AA" w:rsidP="00EE2D2B">
            <w:pPr>
              <w:jc w:val="center"/>
              <w:rPr>
                <w:rFonts w:ascii="Calibri" w:hAnsi="Calibri"/>
              </w:rPr>
            </w:pPr>
            <w:r w:rsidRPr="00684445">
              <w:rPr>
                <w:rFonts w:ascii="Calibri" w:hAnsi="Calibri"/>
              </w:rPr>
              <w:t>1.007</w:t>
            </w:r>
          </w:p>
        </w:tc>
        <w:tc>
          <w:tcPr>
            <w:tcW w:w="0" w:type="auto"/>
            <w:vAlign w:val="center"/>
          </w:tcPr>
          <w:p w14:paraId="69845859" w14:textId="77777777" w:rsidR="00CD10AA" w:rsidRPr="00684445" w:rsidRDefault="00CD10AA" w:rsidP="00EE2D2B">
            <w:pPr>
              <w:jc w:val="center"/>
              <w:rPr>
                <w:rFonts w:ascii="Calibri" w:hAnsi="Calibri"/>
              </w:rPr>
            </w:pPr>
            <w:r w:rsidRPr="00684445">
              <w:rPr>
                <w:rFonts w:ascii="Calibri" w:hAnsi="Calibri"/>
              </w:rPr>
              <w:t>1.015</w:t>
            </w:r>
          </w:p>
        </w:tc>
        <w:tc>
          <w:tcPr>
            <w:tcW w:w="0" w:type="auto"/>
            <w:vAlign w:val="center"/>
          </w:tcPr>
          <w:p w14:paraId="6984585A" w14:textId="77777777" w:rsidR="00CD10AA" w:rsidRPr="00684445" w:rsidRDefault="00CD10AA" w:rsidP="00EE2D2B">
            <w:pPr>
              <w:jc w:val="center"/>
              <w:rPr>
                <w:rFonts w:ascii="Calibri" w:hAnsi="Calibri"/>
              </w:rPr>
            </w:pPr>
            <w:r w:rsidRPr="00684445">
              <w:rPr>
                <w:rFonts w:ascii="Calibri" w:hAnsi="Calibri"/>
              </w:rPr>
              <w:t>1.024</w:t>
            </w:r>
          </w:p>
        </w:tc>
        <w:tc>
          <w:tcPr>
            <w:tcW w:w="0" w:type="auto"/>
            <w:vAlign w:val="center"/>
          </w:tcPr>
          <w:p w14:paraId="6984585B" w14:textId="77777777" w:rsidR="00CD10AA" w:rsidRPr="00684445" w:rsidRDefault="00CD10AA" w:rsidP="00EE2D2B">
            <w:pPr>
              <w:jc w:val="center"/>
              <w:rPr>
                <w:rFonts w:ascii="Calibri" w:hAnsi="Calibri"/>
              </w:rPr>
            </w:pPr>
            <w:r w:rsidRPr="00684445">
              <w:rPr>
                <w:rFonts w:ascii="Calibri" w:hAnsi="Calibri"/>
              </w:rPr>
              <w:t>1.033</w:t>
            </w:r>
          </w:p>
        </w:tc>
        <w:tc>
          <w:tcPr>
            <w:tcW w:w="0" w:type="auto"/>
            <w:vAlign w:val="center"/>
          </w:tcPr>
          <w:p w14:paraId="6984585C" w14:textId="77777777" w:rsidR="00CD10AA" w:rsidRPr="00684445" w:rsidRDefault="00CD10AA" w:rsidP="00EE2D2B">
            <w:pPr>
              <w:jc w:val="center"/>
              <w:rPr>
                <w:rFonts w:ascii="Calibri" w:hAnsi="Calibri"/>
              </w:rPr>
            </w:pPr>
            <w:r w:rsidRPr="00684445">
              <w:rPr>
                <w:rFonts w:ascii="Calibri" w:hAnsi="Calibri"/>
              </w:rPr>
              <w:t>1.041</w:t>
            </w:r>
          </w:p>
        </w:tc>
        <w:tc>
          <w:tcPr>
            <w:tcW w:w="0" w:type="auto"/>
            <w:vAlign w:val="center"/>
          </w:tcPr>
          <w:p w14:paraId="6984585D" w14:textId="77777777" w:rsidR="00CD10AA" w:rsidRPr="00684445" w:rsidRDefault="00CD10AA" w:rsidP="00EE2D2B">
            <w:pPr>
              <w:jc w:val="center"/>
              <w:rPr>
                <w:rFonts w:ascii="Calibri" w:hAnsi="Calibri"/>
              </w:rPr>
            </w:pPr>
            <w:r w:rsidRPr="00684445">
              <w:rPr>
                <w:rFonts w:ascii="Calibri" w:hAnsi="Calibri"/>
              </w:rPr>
              <w:t>1.050</w:t>
            </w:r>
          </w:p>
        </w:tc>
        <w:tc>
          <w:tcPr>
            <w:tcW w:w="0" w:type="auto"/>
            <w:vAlign w:val="center"/>
          </w:tcPr>
          <w:p w14:paraId="6984585E" w14:textId="77777777" w:rsidR="00CD10AA" w:rsidRPr="00684445" w:rsidRDefault="00CD10AA" w:rsidP="00EE2D2B">
            <w:pPr>
              <w:jc w:val="center"/>
              <w:rPr>
                <w:rFonts w:ascii="Calibri" w:hAnsi="Calibri"/>
              </w:rPr>
            </w:pPr>
            <w:r w:rsidRPr="00684445">
              <w:rPr>
                <w:rFonts w:ascii="Calibri" w:hAnsi="Calibri"/>
              </w:rPr>
              <w:t>1.059</w:t>
            </w:r>
          </w:p>
        </w:tc>
        <w:tc>
          <w:tcPr>
            <w:tcW w:w="0" w:type="auto"/>
            <w:vAlign w:val="center"/>
          </w:tcPr>
          <w:p w14:paraId="6984585F" w14:textId="77777777" w:rsidR="00CD10AA" w:rsidRPr="00684445" w:rsidRDefault="00CD10AA" w:rsidP="00EE2D2B">
            <w:pPr>
              <w:jc w:val="center"/>
              <w:rPr>
                <w:rFonts w:ascii="Calibri" w:hAnsi="Calibri"/>
              </w:rPr>
            </w:pPr>
            <w:r w:rsidRPr="00684445">
              <w:rPr>
                <w:rFonts w:ascii="Calibri" w:hAnsi="Calibri"/>
              </w:rPr>
              <w:t>1.067</w:t>
            </w:r>
          </w:p>
        </w:tc>
        <w:tc>
          <w:tcPr>
            <w:tcW w:w="0" w:type="auto"/>
            <w:vAlign w:val="center"/>
          </w:tcPr>
          <w:p w14:paraId="69845860" w14:textId="77777777" w:rsidR="00CD10AA" w:rsidRPr="00684445" w:rsidRDefault="00CD10AA" w:rsidP="00EE2D2B">
            <w:pPr>
              <w:jc w:val="center"/>
              <w:rPr>
                <w:rFonts w:ascii="Calibri" w:hAnsi="Calibri"/>
              </w:rPr>
            </w:pPr>
            <w:r w:rsidRPr="00684445">
              <w:rPr>
                <w:rFonts w:ascii="Calibri" w:hAnsi="Calibri"/>
              </w:rPr>
              <w:t>1.076</w:t>
            </w:r>
          </w:p>
        </w:tc>
      </w:tr>
      <w:tr w:rsidR="00CD10AA" w:rsidRPr="000D1CB5" w14:paraId="6984586D" w14:textId="77777777" w:rsidTr="002C7729">
        <w:trPr>
          <w:cantSplit/>
          <w:trHeight w:hRule="exact" w:val="187"/>
          <w:jc w:val="center"/>
        </w:trPr>
        <w:tc>
          <w:tcPr>
            <w:tcW w:w="0" w:type="auto"/>
            <w:vMerge/>
            <w:vAlign w:val="center"/>
          </w:tcPr>
          <w:p w14:paraId="69845862" w14:textId="77777777" w:rsidR="00CD10AA" w:rsidRPr="00684445" w:rsidRDefault="00CD10AA" w:rsidP="00EE2D2B">
            <w:pPr>
              <w:jc w:val="center"/>
              <w:rPr>
                <w:rFonts w:ascii="Calibri" w:hAnsi="Calibri"/>
              </w:rPr>
            </w:pPr>
          </w:p>
        </w:tc>
        <w:tc>
          <w:tcPr>
            <w:tcW w:w="0" w:type="auto"/>
            <w:vAlign w:val="center"/>
          </w:tcPr>
          <w:p w14:paraId="69845863" w14:textId="77777777" w:rsidR="00CD10AA" w:rsidRPr="00684445" w:rsidRDefault="00CD10AA" w:rsidP="00EE2D2B">
            <w:pPr>
              <w:jc w:val="center"/>
              <w:rPr>
                <w:rFonts w:ascii="Calibri" w:hAnsi="Calibri"/>
                <w:b/>
              </w:rPr>
            </w:pPr>
            <w:r w:rsidRPr="00684445">
              <w:rPr>
                <w:rFonts w:ascii="Calibri" w:hAnsi="Calibri"/>
                <w:b/>
              </w:rPr>
              <w:t>35</w:t>
            </w:r>
          </w:p>
        </w:tc>
        <w:tc>
          <w:tcPr>
            <w:tcW w:w="0" w:type="auto"/>
            <w:vAlign w:val="center"/>
          </w:tcPr>
          <w:p w14:paraId="69845864" w14:textId="77777777" w:rsidR="00CD10AA" w:rsidRPr="00684445" w:rsidRDefault="00CD10AA" w:rsidP="00EE2D2B">
            <w:pPr>
              <w:jc w:val="center"/>
              <w:rPr>
                <w:rFonts w:ascii="Calibri" w:hAnsi="Calibri"/>
              </w:rPr>
            </w:pPr>
            <w:r w:rsidRPr="00684445">
              <w:rPr>
                <w:rFonts w:ascii="Calibri" w:hAnsi="Calibri"/>
              </w:rPr>
              <w:t>1.002</w:t>
            </w:r>
          </w:p>
        </w:tc>
        <w:tc>
          <w:tcPr>
            <w:tcW w:w="0" w:type="auto"/>
            <w:vAlign w:val="center"/>
          </w:tcPr>
          <w:p w14:paraId="69845865" w14:textId="77777777" w:rsidR="00CD10AA" w:rsidRPr="00684445" w:rsidRDefault="00CD10AA" w:rsidP="00EE2D2B">
            <w:pPr>
              <w:jc w:val="center"/>
              <w:rPr>
                <w:rFonts w:ascii="Calibri" w:hAnsi="Calibri"/>
              </w:rPr>
            </w:pPr>
            <w:r w:rsidRPr="00684445">
              <w:rPr>
                <w:rFonts w:ascii="Calibri" w:hAnsi="Calibri"/>
              </w:rPr>
              <w:t>1.010</w:t>
            </w:r>
          </w:p>
        </w:tc>
        <w:tc>
          <w:tcPr>
            <w:tcW w:w="0" w:type="auto"/>
            <w:vAlign w:val="center"/>
          </w:tcPr>
          <w:p w14:paraId="69845866" w14:textId="77777777" w:rsidR="00CD10AA" w:rsidRPr="00684445" w:rsidRDefault="00CD10AA" w:rsidP="00EE2D2B">
            <w:pPr>
              <w:jc w:val="center"/>
              <w:rPr>
                <w:rFonts w:ascii="Calibri" w:hAnsi="Calibri"/>
              </w:rPr>
            </w:pPr>
            <w:r w:rsidRPr="00684445">
              <w:rPr>
                <w:rFonts w:ascii="Calibri" w:hAnsi="Calibri"/>
              </w:rPr>
              <w:t>1.019</w:t>
            </w:r>
          </w:p>
        </w:tc>
        <w:tc>
          <w:tcPr>
            <w:tcW w:w="0" w:type="auto"/>
            <w:vAlign w:val="center"/>
          </w:tcPr>
          <w:p w14:paraId="69845867" w14:textId="77777777" w:rsidR="00CD10AA" w:rsidRPr="00684445" w:rsidRDefault="00CD10AA" w:rsidP="00EE2D2B">
            <w:pPr>
              <w:jc w:val="center"/>
              <w:rPr>
                <w:rFonts w:ascii="Calibri" w:hAnsi="Calibri"/>
              </w:rPr>
            </w:pPr>
            <w:r w:rsidRPr="00684445">
              <w:rPr>
                <w:rFonts w:ascii="Calibri" w:hAnsi="Calibri"/>
              </w:rPr>
              <w:t>1.028</w:t>
            </w:r>
          </w:p>
        </w:tc>
        <w:tc>
          <w:tcPr>
            <w:tcW w:w="0" w:type="auto"/>
            <w:vAlign w:val="center"/>
          </w:tcPr>
          <w:p w14:paraId="69845868" w14:textId="77777777" w:rsidR="00CD10AA" w:rsidRPr="00684445" w:rsidRDefault="00CD10AA" w:rsidP="00EE2D2B">
            <w:pPr>
              <w:jc w:val="center"/>
              <w:rPr>
                <w:rFonts w:ascii="Calibri" w:hAnsi="Calibri"/>
              </w:rPr>
            </w:pPr>
            <w:r w:rsidRPr="00684445">
              <w:rPr>
                <w:rFonts w:ascii="Calibri" w:hAnsi="Calibri"/>
              </w:rPr>
              <w:t>1.036</w:t>
            </w:r>
          </w:p>
        </w:tc>
        <w:tc>
          <w:tcPr>
            <w:tcW w:w="0" w:type="auto"/>
            <w:vAlign w:val="center"/>
          </w:tcPr>
          <w:p w14:paraId="69845869" w14:textId="77777777" w:rsidR="00CD10AA" w:rsidRPr="00684445" w:rsidRDefault="00CD10AA" w:rsidP="00EE2D2B">
            <w:pPr>
              <w:jc w:val="center"/>
              <w:rPr>
                <w:rFonts w:ascii="Calibri" w:hAnsi="Calibri"/>
              </w:rPr>
            </w:pPr>
            <w:r w:rsidRPr="00684445">
              <w:rPr>
                <w:rFonts w:ascii="Calibri" w:hAnsi="Calibri"/>
              </w:rPr>
              <w:t>1.045</w:t>
            </w:r>
          </w:p>
        </w:tc>
        <w:tc>
          <w:tcPr>
            <w:tcW w:w="0" w:type="auto"/>
            <w:vAlign w:val="center"/>
          </w:tcPr>
          <w:p w14:paraId="6984586A" w14:textId="77777777" w:rsidR="00CD10AA" w:rsidRPr="00684445" w:rsidRDefault="00CD10AA" w:rsidP="00EE2D2B">
            <w:pPr>
              <w:jc w:val="center"/>
              <w:rPr>
                <w:rFonts w:ascii="Calibri" w:hAnsi="Calibri"/>
              </w:rPr>
            </w:pPr>
            <w:r w:rsidRPr="00684445">
              <w:rPr>
                <w:rFonts w:ascii="Calibri" w:hAnsi="Calibri"/>
              </w:rPr>
              <w:t>1.054</w:t>
            </w:r>
          </w:p>
        </w:tc>
        <w:tc>
          <w:tcPr>
            <w:tcW w:w="0" w:type="auto"/>
            <w:vAlign w:val="center"/>
          </w:tcPr>
          <w:p w14:paraId="6984586B" w14:textId="77777777" w:rsidR="00CD10AA" w:rsidRPr="00684445" w:rsidRDefault="00CD10AA" w:rsidP="00EE2D2B">
            <w:pPr>
              <w:jc w:val="center"/>
              <w:rPr>
                <w:rFonts w:ascii="Calibri" w:hAnsi="Calibri"/>
              </w:rPr>
            </w:pPr>
            <w:r w:rsidRPr="00684445">
              <w:rPr>
                <w:rFonts w:ascii="Calibri" w:hAnsi="Calibri"/>
              </w:rPr>
              <w:t>1.062</w:t>
            </w:r>
          </w:p>
        </w:tc>
        <w:tc>
          <w:tcPr>
            <w:tcW w:w="0" w:type="auto"/>
            <w:vAlign w:val="center"/>
          </w:tcPr>
          <w:p w14:paraId="6984586C" w14:textId="77777777" w:rsidR="00CD10AA" w:rsidRPr="00684445" w:rsidRDefault="00CD10AA" w:rsidP="00EE2D2B">
            <w:pPr>
              <w:jc w:val="center"/>
              <w:rPr>
                <w:rFonts w:ascii="Calibri" w:hAnsi="Calibri"/>
              </w:rPr>
            </w:pPr>
            <w:r w:rsidRPr="00684445">
              <w:rPr>
                <w:rFonts w:ascii="Calibri" w:hAnsi="Calibri"/>
              </w:rPr>
              <w:t>1.071</w:t>
            </w:r>
          </w:p>
        </w:tc>
      </w:tr>
      <w:tr w:rsidR="00CD10AA" w:rsidRPr="000D1CB5" w14:paraId="69845879" w14:textId="77777777" w:rsidTr="002C7729">
        <w:trPr>
          <w:cantSplit/>
          <w:trHeight w:hRule="exact" w:val="187"/>
          <w:jc w:val="center"/>
        </w:trPr>
        <w:tc>
          <w:tcPr>
            <w:tcW w:w="0" w:type="auto"/>
            <w:vMerge/>
            <w:vAlign w:val="center"/>
          </w:tcPr>
          <w:p w14:paraId="6984586E" w14:textId="77777777" w:rsidR="00CD10AA" w:rsidRPr="00684445" w:rsidRDefault="00CD10AA" w:rsidP="00EE2D2B">
            <w:pPr>
              <w:jc w:val="center"/>
              <w:rPr>
                <w:rFonts w:ascii="Calibri" w:hAnsi="Calibri"/>
              </w:rPr>
            </w:pPr>
          </w:p>
        </w:tc>
        <w:tc>
          <w:tcPr>
            <w:tcW w:w="0" w:type="auto"/>
            <w:vAlign w:val="center"/>
          </w:tcPr>
          <w:p w14:paraId="6984586F" w14:textId="77777777" w:rsidR="00CD10AA" w:rsidRPr="00684445" w:rsidRDefault="00CD10AA" w:rsidP="00EE2D2B">
            <w:pPr>
              <w:jc w:val="center"/>
              <w:rPr>
                <w:rFonts w:ascii="Calibri" w:hAnsi="Calibri"/>
                <w:b/>
              </w:rPr>
            </w:pPr>
            <w:r w:rsidRPr="00684445">
              <w:rPr>
                <w:rFonts w:ascii="Calibri" w:hAnsi="Calibri"/>
                <w:b/>
              </w:rPr>
              <w:t>40</w:t>
            </w:r>
          </w:p>
        </w:tc>
        <w:tc>
          <w:tcPr>
            <w:tcW w:w="0" w:type="auto"/>
            <w:vAlign w:val="center"/>
          </w:tcPr>
          <w:p w14:paraId="69845870" w14:textId="77777777" w:rsidR="00CD10AA" w:rsidRPr="00684445" w:rsidRDefault="00CD10AA" w:rsidP="00EE2D2B">
            <w:pPr>
              <w:jc w:val="center"/>
              <w:rPr>
                <w:rFonts w:ascii="Calibri" w:hAnsi="Calibri"/>
              </w:rPr>
            </w:pPr>
            <w:r w:rsidRPr="00684445">
              <w:rPr>
                <w:rFonts w:ascii="Calibri" w:hAnsi="Calibri"/>
              </w:rPr>
              <w:t>0.997</w:t>
            </w:r>
          </w:p>
        </w:tc>
        <w:tc>
          <w:tcPr>
            <w:tcW w:w="0" w:type="auto"/>
            <w:vAlign w:val="center"/>
          </w:tcPr>
          <w:p w14:paraId="69845871" w14:textId="77777777" w:rsidR="00CD10AA" w:rsidRPr="00684445" w:rsidRDefault="00CD10AA" w:rsidP="00EE2D2B">
            <w:pPr>
              <w:jc w:val="center"/>
              <w:rPr>
                <w:rFonts w:ascii="Calibri" w:hAnsi="Calibri"/>
              </w:rPr>
            </w:pPr>
            <w:r w:rsidRPr="00684445">
              <w:rPr>
                <w:rFonts w:ascii="Calibri" w:hAnsi="Calibri"/>
              </w:rPr>
              <w:t>1.005</w:t>
            </w:r>
          </w:p>
        </w:tc>
        <w:tc>
          <w:tcPr>
            <w:tcW w:w="0" w:type="auto"/>
            <w:vAlign w:val="center"/>
          </w:tcPr>
          <w:p w14:paraId="69845872" w14:textId="77777777" w:rsidR="00CD10AA" w:rsidRPr="00684445" w:rsidRDefault="00CD10AA" w:rsidP="00EE2D2B">
            <w:pPr>
              <w:jc w:val="center"/>
              <w:rPr>
                <w:rFonts w:ascii="Calibri" w:hAnsi="Calibri"/>
              </w:rPr>
            </w:pPr>
            <w:r w:rsidRPr="00684445">
              <w:rPr>
                <w:rFonts w:ascii="Calibri" w:hAnsi="Calibri"/>
              </w:rPr>
              <w:t>1.014</w:t>
            </w:r>
          </w:p>
        </w:tc>
        <w:tc>
          <w:tcPr>
            <w:tcW w:w="0" w:type="auto"/>
            <w:vAlign w:val="center"/>
          </w:tcPr>
          <w:p w14:paraId="69845873" w14:textId="77777777" w:rsidR="00CD10AA" w:rsidRPr="00684445" w:rsidRDefault="00CD10AA" w:rsidP="00EE2D2B">
            <w:pPr>
              <w:jc w:val="center"/>
              <w:rPr>
                <w:rFonts w:ascii="Calibri" w:hAnsi="Calibri"/>
              </w:rPr>
            </w:pPr>
            <w:r w:rsidRPr="00684445">
              <w:rPr>
                <w:rFonts w:ascii="Calibri" w:hAnsi="Calibri"/>
              </w:rPr>
              <w:t>1.023</w:t>
            </w:r>
          </w:p>
        </w:tc>
        <w:tc>
          <w:tcPr>
            <w:tcW w:w="0" w:type="auto"/>
            <w:vAlign w:val="center"/>
          </w:tcPr>
          <w:p w14:paraId="69845874" w14:textId="77777777" w:rsidR="00CD10AA" w:rsidRPr="00684445" w:rsidRDefault="00CD10AA" w:rsidP="00EE2D2B">
            <w:pPr>
              <w:jc w:val="center"/>
              <w:rPr>
                <w:rFonts w:ascii="Calibri" w:hAnsi="Calibri"/>
              </w:rPr>
            </w:pPr>
            <w:r w:rsidRPr="00684445">
              <w:rPr>
                <w:rFonts w:ascii="Calibri" w:hAnsi="Calibri"/>
              </w:rPr>
              <w:t>1.031</w:t>
            </w:r>
          </w:p>
        </w:tc>
        <w:tc>
          <w:tcPr>
            <w:tcW w:w="0" w:type="auto"/>
            <w:vAlign w:val="center"/>
          </w:tcPr>
          <w:p w14:paraId="69845875" w14:textId="77777777" w:rsidR="00CD10AA" w:rsidRPr="00684445" w:rsidRDefault="00CD10AA" w:rsidP="00EE2D2B">
            <w:pPr>
              <w:jc w:val="center"/>
              <w:rPr>
                <w:rFonts w:ascii="Calibri" w:hAnsi="Calibri"/>
              </w:rPr>
            </w:pPr>
            <w:r w:rsidRPr="00684445">
              <w:rPr>
                <w:rFonts w:ascii="Calibri" w:hAnsi="Calibri"/>
              </w:rPr>
              <w:t>1.040</w:t>
            </w:r>
          </w:p>
        </w:tc>
        <w:tc>
          <w:tcPr>
            <w:tcW w:w="0" w:type="auto"/>
            <w:vAlign w:val="center"/>
          </w:tcPr>
          <w:p w14:paraId="69845876" w14:textId="77777777" w:rsidR="00CD10AA" w:rsidRPr="00684445" w:rsidRDefault="00CD10AA" w:rsidP="00EE2D2B">
            <w:pPr>
              <w:jc w:val="center"/>
              <w:rPr>
                <w:rFonts w:ascii="Calibri" w:hAnsi="Calibri"/>
              </w:rPr>
            </w:pPr>
            <w:r w:rsidRPr="00684445">
              <w:rPr>
                <w:rFonts w:ascii="Calibri" w:hAnsi="Calibri"/>
              </w:rPr>
              <w:t>1.048</w:t>
            </w:r>
          </w:p>
        </w:tc>
        <w:tc>
          <w:tcPr>
            <w:tcW w:w="0" w:type="auto"/>
            <w:vAlign w:val="center"/>
          </w:tcPr>
          <w:p w14:paraId="69845877" w14:textId="77777777" w:rsidR="00CD10AA" w:rsidRPr="00684445" w:rsidRDefault="00CD10AA" w:rsidP="00EE2D2B">
            <w:pPr>
              <w:jc w:val="center"/>
              <w:rPr>
                <w:rFonts w:ascii="Calibri" w:hAnsi="Calibri"/>
              </w:rPr>
            </w:pPr>
            <w:r w:rsidRPr="00684445">
              <w:rPr>
                <w:rFonts w:ascii="Calibri" w:hAnsi="Calibri"/>
              </w:rPr>
              <w:t>1.057</w:t>
            </w:r>
          </w:p>
        </w:tc>
        <w:tc>
          <w:tcPr>
            <w:tcW w:w="0" w:type="auto"/>
            <w:vAlign w:val="center"/>
          </w:tcPr>
          <w:p w14:paraId="69845878" w14:textId="77777777" w:rsidR="00CD10AA" w:rsidRPr="00684445" w:rsidRDefault="00CD10AA" w:rsidP="00EE2D2B">
            <w:pPr>
              <w:jc w:val="center"/>
              <w:rPr>
                <w:rFonts w:ascii="Calibri" w:hAnsi="Calibri"/>
              </w:rPr>
            </w:pPr>
            <w:r w:rsidRPr="00684445">
              <w:rPr>
                <w:rFonts w:ascii="Calibri" w:hAnsi="Calibri"/>
              </w:rPr>
              <w:t>1.065</w:t>
            </w:r>
          </w:p>
        </w:tc>
      </w:tr>
      <w:tr w:rsidR="00CD10AA" w:rsidRPr="000D1CB5" w14:paraId="69845885" w14:textId="77777777" w:rsidTr="002C7729">
        <w:trPr>
          <w:cantSplit/>
          <w:trHeight w:hRule="exact" w:val="187"/>
          <w:jc w:val="center"/>
        </w:trPr>
        <w:tc>
          <w:tcPr>
            <w:tcW w:w="0" w:type="auto"/>
            <w:vMerge/>
            <w:vAlign w:val="center"/>
          </w:tcPr>
          <w:p w14:paraId="6984587A" w14:textId="77777777" w:rsidR="00CD10AA" w:rsidRPr="00684445" w:rsidRDefault="00CD10AA" w:rsidP="00EE2D2B">
            <w:pPr>
              <w:jc w:val="center"/>
              <w:rPr>
                <w:rFonts w:ascii="Calibri" w:hAnsi="Calibri"/>
              </w:rPr>
            </w:pPr>
          </w:p>
        </w:tc>
        <w:tc>
          <w:tcPr>
            <w:tcW w:w="0" w:type="auto"/>
            <w:vAlign w:val="center"/>
          </w:tcPr>
          <w:p w14:paraId="6984587B" w14:textId="77777777" w:rsidR="00CD10AA" w:rsidRPr="00684445" w:rsidRDefault="00CD10AA" w:rsidP="00EE2D2B">
            <w:pPr>
              <w:jc w:val="center"/>
              <w:rPr>
                <w:rFonts w:ascii="Calibri" w:hAnsi="Calibri"/>
                <w:b/>
              </w:rPr>
            </w:pPr>
            <w:r w:rsidRPr="00684445">
              <w:rPr>
                <w:rFonts w:ascii="Calibri" w:hAnsi="Calibri"/>
                <w:b/>
              </w:rPr>
              <w:t>45</w:t>
            </w:r>
          </w:p>
        </w:tc>
        <w:tc>
          <w:tcPr>
            <w:tcW w:w="0" w:type="auto"/>
            <w:vAlign w:val="center"/>
          </w:tcPr>
          <w:p w14:paraId="6984587C" w14:textId="77777777" w:rsidR="00CD10AA" w:rsidRPr="00684445" w:rsidRDefault="00CD10AA" w:rsidP="00EE2D2B">
            <w:pPr>
              <w:jc w:val="center"/>
              <w:rPr>
                <w:rFonts w:ascii="Calibri" w:hAnsi="Calibri"/>
              </w:rPr>
            </w:pPr>
            <w:r w:rsidRPr="00684445">
              <w:rPr>
                <w:rFonts w:ascii="Calibri" w:hAnsi="Calibri"/>
              </w:rPr>
              <w:t>0.992</w:t>
            </w:r>
          </w:p>
        </w:tc>
        <w:tc>
          <w:tcPr>
            <w:tcW w:w="0" w:type="auto"/>
            <w:vAlign w:val="center"/>
          </w:tcPr>
          <w:p w14:paraId="6984587D" w14:textId="77777777" w:rsidR="00CD10AA" w:rsidRPr="00684445" w:rsidRDefault="00CD10AA" w:rsidP="00EE2D2B">
            <w:pPr>
              <w:jc w:val="center"/>
              <w:rPr>
                <w:rFonts w:ascii="Calibri" w:hAnsi="Calibri"/>
              </w:rPr>
            </w:pPr>
            <w:r w:rsidRPr="00684445">
              <w:rPr>
                <w:rFonts w:ascii="Calibri" w:hAnsi="Calibri"/>
              </w:rPr>
              <w:t>1.000</w:t>
            </w:r>
          </w:p>
        </w:tc>
        <w:tc>
          <w:tcPr>
            <w:tcW w:w="0" w:type="auto"/>
            <w:vAlign w:val="center"/>
          </w:tcPr>
          <w:p w14:paraId="6984587E" w14:textId="77777777" w:rsidR="00CD10AA" w:rsidRPr="00684445" w:rsidRDefault="00CD10AA" w:rsidP="00EE2D2B">
            <w:pPr>
              <w:jc w:val="center"/>
              <w:rPr>
                <w:rFonts w:ascii="Calibri" w:hAnsi="Calibri"/>
              </w:rPr>
            </w:pPr>
            <w:r w:rsidRPr="00684445">
              <w:rPr>
                <w:rFonts w:ascii="Calibri" w:hAnsi="Calibri"/>
              </w:rPr>
              <w:t>1.009</w:t>
            </w:r>
          </w:p>
        </w:tc>
        <w:tc>
          <w:tcPr>
            <w:tcW w:w="0" w:type="auto"/>
            <w:vAlign w:val="center"/>
          </w:tcPr>
          <w:p w14:paraId="6984587F" w14:textId="77777777" w:rsidR="00CD10AA" w:rsidRPr="00684445" w:rsidRDefault="00CD10AA" w:rsidP="00EE2D2B">
            <w:pPr>
              <w:jc w:val="center"/>
              <w:rPr>
                <w:rFonts w:ascii="Calibri" w:hAnsi="Calibri"/>
              </w:rPr>
            </w:pPr>
            <w:r w:rsidRPr="00684445">
              <w:rPr>
                <w:rFonts w:ascii="Calibri" w:hAnsi="Calibri"/>
              </w:rPr>
              <w:t>1.017</w:t>
            </w:r>
          </w:p>
        </w:tc>
        <w:tc>
          <w:tcPr>
            <w:tcW w:w="0" w:type="auto"/>
            <w:vAlign w:val="center"/>
          </w:tcPr>
          <w:p w14:paraId="69845880" w14:textId="77777777" w:rsidR="00CD10AA" w:rsidRPr="00684445" w:rsidRDefault="00CD10AA" w:rsidP="00EE2D2B">
            <w:pPr>
              <w:jc w:val="center"/>
              <w:rPr>
                <w:rFonts w:ascii="Calibri" w:hAnsi="Calibri"/>
              </w:rPr>
            </w:pPr>
            <w:r w:rsidRPr="00684445">
              <w:rPr>
                <w:rFonts w:ascii="Calibri" w:hAnsi="Calibri"/>
              </w:rPr>
              <w:t>1.026</w:t>
            </w:r>
          </w:p>
        </w:tc>
        <w:tc>
          <w:tcPr>
            <w:tcW w:w="0" w:type="auto"/>
            <w:vAlign w:val="center"/>
          </w:tcPr>
          <w:p w14:paraId="69845881" w14:textId="77777777" w:rsidR="00CD10AA" w:rsidRPr="00684445" w:rsidRDefault="00CD10AA" w:rsidP="00EE2D2B">
            <w:pPr>
              <w:jc w:val="center"/>
              <w:rPr>
                <w:rFonts w:ascii="Calibri" w:hAnsi="Calibri"/>
              </w:rPr>
            </w:pPr>
            <w:r w:rsidRPr="00684445">
              <w:rPr>
                <w:rFonts w:ascii="Calibri" w:hAnsi="Calibri"/>
              </w:rPr>
              <w:t>1.035</w:t>
            </w:r>
          </w:p>
        </w:tc>
        <w:tc>
          <w:tcPr>
            <w:tcW w:w="0" w:type="auto"/>
            <w:vAlign w:val="center"/>
          </w:tcPr>
          <w:p w14:paraId="69845882" w14:textId="77777777" w:rsidR="00CD10AA" w:rsidRPr="00684445" w:rsidRDefault="00CD10AA" w:rsidP="00EE2D2B">
            <w:pPr>
              <w:jc w:val="center"/>
              <w:rPr>
                <w:rFonts w:ascii="Calibri" w:hAnsi="Calibri"/>
              </w:rPr>
            </w:pPr>
            <w:r w:rsidRPr="00684445">
              <w:rPr>
                <w:rFonts w:ascii="Calibri" w:hAnsi="Calibri"/>
              </w:rPr>
              <w:t>1.043</w:t>
            </w:r>
          </w:p>
        </w:tc>
        <w:tc>
          <w:tcPr>
            <w:tcW w:w="0" w:type="auto"/>
            <w:vAlign w:val="center"/>
          </w:tcPr>
          <w:p w14:paraId="69845883" w14:textId="77777777" w:rsidR="00CD10AA" w:rsidRPr="00684445" w:rsidRDefault="00CD10AA" w:rsidP="00EE2D2B">
            <w:pPr>
              <w:jc w:val="center"/>
              <w:rPr>
                <w:rFonts w:ascii="Calibri" w:hAnsi="Calibri"/>
              </w:rPr>
            </w:pPr>
            <w:r w:rsidRPr="00684445">
              <w:rPr>
                <w:rFonts w:ascii="Calibri" w:hAnsi="Calibri"/>
              </w:rPr>
              <w:t>1.051</w:t>
            </w:r>
          </w:p>
        </w:tc>
        <w:tc>
          <w:tcPr>
            <w:tcW w:w="0" w:type="auto"/>
            <w:vAlign w:val="center"/>
          </w:tcPr>
          <w:p w14:paraId="69845884" w14:textId="77777777" w:rsidR="00CD10AA" w:rsidRPr="00684445" w:rsidRDefault="00CD10AA" w:rsidP="00EE2D2B">
            <w:pPr>
              <w:jc w:val="center"/>
              <w:rPr>
                <w:rFonts w:ascii="Calibri" w:hAnsi="Calibri"/>
              </w:rPr>
            </w:pPr>
            <w:r w:rsidRPr="00684445">
              <w:rPr>
                <w:rFonts w:ascii="Calibri" w:hAnsi="Calibri"/>
              </w:rPr>
              <w:t>1.060</w:t>
            </w:r>
          </w:p>
        </w:tc>
      </w:tr>
      <w:tr w:rsidR="00CD10AA" w:rsidRPr="000D1CB5" w14:paraId="69845891" w14:textId="77777777" w:rsidTr="002C7729">
        <w:trPr>
          <w:cantSplit/>
          <w:trHeight w:hRule="exact" w:val="187"/>
          <w:jc w:val="center"/>
        </w:trPr>
        <w:tc>
          <w:tcPr>
            <w:tcW w:w="0" w:type="auto"/>
            <w:vMerge/>
            <w:vAlign w:val="center"/>
          </w:tcPr>
          <w:p w14:paraId="69845886" w14:textId="77777777" w:rsidR="00CD10AA" w:rsidRPr="00684445" w:rsidRDefault="00CD10AA" w:rsidP="00EE2D2B">
            <w:pPr>
              <w:jc w:val="center"/>
              <w:rPr>
                <w:rFonts w:ascii="Calibri" w:hAnsi="Calibri"/>
              </w:rPr>
            </w:pPr>
          </w:p>
        </w:tc>
        <w:tc>
          <w:tcPr>
            <w:tcW w:w="0" w:type="auto"/>
            <w:vAlign w:val="center"/>
          </w:tcPr>
          <w:p w14:paraId="69845887" w14:textId="77777777" w:rsidR="00CD10AA" w:rsidRPr="00684445" w:rsidRDefault="00CD10AA" w:rsidP="00EE2D2B">
            <w:pPr>
              <w:jc w:val="center"/>
              <w:rPr>
                <w:rFonts w:ascii="Calibri" w:hAnsi="Calibri"/>
                <w:b/>
              </w:rPr>
            </w:pPr>
            <w:r w:rsidRPr="00684445">
              <w:rPr>
                <w:rFonts w:ascii="Calibri" w:hAnsi="Calibri"/>
                <w:b/>
              </w:rPr>
              <w:t>50</w:t>
            </w:r>
          </w:p>
        </w:tc>
        <w:tc>
          <w:tcPr>
            <w:tcW w:w="0" w:type="auto"/>
            <w:vAlign w:val="center"/>
          </w:tcPr>
          <w:p w14:paraId="69845888" w14:textId="77777777" w:rsidR="00CD10AA" w:rsidRPr="00684445" w:rsidRDefault="00CD10AA" w:rsidP="00EE2D2B">
            <w:pPr>
              <w:jc w:val="center"/>
              <w:rPr>
                <w:rFonts w:ascii="Calibri" w:hAnsi="Calibri"/>
              </w:rPr>
            </w:pPr>
            <w:r w:rsidRPr="00684445">
              <w:rPr>
                <w:rFonts w:ascii="Calibri" w:hAnsi="Calibri"/>
              </w:rPr>
              <w:t>0.987</w:t>
            </w:r>
          </w:p>
        </w:tc>
        <w:tc>
          <w:tcPr>
            <w:tcW w:w="0" w:type="auto"/>
            <w:vAlign w:val="center"/>
          </w:tcPr>
          <w:p w14:paraId="69845889" w14:textId="77777777" w:rsidR="00CD10AA" w:rsidRPr="00684445" w:rsidRDefault="00CD10AA" w:rsidP="00EE2D2B">
            <w:pPr>
              <w:jc w:val="center"/>
              <w:rPr>
                <w:rFonts w:ascii="Calibri" w:hAnsi="Calibri"/>
              </w:rPr>
            </w:pPr>
            <w:r w:rsidRPr="00684445">
              <w:rPr>
                <w:rFonts w:ascii="Calibri" w:hAnsi="Calibri"/>
              </w:rPr>
              <w:t>0.995</w:t>
            </w:r>
          </w:p>
        </w:tc>
        <w:tc>
          <w:tcPr>
            <w:tcW w:w="0" w:type="auto"/>
            <w:vAlign w:val="center"/>
          </w:tcPr>
          <w:p w14:paraId="6984588A" w14:textId="77777777" w:rsidR="00CD10AA" w:rsidRPr="00684445" w:rsidRDefault="00CD10AA" w:rsidP="00EE2D2B">
            <w:pPr>
              <w:jc w:val="center"/>
              <w:rPr>
                <w:rFonts w:ascii="Calibri" w:hAnsi="Calibri"/>
              </w:rPr>
            </w:pPr>
            <w:r w:rsidRPr="00684445">
              <w:rPr>
                <w:rFonts w:ascii="Calibri" w:hAnsi="Calibri"/>
              </w:rPr>
              <w:t>1.004</w:t>
            </w:r>
          </w:p>
        </w:tc>
        <w:tc>
          <w:tcPr>
            <w:tcW w:w="0" w:type="auto"/>
            <w:vAlign w:val="center"/>
          </w:tcPr>
          <w:p w14:paraId="6984588B" w14:textId="77777777" w:rsidR="00CD10AA" w:rsidRPr="00684445" w:rsidRDefault="00CD10AA" w:rsidP="00EE2D2B">
            <w:pPr>
              <w:jc w:val="center"/>
              <w:rPr>
                <w:rFonts w:ascii="Calibri" w:hAnsi="Calibri"/>
              </w:rPr>
            </w:pPr>
            <w:r w:rsidRPr="00684445">
              <w:rPr>
                <w:rFonts w:ascii="Calibri" w:hAnsi="Calibri"/>
              </w:rPr>
              <w:t>1.012</w:t>
            </w:r>
          </w:p>
        </w:tc>
        <w:tc>
          <w:tcPr>
            <w:tcW w:w="0" w:type="auto"/>
            <w:vAlign w:val="center"/>
          </w:tcPr>
          <w:p w14:paraId="6984588C" w14:textId="77777777" w:rsidR="00CD10AA" w:rsidRPr="00684445" w:rsidRDefault="00CD10AA" w:rsidP="00EE2D2B">
            <w:pPr>
              <w:jc w:val="center"/>
              <w:rPr>
                <w:rFonts w:ascii="Calibri" w:hAnsi="Calibri"/>
              </w:rPr>
            </w:pPr>
            <w:r w:rsidRPr="00684445">
              <w:rPr>
                <w:rFonts w:ascii="Calibri" w:hAnsi="Calibri"/>
              </w:rPr>
              <w:t>1.021</w:t>
            </w:r>
          </w:p>
        </w:tc>
        <w:tc>
          <w:tcPr>
            <w:tcW w:w="0" w:type="auto"/>
            <w:vAlign w:val="center"/>
          </w:tcPr>
          <w:p w14:paraId="6984588D" w14:textId="77777777" w:rsidR="00CD10AA" w:rsidRPr="00684445" w:rsidRDefault="00CD10AA" w:rsidP="00EE2D2B">
            <w:pPr>
              <w:jc w:val="center"/>
              <w:rPr>
                <w:rFonts w:ascii="Calibri" w:hAnsi="Calibri"/>
              </w:rPr>
            </w:pPr>
            <w:r w:rsidRPr="00684445">
              <w:rPr>
                <w:rFonts w:ascii="Calibri" w:hAnsi="Calibri"/>
              </w:rPr>
              <w:t>1.029</w:t>
            </w:r>
          </w:p>
        </w:tc>
        <w:tc>
          <w:tcPr>
            <w:tcW w:w="0" w:type="auto"/>
            <w:vAlign w:val="center"/>
          </w:tcPr>
          <w:p w14:paraId="6984588E" w14:textId="77777777" w:rsidR="00CD10AA" w:rsidRPr="00684445" w:rsidRDefault="00CD10AA" w:rsidP="00EE2D2B">
            <w:pPr>
              <w:jc w:val="center"/>
              <w:rPr>
                <w:rFonts w:ascii="Calibri" w:hAnsi="Calibri"/>
              </w:rPr>
            </w:pPr>
            <w:r w:rsidRPr="00684445">
              <w:rPr>
                <w:rFonts w:ascii="Calibri" w:hAnsi="Calibri"/>
              </w:rPr>
              <w:t>1.038</w:t>
            </w:r>
          </w:p>
        </w:tc>
        <w:tc>
          <w:tcPr>
            <w:tcW w:w="0" w:type="auto"/>
            <w:vAlign w:val="center"/>
          </w:tcPr>
          <w:p w14:paraId="6984588F" w14:textId="77777777" w:rsidR="00CD10AA" w:rsidRPr="00684445" w:rsidRDefault="00CD10AA" w:rsidP="00EE2D2B">
            <w:pPr>
              <w:jc w:val="center"/>
              <w:rPr>
                <w:rFonts w:ascii="Calibri" w:hAnsi="Calibri"/>
              </w:rPr>
            </w:pPr>
            <w:r w:rsidRPr="00684445">
              <w:rPr>
                <w:rFonts w:ascii="Calibri" w:hAnsi="Calibri"/>
              </w:rPr>
              <w:t>1.046</w:t>
            </w:r>
          </w:p>
        </w:tc>
        <w:tc>
          <w:tcPr>
            <w:tcW w:w="0" w:type="auto"/>
            <w:vAlign w:val="center"/>
          </w:tcPr>
          <w:p w14:paraId="69845890" w14:textId="77777777" w:rsidR="00CD10AA" w:rsidRPr="00684445" w:rsidRDefault="00CD10AA" w:rsidP="00EE2D2B">
            <w:pPr>
              <w:jc w:val="center"/>
              <w:rPr>
                <w:rFonts w:ascii="Calibri" w:hAnsi="Calibri"/>
              </w:rPr>
            </w:pPr>
            <w:r w:rsidRPr="00684445">
              <w:rPr>
                <w:rFonts w:ascii="Calibri" w:hAnsi="Calibri"/>
              </w:rPr>
              <w:t>1.055</w:t>
            </w:r>
          </w:p>
        </w:tc>
      </w:tr>
      <w:tr w:rsidR="00CD10AA" w:rsidRPr="000D1CB5" w14:paraId="6984589D" w14:textId="77777777" w:rsidTr="002C7729">
        <w:trPr>
          <w:cantSplit/>
          <w:trHeight w:hRule="exact" w:val="187"/>
          <w:jc w:val="center"/>
        </w:trPr>
        <w:tc>
          <w:tcPr>
            <w:tcW w:w="0" w:type="auto"/>
            <w:vMerge/>
            <w:vAlign w:val="center"/>
          </w:tcPr>
          <w:p w14:paraId="69845892" w14:textId="77777777" w:rsidR="00CD10AA" w:rsidRPr="00684445" w:rsidRDefault="00CD10AA" w:rsidP="00EE2D2B">
            <w:pPr>
              <w:jc w:val="center"/>
              <w:rPr>
                <w:rFonts w:ascii="Calibri" w:hAnsi="Calibri"/>
              </w:rPr>
            </w:pPr>
          </w:p>
        </w:tc>
        <w:tc>
          <w:tcPr>
            <w:tcW w:w="0" w:type="auto"/>
            <w:vAlign w:val="center"/>
          </w:tcPr>
          <w:p w14:paraId="69845893" w14:textId="77777777" w:rsidR="00CD10AA" w:rsidRPr="00684445" w:rsidRDefault="00CD10AA" w:rsidP="00EE2D2B">
            <w:pPr>
              <w:jc w:val="center"/>
              <w:rPr>
                <w:rFonts w:ascii="Calibri" w:hAnsi="Calibri"/>
                <w:b/>
              </w:rPr>
            </w:pPr>
            <w:r w:rsidRPr="00684445">
              <w:rPr>
                <w:rFonts w:ascii="Calibri" w:hAnsi="Calibri"/>
                <w:b/>
              </w:rPr>
              <w:t>55</w:t>
            </w:r>
          </w:p>
        </w:tc>
        <w:tc>
          <w:tcPr>
            <w:tcW w:w="0" w:type="auto"/>
            <w:vAlign w:val="center"/>
          </w:tcPr>
          <w:p w14:paraId="69845894" w14:textId="77777777" w:rsidR="00CD10AA" w:rsidRPr="00684445" w:rsidRDefault="00CD10AA" w:rsidP="00EE2D2B">
            <w:pPr>
              <w:jc w:val="center"/>
              <w:rPr>
                <w:rFonts w:ascii="Calibri" w:hAnsi="Calibri"/>
              </w:rPr>
            </w:pPr>
            <w:r w:rsidRPr="00684445">
              <w:rPr>
                <w:rFonts w:ascii="Calibri" w:hAnsi="Calibri"/>
              </w:rPr>
              <w:t>0.982</w:t>
            </w:r>
          </w:p>
        </w:tc>
        <w:tc>
          <w:tcPr>
            <w:tcW w:w="0" w:type="auto"/>
            <w:vAlign w:val="center"/>
          </w:tcPr>
          <w:p w14:paraId="69845895" w14:textId="77777777" w:rsidR="00CD10AA" w:rsidRPr="00684445" w:rsidRDefault="00CD10AA" w:rsidP="00EE2D2B">
            <w:pPr>
              <w:jc w:val="center"/>
              <w:rPr>
                <w:rFonts w:ascii="Calibri" w:hAnsi="Calibri"/>
              </w:rPr>
            </w:pPr>
            <w:r w:rsidRPr="00684445">
              <w:rPr>
                <w:rFonts w:ascii="Calibri" w:hAnsi="Calibri"/>
              </w:rPr>
              <w:t>0.990</w:t>
            </w:r>
          </w:p>
        </w:tc>
        <w:tc>
          <w:tcPr>
            <w:tcW w:w="0" w:type="auto"/>
            <w:vAlign w:val="center"/>
          </w:tcPr>
          <w:p w14:paraId="69845896" w14:textId="77777777" w:rsidR="00CD10AA" w:rsidRPr="00684445" w:rsidRDefault="00CD10AA" w:rsidP="00EE2D2B">
            <w:pPr>
              <w:jc w:val="center"/>
              <w:rPr>
                <w:rFonts w:ascii="Calibri" w:hAnsi="Calibri"/>
              </w:rPr>
            </w:pPr>
            <w:r w:rsidRPr="00684445">
              <w:rPr>
                <w:rFonts w:ascii="Calibri" w:hAnsi="Calibri"/>
              </w:rPr>
              <w:t>0.999</w:t>
            </w:r>
          </w:p>
        </w:tc>
        <w:tc>
          <w:tcPr>
            <w:tcW w:w="0" w:type="auto"/>
            <w:vAlign w:val="center"/>
          </w:tcPr>
          <w:p w14:paraId="69845897" w14:textId="77777777" w:rsidR="00CD10AA" w:rsidRPr="00684445" w:rsidRDefault="00CD10AA" w:rsidP="00EE2D2B">
            <w:pPr>
              <w:jc w:val="center"/>
              <w:rPr>
                <w:rFonts w:ascii="Calibri" w:hAnsi="Calibri"/>
              </w:rPr>
            </w:pPr>
            <w:r w:rsidRPr="00684445">
              <w:rPr>
                <w:rFonts w:ascii="Calibri" w:hAnsi="Calibri"/>
              </w:rPr>
              <w:t>1.008</w:t>
            </w:r>
          </w:p>
        </w:tc>
        <w:tc>
          <w:tcPr>
            <w:tcW w:w="0" w:type="auto"/>
            <w:vAlign w:val="center"/>
          </w:tcPr>
          <w:p w14:paraId="69845898" w14:textId="77777777" w:rsidR="00CD10AA" w:rsidRPr="00684445" w:rsidRDefault="00CD10AA" w:rsidP="00EE2D2B">
            <w:pPr>
              <w:jc w:val="center"/>
              <w:rPr>
                <w:rFonts w:ascii="Calibri" w:hAnsi="Calibri"/>
              </w:rPr>
            </w:pPr>
            <w:r w:rsidRPr="00684445">
              <w:rPr>
                <w:rFonts w:ascii="Calibri" w:hAnsi="Calibri"/>
              </w:rPr>
              <w:t>1.016</w:t>
            </w:r>
          </w:p>
        </w:tc>
        <w:tc>
          <w:tcPr>
            <w:tcW w:w="0" w:type="auto"/>
            <w:vAlign w:val="center"/>
          </w:tcPr>
          <w:p w14:paraId="69845899" w14:textId="77777777" w:rsidR="00CD10AA" w:rsidRPr="00684445" w:rsidRDefault="00CD10AA" w:rsidP="00EE2D2B">
            <w:pPr>
              <w:jc w:val="center"/>
              <w:rPr>
                <w:rFonts w:ascii="Calibri" w:hAnsi="Calibri"/>
              </w:rPr>
            </w:pPr>
            <w:r w:rsidRPr="00684445">
              <w:rPr>
                <w:rFonts w:ascii="Calibri" w:hAnsi="Calibri"/>
              </w:rPr>
              <w:t>1.024</w:t>
            </w:r>
          </w:p>
        </w:tc>
        <w:tc>
          <w:tcPr>
            <w:tcW w:w="0" w:type="auto"/>
            <w:vAlign w:val="center"/>
          </w:tcPr>
          <w:p w14:paraId="6984589A" w14:textId="77777777" w:rsidR="00CD10AA" w:rsidRPr="00684445" w:rsidRDefault="00CD10AA" w:rsidP="00EE2D2B">
            <w:pPr>
              <w:jc w:val="center"/>
              <w:rPr>
                <w:rFonts w:ascii="Calibri" w:hAnsi="Calibri"/>
              </w:rPr>
            </w:pPr>
            <w:r w:rsidRPr="00684445">
              <w:rPr>
                <w:rFonts w:ascii="Calibri" w:hAnsi="Calibri"/>
              </w:rPr>
              <w:t>1.033</w:t>
            </w:r>
          </w:p>
        </w:tc>
        <w:tc>
          <w:tcPr>
            <w:tcW w:w="0" w:type="auto"/>
            <w:vAlign w:val="center"/>
          </w:tcPr>
          <w:p w14:paraId="6984589B" w14:textId="77777777" w:rsidR="00CD10AA" w:rsidRPr="00684445" w:rsidRDefault="00CD10AA" w:rsidP="00EE2D2B">
            <w:pPr>
              <w:jc w:val="center"/>
              <w:rPr>
                <w:rFonts w:ascii="Calibri" w:hAnsi="Calibri"/>
              </w:rPr>
            </w:pPr>
            <w:r w:rsidRPr="00684445">
              <w:rPr>
                <w:rFonts w:ascii="Calibri" w:hAnsi="Calibri"/>
              </w:rPr>
              <w:t>1.041</w:t>
            </w:r>
          </w:p>
        </w:tc>
        <w:tc>
          <w:tcPr>
            <w:tcW w:w="0" w:type="auto"/>
            <w:vAlign w:val="center"/>
          </w:tcPr>
          <w:p w14:paraId="6984589C" w14:textId="77777777" w:rsidR="00CD10AA" w:rsidRPr="00684445" w:rsidRDefault="00CD10AA" w:rsidP="00EE2D2B">
            <w:pPr>
              <w:jc w:val="center"/>
              <w:rPr>
                <w:rFonts w:ascii="Calibri" w:hAnsi="Calibri"/>
              </w:rPr>
            </w:pPr>
            <w:r w:rsidRPr="00684445">
              <w:rPr>
                <w:rFonts w:ascii="Calibri" w:hAnsi="Calibri"/>
              </w:rPr>
              <w:t>1.050</w:t>
            </w:r>
          </w:p>
        </w:tc>
      </w:tr>
      <w:tr w:rsidR="00CD10AA" w:rsidRPr="000D1CB5" w14:paraId="698458A9" w14:textId="77777777" w:rsidTr="002C7729">
        <w:trPr>
          <w:cantSplit/>
          <w:trHeight w:hRule="exact" w:val="187"/>
          <w:jc w:val="center"/>
        </w:trPr>
        <w:tc>
          <w:tcPr>
            <w:tcW w:w="0" w:type="auto"/>
            <w:vMerge/>
            <w:vAlign w:val="center"/>
          </w:tcPr>
          <w:p w14:paraId="6984589E" w14:textId="77777777" w:rsidR="00CD10AA" w:rsidRPr="00684445" w:rsidRDefault="00CD10AA" w:rsidP="00EE2D2B">
            <w:pPr>
              <w:jc w:val="center"/>
              <w:rPr>
                <w:rFonts w:ascii="Calibri" w:hAnsi="Calibri"/>
              </w:rPr>
            </w:pPr>
          </w:p>
        </w:tc>
        <w:tc>
          <w:tcPr>
            <w:tcW w:w="0" w:type="auto"/>
            <w:vAlign w:val="center"/>
          </w:tcPr>
          <w:p w14:paraId="6984589F" w14:textId="77777777" w:rsidR="00CD10AA" w:rsidRPr="00684445" w:rsidRDefault="00CD10AA" w:rsidP="00EE2D2B">
            <w:pPr>
              <w:jc w:val="center"/>
              <w:rPr>
                <w:rFonts w:ascii="Calibri" w:hAnsi="Calibri"/>
                <w:b/>
              </w:rPr>
            </w:pPr>
            <w:r w:rsidRPr="00684445">
              <w:rPr>
                <w:rFonts w:ascii="Calibri" w:hAnsi="Calibri"/>
                <w:b/>
              </w:rPr>
              <w:t>60</w:t>
            </w:r>
          </w:p>
        </w:tc>
        <w:tc>
          <w:tcPr>
            <w:tcW w:w="0" w:type="auto"/>
            <w:vAlign w:val="center"/>
          </w:tcPr>
          <w:p w14:paraId="698458A0" w14:textId="77777777" w:rsidR="00CD10AA" w:rsidRPr="00684445" w:rsidRDefault="00CD10AA" w:rsidP="00EE2D2B">
            <w:pPr>
              <w:jc w:val="center"/>
              <w:rPr>
                <w:rFonts w:ascii="Calibri" w:hAnsi="Calibri"/>
              </w:rPr>
            </w:pPr>
            <w:r w:rsidRPr="00684445">
              <w:rPr>
                <w:rFonts w:ascii="Calibri" w:hAnsi="Calibri"/>
              </w:rPr>
              <w:t>0.997</w:t>
            </w:r>
          </w:p>
        </w:tc>
        <w:tc>
          <w:tcPr>
            <w:tcW w:w="0" w:type="auto"/>
            <w:vAlign w:val="center"/>
          </w:tcPr>
          <w:p w14:paraId="698458A1" w14:textId="77777777" w:rsidR="00CD10AA" w:rsidRPr="00684445" w:rsidRDefault="00CD10AA" w:rsidP="00EE2D2B">
            <w:pPr>
              <w:jc w:val="center"/>
              <w:rPr>
                <w:rFonts w:ascii="Calibri" w:hAnsi="Calibri"/>
              </w:rPr>
            </w:pPr>
            <w:r w:rsidRPr="00684445">
              <w:rPr>
                <w:rFonts w:ascii="Calibri" w:hAnsi="Calibri"/>
              </w:rPr>
              <w:t>0.986</w:t>
            </w:r>
          </w:p>
        </w:tc>
        <w:tc>
          <w:tcPr>
            <w:tcW w:w="0" w:type="auto"/>
            <w:vAlign w:val="center"/>
          </w:tcPr>
          <w:p w14:paraId="698458A2" w14:textId="77777777" w:rsidR="00CD10AA" w:rsidRPr="00684445" w:rsidRDefault="00CD10AA" w:rsidP="00EE2D2B">
            <w:pPr>
              <w:jc w:val="center"/>
              <w:rPr>
                <w:rFonts w:ascii="Calibri" w:hAnsi="Calibri"/>
              </w:rPr>
            </w:pPr>
            <w:r w:rsidRPr="00684445">
              <w:rPr>
                <w:rFonts w:ascii="Calibri" w:hAnsi="Calibri"/>
              </w:rPr>
              <w:t>0.994</w:t>
            </w:r>
          </w:p>
        </w:tc>
        <w:tc>
          <w:tcPr>
            <w:tcW w:w="0" w:type="auto"/>
            <w:vAlign w:val="center"/>
          </w:tcPr>
          <w:p w14:paraId="698458A3" w14:textId="77777777" w:rsidR="00CD10AA" w:rsidRPr="00684445" w:rsidRDefault="00CD10AA" w:rsidP="00EE2D2B">
            <w:pPr>
              <w:jc w:val="center"/>
              <w:rPr>
                <w:rFonts w:ascii="Calibri" w:hAnsi="Calibri"/>
              </w:rPr>
            </w:pPr>
            <w:r w:rsidRPr="00684445">
              <w:rPr>
                <w:rFonts w:ascii="Calibri" w:hAnsi="Calibri"/>
              </w:rPr>
              <w:t>1.003</w:t>
            </w:r>
          </w:p>
        </w:tc>
        <w:tc>
          <w:tcPr>
            <w:tcW w:w="0" w:type="auto"/>
            <w:vAlign w:val="center"/>
          </w:tcPr>
          <w:p w14:paraId="698458A4" w14:textId="77777777" w:rsidR="00CD10AA" w:rsidRPr="00684445" w:rsidRDefault="00CD10AA" w:rsidP="00EE2D2B">
            <w:pPr>
              <w:jc w:val="center"/>
              <w:rPr>
                <w:rFonts w:ascii="Calibri" w:hAnsi="Calibri"/>
              </w:rPr>
            </w:pPr>
            <w:r w:rsidRPr="00684445">
              <w:rPr>
                <w:rFonts w:ascii="Calibri" w:hAnsi="Calibri"/>
              </w:rPr>
              <w:t>1.011</w:t>
            </w:r>
          </w:p>
        </w:tc>
        <w:tc>
          <w:tcPr>
            <w:tcW w:w="0" w:type="auto"/>
            <w:vAlign w:val="center"/>
          </w:tcPr>
          <w:p w14:paraId="698458A5" w14:textId="77777777" w:rsidR="00CD10AA" w:rsidRPr="00684445" w:rsidRDefault="00CD10AA" w:rsidP="00EE2D2B">
            <w:pPr>
              <w:jc w:val="center"/>
              <w:rPr>
                <w:rFonts w:ascii="Calibri" w:hAnsi="Calibri"/>
              </w:rPr>
            </w:pPr>
            <w:r w:rsidRPr="00684445">
              <w:rPr>
                <w:rFonts w:ascii="Calibri" w:hAnsi="Calibri"/>
              </w:rPr>
              <w:t>1.019</w:t>
            </w:r>
          </w:p>
        </w:tc>
        <w:tc>
          <w:tcPr>
            <w:tcW w:w="0" w:type="auto"/>
            <w:vAlign w:val="center"/>
          </w:tcPr>
          <w:p w14:paraId="698458A6" w14:textId="77777777" w:rsidR="00CD10AA" w:rsidRPr="00684445" w:rsidRDefault="00CD10AA" w:rsidP="00EE2D2B">
            <w:pPr>
              <w:jc w:val="center"/>
              <w:rPr>
                <w:rFonts w:ascii="Calibri" w:hAnsi="Calibri"/>
              </w:rPr>
            </w:pPr>
            <w:r w:rsidRPr="00684445">
              <w:rPr>
                <w:rFonts w:ascii="Calibri" w:hAnsi="Calibri"/>
              </w:rPr>
              <w:t>1.028</w:t>
            </w:r>
          </w:p>
        </w:tc>
        <w:tc>
          <w:tcPr>
            <w:tcW w:w="0" w:type="auto"/>
            <w:vAlign w:val="center"/>
          </w:tcPr>
          <w:p w14:paraId="698458A7" w14:textId="77777777" w:rsidR="00CD10AA" w:rsidRPr="00684445" w:rsidRDefault="00CD10AA" w:rsidP="00EE2D2B">
            <w:pPr>
              <w:jc w:val="center"/>
              <w:rPr>
                <w:rFonts w:ascii="Calibri" w:hAnsi="Calibri"/>
              </w:rPr>
            </w:pPr>
            <w:r w:rsidRPr="00684445">
              <w:rPr>
                <w:rFonts w:ascii="Calibri" w:hAnsi="Calibri"/>
              </w:rPr>
              <w:t>1.036</w:t>
            </w:r>
          </w:p>
        </w:tc>
        <w:tc>
          <w:tcPr>
            <w:tcW w:w="0" w:type="auto"/>
            <w:vAlign w:val="center"/>
          </w:tcPr>
          <w:p w14:paraId="698458A8" w14:textId="77777777" w:rsidR="00CD10AA" w:rsidRPr="00684445" w:rsidRDefault="00CD10AA" w:rsidP="00EE2D2B">
            <w:pPr>
              <w:jc w:val="center"/>
              <w:rPr>
                <w:rFonts w:ascii="Calibri" w:hAnsi="Calibri"/>
              </w:rPr>
            </w:pPr>
            <w:r w:rsidRPr="00684445">
              <w:rPr>
                <w:rFonts w:ascii="Calibri" w:hAnsi="Calibri"/>
              </w:rPr>
              <w:t>1.045</w:t>
            </w:r>
          </w:p>
        </w:tc>
      </w:tr>
      <w:tr w:rsidR="00CD10AA" w:rsidRPr="000D1CB5" w14:paraId="698458B5" w14:textId="77777777" w:rsidTr="002C7729">
        <w:trPr>
          <w:cantSplit/>
          <w:trHeight w:hRule="exact" w:val="187"/>
          <w:jc w:val="center"/>
        </w:trPr>
        <w:tc>
          <w:tcPr>
            <w:tcW w:w="0" w:type="auto"/>
            <w:vMerge/>
            <w:vAlign w:val="center"/>
          </w:tcPr>
          <w:p w14:paraId="698458AA" w14:textId="77777777" w:rsidR="00CD10AA" w:rsidRPr="00684445" w:rsidRDefault="00CD10AA" w:rsidP="00EE2D2B">
            <w:pPr>
              <w:jc w:val="center"/>
              <w:rPr>
                <w:rFonts w:ascii="Calibri" w:hAnsi="Calibri"/>
              </w:rPr>
            </w:pPr>
          </w:p>
        </w:tc>
        <w:tc>
          <w:tcPr>
            <w:tcW w:w="0" w:type="auto"/>
            <w:vAlign w:val="center"/>
          </w:tcPr>
          <w:p w14:paraId="698458AB" w14:textId="77777777" w:rsidR="00CD10AA" w:rsidRPr="00684445" w:rsidRDefault="00CD10AA" w:rsidP="00EE2D2B">
            <w:pPr>
              <w:jc w:val="center"/>
              <w:rPr>
                <w:rFonts w:ascii="Calibri" w:hAnsi="Calibri"/>
                <w:b/>
              </w:rPr>
            </w:pPr>
            <w:r w:rsidRPr="00684445">
              <w:rPr>
                <w:rFonts w:ascii="Calibri" w:hAnsi="Calibri"/>
                <w:b/>
              </w:rPr>
              <w:t>65</w:t>
            </w:r>
          </w:p>
        </w:tc>
        <w:tc>
          <w:tcPr>
            <w:tcW w:w="0" w:type="auto"/>
            <w:vAlign w:val="center"/>
          </w:tcPr>
          <w:p w14:paraId="698458AC" w14:textId="77777777" w:rsidR="00CD10AA" w:rsidRPr="00684445" w:rsidRDefault="00CD10AA" w:rsidP="00EE2D2B">
            <w:pPr>
              <w:jc w:val="center"/>
              <w:rPr>
                <w:rFonts w:ascii="Calibri" w:hAnsi="Calibri"/>
              </w:rPr>
            </w:pPr>
            <w:r w:rsidRPr="00684445">
              <w:rPr>
                <w:rFonts w:ascii="Calibri" w:hAnsi="Calibri"/>
              </w:rPr>
              <w:t>0.973</w:t>
            </w:r>
          </w:p>
        </w:tc>
        <w:tc>
          <w:tcPr>
            <w:tcW w:w="0" w:type="auto"/>
            <w:vAlign w:val="center"/>
          </w:tcPr>
          <w:p w14:paraId="698458AD" w14:textId="77777777" w:rsidR="00CD10AA" w:rsidRPr="00684445" w:rsidRDefault="00CD10AA" w:rsidP="00EE2D2B">
            <w:pPr>
              <w:jc w:val="center"/>
              <w:rPr>
                <w:rFonts w:ascii="Calibri" w:hAnsi="Calibri"/>
              </w:rPr>
            </w:pPr>
            <w:r w:rsidRPr="00684445">
              <w:rPr>
                <w:rFonts w:ascii="Calibri" w:hAnsi="Calibri"/>
              </w:rPr>
              <w:t>0.981</w:t>
            </w:r>
          </w:p>
        </w:tc>
        <w:tc>
          <w:tcPr>
            <w:tcW w:w="0" w:type="auto"/>
            <w:vAlign w:val="center"/>
          </w:tcPr>
          <w:p w14:paraId="698458AE" w14:textId="77777777" w:rsidR="00CD10AA" w:rsidRPr="00684445" w:rsidRDefault="00CD10AA" w:rsidP="00EE2D2B">
            <w:pPr>
              <w:jc w:val="center"/>
              <w:rPr>
                <w:rFonts w:ascii="Calibri" w:hAnsi="Calibri"/>
              </w:rPr>
            </w:pPr>
            <w:r w:rsidRPr="00684445">
              <w:rPr>
                <w:rFonts w:ascii="Calibri" w:hAnsi="Calibri"/>
              </w:rPr>
              <w:t>0.989</w:t>
            </w:r>
          </w:p>
        </w:tc>
        <w:tc>
          <w:tcPr>
            <w:tcW w:w="0" w:type="auto"/>
            <w:vAlign w:val="center"/>
          </w:tcPr>
          <w:p w14:paraId="698458AF" w14:textId="77777777" w:rsidR="00CD10AA" w:rsidRPr="00684445" w:rsidRDefault="00CD10AA" w:rsidP="00EE2D2B">
            <w:pPr>
              <w:jc w:val="center"/>
              <w:rPr>
                <w:rFonts w:ascii="Calibri" w:hAnsi="Calibri"/>
              </w:rPr>
            </w:pPr>
            <w:r w:rsidRPr="00684445">
              <w:rPr>
                <w:rFonts w:ascii="Calibri" w:hAnsi="Calibri"/>
              </w:rPr>
              <w:t>0.998</w:t>
            </w:r>
          </w:p>
        </w:tc>
        <w:tc>
          <w:tcPr>
            <w:tcW w:w="0" w:type="auto"/>
            <w:vAlign w:val="center"/>
          </w:tcPr>
          <w:p w14:paraId="698458B0" w14:textId="77777777" w:rsidR="00CD10AA" w:rsidRPr="00684445" w:rsidRDefault="00CD10AA" w:rsidP="00EE2D2B">
            <w:pPr>
              <w:jc w:val="center"/>
              <w:rPr>
                <w:rFonts w:ascii="Calibri" w:hAnsi="Calibri"/>
              </w:rPr>
            </w:pPr>
            <w:r w:rsidRPr="00684445">
              <w:rPr>
                <w:rFonts w:ascii="Calibri" w:hAnsi="Calibri"/>
              </w:rPr>
              <w:t>1.006</w:t>
            </w:r>
          </w:p>
        </w:tc>
        <w:tc>
          <w:tcPr>
            <w:tcW w:w="0" w:type="auto"/>
            <w:vAlign w:val="center"/>
          </w:tcPr>
          <w:p w14:paraId="698458B1" w14:textId="77777777" w:rsidR="00CD10AA" w:rsidRPr="00684445" w:rsidRDefault="00CD10AA" w:rsidP="00EE2D2B">
            <w:pPr>
              <w:jc w:val="center"/>
              <w:rPr>
                <w:rFonts w:ascii="Calibri" w:hAnsi="Calibri"/>
              </w:rPr>
            </w:pPr>
            <w:r w:rsidRPr="00684445">
              <w:rPr>
                <w:rFonts w:ascii="Calibri" w:hAnsi="Calibri"/>
              </w:rPr>
              <w:t>1.015</w:t>
            </w:r>
          </w:p>
        </w:tc>
        <w:tc>
          <w:tcPr>
            <w:tcW w:w="0" w:type="auto"/>
            <w:vAlign w:val="center"/>
          </w:tcPr>
          <w:p w14:paraId="698458B2" w14:textId="77777777" w:rsidR="00CD10AA" w:rsidRPr="00684445" w:rsidRDefault="00CD10AA" w:rsidP="00EE2D2B">
            <w:pPr>
              <w:jc w:val="center"/>
              <w:rPr>
                <w:rFonts w:ascii="Calibri" w:hAnsi="Calibri"/>
              </w:rPr>
            </w:pPr>
            <w:r w:rsidRPr="00684445">
              <w:rPr>
                <w:rFonts w:ascii="Calibri" w:hAnsi="Calibri"/>
              </w:rPr>
              <w:t>1.023</w:t>
            </w:r>
          </w:p>
        </w:tc>
        <w:tc>
          <w:tcPr>
            <w:tcW w:w="0" w:type="auto"/>
            <w:vAlign w:val="center"/>
          </w:tcPr>
          <w:p w14:paraId="698458B3" w14:textId="77777777" w:rsidR="00CD10AA" w:rsidRPr="00684445" w:rsidRDefault="00CD10AA" w:rsidP="00EE2D2B">
            <w:pPr>
              <w:jc w:val="center"/>
              <w:rPr>
                <w:rFonts w:ascii="Calibri" w:hAnsi="Calibri"/>
              </w:rPr>
            </w:pPr>
            <w:r w:rsidRPr="00684445">
              <w:rPr>
                <w:rFonts w:ascii="Calibri" w:hAnsi="Calibri"/>
              </w:rPr>
              <w:t>1.031</w:t>
            </w:r>
          </w:p>
        </w:tc>
        <w:tc>
          <w:tcPr>
            <w:tcW w:w="0" w:type="auto"/>
            <w:vAlign w:val="center"/>
          </w:tcPr>
          <w:p w14:paraId="698458B4" w14:textId="77777777" w:rsidR="00CD10AA" w:rsidRPr="00684445" w:rsidRDefault="00CD10AA" w:rsidP="00EE2D2B">
            <w:pPr>
              <w:jc w:val="center"/>
              <w:rPr>
                <w:rFonts w:ascii="Calibri" w:hAnsi="Calibri"/>
              </w:rPr>
            </w:pPr>
            <w:r w:rsidRPr="00684445">
              <w:rPr>
                <w:rFonts w:ascii="Calibri" w:hAnsi="Calibri"/>
              </w:rPr>
              <w:t>1.040</w:t>
            </w:r>
          </w:p>
        </w:tc>
      </w:tr>
      <w:tr w:rsidR="00CD10AA" w:rsidRPr="000D1CB5" w14:paraId="698458C1" w14:textId="77777777" w:rsidTr="002C7729">
        <w:trPr>
          <w:cantSplit/>
          <w:trHeight w:hRule="exact" w:val="187"/>
          <w:jc w:val="center"/>
        </w:trPr>
        <w:tc>
          <w:tcPr>
            <w:tcW w:w="0" w:type="auto"/>
            <w:vMerge/>
            <w:vAlign w:val="center"/>
          </w:tcPr>
          <w:p w14:paraId="698458B6" w14:textId="77777777" w:rsidR="00CD10AA" w:rsidRPr="00684445" w:rsidRDefault="00CD10AA" w:rsidP="00EE2D2B">
            <w:pPr>
              <w:jc w:val="center"/>
              <w:rPr>
                <w:rFonts w:ascii="Calibri" w:hAnsi="Calibri"/>
              </w:rPr>
            </w:pPr>
          </w:p>
        </w:tc>
        <w:tc>
          <w:tcPr>
            <w:tcW w:w="0" w:type="auto"/>
            <w:vAlign w:val="center"/>
          </w:tcPr>
          <w:p w14:paraId="698458B7" w14:textId="77777777" w:rsidR="00CD10AA" w:rsidRPr="00684445" w:rsidRDefault="00CD10AA" w:rsidP="00EE2D2B">
            <w:pPr>
              <w:jc w:val="center"/>
              <w:rPr>
                <w:rFonts w:ascii="Calibri" w:hAnsi="Calibri"/>
                <w:b/>
              </w:rPr>
            </w:pPr>
            <w:r w:rsidRPr="00684445">
              <w:rPr>
                <w:rFonts w:ascii="Calibri" w:hAnsi="Calibri"/>
                <w:b/>
              </w:rPr>
              <w:t>70</w:t>
            </w:r>
          </w:p>
        </w:tc>
        <w:tc>
          <w:tcPr>
            <w:tcW w:w="0" w:type="auto"/>
            <w:vAlign w:val="center"/>
          </w:tcPr>
          <w:p w14:paraId="698458B8" w14:textId="77777777" w:rsidR="00CD10AA" w:rsidRPr="00684445" w:rsidRDefault="00CD10AA" w:rsidP="00EE2D2B">
            <w:pPr>
              <w:jc w:val="center"/>
              <w:rPr>
                <w:rFonts w:ascii="Calibri" w:hAnsi="Calibri"/>
              </w:rPr>
            </w:pPr>
            <w:r w:rsidRPr="00684445">
              <w:rPr>
                <w:rFonts w:ascii="Calibri" w:hAnsi="Calibri"/>
              </w:rPr>
              <w:t>0.968</w:t>
            </w:r>
          </w:p>
        </w:tc>
        <w:tc>
          <w:tcPr>
            <w:tcW w:w="0" w:type="auto"/>
            <w:vAlign w:val="center"/>
          </w:tcPr>
          <w:p w14:paraId="698458B9" w14:textId="77777777" w:rsidR="00CD10AA" w:rsidRPr="00684445" w:rsidRDefault="00CD10AA" w:rsidP="00EE2D2B">
            <w:pPr>
              <w:jc w:val="center"/>
              <w:rPr>
                <w:rFonts w:ascii="Calibri" w:hAnsi="Calibri"/>
              </w:rPr>
            </w:pPr>
            <w:r w:rsidRPr="00684445">
              <w:rPr>
                <w:rFonts w:ascii="Calibri" w:hAnsi="Calibri"/>
              </w:rPr>
              <w:t>0.976</w:t>
            </w:r>
          </w:p>
        </w:tc>
        <w:tc>
          <w:tcPr>
            <w:tcW w:w="0" w:type="auto"/>
            <w:vAlign w:val="center"/>
          </w:tcPr>
          <w:p w14:paraId="698458BA" w14:textId="77777777" w:rsidR="00CD10AA" w:rsidRPr="00684445" w:rsidRDefault="00CD10AA" w:rsidP="00EE2D2B">
            <w:pPr>
              <w:jc w:val="center"/>
              <w:rPr>
                <w:rFonts w:ascii="Calibri" w:hAnsi="Calibri"/>
              </w:rPr>
            </w:pPr>
            <w:r w:rsidRPr="00684445">
              <w:rPr>
                <w:rFonts w:ascii="Calibri" w:hAnsi="Calibri"/>
              </w:rPr>
              <w:t>0.985</w:t>
            </w:r>
          </w:p>
        </w:tc>
        <w:tc>
          <w:tcPr>
            <w:tcW w:w="0" w:type="auto"/>
            <w:vAlign w:val="center"/>
          </w:tcPr>
          <w:p w14:paraId="698458BB" w14:textId="77777777" w:rsidR="00CD10AA" w:rsidRPr="00684445" w:rsidRDefault="00CD10AA" w:rsidP="00EE2D2B">
            <w:pPr>
              <w:jc w:val="center"/>
              <w:rPr>
                <w:rFonts w:ascii="Calibri" w:hAnsi="Calibri"/>
              </w:rPr>
            </w:pPr>
            <w:r w:rsidRPr="00684445">
              <w:rPr>
                <w:rFonts w:ascii="Calibri" w:hAnsi="Calibri"/>
              </w:rPr>
              <w:t>0.993</w:t>
            </w:r>
          </w:p>
        </w:tc>
        <w:tc>
          <w:tcPr>
            <w:tcW w:w="0" w:type="auto"/>
            <w:vAlign w:val="center"/>
          </w:tcPr>
          <w:p w14:paraId="698458BC" w14:textId="77777777" w:rsidR="00CD10AA" w:rsidRPr="00684445" w:rsidRDefault="00CD10AA" w:rsidP="00EE2D2B">
            <w:pPr>
              <w:jc w:val="center"/>
              <w:rPr>
                <w:rFonts w:ascii="Calibri" w:hAnsi="Calibri"/>
              </w:rPr>
            </w:pPr>
            <w:r w:rsidRPr="00684445">
              <w:rPr>
                <w:rFonts w:ascii="Calibri" w:hAnsi="Calibri"/>
              </w:rPr>
              <w:t>1.001</w:t>
            </w:r>
          </w:p>
        </w:tc>
        <w:tc>
          <w:tcPr>
            <w:tcW w:w="0" w:type="auto"/>
            <w:vAlign w:val="center"/>
          </w:tcPr>
          <w:p w14:paraId="698458BD" w14:textId="77777777" w:rsidR="00CD10AA" w:rsidRPr="00684445" w:rsidRDefault="00CD10AA" w:rsidP="00EE2D2B">
            <w:pPr>
              <w:jc w:val="center"/>
              <w:rPr>
                <w:rFonts w:ascii="Calibri" w:hAnsi="Calibri"/>
              </w:rPr>
            </w:pPr>
            <w:r w:rsidRPr="00684445">
              <w:rPr>
                <w:rFonts w:ascii="Calibri" w:hAnsi="Calibri"/>
              </w:rPr>
              <w:t>1.010</w:t>
            </w:r>
          </w:p>
        </w:tc>
        <w:tc>
          <w:tcPr>
            <w:tcW w:w="0" w:type="auto"/>
            <w:vAlign w:val="center"/>
          </w:tcPr>
          <w:p w14:paraId="698458BE" w14:textId="77777777" w:rsidR="00CD10AA" w:rsidRPr="00684445" w:rsidRDefault="00CD10AA" w:rsidP="00EE2D2B">
            <w:pPr>
              <w:jc w:val="center"/>
              <w:rPr>
                <w:rFonts w:ascii="Calibri" w:hAnsi="Calibri"/>
              </w:rPr>
            </w:pPr>
            <w:r w:rsidRPr="00684445">
              <w:rPr>
                <w:rFonts w:ascii="Calibri" w:hAnsi="Calibri"/>
              </w:rPr>
              <w:t>1.018</w:t>
            </w:r>
          </w:p>
        </w:tc>
        <w:tc>
          <w:tcPr>
            <w:tcW w:w="0" w:type="auto"/>
            <w:vAlign w:val="center"/>
          </w:tcPr>
          <w:p w14:paraId="698458BF" w14:textId="77777777" w:rsidR="00CD10AA" w:rsidRPr="00684445" w:rsidRDefault="00CD10AA" w:rsidP="00EE2D2B">
            <w:pPr>
              <w:jc w:val="center"/>
              <w:rPr>
                <w:rFonts w:ascii="Calibri" w:hAnsi="Calibri"/>
              </w:rPr>
            </w:pPr>
            <w:r w:rsidRPr="00684445">
              <w:rPr>
                <w:rFonts w:ascii="Calibri" w:hAnsi="Calibri"/>
              </w:rPr>
              <w:t>1.026</w:t>
            </w:r>
          </w:p>
        </w:tc>
        <w:tc>
          <w:tcPr>
            <w:tcW w:w="0" w:type="auto"/>
            <w:vAlign w:val="center"/>
          </w:tcPr>
          <w:p w14:paraId="698458C0" w14:textId="77777777" w:rsidR="00CD10AA" w:rsidRPr="00684445" w:rsidRDefault="00CD10AA" w:rsidP="00EE2D2B">
            <w:pPr>
              <w:jc w:val="center"/>
              <w:rPr>
                <w:rFonts w:ascii="Calibri" w:hAnsi="Calibri"/>
              </w:rPr>
            </w:pPr>
            <w:r w:rsidRPr="00684445">
              <w:rPr>
                <w:rFonts w:ascii="Calibri" w:hAnsi="Calibri"/>
              </w:rPr>
              <w:t>1.035</w:t>
            </w:r>
          </w:p>
        </w:tc>
      </w:tr>
      <w:tr w:rsidR="00CD10AA" w:rsidRPr="000D1CB5" w14:paraId="698458CD" w14:textId="77777777" w:rsidTr="002C7729">
        <w:trPr>
          <w:cantSplit/>
          <w:trHeight w:hRule="exact" w:val="187"/>
          <w:jc w:val="center"/>
        </w:trPr>
        <w:tc>
          <w:tcPr>
            <w:tcW w:w="0" w:type="auto"/>
            <w:vMerge/>
            <w:vAlign w:val="center"/>
          </w:tcPr>
          <w:p w14:paraId="698458C2" w14:textId="77777777" w:rsidR="00CD10AA" w:rsidRPr="00684445" w:rsidRDefault="00CD10AA" w:rsidP="00EE2D2B">
            <w:pPr>
              <w:jc w:val="center"/>
              <w:rPr>
                <w:rFonts w:ascii="Calibri" w:hAnsi="Calibri"/>
              </w:rPr>
            </w:pPr>
          </w:p>
        </w:tc>
        <w:tc>
          <w:tcPr>
            <w:tcW w:w="0" w:type="auto"/>
            <w:vAlign w:val="center"/>
          </w:tcPr>
          <w:p w14:paraId="698458C3" w14:textId="77777777" w:rsidR="00CD10AA" w:rsidRPr="00684445" w:rsidRDefault="00CD10AA" w:rsidP="00EE2D2B">
            <w:pPr>
              <w:jc w:val="center"/>
              <w:rPr>
                <w:rFonts w:ascii="Calibri" w:hAnsi="Calibri"/>
                <w:b/>
              </w:rPr>
            </w:pPr>
            <w:r w:rsidRPr="00684445">
              <w:rPr>
                <w:rFonts w:ascii="Calibri" w:hAnsi="Calibri"/>
                <w:b/>
              </w:rPr>
              <w:t>75</w:t>
            </w:r>
          </w:p>
        </w:tc>
        <w:tc>
          <w:tcPr>
            <w:tcW w:w="0" w:type="auto"/>
            <w:vAlign w:val="center"/>
          </w:tcPr>
          <w:p w14:paraId="698458C4" w14:textId="77777777" w:rsidR="00CD10AA" w:rsidRPr="00684445" w:rsidRDefault="00CD10AA" w:rsidP="00EE2D2B">
            <w:pPr>
              <w:jc w:val="center"/>
              <w:rPr>
                <w:rFonts w:ascii="Calibri" w:hAnsi="Calibri"/>
              </w:rPr>
            </w:pPr>
            <w:r w:rsidRPr="00684445">
              <w:rPr>
                <w:rFonts w:ascii="Calibri" w:hAnsi="Calibri"/>
              </w:rPr>
              <w:t>0.963</w:t>
            </w:r>
          </w:p>
        </w:tc>
        <w:tc>
          <w:tcPr>
            <w:tcW w:w="0" w:type="auto"/>
            <w:vAlign w:val="center"/>
          </w:tcPr>
          <w:p w14:paraId="698458C5" w14:textId="77777777" w:rsidR="00CD10AA" w:rsidRPr="00684445" w:rsidRDefault="00CD10AA" w:rsidP="00EE2D2B">
            <w:pPr>
              <w:jc w:val="center"/>
              <w:rPr>
                <w:rFonts w:ascii="Calibri" w:hAnsi="Calibri"/>
              </w:rPr>
            </w:pPr>
            <w:r w:rsidRPr="00684445">
              <w:rPr>
                <w:rFonts w:ascii="Calibri" w:hAnsi="Calibri"/>
              </w:rPr>
              <w:t>0.972</w:t>
            </w:r>
          </w:p>
        </w:tc>
        <w:tc>
          <w:tcPr>
            <w:tcW w:w="0" w:type="auto"/>
            <w:vAlign w:val="center"/>
          </w:tcPr>
          <w:p w14:paraId="698458C6" w14:textId="77777777" w:rsidR="00CD10AA" w:rsidRPr="00684445" w:rsidRDefault="00CD10AA" w:rsidP="00EE2D2B">
            <w:pPr>
              <w:jc w:val="center"/>
              <w:rPr>
                <w:rFonts w:ascii="Calibri" w:hAnsi="Calibri"/>
              </w:rPr>
            </w:pPr>
            <w:r w:rsidRPr="00684445">
              <w:rPr>
                <w:rFonts w:ascii="Calibri" w:hAnsi="Calibri"/>
              </w:rPr>
              <w:t>0.980</w:t>
            </w:r>
          </w:p>
        </w:tc>
        <w:tc>
          <w:tcPr>
            <w:tcW w:w="0" w:type="auto"/>
            <w:vAlign w:val="center"/>
          </w:tcPr>
          <w:p w14:paraId="698458C7" w14:textId="77777777" w:rsidR="00CD10AA" w:rsidRPr="00684445" w:rsidRDefault="00CD10AA" w:rsidP="00EE2D2B">
            <w:pPr>
              <w:jc w:val="center"/>
              <w:rPr>
                <w:rFonts w:ascii="Calibri" w:hAnsi="Calibri"/>
              </w:rPr>
            </w:pPr>
            <w:r w:rsidRPr="00684445">
              <w:rPr>
                <w:rFonts w:ascii="Calibri" w:hAnsi="Calibri"/>
              </w:rPr>
              <w:t>0.988</w:t>
            </w:r>
          </w:p>
        </w:tc>
        <w:tc>
          <w:tcPr>
            <w:tcW w:w="0" w:type="auto"/>
            <w:vAlign w:val="center"/>
          </w:tcPr>
          <w:p w14:paraId="698458C8" w14:textId="77777777" w:rsidR="00CD10AA" w:rsidRPr="00684445" w:rsidRDefault="00CD10AA" w:rsidP="00EE2D2B">
            <w:pPr>
              <w:jc w:val="center"/>
              <w:rPr>
                <w:rFonts w:ascii="Calibri" w:hAnsi="Calibri"/>
              </w:rPr>
            </w:pPr>
            <w:r w:rsidRPr="00684445">
              <w:rPr>
                <w:rFonts w:ascii="Calibri" w:hAnsi="Calibri"/>
              </w:rPr>
              <w:t>0.997</w:t>
            </w:r>
          </w:p>
        </w:tc>
        <w:tc>
          <w:tcPr>
            <w:tcW w:w="0" w:type="auto"/>
            <w:vAlign w:val="center"/>
          </w:tcPr>
          <w:p w14:paraId="698458C9" w14:textId="77777777" w:rsidR="00CD10AA" w:rsidRPr="00684445" w:rsidRDefault="00CD10AA" w:rsidP="00EE2D2B">
            <w:pPr>
              <w:jc w:val="center"/>
              <w:rPr>
                <w:rFonts w:ascii="Calibri" w:hAnsi="Calibri"/>
              </w:rPr>
            </w:pPr>
            <w:r w:rsidRPr="00684445">
              <w:rPr>
                <w:rFonts w:ascii="Calibri" w:hAnsi="Calibri"/>
              </w:rPr>
              <w:t>1.005</w:t>
            </w:r>
          </w:p>
        </w:tc>
        <w:tc>
          <w:tcPr>
            <w:tcW w:w="0" w:type="auto"/>
            <w:vAlign w:val="center"/>
          </w:tcPr>
          <w:p w14:paraId="698458CA" w14:textId="77777777" w:rsidR="00CD10AA" w:rsidRPr="00684445" w:rsidRDefault="00CD10AA" w:rsidP="00EE2D2B">
            <w:pPr>
              <w:jc w:val="center"/>
              <w:rPr>
                <w:rFonts w:ascii="Calibri" w:hAnsi="Calibri"/>
              </w:rPr>
            </w:pPr>
            <w:r w:rsidRPr="00684445">
              <w:rPr>
                <w:rFonts w:ascii="Calibri" w:hAnsi="Calibri"/>
              </w:rPr>
              <w:t>1.013</w:t>
            </w:r>
          </w:p>
        </w:tc>
        <w:tc>
          <w:tcPr>
            <w:tcW w:w="0" w:type="auto"/>
            <w:vAlign w:val="center"/>
          </w:tcPr>
          <w:p w14:paraId="698458CB" w14:textId="77777777" w:rsidR="00CD10AA" w:rsidRPr="00684445" w:rsidRDefault="00CD10AA" w:rsidP="00EE2D2B">
            <w:pPr>
              <w:jc w:val="center"/>
              <w:rPr>
                <w:rFonts w:ascii="Calibri" w:hAnsi="Calibri"/>
              </w:rPr>
            </w:pPr>
            <w:r w:rsidRPr="00684445">
              <w:rPr>
                <w:rFonts w:ascii="Calibri" w:hAnsi="Calibri"/>
              </w:rPr>
              <w:t>1.022</w:t>
            </w:r>
          </w:p>
        </w:tc>
        <w:tc>
          <w:tcPr>
            <w:tcW w:w="0" w:type="auto"/>
            <w:vAlign w:val="center"/>
          </w:tcPr>
          <w:p w14:paraId="698458CC" w14:textId="77777777" w:rsidR="00CD10AA" w:rsidRPr="00684445" w:rsidRDefault="00CD10AA" w:rsidP="00EE2D2B">
            <w:pPr>
              <w:jc w:val="center"/>
              <w:rPr>
                <w:rFonts w:ascii="Calibri" w:hAnsi="Calibri"/>
              </w:rPr>
            </w:pPr>
            <w:r w:rsidRPr="00684445">
              <w:rPr>
                <w:rFonts w:ascii="Calibri" w:hAnsi="Calibri"/>
              </w:rPr>
              <w:t>1.030</w:t>
            </w:r>
          </w:p>
        </w:tc>
      </w:tr>
      <w:tr w:rsidR="00CD10AA" w:rsidRPr="000D1CB5" w14:paraId="698458D9" w14:textId="77777777" w:rsidTr="002C7729">
        <w:trPr>
          <w:cantSplit/>
          <w:trHeight w:hRule="exact" w:val="187"/>
          <w:jc w:val="center"/>
        </w:trPr>
        <w:tc>
          <w:tcPr>
            <w:tcW w:w="0" w:type="auto"/>
            <w:vMerge/>
            <w:vAlign w:val="center"/>
          </w:tcPr>
          <w:p w14:paraId="698458CE" w14:textId="77777777" w:rsidR="00CD10AA" w:rsidRPr="00684445" w:rsidRDefault="00CD10AA" w:rsidP="00EE2D2B">
            <w:pPr>
              <w:jc w:val="center"/>
              <w:rPr>
                <w:rFonts w:ascii="Calibri" w:hAnsi="Calibri"/>
              </w:rPr>
            </w:pPr>
          </w:p>
        </w:tc>
        <w:tc>
          <w:tcPr>
            <w:tcW w:w="0" w:type="auto"/>
            <w:vAlign w:val="center"/>
          </w:tcPr>
          <w:p w14:paraId="698458CF" w14:textId="77777777" w:rsidR="00CD10AA" w:rsidRPr="00684445" w:rsidRDefault="00CD10AA" w:rsidP="00EE2D2B">
            <w:pPr>
              <w:jc w:val="center"/>
              <w:rPr>
                <w:rFonts w:ascii="Calibri" w:hAnsi="Calibri"/>
                <w:b/>
              </w:rPr>
            </w:pPr>
            <w:r w:rsidRPr="00684445">
              <w:rPr>
                <w:rFonts w:ascii="Calibri" w:hAnsi="Calibri"/>
                <w:b/>
              </w:rPr>
              <w:t>80</w:t>
            </w:r>
          </w:p>
        </w:tc>
        <w:tc>
          <w:tcPr>
            <w:tcW w:w="0" w:type="auto"/>
            <w:vAlign w:val="center"/>
          </w:tcPr>
          <w:p w14:paraId="698458D0" w14:textId="77777777" w:rsidR="00CD10AA" w:rsidRPr="00684445" w:rsidRDefault="00CD10AA" w:rsidP="00EE2D2B">
            <w:pPr>
              <w:jc w:val="center"/>
              <w:rPr>
                <w:rFonts w:ascii="Calibri" w:hAnsi="Calibri"/>
              </w:rPr>
            </w:pPr>
            <w:r w:rsidRPr="00684445">
              <w:rPr>
                <w:rFonts w:ascii="Calibri" w:hAnsi="Calibri"/>
              </w:rPr>
              <w:t>0.959</w:t>
            </w:r>
          </w:p>
        </w:tc>
        <w:tc>
          <w:tcPr>
            <w:tcW w:w="0" w:type="auto"/>
            <w:vAlign w:val="center"/>
          </w:tcPr>
          <w:p w14:paraId="698458D1" w14:textId="77777777" w:rsidR="00CD10AA" w:rsidRPr="00684445" w:rsidRDefault="00CD10AA" w:rsidP="00EE2D2B">
            <w:pPr>
              <w:jc w:val="center"/>
              <w:rPr>
                <w:rFonts w:ascii="Calibri" w:hAnsi="Calibri"/>
              </w:rPr>
            </w:pPr>
            <w:r w:rsidRPr="00684445">
              <w:rPr>
                <w:rFonts w:ascii="Calibri" w:hAnsi="Calibri"/>
              </w:rPr>
              <w:t>0.967</w:t>
            </w:r>
          </w:p>
        </w:tc>
        <w:tc>
          <w:tcPr>
            <w:tcW w:w="0" w:type="auto"/>
            <w:vAlign w:val="center"/>
          </w:tcPr>
          <w:p w14:paraId="698458D2" w14:textId="77777777" w:rsidR="00CD10AA" w:rsidRPr="00684445" w:rsidRDefault="00CD10AA" w:rsidP="00EE2D2B">
            <w:pPr>
              <w:jc w:val="center"/>
              <w:rPr>
                <w:rFonts w:ascii="Calibri" w:hAnsi="Calibri"/>
              </w:rPr>
            </w:pPr>
            <w:r w:rsidRPr="00684445">
              <w:rPr>
                <w:rFonts w:ascii="Calibri" w:hAnsi="Calibri"/>
              </w:rPr>
              <w:t>0.976</w:t>
            </w:r>
          </w:p>
        </w:tc>
        <w:tc>
          <w:tcPr>
            <w:tcW w:w="0" w:type="auto"/>
            <w:vAlign w:val="center"/>
          </w:tcPr>
          <w:p w14:paraId="698458D3" w14:textId="77777777" w:rsidR="00CD10AA" w:rsidRPr="00684445" w:rsidRDefault="00CD10AA" w:rsidP="00EE2D2B">
            <w:pPr>
              <w:jc w:val="center"/>
              <w:rPr>
                <w:rFonts w:ascii="Calibri" w:hAnsi="Calibri"/>
              </w:rPr>
            </w:pPr>
            <w:r w:rsidRPr="00684445">
              <w:rPr>
                <w:rFonts w:ascii="Calibri" w:hAnsi="Calibri"/>
              </w:rPr>
              <w:t>0.984</w:t>
            </w:r>
          </w:p>
        </w:tc>
        <w:tc>
          <w:tcPr>
            <w:tcW w:w="0" w:type="auto"/>
            <w:vAlign w:val="center"/>
          </w:tcPr>
          <w:p w14:paraId="698458D4" w14:textId="77777777" w:rsidR="00CD10AA" w:rsidRPr="00684445" w:rsidRDefault="00CD10AA" w:rsidP="00EE2D2B">
            <w:pPr>
              <w:jc w:val="center"/>
              <w:rPr>
                <w:rFonts w:ascii="Calibri" w:hAnsi="Calibri"/>
              </w:rPr>
            </w:pPr>
            <w:r w:rsidRPr="00684445">
              <w:rPr>
                <w:rFonts w:ascii="Calibri" w:hAnsi="Calibri"/>
              </w:rPr>
              <w:t>0.992</w:t>
            </w:r>
          </w:p>
        </w:tc>
        <w:tc>
          <w:tcPr>
            <w:tcW w:w="0" w:type="auto"/>
            <w:vAlign w:val="center"/>
          </w:tcPr>
          <w:p w14:paraId="698458D5" w14:textId="77777777" w:rsidR="00CD10AA" w:rsidRPr="00684445" w:rsidRDefault="00CD10AA" w:rsidP="00EE2D2B">
            <w:pPr>
              <w:jc w:val="center"/>
              <w:rPr>
                <w:rFonts w:ascii="Calibri" w:hAnsi="Calibri"/>
              </w:rPr>
            </w:pPr>
            <w:r w:rsidRPr="00684445">
              <w:rPr>
                <w:rFonts w:ascii="Calibri" w:hAnsi="Calibri"/>
              </w:rPr>
              <w:t>1.000</w:t>
            </w:r>
          </w:p>
        </w:tc>
        <w:tc>
          <w:tcPr>
            <w:tcW w:w="0" w:type="auto"/>
            <w:vAlign w:val="center"/>
          </w:tcPr>
          <w:p w14:paraId="698458D6" w14:textId="77777777" w:rsidR="00CD10AA" w:rsidRPr="00684445" w:rsidRDefault="00CD10AA" w:rsidP="00EE2D2B">
            <w:pPr>
              <w:jc w:val="center"/>
              <w:rPr>
                <w:rFonts w:ascii="Calibri" w:hAnsi="Calibri"/>
              </w:rPr>
            </w:pPr>
            <w:r w:rsidRPr="00684445">
              <w:rPr>
                <w:rFonts w:ascii="Calibri" w:hAnsi="Calibri"/>
              </w:rPr>
              <w:t>1.009</w:t>
            </w:r>
          </w:p>
        </w:tc>
        <w:tc>
          <w:tcPr>
            <w:tcW w:w="0" w:type="auto"/>
            <w:vAlign w:val="center"/>
          </w:tcPr>
          <w:p w14:paraId="698458D7" w14:textId="77777777" w:rsidR="00CD10AA" w:rsidRPr="00684445" w:rsidRDefault="00CD10AA" w:rsidP="00EE2D2B">
            <w:pPr>
              <w:jc w:val="center"/>
              <w:rPr>
                <w:rFonts w:ascii="Calibri" w:hAnsi="Calibri"/>
              </w:rPr>
            </w:pPr>
            <w:r w:rsidRPr="00684445">
              <w:rPr>
                <w:rFonts w:ascii="Calibri" w:hAnsi="Calibri"/>
              </w:rPr>
              <w:t>1.017</w:t>
            </w:r>
          </w:p>
        </w:tc>
        <w:tc>
          <w:tcPr>
            <w:tcW w:w="0" w:type="auto"/>
            <w:vAlign w:val="center"/>
          </w:tcPr>
          <w:p w14:paraId="698458D8" w14:textId="77777777" w:rsidR="00CD10AA" w:rsidRPr="00684445" w:rsidRDefault="00CD10AA" w:rsidP="00EE2D2B">
            <w:pPr>
              <w:jc w:val="center"/>
              <w:rPr>
                <w:rFonts w:ascii="Calibri" w:hAnsi="Calibri"/>
              </w:rPr>
            </w:pPr>
            <w:r w:rsidRPr="00684445">
              <w:rPr>
                <w:rFonts w:ascii="Calibri" w:hAnsi="Calibri"/>
              </w:rPr>
              <w:t>1.025</w:t>
            </w:r>
          </w:p>
        </w:tc>
      </w:tr>
      <w:tr w:rsidR="00CD10AA" w:rsidRPr="000D1CB5" w14:paraId="698458E5" w14:textId="77777777" w:rsidTr="002C7729">
        <w:trPr>
          <w:cantSplit/>
          <w:trHeight w:hRule="exact" w:val="187"/>
          <w:jc w:val="center"/>
        </w:trPr>
        <w:tc>
          <w:tcPr>
            <w:tcW w:w="0" w:type="auto"/>
            <w:vMerge/>
            <w:vAlign w:val="center"/>
          </w:tcPr>
          <w:p w14:paraId="698458DA" w14:textId="77777777" w:rsidR="00CD10AA" w:rsidRPr="00684445" w:rsidRDefault="00CD10AA" w:rsidP="00EE2D2B">
            <w:pPr>
              <w:jc w:val="center"/>
              <w:rPr>
                <w:rFonts w:ascii="Calibri" w:hAnsi="Calibri"/>
              </w:rPr>
            </w:pPr>
          </w:p>
        </w:tc>
        <w:tc>
          <w:tcPr>
            <w:tcW w:w="0" w:type="auto"/>
            <w:vAlign w:val="center"/>
          </w:tcPr>
          <w:p w14:paraId="698458DB" w14:textId="77777777" w:rsidR="00CD10AA" w:rsidRPr="00684445" w:rsidRDefault="00CD10AA" w:rsidP="00EE2D2B">
            <w:pPr>
              <w:jc w:val="center"/>
              <w:rPr>
                <w:rFonts w:ascii="Calibri" w:hAnsi="Calibri"/>
                <w:b/>
              </w:rPr>
            </w:pPr>
            <w:r w:rsidRPr="00684445">
              <w:rPr>
                <w:rFonts w:ascii="Calibri" w:hAnsi="Calibri"/>
                <w:b/>
              </w:rPr>
              <w:t>85</w:t>
            </w:r>
          </w:p>
        </w:tc>
        <w:tc>
          <w:tcPr>
            <w:tcW w:w="0" w:type="auto"/>
            <w:vAlign w:val="center"/>
          </w:tcPr>
          <w:p w14:paraId="698458DC" w14:textId="77777777" w:rsidR="00CD10AA" w:rsidRPr="00684445" w:rsidRDefault="00CD10AA" w:rsidP="00EE2D2B">
            <w:pPr>
              <w:jc w:val="center"/>
              <w:rPr>
                <w:rFonts w:ascii="Calibri" w:hAnsi="Calibri"/>
              </w:rPr>
            </w:pPr>
            <w:r w:rsidRPr="00684445">
              <w:rPr>
                <w:rFonts w:ascii="Calibri" w:hAnsi="Calibri"/>
              </w:rPr>
              <w:t>0.955</w:t>
            </w:r>
          </w:p>
        </w:tc>
        <w:tc>
          <w:tcPr>
            <w:tcW w:w="0" w:type="auto"/>
            <w:vAlign w:val="center"/>
          </w:tcPr>
          <w:p w14:paraId="698458DD" w14:textId="77777777" w:rsidR="00CD10AA" w:rsidRPr="00684445" w:rsidRDefault="00CD10AA" w:rsidP="00EE2D2B">
            <w:pPr>
              <w:jc w:val="center"/>
              <w:rPr>
                <w:rFonts w:ascii="Calibri" w:hAnsi="Calibri"/>
              </w:rPr>
            </w:pPr>
            <w:r w:rsidRPr="00684445">
              <w:rPr>
                <w:rFonts w:ascii="Calibri" w:hAnsi="Calibri"/>
              </w:rPr>
              <w:t>0.963</w:t>
            </w:r>
          </w:p>
        </w:tc>
        <w:tc>
          <w:tcPr>
            <w:tcW w:w="0" w:type="auto"/>
            <w:vAlign w:val="center"/>
          </w:tcPr>
          <w:p w14:paraId="698458DE" w14:textId="77777777" w:rsidR="00CD10AA" w:rsidRPr="00684445" w:rsidRDefault="00CD10AA" w:rsidP="00EE2D2B">
            <w:pPr>
              <w:jc w:val="center"/>
              <w:rPr>
                <w:rFonts w:ascii="Calibri" w:hAnsi="Calibri"/>
              </w:rPr>
            </w:pPr>
            <w:r w:rsidRPr="00684445">
              <w:rPr>
                <w:rFonts w:ascii="Calibri" w:hAnsi="Calibri"/>
              </w:rPr>
              <w:t>0.971</w:t>
            </w:r>
          </w:p>
        </w:tc>
        <w:tc>
          <w:tcPr>
            <w:tcW w:w="0" w:type="auto"/>
            <w:vAlign w:val="center"/>
          </w:tcPr>
          <w:p w14:paraId="698458DF" w14:textId="77777777" w:rsidR="00CD10AA" w:rsidRPr="00684445" w:rsidRDefault="00CD10AA" w:rsidP="00EE2D2B">
            <w:pPr>
              <w:jc w:val="center"/>
              <w:rPr>
                <w:rFonts w:ascii="Calibri" w:hAnsi="Calibri"/>
              </w:rPr>
            </w:pPr>
            <w:r w:rsidRPr="00684445">
              <w:rPr>
                <w:rFonts w:ascii="Calibri" w:hAnsi="Calibri"/>
              </w:rPr>
              <w:t>0.979</w:t>
            </w:r>
          </w:p>
        </w:tc>
        <w:tc>
          <w:tcPr>
            <w:tcW w:w="0" w:type="auto"/>
            <w:vAlign w:val="center"/>
          </w:tcPr>
          <w:p w14:paraId="698458E0" w14:textId="77777777" w:rsidR="00CD10AA" w:rsidRPr="00684445" w:rsidRDefault="00CD10AA" w:rsidP="00EE2D2B">
            <w:pPr>
              <w:jc w:val="center"/>
              <w:rPr>
                <w:rFonts w:ascii="Calibri" w:hAnsi="Calibri"/>
              </w:rPr>
            </w:pPr>
            <w:r w:rsidRPr="00684445">
              <w:rPr>
                <w:rFonts w:ascii="Calibri" w:hAnsi="Calibri"/>
              </w:rPr>
              <w:t>0.988</w:t>
            </w:r>
          </w:p>
        </w:tc>
        <w:tc>
          <w:tcPr>
            <w:tcW w:w="0" w:type="auto"/>
            <w:vAlign w:val="center"/>
          </w:tcPr>
          <w:p w14:paraId="698458E1" w14:textId="77777777" w:rsidR="00CD10AA" w:rsidRPr="00684445" w:rsidRDefault="00CD10AA" w:rsidP="00EE2D2B">
            <w:pPr>
              <w:jc w:val="center"/>
              <w:rPr>
                <w:rFonts w:ascii="Calibri" w:hAnsi="Calibri"/>
              </w:rPr>
            </w:pPr>
            <w:r w:rsidRPr="00684445">
              <w:rPr>
                <w:rFonts w:ascii="Calibri" w:hAnsi="Calibri"/>
              </w:rPr>
              <w:t>0.996</w:t>
            </w:r>
          </w:p>
        </w:tc>
        <w:tc>
          <w:tcPr>
            <w:tcW w:w="0" w:type="auto"/>
            <w:vAlign w:val="center"/>
          </w:tcPr>
          <w:p w14:paraId="698458E2" w14:textId="77777777" w:rsidR="00CD10AA" w:rsidRPr="00684445" w:rsidRDefault="00CD10AA" w:rsidP="00EE2D2B">
            <w:pPr>
              <w:jc w:val="center"/>
              <w:rPr>
                <w:rFonts w:ascii="Calibri" w:hAnsi="Calibri"/>
              </w:rPr>
            </w:pPr>
            <w:r w:rsidRPr="00684445">
              <w:rPr>
                <w:rFonts w:ascii="Calibri" w:hAnsi="Calibri"/>
              </w:rPr>
              <w:t>1.004</w:t>
            </w:r>
          </w:p>
        </w:tc>
        <w:tc>
          <w:tcPr>
            <w:tcW w:w="0" w:type="auto"/>
            <w:vAlign w:val="center"/>
          </w:tcPr>
          <w:p w14:paraId="698458E3" w14:textId="77777777" w:rsidR="00CD10AA" w:rsidRPr="00684445" w:rsidRDefault="00CD10AA" w:rsidP="00EE2D2B">
            <w:pPr>
              <w:jc w:val="center"/>
              <w:rPr>
                <w:rFonts w:ascii="Calibri" w:hAnsi="Calibri"/>
              </w:rPr>
            </w:pPr>
            <w:r w:rsidRPr="00684445">
              <w:rPr>
                <w:rFonts w:ascii="Calibri" w:hAnsi="Calibri"/>
              </w:rPr>
              <w:t>1.012</w:t>
            </w:r>
          </w:p>
        </w:tc>
        <w:tc>
          <w:tcPr>
            <w:tcW w:w="0" w:type="auto"/>
            <w:vAlign w:val="center"/>
          </w:tcPr>
          <w:p w14:paraId="698458E4" w14:textId="77777777" w:rsidR="00CD10AA" w:rsidRPr="00684445" w:rsidRDefault="00CD10AA" w:rsidP="00EE2D2B">
            <w:pPr>
              <w:jc w:val="center"/>
              <w:rPr>
                <w:rFonts w:ascii="Calibri" w:hAnsi="Calibri"/>
              </w:rPr>
            </w:pPr>
            <w:r w:rsidRPr="00684445">
              <w:rPr>
                <w:rFonts w:ascii="Calibri" w:hAnsi="Calibri"/>
              </w:rPr>
              <w:t>1.020</w:t>
            </w:r>
          </w:p>
        </w:tc>
      </w:tr>
      <w:tr w:rsidR="00CD10AA" w:rsidRPr="000D1CB5" w14:paraId="698458F1" w14:textId="77777777" w:rsidTr="002C7729">
        <w:trPr>
          <w:cantSplit/>
          <w:trHeight w:hRule="exact" w:val="187"/>
          <w:jc w:val="center"/>
        </w:trPr>
        <w:tc>
          <w:tcPr>
            <w:tcW w:w="0" w:type="auto"/>
            <w:vMerge/>
            <w:vAlign w:val="center"/>
          </w:tcPr>
          <w:p w14:paraId="698458E6" w14:textId="77777777" w:rsidR="00CD10AA" w:rsidRPr="00684445" w:rsidRDefault="00CD10AA" w:rsidP="00EE2D2B">
            <w:pPr>
              <w:jc w:val="center"/>
              <w:rPr>
                <w:rFonts w:ascii="Calibri" w:hAnsi="Calibri"/>
              </w:rPr>
            </w:pPr>
          </w:p>
        </w:tc>
        <w:tc>
          <w:tcPr>
            <w:tcW w:w="0" w:type="auto"/>
            <w:vAlign w:val="center"/>
          </w:tcPr>
          <w:p w14:paraId="698458E7" w14:textId="77777777" w:rsidR="00CD10AA" w:rsidRPr="00684445" w:rsidRDefault="00CD10AA" w:rsidP="00EE2D2B">
            <w:pPr>
              <w:jc w:val="center"/>
              <w:rPr>
                <w:rFonts w:ascii="Calibri" w:hAnsi="Calibri"/>
                <w:b/>
              </w:rPr>
            </w:pPr>
            <w:r w:rsidRPr="00684445">
              <w:rPr>
                <w:rFonts w:ascii="Calibri" w:hAnsi="Calibri"/>
                <w:b/>
              </w:rPr>
              <w:t>90</w:t>
            </w:r>
          </w:p>
        </w:tc>
        <w:tc>
          <w:tcPr>
            <w:tcW w:w="0" w:type="auto"/>
            <w:vAlign w:val="center"/>
          </w:tcPr>
          <w:p w14:paraId="698458E8" w14:textId="77777777" w:rsidR="00CD10AA" w:rsidRPr="00684445" w:rsidRDefault="00CD10AA" w:rsidP="00EE2D2B">
            <w:pPr>
              <w:jc w:val="center"/>
              <w:rPr>
                <w:rFonts w:ascii="Calibri" w:hAnsi="Calibri"/>
              </w:rPr>
            </w:pPr>
            <w:r w:rsidRPr="00684445">
              <w:rPr>
                <w:rFonts w:ascii="Calibri" w:hAnsi="Calibri"/>
              </w:rPr>
              <w:t>0.950</w:t>
            </w:r>
          </w:p>
        </w:tc>
        <w:tc>
          <w:tcPr>
            <w:tcW w:w="0" w:type="auto"/>
            <w:vAlign w:val="center"/>
          </w:tcPr>
          <w:p w14:paraId="698458E9" w14:textId="77777777" w:rsidR="00CD10AA" w:rsidRPr="00684445" w:rsidRDefault="00CD10AA" w:rsidP="00EE2D2B">
            <w:pPr>
              <w:jc w:val="center"/>
              <w:rPr>
                <w:rFonts w:ascii="Calibri" w:hAnsi="Calibri"/>
              </w:rPr>
            </w:pPr>
            <w:r w:rsidRPr="00684445">
              <w:rPr>
                <w:rFonts w:ascii="Calibri" w:hAnsi="Calibri"/>
              </w:rPr>
              <w:t>0.958</w:t>
            </w:r>
          </w:p>
        </w:tc>
        <w:tc>
          <w:tcPr>
            <w:tcW w:w="0" w:type="auto"/>
            <w:vAlign w:val="center"/>
          </w:tcPr>
          <w:p w14:paraId="698458EA" w14:textId="77777777" w:rsidR="00CD10AA" w:rsidRPr="00684445" w:rsidRDefault="00CD10AA" w:rsidP="00EE2D2B">
            <w:pPr>
              <w:jc w:val="center"/>
              <w:rPr>
                <w:rFonts w:ascii="Calibri" w:hAnsi="Calibri"/>
              </w:rPr>
            </w:pPr>
            <w:r w:rsidRPr="00684445">
              <w:rPr>
                <w:rFonts w:ascii="Calibri" w:hAnsi="Calibri"/>
              </w:rPr>
              <w:t>0.967</w:t>
            </w:r>
          </w:p>
        </w:tc>
        <w:tc>
          <w:tcPr>
            <w:tcW w:w="0" w:type="auto"/>
            <w:vAlign w:val="center"/>
          </w:tcPr>
          <w:p w14:paraId="698458EB" w14:textId="77777777" w:rsidR="00CD10AA" w:rsidRPr="00684445" w:rsidRDefault="00CD10AA" w:rsidP="00EE2D2B">
            <w:pPr>
              <w:jc w:val="center"/>
              <w:rPr>
                <w:rFonts w:ascii="Calibri" w:hAnsi="Calibri"/>
              </w:rPr>
            </w:pPr>
            <w:r w:rsidRPr="00684445">
              <w:rPr>
                <w:rFonts w:ascii="Calibri" w:hAnsi="Calibri"/>
              </w:rPr>
              <w:t>0.975</w:t>
            </w:r>
          </w:p>
        </w:tc>
        <w:tc>
          <w:tcPr>
            <w:tcW w:w="0" w:type="auto"/>
            <w:vAlign w:val="center"/>
          </w:tcPr>
          <w:p w14:paraId="698458EC" w14:textId="77777777" w:rsidR="00CD10AA" w:rsidRPr="00684445" w:rsidRDefault="00CD10AA" w:rsidP="00EE2D2B">
            <w:pPr>
              <w:jc w:val="center"/>
              <w:rPr>
                <w:rFonts w:ascii="Calibri" w:hAnsi="Calibri"/>
              </w:rPr>
            </w:pPr>
            <w:r w:rsidRPr="00684445">
              <w:rPr>
                <w:rFonts w:ascii="Calibri" w:hAnsi="Calibri"/>
              </w:rPr>
              <w:t>0.983</w:t>
            </w:r>
          </w:p>
        </w:tc>
        <w:tc>
          <w:tcPr>
            <w:tcW w:w="0" w:type="auto"/>
            <w:vAlign w:val="center"/>
          </w:tcPr>
          <w:p w14:paraId="698458ED" w14:textId="77777777" w:rsidR="00CD10AA" w:rsidRPr="00684445" w:rsidRDefault="00CD10AA" w:rsidP="00EE2D2B">
            <w:pPr>
              <w:jc w:val="center"/>
              <w:rPr>
                <w:rFonts w:ascii="Calibri" w:hAnsi="Calibri"/>
              </w:rPr>
            </w:pPr>
            <w:r w:rsidRPr="00684445">
              <w:rPr>
                <w:rFonts w:ascii="Calibri" w:hAnsi="Calibri"/>
              </w:rPr>
              <w:t>0.991</w:t>
            </w:r>
          </w:p>
        </w:tc>
        <w:tc>
          <w:tcPr>
            <w:tcW w:w="0" w:type="auto"/>
            <w:vAlign w:val="center"/>
          </w:tcPr>
          <w:p w14:paraId="698458EE" w14:textId="77777777" w:rsidR="00CD10AA" w:rsidRPr="00684445" w:rsidRDefault="00CD10AA" w:rsidP="00EE2D2B">
            <w:pPr>
              <w:jc w:val="center"/>
              <w:rPr>
                <w:rFonts w:ascii="Calibri" w:hAnsi="Calibri"/>
              </w:rPr>
            </w:pPr>
            <w:r w:rsidRPr="00684445">
              <w:rPr>
                <w:rFonts w:ascii="Calibri" w:hAnsi="Calibri"/>
              </w:rPr>
              <w:t>0.999</w:t>
            </w:r>
          </w:p>
        </w:tc>
        <w:tc>
          <w:tcPr>
            <w:tcW w:w="0" w:type="auto"/>
            <w:vAlign w:val="center"/>
          </w:tcPr>
          <w:p w14:paraId="698458EF" w14:textId="77777777" w:rsidR="00CD10AA" w:rsidRPr="00684445" w:rsidRDefault="00CD10AA" w:rsidP="00EE2D2B">
            <w:pPr>
              <w:jc w:val="center"/>
              <w:rPr>
                <w:rFonts w:ascii="Calibri" w:hAnsi="Calibri"/>
              </w:rPr>
            </w:pPr>
            <w:r w:rsidRPr="00684445">
              <w:rPr>
                <w:rFonts w:ascii="Calibri" w:hAnsi="Calibri"/>
              </w:rPr>
              <w:t>1.008</w:t>
            </w:r>
          </w:p>
        </w:tc>
        <w:tc>
          <w:tcPr>
            <w:tcW w:w="0" w:type="auto"/>
            <w:vAlign w:val="center"/>
          </w:tcPr>
          <w:p w14:paraId="698458F0" w14:textId="77777777" w:rsidR="00CD10AA" w:rsidRPr="00684445" w:rsidRDefault="00CD10AA" w:rsidP="00EE2D2B">
            <w:pPr>
              <w:jc w:val="center"/>
              <w:rPr>
                <w:rFonts w:ascii="Calibri" w:hAnsi="Calibri"/>
              </w:rPr>
            </w:pPr>
            <w:r w:rsidRPr="00684445">
              <w:rPr>
                <w:rFonts w:ascii="Calibri" w:hAnsi="Calibri"/>
              </w:rPr>
              <w:t>1.016</w:t>
            </w:r>
          </w:p>
        </w:tc>
      </w:tr>
      <w:tr w:rsidR="00CD10AA" w:rsidRPr="000D1CB5" w14:paraId="698458FD" w14:textId="77777777" w:rsidTr="002C7729">
        <w:trPr>
          <w:cantSplit/>
          <w:trHeight w:hRule="exact" w:val="187"/>
          <w:jc w:val="center"/>
        </w:trPr>
        <w:tc>
          <w:tcPr>
            <w:tcW w:w="0" w:type="auto"/>
            <w:vMerge/>
            <w:vAlign w:val="center"/>
          </w:tcPr>
          <w:p w14:paraId="698458F2" w14:textId="77777777" w:rsidR="00CD10AA" w:rsidRPr="00684445" w:rsidRDefault="00CD10AA" w:rsidP="00EE2D2B">
            <w:pPr>
              <w:jc w:val="center"/>
              <w:rPr>
                <w:rFonts w:ascii="Calibri" w:hAnsi="Calibri"/>
              </w:rPr>
            </w:pPr>
          </w:p>
        </w:tc>
        <w:tc>
          <w:tcPr>
            <w:tcW w:w="0" w:type="auto"/>
            <w:vAlign w:val="center"/>
          </w:tcPr>
          <w:p w14:paraId="698458F3" w14:textId="77777777" w:rsidR="00CD10AA" w:rsidRPr="00684445" w:rsidRDefault="00CD10AA" w:rsidP="00EE2D2B">
            <w:pPr>
              <w:jc w:val="center"/>
              <w:rPr>
                <w:rFonts w:ascii="Calibri" w:hAnsi="Calibri"/>
                <w:b/>
              </w:rPr>
            </w:pPr>
            <w:r w:rsidRPr="00684445">
              <w:rPr>
                <w:rFonts w:ascii="Calibri" w:hAnsi="Calibri"/>
                <w:b/>
              </w:rPr>
              <w:t>95</w:t>
            </w:r>
          </w:p>
        </w:tc>
        <w:tc>
          <w:tcPr>
            <w:tcW w:w="0" w:type="auto"/>
            <w:vAlign w:val="center"/>
          </w:tcPr>
          <w:p w14:paraId="698458F4" w14:textId="77777777" w:rsidR="00CD10AA" w:rsidRPr="00684445" w:rsidRDefault="00CD10AA" w:rsidP="00EE2D2B">
            <w:pPr>
              <w:jc w:val="center"/>
              <w:rPr>
                <w:rFonts w:ascii="Calibri" w:hAnsi="Calibri"/>
              </w:rPr>
            </w:pPr>
            <w:r w:rsidRPr="00684445">
              <w:rPr>
                <w:rFonts w:ascii="Calibri" w:hAnsi="Calibri"/>
              </w:rPr>
              <w:t>0.946</w:t>
            </w:r>
          </w:p>
        </w:tc>
        <w:tc>
          <w:tcPr>
            <w:tcW w:w="0" w:type="auto"/>
            <w:vAlign w:val="center"/>
          </w:tcPr>
          <w:p w14:paraId="698458F5" w14:textId="77777777" w:rsidR="00CD10AA" w:rsidRPr="00684445" w:rsidRDefault="00CD10AA" w:rsidP="00EE2D2B">
            <w:pPr>
              <w:jc w:val="center"/>
              <w:rPr>
                <w:rFonts w:ascii="Calibri" w:hAnsi="Calibri"/>
              </w:rPr>
            </w:pPr>
            <w:r w:rsidRPr="00684445">
              <w:rPr>
                <w:rFonts w:ascii="Calibri" w:hAnsi="Calibri"/>
              </w:rPr>
              <w:t>0.954</w:t>
            </w:r>
          </w:p>
        </w:tc>
        <w:tc>
          <w:tcPr>
            <w:tcW w:w="0" w:type="auto"/>
            <w:vAlign w:val="center"/>
          </w:tcPr>
          <w:p w14:paraId="698458F6" w14:textId="77777777" w:rsidR="00CD10AA" w:rsidRPr="00684445" w:rsidRDefault="00CD10AA" w:rsidP="00EE2D2B">
            <w:pPr>
              <w:jc w:val="center"/>
              <w:rPr>
                <w:rFonts w:ascii="Calibri" w:hAnsi="Calibri"/>
              </w:rPr>
            </w:pPr>
            <w:r w:rsidRPr="00684445">
              <w:rPr>
                <w:rFonts w:ascii="Calibri" w:hAnsi="Calibri"/>
              </w:rPr>
              <w:t>0.962</w:t>
            </w:r>
          </w:p>
        </w:tc>
        <w:tc>
          <w:tcPr>
            <w:tcW w:w="0" w:type="auto"/>
            <w:vAlign w:val="center"/>
          </w:tcPr>
          <w:p w14:paraId="698458F7" w14:textId="77777777" w:rsidR="00CD10AA" w:rsidRPr="00684445" w:rsidRDefault="00CD10AA" w:rsidP="00EE2D2B">
            <w:pPr>
              <w:jc w:val="center"/>
              <w:rPr>
                <w:rFonts w:ascii="Calibri" w:hAnsi="Calibri"/>
              </w:rPr>
            </w:pPr>
            <w:r w:rsidRPr="00684445">
              <w:rPr>
                <w:rFonts w:ascii="Calibri" w:hAnsi="Calibri"/>
              </w:rPr>
              <w:t>0.970</w:t>
            </w:r>
          </w:p>
        </w:tc>
        <w:tc>
          <w:tcPr>
            <w:tcW w:w="0" w:type="auto"/>
            <w:vAlign w:val="center"/>
          </w:tcPr>
          <w:p w14:paraId="698458F8" w14:textId="77777777" w:rsidR="00CD10AA" w:rsidRPr="00684445" w:rsidRDefault="00CD10AA" w:rsidP="00EE2D2B">
            <w:pPr>
              <w:jc w:val="center"/>
              <w:rPr>
                <w:rFonts w:ascii="Calibri" w:hAnsi="Calibri"/>
              </w:rPr>
            </w:pPr>
            <w:r w:rsidRPr="00684445">
              <w:rPr>
                <w:rFonts w:ascii="Calibri" w:hAnsi="Calibri"/>
              </w:rPr>
              <w:t>0.979</w:t>
            </w:r>
          </w:p>
        </w:tc>
        <w:tc>
          <w:tcPr>
            <w:tcW w:w="0" w:type="auto"/>
            <w:vAlign w:val="center"/>
          </w:tcPr>
          <w:p w14:paraId="698458F9" w14:textId="77777777" w:rsidR="00CD10AA" w:rsidRPr="00684445" w:rsidRDefault="00CD10AA" w:rsidP="00EE2D2B">
            <w:pPr>
              <w:jc w:val="center"/>
              <w:rPr>
                <w:rFonts w:ascii="Calibri" w:hAnsi="Calibri"/>
              </w:rPr>
            </w:pPr>
            <w:r w:rsidRPr="00684445">
              <w:rPr>
                <w:rFonts w:ascii="Calibri" w:hAnsi="Calibri"/>
              </w:rPr>
              <w:t>0.987</w:t>
            </w:r>
          </w:p>
        </w:tc>
        <w:tc>
          <w:tcPr>
            <w:tcW w:w="0" w:type="auto"/>
            <w:vAlign w:val="center"/>
          </w:tcPr>
          <w:p w14:paraId="698458FA" w14:textId="77777777" w:rsidR="00CD10AA" w:rsidRPr="00684445" w:rsidRDefault="00CD10AA" w:rsidP="00EE2D2B">
            <w:pPr>
              <w:jc w:val="center"/>
              <w:rPr>
                <w:rFonts w:ascii="Calibri" w:hAnsi="Calibri"/>
              </w:rPr>
            </w:pPr>
            <w:r w:rsidRPr="00684445">
              <w:rPr>
                <w:rFonts w:ascii="Calibri" w:hAnsi="Calibri"/>
              </w:rPr>
              <w:t>0.995</w:t>
            </w:r>
          </w:p>
        </w:tc>
        <w:tc>
          <w:tcPr>
            <w:tcW w:w="0" w:type="auto"/>
            <w:vAlign w:val="center"/>
          </w:tcPr>
          <w:p w14:paraId="698458FB" w14:textId="77777777" w:rsidR="00CD10AA" w:rsidRPr="00684445" w:rsidRDefault="00CD10AA" w:rsidP="00EE2D2B">
            <w:pPr>
              <w:jc w:val="center"/>
              <w:rPr>
                <w:rFonts w:ascii="Calibri" w:hAnsi="Calibri"/>
              </w:rPr>
            </w:pPr>
            <w:r w:rsidRPr="00684445">
              <w:rPr>
                <w:rFonts w:ascii="Calibri" w:hAnsi="Calibri"/>
              </w:rPr>
              <w:t>1.003</w:t>
            </w:r>
          </w:p>
        </w:tc>
        <w:tc>
          <w:tcPr>
            <w:tcW w:w="0" w:type="auto"/>
            <w:vAlign w:val="center"/>
          </w:tcPr>
          <w:p w14:paraId="698458FC" w14:textId="77777777" w:rsidR="00CD10AA" w:rsidRPr="00684445" w:rsidRDefault="00CD10AA" w:rsidP="00EE2D2B">
            <w:pPr>
              <w:jc w:val="center"/>
              <w:rPr>
                <w:rFonts w:ascii="Calibri" w:hAnsi="Calibri"/>
              </w:rPr>
            </w:pPr>
            <w:r w:rsidRPr="00684445">
              <w:rPr>
                <w:rFonts w:ascii="Calibri" w:hAnsi="Calibri"/>
              </w:rPr>
              <w:t>1.011</w:t>
            </w:r>
          </w:p>
        </w:tc>
      </w:tr>
      <w:tr w:rsidR="00CD10AA" w:rsidRPr="000D1CB5" w14:paraId="69845909" w14:textId="77777777" w:rsidTr="002C7729">
        <w:trPr>
          <w:cantSplit/>
          <w:trHeight w:hRule="exact" w:val="187"/>
          <w:jc w:val="center"/>
        </w:trPr>
        <w:tc>
          <w:tcPr>
            <w:tcW w:w="0" w:type="auto"/>
            <w:vMerge/>
            <w:vAlign w:val="center"/>
          </w:tcPr>
          <w:p w14:paraId="698458FE" w14:textId="77777777" w:rsidR="00CD10AA" w:rsidRPr="00684445" w:rsidRDefault="00CD10AA" w:rsidP="00EE2D2B">
            <w:pPr>
              <w:jc w:val="center"/>
              <w:rPr>
                <w:rFonts w:ascii="Calibri" w:hAnsi="Calibri"/>
              </w:rPr>
            </w:pPr>
          </w:p>
        </w:tc>
        <w:tc>
          <w:tcPr>
            <w:tcW w:w="0" w:type="auto"/>
            <w:vAlign w:val="center"/>
          </w:tcPr>
          <w:p w14:paraId="698458FF" w14:textId="77777777" w:rsidR="00CD10AA" w:rsidRPr="00684445" w:rsidRDefault="00CD10AA" w:rsidP="00EE2D2B">
            <w:pPr>
              <w:jc w:val="center"/>
              <w:rPr>
                <w:rFonts w:ascii="Calibri" w:hAnsi="Calibri"/>
                <w:b/>
              </w:rPr>
            </w:pPr>
            <w:r w:rsidRPr="00684445">
              <w:rPr>
                <w:rFonts w:ascii="Calibri" w:hAnsi="Calibri"/>
                <w:b/>
              </w:rPr>
              <w:t>100</w:t>
            </w:r>
          </w:p>
        </w:tc>
        <w:tc>
          <w:tcPr>
            <w:tcW w:w="0" w:type="auto"/>
            <w:vAlign w:val="center"/>
          </w:tcPr>
          <w:p w14:paraId="69845900" w14:textId="77777777" w:rsidR="00CD10AA" w:rsidRPr="00684445" w:rsidRDefault="00CD10AA" w:rsidP="00EE2D2B">
            <w:pPr>
              <w:jc w:val="center"/>
              <w:rPr>
                <w:rFonts w:ascii="Calibri" w:hAnsi="Calibri"/>
              </w:rPr>
            </w:pPr>
            <w:r w:rsidRPr="00684445">
              <w:rPr>
                <w:rFonts w:ascii="Calibri" w:hAnsi="Calibri"/>
              </w:rPr>
              <w:t>0.942</w:t>
            </w:r>
          </w:p>
        </w:tc>
        <w:tc>
          <w:tcPr>
            <w:tcW w:w="0" w:type="auto"/>
            <w:vAlign w:val="center"/>
          </w:tcPr>
          <w:p w14:paraId="69845901" w14:textId="77777777" w:rsidR="00CD10AA" w:rsidRPr="00684445" w:rsidRDefault="00CD10AA" w:rsidP="00EE2D2B">
            <w:pPr>
              <w:jc w:val="center"/>
              <w:rPr>
                <w:rFonts w:ascii="Calibri" w:hAnsi="Calibri"/>
              </w:rPr>
            </w:pPr>
            <w:r w:rsidRPr="00684445">
              <w:rPr>
                <w:rFonts w:ascii="Calibri" w:hAnsi="Calibri"/>
              </w:rPr>
              <w:t>0.950</w:t>
            </w:r>
          </w:p>
        </w:tc>
        <w:tc>
          <w:tcPr>
            <w:tcW w:w="0" w:type="auto"/>
            <w:vAlign w:val="center"/>
          </w:tcPr>
          <w:p w14:paraId="69845902" w14:textId="77777777" w:rsidR="00CD10AA" w:rsidRPr="00684445" w:rsidRDefault="00CD10AA" w:rsidP="00EE2D2B">
            <w:pPr>
              <w:jc w:val="center"/>
              <w:rPr>
                <w:rFonts w:ascii="Calibri" w:hAnsi="Calibri"/>
              </w:rPr>
            </w:pPr>
            <w:r w:rsidRPr="00684445">
              <w:rPr>
                <w:rFonts w:ascii="Calibri" w:hAnsi="Calibri"/>
              </w:rPr>
              <w:t>0.958</w:t>
            </w:r>
          </w:p>
        </w:tc>
        <w:tc>
          <w:tcPr>
            <w:tcW w:w="0" w:type="auto"/>
            <w:vAlign w:val="center"/>
          </w:tcPr>
          <w:p w14:paraId="69845903" w14:textId="77777777" w:rsidR="00CD10AA" w:rsidRPr="00684445" w:rsidRDefault="00CD10AA" w:rsidP="00EE2D2B">
            <w:pPr>
              <w:jc w:val="center"/>
              <w:rPr>
                <w:rFonts w:ascii="Calibri" w:hAnsi="Calibri"/>
              </w:rPr>
            </w:pPr>
            <w:r w:rsidRPr="00684445">
              <w:rPr>
                <w:rFonts w:ascii="Calibri" w:hAnsi="Calibri"/>
              </w:rPr>
              <w:t>0.966</w:t>
            </w:r>
          </w:p>
        </w:tc>
        <w:tc>
          <w:tcPr>
            <w:tcW w:w="0" w:type="auto"/>
            <w:vAlign w:val="center"/>
          </w:tcPr>
          <w:p w14:paraId="69845904" w14:textId="77777777" w:rsidR="00CD10AA" w:rsidRPr="00684445" w:rsidRDefault="00CD10AA" w:rsidP="00EE2D2B">
            <w:pPr>
              <w:jc w:val="center"/>
              <w:rPr>
                <w:rFonts w:ascii="Calibri" w:hAnsi="Calibri"/>
              </w:rPr>
            </w:pPr>
            <w:r w:rsidRPr="00684445">
              <w:rPr>
                <w:rFonts w:ascii="Calibri" w:hAnsi="Calibri"/>
              </w:rPr>
              <w:t>0.970</w:t>
            </w:r>
          </w:p>
        </w:tc>
        <w:tc>
          <w:tcPr>
            <w:tcW w:w="0" w:type="auto"/>
            <w:vAlign w:val="center"/>
          </w:tcPr>
          <w:p w14:paraId="69845905" w14:textId="77777777" w:rsidR="00CD10AA" w:rsidRPr="00684445" w:rsidRDefault="00CD10AA" w:rsidP="00EE2D2B">
            <w:pPr>
              <w:jc w:val="center"/>
              <w:rPr>
                <w:rFonts w:ascii="Calibri" w:hAnsi="Calibri"/>
              </w:rPr>
            </w:pPr>
            <w:r w:rsidRPr="00684445">
              <w:rPr>
                <w:rFonts w:ascii="Calibri" w:hAnsi="Calibri"/>
              </w:rPr>
              <w:t>0.982</w:t>
            </w:r>
          </w:p>
        </w:tc>
        <w:tc>
          <w:tcPr>
            <w:tcW w:w="0" w:type="auto"/>
            <w:vAlign w:val="center"/>
          </w:tcPr>
          <w:p w14:paraId="69845906" w14:textId="77777777" w:rsidR="00CD10AA" w:rsidRPr="00684445" w:rsidRDefault="00CD10AA" w:rsidP="00EE2D2B">
            <w:pPr>
              <w:jc w:val="center"/>
              <w:rPr>
                <w:rFonts w:ascii="Calibri" w:hAnsi="Calibri"/>
              </w:rPr>
            </w:pPr>
            <w:r w:rsidRPr="00684445">
              <w:rPr>
                <w:rFonts w:ascii="Calibri" w:hAnsi="Calibri"/>
              </w:rPr>
              <w:t>0.990</w:t>
            </w:r>
          </w:p>
        </w:tc>
        <w:tc>
          <w:tcPr>
            <w:tcW w:w="0" w:type="auto"/>
            <w:vAlign w:val="center"/>
          </w:tcPr>
          <w:p w14:paraId="69845907" w14:textId="77777777" w:rsidR="00CD10AA" w:rsidRPr="00684445" w:rsidRDefault="00CD10AA" w:rsidP="00EE2D2B">
            <w:pPr>
              <w:jc w:val="center"/>
              <w:rPr>
                <w:rFonts w:ascii="Calibri" w:hAnsi="Calibri"/>
              </w:rPr>
            </w:pPr>
            <w:r w:rsidRPr="00684445">
              <w:rPr>
                <w:rFonts w:ascii="Calibri" w:hAnsi="Calibri"/>
              </w:rPr>
              <w:t>0.998</w:t>
            </w:r>
          </w:p>
        </w:tc>
        <w:tc>
          <w:tcPr>
            <w:tcW w:w="0" w:type="auto"/>
            <w:vAlign w:val="center"/>
          </w:tcPr>
          <w:p w14:paraId="69845908" w14:textId="77777777" w:rsidR="00CD10AA" w:rsidRPr="00684445" w:rsidRDefault="00CD10AA" w:rsidP="00EE2D2B">
            <w:pPr>
              <w:jc w:val="center"/>
              <w:rPr>
                <w:rFonts w:ascii="Calibri" w:hAnsi="Calibri"/>
              </w:rPr>
            </w:pPr>
            <w:r w:rsidRPr="00684445">
              <w:rPr>
                <w:rFonts w:ascii="Calibri" w:hAnsi="Calibri"/>
              </w:rPr>
              <w:t>1.007</w:t>
            </w:r>
          </w:p>
        </w:tc>
      </w:tr>
      <w:tr w:rsidR="00CD10AA" w:rsidRPr="000D1CB5" w14:paraId="69845915" w14:textId="77777777" w:rsidTr="002C7729">
        <w:trPr>
          <w:cantSplit/>
          <w:trHeight w:hRule="exact" w:val="187"/>
          <w:jc w:val="center"/>
        </w:trPr>
        <w:tc>
          <w:tcPr>
            <w:tcW w:w="0" w:type="auto"/>
            <w:vMerge/>
            <w:vAlign w:val="center"/>
          </w:tcPr>
          <w:p w14:paraId="6984590A" w14:textId="77777777" w:rsidR="00CD10AA" w:rsidRPr="00684445" w:rsidRDefault="00CD10AA" w:rsidP="00EE2D2B">
            <w:pPr>
              <w:jc w:val="center"/>
              <w:rPr>
                <w:rFonts w:ascii="Calibri" w:hAnsi="Calibri"/>
              </w:rPr>
            </w:pPr>
          </w:p>
        </w:tc>
        <w:tc>
          <w:tcPr>
            <w:tcW w:w="0" w:type="auto"/>
            <w:vAlign w:val="center"/>
          </w:tcPr>
          <w:p w14:paraId="6984590B" w14:textId="77777777" w:rsidR="00CD10AA" w:rsidRPr="00684445" w:rsidRDefault="00CD10AA" w:rsidP="00EE2D2B">
            <w:pPr>
              <w:jc w:val="center"/>
              <w:rPr>
                <w:rFonts w:ascii="Calibri" w:hAnsi="Calibri"/>
                <w:b/>
              </w:rPr>
            </w:pPr>
            <w:r w:rsidRPr="00684445">
              <w:rPr>
                <w:rFonts w:ascii="Calibri" w:hAnsi="Calibri"/>
                <w:b/>
              </w:rPr>
              <w:t>105</w:t>
            </w:r>
          </w:p>
        </w:tc>
        <w:tc>
          <w:tcPr>
            <w:tcW w:w="0" w:type="auto"/>
            <w:vAlign w:val="center"/>
          </w:tcPr>
          <w:p w14:paraId="6984590C" w14:textId="77777777" w:rsidR="00CD10AA" w:rsidRPr="00684445" w:rsidRDefault="00CD10AA" w:rsidP="00EE2D2B">
            <w:pPr>
              <w:jc w:val="center"/>
              <w:rPr>
                <w:rFonts w:ascii="Calibri" w:hAnsi="Calibri"/>
              </w:rPr>
            </w:pPr>
            <w:r w:rsidRPr="00684445">
              <w:rPr>
                <w:rFonts w:ascii="Calibri" w:hAnsi="Calibri"/>
              </w:rPr>
              <w:t>0.938</w:t>
            </w:r>
          </w:p>
        </w:tc>
        <w:tc>
          <w:tcPr>
            <w:tcW w:w="0" w:type="auto"/>
            <w:vAlign w:val="center"/>
          </w:tcPr>
          <w:p w14:paraId="6984590D" w14:textId="77777777" w:rsidR="00CD10AA" w:rsidRPr="00684445" w:rsidRDefault="00CD10AA" w:rsidP="00EE2D2B">
            <w:pPr>
              <w:jc w:val="center"/>
              <w:rPr>
                <w:rFonts w:ascii="Calibri" w:hAnsi="Calibri"/>
              </w:rPr>
            </w:pPr>
            <w:r w:rsidRPr="00684445">
              <w:rPr>
                <w:rFonts w:ascii="Calibri" w:hAnsi="Calibri"/>
              </w:rPr>
              <w:t>0.946</w:t>
            </w:r>
          </w:p>
        </w:tc>
        <w:tc>
          <w:tcPr>
            <w:tcW w:w="0" w:type="auto"/>
            <w:vAlign w:val="center"/>
          </w:tcPr>
          <w:p w14:paraId="6984590E" w14:textId="77777777" w:rsidR="00CD10AA" w:rsidRPr="00684445" w:rsidRDefault="00CD10AA" w:rsidP="00EE2D2B">
            <w:pPr>
              <w:jc w:val="center"/>
              <w:rPr>
                <w:rFonts w:ascii="Calibri" w:hAnsi="Calibri"/>
              </w:rPr>
            </w:pPr>
            <w:r w:rsidRPr="00684445">
              <w:rPr>
                <w:rFonts w:ascii="Calibri" w:hAnsi="Calibri"/>
              </w:rPr>
              <w:t>0.954</w:t>
            </w:r>
          </w:p>
        </w:tc>
        <w:tc>
          <w:tcPr>
            <w:tcW w:w="0" w:type="auto"/>
            <w:vAlign w:val="center"/>
          </w:tcPr>
          <w:p w14:paraId="6984590F" w14:textId="77777777" w:rsidR="00CD10AA" w:rsidRPr="00684445" w:rsidRDefault="00CD10AA" w:rsidP="00EE2D2B">
            <w:pPr>
              <w:jc w:val="center"/>
              <w:rPr>
                <w:rFonts w:ascii="Calibri" w:hAnsi="Calibri"/>
              </w:rPr>
            </w:pPr>
            <w:r w:rsidRPr="00684445">
              <w:rPr>
                <w:rFonts w:ascii="Calibri" w:hAnsi="Calibri"/>
              </w:rPr>
              <w:t>0.962</w:t>
            </w:r>
          </w:p>
        </w:tc>
        <w:tc>
          <w:tcPr>
            <w:tcW w:w="0" w:type="auto"/>
            <w:vAlign w:val="center"/>
          </w:tcPr>
          <w:p w14:paraId="69845910" w14:textId="77777777" w:rsidR="00CD10AA" w:rsidRPr="00684445" w:rsidRDefault="00CD10AA" w:rsidP="00EE2D2B">
            <w:pPr>
              <w:jc w:val="center"/>
              <w:rPr>
                <w:rFonts w:ascii="Calibri" w:hAnsi="Calibri"/>
              </w:rPr>
            </w:pPr>
            <w:r w:rsidRPr="00684445">
              <w:rPr>
                <w:rFonts w:ascii="Calibri" w:hAnsi="Calibri"/>
              </w:rPr>
              <w:t>0.970</w:t>
            </w:r>
          </w:p>
        </w:tc>
        <w:tc>
          <w:tcPr>
            <w:tcW w:w="0" w:type="auto"/>
            <w:vAlign w:val="center"/>
          </w:tcPr>
          <w:p w14:paraId="69845911" w14:textId="77777777" w:rsidR="00CD10AA" w:rsidRPr="00684445" w:rsidRDefault="00CD10AA" w:rsidP="00EE2D2B">
            <w:pPr>
              <w:jc w:val="center"/>
              <w:rPr>
                <w:rFonts w:ascii="Calibri" w:hAnsi="Calibri"/>
              </w:rPr>
            </w:pPr>
            <w:r w:rsidRPr="00684445">
              <w:rPr>
                <w:rFonts w:ascii="Calibri" w:hAnsi="Calibri"/>
              </w:rPr>
              <w:t>0.978</w:t>
            </w:r>
          </w:p>
        </w:tc>
        <w:tc>
          <w:tcPr>
            <w:tcW w:w="0" w:type="auto"/>
            <w:vAlign w:val="center"/>
          </w:tcPr>
          <w:p w14:paraId="69845912" w14:textId="77777777" w:rsidR="00CD10AA" w:rsidRPr="00684445" w:rsidRDefault="00CD10AA" w:rsidP="00EE2D2B">
            <w:pPr>
              <w:jc w:val="center"/>
              <w:rPr>
                <w:rFonts w:ascii="Calibri" w:hAnsi="Calibri"/>
              </w:rPr>
            </w:pPr>
            <w:r w:rsidRPr="00684445">
              <w:rPr>
                <w:rFonts w:ascii="Calibri" w:hAnsi="Calibri"/>
              </w:rPr>
              <w:t>0.986</w:t>
            </w:r>
          </w:p>
        </w:tc>
        <w:tc>
          <w:tcPr>
            <w:tcW w:w="0" w:type="auto"/>
            <w:vAlign w:val="center"/>
          </w:tcPr>
          <w:p w14:paraId="69845913" w14:textId="77777777" w:rsidR="00CD10AA" w:rsidRPr="00684445" w:rsidRDefault="00CD10AA" w:rsidP="00EE2D2B">
            <w:pPr>
              <w:jc w:val="center"/>
              <w:rPr>
                <w:rFonts w:ascii="Calibri" w:hAnsi="Calibri"/>
              </w:rPr>
            </w:pPr>
            <w:r w:rsidRPr="00684445">
              <w:rPr>
                <w:rFonts w:ascii="Calibri" w:hAnsi="Calibri"/>
              </w:rPr>
              <w:t>0.994</w:t>
            </w:r>
          </w:p>
        </w:tc>
        <w:tc>
          <w:tcPr>
            <w:tcW w:w="0" w:type="auto"/>
            <w:vAlign w:val="center"/>
          </w:tcPr>
          <w:p w14:paraId="69845914" w14:textId="77777777" w:rsidR="00CD10AA" w:rsidRPr="00684445" w:rsidRDefault="00CD10AA" w:rsidP="00EE2D2B">
            <w:pPr>
              <w:jc w:val="center"/>
              <w:rPr>
                <w:rFonts w:ascii="Calibri" w:hAnsi="Calibri"/>
              </w:rPr>
            </w:pPr>
            <w:r w:rsidRPr="00684445">
              <w:rPr>
                <w:rFonts w:ascii="Calibri" w:hAnsi="Calibri"/>
              </w:rPr>
              <w:t>1.002</w:t>
            </w:r>
          </w:p>
        </w:tc>
      </w:tr>
      <w:tr w:rsidR="00CD10AA" w:rsidRPr="000D1CB5" w14:paraId="69845921" w14:textId="77777777" w:rsidTr="002C7729">
        <w:trPr>
          <w:cantSplit/>
          <w:trHeight w:hRule="exact" w:val="187"/>
          <w:jc w:val="center"/>
        </w:trPr>
        <w:tc>
          <w:tcPr>
            <w:tcW w:w="0" w:type="auto"/>
            <w:vMerge/>
            <w:vAlign w:val="center"/>
          </w:tcPr>
          <w:p w14:paraId="69845916" w14:textId="77777777" w:rsidR="00CD10AA" w:rsidRPr="00684445" w:rsidRDefault="00CD10AA" w:rsidP="00EE2D2B">
            <w:pPr>
              <w:jc w:val="center"/>
              <w:rPr>
                <w:rFonts w:ascii="Calibri" w:hAnsi="Calibri"/>
              </w:rPr>
            </w:pPr>
          </w:p>
        </w:tc>
        <w:tc>
          <w:tcPr>
            <w:tcW w:w="0" w:type="auto"/>
            <w:vAlign w:val="center"/>
          </w:tcPr>
          <w:p w14:paraId="69845917" w14:textId="77777777" w:rsidR="00CD10AA" w:rsidRPr="00684445" w:rsidRDefault="00CD10AA" w:rsidP="00EE2D2B">
            <w:pPr>
              <w:jc w:val="center"/>
              <w:rPr>
                <w:rFonts w:ascii="Calibri" w:hAnsi="Calibri"/>
                <w:b/>
              </w:rPr>
            </w:pPr>
            <w:r w:rsidRPr="00684445">
              <w:rPr>
                <w:rFonts w:ascii="Calibri" w:hAnsi="Calibri"/>
                <w:b/>
              </w:rPr>
              <w:t>110</w:t>
            </w:r>
          </w:p>
        </w:tc>
        <w:tc>
          <w:tcPr>
            <w:tcW w:w="0" w:type="auto"/>
            <w:vAlign w:val="center"/>
          </w:tcPr>
          <w:p w14:paraId="69845918" w14:textId="77777777" w:rsidR="00CD10AA" w:rsidRPr="00684445" w:rsidRDefault="00CD10AA" w:rsidP="00EE2D2B">
            <w:pPr>
              <w:jc w:val="center"/>
              <w:rPr>
                <w:rFonts w:ascii="Calibri" w:hAnsi="Calibri"/>
              </w:rPr>
            </w:pPr>
            <w:r w:rsidRPr="00684445">
              <w:rPr>
                <w:rFonts w:ascii="Calibri" w:hAnsi="Calibri"/>
              </w:rPr>
              <w:t>0.933</w:t>
            </w:r>
          </w:p>
        </w:tc>
        <w:tc>
          <w:tcPr>
            <w:tcW w:w="0" w:type="auto"/>
            <w:vAlign w:val="center"/>
          </w:tcPr>
          <w:p w14:paraId="69845919" w14:textId="77777777" w:rsidR="00CD10AA" w:rsidRPr="00684445" w:rsidRDefault="00CD10AA" w:rsidP="00EE2D2B">
            <w:pPr>
              <w:jc w:val="center"/>
              <w:rPr>
                <w:rFonts w:ascii="Calibri" w:hAnsi="Calibri"/>
              </w:rPr>
            </w:pPr>
            <w:r w:rsidRPr="00684445">
              <w:rPr>
                <w:rFonts w:ascii="Calibri" w:hAnsi="Calibri"/>
              </w:rPr>
              <w:t>0.942</w:t>
            </w:r>
          </w:p>
        </w:tc>
        <w:tc>
          <w:tcPr>
            <w:tcW w:w="0" w:type="auto"/>
            <w:vAlign w:val="center"/>
          </w:tcPr>
          <w:p w14:paraId="6984591A" w14:textId="77777777" w:rsidR="00CD10AA" w:rsidRPr="00684445" w:rsidRDefault="00CD10AA" w:rsidP="00EE2D2B">
            <w:pPr>
              <w:jc w:val="center"/>
              <w:rPr>
                <w:rFonts w:ascii="Calibri" w:hAnsi="Calibri"/>
              </w:rPr>
            </w:pPr>
            <w:r w:rsidRPr="00684445">
              <w:rPr>
                <w:rFonts w:ascii="Calibri" w:hAnsi="Calibri"/>
              </w:rPr>
              <w:t>0.950</w:t>
            </w:r>
          </w:p>
        </w:tc>
        <w:tc>
          <w:tcPr>
            <w:tcW w:w="0" w:type="auto"/>
            <w:vAlign w:val="center"/>
          </w:tcPr>
          <w:p w14:paraId="6984591B" w14:textId="77777777" w:rsidR="00CD10AA" w:rsidRPr="00684445" w:rsidRDefault="00CD10AA" w:rsidP="00EE2D2B">
            <w:pPr>
              <w:jc w:val="center"/>
              <w:rPr>
                <w:rFonts w:ascii="Calibri" w:hAnsi="Calibri"/>
              </w:rPr>
            </w:pPr>
            <w:r w:rsidRPr="00684445">
              <w:rPr>
                <w:rFonts w:ascii="Calibri" w:hAnsi="Calibri"/>
              </w:rPr>
              <w:t>0.952</w:t>
            </w:r>
          </w:p>
        </w:tc>
        <w:tc>
          <w:tcPr>
            <w:tcW w:w="0" w:type="auto"/>
            <w:vAlign w:val="center"/>
          </w:tcPr>
          <w:p w14:paraId="6984591C" w14:textId="77777777" w:rsidR="00CD10AA" w:rsidRPr="00684445" w:rsidRDefault="00CD10AA" w:rsidP="00EE2D2B">
            <w:pPr>
              <w:jc w:val="center"/>
              <w:rPr>
                <w:rFonts w:ascii="Calibri" w:hAnsi="Calibri"/>
              </w:rPr>
            </w:pPr>
            <w:r w:rsidRPr="00684445">
              <w:rPr>
                <w:rFonts w:ascii="Calibri" w:hAnsi="Calibri"/>
              </w:rPr>
              <w:t>0.966</w:t>
            </w:r>
          </w:p>
        </w:tc>
        <w:tc>
          <w:tcPr>
            <w:tcW w:w="0" w:type="auto"/>
            <w:vAlign w:val="center"/>
          </w:tcPr>
          <w:p w14:paraId="6984591D" w14:textId="77777777" w:rsidR="00CD10AA" w:rsidRPr="00684445" w:rsidRDefault="00CD10AA" w:rsidP="00EE2D2B">
            <w:pPr>
              <w:jc w:val="center"/>
              <w:rPr>
                <w:rFonts w:ascii="Calibri" w:hAnsi="Calibri"/>
              </w:rPr>
            </w:pPr>
            <w:r w:rsidRPr="00684445">
              <w:rPr>
                <w:rFonts w:ascii="Calibri" w:hAnsi="Calibri"/>
              </w:rPr>
              <w:t>0.974</w:t>
            </w:r>
          </w:p>
        </w:tc>
        <w:tc>
          <w:tcPr>
            <w:tcW w:w="0" w:type="auto"/>
            <w:vAlign w:val="center"/>
          </w:tcPr>
          <w:p w14:paraId="6984591E" w14:textId="77777777" w:rsidR="00CD10AA" w:rsidRPr="00684445" w:rsidRDefault="00CD10AA" w:rsidP="00EE2D2B">
            <w:pPr>
              <w:jc w:val="center"/>
              <w:rPr>
                <w:rFonts w:ascii="Calibri" w:hAnsi="Calibri"/>
              </w:rPr>
            </w:pPr>
            <w:r w:rsidRPr="00684445">
              <w:rPr>
                <w:rFonts w:ascii="Calibri" w:hAnsi="Calibri"/>
              </w:rPr>
              <w:t>0.982</w:t>
            </w:r>
          </w:p>
        </w:tc>
        <w:tc>
          <w:tcPr>
            <w:tcW w:w="0" w:type="auto"/>
            <w:vAlign w:val="center"/>
          </w:tcPr>
          <w:p w14:paraId="6984591F" w14:textId="77777777" w:rsidR="00CD10AA" w:rsidRPr="00684445" w:rsidRDefault="00CD10AA" w:rsidP="00EE2D2B">
            <w:pPr>
              <w:jc w:val="center"/>
              <w:rPr>
                <w:rFonts w:ascii="Calibri" w:hAnsi="Calibri"/>
              </w:rPr>
            </w:pPr>
            <w:r w:rsidRPr="00684445">
              <w:rPr>
                <w:rFonts w:ascii="Calibri" w:hAnsi="Calibri"/>
              </w:rPr>
              <w:t>0.990</w:t>
            </w:r>
          </w:p>
        </w:tc>
        <w:tc>
          <w:tcPr>
            <w:tcW w:w="0" w:type="auto"/>
            <w:vAlign w:val="center"/>
          </w:tcPr>
          <w:p w14:paraId="69845920" w14:textId="77777777" w:rsidR="00CD10AA" w:rsidRPr="00684445" w:rsidRDefault="00CD10AA" w:rsidP="00EE2D2B">
            <w:pPr>
              <w:jc w:val="center"/>
              <w:rPr>
                <w:rFonts w:ascii="Calibri" w:hAnsi="Calibri"/>
              </w:rPr>
            </w:pPr>
            <w:r w:rsidRPr="00684445">
              <w:rPr>
                <w:rFonts w:ascii="Calibri" w:hAnsi="Calibri"/>
              </w:rPr>
              <w:t>0.998</w:t>
            </w:r>
          </w:p>
        </w:tc>
      </w:tr>
    </w:tbl>
    <w:p w14:paraId="69845922" w14:textId="77777777" w:rsidR="00CD10AA" w:rsidRPr="0044636B" w:rsidRDefault="00CD10AA" w:rsidP="00597B83">
      <w:pPr>
        <w:pStyle w:val="ListParagraph"/>
        <w:autoSpaceDE w:val="0"/>
        <w:autoSpaceDN w:val="0"/>
        <w:adjustRightInd w:val="0"/>
        <w:rPr>
          <w:rFonts w:ascii="Calibri" w:hAnsi="Calibri" w:cs="Arial"/>
          <w:i/>
          <w:iCs/>
        </w:rPr>
      </w:pPr>
    </w:p>
    <w:p w14:paraId="69845923" w14:textId="77777777" w:rsidR="00CD10AA" w:rsidRPr="0044636B" w:rsidRDefault="00CD10AA" w:rsidP="002C7729">
      <w:pPr>
        <w:pStyle w:val="ListParagraph"/>
        <w:ind w:hanging="720"/>
        <w:jc w:val="center"/>
        <w:rPr>
          <w:rFonts w:ascii="Calibri" w:hAnsi="Calibri" w:cs="Arial"/>
          <w:i/>
          <w:iCs/>
        </w:rPr>
      </w:pPr>
      <w:r w:rsidRPr="0044636B">
        <w:rPr>
          <w:rFonts w:ascii="Calibri" w:hAnsi="Calibri"/>
          <w:b/>
        </w:rPr>
        <w:t xml:space="preserve">Table RA3.8-3 </w:t>
      </w:r>
      <w:r w:rsidRPr="0044636B">
        <w:rPr>
          <w:rFonts w:ascii="Calibri" w:hAnsi="Calibri" w:cs="Arial"/>
          <w:b/>
          <w:i/>
          <w:iCs/>
        </w:rPr>
        <w:t>Temperature Correction Factors for Pressurization Testing</w:t>
      </w:r>
      <w:r w:rsidRPr="0044636B">
        <w:rPr>
          <w:rFonts w:ascii="Calibri" w:hAnsi="Calibri" w:cs="Arial"/>
          <w:i/>
          <w:iCs/>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42"/>
        <w:gridCol w:w="521"/>
        <w:gridCol w:w="672"/>
        <w:gridCol w:w="672"/>
        <w:gridCol w:w="672"/>
        <w:gridCol w:w="672"/>
        <w:gridCol w:w="672"/>
        <w:gridCol w:w="672"/>
        <w:gridCol w:w="672"/>
        <w:gridCol w:w="672"/>
        <w:gridCol w:w="672"/>
      </w:tblGrid>
      <w:tr w:rsidR="00CD10AA" w:rsidRPr="000D1CB5" w14:paraId="69845927" w14:textId="77777777" w:rsidTr="002C7729">
        <w:trPr>
          <w:cantSplit/>
          <w:trHeight w:hRule="exact" w:val="187"/>
          <w:jc w:val="center"/>
        </w:trPr>
        <w:tc>
          <w:tcPr>
            <w:tcW w:w="0" w:type="auto"/>
            <w:vAlign w:val="center"/>
          </w:tcPr>
          <w:p w14:paraId="69845924" w14:textId="77777777" w:rsidR="00CD10AA" w:rsidRPr="0044636B" w:rsidRDefault="00CD10AA" w:rsidP="00EE2D2B">
            <w:pPr>
              <w:jc w:val="center"/>
              <w:rPr>
                <w:rFonts w:ascii="Calibri" w:hAnsi="Calibri"/>
              </w:rPr>
            </w:pPr>
          </w:p>
        </w:tc>
        <w:tc>
          <w:tcPr>
            <w:tcW w:w="0" w:type="auto"/>
            <w:vAlign w:val="center"/>
          </w:tcPr>
          <w:p w14:paraId="69845925" w14:textId="77777777" w:rsidR="00CD10AA" w:rsidRPr="0044636B" w:rsidRDefault="00CD10AA" w:rsidP="00EE2D2B">
            <w:pPr>
              <w:jc w:val="center"/>
              <w:rPr>
                <w:rFonts w:ascii="Calibri" w:hAnsi="Calibri"/>
              </w:rPr>
            </w:pPr>
          </w:p>
        </w:tc>
        <w:tc>
          <w:tcPr>
            <w:tcW w:w="0" w:type="auto"/>
            <w:gridSpan w:val="9"/>
            <w:vAlign w:val="center"/>
          </w:tcPr>
          <w:p w14:paraId="69845926" w14:textId="77777777" w:rsidR="00CD10AA" w:rsidRPr="0044636B" w:rsidRDefault="00CD10AA" w:rsidP="00EE2D2B">
            <w:pPr>
              <w:keepNext/>
              <w:keepLines/>
              <w:suppressAutoHyphens/>
              <w:jc w:val="center"/>
              <w:rPr>
                <w:rFonts w:ascii="Calibri" w:hAnsi="Calibri"/>
                <w:b/>
              </w:rPr>
            </w:pPr>
            <w:r w:rsidRPr="0044636B">
              <w:rPr>
                <w:rFonts w:ascii="Calibri" w:hAnsi="Calibri"/>
                <w:b/>
              </w:rPr>
              <w:t>Inside Temperature (F)</w:t>
            </w:r>
          </w:p>
        </w:tc>
      </w:tr>
      <w:tr w:rsidR="00CD10AA" w:rsidRPr="000D1CB5" w14:paraId="69845933" w14:textId="77777777" w:rsidTr="002C7729">
        <w:trPr>
          <w:cantSplit/>
          <w:trHeight w:hRule="exact" w:val="187"/>
          <w:jc w:val="center"/>
        </w:trPr>
        <w:tc>
          <w:tcPr>
            <w:tcW w:w="0" w:type="auto"/>
            <w:vAlign w:val="center"/>
          </w:tcPr>
          <w:p w14:paraId="69845928" w14:textId="77777777" w:rsidR="00CD10AA" w:rsidRPr="0044636B" w:rsidRDefault="00CD10AA" w:rsidP="00EE2D2B">
            <w:pPr>
              <w:jc w:val="center"/>
              <w:rPr>
                <w:rFonts w:ascii="Calibri" w:hAnsi="Calibri"/>
              </w:rPr>
            </w:pPr>
          </w:p>
        </w:tc>
        <w:tc>
          <w:tcPr>
            <w:tcW w:w="0" w:type="auto"/>
            <w:vAlign w:val="center"/>
          </w:tcPr>
          <w:p w14:paraId="69845929" w14:textId="77777777" w:rsidR="00CD10AA" w:rsidRPr="0044636B" w:rsidRDefault="00CD10AA" w:rsidP="00EE2D2B">
            <w:pPr>
              <w:jc w:val="center"/>
              <w:rPr>
                <w:rFonts w:ascii="Calibri" w:hAnsi="Calibri"/>
              </w:rPr>
            </w:pPr>
          </w:p>
        </w:tc>
        <w:tc>
          <w:tcPr>
            <w:tcW w:w="0" w:type="auto"/>
            <w:vAlign w:val="center"/>
          </w:tcPr>
          <w:p w14:paraId="6984592A" w14:textId="77777777" w:rsidR="00CD10AA" w:rsidRPr="0044636B" w:rsidRDefault="00CD10AA" w:rsidP="00EE2D2B">
            <w:pPr>
              <w:jc w:val="center"/>
              <w:rPr>
                <w:rFonts w:ascii="Calibri" w:hAnsi="Calibri"/>
                <w:b/>
              </w:rPr>
            </w:pPr>
            <w:r w:rsidRPr="0044636B">
              <w:rPr>
                <w:rFonts w:ascii="Calibri" w:hAnsi="Calibri"/>
                <w:b/>
              </w:rPr>
              <w:t>50</w:t>
            </w:r>
          </w:p>
        </w:tc>
        <w:tc>
          <w:tcPr>
            <w:tcW w:w="0" w:type="auto"/>
            <w:vAlign w:val="center"/>
          </w:tcPr>
          <w:p w14:paraId="6984592B" w14:textId="77777777" w:rsidR="00CD10AA" w:rsidRPr="0044636B" w:rsidRDefault="00CD10AA" w:rsidP="00EE2D2B">
            <w:pPr>
              <w:jc w:val="center"/>
              <w:rPr>
                <w:rFonts w:ascii="Calibri" w:hAnsi="Calibri"/>
                <w:b/>
              </w:rPr>
            </w:pPr>
            <w:r w:rsidRPr="0044636B">
              <w:rPr>
                <w:rFonts w:ascii="Calibri" w:hAnsi="Calibri"/>
                <w:b/>
              </w:rPr>
              <w:t>55</w:t>
            </w:r>
          </w:p>
        </w:tc>
        <w:tc>
          <w:tcPr>
            <w:tcW w:w="0" w:type="auto"/>
            <w:vAlign w:val="center"/>
          </w:tcPr>
          <w:p w14:paraId="6984592C" w14:textId="77777777" w:rsidR="00CD10AA" w:rsidRPr="0044636B" w:rsidRDefault="00CD10AA" w:rsidP="00EE2D2B">
            <w:pPr>
              <w:jc w:val="center"/>
              <w:rPr>
                <w:rFonts w:ascii="Calibri" w:hAnsi="Calibri"/>
                <w:b/>
              </w:rPr>
            </w:pPr>
            <w:r w:rsidRPr="0044636B">
              <w:rPr>
                <w:rFonts w:ascii="Calibri" w:hAnsi="Calibri"/>
                <w:b/>
              </w:rPr>
              <w:t>60</w:t>
            </w:r>
          </w:p>
        </w:tc>
        <w:tc>
          <w:tcPr>
            <w:tcW w:w="0" w:type="auto"/>
            <w:vAlign w:val="center"/>
          </w:tcPr>
          <w:p w14:paraId="6984592D" w14:textId="77777777" w:rsidR="00CD10AA" w:rsidRPr="0044636B" w:rsidRDefault="00CD10AA" w:rsidP="00EE2D2B">
            <w:pPr>
              <w:jc w:val="center"/>
              <w:rPr>
                <w:rFonts w:ascii="Calibri" w:hAnsi="Calibri"/>
                <w:b/>
              </w:rPr>
            </w:pPr>
            <w:r w:rsidRPr="0044636B">
              <w:rPr>
                <w:rFonts w:ascii="Calibri" w:hAnsi="Calibri"/>
                <w:b/>
              </w:rPr>
              <w:t>65</w:t>
            </w:r>
          </w:p>
        </w:tc>
        <w:tc>
          <w:tcPr>
            <w:tcW w:w="0" w:type="auto"/>
            <w:vAlign w:val="center"/>
          </w:tcPr>
          <w:p w14:paraId="6984592E" w14:textId="77777777" w:rsidR="00CD10AA" w:rsidRPr="0044636B" w:rsidRDefault="00CD10AA" w:rsidP="00EE2D2B">
            <w:pPr>
              <w:jc w:val="center"/>
              <w:rPr>
                <w:rFonts w:ascii="Calibri" w:hAnsi="Calibri"/>
                <w:b/>
              </w:rPr>
            </w:pPr>
            <w:r w:rsidRPr="0044636B">
              <w:rPr>
                <w:rFonts w:ascii="Calibri" w:hAnsi="Calibri"/>
                <w:b/>
              </w:rPr>
              <w:t>70</w:t>
            </w:r>
          </w:p>
        </w:tc>
        <w:tc>
          <w:tcPr>
            <w:tcW w:w="0" w:type="auto"/>
            <w:vAlign w:val="center"/>
          </w:tcPr>
          <w:p w14:paraId="6984592F" w14:textId="77777777" w:rsidR="00CD10AA" w:rsidRPr="0044636B" w:rsidRDefault="00CD10AA" w:rsidP="00EE2D2B">
            <w:pPr>
              <w:jc w:val="center"/>
              <w:rPr>
                <w:rFonts w:ascii="Calibri" w:hAnsi="Calibri"/>
                <w:b/>
              </w:rPr>
            </w:pPr>
            <w:r w:rsidRPr="0044636B">
              <w:rPr>
                <w:rFonts w:ascii="Calibri" w:hAnsi="Calibri"/>
                <w:b/>
              </w:rPr>
              <w:t>75</w:t>
            </w:r>
          </w:p>
        </w:tc>
        <w:tc>
          <w:tcPr>
            <w:tcW w:w="0" w:type="auto"/>
            <w:vAlign w:val="center"/>
          </w:tcPr>
          <w:p w14:paraId="69845930" w14:textId="77777777" w:rsidR="00CD10AA" w:rsidRPr="0044636B" w:rsidRDefault="00CD10AA" w:rsidP="00EE2D2B">
            <w:pPr>
              <w:jc w:val="center"/>
              <w:rPr>
                <w:rFonts w:ascii="Calibri" w:hAnsi="Calibri"/>
                <w:b/>
              </w:rPr>
            </w:pPr>
            <w:r w:rsidRPr="0044636B">
              <w:rPr>
                <w:rFonts w:ascii="Calibri" w:hAnsi="Calibri"/>
                <w:b/>
              </w:rPr>
              <w:t>80</w:t>
            </w:r>
          </w:p>
        </w:tc>
        <w:tc>
          <w:tcPr>
            <w:tcW w:w="0" w:type="auto"/>
            <w:vAlign w:val="center"/>
          </w:tcPr>
          <w:p w14:paraId="69845931" w14:textId="77777777" w:rsidR="00CD10AA" w:rsidRPr="0044636B" w:rsidRDefault="00CD10AA" w:rsidP="00EE2D2B">
            <w:pPr>
              <w:jc w:val="center"/>
              <w:rPr>
                <w:rFonts w:ascii="Calibri" w:hAnsi="Calibri"/>
                <w:b/>
              </w:rPr>
            </w:pPr>
            <w:r w:rsidRPr="0044636B">
              <w:rPr>
                <w:rFonts w:ascii="Calibri" w:hAnsi="Calibri"/>
                <w:b/>
              </w:rPr>
              <w:t>85</w:t>
            </w:r>
          </w:p>
        </w:tc>
        <w:tc>
          <w:tcPr>
            <w:tcW w:w="0" w:type="auto"/>
            <w:vAlign w:val="center"/>
          </w:tcPr>
          <w:p w14:paraId="69845932" w14:textId="77777777" w:rsidR="00CD10AA" w:rsidRPr="0044636B" w:rsidRDefault="00CD10AA" w:rsidP="00EE2D2B">
            <w:pPr>
              <w:jc w:val="center"/>
              <w:rPr>
                <w:rFonts w:ascii="Calibri" w:hAnsi="Calibri"/>
                <w:b/>
              </w:rPr>
            </w:pPr>
            <w:r w:rsidRPr="0044636B">
              <w:rPr>
                <w:rFonts w:ascii="Calibri" w:hAnsi="Calibri"/>
                <w:b/>
              </w:rPr>
              <w:t>90</w:t>
            </w:r>
          </w:p>
        </w:tc>
      </w:tr>
      <w:tr w:rsidR="00CD10AA" w:rsidRPr="000D1CB5" w14:paraId="6984593F" w14:textId="77777777" w:rsidTr="002C7729">
        <w:trPr>
          <w:cantSplit/>
          <w:trHeight w:hRule="exact" w:val="187"/>
          <w:jc w:val="center"/>
        </w:trPr>
        <w:tc>
          <w:tcPr>
            <w:tcW w:w="0" w:type="auto"/>
            <w:vMerge w:val="restart"/>
            <w:vAlign w:val="center"/>
          </w:tcPr>
          <w:p w14:paraId="69845934" w14:textId="77777777" w:rsidR="00CD10AA" w:rsidRPr="0044636B" w:rsidRDefault="00CD10AA" w:rsidP="00EE2D2B">
            <w:pPr>
              <w:keepNext/>
              <w:keepLines/>
              <w:suppressAutoHyphens/>
              <w:jc w:val="center"/>
              <w:rPr>
                <w:rFonts w:ascii="Calibri" w:hAnsi="Calibri"/>
                <w:b/>
              </w:rPr>
            </w:pPr>
            <w:r w:rsidRPr="0044636B">
              <w:rPr>
                <w:rFonts w:ascii="Calibri" w:hAnsi="Calibri"/>
                <w:b/>
              </w:rPr>
              <w:t>Outside Temp (F)</w:t>
            </w:r>
          </w:p>
        </w:tc>
        <w:tc>
          <w:tcPr>
            <w:tcW w:w="0" w:type="auto"/>
            <w:vAlign w:val="center"/>
          </w:tcPr>
          <w:p w14:paraId="69845935" w14:textId="77777777" w:rsidR="00CD10AA" w:rsidRPr="0044636B" w:rsidRDefault="00CD10AA" w:rsidP="00EE2D2B">
            <w:pPr>
              <w:jc w:val="center"/>
              <w:rPr>
                <w:rFonts w:ascii="Calibri" w:hAnsi="Calibri"/>
                <w:b/>
              </w:rPr>
            </w:pPr>
            <w:r w:rsidRPr="0044636B">
              <w:rPr>
                <w:rFonts w:ascii="Calibri" w:hAnsi="Calibri"/>
                <w:b/>
              </w:rPr>
              <w:t>-20</w:t>
            </w:r>
          </w:p>
        </w:tc>
        <w:tc>
          <w:tcPr>
            <w:tcW w:w="0" w:type="auto"/>
            <w:vAlign w:val="center"/>
          </w:tcPr>
          <w:p w14:paraId="69845936" w14:textId="77777777" w:rsidR="00CD10AA" w:rsidRPr="0044636B" w:rsidRDefault="00CD10AA" w:rsidP="00EE2D2B">
            <w:pPr>
              <w:jc w:val="center"/>
              <w:rPr>
                <w:rFonts w:ascii="Calibri" w:hAnsi="Calibri"/>
              </w:rPr>
            </w:pPr>
            <w:r w:rsidRPr="0044636B">
              <w:rPr>
                <w:rFonts w:ascii="Calibri" w:hAnsi="Calibri"/>
              </w:rPr>
              <w:t>0.865</w:t>
            </w:r>
          </w:p>
        </w:tc>
        <w:tc>
          <w:tcPr>
            <w:tcW w:w="0" w:type="auto"/>
            <w:vAlign w:val="center"/>
          </w:tcPr>
          <w:p w14:paraId="69845937" w14:textId="77777777" w:rsidR="00CD10AA" w:rsidRPr="0044636B" w:rsidRDefault="00CD10AA" w:rsidP="00EE2D2B">
            <w:pPr>
              <w:jc w:val="center"/>
              <w:rPr>
                <w:rFonts w:ascii="Calibri" w:hAnsi="Calibri"/>
              </w:rPr>
            </w:pPr>
            <w:r w:rsidRPr="0044636B">
              <w:rPr>
                <w:rFonts w:ascii="Calibri" w:hAnsi="Calibri"/>
              </w:rPr>
              <w:t>0.861</w:t>
            </w:r>
          </w:p>
        </w:tc>
        <w:tc>
          <w:tcPr>
            <w:tcW w:w="0" w:type="auto"/>
            <w:vAlign w:val="center"/>
          </w:tcPr>
          <w:p w14:paraId="69845938" w14:textId="77777777" w:rsidR="00CD10AA" w:rsidRPr="0044636B" w:rsidRDefault="00CD10AA" w:rsidP="00EE2D2B">
            <w:pPr>
              <w:jc w:val="center"/>
              <w:rPr>
                <w:rFonts w:ascii="Calibri" w:hAnsi="Calibri"/>
              </w:rPr>
            </w:pPr>
            <w:r w:rsidRPr="0044636B">
              <w:rPr>
                <w:rFonts w:ascii="Calibri" w:hAnsi="Calibri"/>
              </w:rPr>
              <w:t>0.857</w:t>
            </w:r>
          </w:p>
        </w:tc>
        <w:tc>
          <w:tcPr>
            <w:tcW w:w="0" w:type="auto"/>
            <w:vAlign w:val="center"/>
          </w:tcPr>
          <w:p w14:paraId="69845939" w14:textId="77777777" w:rsidR="00CD10AA" w:rsidRPr="0044636B" w:rsidRDefault="00CD10AA" w:rsidP="00EE2D2B">
            <w:pPr>
              <w:jc w:val="center"/>
              <w:rPr>
                <w:rFonts w:ascii="Calibri" w:hAnsi="Calibri"/>
              </w:rPr>
            </w:pPr>
            <w:r w:rsidRPr="0044636B">
              <w:rPr>
                <w:rFonts w:ascii="Calibri" w:hAnsi="Calibri"/>
              </w:rPr>
              <w:t>0.853</w:t>
            </w:r>
          </w:p>
        </w:tc>
        <w:tc>
          <w:tcPr>
            <w:tcW w:w="0" w:type="auto"/>
            <w:vAlign w:val="center"/>
          </w:tcPr>
          <w:p w14:paraId="6984593A" w14:textId="77777777" w:rsidR="00CD10AA" w:rsidRPr="0044636B" w:rsidRDefault="00CD10AA" w:rsidP="00EE2D2B">
            <w:pPr>
              <w:jc w:val="center"/>
              <w:rPr>
                <w:rFonts w:ascii="Calibri" w:hAnsi="Calibri"/>
              </w:rPr>
            </w:pPr>
            <w:r w:rsidRPr="0044636B">
              <w:rPr>
                <w:rFonts w:ascii="Calibri" w:hAnsi="Calibri"/>
              </w:rPr>
              <w:t>0.849</w:t>
            </w:r>
          </w:p>
        </w:tc>
        <w:tc>
          <w:tcPr>
            <w:tcW w:w="0" w:type="auto"/>
            <w:vAlign w:val="center"/>
          </w:tcPr>
          <w:p w14:paraId="6984593B" w14:textId="77777777" w:rsidR="00CD10AA" w:rsidRPr="0044636B" w:rsidRDefault="00CD10AA" w:rsidP="00EE2D2B">
            <w:pPr>
              <w:jc w:val="center"/>
              <w:rPr>
                <w:rFonts w:ascii="Calibri" w:hAnsi="Calibri"/>
              </w:rPr>
            </w:pPr>
            <w:r w:rsidRPr="0044636B">
              <w:rPr>
                <w:rFonts w:ascii="Calibri" w:hAnsi="Calibri"/>
              </w:rPr>
              <w:t>0.845</w:t>
            </w:r>
          </w:p>
        </w:tc>
        <w:tc>
          <w:tcPr>
            <w:tcW w:w="0" w:type="auto"/>
            <w:vAlign w:val="center"/>
          </w:tcPr>
          <w:p w14:paraId="6984593C" w14:textId="77777777" w:rsidR="00CD10AA" w:rsidRPr="0044636B" w:rsidRDefault="00CD10AA" w:rsidP="00EE2D2B">
            <w:pPr>
              <w:jc w:val="center"/>
              <w:rPr>
                <w:rFonts w:ascii="Calibri" w:hAnsi="Calibri"/>
              </w:rPr>
            </w:pPr>
            <w:r w:rsidRPr="0044636B">
              <w:rPr>
                <w:rFonts w:ascii="Calibri" w:hAnsi="Calibri"/>
              </w:rPr>
              <w:t>0.841</w:t>
            </w:r>
          </w:p>
        </w:tc>
        <w:tc>
          <w:tcPr>
            <w:tcW w:w="0" w:type="auto"/>
            <w:vAlign w:val="center"/>
          </w:tcPr>
          <w:p w14:paraId="6984593D" w14:textId="77777777" w:rsidR="00CD10AA" w:rsidRPr="0044636B" w:rsidRDefault="00CD10AA" w:rsidP="00EE2D2B">
            <w:pPr>
              <w:jc w:val="center"/>
              <w:rPr>
                <w:rFonts w:ascii="Calibri" w:hAnsi="Calibri"/>
              </w:rPr>
            </w:pPr>
            <w:r w:rsidRPr="0044636B">
              <w:rPr>
                <w:rFonts w:ascii="Calibri" w:hAnsi="Calibri"/>
              </w:rPr>
              <w:t>0.837</w:t>
            </w:r>
          </w:p>
        </w:tc>
        <w:tc>
          <w:tcPr>
            <w:tcW w:w="0" w:type="auto"/>
            <w:vAlign w:val="center"/>
          </w:tcPr>
          <w:p w14:paraId="6984593E" w14:textId="77777777" w:rsidR="00CD10AA" w:rsidRPr="0044636B" w:rsidRDefault="00CD10AA" w:rsidP="00EE2D2B">
            <w:pPr>
              <w:jc w:val="center"/>
              <w:rPr>
                <w:rFonts w:ascii="Calibri" w:hAnsi="Calibri"/>
              </w:rPr>
            </w:pPr>
            <w:r w:rsidRPr="0044636B">
              <w:rPr>
                <w:rFonts w:ascii="Calibri" w:hAnsi="Calibri"/>
              </w:rPr>
              <w:t>0.833</w:t>
            </w:r>
          </w:p>
        </w:tc>
      </w:tr>
      <w:tr w:rsidR="00CD10AA" w:rsidRPr="000D1CB5" w14:paraId="6984594B" w14:textId="77777777" w:rsidTr="002C7729">
        <w:trPr>
          <w:cantSplit/>
          <w:trHeight w:hRule="exact" w:val="187"/>
          <w:jc w:val="center"/>
        </w:trPr>
        <w:tc>
          <w:tcPr>
            <w:tcW w:w="0" w:type="auto"/>
            <w:vMerge/>
            <w:vAlign w:val="center"/>
          </w:tcPr>
          <w:p w14:paraId="69845940" w14:textId="77777777" w:rsidR="00CD10AA" w:rsidRPr="00684445" w:rsidRDefault="00CD10AA" w:rsidP="00EE2D2B">
            <w:pPr>
              <w:jc w:val="center"/>
              <w:rPr>
                <w:rFonts w:ascii="Calibri" w:hAnsi="Calibri"/>
              </w:rPr>
            </w:pPr>
          </w:p>
        </w:tc>
        <w:tc>
          <w:tcPr>
            <w:tcW w:w="0" w:type="auto"/>
            <w:vAlign w:val="center"/>
          </w:tcPr>
          <w:p w14:paraId="69845941" w14:textId="77777777" w:rsidR="00CD10AA" w:rsidRPr="00684445" w:rsidRDefault="00CD10AA" w:rsidP="00EE2D2B">
            <w:pPr>
              <w:jc w:val="center"/>
              <w:rPr>
                <w:rFonts w:ascii="Calibri" w:hAnsi="Calibri"/>
                <w:b/>
              </w:rPr>
            </w:pPr>
            <w:r w:rsidRPr="00684445">
              <w:rPr>
                <w:rFonts w:ascii="Calibri" w:hAnsi="Calibri"/>
                <w:b/>
              </w:rPr>
              <w:t>-15</w:t>
            </w:r>
          </w:p>
        </w:tc>
        <w:tc>
          <w:tcPr>
            <w:tcW w:w="0" w:type="auto"/>
            <w:vAlign w:val="center"/>
          </w:tcPr>
          <w:p w14:paraId="69845942" w14:textId="77777777" w:rsidR="00CD10AA" w:rsidRPr="00684445" w:rsidRDefault="00CD10AA" w:rsidP="00EE2D2B">
            <w:pPr>
              <w:jc w:val="center"/>
              <w:rPr>
                <w:rFonts w:ascii="Calibri" w:hAnsi="Calibri"/>
              </w:rPr>
            </w:pPr>
            <w:r w:rsidRPr="00684445">
              <w:rPr>
                <w:rFonts w:ascii="Calibri" w:hAnsi="Calibri"/>
              </w:rPr>
              <w:t>0.874</w:t>
            </w:r>
          </w:p>
        </w:tc>
        <w:tc>
          <w:tcPr>
            <w:tcW w:w="0" w:type="auto"/>
            <w:vAlign w:val="center"/>
          </w:tcPr>
          <w:p w14:paraId="69845943" w14:textId="77777777" w:rsidR="00CD10AA" w:rsidRPr="00684445" w:rsidRDefault="00CD10AA" w:rsidP="00EE2D2B">
            <w:pPr>
              <w:jc w:val="center"/>
              <w:rPr>
                <w:rFonts w:ascii="Calibri" w:hAnsi="Calibri"/>
              </w:rPr>
            </w:pPr>
            <w:r w:rsidRPr="00684445">
              <w:rPr>
                <w:rFonts w:ascii="Calibri" w:hAnsi="Calibri"/>
              </w:rPr>
              <w:t>0.870</w:t>
            </w:r>
          </w:p>
        </w:tc>
        <w:tc>
          <w:tcPr>
            <w:tcW w:w="0" w:type="auto"/>
            <w:vAlign w:val="center"/>
          </w:tcPr>
          <w:p w14:paraId="69845944" w14:textId="77777777" w:rsidR="00CD10AA" w:rsidRPr="00684445" w:rsidRDefault="00CD10AA" w:rsidP="00EE2D2B">
            <w:pPr>
              <w:jc w:val="center"/>
              <w:rPr>
                <w:rFonts w:ascii="Calibri" w:hAnsi="Calibri"/>
              </w:rPr>
            </w:pPr>
            <w:r w:rsidRPr="00684445">
              <w:rPr>
                <w:rFonts w:ascii="Calibri" w:hAnsi="Calibri"/>
              </w:rPr>
              <w:t>0.866</w:t>
            </w:r>
          </w:p>
        </w:tc>
        <w:tc>
          <w:tcPr>
            <w:tcW w:w="0" w:type="auto"/>
            <w:vAlign w:val="center"/>
          </w:tcPr>
          <w:p w14:paraId="69845945" w14:textId="77777777" w:rsidR="00CD10AA" w:rsidRPr="00684445" w:rsidRDefault="00CD10AA" w:rsidP="00EE2D2B">
            <w:pPr>
              <w:jc w:val="center"/>
              <w:rPr>
                <w:rFonts w:ascii="Calibri" w:hAnsi="Calibri"/>
              </w:rPr>
            </w:pPr>
            <w:r w:rsidRPr="00684445">
              <w:rPr>
                <w:rFonts w:ascii="Calibri" w:hAnsi="Calibri"/>
              </w:rPr>
              <w:t>0.862</w:t>
            </w:r>
          </w:p>
        </w:tc>
        <w:tc>
          <w:tcPr>
            <w:tcW w:w="0" w:type="auto"/>
            <w:vAlign w:val="center"/>
          </w:tcPr>
          <w:p w14:paraId="69845946" w14:textId="77777777" w:rsidR="00CD10AA" w:rsidRPr="00684445" w:rsidRDefault="00CD10AA" w:rsidP="00EE2D2B">
            <w:pPr>
              <w:jc w:val="center"/>
              <w:rPr>
                <w:rFonts w:ascii="Calibri" w:hAnsi="Calibri"/>
              </w:rPr>
            </w:pPr>
            <w:r w:rsidRPr="00684445">
              <w:rPr>
                <w:rFonts w:ascii="Calibri" w:hAnsi="Calibri"/>
              </w:rPr>
              <w:t>0.858</w:t>
            </w:r>
          </w:p>
        </w:tc>
        <w:tc>
          <w:tcPr>
            <w:tcW w:w="0" w:type="auto"/>
            <w:vAlign w:val="center"/>
          </w:tcPr>
          <w:p w14:paraId="69845947" w14:textId="77777777" w:rsidR="00CD10AA" w:rsidRPr="00684445" w:rsidRDefault="00CD10AA" w:rsidP="00EE2D2B">
            <w:pPr>
              <w:jc w:val="center"/>
              <w:rPr>
                <w:rFonts w:ascii="Calibri" w:hAnsi="Calibri"/>
              </w:rPr>
            </w:pPr>
            <w:r w:rsidRPr="00684445">
              <w:rPr>
                <w:rFonts w:ascii="Calibri" w:hAnsi="Calibri"/>
              </w:rPr>
              <w:t>0.854</w:t>
            </w:r>
          </w:p>
        </w:tc>
        <w:tc>
          <w:tcPr>
            <w:tcW w:w="0" w:type="auto"/>
            <w:vAlign w:val="center"/>
          </w:tcPr>
          <w:p w14:paraId="69845948" w14:textId="77777777" w:rsidR="00CD10AA" w:rsidRPr="00684445" w:rsidRDefault="00CD10AA" w:rsidP="00EE2D2B">
            <w:pPr>
              <w:jc w:val="center"/>
              <w:rPr>
                <w:rFonts w:ascii="Calibri" w:hAnsi="Calibri"/>
              </w:rPr>
            </w:pPr>
            <w:r w:rsidRPr="00684445">
              <w:rPr>
                <w:rFonts w:ascii="Calibri" w:hAnsi="Calibri"/>
              </w:rPr>
              <w:t>0.850</w:t>
            </w:r>
          </w:p>
        </w:tc>
        <w:tc>
          <w:tcPr>
            <w:tcW w:w="0" w:type="auto"/>
            <w:vAlign w:val="center"/>
          </w:tcPr>
          <w:p w14:paraId="69845949" w14:textId="77777777" w:rsidR="00CD10AA" w:rsidRPr="00684445" w:rsidRDefault="00CD10AA" w:rsidP="00EE2D2B">
            <w:pPr>
              <w:jc w:val="center"/>
              <w:rPr>
                <w:rFonts w:ascii="Calibri" w:hAnsi="Calibri"/>
              </w:rPr>
            </w:pPr>
            <w:r w:rsidRPr="00684445">
              <w:rPr>
                <w:rFonts w:ascii="Calibri" w:hAnsi="Calibri"/>
              </w:rPr>
              <w:t>0.846</w:t>
            </w:r>
          </w:p>
        </w:tc>
        <w:tc>
          <w:tcPr>
            <w:tcW w:w="0" w:type="auto"/>
            <w:vAlign w:val="center"/>
          </w:tcPr>
          <w:p w14:paraId="6984594A" w14:textId="77777777" w:rsidR="00CD10AA" w:rsidRPr="00684445" w:rsidRDefault="00CD10AA" w:rsidP="00EE2D2B">
            <w:pPr>
              <w:jc w:val="center"/>
              <w:rPr>
                <w:rFonts w:ascii="Calibri" w:hAnsi="Calibri"/>
              </w:rPr>
            </w:pPr>
            <w:r w:rsidRPr="00684445">
              <w:rPr>
                <w:rFonts w:ascii="Calibri" w:hAnsi="Calibri"/>
              </w:rPr>
              <w:t>0.842</w:t>
            </w:r>
          </w:p>
        </w:tc>
      </w:tr>
      <w:tr w:rsidR="00CD10AA" w:rsidRPr="000D1CB5" w14:paraId="69845957" w14:textId="77777777" w:rsidTr="002C7729">
        <w:trPr>
          <w:cantSplit/>
          <w:trHeight w:hRule="exact" w:val="187"/>
          <w:jc w:val="center"/>
        </w:trPr>
        <w:tc>
          <w:tcPr>
            <w:tcW w:w="0" w:type="auto"/>
            <w:vMerge/>
            <w:vAlign w:val="center"/>
          </w:tcPr>
          <w:p w14:paraId="6984594C" w14:textId="77777777" w:rsidR="00CD10AA" w:rsidRPr="00684445" w:rsidRDefault="00CD10AA" w:rsidP="00EE2D2B">
            <w:pPr>
              <w:jc w:val="center"/>
              <w:rPr>
                <w:rFonts w:ascii="Calibri" w:hAnsi="Calibri"/>
              </w:rPr>
            </w:pPr>
          </w:p>
        </w:tc>
        <w:tc>
          <w:tcPr>
            <w:tcW w:w="0" w:type="auto"/>
            <w:vAlign w:val="center"/>
          </w:tcPr>
          <w:p w14:paraId="6984594D" w14:textId="77777777" w:rsidR="00CD10AA" w:rsidRPr="00684445" w:rsidRDefault="00CD10AA" w:rsidP="00EE2D2B">
            <w:pPr>
              <w:jc w:val="center"/>
              <w:rPr>
                <w:rFonts w:ascii="Calibri" w:hAnsi="Calibri"/>
                <w:b/>
              </w:rPr>
            </w:pPr>
            <w:r w:rsidRPr="00684445">
              <w:rPr>
                <w:rFonts w:ascii="Calibri" w:hAnsi="Calibri"/>
                <w:b/>
              </w:rPr>
              <w:t>-10</w:t>
            </w:r>
          </w:p>
        </w:tc>
        <w:tc>
          <w:tcPr>
            <w:tcW w:w="0" w:type="auto"/>
            <w:vAlign w:val="center"/>
          </w:tcPr>
          <w:p w14:paraId="6984594E" w14:textId="77777777" w:rsidR="00CD10AA" w:rsidRPr="00684445" w:rsidRDefault="00CD10AA" w:rsidP="00EE2D2B">
            <w:pPr>
              <w:jc w:val="center"/>
              <w:rPr>
                <w:rFonts w:ascii="Calibri" w:hAnsi="Calibri"/>
              </w:rPr>
            </w:pPr>
            <w:r w:rsidRPr="00684445">
              <w:rPr>
                <w:rFonts w:ascii="Calibri" w:hAnsi="Calibri"/>
              </w:rPr>
              <w:t>0.883</w:t>
            </w:r>
          </w:p>
        </w:tc>
        <w:tc>
          <w:tcPr>
            <w:tcW w:w="0" w:type="auto"/>
            <w:vAlign w:val="center"/>
          </w:tcPr>
          <w:p w14:paraId="6984594F" w14:textId="77777777" w:rsidR="00CD10AA" w:rsidRPr="00684445" w:rsidRDefault="00CD10AA" w:rsidP="00EE2D2B">
            <w:pPr>
              <w:jc w:val="center"/>
              <w:rPr>
                <w:rFonts w:ascii="Calibri" w:hAnsi="Calibri"/>
              </w:rPr>
            </w:pPr>
            <w:r w:rsidRPr="00684445">
              <w:rPr>
                <w:rFonts w:ascii="Calibri" w:hAnsi="Calibri"/>
              </w:rPr>
              <w:t>0.879</w:t>
            </w:r>
          </w:p>
        </w:tc>
        <w:tc>
          <w:tcPr>
            <w:tcW w:w="0" w:type="auto"/>
            <w:vAlign w:val="center"/>
          </w:tcPr>
          <w:p w14:paraId="69845950" w14:textId="77777777" w:rsidR="00CD10AA" w:rsidRPr="00684445" w:rsidRDefault="00CD10AA" w:rsidP="00EE2D2B">
            <w:pPr>
              <w:jc w:val="center"/>
              <w:rPr>
                <w:rFonts w:ascii="Calibri" w:hAnsi="Calibri"/>
              </w:rPr>
            </w:pPr>
            <w:r w:rsidRPr="00684445">
              <w:rPr>
                <w:rFonts w:ascii="Calibri" w:hAnsi="Calibri"/>
              </w:rPr>
              <w:t>0.874</w:t>
            </w:r>
          </w:p>
        </w:tc>
        <w:tc>
          <w:tcPr>
            <w:tcW w:w="0" w:type="auto"/>
            <w:vAlign w:val="center"/>
          </w:tcPr>
          <w:p w14:paraId="69845951" w14:textId="77777777" w:rsidR="00CD10AA" w:rsidRPr="00684445" w:rsidRDefault="00CD10AA" w:rsidP="00EE2D2B">
            <w:pPr>
              <w:jc w:val="center"/>
              <w:rPr>
                <w:rFonts w:ascii="Calibri" w:hAnsi="Calibri"/>
              </w:rPr>
            </w:pPr>
            <w:r w:rsidRPr="00684445">
              <w:rPr>
                <w:rFonts w:ascii="Calibri" w:hAnsi="Calibri"/>
              </w:rPr>
              <w:t>0.870</w:t>
            </w:r>
          </w:p>
        </w:tc>
        <w:tc>
          <w:tcPr>
            <w:tcW w:w="0" w:type="auto"/>
            <w:vAlign w:val="center"/>
          </w:tcPr>
          <w:p w14:paraId="69845952" w14:textId="77777777" w:rsidR="00CD10AA" w:rsidRPr="00684445" w:rsidRDefault="00CD10AA" w:rsidP="00EE2D2B">
            <w:pPr>
              <w:jc w:val="center"/>
              <w:rPr>
                <w:rFonts w:ascii="Calibri" w:hAnsi="Calibri"/>
              </w:rPr>
            </w:pPr>
            <w:r w:rsidRPr="00684445">
              <w:rPr>
                <w:rFonts w:ascii="Calibri" w:hAnsi="Calibri"/>
              </w:rPr>
              <w:t>0.866</w:t>
            </w:r>
          </w:p>
        </w:tc>
        <w:tc>
          <w:tcPr>
            <w:tcW w:w="0" w:type="auto"/>
            <w:vAlign w:val="center"/>
          </w:tcPr>
          <w:p w14:paraId="69845953" w14:textId="77777777" w:rsidR="00CD10AA" w:rsidRPr="00684445" w:rsidRDefault="00CD10AA" w:rsidP="00EE2D2B">
            <w:pPr>
              <w:jc w:val="center"/>
              <w:rPr>
                <w:rFonts w:ascii="Calibri" w:hAnsi="Calibri"/>
              </w:rPr>
            </w:pPr>
            <w:r w:rsidRPr="00684445">
              <w:rPr>
                <w:rFonts w:ascii="Calibri" w:hAnsi="Calibri"/>
              </w:rPr>
              <w:t>0.862</w:t>
            </w:r>
          </w:p>
        </w:tc>
        <w:tc>
          <w:tcPr>
            <w:tcW w:w="0" w:type="auto"/>
            <w:vAlign w:val="center"/>
          </w:tcPr>
          <w:p w14:paraId="69845954" w14:textId="77777777" w:rsidR="00CD10AA" w:rsidRPr="00684445" w:rsidRDefault="00CD10AA" w:rsidP="00EE2D2B">
            <w:pPr>
              <w:jc w:val="center"/>
              <w:rPr>
                <w:rFonts w:ascii="Calibri" w:hAnsi="Calibri"/>
              </w:rPr>
            </w:pPr>
            <w:r w:rsidRPr="00684445">
              <w:rPr>
                <w:rFonts w:ascii="Calibri" w:hAnsi="Calibri"/>
              </w:rPr>
              <w:t>0.858</w:t>
            </w:r>
          </w:p>
        </w:tc>
        <w:tc>
          <w:tcPr>
            <w:tcW w:w="0" w:type="auto"/>
            <w:vAlign w:val="center"/>
          </w:tcPr>
          <w:p w14:paraId="69845955" w14:textId="77777777" w:rsidR="00CD10AA" w:rsidRPr="00684445" w:rsidRDefault="00CD10AA" w:rsidP="00EE2D2B">
            <w:pPr>
              <w:jc w:val="center"/>
              <w:rPr>
                <w:rFonts w:ascii="Calibri" w:hAnsi="Calibri"/>
              </w:rPr>
            </w:pPr>
            <w:r w:rsidRPr="00684445">
              <w:rPr>
                <w:rFonts w:ascii="Calibri" w:hAnsi="Calibri"/>
              </w:rPr>
              <w:t>0.854</w:t>
            </w:r>
          </w:p>
        </w:tc>
        <w:tc>
          <w:tcPr>
            <w:tcW w:w="0" w:type="auto"/>
            <w:vAlign w:val="center"/>
          </w:tcPr>
          <w:p w14:paraId="69845956" w14:textId="77777777" w:rsidR="00CD10AA" w:rsidRPr="00684445" w:rsidRDefault="00CD10AA" w:rsidP="00EE2D2B">
            <w:pPr>
              <w:jc w:val="center"/>
              <w:rPr>
                <w:rFonts w:ascii="Calibri" w:hAnsi="Calibri"/>
              </w:rPr>
            </w:pPr>
            <w:r w:rsidRPr="00684445">
              <w:rPr>
                <w:rFonts w:ascii="Calibri" w:hAnsi="Calibri"/>
              </w:rPr>
              <w:t>0.850</w:t>
            </w:r>
          </w:p>
        </w:tc>
      </w:tr>
      <w:tr w:rsidR="00CD10AA" w:rsidRPr="000D1CB5" w14:paraId="69845963" w14:textId="77777777" w:rsidTr="002C7729">
        <w:trPr>
          <w:cantSplit/>
          <w:trHeight w:hRule="exact" w:val="187"/>
          <w:jc w:val="center"/>
        </w:trPr>
        <w:tc>
          <w:tcPr>
            <w:tcW w:w="0" w:type="auto"/>
            <w:vMerge/>
            <w:vAlign w:val="center"/>
          </w:tcPr>
          <w:p w14:paraId="69845958" w14:textId="77777777" w:rsidR="00CD10AA" w:rsidRPr="00684445" w:rsidRDefault="00CD10AA" w:rsidP="00EE2D2B">
            <w:pPr>
              <w:jc w:val="center"/>
              <w:rPr>
                <w:rFonts w:ascii="Calibri" w:hAnsi="Calibri"/>
              </w:rPr>
            </w:pPr>
          </w:p>
        </w:tc>
        <w:tc>
          <w:tcPr>
            <w:tcW w:w="0" w:type="auto"/>
            <w:vAlign w:val="center"/>
          </w:tcPr>
          <w:p w14:paraId="69845959" w14:textId="77777777" w:rsidR="00CD10AA" w:rsidRPr="00684445" w:rsidRDefault="00CD10AA" w:rsidP="00EE2D2B">
            <w:pPr>
              <w:jc w:val="center"/>
              <w:rPr>
                <w:rFonts w:ascii="Calibri" w:hAnsi="Calibri"/>
                <w:b/>
              </w:rPr>
            </w:pPr>
            <w:r w:rsidRPr="00684445">
              <w:rPr>
                <w:rFonts w:ascii="Calibri" w:hAnsi="Calibri"/>
                <w:b/>
              </w:rPr>
              <w:t>-5</w:t>
            </w:r>
          </w:p>
        </w:tc>
        <w:tc>
          <w:tcPr>
            <w:tcW w:w="0" w:type="auto"/>
            <w:vAlign w:val="center"/>
          </w:tcPr>
          <w:p w14:paraId="6984595A" w14:textId="77777777" w:rsidR="00CD10AA" w:rsidRPr="00684445" w:rsidRDefault="00CD10AA" w:rsidP="00EE2D2B">
            <w:pPr>
              <w:jc w:val="center"/>
              <w:rPr>
                <w:rFonts w:ascii="Calibri" w:hAnsi="Calibri"/>
              </w:rPr>
            </w:pPr>
            <w:r w:rsidRPr="00684445">
              <w:rPr>
                <w:rFonts w:ascii="Calibri" w:hAnsi="Calibri"/>
              </w:rPr>
              <w:t>0.892</w:t>
            </w:r>
          </w:p>
        </w:tc>
        <w:tc>
          <w:tcPr>
            <w:tcW w:w="0" w:type="auto"/>
            <w:vAlign w:val="center"/>
          </w:tcPr>
          <w:p w14:paraId="6984595B" w14:textId="77777777" w:rsidR="00CD10AA" w:rsidRPr="00684445" w:rsidRDefault="00CD10AA" w:rsidP="00EE2D2B">
            <w:pPr>
              <w:jc w:val="center"/>
              <w:rPr>
                <w:rFonts w:ascii="Calibri" w:hAnsi="Calibri"/>
              </w:rPr>
            </w:pPr>
            <w:r w:rsidRPr="00684445">
              <w:rPr>
                <w:rFonts w:ascii="Calibri" w:hAnsi="Calibri"/>
              </w:rPr>
              <w:t>0.887</w:t>
            </w:r>
          </w:p>
        </w:tc>
        <w:tc>
          <w:tcPr>
            <w:tcW w:w="0" w:type="auto"/>
            <w:vAlign w:val="center"/>
          </w:tcPr>
          <w:p w14:paraId="6984595C" w14:textId="77777777" w:rsidR="00CD10AA" w:rsidRPr="00684445" w:rsidRDefault="00CD10AA" w:rsidP="00EE2D2B">
            <w:pPr>
              <w:jc w:val="center"/>
              <w:rPr>
                <w:rFonts w:ascii="Calibri" w:hAnsi="Calibri"/>
              </w:rPr>
            </w:pPr>
            <w:r w:rsidRPr="00684445">
              <w:rPr>
                <w:rFonts w:ascii="Calibri" w:hAnsi="Calibri"/>
              </w:rPr>
              <w:t>0.883</w:t>
            </w:r>
          </w:p>
        </w:tc>
        <w:tc>
          <w:tcPr>
            <w:tcW w:w="0" w:type="auto"/>
            <w:vAlign w:val="center"/>
          </w:tcPr>
          <w:p w14:paraId="6984595D" w14:textId="77777777" w:rsidR="00CD10AA" w:rsidRPr="00684445" w:rsidRDefault="00CD10AA" w:rsidP="00EE2D2B">
            <w:pPr>
              <w:jc w:val="center"/>
              <w:rPr>
                <w:rFonts w:ascii="Calibri" w:hAnsi="Calibri"/>
              </w:rPr>
            </w:pPr>
            <w:r w:rsidRPr="00684445">
              <w:rPr>
                <w:rFonts w:ascii="Calibri" w:hAnsi="Calibri"/>
              </w:rPr>
              <w:t>0.879</w:t>
            </w:r>
          </w:p>
        </w:tc>
        <w:tc>
          <w:tcPr>
            <w:tcW w:w="0" w:type="auto"/>
            <w:vAlign w:val="center"/>
          </w:tcPr>
          <w:p w14:paraId="6984595E" w14:textId="77777777" w:rsidR="00CD10AA" w:rsidRPr="00684445" w:rsidRDefault="00CD10AA" w:rsidP="00EE2D2B">
            <w:pPr>
              <w:jc w:val="center"/>
              <w:rPr>
                <w:rFonts w:ascii="Calibri" w:hAnsi="Calibri"/>
              </w:rPr>
            </w:pPr>
            <w:r w:rsidRPr="00684445">
              <w:rPr>
                <w:rFonts w:ascii="Calibri" w:hAnsi="Calibri"/>
              </w:rPr>
              <w:t>0.875</w:t>
            </w:r>
          </w:p>
        </w:tc>
        <w:tc>
          <w:tcPr>
            <w:tcW w:w="0" w:type="auto"/>
            <w:vAlign w:val="center"/>
          </w:tcPr>
          <w:p w14:paraId="6984595F" w14:textId="77777777" w:rsidR="00CD10AA" w:rsidRPr="00684445" w:rsidRDefault="00CD10AA" w:rsidP="00EE2D2B">
            <w:pPr>
              <w:jc w:val="center"/>
              <w:rPr>
                <w:rFonts w:ascii="Calibri" w:hAnsi="Calibri"/>
              </w:rPr>
            </w:pPr>
            <w:r w:rsidRPr="00684445">
              <w:rPr>
                <w:rFonts w:ascii="Calibri" w:hAnsi="Calibri"/>
              </w:rPr>
              <w:t>0.871</w:t>
            </w:r>
          </w:p>
        </w:tc>
        <w:tc>
          <w:tcPr>
            <w:tcW w:w="0" w:type="auto"/>
            <w:vAlign w:val="center"/>
          </w:tcPr>
          <w:p w14:paraId="69845960" w14:textId="77777777" w:rsidR="00CD10AA" w:rsidRPr="00684445" w:rsidRDefault="00CD10AA" w:rsidP="00EE2D2B">
            <w:pPr>
              <w:jc w:val="center"/>
              <w:rPr>
                <w:rFonts w:ascii="Calibri" w:hAnsi="Calibri"/>
              </w:rPr>
            </w:pPr>
            <w:r w:rsidRPr="00684445">
              <w:rPr>
                <w:rFonts w:ascii="Calibri" w:hAnsi="Calibri"/>
              </w:rPr>
              <w:t>0.867</w:t>
            </w:r>
          </w:p>
        </w:tc>
        <w:tc>
          <w:tcPr>
            <w:tcW w:w="0" w:type="auto"/>
            <w:vAlign w:val="center"/>
          </w:tcPr>
          <w:p w14:paraId="69845961" w14:textId="77777777" w:rsidR="00CD10AA" w:rsidRPr="00684445" w:rsidRDefault="00CD10AA" w:rsidP="00EE2D2B">
            <w:pPr>
              <w:jc w:val="center"/>
              <w:rPr>
                <w:rFonts w:ascii="Calibri" w:hAnsi="Calibri"/>
              </w:rPr>
            </w:pPr>
            <w:r w:rsidRPr="00684445">
              <w:rPr>
                <w:rFonts w:ascii="Calibri" w:hAnsi="Calibri"/>
              </w:rPr>
              <w:t>0.863</w:t>
            </w:r>
          </w:p>
        </w:tc>
        <w:tc>
          <w:tcPr>
            <w:tcW w:w="0" w:type="auto"/>
            <w:vAlign w:val="center"/>
          </w:tcPr>
          <w:p w14:paraId="69845962" w14:textId="77777777" w:rsidR="00CD10AA" w:rsidRPr="00684445" w:rsidRDefault="00CD10AA" w:rsidP="00EE2D2B">
            <w:pPr>
              <w:jc w:val="center"/>
              <w:rPr>
                <w:rFonts w:ascii="Calibri" w:hAnsi="Calibri"/>
              </w:rPr>
            </w:pPr>
            <w:r w:rsidRPr="00684445">
              <w:rPr>
                <w:rFonts w:ascii="Calibri" w:hAnsi="Calibri"/>
              </w:rPr>
              <w:t>0.859</w:t>
            </w:r>
          </w:p>
        </w:tc>
      </w:tr>
      <w:tr w:rsidR="00CD10AA" w:rsidRPr="000D1CB5" w14:paraId="6984596F" w14:textId="77777777" w:rsidTr="002C7729">
        <w:trPr>
          <w:cantSplit/>
          <w:trHeight w:hRule="exact" w:val="187"/>
          <w:jc w:val="center"/>
        </w:trPr>
        <w:tc>
          <w:tcPr>
            <w:tcW w:w="0" w:type="auto"/>
            <w:vMerge/>
            <w:vAlign w:val="center"/>
          </w:tcPr>
          <w:p w14:paraId="69845964" w14:textId="77777777" w:rsidR="00CD10AA" w:rsidRPr="00684445" w:rsidRDefault="00CD10AA" w:rsidP="00EE2D2B">
            <w:pPr>
              <w:jc w:val="center"/>
              <w:rPr>
                <w:rFonts w:ascii="Calibri" w:hAnsi="Calibri"/>
              </w:rPr>
            </w:pPr>
          </w:p>
        </w:tc>
        <w:tc>
          <w:tcPr>
            <w:tcW w:w="0" w:type="auto"/>
            <w:vAlign w:val="center"/>
          </w:tcPr>
          <w:p w14:paraId="69845965" w14:textId="77777777" w:rsidR="00CD10AA" w:rsidRPr="00684445" w:rsidRDefault="00CD10AA" w:rsidP="00EE2D2B">
            <w:pPr>
              <w:jc w:val="center"/>
              <w:rPr>
                <w:rFonts w:ascii="Calibri" w:hAnsi="Calibri"/>
                <w:b/>
              </w:rPr>
            </w:pPr>
            <w:r w:rsidRPr="00684445">
              <w:rPr>
                <w:rFonts w:ascii="Calibri" w:hAnsi="Calibri"/>
                <w:b/>
              </w:rPr>
              <w:t>0</w:t>
            </w:r>
          </w:p>
        </w:tc>
        <w:tc>
          <w:tcPr>
            <w:tcW w:w="0" w:type="auto"/>
            <w:vAlign w:val="center"/>
          </w:tcPr>
          <w:p w14:paraId="69845966" w14:textId="77777777" w:rsidR="00CD10AA" w:rsidRPr="00684445" w:rsidRDefault="00CD10AA" w:rsidP="00EE2D2B">
            <w:pPr>
              <w:jc w:val="center"/>
              <w:rPr>
                <w:rFonts w:ascii="Calibri" w:hAnsi="Calibri"/>
              </w:rPr>
            </w:pPr>
            <w:r w:rsidRPr="00684445">
              <w:rPr>
                <w:rFonts w:ascii="Calibri" w:hAnsi="Calibri"/>
              </w:rPr>
              <w:t>0.900</w:t>
            </w:r>
          </w:p>
        </w:tc>
        <w:tc>
          <w:tcPr>
            <w:tcW w:w="0" w:type="auto"/>
            <w:vAlign w:val="center"/>
          </w:tcPr>
          <w:p w14:paraId="69845967" w14:textId="77777777" w:rsidR="00CD10AA" w:rsidRPr="00684445" w:rsidRDefault="00CD10AA" w:rsidP="00EE2D2B">
            <w:pPr>
              <w:jc w:val="center"/>
              <w:rPr>
                <w:rFonts w:ascii="Calibri" w:hAnsi="Calibri"/>
              </w:rPr>
            </w:pPr>
            <w:r w:rsidRPr="00684445">
              <w:rPr>
                <w:rFonts w:ascii="Calibri" w:hAnsi="Calibri"/>
              </w:rPr>
              <w:t>0.896</w:t>
            </w:r>
          </w:p>
        </w:tc>
        <w:tc>
          <w:tcPr>
            <w:tcW w:w="0" w:type="auto"/>
            <w:vAlign w:val="center"/>
          </w:tcPr>
          <w:p w14:paraId="69845968" w14:textId="77777777" w:rsidR="00CD10AA" w:rsidRPr="00684445" w:rsidRDefault="00CD10AA" w:rsidP="00EE2D2B">
            <w:pPr>
              <w:jc w:val="center"/>
              <w:rPr>
                <w:rFonts w:ascii="Calibri" w:hAnsi="Calibri"/>
              </w:rPr>
            </w:pPr>
            <w:r w:rsidRPr="00684445">
              <w:rPr>
                <w:rFonts w:ascii="Calibri" w:hAnsi="Calibri"/>
              </w:rPr>
              <w:t>0.892</w:t>
            </w:r>
          </w:p>
        </w:tc>
        <w:tc>
          <w:tcPr>
            <w:tcW w:w="0" w:type="auto"/>
            <w:vAlign w:val="center"/>
          </w:tcPr>
          <w:p w14:paraId="69845969" w14:textId="77777777" w:rsidR="00CD10AA" w:rsidRPr="00684445" w:rsidRDefault="00CD10AA" w:rsidP="00EE2D2B">
            <w:pPr>
              <w:jc w:val="center"/>
              <w:rPr>
                <w:rFonts w:ascii="Calibri" w:hAnsi="Calibri"/>
              </w:rPr>
            </w:pPr>
            <w:r w:rsidRPr="00684445">
              <w:rPr>
                <w:rFonts w:ascii="Calibri" w:hAnsi="Calibri"/>
              </w:rPr>
              <w:t>0.887</w:t>
            </w:r>
          </w:p>
        </w:tc>
        <w:tc>
          <w:tcPr>
            <w:tcW w:w="0" w:type="auto"/>
            <w:vAlign w:val="center"/>
          </w:tcPr>
          <w:p w14:paraId="6984596A" w14:textId="77777777" w:rsidR="00CD10AA" w:rsidRPr="00684445" w:rsidRDefault="00CD10AA" w:rsidP="00EE2D2B">
            <w:pPr>
              <w:jc w:val="center"/>
              <w:rPr>
                <w:rFonts w:ascii="Calibri" w:hAnsi="Calibri"/>
              </w:rPr>
            </w:pPr>
            <w:r w:rsidRPr="00684445">
              <w:rPr>
                <w:rFonts w:ascii="Calibri" w:hAnsi="Calibri"/>
              </w:rPr>
              <w:t>0.883</w:t>
            </w:r>
          </w:p>
        </w:tc>
        <w:tc>
          <w:tcPr>
            <w:tcW w:w="0" w:type="auto"/>
            <w:vAlign w:val="center"/>
          </w:tcPr>
          <w:p w14:paraId="6984596B" w14:textId="77777777" w:rsidR="00CD10AA" w:rsidRPr="00684445" w:rsidRDefault="00CD10AA" w:rsidP="00EE2D2B">
            <w:pPr>
              <w:jc w:val="center"/>
              <w:rPr>
                <w:rFonts w:ascii="Calibri" w:hAnsi="Calibri"/>
              </w:rPr>
            </w:pPr>
            <w:r w:rsidRPr="00684445">
              <w:rPr>
                <w:rFonts w:ascii="Calibri" w:hAnsi="Calibri"/>
              </w:rPr>
              <w:t>0.879</w:t>
            </w:r>
          </w:p>
        </w:tc>
        <w:tc>
          <w:tcPr>
            <w:tcW w:w="0" w:type="auto"/>
            <w:vAlign w:val="center"/>
          </w:tcPr>
          <w:p w14:paraId="6984596C" w14:textId="77777777" w:rsidR="00CD10AA" w:rsidRPr="00684445" w:rsidRDefault="00CD10AA" w:rsidP="00EE2D2B">
            <w:pPr>
              <w:jc w:val="center"/>
              <w:rPr>
                <w:rFonts w:ascii="Calibri" w:hAnsi="Calibri"/>
              </w:rPr>
            </w:pPr>
            <w:r w:rsidRPr="00684445">
              <w:rPr>
                <w:rFonts w:ascii="Calibri" w:hAnsi="Calibri"/>
              </w:rPr>
              <w:t>0.875</w:t>
            </w:r>
          </w:p>
        </w:tc>
        <w:tc>
          <w:tcPr>
            <w:tcW w:w="0" w:type="auto"/>
            <w:vAlign w:val="center"/>
          </w:tcPr>
          <w:p w14:paraId="6984596D" w14:textId="77777777" w:rsidR="00CD10AA" w:rsidRPr="00684445" w:rsidRDefault="00CD10AA" w:rsidP="00EE2D2B">
            <w:pPr>
              <w:jc w:val="center"/>
              <w:rPr>
                <w:rFonts w:ascii="Calibri" w:hAnsi="Calibri"/>
              </w:rPr>
            </w:pPr>
            <w:r w:rsidRPr="00684445">
              <w:rPr>
                <w:rFonts w:ascii="Calibri" w:hAnsi="Calibri"/>
              </w:rPr>
              <w:t>0.871</w:t>
            </w:r>
          </w:p>
        </w:tc>
        <w:tc>
          <w:tcPr>
            <w:tcW w:w="0" w:type="auto"/>
            <w:vAlign w:val="center"/>
          </w:tcPr>
          <w:p w14:paraId="6984596E" w14:textId="77777777" w:rsidR="00CD10AA" w:rsidRPr="00684445" w:rsidRDefault="00CD10AA" w:rsidP="00EE2D2B">
            <w:pPr>
              <w:jc w:val="center"/>
              <w:rPr>
                <w:rFonts w:ascii="Calibri" w:hAnsi="Calibri"/>
              </w:rPr>
            </w:pPr>
            <w:r w:rsidRPr="00684445">
              <w:rPr>
                <w:rFonts w:ascii="Calibri" w:hAnsi="Calibri"/>
              </w:rPr>
              <w:t>0.867</w:t>
            </w:r>
          </w:p>
        </w:tc>
      </w:tr>
      <w:tr w:rsidR="00CD10AA" w:rsidRPr="000D1CB5" w14:paraId="6984597B" w14:textId="77777777" w:rsidTr="002C7729">
        <w:trPr>
          <w:cantSplit/>
          <w:trHeight w:hRule="exact" w:val="187"/>
          <w:jc w:val="center"/>
        </w:trPr>
        <w:tc>
          <w:tcPr>
            <w:tcW w:w="0" w:type="auto"/>
            <w:vMerge/>
            <w:vAlign w:val="center"/>
          </w:tcPr>
          <w:p w14:paraId="69845970" w14:textId="77777777" w:rsidR="00CD10AA" w:rsidRPr="00684445" w:rsidRDefault="00CD10AA" w:rsidP="00EE2D2B">
            <w:pPr>
              <w:jc w:val="center"/>
              <w:rPr>
                <w:rFonts w:ascii="Calibri" w:hAnsi="Calibri"/>
              </w:rPr>
            </w:pPr>
          </w:p>
        </w:tc>
        <w:tc>
          <w:tcPr>
            <w:tcW w:w="0" w:type="auto"/>
            <w:vAlign w:val="center"/>
          </w:tcPr>
          <w:p w14:paraId="69845971" w14:textId="77777777" w:rsidR="00CD10AA" w:rsidRPr="00684445" w:rsidRDefault="00CD10AA" w:rsidP="00EE2D2B">
            <w:pPr>
              <w:jc w:val="center"/>
              <w:rPr>
                <w:rFonts w:ascii="Calibri" w:hAnsi="Calibri"/>
                <w:b/>
              </w:rPr>
            </w:pPr>
            <w:r w:rsidRPr="00684445">
              <w:rPr>
                <w:rFonts w:ascii="Calibri" w:hAnsi="Calibri"/>
                <w:b/>
              </w:rPr>
              <w:t>5</w:t>
            </w:r>
          </w:p>
        </w:tc>
        <w:tc>
          <w:tcPr>
            <w:tcW w:w="0" w:type="auto"/>
            <w:vAlign w:val="center"/>
          </w:tcPr>
          <w:p w14:paraId="69845972" w14:textId="77777777" w:rsidR="00CD10AA" w:rsidRPr="00684445" w:rsidRDefault="00CD10AA" w:rsidP="00EE2D2B">
            <w:pPr>
              <w:jc w:val="center"/>
              <w:rPr>
                <w:rFonts w:ascii="Calibri" w:hAnsi="Calibri"/>
              </w:rPr>
            </w:pPr>
            <w:r w:rsidRPr="00684445">
              <w:rPr>
                <w:rFonts w:ascii="Calibri" w:hAnsi="Calibri"/>
              </w:rPr>
              <w:t>0.909</w:t>
            </w:r>
          </w:p>
        </w:tc>
        <w:tc>
          <w:tcPr>
            <w:tcW w:w="0" w:type="auto"/>
            <w:vAlign w:val="center"/>
          </w:tcPr>
          <w:p w14:paraId="69845973" w14:textId="77777777" w:rsidR="00CD10AA" w:rsidRPr="00684445" w:rsidRDefault="00CD10AA" w:rsidP="00EE2D2B">
            <w:pPr>
              <w:jc w:val="center"/>
              <w:rPr>
                <w:rFonts w:ascii="Calibri" w:hAnsi="Calibri"/>
              </w:rPr>
            </w:pPr>
            <w:r w:rsidRPr="00684445">
              <w:rPr>
                <w:rFonts w:ascii="Calibri" w:hAnsi="Calibri"/>
              </w:rPr>
              <w:t>0.905</w:t>
            </w:r>
          </w:p>
        </w:tc>
        <w:tc>
          <w:tcPr>
            <w:tcW w:w="0" w:type="auto"/>
            <w:vAlign w:val="center"/>
          </w:tcPr>
          <w:p w14:paraId="69845974" w14:textId="77777777" w:rsidR="00CD10AA" w:rsidRPr="00684445" w:rsidRDefault="00CD10AA" w:rsidP="00EE2D2B">
            <w:pPr>
              <w:jc w:val="center"/>
              <w:rPr>
                <w:rFonts w:ascii="Calibri" w:hAnsi="Calibri"/>
              </w:rPr>
            </w:pPr>
            <w:r w:rsidRPr="00684445">
              <w:rPr>
                <w:rFonts w:ascii="Calibri" w:hAnsi="Calibri"/>
              </w:rPr>
              <w:t>0.900</w:t>
            </w:r>
          </w:p>
        </w:tc>
        <w:tc>
          <w:tcPr>
            <w:tcW w:w="0" w:type="auto"/>
            <w:vAlign w:val="center"/>
          </w:tcPr>
          <w:p w14:paraId="69845975" w14:textId="77777777" w:rsidR="00CD10AA" w:rsidRPr="00684445" w:rsidRDefault="00CD10AA" w:rsidP="00EE2D2B">
            <w:pPr>
              <w:jc w:val="center"/>
              <w:rPr>
                <w:rFonts w:ascii="Calibri" w:hAnsi="Calibri"/>
              </w:rPr>
            </w:pPr>
            <w:r w:rsidRPr="00684445">
              <w:rPr>
                <w:rFonts w:ascii="Calibri" w:hAnsi="Calibri"/>
              </w:rPr>
              <w:t>0.896</w:t>
            </w:r>
          </w:p>
        </w:tc>
        <w:tc>
          <w:tcPr>
            <w:tcW w:w="0" w:type="auto"/>
            <w:vAlign w:val="center"/>
          </w:tcPr>
          <w:p w14:paraId="69845976" w14:textId="77777777" w:rsidR="00CD10AA" w:rsidRPr="00684445" w:rsidRDefault="00CD10AA" w:rsidP="00EE2D2B">
            <w:pPr>
              <w:jc w:val="center"/>
              <w:rPr>
                <w:rFonts w:ascii="Calibri" w:hAnsi="Calibri"/>
              </w:rPr>
            </w:pPr>
            <w:r w:rsidRPr="00684445">
              <w:rPr>
                <w:rFonts w:ascii="Calibri" w:hAnsi="Calibri"/>
              </w:rPr>
              <w:t>0.892</w:t>
            </w:r>
          </w:p>
        </w:tc>
        <w:tc>
          <w:tcPr>
            <w:tcW w:w="0" w:type="auto"/>
            <w:vAlign w:val="center"/>
          </w:tcPr>
          <w:p w14:paraId="69845977" w14:textId="77777777" w:rsidR="00CD10AA" w:rsidRPr="00684445" w:rsidRDefault="00CD10AA" w:rsidP="00EE2D2B">
            <w:pPr>
              <w:jc w:val="center"/>
              <w:rPr>
                <w:rFonts w:ascii="Calibri" w:hAnsi="Calibri"/>
              </w:rPr>
            </w:pPr>
            <w:r w:rsidRPr="00684445">
              <w:rPr>
                <w:rFonts w:ascii="Calibri" w:hAnsi="Calibri"/>
              </w:rPr>
              <w:t>0.888</w:t>
            </w:r>
          </w:p>
        </w:tc>
        <w:tc>
          <w:tcPr>
            <w:tcW w:w="0" w:type="auto"/>
            <w:vAlign w:val="center"/>
          </w:tcPr>
          <w:p w14:paraId="69845978" w14:textId="77777777" w:rsidR="00CD10AA" w:rsidRPr="00684445" w:rsidRDefault="00CD10AA" w:rsidP="00EE2D2B">
            <w:pPr>
              <w:jc w:val="center"/>
              <w:rPr>
                <w:rFonts w:ascii="Calibri" w:hAnsi="Calibri"/>
              </w:rPr>
            </w:pPr>
            <w:r w:rsidRPr="00684445">
              <w:rPr>
                <w:rFonts w:ascii="Calibri" w:hAnsi="Calibri"/>
              </w:rPr>
              <w:t>0.883</w:t>
            </w:r>
          </w:p>
        </w:tc>
        <w:tc>
          <w:tcPr>
            <w:tcW w:w="0" w:type="auto"/>
            <w:vAlign w:val="center"/>
          </w:tcPr>
          <w:p w14:paraId="69845979" w14:textId="77777777" w:rsidR="00CD10AA" w:rsidRPr="00684445" w:rsidRDefault="00CD10AA" w:rsidP="00EE2D2B">
            <w:pPr>
              <w:jc w:val="center"/>
              <w:rPr>
                <w:rFonts w:ascii="Calibri" w:hAnsi="Calibri"/>
              </w:rPr>
            </w:pPr>
            <w:r w:rsidRPr="00684445">
              <w:rPr>
                <w:rFonts w:ascii="Calibri" w:hAnsi="Calibri"/>
              </w:rPr>
              <w:t>0.879</w:t>
            </w:r>
          </w:p>
        </w:tc>
        <w:tc>
          <w:tcPr>
            <w:tcW w:w="0" w:type="auto"/>
            <w:vAlign w:val="center"/>
          </w:tcPr>
          <w:p w14:paraId="6984597A" w14:textId="77777777" w:rsidR="00CD10AA" w:rsidRPr="00684445" w:rsidRDefault="00CD10AA" w:rsidP="00EE2D2B">
            <w:pPr>
              <w:jc w:val="center"/>
              <w:rPr>
                <w:rFonts w:ascii="Calibri" w:hAnsi="Calibri"/>
              </w:rPr>
            </w:pPr>
            <w:r w:rsidRPr="00684445">
              <w:rPr>
                <w:rFonts w:ascii="Calibri" w:hAnsi="Calibri"/>
              </w:rPr>
              <w:t>0.875</w:t>
            </w:r>
          </w:p>
        </w:tc>
      </w:tr>
      <w:tr w:rsidR="00CD10AA" w:rsidRPr="000D1CB5" w14:paraId="69845987" w14:textId="77777777" w:rsidTr="002C7729">
        <w:trPr>
          <w:cantSplit/>
          <w:trHeight w:hRule="exact" w:val="187"/>
          <w:jc w:val="center"/>
        </w:trPr>
        <w:tc>
          <w:tcPr>
            <w:tcW w:w="0" w:type="auto"/>
            <w:vMerge/>
            <w:vAlign w:val="center"/>
          </w:tcPr>
          <w:p w14:paraId="6984597C" w14:textId="77777777" w:rsidR="00CD10AA" w:rsidRPr="00684445" w:rsidRDefault="00CD10AA" w:rsidP="00EE2D2B">
            <w:pPr>
              <w:jc w:val="center"/>
              <w:rPr>
                <w:rFonts w:ascii="Calibri" w:hAnsi="Calibri"/>
              </w:rPr>
            </w:pPr>
          </w:p>
        </w:tc>
        <w:tc>
          <w:tcPr>
            <w:tcW w:w="0" w:type="auto"/>
            <w:vAlign w:val="center"/>
          </w:tcPr>
          <w:p w14:paraId="6984597D" w14:textId="77777777" w:rsidR="00CD10AA" w:rsidRPr="00684445" w:rsidRDefault="00CD10AA" w:rsidP="00EE2D2B">
            <w:pPr>
              <w:jc w:val="center"/>
              <w:rPr>
                <w:rFonts w:ascii="Calibri" w:hAnsi="Calibri"/>
                <w:b/>
              </w:rPr>
            </w:pPr>
            <w:r w:rsidRPr="00684445">
              <w:rPr>
                <w:rFonts w:ascii="Calibri" w:hAnsi="Calibri"/>
                <w:b/>
              </w:rPr>
              <w:t>10</w:t>
            </w:r>
          </w:p>
        </w:tc>
        <w:tc>
          <w:tcPr>
            <w:tcW w:w="0" w:type="auto"/>
            <w:vAlign w:val="center"/>
          </w:tcPr>
          <w:p w14:paraId="6984597E" w14:textId="77777777" w:rsidR="00CD10AA" w:rsidRPr="00684445" w:rsidRDefault="00CD10AA" w:rsidP="00EE2D2B">
            <w:pPr>
              <w:jc w:val="center"/>
              <w:rPr>
                <w:rFonts w:ascii="Calibri" w:hAnsi="Calibri"/>
              </w:rPr>
            </w:pPr>
            <w:r w:rsidRPr="00684445">
              <w:rPr>
                <w:rFonts w:ascii="Calibri" w:hAnsi="Calibri"/>
              </w:rPr>
              <w:t>0.918</w:t>
            </w:r>
          </w:p>
        </w:tc>
        <w:tc>
          <w:tcPr>
            <w:tcW w:w="0" w:type="auto"/>
            <w:vAlign w:val="center"/>
          </w:tcPr>
          <w:p w14:paraId="6984597F" w14:textId="77777777" w:rsidR="00CD10AA" w:rsidRPr="00684445" w:rsidRDefault="00CD10AA" w:rsidP="00EE2D2B">
            <w:pPr>
              <w:jc w:val="center"/>
              <w:rPr>
                <w:rFonts w:ascii="Calibri" w:hAnsi="Calibri"/>
              </w:rPr>
            </w:pPr>
            <w:r w:rsidRPr="00684445">
              <w:rPr>
                <w:rFonts w:ascii="Calibri" w:hAnsi="Calibri"/>
              </w:rPr>
              <w:t>0.913</w:t>
            </w:r>
          </w:p>
        </w:tc>
        <w:tc>
          <w:tcPr>
            <w:tcW w:w="0" w:type="auto"/>
            <w:vAlign w:val="center"/>
          </w:tcPr>
          <w:p w14:paraId="69845980" w14:textId="77777777" w:rsidR="00CD10AA" w:rsidRPr="00684445" w:rsidRDefault="00CD10AA" w:rsidP="00EE2D2B">
            <w:pPr>
              <w:jc w:val="center"/>
              <w:rPr>
                <w:rFonts w:ascii="Calibri" w:hAnsi="Calibri"/>
              </w:rPr>
            </w:pPr>
            <w:r w:rsidRPr="00684445">
              <w:rPr>
                <w:rFonts w:ascii="Calibri" w:hAnsi="Calibri"/>
              </w:rPr>
              <w:t>0.909</w:t>
            </w:r>
          </w:p>
        </w:tc>
        <w:tc>
          <w:tcPr>
            <w:tcW w:w="0" w:type="auto"/>
            <w:vAlign w:val="center"/>
          </w:tcPr>
          <w:p w14:paraId="69845981" w14:textId="77777777" w:rsidR="00CD10AA" w:rsidRPr="00684445" w:rsidRDefault="00CD10AA" w:rsidP="00EE2D2B">
            <w:pPr>
              <w:jc w:val="center"/>
              <w:rPr>
                <w:rFonts w:ascii="Calibri" w:hAnsi="Calibri"/>
              </w:rPr>
            </w:pPr>
            <w:r w:rsidRPr="00684445">
              <w:rPr>
                <w:rFonts w:ascii="Calibri" w:hAnsi="Calibri"/>
              </w:rPr>
              <w:t>0.905</w:t>
            </w:r>
          </w:p>
        </w:tc>
        <w:tc>
          <w:tcPr>
            <w:tcW w:w="0" w:type="auto"/>
            <w:vAlign w:val="center"/>
          </w:tcPr>
          <w:p w14:paraId="69845982" w14:textId="77777777" w:rsidR="00CD10AA" w:rsidRPr="00684445" w:rsidRDefault="00CD10AA" w:rsidP="00EE2D2B">
            <w:pPr>
              <w:jc w:val="center"/>
              <w:rPr>
                <w:rFonts w:ascii="Calibri" w:hAnsi="Calibri"/>
              </w:rPr>
            </w:pPr>
            <w:r w:rsidRPr="00684445">
              <w:rPr>
                <w:rFonts w:ascii="Calibri" w:hAnsi="Calibri"/>
              </w:rPr>
              <w:t>0.900</w:t>
            </w:r>
          </w:p>
        </w:tc>
        <w:tc>
          <w:tcPr>
            <w:tcW w:w="0" w:type="auto"/>
            <w:vAlign w:val="center"/>
          </w:tcPr>
          <w:p w14:paraId="69845983" w14:textId="77777777" w:rsidR="00CD10AA" w:rsidRPr="00684445" w:rsidRDefault="00CD10AA" w:rsidP="00EE2D2B">
            <w:pPr>
              <w:jc w:val="center"/>
              <w:rPr>
                <w:rFonts w:ascii="Calibri" w:hAnsi="Calibri"/>
              </w:rPr>
            </w:pPr>
            <w:r w:rsidRPr="00684445">
              <w:rPr>
                <w:rFonts w:ascii="Calibri" w:hAnsi="Calibri"/>
              </w:rPr>
              <w:t>0.896</w:t>
            </w:r>
          </w:p>
        </w:tc>
        <w:tc>
          <w:tcPr>
            <w:tcW w:w="0" w:type="auto"/>
            <w:vAlign w:val="center"/>
          </w:tcPr>
          <w:p w14:paraId="69845984" w14:textId="77777777" w:rsidR="00CD10AA" w:rsidRPr="00684445" w:rsidRDefault="00CD10AA" w:rsidP="00EE2D2B">
            <w:pPr>
              <w:jc w:val="center"/>
              <w:rPr>
                <w:rFonts w:ascii="Calibri" w:hAnsi="Calibri"/>
              </w:rPr>
            </w:pPr>
            <w:r w:rsidRPr="00684445">
              <w:rPr>
                <w:rFonts w:ascii="Calibri" w:hAnsi="Calibri"/>
              </w:rPr>
              <w:t>0.892</w:t>
            </w:r>
          </w:p>
        </w:tc>
        <w:tc>
          <w:tcPr>
            <w:tcW w:w="0" w:type="auto"/>
            <w:vAlign w:val="center"/>
          </w:tcPr>
          <w:p w14:paraId="69845985" w14:textId="77777777" w:rsidR="00CD10AA" w:rsidRPr="00684445" w:rsidRDefault="00CD10AA" w:rsidP="00EE2D2B">
            <w:pPr>
              <w:jc w:val="center"/>
              <w:rPr>
                <w:rFonts w:ascii="Calibri" w:hAnsi="Calibri"/>
              </w:rPr>
            </w:pPr>
            <w:r w:rsidRPr="00684445">
              <w:rPr>
                <w:rFonts w:ascii="Calibri" w:hAnsi="Calibri"/>
              </w:rPr>
              <w:t>0.888</w:t>
            </w:r>
          </w:p>
        </w:tc>
        <w:tc>
          <w:tcPr>
            <w:tcW w:w="0" w:type="auto"/>
            <w:vAlign w:val="center"/>
          </w:tcPr>
          <w:p w14:paraId="69845986" w14:textId="77777777" w:rsidR="00CD10AA" w:rsidRPr="00684445" w:rsidRDefault="00CD10AA" w:rsidP="00EE2D2B">
            <w:pPr>
              <w:jc w:val="center"/>
              <w:rPr>
                <w:rFonts w:ascii="Calibri" w:hAnsi="Calibri"/>
              </w:rPr>
            </w:pPr>
            <w:r w:rsidRPr="00684445">
              <w:rPr>
                <w:rFonts w:ascii="Calibri" w:hAnsi="Calibri"/>
              </w:rPr>
              <w:t>0.884</w:t>
            </w:r>
          </w:p>
        </w:tc>
      </w:tr>
      <w:tr w:rsidR="00CD10AA" w:rsidRPr="000D1CB5" w14:paraId="69845993" w14:textId="77777777" w:rsidTr="002C7729">
        <w:trPr>
          <w:cantSplit/>
          <w:trHeight w:hRule="exact" w:val="187"/>
          <w:jc w:val="center"/>
        </w:trPr>
        <w:tc>
          <w:tcPr>
            <w:tcW w:w="0" w:type="auto"/>
            <w:vMerge/>
            <w:vAlign w:val="center"/>
          </w:tcPr>
          <w:p w14:paraId="69845988" w14:textId="77777777" w:rsidR="00CD10AA" w:rsidRPr="00684445" w:rsidRDefault="00CD10AA" w:rsidP="00EE2D2B">
            <w:pPr>
              <w:jc w:val="center"/>
              <w:rPr>
                <w:rFonts w:ascii="Calibri" w:hAnsi="Calibri"/>
              </w:rPr>
            </w:pPr>
          </w:p>
        </w:tc>
        <w:tc>
          <w:tcPr>
            <w:tcW w:w="0" w:type="auto"/>
            <w:vAlign w:val="center"/>
          </w:tcPr>
          <w:p w14:paraId="69845989" w14:textId="77777777" w:rsidR="00CD10AA" w:rsidRPr="00684445" w:rsidRDefault="00CD10AA" w:rsidP="00EE2D2B">
            <w:pPr>
              <w:jc w:val="center"/>
              <w:rPr>
                <w:rFonts w:ascii="Calibri" w:hAnsi="Calibri"/>
                <w:b/>
              </w:rPr>
            </w:pPr>
            <w:r w:rsidRPr="00684445">
              <w:rPr>
                <w:rFonts w:ascii="Calibri" w:hAnsi="Calibri"/>
                <w:b/>
              </w:rPr>
              <w:t>15</w:t>
            </w:r>
          </w:p>
        </w:tc>
        <w:tc>
          <w:tcPr>
            <w:tcW w:w="0" w:type="auto"/>
            <w:vAlign w:val="center"/>
          </w:tcPr>
          <w:p w14:paraId="6984598A" w14:textId="77777777" w:rsidR="00CD10AA" w:rsidRPr="00684445" w:rsidRDefault="00CD10AA" w:rsidP="00EE2D2B">
            <w:pPr>
              <w:jc w:val="center"/>
              <w:rPr>
                <w:rFonts w:ascii="Calibri" w:hAnsi="Calibri"/>
              </w:rPr>
            </w:pPr>
            <w:r w:rsidRPr="00684445">
              <w:rPr>
                <w:rFonts w:ascii="Calibri" w:hAnsi="Calibri"/>
              </w:rPr>
              <w:t>0.927</w:t>
            </w:r>
          </w:p>
        </w:tc>
        <w:tc>
          <w:tcPr>
            <w:tcW w:w="0" w:type="auto"/>
            <w:vAlign w:val="center"/>
          </w:tcPr>
          <w:p w14:paraId="6984598B" w14:textId="77777777" w:rsidR="00CD10AA" w:rsidRPr="00684445" w:rsidRDefault="00CD10AA" w:rsidP="00EE2D2B">
            <w:pPr>
              <w:jc w:val="center"/>
              <w:rPr>
                <w:rFonts w:ascii="Calibri" w:hAnsi="Calibri"/>
              </w:rPr>
            </w:pPr>
            <w:r w:rsidRPr="00684445">
              <w:rPr>
                <w:rFonts w:ascii="Calibri" w:hAnsi="Calibri"/>
              </w:rPr>
              <w:t>0.922</w:t>
            </w:r>
          </w:p>
        </w:tc>
        <w:tc>
          <w:tcPr>
            <w:tcW w:w="0" w:type="auto"/>
            <w:vAlign w:val="center"/>
          </w:tcPr>
          <w:p w14:paraId="6984598C" w14:textId="77777777" w:rsidR="00CD10AA" w:rsidRPr="00684445" w:rsidRDefault="00CD10AA" w:rsidP="00EE2D2B">
            <w:pPr>
              <w:jc w:val="center"/>
              <w:rPr>
                <w:rFonts w:ascii="Calibri" w:hAnsi="Calibri"/>
              </w:rPr>
            </w:pPr>
            <w:r w:rsidRPr="00684445">
              <w:rPr>
                <w:rFonts w:ascii="Calibri" w:hAnsi="Calibri"/>
              </w:rPr>
              <w:t>0.918</w:t>
            </w:r>
          </w:p>
        </w:tc>
        <w:tc>
          <w:tcPr>
            <w:tcW w:w="0" w:type="auto"/>
            <w:vAlign w:val="center"/>
          </w:tcPr>
          <w:p w14:paraId="6984598D" w14:textId="77777777" w:rsidR="00CD10AA" w:rsidRPr="00684445" w:rsidRDefault="00CD10AA" w:rsidP="00EE2D2B">
            <w:pPr>
              <w:jc w:val="center"/>
              <w:rPr>
                <w:rFonts w:ascii="Calibri" w:hAnsi="Calibri"/>
              </w:rPr>
            </w:pPr>
            <w:r w:rsidRPr="00684445">
              <w:rPr>
                <w:rFonts w:ascii="Calibri" w:hAnsi="Calibri"/>
              </w:rPr>
              <w:t>0.913</w:t>
            </w:r>
          </w:p>
        </w:tc>
        <w:tc>
          <w:tcPr>
            <w:tcW w:w="0" w:type="auto"/>
            <w:vAlign w:val="center"/>
          </w:tcPr>
          <w:p w14:paraId="6984598E" w14:textId="77777777" w:rsidR="00CD10AA" w:rsidRPr="00684445" w:rsidRDefault="00CD10AA" w:rsidP="00EE2D2B">
            <w:pPr>
              <w:jc w:val="center"/>
              <w:rPr>
                <w:rFonts w:ascii="Calibri" w:hAnsi="Calibri"/>
              </w:rPr>
            </w:pPr>
            <w:r w:rsidRPr="00684445">
              <w:rPr>
                <w:rFonts w:ascii="Calibri" w:hAnsi="Calibri"/>
              </w:rPr>
              <w:t>0.909</w:t>
            </w:r>
          </w:p>
        </w:tc>
        <w:tc>
          <w:tcPr>
            <w:tcW w:w="0" w:type="auto"/>
            <w:vAlign w:val="center"/>
          </w:tcPr>
          <w:p w14:paraId="6984598F" w14:textId="77777777" w:rsidR="00CD10AA" w:rsidRPr="00684445" w:rsidRDefault="00CD10AA" w:rsidP="00EE2D2B">
            <w:pPr>
              <w:jc w:val="center"/>
              <w:rPr>
                <w:rFonts w:ascii="Calibri" w:hAnsi="Calibri"/>
              </w:rPr>
            </w:pPr>
            <w:r w:rsidRPr="00684445">
              <w:rPr>
                <w:rFonts w:ascii="Calibri" w:hAnsi="Calibri"/>
              </w:rPr>
              <w:t>0.905</w:t>
            </w:r>
          </w:p>
        </w:tc>
        <w:tc>
          <w:tcPr>
            <w:tcW w:w="0" w:type="auto"/>
            <w:vAlign w:val="center"/>
          </w:tcPr>
          <w:p w14:paraId="69845990" w14:textId="77777777" w:rsidR="00CD10AA" w:rsidRPr="00684445" w:rsidRDefault="00CD10AA" w:rsidP="00EE2D2B">
            <w:pPr>
              <w:jc w:val="center"/>
              <w:rPr>
                <w:rFonts w:ascii="Calibri" w:hAnsi="Calibri"/>
              </w:rPr>
            </w:pPr>
            <w:r w:rsidRPr="00684445">
              <w:rPr>
                <w:rFonts w:ascii="Calibri" w:hAnsi="Calibri"/>
              </w:rPr>
              <w:t>0.900</w:t>
            </w:r>
          </w:p>
        </w:tc>
        <w:tc>
          <w:tcPr>
            <w:tcW w:w="0" w:type="auto"/>
            <w:vAlign w:val="center"/>
          </w:tcPr>
          <w:p w14:paraId="69845991" w14:textId="77777777" w:rsidR="00CD10AA" w:rsidRPr="00684445" w:rsidRDefault="00CD10AA" w:rsidP="00EE2D2B">
            <w:pPr>
              <w:jc w:val="center"/>
              <w:rPr>
                <w:rFonts w:ascii="Calibri" w:hAnsi="Calibri"/>
              </w:rPr>
            </w:pPr>
            <w:r w:rsidRPr="00684445">
              <w:rPr>
                <w:rFonts w:ascii="Calibri" w:hAnsi="Calibri"/>
              </w:rPr>
              <w:t>0.896</w:t>
            </w:r>
          </w:p>
        </w:tc>
        <w:tc>
          <w:tcPr>
            <w:tcW w:w="0" w:type="auto"/>
            <w:vAlign w:val="center"/>
          </w:tcPr>
          <w:p w14:paraId="69845992" w14:textId="77777777" w:rsidR="00CD10AA" w:rsidRPr="00684445" w:rsidRDefault="00CD10AA" w:rsidP="00EE2D2B">
            <w:pPr>
              <w:jc w:val="center"/>
              <w:rPr>
                <w:rFonts w:ascii="Calibri" w:hAnsi="Calibri"/>
              </w:rPr>
            </w:pPr>
            <w:r w:rsidRPr="00684445">
              <w:rPr>
                <w:rFonts w:ascii="Calibri" w:hAnsi="Calibri"/>
              </w:rPr>
              <w:t>0.892</w:t>
            </w:r>
          </w:p>
        </w:tc>
      </w:tr>
      <w:tr w:rsidR="00CD10AA" w:rsidRPr="000D1CB5" w14:paraId="6984599F" w14:textId="77777777" w:rsidTr="002C7729">
        <w:trPr>
          <w:cantSplit/>
          <w:trHeight w:hRule="exact" w:val="187"/>
          <w:jc w:val="center"/>
        </w:trPr>
        <w:tc>
          <w:tcPr>
            <w:tcW w:w="0" w:type="auto"/>
            <w:vMerge/>
            <w:vAlign w:val="center"/>
          </w:tcPr>
          <w:p w14:paraId="69845994" w14:textId="77777777" w:rsidR="00CD10AA" w:rsidRPr="00684445" w:rsidRDefault="00CD10AA" w:rsidP="00EE2D2B">
            <w:pPr>
              <w:jc w:val="center"/>
              <w:rPr>
                <w:rFonts w:ascii="Calibri" w:hAnsi="Calibri"/>
              </w:rPr>
            </w:pPr>
          </w:p>
        </w:tc>
        <w:tc>
          <w:tcPr>
            <w:tcW w:w="0" w:type="auto"/>
            <w:vAlign w:val="center"/>
          </w:tcPr>
          <w:p w14:paraId="69845995" w14:textId="77777777" w:rsidR="00CD10AA" w:rsidRPr="00684445" w:rsidRDefault="00CD10AA" w:rsidP="00EE2D2B">
            <w:pPr>
              <w:jc w:val="center"/>
              <w:rPr>
                <w:rFonts w:ascii="Calibri" w:hAnsi="Calibri"/>
                <w:b/>
              </w:rPr>
            </w:pPr>
            <w:r w:rsidRPr="00684445">
              <w:rPr>
                <w:rFonts w:ascii="Calibri" w:hAnsi="Calibri"/>
                <w:b/>
              </w:rPr>
              <w:t>20</w:t>
            </w:r>
          </w:p>
        </w:tc>
        <w:tc>
          <w:tcPr>
            <w:tcW w:w="0" w:type="auto"/>
            <w:vAlign w:val="center"/>
          </w:tcPr>
          <w:p w14:paraId="69845996" w14:textId="77777777" w:rsidR="00CD10AA" w:rsidRPr="00684445" w:rsidRDefault="00CD10AA" w:rsidP="00EE2D2B">
            <w:pPr>
              <w:jc w:val="center"/>
              <w:rPr>
                <w:rFonts w:ascii="Calibri" w:hAnsi="Calibri"/>
              </w:rPr>
            </w:pPr>
            <w:r w:rsidRPr="00684445">
              <w:rPr>
                <w:rFonts w:ascii="Calibri" w:hAnsi="Calibri"/>
              </w:rPr>
              <w:t>0.935</w:t>
            </w:r>
          </w:p>
        </w:tc>
        <w:tc>
          <w:tcPr>
            <w:tcW w:w="0" w:type="auto"/>
            <w:vAlign w:val="center"/>
          </w:tcPr>
          <w:p w14:paraId="69845997" w14:textId="77777777" w:rsidR="00CD10AA" w:rsidRPr="00684445" w:rsidRDefault="00CD10AA" w:rsidP="00EE2D2B">
            <w:pPr>
              <w:jc w:val="center"/>
              <w:rPr>
                <w:rFonts w:ascii="Calibri" w:hAnsi="Calibri"/>
              </w:rPr>
            </w:pPr>
            <w:r w:rsidRPr="00684445">
              <w:rPr>
                <w:rFonts w:ascii="Calibri" w:hAnsi="Calibri"/>
              </w:rPr>
              <w:t>0.931</w:t>
            </w:r>
          </w:p>
        </w:tc>
        <w:tc>
          <w:tcPr>
            <w:tcW w:w="0" w:type="auto"/>
            <w:vAlign w:val="center"/>
          </w:tcPr>
          <w:p w14:paraId="69845998" w14:textId="77777777" w:rsidR="00CD10AA" w:rsidRPr="00684445" w:rsidRDefault="00CD10AA" w:rsidP="00EE2D2B">
            <w:pPr>
              <w:jc w:val="center"/>
              <w:rPr>
                <w:rFonts w:ascii="Calibri" w:hAnsi="Calibri"/>
              </w:rPr>
            </w:pPr>
            <w:r w:rsidRPr="00684445">
              <w:rPr>
                <w:rFonts w:ascii="Calibri" w:hAnsi="Calibri"/>
              </w:rPr>
              <w:t>0.926</w:t>
            </w:r>
          </w:p>
        </w:tc>
        <w:tc>
          <w:tcPr>
            <w:tcW w:w="0" w:type="auto"/>
            <w:vAlign w:val="center"/>
          </w:tcPr>
          <w:p w14:paraId="69845999" w14:textId="77777777" w:rsidR="00CD10AA" w:rsidRPr="00684445" w:rsidRDefault="00CD10AA" w:rsidP="00EE2D2B">
            <w:pPr>
              <w:jc w:val="center"/>
              <w:rPr>
                <w:rFonts w:ascii="Calibri" w:hAnsi="Calibri"/>
              </w:rPr>
            </w:pPr>
            <w:r w:rsidRPr="00684445">
              <w:rPr>
                <w:rFonts w:ascii="Calibri" w:hAnsi="Calibri"/>
              </w:rPr>
              <w:t>0.922</w:t>
            </w:r>
          </w:p>
        </w:tc>
        <w:tc>
          <w:tcPr>
            <w:tcW w:w="0" w:type="auto"/>
            <w:vAlign w:val="center"/>
          </w:tcPr>
          <w:p w14:paraId="6984599A" w14:textId="77777777" w:rsidR="00CD10AA" w:rsidRPr="00684445" w:rsidRDefault="00CD10AA" w:rsidP="00EE2D2B">
            <w:pPr>
              <w:jc w:val="center"/>
              <w:rPr>
                <w:rFonts w:ascii="Calibri" w:hAnsi="Calibri"/>
              </w:rPr>
            </w:pPr>
            <w:r w:rsidRPr="00684445">
              <w:rPr>
                <w:rFonts w:ascii="Calibri" w:hAnsi="Calibri"/>
              </w:rPr>
              <w:t>09.17</w:t>
            </w:r>
          </w:p>
        </w:tc>
        <w:tc>
          <w:tcPr>
            <w:tcW w:w="0" w:type="auto"/>
            <w:vAlign w:val="center"/>
          </w:tcPr>
          <w:p w14:paraId="6984599B" w14:textId="77777777" w:rsidR="00CD10AA" w:rsidRPr="00684445" w:rsidRDefault="00CD10AA" w:rsidP="00EE2D2B">
            <w:pPr>
              <w:jc w:val="center"/>
              <w:rPr>
                <w:rFonts w:ascii="Calibri" w:hAnsi="Calibri"/>
              </w:rPr>
            </w:pPr>
            <w:r w:rsidRPr="00684445">
              <w:rPr>
                <w:rFonts w:ascii="Calibri" w:hAnsi="Calibri"/>
              </w:rPr>
              <w:t>0.913</w:t>
            </w:r>
          </w:p>
        </w:tc>
        <w:tc>
          <w:tcPr>
            <w:tcW w:w="0" w:type="auto"/>
            <w:vAlign w:val="center"/>
          </w:tcPr>
          <w:p w14:paraId="6984599C" w14:textId="77777777" w:rsidR="00CD10AA" w:rsidRPr="00684445" w:rsidRDefault="00CD10AA" w:rsidP="00EE2D2B">
            <w:pPr>
              <w:jc w:val="center"/>
              <w:rPr>
                <w:rFonts w:ascii="Calibri" w:hAnsi="Calibri"/>
              </w:rPr>
            </w:pPr>
            <w:r w:rsidRPr="00684445">
              <w:rPr>
                <w:rFonts w:ascii="Calibri" w:hAnsi="Calibri"/>
              </w:rPr>
              <w:t>0.909</w:t>
            </w:r>
          </w:p>
        </w:tc>
        <w:tc>
          <w:tcPr>
            <w:tcW w:w="0" w:type="auto"/>
            <w:vAlign w:val="center"/>
          </w:tcPr>
          <w:p w14:paraId="6984599D" w14:textId="77777777" w:rsidR="00CD10AA" w:rsidRPr="00684445" w:rsidRDefault="00CD10AA" w:rsidP="00EE2D2B">
            <w:pPr>
              <w:jc w:val="center"/>
              <w:rPr>
                <w:rFonts w:ascii="Calibri" w:hAnsi="Calibri"/>
              </w:rPr>
            </w:pPr>
            <w:r w:rsidRPr="00684445">
              <w:rPr>
                <w:rFonts w:ascii="Calibri" w:hAnsi="Calibri"/>
              </w:rPr>
              <w:t>0.905</w:t>
            </w:r>
          </w:p>
        </w:tc>
        <w:tc>
          <w:tcPr>
            <w:tcW w:w="0" w:type="auto"/>
            <w:vAlign w:val="center"/>
          </w:tcPr>
          <w:p w14:paraId="6984599E" w14:textId="77777777" w:rsidR="00CD10AA" w:rsidRPr="00684445" w:rsidRDefault="00CD10AA" w:rsidP="00EE2D2B">
            <w:pPr>
              <w:jc w:val="center"/>
              <w:rPr>
                <w:rFonts w:ascii="Calibri" w:hAnsi="Calibri"/>
              </w:rPr>
            </w:pPr>
            <w:r w:rsidRPr="00684445">
              <w:rPr>
                <w:rFonts w:ascii="Calibri" w:hAnsi="Calibri"/>
              </w:rPr>
              <w:t>0.900</w:t>
            </w:r>
          </w:p>
        </w:tc>
      </w:tr>
      <w:tr w:rsidR="00CD10AA" w:rsidRPr="000D1CB5" w14:paraId="698459AB" w14:textId="77777777" w:rsidTr="002C7729">
        <w:trPr>
          <w:cantSplit/>
          <w:trHeight w:hRule="exact" w:val="187"/>
          <w:jc w:val="center"/>
        </w:trPr>
        <w:tc>
          <w:tcPr>
            <w:tcW w:w="0" w:type="auto"/>
            <w:vMerge/>
            <w:vAlign w:val="center"/>
          </w:tcPr>
          <w:p w14:paraId="698459A0" w14:textId="77777777" w:rsidR="00CD10AA" w:rsidRPr="00684445" w:rsidRDefault="00CD10AA" w:rsidP="00EE2D2B">
            <w:pPr>
              <w:jc w:val="center"/>
              <w:rPr>
                <w:rFonts w:ascii="Calibri" w:hAnsi="Calibri"/>
              </w:rPr>
            </w:pPr>
          </w:p>
        </w:tc>
        <w:tc>
          <w:tcPr>
            <w:tcW w:w="0" w:type="auto"/>
            <w:vAlign w:val="center"/>
          </w:tcPr>
          <w:p w14:paraId="698459A1" w14:textId="77777777" w:rsidR="00CD10AA" w:rsidRPr="00684445" w:rsidRDefault="00CD10AA" w:rsidP="00EE2D2B">
            <w:pPr>
              <w:jc w:val="center"/>
              <w:rPr>
                <w:rFonts w:ascii="Calibri" w:hAnsi="Calibri"/>
                <w:b/>
              </w:rPr>
            </w:pPr>
            <w:r w:rsidRPr="00684445">
              <w:rPr>
                <w:rFonts w:ascii="Calibri" w:hAnsi="Calibri"/>
                <w:b/>
              </w:rPr>
              <w:t>25</w:t>
            </w:r>
          </w:p>
        </w:tc>
        <w:tc>
          <w:tcPr>
            <w:tcW w:w="0" w:type="auto"/>
            <w:vAlign w:val="center"/>
          </w:tcPr>
          <w:p w14:paraId="698459A2" w14:textId="77777777" w:rsidR="00CD10AA" w:rsidRPr="00684445" w:rsidRDefault="00CD10AA" w:rsidP="00EE2D2B">
            <w:pPr>
              <w:jc w:val="center"/>
              <w:rPr>
                <w:rFonts w:ascii="Calibri" w:hAnsi="Calibri"/>
              </w:rPr>
            </w:pPr>
            <w:r w:rsidRPr="00684445">
              <w:rPr>
                <w:rFonts w:ascii="Calibri" w:hAnsi="Calibri"/>
              </w:rPr>
              <w:t>0.944</w:t>
            </w:r>
          </w:p>
        </w:tc>
        <w:tc>
          <w:tcPr>
            <w:tcW w:w="0" w:type="auto"/>
            <w:vAlign w:val="center"/>
          </w:tcPr>
          <w:p w14:paraId="698459A3" w14:textId="77777777" w:rsidR="00CD10AA" w:rsidRPr="00684445" w:rsidRDefault="00CD10AA" w:rsidP="00EE2D2B">
            <w:pPr>
              <w:jc w:val="center"/>
              <w:rPr>
                <w:rFonts w:ascii="Calibri" w:hAnsi="Calibri"/>
              </w:rPr>
            </w:pPr>
            <w:r w:rsidRPr="00684445">
              <w:rPr>
                <w:rFonts w:ascii="Calibri" w:hAnsi="Calibri"/>
              </w:rPr>
              <w:t>0.939</w:t>
            </w:r>
          </w:p>
        </w:tc>
        <w:tc>
          <w:tcPr>
            <w:tcW w:w="0" w:type="auto"/>
            <w:vAlign w:val="center"/>
          </w:tcPr>
          <w:p w14:paraId="698459A4" w14:textId="77777777" w:rsidR="00CD10AA" w:rsidRPr="00684445" w:rsidRDefault="00CD10AA" w:rsidP="00EE2D2B">
            <w:pPr>
              <w:jc w:val="center"/>
              <w:rPr>
                <w:rFonts w:ascii="Calibri" w:hAnsi="Calibri"/>
              </w:rPr>
            </w:pPr>
            <w:r w:rsidRPr="00684445">
              <w:rPr>
                <w:rFonts w:ascii="Calibri" w:hAnsi="Calibri"/>
              </w:rPr>
              <w:t>0.935</w:t>
            </w:r>
          </w:p>
        </w:tc>
        <w:tc>
          <w:tcPr>
            <w:tcW w:w="0" w:type="auto"/>
            <w:vAlign w:val="center"/>
          </w:tcPr>
          <w:p w14:paraId="698459A5" w14:textId="77777777" w:rsidR="00CD10AA" w:rsidRPr="00684445" w:rsidRDefault="00CD10AA" w:rsidP="00EE2D2B">
            <w:pPr>
              <w:jc w:val="center"/>
              <w:rPr>
                <w:rFonts w:ascii="Calibri" w:hAnsi="Calibri"/>
              </w:rPr>
            </w:pPr>
            <w:r w:rsidRPr="00684445">
              <w:rPr>
                <w:rFonts w:ascii="Calibri" w:hAnsi="Calibri"/>
              </w:rPr>
              <w:t>0.930</w:t>
            </w:r>
          </w:p>
        </w:tc>
        <w:tc>
          <w:tcPr>
            <w:tcW w:w="0" w:type="auto"/>
            <w:vAlign w:val="center"/>
          </w:tcPr>
          <w:p w14:paraId="698459A6" w14:textId="77777777" w:rsidR="00CD10AA" w:rsidRPr="00684445" w:rsidRDefault="00CD10AA" w:rsidP="00EE2D2B">
            <w:pPr>
              <w:jc w:val="center"/>
              <w:rPr>
                <w:rFonts w:ascii="Calibri" w:hAnsi="Calibri"/>
              </w:rPr>
            </w:pPr>
            <w:r w:rsidRPr="00684445">
              <w:rPr>
                <w:rFonts w:ascii="Calibri" w:hAnsi="Calibri"/>
              </w:rPr>
              <w:t>0.926</w:t>
            </w:r>
          </w:p>
        </w:tc>
        <w:tc>
          <w:tcPr>
            <w:tcW w:w="0" w:type="auto"/>
            <w:vAlign w:val="center"/>
          </w:tcPr>
          <w:p w14:paraId="698459A7" w14:textId="77777777" w:rsidR="00CD10AA" w:rsidRPr="00684445" w:rsidRDefault="00CD10AA" w:rsidP="00EE2D2B">
            <w:pPr>
              <w:jc w:val="center"/>
              <w:rPr>
                <w:rFonts w:ascii="Calibri" w:hAnsi="Calibri"/>
              </w:rPr>
            </w:pPr>
            <w:r w:rsidRPr="00684445">
              <w:rPr>
                <w:rFonts w:ascii="Calibri" w:hAnsi="Calibri"/>
              </w:rPr>
              <w:t>0.922</w:t>
            </w:r>
          </w:p>
        </w:tc>
        <w:tc>
          <w:tcPr>
            <w:tcW w:w="0" w:type="auto"/>
            <w:vAlign w:val="center"/>
          </w:tcPr>
          <w:p w14:paraId="698459A8" w14:textId="77777777" w:rsidR="00CD10AA" w:rsidRPr="00684445" w:rsidRDefault="00CD10AA" w:rsidP="00EE2D2B">
            <w:pPr>
              <w:jc w:val="center"/>
              <w:rPr>
                <w:rFonts w:ascii="Calibri" w:hAnsi="Calibri"/>
              </w:rPr>
            </w:pPr>
            <w:r w:rsidRPr="00684445">
              <w:rPr>
                <w:rFonts w:ascii="Calibri" w:hAnsi="Calibri"/>
              </w:rPr>
              <w:t>0.917</w:t>
            </w:r>
          </w:p>
        </w:tc>
        <w:tc>
          <w:tcPr>
            <w:tcW w:w="0" w:type="auto"/>
            <w:vAlign w:val="center"/>
          </w:tcPr>
          <w:p w14:paraId="698459A9" w14:textId="77777777" w:rsidR="00CD10AA" w:rsidRPr="00684445" w:rsidRDefault="00CD10AA" w:rsidP="00EE2D2B">
            <w:pPr>
              <w:jc w:val="center"/>
              <w:rPr>
                <w:rFonts w:ascii="Calibri" w:hAnsi="Calibri"/>
              </w:rPr>
            </w:pPr>
            <w:r w:rsidRPr="00684445">
              <w:rPr>
                <w:rFonts w:ascii="Calibri" w:hAnsi="Calibri"/>
              </w:rPr>
              <w:t>0.913</w:t>
            </w:r>
          </w:p>
        </w:tc>
        <w:tc>
          <w:tcPr>
            <w:tcW w:w="0" w:type="auto"/>
            <w:vAlign w:val="center"/>
          </w:tcPr>
          <w:p w14:paraId="698459AA" w14:textId="77777777" w:rsidR="00CD10AA" w:rsidRPr="00684445" w:rsidRDefault="00CD10AA" w:rsidP="00EE2D2B">
            <w:pPr>
              <w:jc w:val="center"/>
              <w:rPr>
                <w:rFonts w:ascii="Calibri" w:hAnsi="Calibri"/>
              </w:rPr>
            </w:pPr>
            <w:r w:rsidRPr="00684445">
              <w:rPr>
                <w:rFonts w:ascii="Calibri" w:hAnsi="Calibri"/>
              </w:rPr>
              <w:t>0.909</w:t>
            </w:r>
          </w:p>
        </w:tc>
      </w:tr>
      <w:tr w:rsidR="00CD10AA" w:rsidRPr="000D1CB5" w14:paraId="698459B7" w14:textId="77777777" w:rsidTr="002C7729">
        <w:trPr>
          <w:cantSplit/>
          <w:trHeight w:hRule="exact" w:val="187"/>
          <w:jc w:val="center"/>
        </w:trPr>
        <w:tc>
          <w:tcPr>
            <w:tcW w:w="0" w:type="auto"/>
            <w:vMerge/>
            <w:vAlign w:val="center"/>
          </w:tcPr>
          <w:p w14:paraId="698459AC" w14:textId="77777777" w:rsidR="00CD10AA" w:rsidRPr="00684445" w:rsidRDefault="00CD10AA" w:rsidP="00EE2D2B">
            <w:pPr>
              <w:jc w:val="center"/>
              <w:rPr>
                <w:rFonts w:ascii="Calibri" w:hAnsi="Calibri"/>
              </w:rPr>
            </w:pPr>
          </w:p>
        </w:tc>
        <w:tc>
          <w:tcPr>
            <w:tcW w:w="0" w:type="auto"/>
            <w:vAlign w:val="center"/>
          </w:tcPr>
          <w:p w14:paraId="698459AD" w14:textId="77777777" w:rsidR="00CD10AA" w:rsidRPr="00684445" w:rsidRDefault="00CD10AA" w:rsidP="00EE2D2B">
            <w:pPr>
              <w:jc w:val="center"/>
              <w:rPr>
                <w:rFonts w:ascii="Calibri" w:hAnsi="Calibri"/>
                <w:b/>
              </w:rPr>
            </w:pPr>
            <w:r w:rsidRPr="00684445">
              <w:rPr>
                <w:rFonts w:ascii="Calibri" w:hAnsi="Calibri"/>
                <w:b/>
              </w:rPr>
              <w:t>30</w:t>
            </w:r>
          </w:p>
        </w:tc>
        <w:tc>
          <w:tcPr>
            <w:tcW w:w="0" w:type="auto"/>
            <w:vAlign w:val="center"/>
          </w:tcPr>
          <w:p w14:paraId="698459AE" w14:textId="77777777" w:rsidR="00CD10AA" w:rsidRPr="00684445" w:rsidRDefault="00CD10AA" w:rsidP="00EE2D2B">
            <w:pPr>
              <w:jc w:val="center"/>
              <w:rPr>
                <w:rFonts w:ascii="Calibri" w:hAnsi="Calibri"/>
              </w:rPr>
            </w:pPr>
            <w:r w:rsidRPr="00684445">
              <w:rPr>
                <w:rFonts w:ascii="Calibri" w:hAnsi="Calibri"/>
              </w:rPr>
              <w:t>0.952</w:t>
            </w:r>
          </w:p>
        </w:tc>
        <w:tc>
          <w:tcPr>
            <w:tcW w:w="0" w:type="auto"/>
            <w:vAlign w:val="center"/>
          </w:tcPr>
          <w:p w14:paraId="698459AF" w14:textId="77777777" w:rsidR="00CD10AA" w:rsidRPr="00684445" w:rsidRDefault="00CD10AA" w:rsidP="00EE2D2B">
            <w:pPr>
              <w:jc w:val="center"/>
              <w:rPr>
                <w:rFonts w:ascii="Calibri" w:hAnsi="Calibri"/>
              </w:rPr>
            </w:pPr>
            <w:r w:rsidRPr="00684445">
              <w:rPr>
                <w:rFonts w:ascii="Calibri" w:hAnsi="Calibri"/>
              </w:rPr>
              <w:t>0.948</w:t>
            </w:r>
          </w:p>
        </w:tc>
        <w:tc>
          <w:tcPr>
            <w:tcW w:w="0" w:type="auto"/>
            <w:vAlign w:val="center"/>
          </w:tcPr>
          <w:p w14:paraId="698459B0" w14:textId="77777777" w:rsidR="00CD10AA" w:rsidRPr="00684445" w:rsidRDefault="00CD10AA" w:rsidP="00EE2D2B">
            <w:pPr>
              <w:jc w:val="center"/>
              <w:rPr>
                <w:rFonts w:ascii="Calibri" w:hAnsi="Calibri"/>
              </w:rPr>
            </w:pPr>
            <w:r w:rsidRPr="00684445">
              <w:rPr>
                <w:rFonts w:ascii="Calibri" w:hAnsi="Calibri"/>
              </w:rPr>
              <w:t>0.943</w:t>
            </w:r>
          </w:p>
        </w:tc>
        <w:tc>
          <w:tcPr>
            <w:tcW w:w="0" w:type="auto"/>
            <w:vAlign w:val="center"/>
          </w:tcPr>
          <w:p w14:paraId="698459B1" w14:textId="77777777" w:rsidR="00CD10AA" w:rsidRPr="00684445" w:rsidRDefault="00CD10AA" w:rsidP="00EE2D2B">
            <w:pPr>
              <w:jc w:val="center"/>
              <w:rPr>
                <w:rFonts w:ascii="Calibri" w:hAnsi="Calibri"/>
              </w:rPr>
            </w:pPr>
            <w:r w:rsidRPr="00684445">
              <w:rPr>
                <w:rFonts w:ascii="Calibri" w:hAnsi="Calibri"/>
              </w:rPr>
              <w:t>0.939</w:t>
            </w:r>
          </w:p>
        </w:tc>
        <w:tc>
          <w:tcPr>
            <w:tcW w:w="0" w:type="auto"/>
            <w:vAlign w:val="center"/>
          </w:tcPr>
          <w:p w14:paraId="698459B2" w14:textId="77777777" w:rsidR="00CD10AA" w:rsidRPr="00684445" w:rsidRDefault="00CD10AA" w:rsidP="00EE2D2B">
            <w:pPr>
              <w:jc w:val="center"/>
              <w:rPr>
                <w:rFonts w:ascii="Calibri" w:hAnsi="Calibri"/>
              </w:rPr>
            </w:pPr>
            <w:r w:rsidRPr="00684445">
              <w:rPr>
                <w:rFonts w:ascii="Calibri" w:hAnsi="Calibri"/>
              </w:rPr>
              <w:t>0.934</w:t>
            </w:r>
          </w:p>
        </w:tc>
        <w:tc>
          <w:tcPr>
            <w:tcW w:w="0" w:type="auto"/>
            <w:vAlign w:val="center"/>
          </w:tcPr>
          <w:p w14:paraId="698459B3" w14:textId="77777777" w:rsidR="00CD10AA" w:rsidRPr="00684445" w:rsidRDefault="00CD10AA" w:rsidP="00EE2D2B">
            <w:pPr>
              <w:jc w:val="center"/>
              <w:rPr>
                <w:rFonts w:ascii="Calibri" w:hAnsi="Calibri"/>
              </w:rPr>
            </w:pPr>
            <w:r w:rsidRPr="00684445">
              <w:rPr>
                <w:rFonts w:ascii="Calibri" w:hAnsi="Calibri"/>
              </w:rPr>
              <w:t>0.930</w:t>
            </w:r>
          </w:p>
        </w:tc>
        <w:tc>
          <w:tcPr>
            <w:tcW w:w="0" w:type="auto"/>
            <w:vAlign w:val="center"/>
          </w:tcPr>
          <w:p w14:paraId="698459B4" w14:textId="77777777" w:rsidR="00CD10AA" w:rsidRPr="00684445" w:rsidRDefault="00CD10AA" w:rsidP="00EE2D2B">
            <w:pPr>
              <w:jc w:val="center"/>
              <w:rPr>
                <w:rFonts w:ascii="Calibri" w:hAnsi="Calibri"/>
              </w:rPr>
            </w:pPr>
            <w:r w:rsidRPr="00684445">
              <w:rPr>
                <w:rFonts w:ascii="Calibri" w:hAnsi="Calibri"/>
              </w:rPr>
              <w:t>0.926</w:t>
            </w:r>
          </w:p>
        </w:tc>
        <w:tc>
          <w:tcPr>
            <w:tcW w:w="0" w:type="auto"/>
            <w:vAlign w:val="center"/>
          </w:tcPr>
          <w:p w14:paraId="698459B5" w14:textId="77777777" w:rsidR="00CD10AA" w:rsidRPr="00684445" w:rsidRDefault="00CD10AA" w:rsidP="00EE2D2B">
            <w:pPr>
              <w:jc w:val="center"/>
              <w:rPr>
                <w:rFonts w:ascii="Calibri" w:hAnsi="Calibri"/>
              </w:rPr>
            </w:pPr>
            <w:r w:rsidRPr="00684445">
              <w:rPr>
                <w:rFonts w:ascii="Calibri" w:hAnsi="Calibri"/>
              </w:rPr>
              <w:t>0.921</w:t>
            </w:r>
          </w:p>
        </w:tc>
        <w:tc>
          <w:tcPr>
            <w:tcW w:w="0" w:type="auto"/>
            <w:vAlign w:val="center"/>
          </w:tcPr>
          <w:p w14:paraId="698459B6" w14:textId="77777777" w:rsidR="00CD10AA" w:rsidRPr="00684445" w:rsidRDefault="00CD10AA" w:rsidP="00EE2D2B">
            <w:pPr>
              <w:jc w:val="center"/>
              <w:rPr>
                <w:rFonts w:ascii="Calibri" w:hAnsi="Calibri"/>
              </w:rPr>
            </w:pPr>
            <w:r w:rsidRPr="00684445">
              <w:rPr>
                <w:rFonts w:ascii="Calibri" w:hAnsi="Calibri"/>
              </w:rPr>
              <w:t>0.917</w:t>
            </w:r>
          </w:p>
        </w:tc>
      </w:tr>
      <w:tr w:rsidR="00CD10AA" w:rsidRPr="000D1CB5" w14:paraId="698459C3" w14:textId="77777777" w:rsidTr="002C7729">
        <w:trPr>
          <w:cantSplit/>
          <w:trHeight w:hRule="exact" w:val="187"/>
          <w:jc w:val="center"/>
        </w:trPr>
        <w:tc>
          <w:tcPr>
            <w:tcW w:w="0" w:type="auto"/>
            <w:vMerge/>
            <w:vAlign w:val="center"/>
          </w:tcPr>
          <w:p w14:paraId="698459B8" w14:textId="77777777" w:rsidR="00CD10AA" w:rsidRPr="00684445" w:rsidRDefault="00CD10AA" w:rsidP="00EE2D2B">
            <w:pPr>
              <w:jc w:val="center"/>
              <w:rPr>
                <w:rFonts w:ascii="Calibri" w:hAnsi="Calibri"/>
              </w:rPr>
            </w:pPr>
          </w:p>
        </w:tc>
        <w:tc>
          <w:tcPr>
            <w:tcW w:w="0" w:type="auto"/>
            <w:vAlign w:val="center"/>
          </w:tcPr>
          <w:p w14:paraId="698459B9" w14:textId="77777777" w:rsidR="00CD10AA" w:rsidRPr="00684445" w:rsidRDefault="00CD10AA" w:rsidP="00EE2D2B">
            <w:pPr>
              <w:jc w:val="center"/>
              <w:rPr>
                <w:rFonts w:ascii="Calibri" w:hAnsi="Calibri"/>
                <w:b/>
              </w:rPr>
            </w:pPr>
            <w:r w:rsidRPr="00684445">
              <w:rPr>
                <w:rFonts w:ascii="Calibri" w:hAnsi="Calibri"/>
                <w:b/>
              </w:rPr>
              <w:t>35</w:t>
            </w:r>
          </w:p>
        </w:tc>
        <w:tc>
          <w:tcPr>
            <w:tcW w:w="0" w:type="auto"/>
            <w:vAlign w:val="center"/>
          </w:tcPr>
          <w:p w14:paraId="698459BA" w14:textId="77777777" w:rsidR="00CD10AA" w:rsidRPr="00684445" w:rsidRDefault="00CD10AA" w:rsidP="00EE2D2B">
            <w:pPr>
              <w:jc w:val="center"/>
              <w:rPr>
                <w:rFonts w:ascii="Calibri" w:hAnsi="Calibri"/>
              </w:rPr>
            </w:pPr>
            <w:r w:rsidRPr="00684445">
              <w:rPr>
                <w:rFonts w:ascii="Calibri" w:hAnsi="Calibri"/>
              </w:rPr>
              <w:t>0.961</w:t>
            </w:r>
          </w:p>
        </w:tc>
        <w:tc>
          <w:tcPr>
            <w:tcW w:w="0" w:type="auto"/>
            <w:vAlign w:val="center"/>
          </w:tcPr>
          <w:p w14:paraId="698459BB" w14:textId="77777777" w:rsidR="00CD10AA" w:rsidRPr="00684445" w:rsidRDefault="00CD10AA" w:rsidP="00EE2D2B">
            <w:pPr>
              <w:jc w:val="center"/>
              <w:rPr>
                <w:rFonts w:ascii="Calibri" w:hAnsi="Calibri"/>
              </w:rPr>
            </w:pPr>
            <w:r w:rsidRPr="00684445">
              <w:rPr>
                <w:rFonts w:ascii="Calibri" w:hAnsi="Calibri"/>
              </w:rPr>
              <w:t>0.956</w:t>
            </w:r>
          </w:p>
        </w:tc>
        <w:tc>
          <w:tcPr>
            <w:tcW w:w="0" w:type="auto"/>
            <w:vAlign w:val="center"/>
          </w:tcPr>
          <w:p w14:paraId="698459BC" w14:textId="77777777" w:rsidR="00CD10AA" w:rsidRPr="00684445" w:rsidRDefault="00CD10AA" w:rsidP="00EE2D2B">
            <w:pPr>
              <w:jc w:val="center"/>
              <w:rPr>
                <w:rFonts w:ascii="Calibri" w:hAnsi="Calibri"/>
              </w:rPr>
            </w:pPr>
            <w:r w:rsidRPr="00684445">
              <w:rPr>
                <w:rFonts w:ascii="Calibri" w:hAnsi="Calibri"/>
              </w:rPr>
              <w:t>0.952</w:t>
            </w:r>
          </w:p>
        </w:tc>
        <w:tc>
          <w:tcPr>
            <w:tcW w:w="0" w:type="auto"/>
            <w:vAlign w:val="center"/>
          </w:tcPr>
          <w:p w14:paraId="698459BD" w14:textId="77777777" w:rsidR="00CD10AA" w:rsidRPr="00684445" w:rsidRDefault="00CD10AA" w:rsidP="00EE2D2B">
            <w:pPr>
              <w:jc w:val="center"/>
              <w:rPr>
                <w:rFonts w:ascii="Calibri" w:hAnsi="Calibri"/>
              </w:rPr>
            </w:pPr>
            <w:r w:rsidRPr="00684445">
              <w:rPr>
                <w:rFonts w:ascii="Calibri" w:hAnsi="Calibri"/>
              </w:rPr>
              <w:t>0.947</w:t>
            </w:r>
          </w:p>
        </w:tc>
        <w:tc>
          <w:tcPr>
            <w:tcW w:w="0" w:type="auto"/>
            <w:vAlign w:val="center"/>
          </w:tcPr>
          <w:p w14:paraId="698459BE" w14:textId="77777777" w:rsidR="00CD10AA" w:rsidRPr="00684445" w:rsidRDefault="00CD10AA" w:rsidP="00EE2D2B">
            <w:pPr>
              <w:jc w:val="center"/>
              <w:rPr>
                <w:rFonts w:ascii="Calibri" w:hAnsi="Calibri"/>
              </w:rPr>
            </w:pPr>
            <w:r w:rsidRPr="00684445">
              <w:rPr>
                <w:rFonts w:ascii="Calibri" w:hAnsi="Calibri"/>
              </w:rPr>
              <w:t>0.943</w:t>
            </w:r>
          </w:p>
        </w:tc>
        <w:tc>
          <w:tcPr>
            <w:tcW w:w="0" w:type="auto"/>
            <w:vAlign w:val="center"/>
          </w:tcPr>
          <w:p w14:paraId="698459BF" w14:textId="77777777" w:rsidR="00CD10AA" w:rsidRPr="00684445" w:rsidRDefault="00CD10AA" w:rsidP="00EE2D2B">
            <w:pPr>
              <w:jc w:val="center"/>
              <w:rPr>
                <w:rFonts w:ascii="Calibri" w:hAnsi="Calibri"/>
              </w:rPr>
            </w:pPr>
            <w:r w:rsidRPr="00684445">
              <w:rPr>
                <w:rFonts w:ascii="Calibri" w:hAnsi="Calibri"/>
              </w:rPr>
              <w:t>0.938</w:t>
            </w:r>
          </w:p>
        </w:tc>
        <w:tc>
          <w:tcPr>
            <w:tcW w:w="0" w:type="auto"/>
            <w:vAlign w:val="center"/>
          </w:tcPr>
          <w:p w14:paraId="698459C0" w14:textId="77777777" w:rsidR="00CD10AA" w:rsidRPr="00684445" w:rsidRDefault="00CD10AA" w:rsidP="00EE2D2B">
            <w:pPr>
              <w:jc w:val="center"/>
              <w:rPr>
                <w:rFonts w:ascii="Calibri" w:hAnsi="Calibri"/>
              </w:rPr>
            </w:pPr>
            <w:r w:rsidRPr="00684445">
              <w:rPr>
                <w:rFonts w:ascii="Calibri" w:hAnsi="Calibri"/>
              </w:rPr>
              <w:t>0.934</w:t>
            </w:r>
          </w:p>
        </w:tc>
        <w:tc>
          <w:tcPr>
            <w:tcW w:w="0" w:type="auto"/>
            <w:vAlign w:val="center"/>
          </w:tcPr>
          <w:p w14:paraId="698459C1" w14:textId="77777777" w:rsidR="00CD10AA" w:rsidRPr="00684445" w:rsidRDefault="00CD10AA" w:rsidP="00EE2D2B">
            <w:pPr>
              <w:jc w:val="center"/>
              <w:rPr>
                <w:rFonts w:ascii="Calibri" w:hAnsi="Calibri"/>
              </w:rPr>
            </w:pPr>
            <w:r w:rsidRPr="00684445">
              <w:rPr>
                <w:rFonts w:ascii="Calibri" w:hAnsi="Calibri"/>
              </w:rPr>
              <w:t>0.930</w:t>
            </w:r>
          </w:p>
        </w:tc>
        <w:tc>
          <w:tcPr>
            <w:tcW w:w="0" w:type="auto"/>
            <w:vAlign w:val="center"/>
          </w:tcPr>
          <w:p w14:paraId="698459C2" w14:textId="77777777" w:rsidR="00CD10AA" w:rsidRPr="00684445" w:rsidRDefault="00CD10AA" w:rsidP="00EE2D2B">
            <w:pPr>
              <w:jc w:val="center"/>
              <w:rPr>
                <w:rFonts w:ascii="Calibri" w:hAnsi="Calibri"/>
              </w:rPr>
            </w:pPr>
            <w:r w:rsidRPr="00684445">
              <w:rPr>
                <w:rFonts w:ascii="Calibri" w:hAnsi="Calibri"/>
              </w:rPr>
              <w:t>0.926</w:t>
            </w:r>
          </w:p>
        </w:tc>
      </w:tr>
      <w:tr w:rsidR="00CD10AA" w:rsidRPr="000D1CB5" w14:paraId="698459CF" w14:textId="77777777" w:rsidTr="002C7729">
        <w:trPr>
          <w:cantSplit/>
          <w:trHeight w:hRule="exact" w:val="187"/>
          <w:jc w:val="center"/>
        </w:trPr>
        <w:tc>
          <w:tcPr>
            <w:tcW w:w="0" w:type="auto"/>
            <w:vMerge/>
            <w:vAlign w:val="center"/>
          </w:tcPr>
          <w:p w14:paraId="698459C4" w14:textId="77777777" w:rsidR="00CD10AA" w:rsidRPr="00684445" w:rsidRDefault="00CD10AA" w:rsidP="00EE2D2B">
            <w:pPr>
              <w:jc w:val="center"/>
              <w:rPr>
                <w:rFonts w:ascii="Calibri" w:hAnsi="Calibri"/>
              </w:rPr>
            </w:pPr>
          </w:p>
        </w:tc>
        <w:tc>
          <w:tcPr>
            <w:tcW w:w="0" w:type="auto"/>
            <w:vAlign w:val="center"/>
          </w:tcPr>
          <w:p w14:paraId="698459C5" w14:textId="77777777" w:rsidR="00CD10AA" w:rsidRPr="00684445" w:rsidRDefault="00CD10AA" w:rsidP="00EE2D2B">
            <w:pPr>
              <w:jc w:val="center"/>
              <w:rPr>
                <w:rFonts w:ascii="Calibri" w:hAnsi="Calibri"/>
                <w:b/>
              </w:rPr>
            </w:pPr>
            <w:r w:rsidRPr="00684445">
              <w:rPr>
                <w:rFonts w:ascii="Calibri" w:hAnsi="Calibri"/>
                <w:b/>
              </w:rPr>
              <w:t>40</w:t>
            </w:r>
          </w:p>
        </w:tc>
        <w:tc>
          <w:tcPr>
            <w:tcW w:w="0" w:type="auto"/>
            <w:vAlign w:val="center"/>
          </w:tcPr>
          <w:p w14:paraId="698459C6" w14:textId="77777777" w:rsidR="00CD10AA" w:rsidRPr="00684445" w:rsidRDefault="00CD10AA" w:rsidP="00EE2D2B">
            <w:pPr>
              <w:jc w:val="center"/>
              <w:rPr>
                <w:rFonts w:ascii="Calibri" w:hAnsi="Calibri"/>
              </w:rPr>
            </w:pPr>
            <w:r w:rsidRPr="00684445">
              <w:rPr>
                <w:rFonts w:ascii="Calibri" w:hAnsi="Calibri"/>
              </w:rPr>
              <w:t>0.970</w:t>
            </w:r>
          </w:p>
        </w:tc>
        <w:tc>
          <w:tcPr>
            <w:tcW w:w="0" w:type="auto"/>
            <w:vAlign w:val="center"/>
          </w:tcPr>
          <w:p w14:paraId="698459C7" w14:textId="77777777" w:rsidR="00CD10AA" w:rsidRPr="00684445" w:rsidRDefault="00CD10AA" w:rsidP="00EE2D2B">
            <w:pPr>
              <w:jc w:val="center"/>
              <w:rPr>
                <w:rFonts w:ascii="Calibri" w:hAnsi="Calibri"/>
              </w:rPr>
            </w:pPr>
            <w:r w:rsidRPr="00684445">
              <w:rPr>
                <w:rFonts w:ascii="Calibri" w:hAnsi="Calibri"/>
              </w:rPr>
              <w:t>0.965</w:t>
            </w:r>
          </w:p>
        </w:tc>
        <w:tc>
          <w:tcPr>
            <w:tcW w:w="0" w:type="auto"/>
            <w:vAlign w:val="center"/>
          </w:tcPr>
          <w:p w14:paraId="698459C8" w14:textId="77777777" w:rsidR="00CD10AA" w:rsidRPr="00684445" w:rsidRDefault="00CD10AA" w:rsidP="00EE2D2B">
            <w:pPr>
              <w:jc w:val="center"/>
              <w:rPr>
                <w:rFonts w:ascii="Calibri" w:hAnsi="Calibri"/>
              </w:rPr>
            </w:pPr>
            <w:r w:rsidRPr="00684445">
              <w:rPr>
                <w:rFonts w:ascii="Calibri" w:hAnsi="Calibri"/>
              </w:rPr>
              <w:t>0.960</w:t>
            </w:r>
          </w:p>
        </w:tc>
        <w:tc>
          <w:tcPr>
            <w:tcW w:w="0" w:type="auto"/>
            <w:vAlign w:val="center"/>
          </w:tcPr>
          <w:p w14:paraId="698459C9" w14:textId="77777777" w:rsidR="00CD10AA" w:rsidRPr="00684445" w:rsidRDefault="00CD10AA" w:rsidP="00EE2D2B">
            <w:pPr>
              <w:jc w:val="center"/>
              <w:rPr>
                <w:rFonts w:ascii="Calibri" w:hAnsi="Calibri"/>
              </w:rPr>
            </w:pPr>
            <w:r w:rsidRPr="00684445">
              <w:rPr>
                <w:rFonts w:ascii="Calibri" w:hAnsi="Calibri"/>
              </w:rPr>
              <w:t>0.956</w:t>
            </w:r>
          </w:p>
        </w:tc>
        <w:tc>
          <w:tcPr>
            <w:tcW w:w="0" w:type="auto"/>
            <w:vAlign w:val="center"/>
          </w:tcPr>
          <w:p w14:paraId="698459CA" w14:textId="77777777" w:rsidR="00CD10AA" w:rsidRPr="00684445" w:rsidRDefault="00CD10AA" w:rsidP="00EE2D2B">
            <w:pPr>
              <w:jc w:val="center"/>
              <w:rPr>
                <w:rFonts w:ascii="Calibri" w:hAnsi="Calibri"/>
              </w:rPr>
            </w:pPr>
            <w:r w:rsidRPr="00684445">
              <w:rPr>
                <w:rFonts w:ascii="Calibri" w:hAnsi="Calibri"/>
              </w:rPr>
              <w:t>0.951</w:t>
            </w:r>
          </w:p>
        </w:tc>
        <w:tc>
          <w:tcPr>
            <w:tcW w:w="0" w:type="auto"/>
            <w:vAlign w:val="center"/>
          </w:tcPr>
          <w:p w14:paraId="698459CB" w14:textId="77777777" w:rsidR="00CD10AA" w:rsidRPr="00684445" w:rsidRDefault="00CD10AA" w:rsidP="00EE2D2B">
            <w:pPr>
              <w:jc w:val="center"/>
              <w:rPr>
                <w:rFonts w:ascii="Calibri" w:hAnsi="Calibri"/>
              </w:rPr>
            </w:pPr>
            <w:r w:rsidRPr="00684445">
              <w:rPr>
                <w:rFonts w:ascii="Calibri" w:hAnsi="Calibri"/>
              </w:rPr>
              <w:t>0.947</w:t>
            </w:r>
          </w:p>
        </w:tc>
        <w:tc>
          <w:tcPr>
            <w:tcW w:w="0" w:type="auto"/>
            <w:vAlign w:val="center"/>
          </w:tcPr>
          <w:p w14:paraId="698459CC" w14:textId="77777777" w:rsidR="00CD10AA" w:rsidRPr="00684445" w:rsidRDefault="00CD10AA" w:rsidP="00EE2D2B">
            <w:pPr>
              <w:jc w:val="center"/>
              <w:rPr>
                <w:rFonts w:ascii="Calibri" w:hAnsi="Calibri"/>
              </w:rPr>
            </w:pPr>
            <w:r w:rsidRPr="00684445">
              <w:rPr>
                <w:rFonts w:ascii="Calibri" w:hAnsi="Calibri"/>
              </w:rPr>
              <w:t>0.942</w:t>
            </w:r>
          </w:p>
        </w:tc>
        <w:tc>
          <w:tcPr>
            <w:tcW w:w="0" w:type="auto"/>
            <w:vAlign w:val="center"/>
          </w:tcPr>
          <w:p w14:paraId="698459CD" w14:textId="77777777" w:rsidR="00CD10AA" w:rsidRPr="00684445" w:rsidRDefault="00CD10AA" w:rsidP="00EE2D2B">
            <w:pPr>
              <w:jc w:val="center"/>
              <w:rPr>
                <w:rFonts w:ascii="Calibri" w:hAnsi="Calibri"/>
              </w:rPr>
            </w:pPr>
            <w:r w:rsidRPr="00684445">
              <w:rPr>
                <w:rFonts w:ascii="Calibri" w:hAnsi="Calibri"/>
              </w:rPr>
              <w:t>0.938</w:t>
            </w:r>
          </w:p>
        </w:tc>
        <w:tc>
          <w:tcPr>
            <w:tcW w:w="0" w:type="auto"/>
            <w:vAlign w:val="center"/>
          </w:tcPr>
          <w:p w14:paraId="698459CE" w14:textId="77777777" w:rsidR="00CD10AA" w:rsidRPr="00684445" w:rsidRDefault="00CD10AA" w:rsidP="00EE2D2B">
            <w:pPr>
              <w:jc w:val="center"/>
              <w:rPr>
                <w:rFonts w:ascii="Calibri" w:hAnsi="Calibri"/>
              </w:rPr>
            </w:pPr>
            <w:r w:rsidRPr="00684445">
              <w:rPr>
                <w:rFonts w:ascii="Calibri" w:hAnsi="Calibri"/>
              </w:rPr>
              <w:t>0.934</w:t>
            </w:r>
          </w:p>
        </w:tc>
      </w:tr>
      <w:tr w:rsidR="00CD10AA" w:rsidRPr="000D1CB5" w14:paraId="698459DB" w14:textId="77777777" w:rsidTr="002C7729">
        <w:trPr>
          <w:cantSplit/>
          <w:trHeight w:hRule="exact" w:val="187"/>
          <w:jc w:val="center"/>
        </w:trPr>
        <w:tc>
          <w:tcPr>
            <w:tcW w:w="0" w:type="auto"/>
            <w:vMerge/>
            <w:vAlign w:val="center"/>
          </w:tcPr>
          <w:p w14:paraId="698459D0" w14:textId="77777777" w:rsidR="00CD10AA" w:rsidRPr="00684445" w:rsidRDefault="00CD10AA" w:rsidP="00EE2D2B">
            <w:pPr>
              <w:jc w:val="center"/>
              <w:rPr>
                <w:rFonts w:ascii="Calibri" w:hAnsi="Calibri"/>
              </w:rPr>
            </w:pPr>
          </w:p>
        </w:tc>
        <w:tc>
          <w:tcPr>
            <w:tcW w:w="0" w:type="auto"/>
            <w:vAlign w:val="center"/>
          </w:tcPr>
          <w:p w14:paraId="698459D1" w14:textId="77777777" w:rsidR="00CD10AA" w:rsidRPr="00684445" w:rsidRDefault="00CD10AA" w:rsidP="00EE2D2B">
            <w:pPr>
              <w:jc w:val="center"/>
              <w:rPr>
                <w:rFonts w:ascii="Calibri" w:hAnsi="Calibri"/>
                <w:b/>
              </w:rPr>
            </w:pPr>
            <w:r w:rsidRPr="00684445">
              <w:rPr>
                <w:rFonts w:ascii="Calibri" w:hAnsi="Calibri"/>
                <w:b/>
              </w:rPr>
              <w:t>45</w:t>
            </w:r>
          </w:p>
        </w:tc>
        <w:tc>
          <w:tcPr>
            <w:tcW w:w="0" w:type="auto"/>
            <w:vAlign w:val="center"/>
          </w:tcPr>
          <w:p w14:paraId="698459D2" w14:textId="77777777" w:rsidR="00CD10AA" w:rsidRPr="00684445" w:rsidRDefault="00CD10AA" w:rsidP="00EE2D2B">
            <w:pPr>
              <w:jc w:val="center"/>
              <w:rPr>
                <w:rFonts w:ascii="Calibri" w:hAnsi="Calibri"/>
              </w:rPr>
            </w:pPr>
            <w:r w:rsidRPr="00684445">
              <w:rPr>
                <w:rFonts w:ascii="Calibri" w:hAnsi="Calibri"/>
              </w:rPr>
              <w:t>0.978</w:t>
            </w:r>
          </w:p>
        </w:tc>
        <w:tc>
          <w:tcPr>
            <w:tcW w:w="0" w:type="auto"/>
            <w:vAlign w:val="center"/>
          </w:tcPr>
          <w:p w14:paraId="698459D3" w14:textId="77777777" w:rsidR="00CD10AA" w:rsidRPr="00684445" w:rsidRDefault="00CD10AA" w:rsidP="00EE2D2B">
            <w:pPr>
              <w:jc w:val="center"/>
              <w:rPr>
                <w:rFonts w:ascii="Calibri" w:hAnsi="Calibri"/>
              </w:rPr>
            </w:pPr>
            <w:r w:rsidRPr="00684445">
              <w:rPr>
                <w:rFonts w:ascii="Calibri" w:hAnsi="Calibri"/>
              </w:rPr>
              <w:t>0.974</w:t>
            </w:r>
          </w:p>
        </w:tc>
        <w:tc>
          <w:tcPr>
            <w:tcW w:w="0" w:type="auto"/>
            <w:vAlign w:val="center"/>
          </w:tcPr>
          <w:p w14:paraId="698459D4" w14:textId="77777777" w:rsidR="00CD10AA" w:rsidRPr="00684445" w:rsidRDefault="00CD10AA" w:rsidP="00EE2D2B">
            <w:pPr>
              <w:jc w:val="center"/>
              <w:rPr>
                <w:rFonts w:ascii="Calibri" w:hAnsi="Calibri"/>
              </w:rPr>
            </w:pPr>
            <w:r w:rsidRPr="00684445">
              <w:rPr>
                <w:rFonts w:ascii="Calibri" w:hAnsi="Calibri"/>
              </w:rPr>
              <w:t>0.961</w:t>
            </w:r>
          </w:p>
        </w:tc>
        <w:tc>
          <w:tcPr>
            <w:tcW w:w="0" w:type="auto"/>
            <w:vAlign w:val="center"/>
          </w:tcPr>
          <w:p w14:paraId="698459D5" w14:textId="77777777" w:rsidR="00CD10AA" w:rsidRPr="00684445" w:rsidRDefault="00CD10AA" w:rsidP="00EE2D2B">
            <w:pPr>
              <w:jc w:val="center"/>
              <w:rPr>
                <w:rFonts w:ascii="Calibri" w:hAnsi="Calibri"/>
              </w:rPr>
            </w:pPr>
            <w:r w:rsidRPr="00684445">
              <w:rPr>
                <w:rFonts w:ascii="Calibri" w:hAnsi="Calibri"/>
              </w:rPr>
              <w:t>0.964</w:t>
            </w:r>
          </w:p>
        </w:tc>
        <w:tc>
          <w:tcPr>
            <w:tcW w:w="0" w:type="auto"/>
            <w:vAlign w:val="center"/>
          </w:tcPr>
          <w:p w14:paraId="698459D6" w14:textId="77777777" w:rsidR="00CD10AA" w:rsidRPr="00684445" w:rsidRDefault="00CD10AA" w:rsidP="00EE2D2B">
            <w:pPr>
              <w:jc w:val="center"/>
              <w:rPr>
                <w:rFonts w:ascii="Calibri" w:hAnsi="Calibri"/>
              </w:rPr>
            </w:pPr>
            <w:r w:rsidRPr="00684445">
              <w:rPr>
                <w:rFonts w:ascii="Calibri" w:hAnsi="Calibri"/>
              </w:rPr>
              <w:t>0.960</w:t>
            </w:r>
          </w:p>
        </w:tc>
        <w:tc>
          <w:tcPr>
            <w:tcW w:w="0" w:type="auto"/>
            <w:vAlign w:val="center"/>
          </w:tcPr>
          <w:p w14:paraId="698459D7" w14:textId="77777777" w:rsidR="00CD10AA" w:rsidRPr="00684445" w:rsidRDefault="00CD10AA" w:rsidP="00EE2D2B">
            <w:pPr>
              <w:jc w:val="center"/>
              <w:rPr>
                <w:rFonts w:ascii="Calibri" w:hAnsi="Calibri"/>
              </w:rPr>
            </w:pPr>
            <w:r w:rsidRPr="00684445">
              <w:rPr>
                <w:rFonts w:ascii="Calibri" w:hAnsi="Calibri"/>
              </w:rPr>
              <w:t>0.955</w:t>
            </w:r>
          </w:p>
        </w:tc>
        <w:tc>
          <w:tcPr>
            <w:tcW w:w="0" w:type="auto"/>
            <w:vAlign w:val="center"/>
          </w:tcPr>
          <w:p w14:paraId="698459D8" w14:textId="77777777" w:rsidR="00CD10AA" w:rsidRPr="00684445" w:rsidRDefault="00CD10AA" w:rsidP="00EE2D2B">
            <w:pPr>
              <w:jc w:val="center"/>
              <w:rPr>
                <w:rFonts w:ascii="Calibri" w:hAnsi="Calibri"/>
              </w:rPr>
            </w:pPr>
            <w:r w:rsidRPr="00684445">
              <w:rPr>
                <w:rFonts w:ascii="Calibri" w:hAnsi="Calibri"/>
              </w:rPr>
              <w:t>0.951</w:t>
            </w:r>
          </w:p>
        </w:tc>
        <w:tc>
          <w:tcPr>
            <w:tcW w:w="0" w:type="auto"/>
            <w:vAlign w:val="center"/>
          </w:tcPr>
          <w:p w14:paraId="698459D9" w14:textId="77777777" w:rsidR="00CD10AA" w:rsidRPr="00684445" w:rsidRDefault="00CD10AA" w:rsidP="00EE2D2B">
            <w:pPr>
              <w:jc w:val="center"/>
              <w:rPr>
                <w:rFonts w:ascii="Calibri" w:hAnsi="Calibri"/>
              </w:rPr>
            </w:pPr>
            <w:r w:rsidRPr="00684445">
              <w:rPr>
                <w:rFonts w:ascii="Calibri" w:hAnsi="Calibri"/>
              </w:rPr>
              <w:t>0.946</w:t>
            </w:r>
          </w:p>
        </w:tc>
        <w:tc>
          <w:tcPr>
            <w:tcW w:w="0" w:type="auto"/>
            <w:vAlign w:val="center"/>
          </w:tcPr>
          <w:p w14:paraId="698459DA" w14:textId="77777777" w:rsidR="00CD10AA" w:rsidRPr="00684445" w:rsidRDefault="00CD10AA" w:rsidP="00EE2D2B">
            <w:pPr>
              <w:jc w:val="center"/>
              <w:rPr>
                <w:rFonts w:ascii="Calibri" w:hAnsi="Calibri"/>
              </w:rPr>
            </w:pPr>
            <w:r w:rsidRPr="00684445">
              <w:rPr>
                <w:rFonts w:ascii="Calibri" w:hAnsi="Calibri"/>
              </w:rPr>
              <w:t>0.942</w:t>
            </w:r>
          </w:p>
        </w:tc>
      </w:tr>
      <w:tr w:rsidR="00CD10AA" w:rsidRPr="000D1CB5" w14:paraId="698459E7" w14:textId="77777777" w:rsidTr="002C7729">
        <w:trPr>
          <w:cantSplit/>
          <w:trHeight w:hRule="exact" w:val="187"/>
          <w:jc w:val="center"/>
        </w:trPr>
        <w:tc>
          <w:tcPr>
            <w:tcW w:w="0" w:type="auto"/>
            <w:vMerge/>
            <w:vAlign w:val="center"/>
          </w:tcPr>
          <w:p w14:paraId="698459DC" w14:textId="77777777" w:rsidR="00CD10AA" w:rsidRPr="00684445" w:rsidRDefault="00CD10AA" w:rsidP="00EE2D2B">
            <w:pPr>
              <w:jc w:val="center"/>
              <w:rPr>
                <w:rFonts w:ascii="Calibri" w:hAnsi="Calibri"/>
              </w:rPr>
            </w:pPr>
          </w:p>
        </w:tc>
        <w:tc>
          <w:tcPr>
            <w:tcW w:w="0" w:type="auto"/>
            <w:vAlign w:val="center"/>
          </w:tcPr>
          <w:p w14:paraId="698459DD" w14:textId="77777777" w:rsidR="00CD10AA" w:rsidRPr="00684445" w:rsidRDefault="00CD10AA" w:rsidP="00EE2D2B">
            <w:pPr>
              <w:jc w:val="center"/>
              <w:rPr>
                <w:rFonts w:ascii="Calibri" w:hAnsi="Calibri"/>
                <w:b/>
              </w:rPr>
            </w:pPr>
            <w:r w:rsidRPr="00684445">
              <w:rPr>
                <w:rFonts w:ascii="Calibri" w:hAnsi="Calibri"/>
                <w:b/>
              </w:rPr>
              <w:t>50</w:t>
            </w:r>
          </w:p>
        </w:tc>
        <w:tc>
          <w:tcPr>
            <w:tcW w:w="0" w:type="auto"/>
            <w:vAlign w:val="center"/>
          </w:tcPr>
          <w:p w14:paraId="698459DE" w14:textId="77777777" w:rsidR="00CD10AA" w:rsidRPr="00684445" w:rsidRDefault="00CD10AA" w:rsidP="00EE2D2B">
            <w:pPr>
              <w:jc w:val="center"/>
              <w:rPr>
                <w:rFonts w:ascii="Calibri" w:hAnsi="Calibri"/>
              </w:rPr>
            </w:pPr>
            <w:r w:rsidRPr="00684445">
              <w:rPr>
                <w:rFonts w:ascii="Calibri" w:hAnsi="Calibri"/>
              </w:rPr>
              <w:t>0.987</w:t>
            </w:r>
          </w:p>
        </w:tc>
        <w:tc>
          <w:tcPr>
            <w:tcW w:w="0" w:type="auto"/>
            <w:vAlign w:val="center"/>
          </w:tcPr>
          <w:p w14:paraId="698459DF" w14:textId="77777777" w:rsidR="00CD10AA" w:rsidRPr="00684445" w:rsidRDefault="00CD10AA" w:rsidP="00EE2D2B">
            <w:pPr>
              <w:jc w:val="center"/>
              <w:rPr>
                <w:rFonts w:ascii="Calibri" w:hAnsi="Calibri"/>
              </w:rPr>
            </w:pPr>
            <w:r w:rsidRPr="00684445">
              <w:rPr>
                <w:rFonts w:ascii="Calibri" w:hAnsi="Calibri"/>
              </w:rPr>
              <w:t>0.982</w:t>
            </w:r>
          </w:p>
        </w:tc>
        <w:tc>
          <w:tcPr>
            <w:tcW w:w="0" w:type="auto"/>
            <w:vAlign w:val="center"/>
          </w:tcPr>
          <w:p w14:paraId="698459E0" w14:textId="77777777" w:rsidR="00CD10AA" w:rsidRPr="00684445" w:rsidRDefault="00CD10AA" w:rsidP="00EE2D2B">
            <w:pPr>
              <w:jc w:val="center"/>
              <w:rPr>
                <w:rFonts w:ascii="Calibri" w:hAnsi="Calibri"/>
              </w:rPr>
            </w:pPr>
            <w:r w:rsidRPr="00684445">
              <w:rPr>
                <w:rFonts w:ascii="Calibri" w:hAnsi="Calibri"/>
              </w:rPr>
              <w:t>0.977</w:t>
            </w:r>
          </w:p>
        </w:tc>
        <w:tc>
          <w:tcPr>
            <w:tcW w:w="0" w:type="auto"/>
            <w:vAlign w:val="center"/>
          </w:tcPr>
          <w:p w14:paraId="698459E1" w14:textId="77777777" w:rsidR="00CD10AA" w:rsidRPr="00684445" w:rsidRDefault="00CD10AA" w:rsidP="00EE2D2B">
            <w:pPr>
              <w:jc w:val="center"/>
              <w:rPr>
                <w:rFonts w:ascii="Calibri" w:hAnsi="Calibri"/>
              </w:rPr>
            </w:pPr>
            <w:r w:rsidRPr="00684445">
              <w:rPr>
                <w:rFonts w:ascii="Calibri" w:hAnsi="Calibri"/>
              </w:rPr>
              <w:t>0.973</w:t>
            </w:r>
          </w:p>
        </w:tc>
        <w:tc>
          <w:tcPr>
            <w:tcW w:w="0" w:type="auto"/>
            <w:vAlign w:val="center"/>
          </w:tcPr>
          <w:p w14:paraId="698459E2" w14:textId="77777777" w:rsidR="00CD10AA" w:rsidRPr="00684445" w:rsidRDefault="00CD10AA" w:rsidP="00EE2D2B">
            <w:pPr>
              <w:jc w:val="center"/>
              <w:rPr>
                <w:rFonts w:ascii="Calibri" w:hAnsi="Calibri"/>
              </w:rPr>
            </w:pPr>
            <w:r w:rsidRPr="00684445">
              <w:rPr>
                <w:rFonts w:ascii="Calibri" w:hAnsi="Calibri"/>
              </w:rPr>
              <w:t>0.968</w:t>
            </w:r>
          </w:p>
        </w:tc>
        <w:tc>
          <w:tcPr>
            <w:tcW w:w="0" w:type="auto"/>
            <w:vAlign w:val="center"/>
          </w:tcPr>
          <w:p w14:paraId="698459E3" w14:textId="77777777" w:rsidR="00CD10AA" w:rsidRPr="00684445" w:rsidRDefault="00CD10AA" w:rsidP="00EE2D2B">
            <w:pPr>
              <w:jc w:val="center"/>
              <w:rPr>
                <w:rFonts w:ascii="Calibri" w:hAnsi="Calibri"/>
              </w:rPr>
            </w:pPr>
            <w:r w:rsidRPr="00684445">
              <w:rPr>
                <w:rFonts w:ascii="Calibri" w:hAnsi="Calibri"/>
              </w:rPr>
              <w:t>0.963</w:t>
            </w:r>
          </w:p>
        </w:tc>
        <w:tc>
          <w:tcPr>
            <w:tcW w:w="0" w:type="auto"/>
            <w:vAlign w:val="center"/>
          </w:tcPr>
          <w:p w14:paraId="698459E4" w14:textId="77777777" w:rsidR="00CD10AA" w:rsidRPr="00684445" w:rsidRDefault="00CD10AA" w:rsidP="00EE2D2B">
            <w:pPr>
              <w:jc w:val="center"/>
              <w:rPr>
                <w:rFonts w:ascii="Calibri" w:hAnsi="Calibri"/>
              </w:rPr>
            </w:pPr>
            <w:r w:rsidRPr="00684445">
              <w:rPr>
                <w:rFonts w:ascii="Calibri" w:hAnsi="Calibri"/>
              </w:rPr>
              <w:t>0.959</w:t>
            </w:r>
          </w:p>
        </w:tc>
        <w:tc>
          <w:tcPr>
            <w:tcW w:w="0" w:type="auto"/>
            <w:vAlign w:val="center"/>
          </w:tcPr>
          <w:p w14:paraId="698459E5" w14:textId="77777777" w:rsidR="00CD10AA" w:rsidRPr="00684445" w:rsidRDefault="00CD10AA" w:rsidP="00EE2D2B">
            <w:pPr>
              <w:jc w:val="center"/>
              <w:rPr>
                <w:rFonts w:ascii="Calibri" w:hAnsi="Calibri"/>
              </w:rPr>
            </w:pPr>
            <w:r w:rsidRPr="00684445">
              <w:rPr>
                <w:rFonts w:ascii="Calibri" w:hAnsi="Calibri"/>
              </w:rPr>
              <w:t>0.955</w:t>
            </w:r>
          </w:p>
        </w:tc>
        <w:tc>
          <w:tcPr>
            <w:tcW w:w="0" w:type="auto"/>
            <w:vAlign w:val="center"/>
          </w:tcPr>
          <w:p w14:paraId="698459E6" w14:textId="77777777" w:rsidR="00CD10AA" w:rsidRPr="00684445" w:rsidRDefault="00CD10AA" w:rsidP="00EE2D2B">
            <w:pPr>
              <w:jc w:val="center"/>
              <w:rPr>
                <w:rFonts w:ascii="Calibri" w:hAnsi="Calibri"/>
              </w:rPr>
            </w:pPr>
            <w:r w:rsidRPr="00684445">
              <w:rPr>
                <w:rFonts w:ascii="Calibri" w:hAnsi="Calibri"/>
              </w:rPr>
              <w:t>0.950</w:t>
            </w:r>
          </w:p>
        </w:tc>
      </w:tr>
      <w:tr w:rsidR="00CD10AA" w:rsidRPr="000D1CB5" w14:paraId="698459F3" w14:textId="77777777" w:rsidTr="002C7729">
        <w:trPr>
          <w:cantSplit/>
          <w:trHeight w:hRule="exact" w:val="187"/>
          <w:jc w:val="center"/>
        </w:trPr>
        <w:tc>
          <w:tcPr>
            <w:tcW w:w="0" w:type="auto"/>
            <w:vMerge/>
            <w:vAlign w:val="center"/>
          </w:tcPr>
          <w:p w14:paraId="698459E8" w14:textId="77777777" w:rsidR="00CD10AA" w:rsidRPr="00684445" w:rsidRDefault="00CD10AA" w:rsidP="00EE2D2B">
            <w:pPr>
              <w:jc w:val="center"/>
              <w:rPr>
                <w:rFonts w:ascii="Calibri" w:hAnsi="Calibri"/>
              </w:rPr>
            </w:pPr>
          </w:p>
        </w:tc>
        <w:tc>
          <w:tcPr>
            <w:tcW w:w="0" w:type="auto"/>
            <w:vAlign w:val="center"/>
          </w:tcPr>
          <w:p w14:paraId="698459E9" w14:textId="77777777" w:rsidR="00CD10AA" w:rsidRPr="00684445" w:rsidRDefault="00CD10AA" w:rsidP="00EE2D2B">
            <w:pPr>
              <w:jc w:val="center"/>
              <w:rPr>
                <w:rFonts w:ascii="Calibri" w:hAnsi="Calibri"/>
                <w:b/>
              </w:rPr>
            </w:pPr>
            <w:r w:rsidRPr="00684445">
              <w:rPr>
                <w:rFonts w:ascii="Calibri" w:hAnsi="Calibri"/>
                <w:b/>
              </w:rPr>
              <w:t>55</w:t>
            </w:r>
          </w:p>
        </w:tc>
        <w:tc>
          <w:tcPr>
            <w:tcW w:w="0" w:type="auto"/>
            <w:vAlign w:val="center"/>
          </w:tcPr>
          <w:p w14:paraId="698459EA" w14:textId="77777777" w:rsidR="00CD10AA" w:rsidRPr="00684445" w:rsidRDefault="00CD10AA" w:rsidP="00EE2D2B">
            <w:pPr>
              <w:jc w:val="center"/>
              <w:rPr>
                <w:rFonts w:ascii="Calibri" w:hAnsi="Calibri"/>
              </w:rPr>
            </w:pPr>
            <w:r w:rsidRPr="00684445">
              <w:rPr>
                <w:rFonts w:ascii="Calibri" w:hAnsi="Calibri"/>
              </w:rPr>
              <w:t>0.995</w:t>
            </w:r>
          </w:p>
        </w:tc>
        <w:tc>
          <w:tcPr>
            <w:tcW w:w="0" w:type="auto"/>
            <w:vAlign w:val="center"/>
          </w:tcPr>
          <w:p w14:paraId="698459EB" w14:textId="77777777" w:rsidR="00CD10AA" w:rsidRPr="00684445" w:rsidRDefault="00CD10AA" w:rsidP="00EE2D2B">
            <w:pPr>
              <w:jc w:val="center"/>
              <w:rPr>
                <w:rFonts w:ascii="Calibri" w:hAnsi="Calibri"/>
              </w:rPr>
            </w:pPr>
            <w:r w:rsidRPr="00684445">
              <w:rPr>
                <w:rFonts w:ascii="Calibri" w:hAnsi="Calibri"/>
              </w:rPr>
              <w:t>0.990</w:t>
            </w:r>
          </w:p>
        </w:tc>
        <w:tc>
          <w:tcPr>
            <w:tcW w:w="0" w:type="auto"/>
            <w:vAlign w:val="center"/>
          </w:tcPr>
          <w:p w14:paraId="698459EC" w14:textId="77777777" w:rsidR="00CD10AA" w:rsidRPr="00684445" w:rsidRDefault="00CD10AA" w:rsidP="00EE2D2B">
            <w:pPr>
              <w:jc w:val="center"/>
              <w:rPr>
                <w:rFonts w:ascii="Calibri" w:hAnsi="Calibri"/>
              </w:rPr>
            </w:pPr>
            <w:r w:rsidRPr="00684445">
              <w:rPr>
                <w:rFonts w:ascii="Calibri" w:hAnsi="Calibri"/>
              </w:rPr>
              <w:t>0.986</w:t>
            </w:r>
          </w:p>
        </w:tc>
        <w:tc>
          <w:tcPr>
            <w:tcW w:w="0" w:type="auto"/>
            <w:vAlign w:val="center"/>
          </w:tcPr>
          <w:p w14:paraId="698459ED" w14:textId="77777777" w:rsidR="00CD10AA" w:rsidRPr="00684445" w:rsidRDefault="00CD10AA" w:rsidP="00EE2D2B">
            <w:pPr>
              <w:jc w:val="center"/>
              <w:rPr>
                <w:rFonts w:ascii="Calibri" w:hAnsi="Calibri"/>
              </w:rPr>
            </w:pPr>
            <w:r w:rsidRPr="00684445">
              <w:rPr>
                <w:rFonts w:ascii="Calibri" w:hAnsi="Calibri"/>
              </w:rPr>
              <w:t>0.981</w:t>
            </w:r>
          </w:p>
        </w:tc>
        <w:tc>
          <w:tcPr>
            <w:tcW w:w="0" w:type="auto"/>
            <w:vAlign w:val="center"/>
          </w:tcPr>
          <w:p w14:paraId="698459EE" w14:textId="77777777" w:rsidR="00CD10AA" w:rsidRPr="00684445" w:rsidRDefault="00CD10AA" w:rsidP="00EE2D2B">
            <w:pPr>
              <w:jc w:val="center"/>
              <w:rPr>
                <w:rFonts w:ascii="Calibri" w:hAnsi="Calibri"/>
              </w:rPr>
            </w:pPr>
            <w:r w:rsidRPr="00684445">
              <w:rPr>
                <w:rFonts w:ascii="Calibri" w:hAnsi="Calibri"/>
              </w:rPr>
              <w:t>0.976</w:t>
            </w:r>
          </w:p>
        </w:tc>
        <w:tc>
          <w:tcPr>
            <w:tcW w:w="0" w:type="auto"/>
            <w:vAlign w:val="center"/>
          </w:tcPr>
          <w:p w14:paraId="698459EF" w14:textId="77777777" w:rsidR="00CD10AA" w:rsidRPr="00684445" w:rsidRDefault="00CD10AA" w:rsidP="00EE2D2B">
            <w:pPr>
              <w:jc w:val="center"/>
              <w:rPr>
                <w:rFonts w:ascii="Calibri" w:hAnsi="Calibri"/>
              </w:rPr>
            </w:pPr>
            <w:r w:rsidRPr="00684445">
              <w:rPr>
                <w:rFonts w:ascii="Calibri" w:hAnsi="Calibri"/>
              </w:rPr>
              <w:t>0.972</w:t>
            </w:r>
          </w:p>
        </w:tc>
        <w:tc>
          <w:tcPr>
            <w:tcW w:w="0" w:type="auto"/>
            <w:vAlign w:val="center"/>
          </w:tcPr>
          <w:p w14:paraId="698459F0" w14:textId="77777777" w:rsidR="00CD10AA" w:rsidRPr="00684445" w:rsidRDefault="00CD10AA" w:rsidP="00EE2D2B">
            <w:pPr>
              <w:jc w:val="center"/>
              <w:rPr>
                <w:rFonts w:ascii="Calibri" w:hAnsi="Calibri"/>
              </w:rPr>
            </w:pPr>
            <w:r w:rsidRPr="00684445">
              <w:rPr>
                <w:rFonts w:ascii="Calibri" w:hAnsi="Calibri"/>
              </w:rPr>
              <w:t>0.967</w:t>
            </w:r>
          </w:p>
        </w:tc>
        <w:tc>
          <w:tcPr>
            <w:tcW w:w="0" w:type="auto"/>
            <w:vAlign w:val="center"/>
          </w:tcPr>
          <w:p w14:paraId="698459F1" w14:textId="77777777" w:rsidR="00CD10AA" w:rsidRPr="00684445" w:rsidRDefault="00CD10AA" w:rsidP="00EE2D2B">
            <w:pPr>
              <w:jc w:val="center"/>
              <w:rPr>
                <w:rFonts w:ascii="Calibri" w:hAnsi="Calibri"/>
              </w:rPr>
            </w:pPr>
            <w:r w:rsidRPr="00684445">
              <w:rPr>
                <w:rFonts w:ascii="Calibri" w:hAnsi="Calibri"/>
              </w:rPr>
              <w:t>0.963</w:t>
            </w:r>
          </w:p>
        </w:tc>
        <w:tc>
          <w:tcPr>
            <w:tcW w:w="0" w:type="auto"/>
            <w:vAlign w:val="center"/>
          </w:tcPr>
          <w:p w14:paraId="698459F2" w14:textId="77777777" w:rsidR="00CD10AA" w:rsidRPr="00684445" w:rsidRDefault="00CD10AA" w:rsidP="00EE2D2B">
            <w:pPr>
              <w:jc w:val="center"/>
              <w:rPr>
                <w:rFonts w:ascii="Calibri" w:hAnsi="Calibri"/>
              </w:rPr>
            </w:pPr>
            <w:r w:rsidRPr="00684445">
              <w:rPr>
                <w:rFonts w:ascii="Calibri" w:hAnsi="Calibri"/>
              </w:rPr>
              <w:t>0.958</w:t>
            </w:r>
          </w:p>
        </w:tc>
      </w:tr>
      <w:tr w:rsidR="00CD10AA" w:rsidRPr="000D1CB5" w14:paraId="698459FF" w14:textId="77777777" w:rsidTr="002C7729">
        <w:trPr>
          <w:cantSplit/>
          <w:trHeight w:hRule="exact" w:val="187"/>
          <w:jc w:val="center"/>
        </w:trPr>
        <w:tc>
          <w:tcPr>
            <w:tcW w:w="0" w:type="auto"/>
            <w:vMerge/>
            <w:vAlign w:val="center"/>
          </w:tcPr>
          <w:p w14:paraId="698459F4" w14:textId="77777777" w:rsidR="00CD10AA" w:rsidRPr="00684445" w:rsidRDefault="00CD10AA" w:rsidP="00EE2D2B">
            <w:pPr>
              <w:jc w:val="center"/>
              <w:rPr>
                <w:rFonts w:ascii="Calibri" w:hAnsi="Calibri"/>
              </w:rPr>
            </w:pPr>
          </w:p>
        </w:tc>
        <w:tc>
          <w:tcPr>
            <w:tcW w:w="0" w:type="auto"/>
            <w:vAlign w:val="center"/>
          </w:tcPr>
          <w:p w14:paraId="698459F5" w14:textId="77777777" w:rsidR="00CD10AA" w:rsidRPr="00684445" w:rsidRDefault="00CD10AA" w:rsidP="00EE2D2B">
            <w:pPr>
              <w:jc w:val="center"/>
              <w:rPr>
                <w:rFonts w:ascii="Calibri" w:hAnsi="Calibri"/>
                <w:b/>
              </w:rPr>
            </w:pPr>
            <w:r w:rsidRPr="00684445">
              <w:rPr>
                <w:rFonts w:ascii="Calibri" w:hAnsi="Calibri"/>
                <w:b/>
              </w:rPr>
              <w:t>60</w:t>
            </w:r>
          </w:p>
        </w:tc>
        <w:tc>
          <w:tcPr>
            <w:tcW w:w="0" w:type="auto"/>
            <w:vAlign w:val="center"/>
          </w:tcPr>
          <w:p w14:paraId="698459F6" w14:textId="77777777" w:rsidR="00CD10AA" w:rsidRPr="00684445" w:rsidRDefault="00CD10AA" w:rsidP="00EE2D2B">
            <w:pPr>
              <w:jc w:val="center"/>
              <w:rPr>
                <w:rFonts w:ascii="Calibri" w:hAnsi="Calibri"/>
              </w:rPr>
            </w:pPr>
            <w:r w:rsidRPr="00684445">
              <w:rPr>
                <w:rFonts w:ascii="Calibri" w:hAnsi="Calibri"/>
              </w:rPr>
              <w:t>1.004</w:t>
            </w:r>
          </w:p>
        </w:tc>
        <w:tc>
          <w:tcPr>
            <w:tcW w:w="0" w:type="auto"/>
            <w:vAlign w:val="center"/>
          </w:tcPr>
          <w:p w14:paraId="698459F7" w14:textId="77777777" w:rsidR="00CD10AA" w:rsidRPr="00684445" w:rsidRDefault="00CD10AA" w:rsidP="00EE2D2B">
            <w:pPr>
              <w:jc w:val="center"/>
              <w:rPr>
                <w:rFonts w:ascii="Calibri" w:hAnsi="Calibri"/>
              </w:rPr>
            </w:pPr>
            <w:r w:rsidRPr="00684445">
              <w:rPr>
                <w:rFonts w:ascii="Calibri" w:hAnsi="Calibri"/>
              </w:rPr>
              <w:t>0.999</w:t>
            </w:r>
          </w:p>
        </w:tc>
        <w:tc>
          <w:tcPr>
            <w:tcW w:w="0" w:type="auto"/>
            <w:vAlign w:val="center"/>
          </w:tcPr>
          <w:p w14:paraId="698459F8" w14:textId="77777777" w:rsidR="00CD10AA" w:rsidRPr="00684445" w:rsidRDefault="00CD10AA" w:rsidP="00EE2D2B">
            <w:pPr>
              <w:jc w:val="center"/>
              <w:rPr>
                <w:rFonts w:ascii="Calibri" w:hAnsi="Calibri"/>
              </w:rPr>
            </w:pPr>
            <w:r w:rsidRPr="00684445">
              <w:rPr>
                <w:rFonts w:ascii="Calibri" w:hAnsi="Calibri"/>
              </w:rPr>
              <w:t>0.994</w:t>
            </w:r>
          </w:p>
        </w:tc>
        <w:tc>
          <w:tcPr>
            <w:tcW w:w="0" w:type="auto"/>
            <w:vAlign w:val="center"/>
          </w:tcPr>
          <w:p w14:paraId="698459F9" w14:textId="77777777" w:rsidR="00CD10AA" w:rsidRPr="00684445" w:rsidRDefault="00CD10AA" w:rsidP="00EE2D2B">
            <w:pPr>
              <w:jc w:val="center"/>
              <w:rPr>
                <w:rFonts w:ascii="Calibri" w:hAnsi="Calibri"/>
              </w:rPr>
            </w:pPr>
            <w:r w:rsidRPr="00684445">
              <w:rPr>
                <w:rFonts w:ascii="Calibri" w:hAnsi="Calibri"/>
              </w:rPr>
              <w:t>0.998</w:t>
            </w:r>
          </w:p>
        </w:tc>
        <w:tc>
          <w:tcPr>
            <w:tcW w:w="0" w:type="auto"/>
            <w:vAlign w:val="center"/>
          </w:tcPr>
          <w:p w14:paraId="698459FA" w14:textId="77777777" w:rsidR="00CD10AA" w:rsidRPr="00684445" w:rsidRDefault="00CD10AA" w:rsidP="00EE2D2B">
            <w:pPr>
              <w:jc w:val="center"/>
              <w:rPr>
                <w:rFonts w:ascii="Calibri" w:hAnsi="Calibri"/>
              </w:rPr>
            </w:pPr>
            <w:r w:rsidRPr="00684445">
              <w:rPr>
                <w:rFonts w:ascii="Calibri" w:hAnsi="Calibri"/>
              </w:rPr>
              <w:t>0.985</w:t>
            </w:r>
          </w:p>
        </w:tc>
        <w:tc>
          <w:tcPr>
            <w:tcW w:w="0" w:type="auto"/>
            <w:vAlign w:val="center"/>
          </w:tcPr>
          <w:p w14:paraId="698459FB" w14:textId="77777777" w:rsidR="00CD10AA" w:rsidRPr="00684445" w:rsidRDefault="00CD10AA" w:rsidP="00EE2D2B">
            <w:pPr>
              <w:jc w:val="center"/>
              <w:rPr>
                <w:rFonts w:ascii="Calibri" w:hAnsi="Calibri"/>
              </w:rPr>
            </w:pPr>
            <w:r w:rsidRPr="00684445">
              <w:rPr>
                <w:rFonts w:ascii="Calibri" w:hAnsi="Calibri"/>
              </w:rPr>
              <w:t>0.980</w:t>
            </w:r>
          </w:p>
        </w:tc>
        <w:tc>
          <w:tcPr>
            <w:tcW w:w="0" w:type="auto"/>
            <w:vAlign w:val="center"/>
          </w:tcPr>
          <w:p w14:paraId="698459FC" w14:textId="77777777" w:rsidR="00CD10AA" w:rsidRPr="00684445" w:rsidRDefault="00CD10AA" w:rsidP="00EE2D2B">
            <w:pPr>
              <w:jc w:val="center"/>
              <w:rPr>
                <w:rFonts w:ascii="Calibri" w:hAnsi="Calibri"/>
              </w:rPr>
            </w:pPr>
            <w:r w:rsidRPr="00684445">
              <w:rPr>
                <w:rFonts w:ascii="Calibri" w:hAnsi="Calibri"/>
              </w:rPr>
              <w:t>0.976</w:t>
            </w:r>
          </w:p>
        </w:tc>
        <w:tc>
          <w:tcPr>
            <w:tcW w:w="0" w:type="auto"/>
            <w:vAlign w:val="center"/>
          </w:tcPr>
          <w:p w14:paraId="698459FD" w14:textId="77777777" w:rsidR="00CD10AA" w:rsidRPr="00684445" w:rsidRDefault="00CD10AA" w:rsidP="00EE2D2B">
            <w:pPr>
              <w:jc w:val="center"/>
              <w:rPr>
                <w:rFonts w:ascii="Calibri" w:hAnsi="Calibri"/>
              </w:rPr>
            </w:pPr>
            <w:r w:rsidRPr="00684445">
              <w:rPr>
                <w:rFonts w:ascii="Calibri" w:hAnsi="Calibri"/>
              </w:rPr>
              <w:t>0.971</w:t>
            </w:r>
          </w:p>
        </w:tc>
        <w:tc>
          <w:tcPr>
            <w:tcW w:w="0" w:type="auto"/>
            <w:vAlign w:val="center"/>
          </w:tcPr>
          <w:p w14:paraId="698459FE" w14:textId="77777777" w:rsidR="00CD10AA" w:rsidRPr="00684445" w:rsidRDefault="00CD10AA" w:rsidP="00EE2D2B">
            <w:pPr>
              <w:jc w:val="center"/>
              <w:rPr>
                <w:rFonts w:ascii="Calibri" w:hAnsi="Calibri"/>
              </w:rPr>
            </w:pPr>
            <w:r w:rsidRPr="00684445">
              <w:rPr>
                <w:rFonts w:ascii="Calibri" w:hAnsi="Calibri"/>
              </w:rPr>
              <w:t>0.967</w:t>
            </w:r>
          </w:p>
        </w:tc>
      </w:tr>
      <w:tr w:rsidR="00CD10AA" w:rsidRPr="000D1CB5" w14:paraId="69845A0B" w14:textId="77777777" w:rsidTr="002C7729">
        <w:trPr>
          <w:cantSplit/>
          <w:trHeight w:hRule="exact" w:val="187"/>
          <w:jc w:val="center"/>
        </w:trPr>
        <w:tc>
          <w:tcPr>
            <w:tcW w:w="0" w:type="auto"/>
            <w:vMerge/>
            <w:vAlign w:val="center"/>
          </w:tcPr>
          <w:p w14:paraId="69845A00" w14:textId="77777777" w:rsidR="00CD10AA" w:rsidRPr="00684445" w:rsidRDefault="00CD10AA" w:rsidP="00EE2D2B">
            <w:pPr>
              <w:jc w:val="center"/>
              <w:rPr>
                <w:rFonts w:ascii="Calibri" w:hAnsi="Calibri"/>
              </w:rPr>
            </w:pPr>
          </w:p>
        </w:tc>
        <w:tc>
          <w:tcPr>
            <w:tcW w:w="0" w:type="auto"/>
            <w:vAlign w:val="center"/>
          </w:tcPr>
          <w:p w14:paraId="69845A01" w14:textId="77777777" w:rsidR="00CD10AA" w:rsidRPr="00684445" w:rsidRDefault="00CD10AA" w:rsidP="00EE2D2B">
            <w:pPr>
              <w:jc w:val="center"/>
              <w:rPr>
                <w:rFonts w:ascii="Calibri" w:hAnsi="Calibri"/>
                <w:b/>
              </w:rPr>
            </w:pPr>
            <w:r w:rsidRPr="00684445">
              <w:rPr>
                <w:rFonts w:ascii="Calibri" w:hAnsi="Calibri"/>
                <w:b/>
              </w:rPr>
              <w:t>65</w:t>
            </w:r>
          </w:p>
        </w:tc>
        <w:tc>
          <w:tcPr>
            <w:tcW w:w="0" w:type="auto"/>
            <w:vAlign w:val="center"/>
          </w:tcPr>
          <w:p w14:paraId="69845A02" w14:textId="77777777" w:rsidR="00CD10AA" w:rsidRPr="00684445" w:rsidRDefault="00CD10AA" w:rsidP="00EE2D2B">
            <w:pPr>
              <w:jc w:val="center"/>
              <w:rPr>
                <w:rFonts w:ascii="Calibri" w:hAnsi="Calibri"/>
              </w:rPr>
            </w:pPr>
            <w:r w:rsidRPr="00684445">
              <w:rPr>
                <w:rFonts w:ascii="Calibri" w:hAnsi="Calibri"/>
              </w:rPr>
              <w:t>1.012</w:t>
            </w:r>
          </w:p>
        </w:tc>
        <w:tc>
          <w:tcPr>
            <w:tcW w:w="0" w:type="auto"/>
            <w:vAlign w:val="center"/>
          </w:tcPr>
          <w:p w14:paraId="69845A03" w14:textId="77777777" w:rsidR="00CD10AA" w:rsidRPr="00684445" w:rsidRDefault="00CD10AA" w:rsidP="00EE2D2B">
            <w:pPr>
              <w:jc w:val="center"/>
              <w:rPr>
                <w:rFonts w:ascii="Calibri" w:hAnsi="Calibri"/>
              </w:rPr>
            </w:pPr>
            <w:r w:rsidRPr="00684445">
              <w:rPr>
                <w:rFonts w:ascii="Calibri" w:hAnsi="Calibri"/>
              </w:rPr>
              <w:t>1.008</w:t>
            </w:r>
          </w:p>
        </w:tc>
        <w:tc>
          <w:tcPr>
            <w:tcW w:w="0" w:type="auto"/>
            <w:vAlign w:val="center"/>
          </w:tcPr>
          <w:p w14:paraId="69845A04" w14:textId="77777777" w:rsidR="00CD10AA" w:rsidRPr="00684445" w:rsidRDefault="00CD10AA" w:rsidP="00EE2D2B">
            <w:pPr>
              <w:jc w:val="center"/>
              <w:rPr>
                <w:rFonts w:ascii="Calibri" w:hAnsi="Calibri"/>
              </w:rPr>
            </w:pPr>
            <w:r w:rsidRPr="00684445">
              <w:rPr>
                <w:rFonts w:ascii="Calibri" w:hAnsi="Calibri"/>
              </w:rPr>
              <w:t>1.003</w:t>
            </w:r>
          </w:p>
        </w:tc>
        <w:tc>
          <w:tcPr>
            <w:tcW w:w="0" w:type="auto"/>
            <w:vAlign w:val="center"/>
          </w:tcPr>
          <w:p w14:paraId="69845A05" w14:textId="77777777" w:rsidR="00CD10AA" w:rsidRPr="00684445" w:rsidRDefault="00CD10AA" w:rsidP="00EE2D2B">
            <w:pPr>
              <w:jc w:val="center"/>
              <w:rPr>
                <w:rFonts w:ascii="Calibri" w:hAnsi="Calibri"/>
              </w:rPr>
            </w:pPr>
            <w:r w:rsidRPr="00684445">
              <w:rPr>
                <w:rFonts w:ascii="Calibri" w:hAnsi="Calibri"/>
              </w:rPr>
              <w:t>0.998</w:t>
            </w:r>
          </w:p>
        </w:tc>
        <w:tc>
          <w:tcPr>
            <w:tcW w:w="0" w:type="auto"/>
            <w:vAlign w:val="center"/>
          </w:tcPr>
          <w:p w14:paraId="69845A06" w14:textId="77777777" w:rsidR="00CD10AA" w:rsidRPr="00684445" w:rsidRDefault="00CD10AA" w:rsidP="00EE2D2B">
            <w:pPr>
              <w:jc w:val="center"/>
              <w:rPr>
                <w:rFonts w:ascii="Calibri" w:hAnsi="Calibri"/>
              </w:rPr>
            </w:pPr>
            <w:r w:rsidRPr="00684445">
              <w:rPr>
                <w:rFonts w:ascii="Calibri" w:hAnsi="Calibri"/>
              </w:rPr>
              <w:t>0.993</w:t>
            </w:r>
          </w:p>
        </w:tc>
        <w:tc>
          <w:tcPr>
            <w:tcW w:w="0" w:type="auto"/>
            <w:vAlign w:val="center"/>
          </w:tcPr>
          <w:p w14:paraId="69845A07" w14:textId="77777777" w:rsidR="00CD10AA" w:rsidRPr="00684445" w:rsidRDefault="00CD10AA" w:rsidP="00EE2D2B">
            <w:pPr>
              <w:jc w:val="center"/>
              <w:rPr>
                <w:rFonts w:ascii="Calibri" w:hAnsi="Calibri"/>
              </w:rPr>
            </w:pPr>
            <w:r w:rsidRPr="00684445">
              <w:rPr>
                <w:rFonts w:ascii="Calibri" w:hAnsi="Calibri"/>
              </w:rPr>
              <w:t>0.988</w:t>
            </w:r>
          </w:p>
        </w:tc>
        <w:tc>
          <w:tcPr>
            <w:tcW w:w="0" w:type="auto"/>
            <w:vAlign w:val="center"/>
          </w:tcPr>
          <w:p w14:paraId="69845A08" w14:textId="77777777" w:rsidR="00CD10AA" w:rsidRPr="00684445" w:rsidRDefault="00CD10AA" w:rsidP="00EE2D2B">
            <w:pPr>
              <w:jc w:val="center"/>
              <w:rPr>
                <w:rFonts w:ascii="Calibri" w:hAnsi="Calibri"/>
              </w:rPr>
            </w:pPr>
            <w:r w:rsidRPr="00684445">
              <w:rPr>
                <w:rFonts w:ascii="Calibri" w:hAnsi="Calibri"/>
              </w:rPr>
              <w:t>0.984</w:t>
            </w:r>
          </w:p>
        </w:tc>
        <w:tc>
          <w:tcPr>
            <w:tcW w:w="0" w:type="auto"/>
            <w:vAlign w:val="center"/>
          </w:tcPr>
          <w:p w14:paraId="69845A09" w14:textId="77777777" w:rsidR="00CD10AA" w:rsidRPr="00684445" w:rsidRDefault="00CD10AA" w:rsidP="00EE2D2B">
            <w:pPr>
              <w:jc w:val="center"/>
              <w:rPr>
                <w:rFonts w:ascii="Calibri" w:hAnsi="Calibri"/>
              </w:rPr>
            </w:pPr>
            <w:r w:rsidRPr="00684445">
              <w:rPr>
                <w:rFonts w:ascii="Calibri" w:hAnsi="Calibri"/>
              </w:rPr>
              <w:t>0.979</w:t>
            </w:r>
          </w:p>
        </w:tc>
        <w:tc>
          <w:tcPr>
            <w:tcW w:w="0" w:type="auto"/>
            <w:vAlign w:val="center"/>
          </w:tcPr>
          <w:p w14:paraId="69845A0A" w14:textId="77777777" w:rsidR="00CD10AA" w:rsidRPr="00684445" w:rsidRDefault="00CD10AA" w:rsidP="00EE2D2B">
            <w:pPr>
              <w:jc w:val="center"/>
              <w:rPr>
                <w:rFonts w:ascii="Calibri" w:hAnsi="Calibri"/>
              </w:rPr>
            </w:pPr>
            <w:r w:rsidRPr="00684445">
              <w:rPr>
                <w:rFonts w:ascii="Calibri" w:hAnsi="Calibri"/>
              </w:rPr>
              <w:t>0.975</w:t>
            </w:r>
          </w:p>
        </w:tc>
      </w:tr>
      <w:tr w:rsidR="00CD10AA" w:rsidRPr="000D1CB5" w14:paraId="69845A17" w14:textId="77777777" w:rsidTr="002C7729">
        <w:trPr>
          <w:cantSplit/>
          <w:trHeight w:hRule="exact" w:val="187"/>
          <w:jc w:val="center"/>
        </w:trPr>
        <w:tc>
          <w:tcPr>
            <w:tcW w:w="0" w:type="auto"/>
            <w:vMerge/>
            <w:vAlign w:val="center"/>
          </w:tcPr>
          <w:p w14:paraId="69845A0C" w14:textId="77777777" w:rsidR="00CD10AA" w:rsidRPr="00684445" w:rsidRDefault="00CD10AA" w:rsidP="00EE2D2B">
            <w:pPr>
              <w:jc w:val="center"/>
              <w:rPr>
                <w:rFonts w:ascii="Calibri" w:hAnsi="Calibri"/>
              </w:rPr>
            </w:pPr>
          </w:p>
        </w:tc>
        <w:tc>
          <w:tcPr>
            <w:tcW w:w="0" w:type="auto"/>
            <w:vAlign w:val="center"/>
          </w:tcPr>
          <w:p w14:paraId="69845A0D" w14:textId="77777777" w:rsidR="00CD10AA" w:rsidRPr="00684445" w:rsidRDefault="00CD10AA" w:rsidP="00EE2D2B">
            <w:pPr>
              <w:jc w:val="center"/>
              <w:rPr>
                <w:rFonts w:ascii="Calibri" w:hAnsi="Calibri"/>
                <w:b/>
              </w:rPr>
            </w:pPr>
            <w:r w:rsidRPr="00684445">
              <w:rPr>
                <w:rFonts w:ascii="Calibri" w:hAnsi="Calibri"/>
                <w:b/>
              </w:rPr>
              <w:t>70</w:t>
            </w:r>
          </w:p>
        </w:tc>
        <w:tc>
          <w:tcPr>
            <w:tcW w:w="0" w:type="auto"/>
            <w:vAlign w:val="center"/>
          </w:tcPr>
          <w:p w14:paraId="69845A0E" w14:textId="77777777" w:rsidR="00CD10AA" w:rsidRPr="00684445" w:rsidRDefault="00CD10AA" w:rsidP="00EE2D2B">
            <w:pPr>
              <w:jc w:val="center"/>
              <w:rPr>
                <w:rFonts w:ascii="Calibri" w:hAnsi="Calibri"/>
              </w:rPr>
            </w:pPr>
            <w:r w:rsidRPr="00684445">
              <w:rPr>
                <w:rFonts w:ascii="Calibri" w:hAnsi="Calibri"/>
              </w:rPr>
              <w:t>1.021</w:t>
            </w:r>
          </w:p>
        </w:tc>
        <w:tc>
          <w:tcPr>
            <w:tcW w:w="0" w:type="auto"/>
            <w:vAlign w:val="center"/>
          </w:tcPr>
          <w:p w14:paraId="69845A0F" w14:textId="77777777" w:rsidR="00CD10AA" w:rsidRPr="00684445" w:rsidRDefault="00CD10AA" w:rsidP="00EE2D2B">
            <w:pPr>
              <w:jc w:val="center"/>
              <w:rPr>
                <w:rFonts w:ascii="Calibri" w:hAnsi="Calibri"/>
              </w:rPr>
            </w:pPr>
            <w:r w:rsidRPr="00684445">
              <w:rPr>
                <w:rFonts w:ascii="Calibri" w:hAnsi="Calibri"/>
              </w:rPr>
              <w:t>1.016</w:t>
            </w:r>
          </w:p>
        </w:tc>
        <w:tc>
          <w:tcPr>
            <w:tcW w:w="0" w:type="auto"/>
            <w:vAlign w:val="center"/>
          </w:tcPr>
          <w:p w14:paraId="69845A10" w14:textId="77777777" w:rsidR="00CD10AA" w:rsidRPr="00684445" w:rsidRDefault="00CD10AA" w:rsidP="00EE2D2B">
            <w:pPr>
              <w:jc w:val="center"/>
              <w:rPr>
                <w:rFonts w:ascii="Calibri" w:hAnsi="Calibri"/>
              </w:rPr>
            </w:pPr>
            <w:r w:rsidRPr="00684445">
              <w:rPr>
                <w:rFonts w:ascii="Calibri" w:hAnsi="Calibri"/>
              </w:rPr>
              <w:t>1.011</w:t>
            </w:r>
          </w:p>
        </w:tc>
        <w:tc>
          <w:tcPr>
            <w:tcW w:w="0" w:type="auto"/>
            <w:vAlign w:val="center"/>
          </w:tcPr>
          <w:p w14:paraId="69845A11" w14:textId="77777777" w:rsidR="00CD10AA" w:rsidRPr="00684445" w:rsidRDefault="00CD10AA" w:rsidP="00EE2D2B">
            <w:pPr>
              <w:jc w:val="center"/>
              <w:rPr>
                <w:rFonts w:ascii="Calibri" w:hAnsi="Calibri"/>
              </w:rPr>
            </w:pPr>
            <w:r w:rsidRPr="00684445">
              <w:rPr>
                <w:rFonts w:ascii="Calibri" w:hAnsi="Calibri"/>
              </w:rPr>
              <w:t>1.006</w:t>
            </w:r>
          </w:p>
        </w:tc>
        <w:tc>
          <w:tcPr>
            <w:tcW w:w="0" w:type="auto"/>
            <w:vAlign w:val="center"/>
          </w:tcPr>
          <w:p w14:paraId="69845A12" w14:textId="77777777" w:rsidR="00CD10AA" w:rsidRPr="00684445" w:rsidRDefault="00CD10AA" w:rsidP="00EE2D2B">
            <w:pPr>
              <w:jc w:val="center"/>
              <w:rPr>
                <w:rFonts w:ascii="Calibri" w:hAnsi="Calibri"/>
              </w:rPr>
            </w:pPr>
            <w:r w:rsidRPr="00684445">
              <w:rPr>
                <w:rFonts w:ascii="Calibri" w:hAnsi="Calibri"/>
              </w:rPr>
              <w:t>1.001</w:t>
            </w:r>
          </w:p>
        </w:tc>
        <w:tc>
          <w:tcPr>
            <w:tcW w:w="0" w:type="auto"/>
            <w:vAlign w:val="center"/>
          </w:tcPr>
          <w:p w14:paraId="69845A13" w14:textId="77777777" w:rsidR="00CD10AA" w:rsidRPr="00684445" w:rsidRDefault="00CD10AA" w:rsidP="00EE2D2B">
            <w:pPr>
              <w:jc w:val="center"/>
              <w:rPr>
                <w:rFonts w:ascii="Calibri" w:hAnsi="Calibri"/>
              </w:rPr>
            </w:pPr>
            <w:r w:rsidRPr="00684445">
              <w:rPr>
                <w:rFonts w:ascii="Calibri" w:hAnsi="Calibri"/>
              </w:rPr>
              <w:t>0.997</w:t>
            </w:r>
          </w:p>
        </w:tc>
        <w:tc>
          <w:tcPr>
            <w:tcW w:w="0" w:type="auto"/>
            <w:vAlign w:val="center"/>
          </w:tcPr>
          <w:p w14:paraId="69845A14" w14:textId="77777777" w:rsidR="00CD10AA" w:rsidRPr="00684445" w:rsidRDefault="00CD10AA" w:rsidP="00EE2D2B">
            <w:pPr>
              <w:jc w:val="center"/>
              <w:rPr>
                <w:rFonts w:ascii="Calibri" w:hAnsi="Calibri"/>
              </w:rPr>
            </w:pPr>
            <w:r w:rsidRPr="00684445">
              <w:rPr>
                <w:rFonts w:ascii="Calibri" w:hAnsi="Calibri"/>
              </w:rPr>
              <w:t>0.992</w:t>
            </w:r>
          </w:p>
        </w:tc>
        <w:tc>
          <w:tcPr>
            <w:tcW w:w="0" w:type="auto"/>
            <w:vAlign w:val="center"/>
          </w:tcPr>
          <w:p w14:paraId="69845A15" w14:textId="77777777" w:rsidR="00CD10AA" w:rsidRPr="00684445" w:rsidRDefault="00CD10AA" w:rsidP="00EE2D2B">
            <w:pPr>
              <w:jc w:val="center"/>
              <w:rPr>
                <w:rFonts w:ascii="Calibri" w:hAnsi="Calibri"/>
              </w:rPr>
            </w:pPr>
            <w:r w:rsidRPr="00684445">
              <w:rPr>
                <w:rFonts w:ascii="Calibri" w:hAnsi="Calibri"/>
              </w:rPr>
              <w:t>0.988</w:t>
            </w:r>
          </w:p>
        </w:tc>
        <w:tc>
          <w:tcPr>
            <w:tcW w:w="0" w:type="auto"/>
            <w:vAlign w:val="center"/>
          </w:tcPr>
          <w:p w14:paraId="69845A16" w14:textId="77777777" w:rsidR="00CD10AA" w:rsidRPr="00684445" w:rsidRDefault="00CD10AA" w:rsidP="00EE2D2B">
            <w:pPr>
              <w:jc w:val="center"/>
              <w:rPr>
                <w:rFonts w:ascii="Calibri" w:hAnsi="Calibri"/>
              </w:rPr>
            </w:pPr>
            <w:r w:rsidRPr="00684445">
              <w:rPr>
                <w:rFonts w:ascii="Calibri" w:hAnsi="Calibri"/>
              </w:rPr>
              <w:t>0.983</w:t>
            </w:r>
          </w:p>
        </w:tc>
      </w:tr>
      <w:tr w:rsidR="00CD10AA" w:rsidRPr="000D1CB5" w14:paraId="69845A23" w14:textId="77777777" w:rsidTr="002C7729">
        <w:trPr>
          <w:cantSplit/>
          <w:trHeight w:hRule="exact" w:val="187"/>
          <w:jc w:val="center"/>
        </w:trPr>
        <w:tc>
          <w:tcPr>
            <w:tcW w:w="0" w:type="auto"/>
            <w:vMerge/>
            <w:vAlign w:val="center"/>
          </w:tcPr>
          <w:p w14:paraId="69845A18" w14:textId="77777777" w:rsidR="00CD10AA" w:rsidRPr="00684445" w:rsidRDefault="00CD10AA" w:rsidP="00EE2D2B">
            <w:pPr>
              <w:jc w:val="center"/>
              <w:rPr>
                <w:rFonts w:ascii="Calibri" w:hAnsi="Calibri"/>
              </w:rPr>
            </w:pPr>
          </w:p>
        </w:tc>
        <w:tc>
          <w:tcPr>
            <w:tcW w:w="0" w:type="auto"/>
            <w:vAlign w:val="center"/>
          </w:tcPr>
          <w:p w14:paraId="69845A19" w14:textId="77777777" w:rsidR="00CD10AA" w:rsidRPr="00684445" w:rsidRDefault="00CD10AA" w:rsidP="00EE2D2B">
            <w:pPr>
              <w:jc w:val="center"/>
              <w:rPr>
                <w:rFonts w:ascii="Calibri" w:hAnsi="Calibri"/>
                <w:b/>
              </w:rPr>
            </w:pPr>
            <w:r w:rsidRPr="00684445">
              <w:rPr>
                <w:rFonts w:ascii="Calibri" w:hAnsi="Calibri"/>
                <w:b/>
              </w:rPr>
              <w:t>75</w:t>
            </w:r>
          </w:p>
        </w:tc>
        <w:tc>
          <w:tcPr>
            <w:tcW w:w="0" w:type="auto"/>
            <w:vAlign w:val="center"/>
          </w:tcPr>
          <w:p w14:paraId="69845A1A" w14:textId="77777777" w:rsidR="00CD10AA" w:rsidRPr="00684445" w:rsidRDefault="00CD10AA" w:rsidP="00EE2D2B">
            <w:pPr>
              <w:jc w:val="center"/>
              <w:rPr>
                <w:rFonts w:ascii="Calibri" w:hAnsi="Calibri"/>
              </w:rPr>
            </w:pPr>
            <w:r w:rsidRPr="00684445">
              <w:rPr>
                <w:rFonts w:ascii="Calibri" w:hAnsi="Calibri"/>
              </w:rPr>
              <w:t>1.029</w:t>
            </w:r>
          </w:p>
        </w:tc>
        <w:tc>
          <w:tcPr>
            <w:tcW w:w="0" w:type="auto"/>
            <w:vAlign w:val="center"/>
          </w:tcPr>
          <w:p w14:paraId="69845A1B" w14:textId="77777777" w:rsidR="00CD10AA" w:rsidRPr="00684445" w:rsidRDefault="00CD10AA" w:rsidP="00EE2D2B">
            <w:pPr>
              <w:jc w:val="center"/>
              <w:rPr>
                <w:rFonts w:ascii="Calibri" w:hAnsi="Calibri"/>
              </w:rPr>
            </w:pPr>
            <w:r w:rsidRPr="00684445">
              <w:rPr>
                <w:rFonts w:ascii="Calibri" w:hAnsi="Calibri"/>
              </w:rPr>
              <w:t>1.024</w:t>
            </w:r>
          </w:p>
        </w:tc>
        <w:tc>
          <w:tcPr>
            <w:tcW w:w="0" w:type="auto"/>
            <w:vAlign w:val="center"/>
          </w:tcPr>
          <w:p w14:paraId="69845A1C" w14:textId="77777777" w:rsidR="00CD10AA" w:rsidRPr="00684445" w:rsidRDefault="00CD10AA" w:rsidP="00EE2D2B">
            <w:pPr>
              <w:jc w:val="center"/>
              <w:rPr>
                <w:rFonts w:ascii="Calibri" w:hAnsi="Calibri"/>
              </w:rPr>
            </w:pPr>
            <w:r w:rsidRPr="00684445">
              <w:rPr>
                <w:rFonts w:ascii="Calibri" w:hAnsi="Calibri"/>
              </w:rPr>
              <w:t>1.019</w:t>
            </w:r>
          </w:p>
        </w:tc>
        <w:tc>
          <w:tcPr>
            <w:tcW w:w="0" w:type="auto"/>
            <w:vAlign w:val="center"/>
          </w:tcPr>
          <w:p w14:paraId="69845A1D" w14:textId="77777777" w:rsidR="00CD10AA" w:rsidRPr="00684445" w:rsidRDefault="00CD10AA" w:rsidP="00EE2D2B">
            <w:pPr>
              <w:jc w:val="center"/>
              <w:rPr>
                <w:rFonts w:ascii="Calibri" w:hAnsi="Calibri"/>
              </w:rPr>
            </w:pPr>
            <w:r w:rsidRPr="00684445">
              <w:rPr>
                <w:rFonts w:ascii="Calibri" w:hAnsi="Calibri"/>
              </w:rPr>
              <w:t>1.015</w:t>
            </w:r>
          </w:p>
        </w:tc>
        <w:tc>
          <w:tcPr>
            <w:tcW w:w="0" w:type="auto"/>
            <w:vAlign w:val="center"/>
          </w:tcPr>
          <w:p w14:paraId="69845A1E" w14:textId="77777777" w:rsidR="00CD10AA" w:rsidRPr="00684445" w:rsidRDefault="00CD10AA" w:rsidP="00EE2D2B">
            <w:pPr>
              <w:jc w:val="center"/>
              <w:rPr>
                <w:rFonts w:ascii="Calibri" w:hAnsi="Calibri"/>
              </w:rPr>
            </w:pPr>
            <w:r w:rsidRPr="00684445">
              <w:rPr>
                <w:rFonts w:ascii="Calibri" w:hAnsi="Calibri"/>
              </w:rPr>
              <w:t>1.010</w:t>
            </w:r>
          </w:p>
        </w:tc>
        <w:tc>
          <w:tcPr>
            <w:tcW w:w="0" w:type="auto"/>
            <w:vAlign w:val="center"/>
          </w:tcPr>
          <w:p w14:paraId="69845A1F" w14:textId="77777777" w:rsidR="00CD10AA" w:rsidRPr="00684445" w:rsidRDefault="00CD10AA" w:rsidP="00EE2D2B">
            <w:pPr>
              <w:jc w:val="center"/>
              <w:rPr>
                <w:rFonts w:ascii="Calibri" w:hAnsi="Calibri"/>
              </w:rPr>
            </w:pPr>
            <w:r w:rsidRPr="00684445">
              <w:rPr>
                <w:rFonts w:ascii="Calibri" w:hAnsi="Calibri"/>
              </w:rPr>
              <w:t>1.005</w:t>
            </w:r>
          </w:p>
        </w:tc>
        <w:tc>
          <w:tcPr>
            <w:tcW w:w="0" w:type="auto"/>
            <w:vAlign w:val="center"/>
          </w:tcPr>
          <w:p w14:paraId="69845A20" w14:textId="77777777" w:rsidR="00CD10AA" w:rsidRPr="00684445" w:rsidRDefault="00CD10AA" w:rsidP="00EE2D2B">
            <w:pPr>
              <w:jc w:val="center"/>
              <w:rPr>
                <w:rFonts w:ascii="Calibri" w:hAnsi="Calibri"/>
              </w:rPr>
            </w:pPr>
            <w:r w:rsidRPr="00684445">
              <w:rPr>
                <w:rFonts w:ascii="Calibri" w:hAnsi="Calibri"/>
              </w:rPr>
              <w:t>1.000</w:t>
            </w:r>
          </w:p>
        </w:tc>
        <w:tc>
          <w:tcPr>
            <w:tcW w:w="0" w:type="auto"/>
            <w:vAlign w:val="center"/>
          </w:tcPr>
          <w:p w14:paraId="69845A21" w14:textId="77777777" w:rsidR="00CD10AA" w:rsidRPr="00684445" w:rsidRDefault="00CD10AA" w:rsidP="00EE2D2B">
            <w:pPr>
              <w:jc w:val="center"/>
              <w:rPr>
                <w:rFonts w:ascii="Calibri" w:hAnsi="Calibri"/>
              </w:rPr>
            </w:pPr>
            <w:r w:rsidRPr="00684445">
              <w:rPr>
                <w:rFonts w:ascii="Calibri" w:hAnsi="Calibri"/>
              </w:rPr>
              <w:t>0.996</w:t>
            </w:r>
          </w:p>
        </w:tc>
        <w:tc>
          <w:tcPr>
            <w:tcW w:w="0" w:type="auto"/>
            <w:vAlign w:val="center"/>
          </w:tcPr>
          <w:p w14:paraId="69845A22" w14:textId="77777777" w:rsidR="00CD10AA" w:rsidRPr="00684445" w:rsidRDefault="00CD10AA" w:rsidP="00EE2D2B">
            <w:pPr>
              <w:jc w:val="center"/>
              <w:rPr>
                <w:rFonts w:ascii="Calibri" w:hAnsi="Calibri"/>
              </w:rPr>
            </w:pPr>
            <w:r w:rsidRPr="00684445">
              <w:rPr>
                <w:rFonts w:ascii="Calibri" w:hAnsi="Calibri"/>
              </w:rPr>
              <w:t>0.991</w:t>
            </w:r>
          </w:p>
        </w:tc>
      </w:tr>
      <w:tr w:rsidR="00CD10AA" w:rsidRPr="000D1CB5" w14:paraId="69845A2F" w14:textId="77777777" w:rsidTr="002C7729">
        <w:trPr>
          <w:cantSplit/>
          <w:trHeight w:hRule="exact" w:val="187"/>
          <w:jc w:val="center"/>
        </w:trPr>
        <w:tc>
          <w:tcPr>
            <w:tcW w:w="0" w:type="auto"/>
            <w:vMerge/>
            <w:vAlign w:val="center"/>
          </w:tcPr>
          <w:p w14:paraId="69845A24" w14:textId="77777777" w:rsidR="00CD10AA" w:rsidRPr="00684445" w:rsidRDefault="00CD10AA" w:rsidP="00EE2D2B">
            <w:pPr>
              <w:jc w:val="center"/>
              <w:rPr>
                <w:rFonts w:ascii="Calibri" w:hAnsi="Calibri"/>
              </w:rPr>
            </w:pPr>
          </w:p>
        </w:tc>
        <w:tc>
          <w:tcPr>
            <w:tcW w:w="0" w:type="auto"/>
            <w:vAlign w:val="center"/>
          </w:tcPr>
          <w:p w14:paraId="69845A25" w14:textId="77777777" w:rsidR="00CD10AA" w:rsidRPr="00684445" w:rsidRDefault="00CD10AA" w:rsidP="00EE2D2B">
            <w:pPr>
              <w:jc w:val="center"/>
              <w:rPr>
                <w:rFonts w:ascii="Calibri" w:hAnsi="Calibri"/>
                <w:b/>
              </w:rPr>
            </w:pPr>
            <w:r w:rsidRPr="00684445">
              <w:rPr>
                <w:rFonts w:ascii="Calibri" w:hAnsi="Calibri"/>
                <w:b/>
              </w:rPr>
              <w:t>80</w:t>
            </w:r>
          </w:p>
        </w:tc>
        <w:tc>
          <w:tcPr>
            <w:tcW w:w="0" w:type="auto"/>
            <w:vAlign w:val="center"/>
          </w:tcPr>
          <w:p w14:paraId="69845A26" w14:textId="77777777" w:rsidR="00CD10AA" w:rsidRPr="00684445" w:rsidRDefault="00CD10AA" w:rsidP="00EE2D2B">
            <w:pPr>
              <w:jc w:val="center"/>
              <w:rPr>
                <w:rFonts w:ascii="Calibri" w:hAnsi="Calibri"/>
              </w:rPr>
            </w:pPr>
            <w:r w:rsidRPr="00684445">
              <w:rPr>
                <w:rFonts w:ascii="Calibri" w:hAnsi="Calibri"/>
              </w:rPr>
              <w:t>1.038</w:t>
            </w:r>
          </w:p>
        </w:tc>
        <w:tc>
          <w:tcPr>
            <w:tcW w:w="0" w:type="auto"/>
            <w:vAlign w:val="center"/>
          </w:tcPr>
          <w:p w14:paraId="69845A27" w14:textId="77777777" w:rsidR="00CD10AA" w:rsidRPr="00684445" w:rsidRDefault="00CD10AA" w:rsidP="00EE2D2B">
            <w:pPr>
              <w:jc w:val="center"/>
              <w:rPr>
                <w:rFonts w:ascii="Calibri" w:hAnsi="Calibri"/>
              </w:rPr>
            </w:pPr>
            <w:r w:rsidRPr="00684445">
              <w:rPr>
                <w:rFonts w:ascii="Calibri" w:hAnsi="Calibri"/>
              </w:rPr>
              <w:t>1.033</w:t>
            </w:r>
          </w:p>
        </w:tc>
        <w:tc>
          <w:tcPr>
            <w:tcW w:w="0" w:type="auto"/>
            <w:vAlign w:val="center"/>
          </w:tcPr>
          <w:p w14:paraId="69845A28" w14:textId="77777777" w:rsidR="00CD10AA" w:rsidRPr="00684445" w:rsidRDefault="00CD10AA" w:rsidP="00EE2D2B">
            <w:pPr>
              <w:jc w:val="center"/>
              <w:rPr>
                <w:rFonts w:ascii="Calibri" w:hAnsi="Calibri"/>
              </w:rPr>
            </w:pPr>
            <w:r w:rsidRPr="00684445">
              <w:rPr>
                <w:rFonts w:ascii="Calibri" w:hAnsi="Calibri"/>
              </w:rPr>
              <w:t>1.028</w:t>
            </w:r>
          </w:p>
        </w:tc>
        <w:tc>
          <w:tcPr>
            <w:tcW w:w="0" w:type="auto"/>
            <w:vAlign w:val="center"/>
          </w:tcPr>
          <w:p w14:paraId="69845A29" w14:textId="77777777" w:rsidR="00CD10AA" w:rsidRPr="00684445" w:rsidRDefault="00CD10AA" w:rsidP="00EE2D2B">
            <w:pPr>
              <w:jc w:val="center"/>
              <w:rPr>
                <w:rFonts w:ascii="Calibri" w:hAnsi="Calibri"/>
              </w:rPr>
            </w:pPr>
            <w:r w:rsidRPr="00684445">
              <w:rPr>
                <w:rFonts w:ascii="Calibri" w:hAnsi="Calibri"/>
              </w:rPr>
              <w:t>1.023</w:t>
            </w:r>
          </w:p>
        </w:tc>
        <w:tc>
          <w:tcPr>
            <w:tcW w:w="0" w:type="auto"/>
            <w:vAlign w:val="center"/>
          </w:tcPr>
          <w:p w14:paraId="69845A2A" w14:textId="77777777" w:rsidR="00CD10AA" w:rsidRPr="00684445" w:rsidRDefault="00CD10AA" w:rsidP="00EE2D2B">
            <w:pPr>
              <w:jc w:val="center"/>
              <w:rPr>
                <w:rFonts w:ascii="Calibri" w:hAnsi="Calibri"/>
              </w:rPr>
            </w:pPr>
            <w:r w:rsidRPr="00684445">
              <w:rPr>
                <w:rFonts w:ascii="Calibri" w:hAnsi="Calibri"/>
              </w:rPr>
              <w:t>1.018</w:t>
            </w:r>
          </w:p>
        </w:tc>
        <w:tc>
          <w:tcPr>
            <w:tcW w:w="0" w:type="auto"/>
            <w:vAlign w:val="center"/>
          </w:tcPr>
          <w:p w14:paraId="69845A2B" w14:textId="77777777" w:rsidR="00CD10AA" w:rsidRPr="00684445" w:rsidRDefault="00CD10AA" w:rsidP="00EE2D2B">
            <w:pPr>
              <w:jc w:val="center"/>
              <w:rPr>
                <w:rFonts w:ascii="Calibri" w:hAnsi="Calibri"/>
              </w:rPr>
            </w:pPr>
            <w:r w:rsidRPr="00684445">
              <w:rPr>
                <w:rFonts w:ascii="Calibri" w:hAnsi="Calibri"/>
              </w:rPr>
              <w:t>1.013</w:t>
            </w:r>
          </w:p>
        </w:tc>
        <w:tc>
          <w:tcPr>
            <w:tcW w:w="0" w:type="auto"/>
            <w:vAlign w:val="center"/>
          </w:tcPr>
          <w:p w14:paraId="69845A2C" w14:textId="77777777" w:rsidR="00CD10AA" w:rsidRPr="00684445" w:rsidRDefault="00CD10AA" w:rsidP="00EE2D2B">
            <w:pPr>
              <w:jc w:val="center"/>
              <w:rPr>
                <w:rFonts w:ascii="Calibri" w:hAnsi="Calibri"/>
              </w:rPr>
            </w:pPr>
            <w:r w:rsidRPr="00684445">
              <w:rPr>
                <w:rFonts w:ascii="Calibri" w:hAnsi="Calibri"/>
              </w:rPr>
              <w:t>1.009</w:t>
            </w:r>
          </w:p>
        </w:tc>
        <w:tc>
          <w:tcPr>
            <w:tcW w:w="0" w:type="auto"/>
            <w:vAlign w:val="center"/>
          </w:tcPr>
          <w:p w14:paraId="69845A2D" w14:textId="77777777" w:rsidR="00CD10AA" w:rsidRPr="00684445" w:rsidRDefault="00CD10AA" w:rsidP="00EE2D2B">
            <w:pPr>
              <w:jc w:val="center"/>
              <w:rPr>
                <w:rFonts w:ascii="Calibri" w:hAnsi="Calibri"/>
              </w:rPr>
            </w:pPr>
            <w:r w:rsidRPr="00684445">
              <w:rPr>
                <w:rFonts w:ascii="Calibri" w:hAnsi="Calibri"/>
              </w:rPr>
              <w:t>1.004</w:t>
            </w:r>
          </w:p>
        </w:tc>
        <w:tc>
          <w:tcPr>
            <w:tcW w:w="0" w:type="auto"/>
            <w:vAlign w:val="center"/>
          </w:tcPr>
          <w:p w14:paraId="69845A2E" w14:textId="77777777" w:rsidR="00CD10AA" w:rsidRPr="00684445" w:rsidRDefault="00CD10AA" w:rsidP="00EE2D2B">
            <w:pPr>
              <w:jc w:val="center"/>
              <w:rPr>
                <w:rFonts w:ascii="Calibri" w:hAnsi="Calibri"/>
              </w:rPr>
            </w:pPr>
            <w:r w:rsidRPr="00684445">
              <w:rPr>
                <w:rFonts w:ascii="Calibri" w:hAnsi="Calibri"/>
              </w:rPr>
              <w:t>0.999</w:t>
            </w:r>
          </w:p>
        </w:tc>
      </w:tr>
      <w:tr w:rsidR="00CD10AA" w:rsidRPr="000D1CB5" w14:paraId="69845A3B" w14:textId="77777777" w:rsidTr="002C7729">
        <w:trPr>
          <w:cantSplit/>
          <w:trHeight w:hRule="exact" w:val="187"/>
          <w:jc w:val="center"/>
        </w:trPr>
        <w:tc>
          <w:tcPr>
            <w:tcW w:w="0" w:type="auto"/>
            <w:vMerge/>
            <w:vAlign w:val="center"/>
          </w:tcPr>
          <w:p w14:paraId="69845A30" w14:textId="77777777" w:rsidR="00CD10AA" w:rsidRPr="00684445" w:rsidRDefault="00CD10AA" w:rsidP="00EE2D2B">
            <w:pPr>
              <w:jc w:val="center"/>
              <w:rPr>
                <w:rFonts w:ascii="Calibri" w:hAnsi="Calibri"/>
              </w:rPr>
            </w:pPr>
          </w:p>
        </w:tc>
        <w:tc>
          <w:tcPr>
            <w:tcW w:w="0" w:type="auto"/>
            <w:vAlign w:val="center"/>
          </w:tcPr>
          <w:p w14:paraId="69845A31" w14:textId="77777777" w:rsidR="00CD10AA" w:rsidRPr="00684445" w:rsidRDefault="00CD10AA" w:rsidP="00EE2D2B">
            <w:pPr>
              <w:jc w:val="center"/>
              <w:rPr>
                <w:rFonts w:ascii="Calibri" w:hAnsi="Calibri"/>
                <w:b/>
              </w:rPr>
            </w:pPr>
            <w:r w:rsidRPr="00684445">
              <w:rPr>
                <w:rFonts w:ascii="Calibri" w:hAnsi="Calibri"/>
                <w:b/>
              </w:rPr>
              <w:t>85</w:t>
            </w:r>
          </w:p>
        </w:tc>
        <w:tc>
          <w:tcPr>
            <w:tcW w:w="0" w:type="auto"/>
            <w:vAlign w:val="center"/>
          </w:tcPr>
          <w:p w14:paraId="69845A32" w14:textId="77777777" w:rsidR="00CD10AA" w:rsidRPr="00684445" w:rsidRDefault="00CD10AA" w:rsidP="00EE2D2B">
            <w:pPr>
              <w:jc w:val="center"/>
              <w:rPr>
                <w:rFonts w:ascii="Calibri" w:hAnsi="Calibri"/>
              </w:rPr>
            </w:pPr>
            <w:r w:rsidRPr="00684445">
              <w:rPr>
                <w:rFonts w:ascii="Calibri" w:hAnsi="Calibri"/>
              </w:rPr>
              <w:t>1.046</w:t>
            </w:r>
          </w:p>
        </w:tc>
        <w:tc>
          <w:tcPr>
            <w:tcW w:w="0" w:type="auto"/>
            <w:vAlign w:val="center"/>
          </w:tcPr>
          <w:p w14:paraId="69845A33" w14:textId="77777777" w:rsidR="00CD10AA" w:rsidRPr="00684445" w:rsidRDefault="00CD10AA" w:rsidP="00EE2D2B">
            <w:pPr>
              <w:jc w:val="center"/>
              <w:rPr>
                <w:rFonts w:ascii="Calibri" w:hAnsi="Calibri"/>
              </w:rPr>
            </w:pPr>
            <w:r w:rsidRPr="00684445">
              <w:rPr>
                <w:rFonts w:ascii="Calibri" w:hAnsi="Calibri"/>
              </w:rPr>
              <w:t>1.041</w:t>
            </w:r>
          </w:p>
        </w:tc>
        <w:tc>
          <w:tcPr>
            <w:tcW w:w="0" w:type="auto"/>
            <w:vAlign w:val="center"/>
          </w:tcPr>
          <w:p w14:paraId="69845A34" w14:textId="77777777" w:rsidR="00CD10AA" w:rsidRPr="00684445" w:rsidRDefault="00CD10AA" w:rsidP="00EE2D2B">
            <w:pPr>
              <w:jc w:val="center"/>
              <w:rPr>
                <w:rFonts w:ascii="Calibri" w:hAnsi="Calibri"/>
              </w:rPr>
            </w:pPr>
            <w:r w:rsidRPr="00684445">
              <w:rPr>
                <w:rFonts w:ascii="Calibri" w:hAnsi="Calibri"/>
              </w:rPr>
              <w:t>1.036</w:t>
            </w:r>
          </w:p>
        </w:tc>
        <w:tc>
          <w:tcPr>
            <w:tcW w:w="0" w:type="auto"/>
            <w:vAlign w:val="center"/>
          </w:tcPr>
          <w:p w14:paraId="69845A35" w14:textId="77777777" w:rsidR="00CD10AA" w:rsidRPr="00684445" w:rsidRDefault="00CD10AA" w:rsidP="00EE2D2B">
            <w:pPr>
              <w:jc w:val="center"/>
              <w:rPr>
                <w:rFonts w:ascii="Calibri" w:hAnsi="Calibri"/>
              </w:rPr>
            </w:pPr>
            <w:r w:rsidRPr="00684445">
              <w:rPr>
                <w:rFonts w:ascii="Calibri" w:hAnsi="Calibri"/>
              </w:rPr>
              <w:t>1.031</w:t>
            </w:r>
          </w:p>
        </w:tc>
        <w:tc>
          <w:tcPr>
            <w:tcW w:w="0" w:type="auto"/>
            <w:vAlign w:val="center"/>
          </w:tcPr>
          <w:p w14:paraId="69845A36" w14:textId="77777777" w:rsidR="00CD10AA" w:rsidRPr="00684445" w:rsidRDefault="00CD10AA" w:rsidP="00EE2D2B">
            <w:pPr>
              <w:jc w:val="center"/>
              <w:rPr>
                <w:rFonts w:ascii="Calibri" w:hAnsi="Calibri"/>
              </w:rPr>
            </w:pPr>
            <w:r w:rsidRPr="00684445">
              <w:rPr>
                <w:rFonts w:ascii="Calibri" w:hAnsi="Calibri"/>
              </w:rPr>
              <w:t>1.026</w:t>
            </w:r>
          </w:p>
        </w:tc>
        <w:tc>
          <w:tcPr>
            <w:tcW w:w="0" w:type="auto"/>
            <w:vAlign w:val="center"/>
          </w:tcPr>
          <w:p w14:paraId="69845A37" w14:textId="77777777" w:rsidR="00CD10AA" w:rsidRPr="00684445" w:rsidRDefault="00CD10AA" w:rsidP="00EE2D2B">
            <w:pPr>
              <w:jc w:val="center"/>
              <w:rPr>
                <w:rFonts w:ascii="Calibri" w:hAnsi="Calibri"/>
              </w:rPr>
            </w:pPr>
            <w:r w:rsidRPr="00684445">
              <w:rPr>
                <w:rFonts w:ascii="Calibri" w:hAnsi="Calibri"/>
              </w:rPr>
              <w:t>1.022</w:t>
            </w:r>
          </w:p>
        </w:tc>
        <w:tc>
          <w:tcPr>
            <w:tcW w:w="0" w:type="auto"/>
            <w:vAlign w:val="center"/>
          </w:tcPr>
          <w:p w14:paraId="69845A38" w14:textId="77777777" w:rsidR="00CD10AA" w:rsidRPr="00684445" w:rsidRDefault="00CD10AA" w:rsidP="00EE2D2B">
            <w:pPr>
              <w:jc w:val="center"/>
              <w:rPr>
                <w:rFonts w:ascii="Calibri" w:hAnsi="Calibri"/>
              </w:rPr>
            </w:pPr>
            <w:r w:rsidRPr="00684445">
              <w:rPr>
                <w:rFonts w:ascii="Calibri" w:hAnsi="Calibri"/>
              </w:rPr>
              <w:t>1.017</w:t>
            </w:r>
          </w:p>
        </w:tc>
        <w:tc>
          <w:tcPr>
            <w:tcW w:w="0" w:type="auto"/>
            <w:vAlign w:val="center"/>
          </w:tcPr>
          <w:p w14:paraId="69845A39" w14:textId="77777777" w:rsidR="00CD10AA" w:rsidRPr="00684445" w:rsidRDefault="00CD10AA" w:rsidP="00EE2D2B">
            <w:pPr>
              <w:jc w:val="center"/>
              <w:rPr>
                <w:rFonts w:ascii="Calibri" w:hAnsi="Calibri"/>
              </w:rPr>
            </w:pPr>
            <w:r w:rsidRPr="00684445">
              <w:rPr>
                <w:rFonts w:ascii="Calibri" w:hAnsi="Calibri"/>
              </w:rPr>
              <w:t>1.012</w:t>
            </w:r>
          </w:p>
        </w:tc>
        <w:tc>
          <w:tcPr>
            <w:tcW w:w="0" w:type="auto"/>
            <w:vAlign w:val="center"/>
          </w:tcPr>
          <w:p w14:paraId="69845A3A" w14:textId="77777777" w:rsidR="00CD10AA" w:rsidRPr="00684445" w:rsidRDefault="00CD10AA" w:rsidP="00EE2D2B">
            <w:pPr>
              <w:jc w:val="center"/>
              <w:rPr>
                <w:rFonts w:ascii="Calibri" w:hAnsi="Calibri"/>
              </w:rPr>
            </w:pPr>
            <w:r w:rsidRPr="00684445">
              <w:rPr>
                <w:rFonts w:ascii="Calibri" w:hAnsi="Calibri"/>
              </w:rPr>
              <w:t>1.008</w:t>
            </w:r>
          </w:p>
        </w:tc>
      </w:tr>
      <w:tr w:rsidR="00CD10AA" w:rsidRPr="000D1CB5" w14:paraId="69845A47" w14:textId="77777777" w:rsidTr="002C7729">
        <w:trPr>
          <w:cantSplit/>
          <w:trHeight w:hRule="exact" w:val="187"/>
          <w:jc w:val="center"/>
        </w:trPr>
        <w:tc>
          <w:tcPr>
            <w:tcW w:w="0" w:type="auto"/>
            <w:vMerge/>
            <w:vAlign w:val="center"/>
          </w:tcPr>
          <w:p w14:paraId="69845A3C" w14:textId="77777777" w:rsidR="00CD10AA" w:rsidRPr="00684445" w:rsidRDefault="00CD10AA" w:rsidP="00EE2D2B">
            <w:pPr>
              <w:jc w:val="center"/>
              <w:rPr>
                <w:rFonts w:ascii="Calibri" w:hAnsi="Calibri"/>
              </w:rPr>
            </w:pPr>
          </w:p>
        </w:tc>
        <w:tc>
          <w:tcPr>
            <w:tcW w:w="0" w:type="auto"/>
            <w:vAlign w:val="center"/>
          </w:tcPr>
          <w:p w14:paraId="69845A3D" w14:textId="77777777" w:rsidR="00CD10AA" w:rsidRPr="00684445" w:rsidRDefault="00CD10AA" w:rsidP="00EE2D2B">
            <w:pPr>
              <w:jc w:val="center"/>
              <w:rPr>
                <w:rFonts w:ascii="Calibri" w:hAnsi="Calibri"/>
                <w:b/>
              </w:rPr>
            </w:pPr>
            <w:r w:rsidRPr="00684445">
              <w:rPr>
                <w:rFonts w:ascii="Calibri" w:hAnsi="Calibri"/>
                <w:b/>
              </w:rPr>
              <w:t>90</w:t>
            </w:r>
          </w:p>
        </w:tc>
        <w:tc>
          <w:tcPr>
            <w:tcW w:w="0" w:type="auto"/>
            <w:vAlign w:val="center"/>
          </w:tcPr>
          <w:p w14:paraId="69845A3E" w14:textId="77777777" w:rsidR="00CD10AA" w:rsidRPr="00684445" w:rsidRDefault="00CD10AA" w:rsidP="00EE2D2B">
            <w:pPr>
              <w:jc w:val="center"/>
              <w:rPr>
                <w:rFonts w:ascii="Calibri" w:hAnsi="Calibri"/>
              </w:rPr>
            </w:pPr>
            <w:r w:rsidRPr="00684445">
              <w:rPr>
                <w:rFonts w:ascii="Calibri" w:hAnsi="Calibri"/>
              </w:rPr>
              <w:t>1.055</w:t>
            </w:r>
          </w:p>
        </w:tc>
        <w:tc>
          <w:tcPr>
            <w:tcW w:w="0" w:type="auto"/>
            <w:vAlign w:val="center"/>
          </w:tcPr>
          <w:p w14:paraId="69845A3F" w14:textId="77777777" w:rsidR="00CD10AA" w:rsidRPr="00684445" w:rsidRDefault="00CD10AA" w:rsidP="00EE2D2B">
            <w:pPr>
              <w:jc w:val="center"/>
              <w:rPr>
                <w:rFonts w:ascii="Calibri" w:hAnsi="Calibri"/>
              </w:rPr>
            </w:pPr>
            <w:r w:rsidRPr="00684445">
              <w:rPr>
                <w:rFonts w:ascii="Calibri" w:hAnsi="Calibri"/>
              </w:rPr>
              <w:t>1.050</w:t>
            </w:r>
          </w:p>
        </w:tc>
        <w:tc>
          <w:tcPr>
            <w:tcW w:w="0" w:type="auto"/>
            <w:vAlign w:val="center"/>
          </w:tcPr>
          <w:p w14:paraId="69845A40" w14:textId="77777777" w:rsidR="00CD10AA" w:rsidRPr="00684445" w:rsidRDefault="00CD10AA" w:rsidP="00EE2D2B">
            <w:pPr>
              <w:jc w:val="center"/>
              <w:rPr>
                <w:rFonts w:ascii="Calibri" w:hAnsi="Calibri"/>
              </w:rPr>
            </w:pPr>
            <w:r w:rsidRPr="00684445">
              <w:rPr>
                <w:rFonts w:ascii="Calibri" w:hAnsi="Calibri"/>
              </w:rPr>
              <w:t>1.045</w:t>
            </w:r>
          </w:p>
        </w:tc>
        <w:tc>
          <w:tcPr>
            <w:tcW w:w="0" w:type="auto"/>
            <w:vAlign w:val="center"/>
          </w:tcPr>
          <w:p w14:paraId="69845A41" w14:textId="77777777" w:rsidR="00CD10AA" w:rsidRPr="00684445" w:rsidRDefault="00CD10AA" w:rsidP="00EE2D2B">
            <w:pPr>
              <w:jc w:val="center"/>
              <w:rPr>
                <w:rFonts w:ascii="Calibri" w:hAnsi="Calibri"/>
              </w:rPr>
            </w:pPr>
            <w:r w:rsidRPr="00684445">
              <w:rPr>
                <w:rFonts w:ascii="Calibri" w:hAnsi="Calibri"/>
              </w:rPr>
              <w:t>1.040</w:t>
            </w:r>
          </w:p>
        </w:tc>
        <w:tc>
          <w:tcPr>
            <w:tcW w:w="0" w:type="auto"/>
            <w:vAlign w:val="center"/>
          </w:tcPr>
          <w:p w14:paraId="69845A42" w14:textId="77777777" w:rsidR="00CD10AA" w:rsidRPr="00684445" w:rsidRDefault="00CD10AA" w:rsidP="00EE2D2B">
            <w:pPr>
              <w:jc w:val="center"/>
              <w:rPr>
                <w:rFonts w:ascii="Calibri" w:hAnsi="Calibri"/>
              </w:rPr>
            </w:pPr>
            <w:r w:rsidRPr="00684445">
              <w:rPr>
                <w:rFonts w:ascii="Calibri" w:hAnsi="Calibri"/>
              </w:rPr>
              <w:t>1.035</w:t>
            </w:r>
          </w:p>
        </w:tc>
        <w:tc>
          <w:tcPr>
            <w:tcW w:w="0" w:type="auto"/>
            <w:vAlign w:val="center"/>
          </w:tcPr>
          <w:p w14:paraId="69845A43" w14:textId="77777777" w:rsidR="00CD10AA" w:rsidRPr="00684445" w:rsidRDefault="00CD10AA" w:rsidP="00EE2D2B">
            <w:pPr>
              <w:jc w:val="center"/>
              <w:rPr>
                <w:rFonts w:ascii="Calibri" w:hAnsi="Calibri"/>
              </w:rPr>
            </w:pPr>
            <w:r w:rsidRPr="00684445">
              <w:rPr>
                <w:rFonts w:ascii="Calibri" w:hAnsi="Calibri"/>
              </w:rPr>
              <w:t>1.030</w:t>
            </w:r>
          </w:p>
        </w:tc>
        <w:tc>
          <w:tcPr>
            <w:tcW w:w="0" w:type="auto"/>
            <w:vAlign w:val="center"/>
          </w:tcPr>
          <w:p w14:paraId="69845A44" w14:textId="77777777" w:rsidR="00CD10AA" w:rsidRPr="00684445" w:rsidRDefault="00CD10AA" w:rsidP="00EE2D2B">
            <w:pPr>
              <w:jc w:val="center"/>
              <w:rPr>
                <w:rFonts w:ascii="Calibri" w:hAnsi="Calibri"/>
              </w:rPr>
            </w:pPr>
            <w:r w:rsidRPr="00684445">
              <w:rPr>
                <w:rFonts w:ascii="Calibri" w:hAnsi="Calibri"/>
              </w:rPr>
              <w:t>1.025</w:t>
            </w:r>
          </w:p>
        </w:tc>
        <w:tc>
          <w:tcPr>
            <w:tcW w:w="0" w:type="auto"/>
            <w:vAlign w:val="center"/>
          </w:tcPr>
          <w:p w14:paraId="69845A45" w14:textId="77777777" w:rsidR="00CD10AA" w:rsidRPr="00684445" w:rsidRDefault="00CD10AA" w:rsidP="00EE2D2B">
            <w:pPr>
              <w:jc w:val="center"/>
              <w:rPr>
                <w:rFonts w:ascii="Calibri" w:hAnsi="Calibri"/>
              </w:rPr>
            </w:pPr>
            <w:r w:rsidRPr="00684445">
              <w:rPr>
                <w:rFonts w:ascii="Calibri" w:hAnsi="Calibri"/>
              </w:rPr>
              <w:t>1.020</w:t>
            </w:r>
          </w:p>
        </w:tc>
        <w:tc>
          <w:tcPr>
            <w:tcW w:w="0" w:type="auto"/>
            <w:vAlign w:val="center"/>
          </w:tcPr>
          <w:p w14:paraId="69845A46" w14:textId="77777777" w:rsidR="00CD10AA" w:rsidRPr="00684445" w:rsidRDefault="00CD10AA" w:rsidP="00EE2D2B">
            <w:pPr>
              <w:jc w:val="center"/>
              <w:rPr>
                <w:rFonts w:ascii="Calibri" w:hAnsi="Calibri"/>
              </w:rPr>
            </w:pPr>
            <w:r w:rsidRPr="00684445">
              <w:rPr>
                <w:rFonts w:ascii="Calibri" w:hAnsi="Calibri"/>
              </w:rPr>
              <w:t>1.016</w:t>
            </w:r>
          </w:p>
        </w:tc>
      </w:tr>
      <w:tr w:rsidR="00CD10AA" w:rsidRPr="000D1CB5" w14:paraId="69845A53" w14:textId="77777777" w:rsidTr="002C7729">
        <w:trPr>
          <w:cantSplit/>
          <w:trHeight w:hRule="exact" w:val="187"/>
          <w:jc w:val="center"/>
        </w:trPr>
        <w:tc>
          <w:tcPr>
            <w:tcW w:w="0" w:type="auto"/>
            <w:vMerge/>
            <w:vAlign w:val="center"/>
          </w:tcPr>
          <w:p w14:paraId="69845A48" w14:textId="77777777" w:rsidR="00CD10AA" w:rsidRPr="00684445" w:rsidRDefault="00CD10AA" w:rsidP="00EE2D2B">
            <w:pPr>
              <w:jc w:val="center"/>
              <w:rPr>
                <w:rFonts w:ascii="Calibri" w:hAnsi="Calibri"/>
              </w:rPr>
            </w:pPr>
          </w:p>
        </w:tc>
        <w:tc>
          <w:tcPr>
            <w:tcW w:w="0" w:type="auto"/>
            <w:vAlign w:val="center"/>
          </w:tcPr>
          <w:p w14:paraId="69845A49" w14:textId="77777777" w:rsidR="00CD10AA" w:rsidRPr="00684445" w:rsidRDefault="00CD10AA" w:rsidP="00EE2D2B">
            <w:pPr>
              <w:jc w:val="center"/>
              <w:rPr>
                <w:rFonts w:ascii="Calibri" w:hAnsi="Calibri"/>
                <w:b/>
              </w:rPr>
            </w:pPr>
            <w:r w:rsidRPr="00684445">
              <w:rPr>
                <w:rFonts w:ascii="Calibri" w:hAnsi="Calibri"/>
                <w:b/>
              </w:rPr>
              <w:t>95</w:t>
            </w:r>
          </w:p>
        </w:tc>
        <w:tc>
          <w:tcPr>
            <w:tcW w:w="0" w:type="auto"/>
            <w:vAlign w:val="center"/>
          </w:tcPr>
          <w:p w14:paraId="69845A4A" w14:textId="77777777" w:rsidR="00CD10AA" w:rsidRPr="00684445" w:rsidRDefault="00CD10AA" w:rsidP="00EE2D2B">
            <w:pPr>
              <w:jc w:val="center"/>
              <w:rPr>
                <w:rFonts w:ascii="Calibri" w:hAnsi="Calibri"/>
              </w:rPr>
            </w:pPr>
            <w:r w:rsidRPr="00684445">
              <w:rPr>
                <w:rFonts w:ascii="Calibri" w:hAnsi="Calibri"/>
              </w:rPr>
              <w:t>1.063</w:t>
            </w:r>
          </w:p>
        </w:tc>
        <w:tc>
          <w:tcPr>
            <w:tcW w:w="0" w:type="auto"/>
            <w:vAlign w:val="center"/>
          </w:tcPr>
          <w:p w14:paraId="69845A4B" w14:textId="77777777" w:rsidR="00CD10AA" w:rsidRPr="00684445" w:rsidRDefault="00CD10AA" w:rsidP="00EE2D2B">
            <w:pPr>
              <w:jc w:val="center"/>
              <w:rPr>
                <w:rFonts w:ascii="Calibri" w:hAnsi="Calibri"/>
              </w:rPr>
            </w:pPr>
            <w:r w:rsidRPr="00684445">
              <w:rPr>
                <w:rFonts w:ascii="Calibri" w:hAnsi="Calibri"/>
              </w:rPr>
              <w:t>1.058</w:t>
            </w:r>
          </w:p>
        </w:tc>
        <w:tc>
          <w:tcPr>
            <w:tcW w:w="0" w:type="auto"/>
            <w:vAlign w:val="center"/>
          </w:tcPr>
          <w:p w14:paraId="69845A4C" w14:textId="77777777" w:rsidR="00CD10AA" w:rsidRPr="00684445" w:rsidRDefault="00CD10AA" w:rsidP="00EE2D2B">
            <w:pPr>
              <w:jc w:val="center"/>
              <w:rPr>
                <w:rFonts w:ascii="Calibri" w:hAnsi="Calibri"/>
              </w:rPr>
            </w:pPr>
            <w:r w:rsidRPr="00684445">
              <w:rPr>
                <w:rFonts w:ascii="Calibri" w:hAnsi="Calibri"/>
              </w:rPr>
              <w:t>1.053</w:t>
            </w:r>
          </w:p>
        </w:tc>
        <w:tc>
          <w:tcPr>
            <w:tcW w:w="0" w:type="auto"/>
            <w:vAlign w:val="center"/>
          </w:tcPr>
          <w:p w14:paraId="69845A4D" w14:textId="77777777" w:rsidR="00CD10AA" w:rsidRPr="00684445" w:rsidRDefault="00CD10AA" w:rsidP="00EE2D2B">
            <w:pPr>
              <w:jc w:val="center"/>
              <w:rPr>
                <w:rFonts w:ascii="Calibri" w:hAnsi="Calibri"/>
              </w:rPr>
            </w:pPr>
            <w:r w:rsidRPr="00684445">
              <w:rPr>
                <w:rFonts w:ascii="Calibri" w:hAnsi="Calibri"/>
              </w:rPr>
              <w:t>1.048</w:t>
            </w:r>
          </w:p>
        </w:tc>
        <w:tc>
          <w:tcPr>
            <w:tcW w:w="0" w:type="auto"/>
            <w:vAlign w:val="center"/>
          </w:tcPr>
          <w:p w14:paraId="69845A4E" w14:textId="77777777" w:rsidR="00CD10AA" w:rsidRPr="00684445" w:rsidRDefault="00CD10AA" w:rsidP="00EE2D2B">
            <w:pPr>
              <w:jc w:val="center"/>
              <w:rPr>
                <w:rFonts w:ascii="Calibri" w:hAnsi="Calibri"/>
              </w:rPr>
            </w:pPr>
            <w:r w:rsidRPr="00684445">
              <w:rPr>
                <w:rFonts w:ascii="Calibri" w:hAnsi="Calibri"/>
              </w:rPr>
              <w:t>1.043</w:t>
            </w:r>
          </w:p>
        </w:tc>
        <w:tc>
          <w:tcPr>
            <w:tcW w:w="0" w:type="auto"/>
            <w:vAlign w:val="center"/>
          </w:tcPr>
          <w:p w14:paraId="69845A4F" w14:textId="77777777" w:rsidR="00CD10AA" w:rsidRPr="00684445" w:rsidRDefault="00CD10AA" w:rsidP="00EE2D2B">
            <w:pPr>
              <w:jc w:val="center"/>
              <w:rPr>
                <w:rFonts w:ascii="Calibri" w:hAnsi="Calibri"/>
              </w:rPr>
            </w:pPr>
            <w:r w:rsidRPr="00684445">
              <w:rPr>
                <w:rFonts w:ascii="Calibri" w:hAnsi="Calibri"/>
              </w:rPr>
              <w:t>1.038</w:t>
            </w:r>
          </w:p>
        </w:tc>
        <w:tc>
          <w:tcPr>
            <w:tcW w:w="0" w:type="auto"/>
            <w:vAlign w:val="center"/>
          </w:tcPr>
          <w:p w14:paraId="69845A50" w14:textId="77777777" w:rsidR="00CD10AA" w:rsidRPr="00684445" w:rsidRDefault="00CD10AA" w:rsidP="00EE2D2B">
            <w:pPr>
              <w:jc w:val="center"/>
              <w:rPr>
                <w:rFonts w:ascii="Calibri" w:hAnsi="Calibri"/>
              </w:rPr>
            </w:pPr>
            <w:r w:rsidRPr="00684445">
              <w:rPr>
                <w:rFonts w:ascii="Calibri" w:hAnsi="Calibri"/>
              </w:rPr>
              <w:t>1.033</w:t>
            </w:r>
          </w:p>
        </w:tc>
        <w:tc>
          <w:tcPr>
            <w:tcW w:w="0" w:type="auto"/>
            <w:vAlign w:val="center"/>
          </w:tcPr>
          <w:p w14:paraId="69845A51" w14:textId="77777777" w:rsidR="00CD10AA" w:rsidRPr="00684445" w:rsidRDefault="00CD10AA" w:rsidP="00EE2D2B">
            <w:pPr>
              <w:jc w:val="center"/>
              <w:rPr>
                <w:rFonts w:ascii="Calibri" w:hAnsi="Calibri"/>
              </w:rPr>
            </w:pPr>
            <w:r w:rsidRPr="00684445">
              <w:rPr>
                <w:rFonts w:ascii="Calibri" w:hAnsi="Calibri"/>
              </w:rPr>
              <w:t>1.028</w:t>
            </w:r>
          </w:p>
        </w:tc>
        <w:tc>
          <w:tcPr>
            <w:tcW w:w="0" w:type="auto"/>
            <w:vAlign w:val="center"/>
          </w:tcPr>
          <w:p w14:paraId="69845A52" w14:textId="77777777" w:rsidR="00CD10AA" w:rsidRPr="00684445" w:rsidRDefault="00CD10AA" w:rsidP="00EE2D2B">
            <w:pPr>
              <w:jc w:val="center"/>
              <w:rPr>
                <w:rFonts w:ascii="Calibri" w:hAnsi="Calibri"/>
              </w:rPr>
            </w:pPr>
            <w:r w:rsidRPr="00684445">
              <w:rPr>
                <w:rFonts w:ascii="Calibri" w:hAnsi="Calibri"/>
              </w:rPr>
              <w:t>1.024</w:t>
            </w:r>
          </w:p>
        </w:tc>
      </w:tr>
      <w:tr w:rsidR="00CD10AA" w:rsidRPr="000D1CB5" w14:paraId="69845A5F" w14:textId="77777777" w:rsidTr="002C7729">
        <w:trPr>
          <w:cantSplit/>
          <w:trHeight w:hRule="exact" w:val="187"/>
          <w:jc w:val="center"/>
        </w:trPr>
        <w:tc>
          <w:tcPr>
            <w:tcW w:w="0" w:type="auto"/>
            <w:vMerge/>
            <w:vAlign w:val="center"/>
          </w:tcPr>
          <w:p w14:paraId="69845A54" w14:textId="77777777" w:rsidR="00CD10AA" w:rsidRPr="00684445" w:rsidRDefault="00CD10AA" w:rsidP="00EE2D2B">
            <w:pPr>
              <w:jc w:val="center"/>
              <w:rPr>
                <w:rFonts w:ascii="Calibri" w:hAnsi="Calibri"/>
              </w:rPr>
            </w:pPr>
          </w:p>
        </w:tc>
        <w:tc>
          <w:tcPr>
            <w:tcW w:w="0" w:type="auto"/>
            <w:vAlign w:val="center"/>
          </w:tcPr>
          <w:p w14:paraId="69845A55" w14:textId="77777777" w:rsidR="00CD10AA" w:rsidRPr="00684445" w:rsidRDefault="00CD10AA" w:rsidP="00EE2D2B">
            <w:pPr>
              <w:jc w:val="center"/>
              <w:rPr>
                <w:rFonts w:ascii="Calibri" w:hAnsi="Calibri"/>
                <w:b/>
              </w:rPr>
            </w:pPr>
            <w:r w:rsidRPr="00684445">
              <w:rPr>
                <w:rFonts w:ascii="Calibri" w:hAnsi="Calibri"/>
                <w:b/>
              </w:rPr>
              <w:t>100</w:t>
            </w:r>
          </w:p>
        </w:tc>
        <w:tc>
          <w:tcPr>
            <w:tcW w:w="0" w:type="auto"/>
            <w:vAlign w:val="center"/>
          </w:tcPr>
          <w:p w14:paraId="69845A56" w14:textId="77777777" w:rsidR="00CD10AA" w:rsidRPr="00684445" w:rsidRDefault="00CD10AA" w:rsidP="00EE2D2B">
            <w:pPr>
              <w:jc w:val="center"/>
              <w:rPr>
                <w:rFonts w:ascii="Calibri" w:hAnsi="Calibri"/>
              </w:rPr>
            </w:pPr>
            <w:r w:rsidRPr="00684445">
              <w:rPr>
                <w:rFonts w:ascii="Calibri" w:hAnsi="Calibri"/>
              </w:rPr>
              <w:t>1.072</w:t>
            </w:r>
          </w:p>
        </w:tc>
        <w:tc>
          <w:tcPr>
            <w:tcW w:w="0" w:type="auto"/>
            <w:vAlign w:val="center"/>
          </w:tcPr>
          <w:p w14:paraId="69845A57" w14:textId="77777777" w:rsidR="00CD10AA" w:rsidRPr="00684445" w:rsidRDefault="00CD10AA" w:rsidP="00EE2D2B">
            <w:pPr>
              <w:jc w:val="center"/>
              <w:rPr>
                <w:rFonts w:ascii="Calibri" w:hAnsi="Calibri"/>
              </w:rPr>
            </w:pPr>
            <w:r w:rsidRPr="00684445">
              <w:rPr>
                <w:rFonts w:ascii="Calibri" w:hAnsi="Calibri"/>
              </w:rPr>
              <w:t>1.066</w:t>
            </w:r>
          </w:p>
        </w:tc>
        <w:tc>
          <w:tcPr>
            <w:tcW w:w="0" w:type="auto"/>
            <w:vAlign w:val="center"/>
          </w:tcPr>
          <w:p w14:paraId="69845A58" w14:textId="77777777" w:rsidR="00CD10AA" w:rsidRPr="00684445" w:rsidRDefault="00CD10AA" w:rsidP="00EE2D2B">
            <w:pPr>
              <w:jc w:val="center"/>
              <w:rPr>
                <w:rFonts w:ascii="Calibri" w:hAnsi="Calibri"/>
              </w:rPr>
            </w:pPr>
            <w:r w:rsidRPr="00684445">
              <w:rPr>
                <w:rFonts w:ascii="Calibri" w:hAnsi="Calibri"/>
              </w:rPr>
              <w:t>1.061</w:t>
            </w:r>
          </w:p>
        </w:tc>
        <w:tc>
          <w:tcPr>
            <w:tcW w:w="0" w:type="auto"/>
            <w:vAlign w:val="center"/>
          </w:tcPr>
          <w:p w14:paraId="69845A59" w14:textId="77777777" w:rsidR="00CD10AA" w:rsidRPr="00684445" w:rsidRDefault="00CD10AA" w:rsidP="00EE2D2B">
            <w:pPr>
              <w:jc w:val="center"/>
              <w:rPr>
                <w:rFonts w:ascii="Calibri" w:hAnsi="Calibri"/>
              </w:rPr>
            </w:pPr>
            <w:r w:rsidRPr="00684445">
              <w:rPr>
                <w:rFonts w:ascii="Calibri" w:hAnsi="Calibri"/>
              </w:rPr>
              <w:t>1.056</w:t>
            </w:r>
          </w:p>
        </w:tc>
        <w:tc>
          <w:tcPr>
            <w:tcW w:w="0" w:type="auto"/>
            <w:vAlign w:val="center"/>
          </w:tcPr>
          <w:p w14:paraId="69845A5A" w14:textId="77777777" w:rsidR="00CD10AA" w:rsidRPr="00684445" w:rsidRDefault="00CD10AA" w:rsidP="00EE2D2B">
            <w:pPr>
              <w:jc w:val="center"/>
              <w:rPr>
                <w:rFonts w:ascii="Calibri" w:hAnsi="Calibri"/>
              </w:rPr>
            </w:pPr>
            <w:r w:rsidRPr="00684445">
              <w:rPr>
                <w:rFonts w:ascii="Calibri" w:hAnsi="Calibri"/>
              </w:rPr>
              <w:t>1.051</w:t>
            </w:r>
          </w:p>
        </w:tc>
        <w:tc>
          <w:tcPr>
            <w:tcW w:w="0" w:type="auto"/>
            <w:vAlign w:val="center"/>
          </w:tcPr>
          <w:p w14:paraId="69845A5B" w14:textId="77777777" w:rsidR="00CD10AA" w:rsidRPr="00684445" w:rsidRDefault="00CD10AA" w:rsidP="00EE2D2B">
            <w:pPr>
              <w:jc w:val="center"/>
              <w:rPr>
                <w:rFonts w:ascii="Calibri" w:hAnsi="Calibri"/>
              </w:rPr>
            </w:pPr>
            <w:r w:rsidRPr="00684445">
              <w:rPr>
                <w:rFonts w:ascii="Calibri" w:hAnsi="Calibri"/>
              </w:rPr>
              <w:t>1.046</w:t>
            </w:r>
          </w:p>
        </w:tc>
        <w:tc>
          <w:tcPr>
            <w:tcW w:w="0" w:type="auto"/>
            <w:vAlign w:val="center"/>
          </w:tcPr>
          <w:p w14:paraId="69845A5C" w14:textId="77777777" w:rsidR="00CD10AA" w:rsidRPr="00684445" w:rsidRDefault="00CD10AA" w:rsidP="00EE2D2B">
            <w:pPr>
              <w:jc w:val="center"/>
              <w:rPr>
                <w:rFonts w:ascii="Calibri" w:hAnsi="Calibri"/>
              </w:rPr>
            </w:pPr>
            <w:r w:rsidRPr="00684445">
              <w:rPr>
                <w:rFonts w:ascii="Calibri" w:hAnsi="Calibri"/>
              </w:rPr>
              <w:t>1.041</w:t>
            </w:r>
          </w:p>
        </w:tc>
        <w:tc>
          <w:tcPr>
            <w:tcW w:w="0" w:type="auto"/>
            <w:vAlign w:val="center"/>
          </w:tcPr>
          <w:p w14:paraId="69845A5D" w14:textId="77777777" w:rsidR="00CD10AA" w:rsidRPr="00684445" w:rsidRDefault="00CD10AA" w:rsidP="00EE2D2B">
            <w:pPr>
              <w:jc w:val="center"/>
              <w:rPr>
                <w:rFonts w:ascii="Calibri" w:hAnsi="Calibri"/>
              </w:rPr>
            </w:pPr>
            <w:r w:rsidRPr="00684445">
              <w:rPr>
                <w:rFonts w:ascii="Calibri" w:hAnsi="Calibri"/>
              </w:rPr>
              <w:t>1.037</w:t>
            </w:r>
          </w:p>
        </w:tc>
        <w:tc>
          <w:tcPr>
            <w:tcW w:w="0" w:type="auto"/>
            <w:vAlign w:val="center"/>
          </w:tcPr>
          <w:p w14:paraId="69845A5E" w14:textId="77777777" w:rsidR="00CD10AA" w:rsidRPr="00684445" w:rsidRDefault="00CD10AA" w:rsidP="00EE2D2B">
            <w:pPr>
              <w:jc w:val="center"/>
              <w:rPr>
                <w:rFonts w:ascii="Calibri" w:hAnsi="Calibri"/>
              </w:rPr>
            </w:pPr>
            <w:r w:rsidRPr="00684445">
              <w:rPr>
                <w:rFonts w:ascii="Calibri" w:hAnsi="Calibri"/>
              </w:rPr>
              <w:t>1.032</w:t>
            </w:r>
          </w:p>
        </w:tc>
      </w:tr>
      <w:tr w:rsidR="00CD10AA" w:rsidRPr="000D1CB5" w14:paraId="69845A6B" w14:textId="77777777" w:rsidTr="002C7729">
        <w:trPr>
          <w:cantSplit/>
          <w:trHeight w:hRule="exact" w:val="187"/>
          <w:jc w:val="center"/>
        </w:trPr>
        <w:tc>
          <w:tcPr>
            <w:tcW w:w="0" w:type="auto"/>
            <w:vMerge/>
            <w:vAlign w:val="center"/>
          </w:tcPr>
          <w:p w14:paraId="69845A60" w14:textId="77777777" w:rsidR="00CD10AA" w:rsidRPr="00684445" w:rsidRDefault="00CD10AA" w:rsidP="00EE2D2B">
            <w:pPr>
              <w:jc w:val="center"/>
              <w:rPr>
                <w:rFonts w:ascii="Calibri" w:hAnsi="Calibri"/>
              </w:rPr>
            </w:pPr>
          </w:p>
        </w:tc>
        <w:tc>
          <w:tcPr>
            <w:tcW w:w="0" w:type="auto"/>
            <w:vAlign w:val="center"/>
          </w:tcPr>
          <w:p w14:paraId="69845A61" w14:textId="77777777" w:rsidR="00CD10AA" w:rsidRPr="00684445" w:rsidRDefault="00CD10AA" w:rsidP="00EE2D2B">
            <w:pPr>
              <w:jc w:val="center"/>
              <w:rPr>
                <w:rFonts w:ascii="Calibri" w:hAnsi="Calibri"/>
                <w:b/>
              </w:rPr>
            </w:pPr>
            <w:r w:rsidRPr="00684445">
              <w:rPr>
                <w:rFonts w:ascii="Calibri" w:hAnsi="Calibri"/>
                <w:b/>
              </w:rPr>
              <w:t>105</w:t>
            </w:r>
          </w:p>
        </w:tc>
        <w:tc>
          <w:tcPr>
            <w:tcW w:w="0" w:type="auto"/>
            <w:vAlign w:val="center"/>
          </w:tcPr>
          <w:p w14:paraId="69845A62" w14:textId="77777777" w:rsidR="00CD10AA" w:rsidRPr="00684445" w:rsidRDefault="00CD10AA" w:rsidP="00EE2D2B">
            <w:pPr>
              <w:jc w:val="center"/>
              <w:rPr>
                <w:rFonts w:ascii="Calibri" w:hAnsi="Calibri"/>
              </w:rPr>
            </w:pPr>
            <w:r w:rsidRPr="00684445">
              <w:rPr>
                <w:rFonts w:ascii="Calibri" w:hAnsi="Calibri"/>
              </w:rPr>
              <w:t>1.080</w:t>
            </w:r>
          </w:p>
        </w:tc>
        <w:tc>
          <w:tcPr>
            <w:tcW w:w="0" w:type="auto"/>
            <w:vAlign w:val="center"/>
          </w:tcPr>
          <w:p w14:paraId="69845A63" w14:textId="77777777" w:rsidR="00CD10AA" w:rsidRPr="00684445" w:rsidRDefault="00CD10AA" w:rsidP="00EE2D2B">
            <w:pPr>
              <w:jc w:val="center"/>
              <w:rPr>
                <w:rFonts w:ascii="Calibri" w:hAnsi="Calibri"/>
              </w:rPr>
            </w:pPr>
            <w:r w:rsidRPr="00684445">
              <w:rPr>
                <w:rFonts w:ascii="Calibri" w:hAnsi="Calibri"/>
              </w:rPr>
              <w:t>1.075</w:t>
            </w:r>
          </w:p>
        </w:tc>
        <w:tc>
          <w:tcPr>
            <w:tcW w:w="0" w:type="auto"/>
            <w:vAlign w:val="center"/>
          </w:tcPr>
          <w:p w14:paraId="69845A64" w14:textId="77777777" w:rsidR="00CD10AA" w:rsidRPr="00684445" w:rsidRDefault="00CD10AA" w:rsidP="00EE2D2B">
            <w:pPr>
              <w:jc w:val="center"/>
              <w:rPr>
                <w:rFonts w:ascii="Calibri" w:hAnsi="Calibri"/>
              </w:rPr>
            </w:pPr>
            <w:r w:rsidRPr="00684445">
              <w:rPr>
                <w:rFonts w:ascii="Calibri" w:hAnsi="Calibri"/>
              </w:rPr>
              <w:t>1.070</w:t>
            </w:r>
          </w:p>
        </w:tc>
        <w:tc>
          <w:tcPr>
            <w:tcW w:w="0" w:type="auto"/>
            <w:vAlign w:val="center"/>
          </w:tcPr>
          <w:p w14:paraId="69845A65" w14:textId="77777777" w:rsidR="00CD10AA" w:rsidRPr="00684445" w:rsidRDefault="00CD10AA" w:rsidP="00EE2D2B">
            <w:pPr>
              <w:jc w:val="center"/>
              <w:rPr>
                <w:rFonts w:ascii="Calibri" w:hAnsi="Calibri"/>
              </w:rPr>
            </w:pPr>
            <w:r w:rsidRPr="00684445">
              <w:rPr>
                <w:rFonts w:ascii="Calibri" w:hAnsi="Calibri"/>
              </w:rPr>
              <w:t>1.064</w:t>
            </w:r>
          </w:p>
        </w:tc>
        <w:tc>
          <w:tcPr>
            <w:tcW w:w="0" w:type="auto"/>
            <w:vAlign w:val="center"/>
          </w:tcPr>
          <w:p w14:paraId="69845A66" w14:textId="77777777" w:rsidR="00CD10AA" w:rsidRPr="00684445" w:rsidRDefault="00CD10AA" w:rsidP="00EE2D2B">
            <w:pPr>
              <w:jc w:val="center"/>
              <w:rPr>
                <w:rFonts w:ascii="Calibri" w:hAnsi="Calibri"/>
              </w:rPr>
            </w:pPr>
            <w:r w:rsidRPr="00684445">
              <w:rPr>
                <w:rFonts w:ascii="Calibri" w:hAnsi="Calibri"/>
              </w:rPr>
              <w:t>1.059</w:t>
            </w:r>
          </w:p>
        </w:tc>
        <w:tc>
          <w:tcPr>
            <w:tcW w:w="0" w:type="auto"/>
            <w:vAlign w:val="center"/>
          </w:tcPr>
          <w:p w14:paraId="69845A67" w14:textId="77777777" w:rsidR="00CD10AA" w:rsidRPr="00684445" w:rsidRDefault="00CD10AA" w:rsidP="00EE2D2B">
            <w:pPr>
              <w:jc w:val="center"/>
              <w:rPr>
                <w:rFonts w:ascii="Calibri" w:hAnsi="Calibri"/>
              </w:rPr>
            </w:pPr>
            <w:r w:rsidRPr="00684445">
              <w:rPr>
                <w:rFonts w:ascii="Calibri" w:hAnsi="Calibri"/>
              </w:rPr>
              <w:t>1.054</w:t>
            </w:r>
          </w:p>
        </w:tc>
        <w:tc>
          <w:tcPr>
            <w:tcW w:w="0" w:type="auto"/>
            <w:vAlign w:val="center"/>
          </w:tcPr>
          <w:p w14:paraId="69845A68" w14:textId="77777777" w:rsidR="00CD10AA" w:rsidRPr="00684445" w:rsidRDefault="00CD10AA" w:rsidP="00EE2D2B">
            <w:pPr>
              <w:jc w:val="center"/>
              <w:rPr>
                <w:rFonts w:ascii="Calibri" w:hAnsi="Calibri"/>
              </w:rPr>
            </w:pPr>
            <w:r w:rsidRPr="00684445">
              <w:rPr>
                <w:rFonts w:ascii="Calibri" w:hAnsi="Calibri"/>
              </w:rPr>
              <w:t>1.050</w:t>
            </w:r>
          </w:p>
        </w:tc>
        <w:tc>
          <w:tcPr>
            <w:tcW w:w="0" w:type="auto"/>
            <w:vAlign w:val="center"/>
          </w:tcPr>
          <w:p w14:paraId="69845A69" w14:textId="77777777" w:rsidR="00CD10AA" w:rsidRPr="00684445" w:rsidRDefault="00CD10AA" w:rsidP="00EE2D2B">
            <w:pPr>
              <w:jc w:val="center"/>
              <w:rPr>
                <w:rFonts w:ascii="Calibri" w:hAnsi="Calibri"/>
              </w:rPr>
            </w:pPr>
            <w:r w:rsidRPr="00684445">
              <w:rPr>
                <w:rFonts w:ascii="Calibri" w:hAnsi="Calibri"/>
              </w:rPr>
              <w:t>1.045</w:t>
            </w:r>
          </w:p>
        </w:tc>
        <w:tc>
          <w:tcPr>
            <w:tcW w:w="0" w:type="auto"/>
            <w:vAlign w:val="center"/>
          </w:tcPr>
          <w:p w14:paraId="69845A6A" w14:textId="77777777" w:rsidR="00CD10AA" w:rsidRPr="00684445" w:rsidRDefault="00CD10AA" w:rsidP="00EE2D2B">
            <w:pPr>
              <w:jc w:val="center"/>
              <w:rPr>
                <w:rFonts w:ascii="Calibri" w:hAnsi="Calibri"/>
              </w:rPr>
            </w:pPr>
            <w:r w:rsidRPr="00684445">
              <w:rPr>
                <w:rFonts w:ascii="Calibri" w:hAnsi="Calibri"/>
              </w:rPr>
              <w:t>1.040</w:t>
            </w:r>
          </w:p>
        </w:tc>
      </w:tr>
      <w:tr w:rsidR="00CD10AA" w:rsidRPr="000D1CB5" w14:paraId="69845A77" w14:textId="77777777" w:rsidTr="002C7729">
        <w:trPr>
          <w:cantSplit/>
          <w:trHeight w:hRule="exact" w:val="187"/>
          <w:jc w:val="center"/>
        </w:trPr>
        <w:tc>
          <w:tcPr>
            <w:tcW w:w="0" w:type="auto"/>
            <w:vMerge/>
            <w:vAlign w:val="center"/>
          </w:tcPr>
          <w:p w14:paraId="69845A6C" w14:textId="77777777" w:rsidR="00CD10AA" w:rsidRPr="00684445" w:rsidRDefault="00CD10AA" w:rsidP="00EE2D2B">
            <w:pPr>
              <w:jc w:val="center"/>
              <w:rPr>
                <w:rFonts w:ascii="Calibri" w:hAnsi="Calibri"/>
              </w:rPr>
            </w:pPr>
          </w:p>
        </w:tc>
        <w:tc>
          <w:tcPr>
            <w:tcW w:w="0" w:type="auto"/>
            <w:vAlign w:val="center"/>
          </w:tcPr>
          <w:p w14:paraId="69845A6D" w14:textId="77777777" w:rsidR="00CD10AA" w:rsidRPr="00684445" w:rsidRDefault="00CD10AA" w:rsidP="00EE2D2B">
            <w:pPr>
              <w:jc w:val="center"/>
              <w:rPr>
                <w:rFonts w:ascii="Calibri" w:hAnsi="Calibri"/>
                <w:b/>
              </w:rPr>
            </w:pPr>
            <w:r w:rsidRPr="00684445">
              <w:rPr>
                <w:rFonts w:ascii="Calibri" w:hAnsi="Calibri"/>
                <w:b/>
              </w:rPr>
              <w:t>110</w:t>
            </w:r>
          </w:p>
        </w:tc>
        <w:tc>
          <w:tcPr>
            <w:tcW w:w="0" w:type="auto"/>
            <w:vAlign w:val="center"/>
          </w:tcPr>
          <w:p w14:paraId="69845A6E" w14:textId="77777777" w:rsidR="00CD10AA" w:rsidRPr="00684445" w:rsidRDefault="00CD10AA" w:rsidP="00EE2D2B">
            <w:pPr>
              <w:jc w:val="center"/>
              <w:rPr>
                <w:rFonts w:ascii="Calibri" w:hAnsi="Calibri"/>
              </w:rPr>
            </w:pPr>
            <w:r w:rsidRPr="00684445">
              <w:rPr>
                <w:rFonts w:ascii="Calibri" w:hAnsi="Calibri"/>
              </w:rPr>
              <w:t>1.088</w:t>
            </w:r>
          </w:p>
        </w:tc>
        <w:tc>
          <w:tcPr>
            <w:tcW w:w="0" w:type="auto"/>
            <w:vAlign w:val="center"/>
          </w:tcPr>
          <w:p w14:paraId="69845A6F" w14:textId="77777777" w:rsidR="00CD10AA" w:rsidRPr="00684445" w:rsidRDefault="00CD10AA" w:rsidP="00EE2D2B">
            <w:pPr>
              <w:jc w:val="center"/>
              <w:rPr>
                <w:rFonts w:ascii="Calibri" w:hAnsi="Calibri"/>
              </w:rPr>
            </w:pPr>
            <w:r w:rsidRPr="00684445">
              <w:rPr>
                <w:rFonts w:ascii="Calibri" w:hAnsi="Calibri"/>
              </w:rPr>
              <w:t>1.083</w:t>
            </w:r>
          </w:p>
        </w:tc>
        <w:tc>
          <w:tcPr>
            <w:tcW w:w="0" w:type="auto"/>
            <w:vAlign w:val="center"/>
          </w:tcPr>
          <w:p w14:paraId="69845A70" w14:textId="77777777" w:rsidR="00CD10AA" w:rsidRPr="00684445" w:rsidRDefault="00CD10AA" w:rsidP="00EE2D2B">
            <w:pPr>
              <w:jc w:val="center"/>
              <w:rPr>
                <w:rFonts w:ascii="Calibri" w:hAnsi="Calibri"/>
              </w:rPr>
            </w:pPr>
            <w:r w:rsidRPr="00684445">
              <w:rPr>
                <w:rFonts w:ascii="Calibri" w:hAnsi="Calibri"/>
              </w:rPr>
              <w:t>1.078</w:t>
            </w:r>
          </w:p>
        </w:tc>
        <w:tc>
          <w:tcPr>
            <w:tcW w:w="0" w:type="auto"/>
            <w:vAlign w:val="center"/>
          </w:tcPr>
          <w:p w14:paraId="69845A71" w14:textId="77777777" w:rsidR="00CD10AA" w:rsidRPr="00684445" w:rsidRDefault="00CD10AA" w:rsidP="00EE2D2B">
            <w:pPr>
              <w:jc w:val="center"/>
              <w:rPr>
                <w:rFonts w:ascii="Calibri" w:hAnsi="Calibri"/>
              </w:rPr>
            </w:pPr>
            <w:r w:rsidRPr="00684445">
              <w:rPr>
                <w:rFonts w:ascii="Calibri" w:hAnsi="Calibri"/>
              </w:rPr>
              <w:t>1.073</w:t>
            </w:r>
          </w:p>
        </w:tc>
        <w:tc>
          <w:tcPr>
            <w:tcW w:w="0" w:type="auto"/>
            <w:vAlign w:val="center"/>
          </w:tcPr>
          <w:p w14:paraId="69845A72" w14:textId="77777777" w:rsidR="00CD10AA" w:rsidRPr="00684445" w:rsidRDefault="00CD10AA" w:rsidP="00EE2D2B">
            <w:pPr>
              <w:jc w:val="center"/>
              <w:rPr>
                <w:rFonts w:ascii="Calibri" w:hAnsi="Calibri"/>
              </w:rPr>
            </w:pPr>
            <w:r w:rsidRPr="00684445">
              <w:rPr>
                <w:rFonts w:ascii="Calibri" w:hAnsi="Calibri"/>
              </w:rPr>
              <w:t>1.068</w:t>
            </w:r>
          </w:p>
        </w:tc>
        <w:tc>
          <w:tcPr>
            <w:tcW w:w="0" w:type="auto"/>
            <w:vAlign w:val="center"/>
          </w:tcPr>
          <w:p w14:paraId="69845A73" w14:textId="77777777" w:rsidR="00CD10AA" w:rsidRPr="00684445" w:rsidRDefault="00CD10AA" w:rsidP="00EE2D2B">
            <w:pPr>
              <w:jc w:val="center"/>
              <w:rPr>
                <w:rFonts w:ascii="Calibri" w:hAnsi="Calibri"/>
              </w:rPr>
            </w:pPr>
            <w:r w:rsidRPr="00684445">
              <w:rPr>
                <w:rFonts w:ascii="Calibri" w:hAnsi="Calibri"/>
              </w:rPr>
              <w:t>1.063</w:t>
            </w:r>
          </w:p>
        </w:tc>
        <w:tc>
          <w:tcPr>
            <w:tcW w:w="0" w:type="auto"/>
            <w:vAlign w:val="center"/>
          </w:tcPr>
          <w:p w14:paraId="69845A74" w14:textId="77777777" w:rsidR="00CD10AA" w:rsidRPr="00684445" w:rsidRDefault="00CD10AA" w:rsidP="00EE2D2B">
            <w:pPr>
              <w:jc w:val="center"/>
              <w:rPr>
                <w:rFonts w:ascii="Calibri" w:hAnsi="Calibri"/>
              </w:rPr>
            </w:pPr>
            <w:r w:rsidRPr="00684445">
              <w:rPr>
                <w:rFonts w:ascii="Calibri" w:hAnsi="Calibri"/>
              </w:rPr>
              <w:t>1.058</w:t>
            </w:r>
          </w:p>
        </w:tc>
        <w:tc>
          <w:tcPr>
            <w:tcW w:w="0" w:type="auto"/>
            <w:vAlign w:val="center"/>
          </w:tcPr>
          <w:p w14:paraId="69845A75" w14:textId="77777777" w:rsidR="00CD10AA" w:rsidRPr="00684445" w:rsidRDefault="00CD10AA" w:rsidP="00EE2D2B">
            <w:pPr>
              <w:jc w:val="center"/>
              <w:rPr>
                <w:rFonts w:ascii="Calibri" w:hAnsi="Calibri"/>
              </w:rPr>
            </w:pPr>
            <w:r w:rsidRPr="00684445">
              <w:rPr>
                <w:rFonts w:ascii="Calibri" w:hAnsi="Calibri"/>
              </w:rPr>
              <w:t>1.053</w:t>
            </w:r>
          </w:p>
        </w:tc>
        <w:tc>
          <w:tcPr>
            <w:tcW w:w="0" w:type="auto"/>
            <w:vAlign w:val="center"/>
          </w:tcPr>
          <w:p w14:paraId="69845A76" w14:textId="77777777" w:rsidR="00CD10AA" w:rsidRPr="00684445" w:rsidRDefault="00CD10AA" w:rsidP="00EE2D2B">
            <w:pPr>
              <w:jc w:val="center"/>
              <w:rPr>
                <w:rFonts w:ascii="Calibri" w:hAnsi="Calibri"/>
              </w:rPr>
            </w:pPr>
            <w:r w:rsidRPr="00684445">
              <w:rPr>
                <w:rFonts w:ascii="Calibri" w:hAnsi="Calibri"/>
              </w:rPr>
              <w:t>1.048</w:t>
            </w:r>
          </w:p>
        </w:tc>
      </w:tr>
    </w:tbl>
    <w:p w14:paraId="69845A79" w14:textId="5F82D330" w:rsidR="00CD10AA" w:rsidRPr="00F8535A" w:rsidRDefault="00CD10AA" w:rsidP="00597B83">
      <w:pPr>
        <w:pStyle w:val="ListParagraph"/>
        <w:numPr>
          <w:ilvl w:val="0"/>
          <w:numId w:val="24"/>
        </w:numPr>
        <w:rPr>
          <w:rFonts w:ascii="Calibri" w:hAnsi="Calibri"/>
        </w:rPr>
      </w:pPr>
      <w:r w:rsidRPr="0044636B">
        <w:rPr>
          <w:rFonts w:ascii="Calibri" w:hAnsi="Calibri"/>
        </w:rPr>
        <w:lastRenderedPageBreak/>
        <w:t>This field is automatically calculated. The equation used to calculate this value in the field equals the product of C.6 * D.1 * D.2.</w:t>
      </w:r>
    </w:p>
    <w:p w14:paraId="69845A7A" w14:textId="77777777" w:rsidR="00CD10AA" w:rsidRPr="0044636B" w:rsidRDefault="00CD10AA" w:rsidP="00597B83">
      <w:pPr>
        <w:rPr>
          <w:rFonts w:ascii="Calibri" w:hAnsi="Calibri"/>
        </w:rPr>
      </w:pPr>
    </w:p>
    <w:p w14:paraId="69845A7C" w14:textId="77777777" w:rsidR="00CD10AA" w:rsidRPr="0044636B" w:rsidRDefault="00CD10AA" w:rsidP="002C7729">
      <w:pPr>
        <w:keepNext/>
        <w:rPr>
          <w:rFonts w:ascii="Calibri" w:hAnsi="Calibri"/>
          <w:b/>
        </w:rPr>
      </w:pPr>
      <w:r w:rsidRPr="0044636B">
        <w:rPr>
          <w:rFonts w:ascii="Calibri" w:hAnsi="Calibri"/>
          <w:b/>
        </w:rPr>
        <w:t>Section E. Accuracy Adjustment (If Row C.2 = No)</w:t>
      </w:r>
    </w:p>
    <w:p w14:paraId="69845A7D" w14:textId="38ECCB9A" w:rsidR="00CD10AA" w:rsidRPr="0044636B" w:rsidRDefault="00CD10AA" w:rsidP="002C7729">
      <w:pPr>
        <w:pStyle w:val="ListParagraph"/>
        <w:keepNext/>
        <w:numPr>
          <w:ilvl w:val="0"/>
          <w:numId w:val="25"/>
        </w:numPr>
        <w:rPr>
          <w:rFonts w:ascii="Calibri" w:hAnsi="Calibri"/>
        </w:rPr>
      </w:pPr>
      <w:r w:rsidRPr="0044636B">
        <w:rPr>
          <w:rFonts w:ascii="Calibri" w:hAnsi="Calibri"/>
        </w:rPr>
        <w:t xml:space="preserve">This field is automatically calculated. It is the </w:t>
      </w:r>
      <w:r w:rsidR="002C7729" w:rsidRPr="0044636B">
        <w:rPr>
          <w:rFonts w:ascii="Calibri" w:hAnsi="Calibri"/>
        </w:rPr>
        <w:t>S</w:t>
      </w:r>
      <w:r w:rsidRPr="0044636B">
        <w:rPr>
          <w:rFonts w:ascii="Calibri" w:hAnsi="Calibri"/>
        </w:rPr>
        <w:t xml:space="preserve">tandard </w:t>
      </w:r>
      <w:r w:rsidR="002C7729" w:rsidRPr="0044636B">
        <w:rPr>
          <w:rFonts w:ascii="Calibri" w:hAnsi="Calibri"/>
        </w:rPr>
        <w:t>D</w:t>
      </w:r>
      <w:r w:rsidRPr="0044636B">
        <w:rPr>
          <w:rFonts w:ascii="Calibri" w:hAnsi="Calibri"/>
        </w:rPr>
        <w:t xml:space="preserve">eviation of the </w:t>
      </w:r>
      <w:r w:rsidR="002C7729" w:rsidRPr="0044636B">
        <w:rPr>
          <w:rFonts w:ascii="Calibri" w:hAnsi="Calibri"/>
        </w:rPr>
        <w:t>N</w:t>
      </w:r>
      <w:r w:rsidRPr="0044636B">
        <w:rPr>
          <w:rFonts w:ascii="Calibri" w:hAnsi="Calibri"/>
        </w:rPr>
        <w:t>ominal CFM50 values from Rows C.5</w:t>
      </w:r>
      <w:r w:rsidRPr="0044636B">
        <w:rPr>
          <w:rFonts w:ascii="Calibri" w:hAnsi="Calibri"/>
          <w:vertAlign w:val="subscript"/>
        </w:rPr>
        <w:t>1</w:t>
      </w:r>
      <w:r w:rsidRPr="0044636B">
        <w:rPr>
          <w:rFonts w:ascii="Calibri" w:hAnsi="Calibri"/>
        </w:rPr>
        <w:t xml:space="preserve"> through C.5</w:t>
      </w:r>
      <w:r w:rsidRPr="0044636B">
        <w:rPr>
          <w:rFonts w:ascii="Calibri" w:hAnsi="Calibri"/>
          <w:vertAlign w:val="subscript"/>
        </w:rPr>
        <w:t>9</w:t>
      </w:r>
      <w:r w:rsidRPr="0044636B">
        <w:rPr>
          <w:rFonts w:ascii="Calibri" w:hAnsi="Calibri"/>
        </w:rPr>
        <w:t>. The equation used to calculate this value in the field equals the square root of {[(C.6- C.5</w:t>
      </w:r>
      <w:r w:rsidRPr="0044636B">
        <w:rPr>
          <w:rFonts w:ascii="Calibri" w:hAnsi="Calibri"/>
          <w:vertAlign w:val="subscript"/>
        </w:rPr>
        <w:t>1</w:t>
      </w:r>
      <w:r w:rsidRPr="0044636B">
        <w:rPr>
          <w:rFonts w:ascii="Calibri" w:hAnsi="Calibri"/>
        </w:rPr>
        <w:t>)^2+(C.6- C.5</w:t>
      </w:r>
      <w:r w:rsidRPr="0044636B">
        <w:rPr>
          <w:rFonts w:ascii="Calibri" w:hAnsi="Calibri"/>
          <w:vertAlign w:val="subscript"/>
        </w:rPr>
        <w:t>2</w:t>
      </w:r>
      <w:r w:rsidRPr="0044636B">
        <w:rPr>
          <w:rFonts w:ascii="Calibri" w:hAnsi="Calibri"/>
        </w:rPr>
        <w:t>)^2+(C.6- C.5</w:t>
      </w:r>
      <w:r w:rsidRPr="0044636B">
        <w:rPr>
          <w:rFonts w:ascii="Calibri" w:hAnsi="Calibri"/>
          <w:vertAlign w:val="subscript"/>
        </w:rPr>
        <w:t>3</w:t>
      </w:r>
      <w:r w:rsidRPr="0044636B">
        <w:rPr>
          <w:rFonts w:ascii="Calibri" w:hAnsi="Calibri"/>
        </w:rPr>
        <w:t>)^2+(C.6- C.5</w:t>
      </w:r>
      <w:r w:rsidRPr="0044636B">
        <w:rPr>
          <w:rFonts w:ascii="Calibri" w:hAnsi="Calibri"/>
          <w:vertAlign w:val="subscript"/>
        </w:rPr>
        <w:t>4</w:t>
      </w:r>
      <w:r w:rsidRPr="0044636B">
        <w:rPr>
          <w:rFonts w:ascii="Calibri" w:hAnsi="Calibri"/>
        </w:rPr>
        <w:t>)^2+(C.6- C.5</w:t>
      </w:r>
      <w:r w:rsidRPr="0044636B">
        <w:rPr>
          <w:rFonts w:ascii="Calibri" w:hAnsi="Calibri"/>
          <w:vertAlign w:val="subscript"/>
        </w:rPr>
        <w:t>5</w:t>
      </w:r>
      <w:r w:rsidRPr="0044636B">
        <w:rPr>
          <w:rFonts w:ascii="Calibri" w:hAnsi="Calibri"/>
        </w:rPr>
        <w:t>)^2+(C.6- C.5</w:t>
      </w:r>
      <w:r w:rsidRPr="0044636B">
        <w:rPr>
          <w:rFonts w:ascii="Calibri" w:hAnsi="Calibri"/>
          <w:vertAlign w:val="subscript"/>
        </w:rPr>
        <w:t>6</w:t>
      </w:r>
      <w:r w:rsidRPr="0044636B">
        <w:rPr>
          <w:rFonts w:ascii="Calibri" w:hAnsi="Calibri"/>
        </w:rPr>
        <w:t>)^2+(C.6- C.5</w:t>
      </w:r>
      <w:r w:rsidRPr="0044636B">
        <w:rPr>
          <w:rFonts w:ascii="Calibri" w:hAnsi="Calibri"/>
          <w:vertAlign w:val="subscript"/>
        </w:rPr>
        <w:t>7</w:t>
      </w:r>
      <w:r w:rsidRPr="0044636B">
        <w:rPr>
          <w:rFonts w:ascii="Calibri" w:hAnsi="Calibri"/>
        </w:rPr>
        <w:t>)^2+(C.6- C.5</w:t>
      </w:r>
      <w:r w:rsidRPr="0044636B">
        <w:rPr>
          <w:rFonts w:ascii="Calibri" w:hAnsi="Calibri"/>
          <w:vertAlign w:val="subscript"/>
        </w:rPr>
        <w:t>8</w:t>
      </w:r>
      <w:r w:rsidRPr="0044636B">
        <w:rPr>
          <w:rFonts w:ascii="Calibri" w:hAnsi="Calibri"/>
        </w:rPr>
        <w:t>)^2+(C.6- C.5</w:t>
      </w:r>
      <w:r w:rsidRPr="0044636B">
        <w:rPr>
          <w:rFonts w:ascii="Calibri" w:hAnsi="Calibri"/>
          <w:vertAlign w:val="subscript"/>
        </w:rPr>
        <w:t>9</w:t>
      </w:r>
      <w:r w:rsidRPr="0044636B">
        <w:rPr>
          <w:rFonts w:ascii="Calibri" w:hAnsi="Calibri"/>
        </w:rPr>
        <w:t xml:space="preserve">)^2]/N-1 or the number of tests minus one} = </w:t>
      </w:r>
      <w:r w:rsidR="002C7729" w:rsidRPr="0044636B">
        <w:rPr>
          <w:rFonts w:ascii="Calibri" w:hAnsi="Calibri"/>
        </w:rPr>
        <w:t>S</w:t>
      </w:r>
      <w:r w:rsidRPr="0044636B">
        <w:rPr>
          <w:rFonts w:ascii="Calibri" w:hAnsi="Calibri"/>
        </w:rPr>
        <w:t xml:space="preserve">tandard </w:t>
      </w:r>
      <w:r w:rsidR="002C7729" w:rsidRPr="0044636B">
        <w:rPr>
          <w:rFonts w:ascii="Calibri" w:hAnsi="Calibri"/>
        </w:rPr>
        <w:t>D</w:t>
      </w:r>
      <w:r w:rsidRPr="0044636B">
        <w:rPr>
          <w:rFonts w:ascii="Calibri" w:hAnsi="Calibri"/>
        </w:rPr>
        <w:t xml:space="preserve">eviation of the </w:t>
      </w:r>
      <w:r w:rsidR="002C7729" w:rsidRPr="0044636B">
        <w:rPr>
          <w:rFonts w:ascii="Calibri" w:hAnsi="Calibri"/>
        </w:rPr>
        <w:t>N</w:t>
      </w:r>
      <w:r w:rsidRPr="0044636B">
        <w:rPr>
          <w:rFonts w:ascii="Calibri" w:hAnsi="Calibri"/>
        </w:rPr>
        <w:t>ominal CFM50.</w:t>
      </w:r>
    </w:p>
    <w:p w14:paraId="69845A7E" w14:textId="6F4BB3C0" w:rsidR="00CD10AA" w:rsidRPr="0044636B" w:rsidRDefault="00CD10AA" w:rsidP="002C7729">
      <w:pPr>
        <w:pStyle w:val="ListParagraph"/>
        <w:keepNext/>
        <w:numPr>
          <w:ilvl w:val="0"/>
          <w:numId w:val="25"/>
        </w:numPr>
        <w:rPr>
          <w:rFonts w:ascii="Calibri" w:hAnsi="Calibri"/>
        </w:rPr>
      </w:pPr>
      <w:r w:rsidRPr="0044636B">
        <w:rPr>
          <w:rFonts w:ascii="Calibri" w:hAnsi="Calibri"/>
        </w:rPr>
        <w:t xml:space="preserve">This field is automatically calculated. It is the </w:t>
      </w:r>
      <w:r w:rsidR="002C7729" w:rsidRPr="0044636B">
        <w:rPr>
          <w:rFonts w:ascii="Calibri" w:hAnsi="Calibri"/>
        </w:rPr>
        <w:t>P</w:t>
      </w:r>
      <w:r w:rsidRPr="0044636B">
        <w:rPr>
          <w:rFonts w:ascii="Calibri" w:hAnsi="Calibri"/>
        </w:rPr>
        <w:t xml:space="preserve">ercent </w:t>
      </w:r>
      <w:r w:rsidR="002C7729" w:rsidRPr="0044636B">
        <w:rPr>
          <w:rFonts w:ascii="Calibri" w:hAnsi="Calibri"/>
        </w:rPr>
        <w:t>U</w:t>
      </w:r>
      <w:r w:rsidRPr="0044636B">
        <w:rPr>
          <w:rFonts w:ascii="Calibri" w:hAnsi="Calibri"/>
        </w:rPr>
        <w:t xml:space="preserve">ncertainty and the equation used to calculate this value in the field equals {[(C.1/ square root N or the number of tests)x t-statistic look up from table RA 3.8-1]/D.3 </w:t>
      </w:r>
      <w:r w:rsidR="002C7729" w:rsidRPr="0044636B">
        <w:rPr>
          <w:rFonts w:ascii="Calibri" w:hAnsi="Calibri"/>
        </w:rPr>
        <w:t>C</w:t>
      </w:r>
      <w:r w:rsidRPr="0044636B">
        <w:rPr>
          <w:rFonts w:ascii="Calibri" w:hAnsi="Calibri"/>
        </w:rPr>
        <w:t xml:space="preserve">orrected CFM50} = </w:t>
      </w:r>
      <w:r w:rsidR="002C7729" w:rsidRPr="0044636B">
        <w:rPr>
          <w:rFonts w:ascii="Calibri" w:hAnsi="Calibri"/>
        </w:rPr>
        <w:t>P</w:t>
      </w:r>
      <w:r w:rsidRPr="0044636B">
        <w:rPr>
          <w:rFonts w:ascii="Calibri" w:hAnsi="Calibri"/>
        </w:rPr>
        <w:t xml:space="preserve">ercent </w:t>
      </w:r>
      <w:r w:rsidR="002C7729" w:rsidRPr="0044636B">
        <w:rPr>
          <w:rFonts w:ascii="Calibri" w:hAnsi="Calibri"/>
        </w:rPr>
        <w:t>U</w:t>
      </w:r>
      <w:r w:rsidRPr="0044636B">
        <w:rPr>
          <w:rFonts w:ascii="Calibri" w:hAnsi="Calibri"/>
        </w:rPr>
        <w:t>ncertainty</w:t>
      </w:r>
    </w:p>
    <w:p w14:paraId="69845A7F" w14:textId="77777777" w:rsidR="00CD10AA" w:rsidRPr="0044636B" w:rsidRDefault="00CD10AA" w:rsidP="006E3D04">
      <w:pPr>
        <w:pStyle w:val="ListParagraph"/>
        <w:rPr>
          <w:rFonts w:ascii="Calibri" w:hAnsi="Calibri"/>
        </w:rPr>
      </w:pPr>
    </w:p>
    <w:p w14:paraId="69845A80" w14:textId="77777777" w:rsidR="00CD10AA" w:rsidRPr="0044636B" w:rsidRDefault="00CD10AA" w:rsidP="002C7729">
      <w:pPr>
        <w:keepNext/>
        <w:keepLines/>
        <w:ind w:left="720" w:hanging="720"/>
        <w:jc w:val="center"/>
        <w:rPr>
          <w:rFonts w:ascii="Calibri" w:hAnsi="Calibri"/>
          <w:i/>
        </w:rPr>
      </w:pPr>
      <w:r w:rsidRPr="0044636B">
        <w:rPr>
          <w:rFonts w:ascii="Calibri" w:hAnsi="Calibri"/>
          <w:b/>
          <w:i/>
        </w:rPr>
        <w:t>Table 3.8-1 Precision Uncertainty:</w:t>
      </w:r>
      <w:r w:rsidRPr="0044636B">
        <w:rPr>
          <w:rFonts w:ascii="Calibri" w:hAnsi="Calibri"/>
          <w:i/>
        </w:rPr>
        <w:t xml:space="preserve"> Values of t-statistic</w:t>
      </w:r>
    </w:p>
    <w:tbl>
      <w:tblPr>
        <w:tblW w:w="0" w:type="auto"/>
        <w:jc w:val="center"/>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0"/>
        <w:gridCol w:w="2430"/>
      </w:tblGrid>
      <w:tr w:rsidR="00CD10AA" w:rsidRPr="00940A02" w14:paraId="69845A83" w14:textId="77777777" w:rsidTr="002C7729">
        <w:trPr>
          <w:cantSplit/>
          <w:jc w:val="center"/>
        </w:trPr>
        <w:tc>
          <w:tcPr>
            <w:tcW w:w="2790" w:type="dxa"/>
          </w:tcPr>
          <w:p w14:paraId="69845A81" w14:textId="77777777" w:rsidR="00CD10AA" w:rsidRPr="0044636B" w:rsidRDefault="00CD10AA" w:rsidP="00EE2D2B">
            <w:pPr>
              <w:keepNext/>
              <w:keepLines/>
              <w:tabs>
                <w:tab w:val="left" w:pos="360"/>
              </w:tabs>
              <w:suppressAutoHyphens/>
              <w:ind w:left="-57"/>
              <w:jc w:val="center"/>
              <w:rPr>
                <w:rFonts w:ascii="Calibri" w:hAnsi="Calibri"/>
              </w:rPr>
            </w:pPr>
            <w:r w:rsidRPr="0044636B">
              <w:rPr>
                <w:rFonts w:ascii="Calibri" w:hAnsi="Calibri"/>
              </w:rPr>
              <w:t>Number of Readings</w:t>
            </w:r>
          </w:p>
        </w:tc>
        <w:tc>
          <w:tcPr>
            <w:tcW w:w="2430" w:type="dxa"/>
          </w:tcPr>
          <w:p w14:paraId="69845A82" w14:textId="77777777" w:rsidR="00CD10AA" w:rsidRPr="0044636B" w:rsidRDefault="00CD10AA" w:rsidP="00EE2D2B">
            <w:pPr>
              <w:keepNext/>
              <w:keepLines/>
              <w:tabs>
                <w:tab w:val="left" w:pos="360"/>
              </w:tabs>
              <w:suppressAutoHyphens/>
              <w:jc w:val="center"/>
              <w:rPr>
                <w:rFonts w:ascii="Calibri" w:hAnsi="Calibri"/>
              </w:rPr>
            </w:pPr>
            <w:r w:rsidRPr="0044636B">
              <w:rPr>
                <w:rFonts w:ascii="Calibri" w:hAnsi="Calibri"/>
              </w:rPr>
              <w:t>t-statistic</w:t>
            </w:r>
          </w:p>
        </w:tc>
      </w:tr>
      <w:tr w:rsidR="00CD10AA" w:rsidRPr="00940A02" w14:paraId="69845A86" w14:textId="77777777" w:rsidTr="002C7729">
        <w:trPr>
          <w:cantSplit/>
          <w:jc w:val="center"/>
        </w:trPr>
        <w:tc>
          <w:tcPr>
            <w:tcW w:w="2790" w:type="dxa"/>
          </w:tcPr>
          <w:p w14:paraId="69845A84" w14:textId="77777777" w:rsidR="00CD10AA" w:rsidRPr="0044636B" w:rsidRDefault="00CD10AA" w:rsidP="00EE2D2B">
            <w:pPr>
              <w:keepNext/>
              <w:keepLines/>
              <w:tabs>
                <w:tab w:val="left" w:pos="360"/>
              </w:tabs>
              <w:suppressAutoHyphens/>
              <w:jc w:val="center"/>
              <w:rPr>
                <w:rFonts w:ascii="Calibri" w:hAnsi="Calibri"/>
              </w:rPr>
            </w:pPr>
            <w:r w:rsidRPr="0044636B">
              <w:rPr>
                <w:rFonts w:ascii="Calibri" w:hAnsi="Calibri"/>
              </w:rPr>
              <w:t>5</w:t>
            </w:r>
          </w:p>
        </w:tc>
        <w:tc>
          <w:tcPr>
            <w:tcW w:w="2430" w:type="dxa"/>
          </w:tcPr>
          <w:p w14:paraId="69845A85" w14:textId="77777777" w:rsidR="00CD10AA" w:rsidRPr="0044636B" w:rsidRDefault="00CD10AA" w:rsidP="00EE2D2B">
            <w:pPr>
              <w:keepNext/>
              <w:keepLines/>
              <w:tabs>
                <w:tab w:val="left" w:pos="360"/>
              </w:tabs>
              <w:suppressAutoHyphens/>
              <w:jc w:val="center"/>
              <w:rPr>
                <w:rFonts w:ascii="Calibri" w:hAnsi="Calibri"/>
              </w:rPr>
            </w:pPr>
            <w:r w:rsidRPr="0044636B">
              <w:rPr>
                <w:rFonts w:ascii="Calibri" w:hAnsi="Calibri"/>
              </w:rPr>
              <w:t>2.78</w:t>
            </w:r>
          </w:p>
        </w:tc>
      </w:tr>
      <w:tr w:rsidR="00CD10AA" w:rsidRPr="00940A02" w14:paraId="69845A89" w14:textId="77777777" w:rsidTr="002C7729">
        <w:trPr>
          <w:cantSplit/>
          <w:jc w:val="center"/>
        </w:trPr>
        <w:tc>
          <w:tcPr>
            <w:tcW w:w="2790" w:type="dxa"/>
          </w:tcPr>
          <w:p w14:paraId="69845A87" w14:textId="77777777" w:rsidR="00CD10AA" w:rsidRPr="0044636B" w:rsidRDefault="00CD10AA" w:rsidP="00EE2D2B">
            <w:pPr>
              <w:keepNext/>
              <w:keepLines/>
              <w:tabs>
                <w:tab w:val="left" w:pos="360"/>
              </w:tabs>
              <w:suppressAutoHyphens/>
              <w:jc w:val="center"/>
              <w:rPr>
                <w:rFonts w:ascii="Calibri" w:hAnsi="Calibri"/>
              </w:rPr>
            </w:pPr>
            <w:r w:rsidRPr="0044636B">
              <w:rPr>
                <w:rFonts w:ascii="Calibri" w:hAnsi="Calibri"/>
              </w:rPr>
              <w:t>6</w:t>
            </w:r>
          </w:p>
        </w:tc>
        <w:tc>
          <w:tcPr>
            <w:tcW w:w="2430" w:type="dxa"/>
          </w:tcPr>
          <w:p w14:paraId="69845A88" w14:textId="77777777" w:rsidR="00CD10AA" w:rsidRPr="0044636B" w:rsidRDefault="00CD10AA" w:rsidP="00EE2D2B">
            <w:pPr>
              <w:keepNext/>
              <w:keepLines/>
              <w:tabs>
                <w:tab w:val="left" w:pos="360"/>
              </w:tabs>
              <w:suppressAutoHyphens/>
              <w:jc w:val="center"/>
              <w:rPr>
                <w:rFonts w:ascii="Calibri" w:hAnsi="Calibri"/>
              </w:rPr>
            </w:pPr>
            <w:r w:rsidRPr="0044636B">
              <w:rPr>
                <w:rFonts w:ascii="Calibri" w:hAnsi="Calibri"/>
              </w:rPr>
              <w:t>2.57</w:t>
            </w:r>
          </w:p>
        </w:tc>
      </w:tr>
      <w:tr w:rsidR="00CD10AA" w:rsidRPr="00940A02" w14:paraId="69845A8C" w14:textId="77777777" w:rsidTr="002C7729">
        <w:trPr>
          <w:cantSplit/>
          <w:jc w:val="center"/>
        </w:trPr>
        <w:tc>
          <w:tcPr>
            <w:tcW w:w="2790" w:type="dxa"/>
          </w:tcPr>
          <w:p w14:paraId="69845A8A" w14:textId="77777777" w:rsidR="00CD10AA" w:rsidRPr="0044636B" w:rsidRDefault="00CD10AA" w:rsidP="00EE2D2B">
            <w:pPr>
              <w:keepNext/>
              <w:keepLines/>
              <w:tabs>
                <w:tab w:val="left" w:pos="360"/>
              </w:tabs>
              <w:suppressAutoHyphens/>
              <w:jc w:val="center"/>
              <w:rPr>
                <w:rFonts w:ascii="Calibri" w:hAnsi="Calibri"/>
              </w:rPr>
            </w:pPr>
            <w:r w:rsidRPr="0044636B">
              <w:rPr>
                <w:rFonts w:ascii="Calibri" w:hAnsi="Calibri"/>
              </w:rPr>
              <w:t>7</w:t>
            </w:r>
          </w:p>
        </w:tc>
        <w:tc>
          <w:tcPr>
            <w:tcW w:w="2430" w:type="dxa"/>
          </w:tcPr>
          <w:p w14:paraId="69845A8B" w14:textId="77777777" w:rsidR="00CD10AA" w:rsidRPr="0044636B" w:rsidRDefault="00CD10AA" w:rsidP="00EE2D2B">
            <w:pPr>
              <w:keepNext/>
              <w:keepLines/>
              <w:tabs>
                <w:tab w:val="left" w:pos="360"/>
              </w:tabs>
              <w:suppressAutoHyphens/>
              <w:jc w:val="center"/>
              <w:rPr>
                <w:rFonts w:ascii="Calibri" w:hAnsi="Calibri"/>
              </w:rPr>
            </w:pPr>
            <w:r w:rsidRPr="0044636B">
              <w:rPr>
                <w:rFonts w:ascii="Calibri" w:hAnsi="Calibri"/>
              </w:rPr>
              <w:t>2.45</w:t>
            </w:r>
          </w:p>
        </w:tc>
      </w:tr>
      <w:tr w:rsidR="00CD10AA" w:rsidRPr="00940A02" w14:paraId="69845A8F" w14:textId="77777777" w:rsidTr="002C7729">
        <w:trPr>
          <w:cantSplit/>
          <w:jc w:val="center"/>
        </w:trPr>
        <w:tc>
          <w:tcPr>
            <w:tcW w:w="2790" w:type="dxa"/>
          </w:tcPr>
          <w:p w14:paraId="69845A8D" w14:textId="77777777" w:rsidR="00CD10AA" w:rsidRPr="0044636B" w:rsidRDefault="00CD10AA" w:rsidP="00EE2D2B">
            <w:pPr>
              <w:keepNext/>
              <w:keepLines/>
              <w:tabs>
                <w:tab w:val="left" w:pos="360"/>
              </w:tabs>
              <w:suppressAutoHyphens/>
              <w:jc w:val="center"/>
              <w:rPr>
                <w:rFonts w:ascii="Calibri" w:hAnsi="Calibri"/>
              </w:rPr>
            </w:pPr>
            <w:r w:rsidRPr="0044636B">
              <w:rPr>
                <w:rFonts w:ascii="Calibri" w:hAnsi="Calibri"/>
              </w:rPr>
              <w:t>8</w:t>
            </w:r>
          </w:p>
        </w:tc>
        <w:tc>
          <w:tcPr>
            <w:tcW w:w="2430" w:type="dxa"/>
          </w:tcPr>
          <w:p w14:paraId="69845A8E" w14:textId="77777777" w:rsidR="00CD10AA" w:rsidRPr="0044636B" w:rsidRDefault="00CD10AA" w:rsidP="00EE2D2B">
            <w:pPr>
              <w:keepNext/>
              <w:keepLines/>
              <w:tabs>
                <w:tab w:val="left" w:pos="360"/>
              </w:tabs>
              <w:suppressAutoHyphens/>
              <w:jc w:val="center"/>
              <w:rPr>
                <w:rFonts w:ascii="Calibri" w:hAnsi="Calibri"/>
              </w:rPr>
            </w:pPr>
            <w:r w:rsidRPr="0044636B">
              <w:rPr>
                <w:rFonts w:ascii="Calibri" w:hAnsi="Calibri"/>
              </w:rPr>
              <w:t>2.37</w:t>
            </w:r>
          </w:p>
        </w:tc>
      </w:tr>
      <w:tr w:rsidR="00CD10AA" w:rsidRPr="00940A02" w14:paraId="69845A92" w14:textId="77777777" w:rsidTr="002C7729">
        <w:trPr>
          <w:cantSplit/>
          <w:jc w:val="center"/>
        </w:trPr>
        <w:tc>
          <w:tcPr>
            <w:tcW w:w="2790" w:type="dxa"/>
          </w:tcPr>
          <w:p w14:paraId="69845A90" w14:textId="77777777" w:rsidR="00CD10AA" w:rsidRPr="0044636B" w:rsidRDefault="00CD10AA" w:rsidP="00EE2D2B">
            <w:pPr>
              <w:keepNext/>
              <w:keepLines/>
              <w:tabs>
                <w:tab w:val="left" w:pos="360"/>
              </w:tabs>
              <w:suppressAutoHyphens/>
              <w:jc w:val="center"/>
              <w:rPr>
                <w:rFonts w:ascii="Calibri" w:hAnsi="Calibri"/>
              </w:rPr>
            </w:pPr>
            <w:r w:rsidRPr="0044636B">
              <w:rPr>
                <w:rFonts w:ascii="Calibri" w:hAnsi="Calibri"/>
              </w:rPr>
              <w:t>9</w:t>
            </w:r>
          </w:p>
        </w:tc>
        <w:tc>
          <w:tcPr>
            <w:tcW w:w="2430" w:type="dxa"/>
          </w:tcPr>
          <w:p w14:paraId="69845A91" w14:textId="77777777" w:rsidR="00CD10AA" w:rsidRPr="0044636B" w:rsidRDefault="00CD10AA" w:rsidP="00EE2D2B">
            <w:pPr>
              <w:keepNext/>
              <w:keepLines/>
              <w:tabs>
                <w:tab w:val="left" w:pos="360"/>
              </w:tabs>
              <w:suppressAutoHyphens/>
              <w:jc w:val="center"/>
              <w:rPr>
                <w:rFonts w:ascii="Calibri" w:hAnsi="Calibri"/>
              </w:rPr>
            </w:pPr>
            <w:r w:rsidRPr="0044636B">
              <w:rPr>
                <w:rFonts w:ascii="Calibri" w:hAnsi="Calibri"/>
              </w:rPr>
              <w:t>2.31</w:t>
            </w:r>
          </w:p>
        </w:tc>
      </w:tr>
    </w:tbl>
    <w:p w14:paraId="69845A93" w14:textId="77777777" w:rsidR="00CD10AA" w:rsidRPr="0044636B" w:rsidRDefault="00CD10AA" w:rsidP="00597B83">
      <w:pPr>
        <w:pStyle w:val="ListParagraph"/>
        <w:rPr>
          <w:rFonts w:ascii="Calibri" w:hAnsi="Calibri"/>
        </w:rPr>
      </w:pPr>
    </w:p>
    <w:p w14:paraId="69845A94" w14:textId="463BC0AA" w:rsidR="00CD10AA" w:rsidRPr="0044636B" w:rsidRDefault="00CD10AA" w:rsidP="00597B83">
      <w:pPr>
        <w:pStyle w:val="ListParagraph"/>
        <w:numPr>
          <w:ilvl w:val="0"/>
          <w:numId w:val="25"/>
        </w:numPr>
        <w:rPr>
          <w:rFonts w:ascii="Calibri" w:hAnsi="Calibri"/>
        </w:rPr>
      </w:pPr>
      <w:r w:rsidRPr="0044636B">
        <w:rPr>
          <w:rFonts w:ascii="Calibri" w:hAnsi="Calibri"/>
        </w:rPr>
        <w:t>This field is automatically calculated. The equation used to calculate this value in the field equals:</w:t>
      </w:r>
    </w:p>
    <w:p w14:paraId="69845A95" w14:textId="0CECD489" w:rsidR="00CD10AA" w:rsidRPr="0044636B" w:rsidRDefault="00CD10AA" w:rsidP="00597B83">
      <w:pPr>
        <w:pStyle w:val="ListParagraph"/>
        <w:numPr>
          <w:ilvl w:val="0"/>
          <w:numId w:val="27"/>
        </w:numPr>
        <w:rPr>
          <w:rFonts w:ascii="Calibri" w:hAnsi="Calibri"/>
        </w:rPr>
      </w:pPr>
      <w:r w:rsidRPr="0044636B">
        <w:rPr>
          <w:rFonts w:ascii="Calibri" w:hAnsi="Calibri"/>
        </w:rPr>
        <w:t xml:space="preserve">If the </w:t>
      </w:r>
      <w:r w:rsidR="002C7729" w:rsidRPr="0044636B">
        <w:rPr>
          <w:rFonts w:ascii="Calibri" w:hAnsi="Calibri"/>
        </w:rPr>
        <w:t>P</w:t>
      </w:r>
      <w:r w:rsidRPr="0044636B">
        <w:rPr>
          <w:rFonts w:ascii="Calibri" w:hAnsi="Calibri"/>
        </w:rPr>
        <w:t xml:space="preserve">ercent </w:t>
      </w:r>
      <w:r w:rsidR="002C7729" w:rsidRPr="0044636B">
        <w:rPr>
          <w:rFonts w:ascii="Calibri" w:hAnsi="Calibri"/>
        </w:rPr>
        <w:t>U</w:t>
      </w:r>
      <w:r w:rsidRPr="0044636B">
        <w:rPr>
          <w:rFonts w:ascii="Calibri" w:hAnsi="Calibri"/>
        </w:rPr>
        <w:t xml:space="preserve">ncertainty in E.2 ≤ 10, then enter “standard” as </w:t>
      </w:r>
      <w:r w:rsidR="002C7729" w:rsidRPr="0044636B">
        <w:rPr>
          <w:rFonts w:ascii="Calibri" w:hAnsi="Calibri"/>
        </w:rPr>
        <w:t>A</w:t>
      </w:r>
      <w:r w:rsidRPr="0044636B">
        <w:rPr>
          <w:rFonts w:ascii="Calibri" w:hAnsi="Calibri"/>
        </w:rPr>
        <w:t xml:space="preserve">ccuracy </w:t>
      </w:r>
      <w:r w:rsidR="002C7729" w:rsidRPr="0044636B">
        <w:rPr>
          <w:rFonts w:ascii="Calibri" w:hAnsi="Calibri"/>
        </w:rPr>
        <w:t>L</w:t>
      </w:r>
      <w:r w:rsidRPr="0044636B">
        <w:rPr>
          <w:rFonts w:ascii="Calibri" w:hAnsi="Calibri"/>
        </w:rPr>
        <w:t>evel in box E. 3</w:t>
      </w:r>
      <w:r w:rsidR="003E22E5">
        <w:rPr>
          <w:rFonts w:ascii="Calibri" w:hAnsi="Calibri"/>
        </w:rPr>
        <w:t>.</w:t>
      </w:r>
    </w:p>
    <w:p w14:paraId="69845A96" w14:textId="3280A954" w:rsidR="00CD10AA" w:rsidRPr="0044636B" w:rsidRDefault="00CD10AA" w:rsidP="00597B83">
      <w:pPr>
        <w:pStyle w:val="ListParagraph"/>
        <w:numPr>
          <w:ilvl w:val="0"/>
          <w:numId w:val="27"/>
        </w:numPr>
        <w:rPr>
          <w:rFonts w:ascii="Calibri" w:hAnsi="Calibri"/>
        </w:rPr>
      </w:pPr>
      <w:r w:rsidRPr="0044636B">
        <w:rPr>
          <w:rFonts w:ascii="Calibri" w:hAnsi="Calibri"/>
        </w:rPr>
        <w:t xml:space="preserve">If the </w:t>
      </w:r>
      <w:r w:rsidR="002C7729" w:rsidRPr="0044636B">
        <w:rPr>
          <w:rFonts w:ascii="Calibri" w:hAnsi="Calibri"/>
        </w:rPr>
        <w:t>P</w:t>
      </w:r>
      <w:r w:rsidRPr="0044636B">
        <w:rPr>
          <w:rFonts w:ascii="Calibri" w:hAnsi="Calibri"/>
        </w:rPr>
        <w:t xml:space="preserve">ercent </w:t>
      </w:r>
      <w:r w:rsidR="002C7729" w:rsidRPr="0044636B">
        <w:rPr>
          <w:rFonts w:ascii="Calibri" w:hAnsi="Calibri"/>
        </w:rPr>
        <w:t>U</w:t>
      </w:r>
      <w:r w:rsidRPr="0044636B">
        <w:rPr>
          <w:rFonts w:ascii="Calibri" w:hAnsi="Calibri"/>
        </w:rPr>
        <w:t xml:space="preserve">ncertainty in E.2 &gt; 10, then enter “reduced” as </w:t>
      </w:r>
      <w:r w:rsidR="002C7729" w:rsidRPr="0044636B">
        <w:rPr>
          <w:rFonts w:ascii="Calibri" w:hAnsi="Calibri"/>
        </w:rPr>
        <w:t>A</w:t>
      </w:r>
      <w:r w:rsidRPr="0044636B">
        <w:rPr>
          <w:rFonts w:ascii="Calibri" w:hAnsi="Calibri"/>
        </w:rPr>
        <w:t xml:space="preserve">ccuracy </w:t>
      </w:r>
      <w:r w:rsidR="002C7729" w:rsidRPr="0044636B">
        <w:rPr>
          <w:rFonts w:ascii="Calibri" w:hAnsi="Calibri"/>
        </w:rPr>
        <w:t>L</w:t>
      </w:r>
      <w:r w:rsidRPr="0044636B">
        <w:rPr>
          <w:rFonts w:ascii="Calibri" w:hAnsi="Calibri"/>
        </w:rPr>
        <w:t>evel in box E. 3</w:t>
      </w:r>
      <w:r w:rsidR="003E22E5">
        <w:rPr>
          <w:rFonts w:ascii="Calibri" w:hAnsi="Calibri"/>
        </w:rPr>
        <w:t>.</w:t>
      </w:r>
    </w:p>
    <w:p w14:paraId="69845A97" w14:textId="7D5B1398" w:rsidR="00CD10AA" w:rsidRPr="0044636B" w:rsidRDefault="00CD10AA" w:rsidP="00597B83">
      <w:pPr>
        <w:pStyle w:val="ListParagraph"/>
        <w:numPr>
          <w:ilvl w:val="0"/>
          <w:numId w:val="25"/>
        </w:numPr>
        <w:rPr>
          <w:rFonts w:ascii="Calibri" w:hAnsi="Calibri"/>
        </w:rPr>
      </w:pPr>
      <w:r w:rsidRPr="0044636B">
        <w:rPr>
          <w:rFonts w:ascii="Calibri" w:hAnsi="Calibri"/>
        </w:rPr>
        <w:t>This field is automatically calculated. The equation used to calculate this value in the field equals:</w:t>
      </w:r>
    </w:p>
    <w:p w14:paraId="69845A98" w14:textId="45DFB71D" w:rsidR="00CD10AA" w:rsidRPr="0044636B" w:rsidRDefault="00CD10AA" w:rsidP="00597B83">
      <w:pPr>
        <w:pStyle w:val="ListParagraph"/>
        <w:numPr>
          <w:ilvl w:val="0"/>
          <w:numId w:val="28"/>
        </w:numPr>
        <w:ind w:left="1440"/>
        <w:rPr>
          <w:rFonts w:ascii="Calibri" w:hAnsi="Calibri"/>
        </w:rPr>
      </w:pPr>
      <w:r w:rsidRPr="0044636B">
        <w:rPr>
          <w:rFonts w:ascii="Calibri" w:hAnsi="Calibri"/>
        </w:rPr>
        <w:t xml:space="preserve">If the </w:t>
      </w:r>
      <w:r w:rsidR="002C7729" w:rsidRPr="0044636B">
        <w:rPr>
          <w:rFonts w:ascii="Calibri" w:hAnsi="Calibri"/>
        </w:rPr>
        <w:t>A</w:t>
      </w:r>
      <w:r w:rsidRPr="0044636B">
        <w:rPr>
          <w:rFonts w:ascii="Calibri" w:hAnsi="Calibri"/>
        </w:rPr>
        <w:t xml:space="preserve">ccuracy </w:t>
      </w:r>
      <w:r w:rsidR="002C7729" w:rsidRPr="0044636B">
        <w:rPr>
          <w:rFonts w:ascii="Calibri" w:hAnsi="Calibri"/>
        </w:rPr>
        <w:t>L</w:t>
      </w:r>
      <w:r w:rsidRPr="0044636B">
        <w:rPr>
          <w:rFonts w:ascii="Calibri" w:hAnsi="Calibri"/>
        </w:rPr>
        <w:t xml:space="preserve">evel E.3 = Standard, then enter 1 as </w:t>
      </w:r>
      <w:r w:rsidR="002C7729" w:rsidRPr="0044636B">
        <w:rPr>
          <w:rFonts w:ascii="Calibri" w:hAnsi="Calibri"/>
        </w:rPr>
        <w:t xml:space="preserve">Accuracy Adjustment </w:t>
      </w:r>
      <w:r w:rsidRPr="0044636B">
        <w:rPr>
          <w:rFonts w:ascii="Calibri" w:hAnsi="Calibri"/>
        </w:rPr>
        <w:t>factor in box E.4</w:t>
      </w:r>
      <w:r w:rsidR="003E22E5">
        <w:rPr>
          <w:rFonts w:ascii="Calibri" w:hAnsi="Calibri"/>
        </w:rPr>
        <w:t>.</w:t>
      </w:r>
    </w:p>
    <w:p w14:paraId="69845A99" w14:textId="3B4AF682" w:rsidR="00CD10AA" w:rsidRPr="0044636B" w:rsidRDefault="00CD10AA" w:rsidP="00597B83">
      <w:pPr>
        <w:pStyle w:val="ListParagraph"/>
        <w:numPr>
          <w:ilvl w:val="0"/>
          <w:numId w:val="28"/>
        </w:numPr>
        <w:ind w:left="1440"/>
        <w:rPr>
          <w:rFonts w:ascii="Calibri" w:hAnsi="Calibri"/>
        </w:rPr>
      </w:pPr>
      <w:r w:rsidRPr="0044636B">
        <w:rPr>
          <w:rFonts w:ascii="Calibri" w:hAnsi="Calibri"/>
        </w:rPr>
        <w:t xml:space="preserve">If the </w:t>
      </w:r>
      <w:r w:rsidR="002C7729" w:rsidRPr="0044636B">
        <w:rPr>
          <w:rFonts w:ascii="Calibri" w:hAnsi="Calibri"/>
        </w:rPr>
        <w:t>A</w:t>
      </w:r>
      <w:r w:rsidRPr="0044636B">
        <w:rPr>
          <w:rFonts w:ascii="Calibri" w:hAnsi="Calibri"/>
        </w:rPr>
        <w:t xml:space="preserve">ccuracy </w:t>
      </w:r>
      <w:r w:rsidR="002C7729" w:rsidRPr="0044636B">
        <w:rPr>
          <w:rFonts w:ascii="Calibri" w:hAnsi="Calibri"/>
        </w:rPr>
        <w:t>L</w:t>
      </w:r>
      <w:r w:rsidRPr="0044636B">
        <w:rPr>
          <w:rFonts w:ascii="Calibri" w:hAnsi="Calibri"/>
        </w:rPr>
        <w:t xml:space="preserve">evel E.3 = Reduced, </w:t>
      </w:r>
      <w:r w:rsidR="002C7729" w:rsidRPr="0044636B">
        <w:rPr>
          <w:rFonts w:ascii="Calibri" w:hAnsi="Calibri"/>
        </w:rPr>
        <w:t>Accuracy Adjustment F</w:t>
      </w:r>
      <w:r w:rsidRPr="0044636B">
        <w:rPr>
          <w:rFonts w:ascii="Calibri" w:hAnsi="Calibri"/>
        </w:rPr>
        <w:t>actor equation equals 1</w:t>
      </w:r>
      <w:proofErr w:type="gramStart"/>
      <w:r w:rsidRPr="0044636B">
        <w:rPr>
          <w:rFonts w:ascii="Calibri" w:hAnsi="Calibri"/>
        </w:rPr>
        <w:t>+(</w:t>
      </w:r>
      <w:proofErr w:type="gramEnd"/>
      <w:r w:rsidRPr="0044636B">
        <w:rPr>
          <w:rFonts w:ascii="Calibri" w:hAnsi="Calibri"/>
        </w:rPr>
        <w:t>E.2/100)</w:t>
      </w:r>
      <w:r w:rsidR="003E22E5">
        <w:rPr>
          <w:rFonts w:ascii="Calibri" w:hAnsi="Calibri"/>
        </w:rPr>
        <w:t>.</w:t>
      </w:r>
    </w:p>
    <w:p w14:paraId="69845A9A" w14:textId="2A0BA641" w:rsidR="00CD10AA" w:rsidRPr="0044636B" w:rsidRDefault="00CD10AA" w:rsidP="00597B83">
      <w:pPr>
        <w:pStyle w:val="ListParagraph"/>
        <w:numPr>
          <w:ilvl w:val="0"/>
          <w:numId w:val="25"/>
        </w:numPr>
        <w:rPr>
          <w:rFonts w:ascii="Calibri" w:hAnsi="Calibri"/>
        </w:rPr>
      </w:pPr>
      <w:r w:rsidRPr="0044636B">
        <w:rPr>
          <w:rFonts w:ascii="Calibri" w:hAnsi="Calibri"/>
        </w:rPr>
        <w:t>This field is automatically calculated. The equation used to calculate this value in the field equals the D.3 * E.4 = Adjusted CFM50</w:t>
      </w:r>
      <w:r w:rsidR="003E22E5">
        <w:rPr>
          <w:rFonts w:ascii="Calibri" w:hAnsi="Calibri"/>
        </w:rPr>
        <w:t>.</w:t>
      </w:r>
    </w:p>
    <w:p w14:paraId="69845A9B" w14:textId="77777777" w:rsidR="00CD10AA" w:rsidRPr="0044636B" w:rsidRDefault="00CD10AA" w:rsidP="00597B83">
      <w:pPr>
        <w:rPr>
          <w:rFonts w:ascii="Calibri" w:hAnsi="Calibri"/>
          <w:b/>
        </w:rPr>
      </w:pPr>
      <w:r w:rsidRPr="0044636B">
        <w:rPr>
          <w:rFonts w:ascii="Calibri" w:hAnsi="Calibri"/>
        </w:rPr>
        <w:br/>
      </w:r>
      <w:r w:rsidRPr="0044636B">
        <w:rPr>
          <w:rFonts w:ascii="Calibri" w:hAnsi="Calibri"/>
          <w:b/>
        </w:rPr>
        <w:t xml:space="preserve">Section E. Accuracy Adjustment </w:t>
      </w:r>
      <w:r w:rsidRPr="0044636B">
        <w:rPr>
          <w:rFonts w:ascii="Calibri" w:hAnsi="Calibri"/>
        </w:rPr>
        <w:t>(If Row C.2 = Yes)</w:t>
      </w:r>
    </w:p>
    <w:p w14:paraId="69845A9C" w14:textId="77777777" w:rsidR="00CD10AA" w:rsidRPr="0044636B" w:rsidRDefault="00CD10AA" w:rsidP="00597B83">
      <w:pPr>
        <w:pStyle w:val="ListParagraph"/>
        <w:numPr>
          <w:ilvl w:val="0"/>
          <w:numId w:val="25"/>
        </w:numPr>
        <w:rPr>
          <w:rFonts w:ascii="Calibri" w:hAnsi="Calibri"/>
        </w:rPr>
      </w:pPr>
      <w:r w:rsidRPr="0044636B">
        <w:rPr>
          <w:rFonts w:ascii="Calibri" w:hAnsi="Calibri"/>
        </w:rPr>
        <w:t xml:space="preserve">Enter the </w:t>
      </w:r>
      <w:r w:rsidR="002C7729" w:rsidRPr="0044636B">
        <w:rPr>
          <w:rFonts w:ascii="Calibri" w:hAnsi="Calibri"/>
        </w:rPr>
        <w:t>C</w:t>
      </w:r>
      <w:r w:rsidRPr="0044636B">
        <w:rPr>
          <w:rFonts w:ascii="Calibri" w:hAnsi="Calibri"/>
        </w:rPr>
        <w:t>orrected CFM50 from manometer software.</w:t>
      </w:r>
    </w:p>
    <w:p w14:paraId="69845A9D" w14:textId="77777777" w:rsidR="00CD10AA" w:rsidRPr="0044636B" w:rsidRDefault="00CD10AA" w:rsidP="00597B83">
      <w:pPr>
        <w:pStyle w:val="ListParagraph"/>
        <w:numPr>
          <w:ilvl w:val="0"/>
          <w:numId w:val="25"/>
        </w:numPr>
        <w:rPr>
          <w:rFonts w:ascii="Calibri" w:hAnsi="Calibri"/>
        </w:rPr>
      </w:pPr>
      <w:r w:rsidRPr="0044636B">
        <w:rPr>
          <w:rFonts w:ascii="Calibri" w:hAnsi="Calibri"/>
        </w:rPr>
        <w:t xml:space="preserve">Enter the </w:t>
      </w:r>
      <w:r w:rsidR="002C7729" w:rsidRPr="0044636B">
        <w:rPr>
          <w:rFonts w:ascii="Calibri" w:hAnsi="Calibri"/>
        </w:rPr>
        <w:t>P</w:t>
      </w:r>
      <w:r w:rsidRPr="0044636B">
        <w:rPr>
          <w:rFonts w:ascii="Calibri" w:hAnsi="Calibri"/>
        </w:rPr>
        <w:t xml:space="preserve">ercent </w:t>
      </w:r>
      <w:r w:rsidR="002C7729" w:rsidRPr="0044636B">
        <w:rPr>
          <w:rFonts w:ascii="Calibri" w:hAnsi="Calibri"/>
        </w:rPr>
        <w:t>U</w:t>
      </w:r>
      <w:r w:rsidRPr="0044636B">
        <w:rPr>
          <w:rFonts w:ascii="Calibri" w:hAnsi="Calibri"/>
        </w:rPr>
        <w:t>ncertainty from manometer software.</w:t>
      </w:r>
    </w:p>
    <w:p w14:paraId="69845A9E" w14:textId="77777777" w:rsidR="002C7729" w:rsidRPr="0044636B" w:rsidRDefault="002C7729">
      <w:pPr>
        <w:ind w:left="720"/>
        <w:rPr>
          <w:rFonts w:ascii="Calibri" w:hAnsi="Calibri"/>
        </w:rPr>
      </w:pPr>
    </w:p>
    <w:p w14:paraId="69845A9F" w14:textId="77777777" w:rsidR="00D03643" w:rsidRPr="0044636B" w:rsidRDefault="00D03643" w:rsidP="00D03643">
      <w:pPr>
        <w:rPr>
          <w:rFonts w:ascii="Calibri" w:hAnsi="Calibri"/>
          <w:b/>
        </w:rPr>
      </w:pPr>
      <w:r w:rsidRPr="0044636B">
        <w:rPr>
          <w:rFonts w:ascii="Calibri" w:hAnsi="Calibri"/>
          <w:b/>
        </w:rPr>
        <w:t>Section F. Compliance Statement</w:t>
      </w:r>
    </w:p>
    <w:p w14:paraId="69845AA0" w14:textId="1BF5E501" w:rsidR="00D03643" w:rsidRPr="0044636B" w:rsidRDefault="00D03643" w:rsidP="00D03643">
      <w:pPr>
        <w:pStyle w:val="ListParagraph"/>
        <w:numPr>
          <w:ilvl w:val="0"/>
          <w:numId w:val="30"/>
        </w:numPr>
        <w:rPr>
          <w:rFonts w:ascii="Calibri" w:hAnsi="Calibri"/>
        </w:rPr>
      </w:pPr>
      <w:r w:rsidRPr="0044636B">
        <w:rPr>
          <w:rFonts w:ascii="Calibri" w:hAnsi="Calibri"/>
        </w:rPr>
        <w:t>This field is automatically calculated. A check is performed to make sure that the meter has been properly calibrated and that the measured infiltration is less than the target infiltration.</w:t>
      </w:r>
    </w:p>
    <w:p w14:paraId="132EC24D" w14:textId="77777777" w:rsidR="006333E7" w:rsidRPr="0044636B" w:rsidRDefault="006333E7" w:rsidP="002531C9">
      <w:pPr>
        <w:pStyle w:val="ListParagraph"/>
        <w:rPr>
          <w:rFonts w:ascii="Calibri" w:hAnsi="Calibri"/>
        </w:rPr>
      </w:pPr>
    </w:p>
    <w:p w14:paraId="69845AA1" w14:textId="77777777" w:rsidR="002C7729" w:rsidRPr="0044636B" w:rsidRDefault="001B7086">
      <w:pPr>
        <w:rPr>
          <w:rFonts w:ascii="Calibri" w:hAnsi="Calibri"/>
          <w:b/>
        </w:rPr>
      </w:pPr>
      <w:r w:rsidRPr="0044636B">
        <w:rPr>
          <w:rFonts w:ascii="Calibri" w:hAnsi="Calibri"/>
          <w:b/>
        </w:rPr>
        <w:t>Section G. Additional Requirements for Compliance</w:t>
      </w:r>
    </w:p>
    <w:p w14:paraId="69845AA2" w14:textId="77777777" w:rsidR="001B7086" w:rsidRPr="0044636B" w:rsidRDefault="001B7086" w:rsidP="001B7086">
      <w:pPr>
        <w:pStyle w:val="ListParagraph"/>
        <w:numPr>
          <w:ilvl w:val="0"/>
          <w:numId w:val="29"/>
        </w:numPr>
        <w:rPr>
          <w:rFonts w:ascii="Calibri" w:hAnsi="Calibri"/>
        </w:rPr>
      </w:pPr>
      <w:r w:rsidRPr="0044636B">
        <w:rPr>
          <w:rFonts w:ascii="Calibri" w:hAnsi="Calibri"/>
        </w:rPr>
        <w:t>This statement must be true (or not applicable) for the test to conform to the protocols.</w:t>
      </w:r>
    </w:p>
    <w:p w14:paraId="69845AA3" w14:textId="77777777" w:rsidR="001B7086" w:rsidRPr="0044636B" w:rsidRDefault="001B7086" w:rsidP="001B7086">
      <w:pPr>
        <w:pStyle w:val="ListParagraph"/>
        <w:numPr>
          <w:ilvl w:val="0"/>
          <w:numId w:val="29"/>
        </w:numPr>
        <w:rPr>
          <w:rFonts w:ascii="Calibri" w:hAnsi="Calibri"/>
        </w:rPr>
      </w:pPr>
      <w:r w:rsidRPr="0044636B">
        <w:rPr>
          <w:rFonts w:ascii="Calibri" w:hAnsi="Calibri"/>
        </w:rPr>
        <w:t>This statement must be true (or not applicable) for the test to conform to the protocols.</w:t>
      </w:r>
    </w:p>
    <w:p w14:paraId="69845AA4" w14:textId="77777777" w:rsidR="001B7086" w:rsidRPr="0044636B" w:rsidRDefault="001B7086" w:rsidP="001B7086">
      <w:pPr>
        <w:pStyle w:val="ListParagraph"/>
        <w:numPr>
          <w:ilvl w:val="0"/>
          <w:numId w:val="29"/>
        </w:numPr>
        <w:rPr>
          <w:rFonts w:ascii="Calibri" w:hAnsi="Calibri"/>
        </w:rPr>
      </w:pPr>
      <w:r w:rsidRPr="0044636B">
        <w:rPr>
          <w:rFonts w:ascii="Calibri" w:hAnsi="Calibri"/>
        </w:rPr>
        <w:t>This statement must be true (or not applicable) for the test to conform to the protocols.</w:t>
      </w:r>
    </w:p>
    <w:p w14:paraId="69845AA5" w14:textId="77777777" w:rsidR="001B7086" w:rsidRPr="0044636B" w:rsidRDefault="001B7086" w:rsidP="001B7086">
      <w:pPr>
        <w:pStyle w:val="ListParagraph"/>
        <w:numPr>
          <w:ilvl w:val="0"/>
          <w:numId w:val="29"/>
        </w:numPr>
        <w:rPr>
          <w:rFonts w:ascii="Calibri" w:hAnsi="Calibri"/>
        </w:rPr>
      </w:pPr>
      <w:r w:rsidRPr="0044636B">
        <w:rPr>
          <w:rFonts w:ascii="Calibri" w:hAnsi="Calibri"/>
        </w:rPr>
        <w:t>This statement must be true (or not applicable) for the test to conform to the protocols.</w:t>
      </w:r>
    </w:p>
    <w:p w14:paraId="69845AA6" w14:textId="77777777" w:rsidR="001B7086" w:rsidRPr="0044636B" w:rsidRDefault="001B7086" w:rsidP="001B7086">
      <w:pPr>
        <w:pStyle w:val="ListParagraph"/>
        <w:numPr>
          <w:ilvl w:val="0"/>
          <w:numId w:val="29"/>
        </w:numPr>
        <w:rPr>
          <w:rFonts w:ascii="Calibri" w:hAnsi="Calibri"/>
        </w:rPr>
      </w:pPr>
      <w:r w:rsidRPr="0044636B">
        <w:rPr>
          <w:rFonts w:ascii="Calibri" w:hAnsi="Calibri"/>
        </w:rPr>
        <w:t>This statement must be true (or not applicable) for the test to conform to the protocols.</w:t>
      </w:r>
    </w:p>
    <w:p w14:paraId="69845AA7" w14:textId="77777777" w:rsidR="002C7729" w:rsidRDefault="002C7729">
      <w:pPr>
        <w:rPr>
          <w:rFonts w:ascii="Calibri" w:hAnsi="Calibri"/>
          <w:b/>
          <w:sz w:val="18"/>
          <w:szCs w:val="18"/>
        </w:rPr>
      </w:pPr>
    </w:p>
    <w:p w14:paraId="69845AA9" w14:textId="77777777" w:rsidR="006333E7" w:rsidRDefault="006333E7"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sectPr w:rsidR="006333E7" w:rsidSect="0044636B">
          <w:headerReference w:type="default" r:id="rId14"/>
          <w:footerReference w:type="default" r:id="rId15"/>
          <w:pgSz w:w="12240" w:h="15840" w:code="1"/>
          <w:pgMar w:top="720" w:right="720" w:bottom="720" w:left="720" w:header="432"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2"/>
        <w:gridCol w:w="5774"/>
      </w:tblGrid>
      <w:tr w:rsidR="00CD10AA" w:rsidRPr="00155FB2" w14:paraId="69845AAB" w14:textId="77777777" w:rsidTr="0049004B">
        <w:tc>
          <w:tcPr>
            <w:tcW w:w="11016" w:type="dxa"/>
            <w:gridSpan w:val="3"/>
            <w:vAlign w:val="center"/>
          </w:tcPr>
          <w:p w14:paraId="69845AAA" w14:textId="77777777" w:rsidR="00CD10AA" w:rsidRPr="002531C9"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531C9">
              <w:rPr>
                <w:rFonts w:asciiTheme="minorHAnsi" w:hAnsiTheme="minorHAnsi"/>
                <w:b/>
                <w:szCs w:val="18"/>
              </w:rPr>
              <w:lastRenderedPageBreak/>
              <w:t>A. Building Air Leakage – General Information</w:t>
            </w:r>
          </w:p>
        </w:tc>
      </w:tr>
      <w:tr w:rsidR="00CD10AA" w:rsidRPr="00155FB2" w14:paraId="69845AB0" w14:textId="77777777" w:rsidTr="0049004B">
        <w:tc>
          <w:tcPr>
            <w:tcW w:w="590" w:type="dxa"/>
            <w:vAlign w:val="center"/>
          </w:tcPr>
          <w:p w14:paraId="69845AAC"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01</w:t>
            </w:r>
          </w:p>
        </w:tc>
        <w:tc>
          <w:tcPr>
            <w:tcW w:w="4652" w:type="dxa"/>
          </w:tcPr>
          <w:p w14:paraId="69845AAD" w14:textId="435F2597" w:rsidR="00CD10AA" w:rsidRPr="00155FB2" w:rsidRDefault="00CD10AA" w:rsidP="00155FB2">
            <w:pPr>
              <w:rPr>
                <w:rFonts w:asciiTheme="minorHAnsi" w:hAnsiTheme="minorHAnsi"/>
                <w:sz w:val="18"/>
                <w:szCs w:val="18"/>
              </w:rPr>
            </w:pPr>
            <w:r w:rsidRPr="00155FB2">
              <w:rPr>
                <w:rFonts w:asciiTheme="minorHAnsi" w:hAnsiTheme="minorHAnsi"/>
                <w:sz w:val="18"/>
                <w:szCs w:val="18"/>
              </w:rPr>
              <w:t>Test Procedure Used</w:t>
            </w:r>
          </w:p>
        </w:tc>
        <w:tc>
          <w:tcPr>
            <w:tcW w:w="5774" w:type="dxa"/>
          </w:tcPr>
          <w:p w14:paraId="69845AAE" w14:textId="77777777" w:rsidR="00CD10AA" w:rsidRPr="00155FB2" w:rsidRDefault="00CD10AA" w:rsidP="00155FB2">
            <w:pPr>
              <w:rPr>
                <w:rFonts w:asciiTheme="minorHAnsi" w:hAnsiTheme="minorHAnsi"/>
                <w:sz w:val="18"/>
                <w:szCs w:val="18"/>
              </w:rPr>
            </w:pPr>
            <w:r w:rsidRPr="00155FB2">
              <w:rPr>
                <w:rFonts w:asciiTheme="minorHAnsi" w:hAnsiTheme="minorHAnsi"/>
                <w:sz w:val="18"/>
                <w:szCs w:val="18"/>
              </w:rPr>
              <w:t>&lt;&lt;user input, pull down list:</w:t>
            </w:r>
          </w:p>
          <w:p w14:paraId="69845AAF" w14:textId="77777777" w:rsidR="00CD10AA" w:rsidRPr="00155FB2" w:rsidRDefault="00CD10AA" w:rsidP="00155FB2">
            <w:pPr>
              <w:rPr>
                <w:rFonts w:asciiTheme="minorHAnsi" w:hAnsiTheme="minorHAnsi"/>
                <w:sz w:val="18"/>
                <w:szCs w:val="18"/>
              </w:rPr>
            </w:pPr>
            <w:r w:rsidRPr="00155FB2">
              <w:rPr>
                <w:rFonts w:asciiTheme="minorHAnsi" w:hAnsiTheme="minorHAnsi"/>
                <w:sz w:val="18"/>
                <w:szCs w:val="18"/>
              </w:rPr>
              <w:t xml:space="preserve">Single-Point Test with Manual Meter – Display </w:t>
            </w:r>
            <w:r w:rsidR="00E765F9" w:rsidRPr="00155FB2">
              <w:rPr>
                <w:rFonts w:asciiTheme="minorHAnsi" w:hAnsiTheme="minorHAnsi"/>
                <w:sz w:val="18"/>
                <w:szCs w:val="18"/>
              </w:rPr>
              <w:t xml:space="preserve">ENV-20a </w:t>
            </w:r>
            <w:r w:rsidRPr="00155FB2">
              <w:rPr>
                <w:rFonts w:asciiTheme="minorHAnsi" w:hAnsiTheme="minorHAnsi"/>
                <w:sz w:val="18"/>
                <w:szCs w:val="18"/>
              </w:rPr>
              <w:t xml:space="preserve">below; Single-Point Test with Automatic Meter – Display </w:t>
            </w:r>
            <w:r w:rsidR="00E765F9" w:rsidRPr="00155FB2">
              <w:rPr>
                <w:rFonts w:asciiTheme="minorHAnsi" w:hAnsiTheme="minorHAnsi"/>
                <w:sz w:val="18"/>
                <w:szCs w:val="18"/>
              </w:rPr>
              <w:t xml:space="preserve">ENV-20b </w:t>
            </w:r>
            <w:r w:rsidRPr="00155FB2">
              <w:rPr>
                <w:rFonts w:asciiTheme="minorHAnsi" w:hAnsiTheme="minorHAnsi"/>
                <w:sz w:val="18"/>
                <w:szCs w:val="18"/>
              </w:rPr>
              <w:t xml:space="preserve">below; Multi-Point Test – Display </w:t>
            </w:r>
            <w:r w:rsidR="00E765F9" w:rsidRPr="00155FB2">
              <w:rPr>
                <w:rFonts w:asciiTheme="minorHAnsi" w:hAnsiTheme="minorHAnsi"/>
                <w:sz w:val="18"/>
                <w:szCs w:val="18"/>
              </w:rPr>
              <w:t xml:space="preserve">ENV-20c </w:t>
            </w:r>
            <w:r w:rsidRPr="00155FB2">
              <w:rPr>
                <w:rFonts w:asciiTheme="minorHAnsi" w:hAnsiTheme="minorHAnsi"/>
                <w:sz w:val="18"/>
                <w:szCs w:val="18"/>
              </w:rPr>
              <w:t xml:space="preserve">below; Repeated Single Point with Manual Meter – Display </w:t>
            </w:r>
            <w:r w:rsidR="00E765F9" w:rsidRPr="00155FB2">
              <w:rPr>
                <w:rFonts w:asciiTheme="minorHAnsi" w:hAnsiTheme="minorHAnsi"/>
                <w:sz w:val="18"/>
                <w:szCs w:val="18"/>
              </w:rPr>
              <w:t xml:space="preserve">ENV-20d </w:t>
            </w:r>
            <w:r w:rsidRPr="00155FB2">
              <w:rPr>
                <w:rFonts w:asciiTheme="minorHAnsi" w:hAnsiTheme="minorHAnsi"/>
                <w:sz w:val="18"/>
                <w:szCs w:val="18"/>
              </w:rPr>
              <w:t xml:space="preserve">below; Repeated Single Point with Automatic Meter – Display </w:t>
            </w:r>
            <w:r w:rsidR="00E765F9" w:rsidRPr="00155FB2">
              <w:rPr>
                <w:rFonts w:asciiTheme="minorHAnsi" w:hAnsiTheme="minorHAnsi"/>
                <w:sz w:val="18"/>
                <w:szCs w:val="18"/>
              </w:rPr>
              <w:t xml:space="preserve">ENV-20e </w:t>
            </w:r>
            <w:r w:rsidRPr="00155FB2">
              <w:rPr>
                <w:rFonts w:asciiTheme="minorHAnsi" w:hAnsiTheme="minorHAnsi"/>
                <w:sz w:val="18"/>
                <w:szCs w:val="18"/>
              </w:rPr>
              <w:t>below</w:t>
            </w:r>
          </w:p>
        </w:tc>
      </w:tr>
      <w:tr w:rsidR="00CD10AA" w:rsidRPr="00155FB2" w14:paraId="69845AB4" w14:textId="77777777" w:rsidTr="0049004B">
        <w:tc>
          <w:tcPr>
            <w:tcW w:w="590" w:type="dxa"/>
            <w:vAlign w:val="center"/>
          </w:tcPr>
          <w:p w14:paraId="69845AB1"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02</w:t>
            </w:r>
          </w:p>
        </w:tc>
        <w:tc>
          <w:tcPr>
            <w:tcW w:w="4652" w:type="dxa"/>
          </w:tcPr>
          <w:p w14:paraId="69845AB2" w14:textId="1BE83DF4" w:rsidR="00CD10AA" w:rsidRPr="00155FB2" w:rsidRDefault="00CD10AA" w:rsidP="00155FB2">
            <w:pPr>
              <w:rPr>
                <w:rFonts w:asciiTheme="minorHAnsi" w:hAnsiTheme="minorHAnsi"/>
                <w:sz w:val="18"/>
                <w:szCs w:val="18"/>
              </w:rPr>
            </w:pPr>
            <w:r w:rsidRPr="00155FB2">
              <w:rPr>
                <w:rFonts w:asciiTheme="minorHAnsi" w:hAnsiTheme="minorHAnsi"/>
                <w:sz w:val="18"/>
                <w:szCs w:val="18"/>
              </w:rPr>
              <w:t>Building Air Leakage Target from CF1R</w:t>
            </w:r>
          </w:p>
        </w:tc>
        <w:tc>
          <w:tcPr>
            <w:tcW w:w="5774" w:type="dxa"/>
          </w:tcPr>
          <w:p w14:paraId="69845AB3" w14:textId="77777777" w:rsidR="00CD10AA" w:rsidRPr="00155FB2" w:rsidRDefault="00CD10AA" w:rsidP="00155FB2">
            <w:pPr>
              <w:rPr>
                <w:rFonts w:asciiTheme="minorHAnsi" w:hAnsiTheme="minorHAnsi"/>
                <w:sz w:val="18"/>
                <w:szCs w:val="18"/>
              </w:rPr>
            </w:pPr>
            <w:r w:rsidRPr="00155FB2">
              <w:rPr>
                <w:rFonts w:asciiTheme="minorHAnsi" w:hAnsiTheme="minorHAnsi"/>
                <w:sz w:val="18"/>
                <w:szCs w:val="18"/>
              </w:rPr>
              <w:t>&lt;&lt;number pulled from CF1R</w:t>
            </w:r>
            <w:r w:rsidR="00E765F9" w:rsidRPr="00155FB2">
              <w:rPr>
                <w:rFonts w:asciiTheme="minorHAnsi" w:hAnsiTheme="minorHAnsi"/>
                <w:sz w:val="18"/>
                <w:szCs w:val="18"/>
              </w:rPr>
              <w:t>&gt;&gt;</w:t>
            </w:r>
          </w:p>
        </w:tc>
      </w:tr>
      <w:tr w:rsidR="00CD10AA" w:rsidRPr="00155FB2" w14:paraId="69845AB8" w14:textId="77777777" w:rsidTr="0049004B">
        <w:tc>
          <w:tcPr>
            <w:tcW w:w="590" w:type="dxa"/>
            <w:vAlign w:val="center"/>
          </w:tcPr>
          <w:p w14:paraId="69845AB5" w14:textId="77777777" w:rsidR="00CD10AA" w:rsidRPr="00155FB2" w:rsidRDefault="00CD10AA" w:rsidP="00155FB2">
            <w:pPr>
              <w:jc w:val="center"/>
              <w:rPr>
                <w:rFonts w:asciiTheme="minorHAnsi" w:hAnsiTheme="minorHAnsi"/>
                <w:b/>
                <w:sz w:val="18"/>
                <w:szCs w:val="18"/>
              </w:rPr>
            </w:pPr>
            <w:r w:rsidRPr="00155FB2">
              <w:rPr>
                <w:rFonts w:asciiTheme="minorHAnsi" w:hAnsiTheme="minorHAnsi"/>
                <w:sz w:val="18"/>
                <w:szCs w:val="18"/>
              </w:rPr>
              <w:t>03</w:t>
            </w:r>
          </w:p>
        </w:tc>
        <w:tc>
          <w:tcPr>
            <w:tcW w:w="4652" w:type="dxa"/>
          </w:tcPr>
          <w:p w14:paraId="69845AB6" w14:textId="0AF50009" w:rsidR="00CD10AA" w:rsidRPr="00155FB2" w:rsidRDefault="00CD10AA" w:rsidP="003E22E5">
            <w:pPr>
              <w:rPr>
                <w:rFonts w:asciiTheme="minorHAnsi" w:hAnsiTheme="minorHAnsi"/>
                <w:sz w:val="18"/>
                <w:szCs w:val="18"/>
              </w:rPr>
            </w:pPr>
            <w:r w:rsidRPr="00155FB2">
              <w:rPr>
                <w:rFonts w:asciiTheme="minorHAnsi" w:hAnsiTheme="minorHAnsi"/>
                <w:sz w:val="18"/>
                <w:szCs w:val="18"/>
              </w:rPr>
              <w:t xml:space="preserve">Indoor </w:t>
            </w:r>
            <w:r w:rsidR="003E22E5">
              <w:rPr>
                <w:rFonts w:asciiTheme="minorHAnsi" w:hAnsiTheme="minorHAnsi"/>
                <w:sz w:val="18"/>
                <w:szCs w:val="18"/>
              </w:rPr>
              <w:t>T</w:t>
            </w:r>
            <w:r w:rsidRPr="00155FB2">
              <w:rPr>
                <w:rFonts w:asciiTheme="minorHAnsi" w:hAnsiTheme="minorHAnsi"/>
                <w:sz w:val="18"/>
                <w:szCs w:val="18"/>
              </w:rPr>
              <w:t xml:space="preserve">emperature </w:t>
            </w:r>
            <w:r w:rsidR="003E22E5">
              <w:rPr>
                <w:rFonts w:asciiTheme="minorHAnsi" w:hAnsiTheme="minorHAnsi"/>
                <w:sz w:val="18"/>
                <w:szCs w:val="18"/>
              </w:rPr>
              <w:t>D</w:t>
            </w:r>
            <w:r w:rsidRPr="00155FB2">
              <w:rPr>
                <w:rFonts w:asciiTheme="minorHAnsi" w:hAnsiTheme="minorHAnsi"/>
                <w:sz w:val="18"/>
                <w:szCs w:val="18"/>
              </w:rPr>
              <w:t xml:space="preserve">uring </w:t>
            </w:r>
            <w:r w:rsidR="003E22E5">
              <w:rPr>
                <w:rFonts w:asciiTheme="minorHAnsi" w:hAnsiTheme="minorHAnsi"/>
                <w:sz w:val="18"/>
                <w:szCs w:val="18"/>
              </w:rPr>
              <w:t>T</w:t>
            </w:r>
            <w:r w:rsidRPr="00155FB2">
              <w:rPr>
                <w:rFonts w:asciiTheme="minorHAnsi" w:hAnsiTheme="minorHAnsi"/>
                <w:sz w:val="18"/>
                <w:szCs w:val="18"/>
              </w:rPr>
              <w:t>est (</w:t>
            </w:r>
            <w:r w:rsidR="003E22E5">
              <w:rPr>
                <w:rFonts w:asciiTheme="minorHAnsi" w:hAnsiTheme="minorHAnsi"/>
                <w:sz w:val="18"/>
                <w:szCs w:val="18"/>
              </w:rPr>
              <w:t>°</w:t>
            </w:r>
            <w:r w:rsidRPr="00155FB2">
              <w:rPr>
                <w:rFonts w:asciiTheme="minorHAnsi" w:hAnsiTheme="minorHAnsi"/>
                <w:sz w:val="18"/>
                <w:szCs w:val="18"/>
              </w:rPr>
              <w:t>F)</w:t>
            </w:r>
          </w:p>
        </w:tc>
        <w:tc>
          <w:tcPr>
            <w:tcW w:w="5774" w:type="dxa"/>
          </w:tcPr>
          <w:p w14:paraId="69845AB7" w14:textId="77777777" w:rsidR="00CD10AA" w:rsidRPr="00155FB2" w:rsidRDefault="00CD10AA" w:rsidP="00155FB2">
            <w:pPr>
              <w:tabs>
                <w:tab w:val="left" w:pos="2189"/>
              </w:tabs>
              <w:rPr>
                <w:rFonts w:asciiTheme="minorHAnsi" w:hAnsiTheme="minorHAnsi"/>
                <w:sz w:val="18"/>
                <w:szCs w:val="18"/>
              </w:rPr>
            </w:pPr>
            <w:r w:rsidRPr="00155FB2">
              <w:rPr>
                <w:rFonts w:asciiTheme="minorHAnsi" w:hAnsiTheme="minorHAnsi"/>
                <w:sz w:val="18"/>
                <w:szCs w:val="18"/>
              </w:rPr>
              <w:t xml:space="preserve">&lt;&lt;user input, </w:t>
            </w:r>
            <w:proofErr w:type="spellStart"/>
            <w:r w:rsidRPr="00155FB2">
              <w:rPr>
                <w:rFonts w:asciiTheme="minorHAnsi" w:hAnsiTheme="minorHAnsi"/>
                <w:sz w:val="18"/>
                <w:szCs w:val="18"/>
              </w:rPr>
              <w:t>degF</w:t>
            </w:r>
            <w:proofErr w:type="spellEnd"/>
            <w:r w:rsidRPr="00155FB2">
              <w:rPr>
                <w:rFonts w:asciiTheme="minorHAnsi" w:hAnsiTheme="minorHAnsi"/>
                <w:sz w:val="18"/>
                <w:szCs w:val="18"/>
              </w:rPr>
              <w:t>&gt;&gt;</w:t>
            </w:r>
            <w:r w:rsidRPr="00155FB2">
              <w:rPr>
                <w:rFonts w:asciiTheme="minorHAnsi" w:hAnsiTheme="minorHAnsi"/>
                <w:sz w:val="18"/>
                <w:szCs w:val="18"/>
              </w:rPr>
              <w:tab/>
            </w:r>
          </w:p>
        </w:tc>
      </w:tr>
      <w:tr w:rsidR="00CD10AA" w:rsidRPr="00155FB2" w14:paraId="69845ABC" w14:textId="77777777" w:rsidTr="0049004B">
        <w:tc>
          <w:tcPr>
            <w:tcW w:w="590" w:type="dxa"/>
            <w:vAlign w:val="center"/>
          </w:tcPr>
          <w:p w14:paraId="69845AB9" w14:textId="77777777" w:rsidR="00CD10AA" w:rsidRPr="00155FB2" w:rsidRDefault="00CD10AA" w:rsidP="00155FB2">
            <w:pPr>
              <w:jc w:val="center"/>
              <w:rPr>
                <w:rFonts w:asciiTheme="minorHAnsi" w:hAnsiTheme="minorHAnsi"/>
                <w:b/>
                <w:sz w:val="18"/>
                <w:szCs w:val="18"/>
              </w:rPr>
            </w:pPr>
            <w:r w:rsidRPr="00155FB2">
              <w:rPr>
                <w:rFonts w:asciiTheme="minorHAnsi" w:hAnsiTheme="minorHAnsi"/>
                <w:sz w:val="18"/>
                <w:szCs w:val="18"/>
              </w:rPr>
              <w:t>04</w:t>
            </w:r>
          </w:p>
        </w:tc>
        <w:tc>
          <w:tcPr>
            <w:tcW w:w="4652" w:type="dxa"/>
          </w:tcPr>
          <w:p w14:paraId="69845ABA" w14:textId="4BE52AB4" w:rsidR="00CD10AA" w:rsidRPr="00155FB2" w:rsidRDefault="00CD10AA" w:rsidP="003E22E5">
            <w:pPr>
              <w:rPr>
                <w:rFonts w:asciiTheme="minorHAnsi" w:hAnsiTheme="minorHAnsi"/>
                <w:sz w:val="18"/>
                <w:szCs w:val="18"/>
              </w:rPr>
            </w:pPr>
            <w:r w:rsidRPr="00155FB2">
              <w:rPr>
                <w:rFonts w:asciiTheme="minorHAnsi" w:hAnsiTheme="minorHAnsi"/>
                <w:sz w:val="18"/>
                <w:szCs w:val="18"/>
              </w:rPr>
              <w:t xml:space="preserve">Outdoor </w:t>
            </w:r>
            <w:r w:rsidR="003E22E5">
              <w:rPr>
                <w:rFonts w:asciiTheme="minorHAnsi" w:hAnsiTheme="minorHAnsi"/>
                <w:sz w:val="18"/>
                <w:szCs w:val="18"/>
              </w:rPr>
              <w:t>T</w:t>
            </w:r>
            <w:r w:rsidRPr="00155FB2">
              <w:rPr>
                <w:rFonts w:asciiTheme="minorHAnsi" w:hAnsiTheme="minorHAnsi"/>
                <w:sz w:val="18"/>
                <w:szCs w:val="18"/>
              </w:rPr>
              <w:t xml:space="preserve">emperature </w:t>
            </w:r>
            <w:r w:rsidR="003E22E5">
              <w:rPr>
                <w:rFonts w:asciiTheme="minorHAnsi" w:hAnsiTheme="minorHAnsi"/>
                <w:sz w:val="18"/>
                <w:szCs w:val="18"/>
              </w:rPr>
              <w:t>D</w:t>
            </w:r>
            <w:r w:rsidRPr="00155FB2">
              <w:rPr>
                <w:rFonts w:asciiTheme="minorHAnsi" w:hAnsiTheme="minorHAnsi"/>
                <w:sz w:val="18"/>
                <w:szCs w:val="18"/>
              </w:rPr>
              <w:t xml:space="preserve">uring </w:t>
            </w:r>
            <w:r w:rsidR="003E22E5">
              <w:rPr>
                <w:rFonts w:asciiTheme="minorHAnsi" w:hAnsiTheme="minorHAnsi"/>
                <w:sz w:val="18"/>
                <w:szCs w:val="18"/>
              </w:rPr>
              <w:t>T</w:t>
            </w:r>
            <w:r w:rsidRPr="00155FB2">
              <w:rPr>
                <w:rFonts w:asciiTheme="minorHAnsi" w:hAnsiTheme="minorHAnsi"/>
                <w:sz w:val="18"/>
                <w:szCs w:val="18"/>
              </w:rPr>
              <w:t>est (</w:t>
            </w:r>
            <w:r w:rsidR="003E22E5">
              <w:rPr>
                <w:rFonts w:asciiTheme="minorHAnsi" w:hAnsiTheme="minorHAnsi"/>
                <w:sz w:val="18"/>
                <w:szCs w:val="18"/>
              </w:rPr>
              <w:t>°</w:t>
            </w:r>
            <w:r w:rsidRPr="00155FB2">
              <w:rPr>
                <w:rFonts w:asciiTheme="minorHAnsi" w:hAnsiTheme="minorHAnsi"/>
                <w:sz w:val="18"/>
                <w:szCs w:val="18"/>
              </w:rPr>
              <w:t>F)</w:t>
            </w:r>
          </w:p>
        </w:tc>
        <w:tc>
          <w:tcPr>
            <w:tcW w:w="5774" w:type="dxa"/>
          </w:tcPr>
          <w:p w14:paraId="69845ABB" w14:textId="77777777" w:rsidR="00CD10AA" w:rsidRPr="00155FB2" w:rsidRDefault="00CD10AA" w:rsidP="00155FB2">
            <w:pPr>
              <w:rPr>
                <w:rFonts w:asciiTheme="minorHAnsi" w:hAnsiTheme="minorHAnsi"/>
                <w:sz w:val="18"/>
                <w:szCs w:val="18"/>
              </w:rPr>
            </w:pPr>
            <w:r w:rsidRPr="00155FB2">
              <w:rPr>
                <w:rFonts w:asciiTheme="minorHAnsi" w:hAnsiTheme="minorHAnsi"/>
                <w:sz w:val="18"/>
                <w:szCs w:val="18"/>
              </w:rPr>
              <w:t xml:space="preserve">&lt;&lt;user input, </w:t>
            </w:r>
            <w:proofErr w:type="spellStart"/>
            <w:r w:rsidRPr="00155FB2">
              <w:rPr>
                <w:rFonts w:asciiTheme="minorHAnsi" w:hAnsiTheme="minorHAnsi"/>
                <w:sz w:val="18"/>
                <w:szCs w:val="18"/>
              </w:rPr>
              <w:t>degF</w:t>
            </w:r>
            <w:proofErr w:type="spellEnd"/>
            <w:r w:rsidRPr="00155FB2">
              <w:rPr>
                <w:rFonts w:asciiTheme="minorHAnsi" w:hAnsiTheme="minorHAnsi"/>
                <w:sz w:val="18"/>
                <w:szCs w:val="18"/>
              </w:rPr>
              <w:t>&gt;&gt;</w:t>
            </w:r>
            <w:r w:rsidRPr="00155FB2">
              <w:rPr>
                <w:rFonts w:asciiTheme="minorHAnsi" w:hAnsiTheme="minorHAnsi"/>
                <w:sz w:val="18"/>
                <w:szCs w:val="18"/>
              </w:rPr>
              <w:tab/>
            </w:r>
          </w:p>
        </w:tc>
      </w:tr>
      <w:tr w:rsidR="00CD10AA" w:rsidRPr="00155FB2" w14:paraId="69845AC0" w14:textId="77777777" w:rsidTr="0049004B">
        <w:tc>
          <w:tcPr>
            <w:tcW w:w="590" w:type="dxa"/>
            <w:vAlign w:val="center"/>
          </w:tcPr>
          <w:p w14:paraId="69845ABD"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05</w:t>
            </w:r>
          </w:p>
        </w:tc>
        <w:tc>
          <w:tcPr>
            <w:tcW w:w="4652" w:type="dxa"/>
          </w:tcPr>
          <w:p w14:paraId="69845ABE" w14:textId="0144CDCA" w:rsidR="00CD10AA" w:rsidRPr="00155FB2" w:rsidRDefault="00CD10AA" w:rsidP="003E22E5">
            <w:pPr>
              <w:rPr>
                <w:rFonts w:asciiTheme="minorHAnsi" w:hAnsiTheme="minorHAnsi"/>
                <w:sz w:val="18"/>
                <w:szCs w:val="18"/>
              </w:rPr>
            </w:pPr>
            <w:r w:rsidRPr="00155FB2">
              <w:rPr>
                <w:rFonts w:asciiTheme="minorHAnsi" w:hAnsiTheme="minorHAnsi"/>
                <w:sz w:val="18"/>
                <w:szCs w:val="18"/>
              </w:rPr>
              <w:t xml:space="preserve">Blower </w:t>
            </w:r>
            <w:r w:rsidR="003E22E5">
              <w:rPr>
                <w:rFonts w:asciiTheme="minorHAnsi" w:hAnsiTheme="minorHAnsi"/>
                <w:sz w:val="18"/>
                <w:szCs w:val="18"/>
              </w:rPr>
              <w:t>D</w:t>
            </w:r>
            <w:r w:rsidRPr="00155FB2">
              <w:rPr>
                <w:rFonts w:asciiTheme="minorHAnsi" w:hAnsiTheme="minorHAnsi"/>
                <w:sz w:val="18"/>
                <w:szCs w:val="18"/>
              </w:rPr>
              <w:t xml:space="preserve">oor </w:t>
            </w:r>
            <w:r w:rsidR="003E22E5">
              <w:rPr>
                <w:rFonts w:asciiTheme="minorHAnsi" w:hAnsiTheme="minorHAnsi"/>
                <w:sz w:val="18"/>
                <w:szCs w:val="18"/>
              </w:rPr>
              <w:t>L</w:t>
            </w:r>
            <w:r w:rsidRPr="00155FB2">
              <w:rPr>
                <w:rFonts w:asciiTheme="minorHAnsi" w:hAnsiTheme="minorHAnsi"/>
                <w:sz w:val="18"/>
                <w:szCs w:val="18"/>
              </w:rPr>
              <w:t>ocation</w:t>
            </w:r>
          </w:p>
        </w:tc>
        <w:tc>
          <w:tcPr>
            <w:tcW w:w="5774" w:type="dxa"/>
          </w:tcPr>
          <w:p w14:paraId="69845ABF" w14:textId="77777777" w:rsidR="00CD10AA" w:rsidRPr="00155FB2" w:rsidRDefault="00CD10AA" w:rsidP="00155FB2">
            <w:pPr>
              <w:rPr>
                <w:rFonts w:asciiTheme="minorHAnsi" w:hAnsiTheme="minorHAnsi"/>
                <w:sz w:val="18"/>
                <w:szCs w:val="18"/>
              </w:rPr>
            </w:pPr>
            <w:r w:rsidRPr="00155FB2">
              <w:rPr>
                <w:rFonts w:asciiTheme="minorHAnsi" w:hAnsiTheme="minorHAnsi"/>
                <w:sz w:val="18"/>
                <w:szCs w:val="18"/>
              </w:rPr>
              <w:t>&lt;&lt;user input, text, maximum 50 characters&gt;&gt;</w:t>
            </w:r>
          </w:p>
        </w:tc>
      </w:tr>
      <w:tr w:rsidR="00CD10AA" w:rsidRPr="00155FB2" w14:paraId="69845AC4" w14:textId="77777777" w:rsidTr="0049004B">
        <w:tc>
          <w:tcPr>
            <w:tcW w:w="590" w:type="dxa"/>
            <w:vAlign w:val="center"/>
          </w:tcPr>
          <w:p w14:paraId="69845AC1"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06</w:t>
            </w:r>
          </w:p>
        </w:tc>
        <w:tc>
          <w:tcPr>
            <w:tcW w:w="4652" w:type="dxa"/>
          </w:tcPr>
          <w:p w14:paraId="69845AC2" w14:textId="29A7D19E" w:rsidR="00CD10AA" w:rsidRPr="00155FB2" w:rsidDel="00752910" w:rsidRDefault="00CD10AA" w:rsidP="00155FB2">
            <w:pPr>
              <w:rPr>
                <w:rFonts w:asciiTheme="minorHAnsi" w:hAnsiTheme="minorHAnsi"/>
                <w:sz w:val="18"/>
                <w:szCs w:val="18"/>
              </w:rPr>
            </w:pPr>
            <w:r w:rsidRPr="00155FB2">
              <w:rPr>
                <w:rFonts w:asciiTheme="minorHAnsi" w:hAnsiTheme="minorHAnsi"/>
                <w:sz w:val="18"/>
                <w:szCs w:val="18"/>
              </w:rPr>
              <w:t>Building Elevation (</w:t>
            </w:r>
            <w:proofErr w:type="spellStart"/>
            <w:r w:rsidRPr="00155FB2">
              <w:rPr>
                <w:rFonts w:asciiTheme="minorHAnsi" w:hAnsiTheme="minorHAnsi"/>
                <w:sz w:val="18"/>
                <w:szCs w:val="18"/>
              </w:rPr>
              <w:t>ft</w:t>
            </w:r>
            <w:proofErr w:type="spellEnd"/>
            <w:r w:rsidRPr="00155FB2">
              <w:rPr>
                <w:rFonts w:asciiTheme="minorHAnsi" w:hAnsiTheme="minorHAnsi"/>
                <w:sz w:val="18"/>
                <w:szCs w:val="18"/>
              </w:rPr>
              <w:t>)</w:t>
            </w:r>
          </w:p>
        </w:tc>
        <w:tc>
          <w:tcPr>
            <w:tcW w:w="5774" w:type="dxa"/>
          </w:tcPr>
          <w:p w14:paraId="69845AC3" w14:textId="77777777" w:rsidR="00CD10AA" w:rsidRPr="00155FB2" w:rsidDel="00752910" w:rsidRDefault="00CD10AA" w:rsidP="00155FB2">
            <w:pPr>
              <w:rPr>
                <w:rFonts w:asciiTheme="minorHAnsi" w:hAnsiTheme="minorHAnsi"/>
                <w:sz w:val="18"/>
                <w:szCs w:val="18"/>
              </w:rPr>
            </w:pPr>
            <w:r w:rsidRPr="00155FB2">
              <w:rPr>
                <w:rFonts w:asciiTheme="minorHAnsi" w:hAnsiTheme="minorHAnsi"/>
                <w:sz w:val="18"/>
                <w:szCs w:val="18"/>
              </w:rPr>
              <w:t>&lt;&lt;user input, Ft&gt;&gt;</w:t>
            </w:r>
          </w:p>
        </w:tc>
      </w:tr>
      <w:tr w:rsidR="00CD10AA" w:rsidRPr="00155FB2" w14:paraId="69845AC8" w14:textId="77777777" w:rsidTr="0049004B">
        <w:tc>
          <w:tcPr>
            <w:tcW w:w="590" w:type="dxa"/>
            <w:vAlign w:val="center"/>
          </w:tcPr>
          <w:p w14:paraId="69845AC5"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07</w:t>
            </w:r>
          </w:p>
        </w:tc>
        <w:tc>
          <w:tcPr>
            <w:tcW w:w="4652" w:type="dxa"/>
          </w:tcPr>
          <w:p w14:paraId="69845AC6" w14:textId="7E453B0E" w:rsidR="00CD10AA" w:rsidRPr="00155FB2" w:rsidRDefault="00CD10AA" w:rsidP="00155FB2">
            <w:pPr>
              <w:rPr>
                <w:rFonts w:asciiTheme="minorHAnsi" w:hAnsiTheme="minorHAnsi"/>
                <w:sz w:val="18"/>
                <w:szCs w:val="18"/>
              </w:rPr>
            </w:pPr>
            <w:r w:rsidRPr="00155FB2">
              <w:rPr>
                <w:rFonts w:asciiTheme="minorHAnsi" w:hAnsiTheme="minorHAnsi"/>
                <w:sz w:val="18"/>
                <w:szCs w:val="18"/>
              </w:rPr>
              <w:t>Building Volume (ft</w:t>
            </w:r>
            <w:r w:rsidRPr="003E22E5">
              <w:rPr>
                <w:rFonts w:asciiTheme="minorHAnsi" w:hAnsiTheme="minorHAnsi"/>
                <w:sz w:val="18"/>
                <w:szCs w:val="18"/>
                <w:vertAlign w:val="superscript"/>
              </w:rPr>
              <w:t>3</w:t>
            </w:r>
            <w:r w:rsidRPr="00155FB2">
              <w:rPr>
                <w:rFonts w:asciiTheme="minorHAnsi" w:hAnsiTheme="minorHAnsi"/>
                <w:sz w:val="18"/>
                <w:szCs w:val="18"/>
              </w:rPr>
              <w:t>)</w:t>
            </w:r>
          </w:p>
        </w:tc>
        <w:tc>
          <w:tcPr>
            <w:tcW w:w="5774" w:type="dxa"/>
          </w:tcPr>
          <w:p w14:paraId="69845AC7" w14:textId="77777777" w:rsidR="00CD10AA" w:rsidRPr="00155FB2" w:rsidRDefault="00CD10AA" w:rsidP="00155FB2">
            <w:pPr>
              <w:rPr>
                <w:rFonts w:asciiTheme="minorHAnsi" w:hAnsiTheme="minorHAnsi"/>
                <w:sz w:val="18"/>
                <w:szCs w:val="18"/>
              </w:rPr>
            </w:pPr>
            <w:r w:rsidRPr="00155FB2">
              <w:rPr>
                <w:rFonts w:asciiTheme="minorHAnsi" w:hAnsiTheme="minorHAnsi"/>
                <w:sz w:val="18"/>
                <w:szCs w:val="18"/>
              </w:rPr>
              <w:t>&lt;&lt;pull from CF1R&gt;&gt;</w:t>
            </w:r>
          </w:p>
        </w:tc>
      </w:tr>
      <w:tr w:rsidR="00CD10AA" w:rsidRPr="00155FB2" w14:paraId="69845ACC" w14:textId="77777777" w:rsidTr="0049004B">
        <w:tc>
          <w:tcPr>
            <w:tcW w:w="590" w:type="dxa"/>
            <w:vAlign w:val="center"/>
          </w:tcPr>
          <w:p w14:paraId="69845AC9" w14:textId="77777777" w:rsidR="00CD10AA" w:rsidRPr="00155FB2" w:rsidDel="0053362D" w:rsidRDefault="00CD10AA" w:rsidP="00155FB2">
            <w:pPr>
              <w:jc w:val="center"/>
              <w:rPr>
                <w:rFonts w:asciiTheme="minorHAnsi" w:hAnsiTheme="minorHAnsi"/>
                <w:sz w:val="18"/>
                <w:szCs w:val="18"/>
              </w:rPr>
            </w:pPr>
            <w:r w:rsidRPr="00155FB2">
              <w:rPr>
                <w:rFonts w:asciiTheme="minorHAnsi" w:hAnsiTheme="minorHAnsi"/>
                <w:sz w:val="18"/>
                <w:szCs w:val="18"/>
              </w:rPr>
              <w:t>08</w:t>
            </w:r>
          </w:p>
        </w:tc>
        <w:tc>
          <w:tcPr>
            <w:tcW w:w="4652" w:type="dxa"/>
          </w:tcPr>
          <w:p w14:paraId="69845ACA" w14:textId="244CAA24" w:rsidR="00CD10AA" w:rsidRPr="00155FB2" w:rsidRDefault="00CD10AA" w:rsidP="003E22E5">
            <w:pPr>
              <w:rPr>
                <w:rFonts w:asciiTheme="minorHAnsi" w:hAnsiTheme="minorHAnsi"/>
                <w:sz w:val="18"/>
                <w:szCs w:val="18"/>
              </w:rPr>
            </w:pPr>
            <w:r w:rsidRPr="00155FB2">
              <w:rPr>
                <w:rFonts w:asciiTheme="minorHAnsi" w:hAnsiTheme="minorHAnsi"/>
                <w:sz w:val="18"/>
                <w:szCs w:val="18"/>
              </w:rPr>
              <w:t xml:space="preserve">Date of the </w:t>
            </w:r>
            <w:r w:rsidR="003E22E5">
              <w:rPr>
                <w:rFonts w:asciiTheme="minorHAnsi" w:hAnsiTheme="minorHAnsi"/>
                <w:sz w:val="18"/>
                <w:szCs w:val="18"/>
              </w:rPr>
              <w:t>D</w:t>
            </w:r>
            <w:r w:rsidRPr="00155FB2">
              <w:rPr>
                <w:rFonts w:asciiTheme="minorHAnsi" w:hAnsiTheme="minorHAnsi"/>
                <w:sz w:val="18"/>
                <w:szCs w:val="18"/>
              </w:rPr>
              <w:t xml:space="preserve">iagnostic </w:t>
            </w:r>
            <w:r w:rsidR="003E22E5">
              <w:rPr>
                <w:rFonts w:asciiTheme="minorHAnsi" w:hAnsiTheme="minorHAnsi"/>
                <w:sz w:val="18"/>
                <w:szCs w:val="18"/>
              </w:rPr>
              <w:t>T</w:t>
            </w:r>
            <w:r w:rsidRPr="00155FB2">
              <w:rPr>
                <w:rFonts w:asciiTheme="minorHAnsi" w:hAnsiTheme="minorHAnsi"/>
                <w:sz w:val="18"/>
                <w:szCs w:val="18"/>
              </w:rPr>
              <w:t xml:space="preserve">est for this </w:t>
            </w:r>
            <w:r w:rsidR="003E22E5">
              <w:rPr>
                <w:rFonts w:asciiTheme="minorHAnsi" w:hAnsiTheme="minorHAnsi"/>
                <w:sz w:val="18"/>
                <w:szCs w:val="18"/>
              </w:rPr>
              <w:t>D</w:t>
            </w:r>
            <w:r w:rsidRPr="00155FB2">
              <w:rPr>
                <w:rFonts w:asciiTheme="minorHAnsi" w:hAnsiTheme="minorHAnsi"/>
                <w:sz w:val="18"/>
                <w:szCs w:val="18"/>
              </w:rPr>
              <w:t>welling</w:t>
            </w:r>
          </w:p>
        </w:tc>
        <w:tc>
          <w:tcPr>
            <w:tcW w:w="5774" w:type="dxa"/>
          </w:tcPr>
          <w:p w14:paraId="69845ACB" w14:textId="77777777" w:rsidR="00CD10AA" w:rsidRPr="00155FB2" w:rsidRDefault="00CD10AA" w:rsidP="00155FB2">
            <w:pPr>
              <w:rPr>
                <w:rFonts w:asciiTheme="minorHAnsi" w:hAnsiTheme="minorHAnsi"/>
                <w:sz w:val="18"/>
                <w:szCs w:val="18"/>
              </w:rPr>
            </w:pPr>
            <w:r w:rsidRPr="00155FB2">
              <w:rPr>
                <w:rFonts w:asciiTheme="minorHAnsi" w:hAnsiTheme="minorHAnsi"/>
                <w:sz w:val="18"/>
                <w:szCs w:val="18"/>
              </w:rPr>
              <w:t>&lt;&lt;user input: date (use date format validation control)&gt;&gt;</w:t>
            </w:r>
          </w:p>
        </w:tc>
      </w:tr>
    </w:tbl>
    <w:p w14:paraId="69845ACE" w14:textId="77777777" w:rsidR="009638F6" w:rsidRPr="002531C9" w:rsidRDefault="009638F6" w:rsidP="00155FB2">
      <w:pPr>
        <w:rPr>
          <w:rFonts w:asciiTheme="minorHAnsi" w:hAnsiTheme="minorHAns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CD10AA" w:rsidRPr="00155FB2" w14:paraId="69845AD0" w14:textId="77777777" w:rsidTr="00D504F3">
        <w:tc>
          <w:tcPr>
            <w:tcW w:w="11016" w:type="dxa"/>
            <w:gridSpan w:val="9"/>
          </w:tcPr>
          <w:p w14:paraId="69845ACF" w14:textId="77777777" w:rsidR="00CD10AA" w:rsidRPr="002531C9" w:rsidRDefault="00CD10AA" w:rsidP="00155FB2">
            <w:pPr>
              <w:rPr>
                <w:rFonts w:asciiTheme="minorHAnsi" w:hAnsiTheme="minorHAnsi"/>
                <w:szCs w:val="18"/>
              </w:rPr>
            </w:pPr>
            <w:r w:rsidRPr="002531C9">
              <w:rPr>
                <w:rFonts w:asciiTheme="minorHAnsi" w:hAnsiTheme="minorHAnsi"/>
                <w:b/>
                <w:szCs w:val="18"/>
              </w:rPr>
              <w:t>B. Diagnostic Equipment Information</w:t>
            </w:r>
          </w:p>
        </w:tc>
      </w:tr>
      <w:tr w:rsidR="00CD10AA" w:rsidRPr="00155FB2" w14:paraId="69845AD4" w14:textId="77777777" w:rsidTr="00D504F3">
        <w:tc>
          <w:tcPr>
            <w:tcW w:w="590" w:type="dxa"/>
            <w:vAlign w:val="center"/>
          </w:tcPr>
          <w:p w14:paraId="69845AD1"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01</w:t>
            </w:r>
          </w:p>
        </w:tc>
        <w:tc>
          <w:tcPr>
            <w:tcW w:w="4925" w:type="dxa"/>
            <w:gridSpan w:val="4"/>
            <w:vAlign w:val="center"/>
          </w:tcPr>
          <w:p w14:paraId="69845AD2" w14:textId="6C900F04" w:rsidR="00CD10AA" w:rsidRPr="00155FB2" w:rsidRDefault="00CD10AA" w:rsidP="00155FB2">
            <w:pPr>
              <w:rPr>
                <w:rFonts w:asciiTheme="minorHAnsi" w:hAnsiTheme="minorHAnsi"/>
                <w:sz w:val="18"/>
                <w:szCs w:val="18"/>
              </w:rPr>
            </w:pPr>
            <w:r w:rsidRPr="00155FB2">
              <w:rPr>
                <w:rFonts w:asciiTheme="minorHAnsi" w:hAnsiTheme="minorHAnsi"/>
                <w:sz w:val="18"/>
                <w:szCs w:val="18"/>
              </w:rPr>
              <w:t>Number of Manometers Used to Measure Home Pressurization</w:t>
            </w:r>
          </w:p>
        </w:tc>
        <w:tc>
          <w:tcPr>
            <w:tcW w:w="5501" w:type="dxa"/>
            <w:gridSpan w:val="4"/>
          </w:tcPr>
          <w:p w14:paraId="69845AD3" w14:textId="77777777" w:rsidR="00CD10AA" w:rsidRPr="00155FB2" w:rsidRDefault="00CD10AA" w:rsidP="00155FB2">
            <w:pPr>
              <w:rPr>
                <w:rFonts w:asciiTheme="minorHAnsi" w:hAnsiTheme="minorHAnsi"/>
                <w:sz w:val="18"/>
                <w:szCs w:val="18"/>
              </w:rPr>
            </w:pPr>
            <w:r w:rsidRPr="00155FB2">
              <w:rPr>
                <w:rFonts w:asciiTheme="minorHAnsi" w:hAnsiTheme="minorHAnsi"/>
                <w:sz w:val="18"/>
                <w:szCs w:val="18"/>
              </w:rPr>
              <w:t>&lt;&lt;user input, integer&gt;&gt; For entries &gt;1, duplicate lines B. 2-6</w:t>
            </w:r>
          </w:p>
        </w:tc>
      </w:tr>
      <w:tr w:rsidR="00CD10AA" w:rsidRPr="00155FB2" w14:paraId="69845ADA" w14:textId="77777777" w:rsidTr="00D504F3">
        <w:tc>
          <w:tcPr>
            <w:tcW w:w="2203" w:type="dxa"/>
            <w:gridSpan w:val="2"/>
            <w:vAlign w:val="center"/>
          </w:tcPr>
          <w:p w14:paraId="69845AD5"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02</w:t>
            </w:r>
          </w:p>
        </w:tc>
        <w:tc>
          <w:tcPr>
            <w:tcW w:w="2203" w:type="dxa"/>
            <w:gridSpan w:val="2"/>
            <w:vAlign w:val="center"/>
          </w:tcPr>
          <w:p w14:paraId="69845AD6"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03</w:t>
            </w:r>
          </w:p>
        </w:tc>
        <w:tc>
          <w:tcPr>
            <w:tcW w:w="2203" w:type="dxa"/>
            <w:gridSpan w:val="2"/>
            <w:vAlign w:val="center"/>
          </w:tcPr>
          <w:p w14:paraId="69845AD7"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04</w:t>
            </w:r>
          </w:p>
        </w:tc>
        <w:tc>
          <w:tcPr>
            <w:tcW w:w="2203" w:type="dxa"/>
            <w:gridSpan w:val="2"/>
            <w:vAlign w:val="center"/>
          </w:tcPr>
          <w:p w14:paraId="69845AD8"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05</w:t>
            </w:r>
          </w:p>
        </w:tc>
        <w:tc>
          <w:tcPr>
            <w:tcW w:w="2204" w:type="dxa"/>
            <w:vAlign w:val="center"/>
          </w:tcPr>
          <w:p w14:paraId="69845AD9"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06</w:t>
            </w:r>
          </w:p>
        </w:tc>
      </w:tr>
      <w:tr w:rsidR="00CD10AA" w:rsidRPr="00155FB2" w14:paraId="69845AE0" w14:textId="77777777" w:rsidTr="003E22E5">
        <w:tc>
          <w:tcPr>
            <w:tcW w:w="2203" w:type="dxa"/>
            <w:gridSpan w:val="2"/>
            <w:vAlign w:val="bottom"/>
          </w:tcPr>
          <w:p w14:paraId="69845ADB" w14:textId="77777777" w:rsidR="00CD10AA" w:rsidRPr="00155FB2" w:rsidRDefault="00CD10AA" w:rsidP="003E22E5">
            <w:pPr>
              <w:jc w:val="center"/>
              <w:rPr>
                <w:rFonts w:asciiTheme="minorHAnsi" w:hAnsiTheme="minorHAnsi"/>
                <w:sz w:val="18"/>
                <w:szCs w:val="18"/>
              </w:rPr>
            </w:pPr>
            <w:r w:rsidRPr="00155FB2">
              <w:rPr>
                <w:rFonts w:asciiTheme="minorHAnsi" w:hAnsiTheme="minorHAnsi"/>
                <w:sz w:val="18"/>
                <w:szCs w:val="18"/>
              </w:rPr>
              <w:t>Manometer                  Make</w:t>
            </w:r>
          </w:p>
        </w:tc>
        <w:tc>
          <w:tcPr>
            <w:tcW w:w="2203" w:type="dxa"/>
            <w:gridSpan w:val="2"/>
            <w:vAlign w:val="bottom"/>
          </w:tcPr>
          <w:p w14:paraId="69845ADC" w14:textId="77777777" w:rsidR="00CD10AA" w:rsidRPr="00155FB2" w:rsidRDefault="00CD10AA" w:rsidP="003E22E5">
            <w:pPr>
              <w:jc w:val="center"/>
              <w:rPr>
                <w:rFonts w:asciiTheme="minorHAnsi" w:hAnsiTheme="minorHAnsi"/>
                <w:sz w:val="18"/>
                <w:szCs w:val="18"/>
              </w:rPr>
            </w:pPr>
            <w:r w:rsidRPr="00155FB2">
              <w:rPr>
                <w:rFonts w:asciiTheme="minorHAnsi" w:hAnsiTheme="minorHAnsi"/>
                <w:sz w:val="18"/>
                <w:szCs w:val="18"/>
              </w:rPr>
              <w:t>Manometer                 Model</w:t>
            </w:r>
          </w:p>
        </w:tc>
        <w:tc>
          <w:tcPr>
            <w:tcW w:w="2203" w:type="dxa"/>
            <w:gridSpan w:val="2"/>
            <w:vAlign w:val="bottom"/>
          </w:tcPr>
          <w:p w14:paraId="69845ADD" w14:textId="77777777" w:rsidR="00CD10AA" w:rsidRPr="00155FB2" w:rsidRDefault="00CD10AA" w:rsidP="003E22E5">
            <w:pPr>
              <w:jc w:val="center"/>
              <w:rPr>
                <w:rFonts w:asciiTheme="minorHAnsi" w:hAnsiTheme="minorHAnsi"/>
                <w:sz w:val="18"/>
                <w:szCs w:val="18"/>
              </w:rPr>
            </w:pPr>
            <w:r w:rsidRPr="00155FB2">
              <w:rPr>
                <w:rFonts w:asciiTheme="minorHAnsi" w:hAnsiTheme="minorHAnsi"/>
                <w:sz w:val="18"/>
                <w:szCs w:val="18"/>
              </w:rPr>
              <w:t>Manometer                   Serial                          Number</w:t>
            </w:r>
          </w:p>
        </w:tc>
        <w:tc>
          <w:tcPr>
            <w:tcW w:w="2203" w:type="dxa"/>
            <w:gridSpan w:val="2"/>
            <w:vAlign w:val="bottom"/>
          </w:tcPr>
          <w:p w14:paraId="69845ADE" w14:textId="77777777" w:rsidR="00CD10AA" w:rsidRPr="00155FB2" w:rsidRDefault="00CD10AA" w:rsidP="003E22E5">
            <w:pPr>
              <w:jc w:val="center"/>
              <w:rPr>
                <w:rFonts w:asciiTheme="minorHAnsi" w:hAnsiTheme="minorHAnsi"/>
                <w:sz w:val="18"/>
                <w:szCs w:val="18"/>
              </w:rPr>
            </w:pPr>
            <w:r w:rsidRPr="00155FB2">
              <w:rPr>
                <w:rFonts w:asciiTheme="minorHAnsi" w:hAnsiTheme="minorHAnsi"/>
                <w:sz w:val="18"/>
                <w:szCs w:val="18"/>
              </w:rPr>
              <w:t>Manometer         Calibration                      Date</w:t>
            </w:r>
          </w:p>
        </w:tc>
        <w:tc>
          <w:tcPr>
            <w:tcW w:w="2204" w:type="dxa"/>
            <w:vAlign w:val="bottom"/>
          </w:tcPr>
          <w:p w14:paraId="69845ADF" w14:textId="77777777" w:rsidR="00CD10AA" w:rsidRPr="00155FB2" w:rsidRDefault="00CD10AA" w:rsidP="003E22E5">
            <w:pPr>
              <w:jc w:val="center"/>
              <w:rPr>
                <w:rFonts w:asciiTheme="minorHAnsi" w:hAnsiTheme="minorHAnsi"/>
                <w:sz w:val="18"/>
                <w:szCs w:val="18"/>
              </w:rPr>
            </w:pPr>
            <w:r w:rsidRPr="00155FB2">
              <w:rPr>
                <w:rFonts w:asciiTheme="minorHAnsi" w:hAnsiTheme="minorHAnsi"/>
                <w:sz w:val="18"/>
                <w:szCs w:val="18"/>
              </w:rPr>
              <w:t>Manometer        Calibration                   Status</w:t>
            </w:r>
          </w:p>
        </w:tc>
      </w:tr>
      <w:tr w:rsidR="00CD10AA" w:rsidRPr="00155FB2" w14:paraId="69845AE6" w14:textId="77777777" w:rsidTr="00D504F3">
        <w:tc>
          <w:tcPr>
            <w:tcW w:w="2203" w:type="dxa"/>
            <w:gridSpan w:val="2"/>
            <w:vAlign w:val="center"/>
          </w:tcPr>
          <w:p w14:paraId="69845AE1"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&lt;&lt;user input, text, maximum 50 characters&gt;&gt;</w:t>
            </w:r>
          </w:p>
        </w:tc>
        <w:tc>
          <w:tcPr>
            <w:tcW w:w="2203" w:type="dxa"/>
            <w:gridSpan w:val="2"/>
            <w:vAlign w:val="center"/>
          </w:tcPr>
          <w:p w14:paraId="69845AE2"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&lt;&lt;user input, text, maximum 50 characters&gt;&gt;</w:t>
            </w:r>
          </w:p>
        </w:tc>
        <w:tc>
          <w:tcPr>
            <w:tcW w:w="2203" w:type="dxa"/>
            <w:gridSpan w:val="2"/>
            <w:vAlign w:val="center"/>
          </w:tcPr>
          <w:p w14:paraId="69845AE3"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&lt;&lt;user input, text, maximum 50 characters&gt;&gt;</w:t>
            </w:r>
          </w:p>
        </w:tc>
        <w:tc>
          <w:tcPr>
            <w:tcW w:w="2203" w:type="dxa"/>
            <w:gridSpan w:val="2"/>
            <w:vAlign w:val="center"/>
          </w:tcPr>
          <w:p w14:paraId="69845AE4"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&lt;&lt;user input, text (Date), maximum 50 characters&gt;&gt;</w:t>
            </w:r>
          </w:p>
        </w:tc>
        <w:tc>
          <w:tcPr>
            <w:tcW w:w="2204" w:type="dxa"/>
            <w:vAlign w:val="center"/>
          </w:tcPr>
          <w:p w14:paraId="69845AE5"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&lt;&lt;calculated field: if manometer Calibration Date in B</w:t>
            </w:r>
            <w:r w:rsidR="00E765F9" w:rsidRPr="00155FB2">
              <w:rPr>
                <w:rFonts w:asciiTheme="minorHAnsi" w:hAnsiTheme="minorHAnsi"/>
                <w:sz w:val="18"/>
                <w:szCs w:val="18"/>
              </w:rPr>
              <w:t>. 5</w:t>
            </w:r>
            <w:r w:rsidRPr="00155FB2">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E765F9" w:rsidRPr="00155FB2">
              <w:rPr>
                <w:rFonts w:asciiTheme="minorHAnsi" w:hAnsiTheme="minorHAnsi"/>
                <w:sz w:val="18"/>
                <w:szCs w:val="18"/>
              </w:rPr>
              <w:t>B</w:t>
            </w:r>
            <w:r w:rsidRPr="00155FB2">
              <w:rPr>
                <w:rFonts w:asciiTheme="minorHAnsi" w:hAnsiTheme="minorHAnsi"/>
                <w:sz w:val="18"/>
                <w:szCs w:val="18"/>
              </w:rPr>
              <w:t>uilding Leakage Diagnostic test"&gt;&gt;</w:t>
            </w:r>
          </w:p>
        </w:tc>
      </w:tr>
      <w:tr w:rsidR="00CD10AA" w:rsidRPr="00155FB2" w14:paraId="69845AEC" w14:textId="77777777" w:rsidTr="00D504F3">
        <w:tc>
          <w:tcPr>
            <w:tcW w:w="2203" w:type="dxa"/>
            <w:gridSpan w:val="2"/>
            <w:tcBorders>
              <w:bottom w:val="single" w:sz="12" w:space="0" w:color="000000"/>
            </w:tcBorders>
            <w:vAlign w:val="center"/>
          </w:tcPr>
          <w:p w14:paraId="69845AE7" w14:textId="77777777" w:rsidR="00CD10AA" w:rsidRPr="00155FB2" w:rsidRDefault="00CD10AA" w:rsidP="00155FB2">
            <w:pPr>
              <w:jc w:val="center"/>
              <w:rPr>
                <w:rFonts w:asciiTheme="minorHAnsi" w:hAnsiTheme="minorHAnsi"/>
                <w:sz w:val="18"/>
                <w:szCs w:val="18"/>
              </w:rPr>
            </w:pPr>
          </w:p>
        </w:tc>
        <w:tc>
          <w:tcPr>
            <w:tcW w:w="2203" w:type="dxa"/>
            <w:gridSpan w:val="2"/>
            <w:tcBorders>
              <w:bottom w:val="single" w:sz="12" w:space="0" w:color="000000"/>
            </w:tcBorders>
            <w:vAlign w:val="center"/>
          </w:tcPr>
          <w:p w14:paraId="69845AE8" w14:textId="77777777" w:rsidR="00CD10AA" w:rsidRPr="00155FB2" w:rsidRDefault="00CD10AA" w:rsidP="00155FB2">
            <w:pPr>
              <w:jc w:val="center"/>
              <w:rPr>
                <w:rFonts w:asciiTheme="minorHAnsi" w:hAnsiTheme="minorHAnsi"/>
                <w:sz w:val="18"/>
                <w:szCs w:val="18"/>
              </w:rPr>
            </w:pPr>
          </w:p>
        </w:tc>
        <w:tc>
          <w:tcPr>
            <w:tcW w:w="2203" w:type="dxa"/>
            <w:gridSpan w:val="2"/>
            <w:tcBorders>
              <w:bottom w:val="single" w:sz="12" w:space="0" w:color="000000"/>
            </w:tcBorders>
            <w:vAlign w:val="center"/>
          </w:tcPr>
          <w:p w14:paraId="69845AE9" w14:textId="77777777" w:rsidR="00CD10AA" w:rsidRPr="00155FB2" w:rsidRDefault="00CD10AA" w:rsidP="00155FB2">
            <w:pPr>
              <w:jc w:val="center"/>
              <w:rPr>
                <w:rFonts w:asciiTheme="minorHAnsi" w:hAnsiTheme="minorHAnsi"/>
                <w:sz w:val="18"/>
                <w:szCs w:val="18"/>
              </w:rPr>
            </w:pPr>
          </w:p>
        </w:tc>
        <w:tc>
          <w:tcPr>
            <w:tcW w:w="2203" w:type="dxa"/>
            <w:gridSpan w:val="2"/>
            <w:tcBorders>
              <w:bottom w:val="single" w:sz="12" w:space="0" w:color="000000"/>
            </w:tcBorders>
            <w:vAlign w:val="center"/>
          </w:tcPr>
          <w:p w14:paraId="69845AEA" w14:textId="77777777" w:rsidR="00CD10AA" w:rsidRPr="00155FB2" w:rsidRDefault="00CD10AA" w:rsidP="00155FB2">
            <w:pPr>
              <w:jc w:val="center"/>
              <w:rPr>
                <w:rFonts w:asciiTheme="minorHAnsi" w:hAnsiTheme="minorHAnsi"/>
                <w:sz w:val="18"/>
                <w:szCs w:val="18"/>
              </w:rPr>
            </w:pPr>
          </w:p>
        </w:tc>
        <w:tc>
          <w:tcPr>
            <w:tcW w:w="2204" w:type="dxa"/>
            <w:tcBorders>
              <w:bottom w:val="single" w:sz="12" w:space="0" w:color="000000"/>
            </w:tcBorders>
            <w:vAlign w:val="center"/>
          </w:tcPr>
          <w:p w14:paraId="69845AEB" w14:textId="77777777" w:rsidR="00CD10AA" w:rsidRPr="00155FB2" w:rsidRDefault="00CD10AA" w:rsidP="00155FB2">
            <w:pPr>
              <w:jc w:val="center"/>
              <w:rPr>
                <w:rFonts w:asciiTheme="minorHAnsi" w:hAnsiTheme="minorHAnsi"/>
                <w:sz w:val="18"/>
                <w:szCs w:val="18"/>
              </w:rPr>
            </w:pPr>
          </w:p>
        </w:tc>
      </w:tr>
      <w:tr w:rsidR="00CD10AA" w:rsidRPr="00155FB2" w14:paraId="69845AF0" w14:textId="77777777" w:rsidTr="00D504F3">
        <w:tc>
          <w:tcPr>
            <w:tcW w:w="590" w:type="dxa"/>
            <w:tcBorders>
              <w:top w:val="single" w:sz="12" w:space="0" w:color="000000"/>
            </w:tcBorders>
            <w:vAlign w:val="center"/>
          </w:tcPr>
          <w:p w14:paraId="69845AED"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07</w:t>
            </w:r>
          </w:p>
        </w:tc>
        <w:tc>
          <w:tcPr>
            <w:tcW w:w="4925" w:type="dxa"/>
            <w:gridSpan w:val="4"/>
            <w:tcBorders>
              <w:top w:val="single" w:sz="12" w:space="0" w:color="000000"/>
            </w:tcBorders>
            <w:vAlign w:val="center"/>
          </w:tcPr>
          <w:p w14:paraId="69845AEE" w14:textId="0B73581E" w:rsidR="00CD10AA" w:rsidRPr="00155FB2" w:rsidRDefault="00CD10AA" w:rsidP="00155FB2">
            <w:pPr>
              <w:rPr>
                <w:rFonts w:asciiTheme="minorHAnsi" w:hAnsiTheme="minorHAnsi"/>
                <w:sz w:val="18"/>
                <w:szCs w:val="18"/>
              </w:rPr>
            </w:pPr>
            <w:r w:rsidRPr="00155FB2">
              <w:rPr>
                <w:rFonts w:asciiTheme="minorHAnsi" w:hAnsiTheme="minorHAnsi"/>
                <w:sz w:val="18"/>
                <w:szCs w:val="18"/>
              </w:rPr>
              <w:t>Number of Fans Used to Pressurize Home</w:t>
            </w:r>
          </w:p>
        </w:tc>
        <w:tc>
          <w:tcPr>
            <w:tcW w:w="5501" w:type="dxa"/>
            <w:gridSpan w:val="4"/>
            <w:tcBorders>
              <w:top w:val="single" w:sz="12" w:space="0" w:color="000000"/>
            </w:tcBorders>
            <w:vAlign w:val="center"/>
          </w:tcPr>
          <w:p w14:paraId="69845AEF" w14:textId="77777777" w:rsidR="00CD10AA" w:rsidRPr="00155FB2" w:rsidRDefault="00CD10AA" w:rsidP="00155FB2">
            <w:pPr>
              <w:rPr>
                <w:rFonts w:asciiTheme="minorHAnsi" w:hAnsiTheme="minorHAnsi"/>
                <w:sz w:val="18"/>
                <w:szCs w:val="18"/>
              </w:rPr>
            </w:pPr>
            <w:r w:rsidRPr="00155FB2">
              <w:rPr>
                <w:rFonts w:asciiTheme="minorHAnsi" w:hAnsiTheme="minorHAnsi"/>
                <w:sz w:val="18"/>
                <w:szCs w:val="18"/>
              </w:rPr>
              <w:t>&lt;&lt;user input, integer&gt;&gt; For entries &gt;1, duplicate lines B. 8-11</w:t>
            </w:r>
          </w:p>
        </w:tc>
      </w:tr>
      <w:tr w:rsidR="00CD10AA" w:rsidRPr="00155FB2" w14:paraId="69845AF5" w14:textId="77777777" w:rsidTr="00D504F3">
        <w:tc>
          <w:tcPr>
            <w:tcW w:w="2765" w:type="dxa"/>
            <w:gridSpan w:val="3"/>
            <w:vAlign w:val="center"/>
          </w:tcPr>
          <w:p w14:paraId="69845AF1"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08</w:t>
            </w:r>
          </w:p>
        </w:tc>
        <w:tc>
          <w:tcPr>
            <w:tcW w:w="2750" w:type="dxa"/>
            <w:gridSpan w:val="2"/>
            <w:vAlign w:val="center"/>
          </w:tcPr>
          <w:p w14:paraId="69845AF2"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09</w:t>
            </w:r>
          </w:p>
        </w:tc>
        <w:tc>
          <w:tcPr>
            <w:tcW w:w="2750" w:type="dxa"/>
            <w:gridSpan w:val="2"/>
            <w:vAlign w:val="center"/>
          </w:tcPr>
          <w:p w14:paraId="69845AF3"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10</w:t>
            </w:r>
          </w:p>
        </w:tc>
        <w:tc>
          <w:tcPr>
            <w:tcW w:w="2751" w:type="dxa"/>
            <w:gridSpan w:val="2"/>
            <w:vAlign w:val="center"/>
          </w:tcPr>
          <w:p w14:paraId="69845AF4"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11</w:t>
            </w:r>
          </w:p>
        </w:tc>
      </w:tr>
      <w:tr w:rsidR="00CD10AA" w:rsidRPr="00155FB2" w14:paraId="69845AFA" w14:textId="77777777" w:rsidTr="00D504F3">
        <w:tc>
          <w:tcPr>
            <w:tcW w:w="2765" w:type="dxa"/>
            <w:gridSpan w:val="3"/>
            <w:vAlign w:val="center"/>
          </w:tcPr>
          <w:p w14:paraId="69845AF6"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Fan Make</w:t>
            </w:r>
          </w:p>
        </w:tc>
        <w:tc>
          <w:tcPr>
            <w:tcW w:w="2750" w:type="dxa"/>
            <w:gridSpan w:val="2"/>
            <w:vAlign w:val="center"/>
          </w:tcPr>
          <w:p w14:paraId="69845AF7"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Fan Model</w:t>
            </w:r>
          </w:p>
        </w:tc>
        <w:tc>
          <w:tcPr>
            <w:tcW w:w="2750" w:type="dxa"/>
            <w:gridSpan w:val="2"/>
            <w:vAlign w:val="center"/>
          </w:tcPr>
          <w:p w14:paraId="69845AF8"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Fan Serial Number</w:t>
            </w:r>
          </w:p>
        </w:tc>
        <w:tc>
          <w:tcPr>
            <w:tcW w:w="2751" w:type="dxa"/>
            <w:gridSpan w:val="2"/>
            <w:vAlign w:val="center"/>
          </w:tcPr>
          <w:p w14:paraId="69845AF9" w14:textId="2C27F95A" w:rsidR="00CD10AA" w:rsidRPr="00155FB2" w:rsidRDefault="00CD10AA" w:rsidP="003E22E5">
            <w:pPr>
              <w:jc w:val="center"/>
              <w:rPr>
                <w:rFonts w:asciiTheme="minorHAnsi" w:hAnsiTheme="minorHAnsi"/>
                <w:sz w:val="18"/>
                <w:szCs w:val="18"/>
              </w:rPr>
            </w:pPr>
            <w:r w:rsidRPr="00155FB2">
              <w:rPr>
                <w:rFonts w:asciiTheme="minorHAnsi" w:hAnsiTheme="minorHAnsi"/>
                <w:sz w:val="18"/>
                <w:szCs w:val="18"/>
              </w:rPr>
              <w:t xml:space="preserve">Fan </w:t>
            </w:r>
            <w:r w:rsidR="003E22E5">
              <w:rPr>
                <w:rFonts w:asciiTheme="minorHAnsi" w:hAnsiTheme="minorHAnsi"/>
                <w:sz w:val="18"/>
                <w:szCs w:val="18"/>
              </w:rPr>
              <w:t>C</w:t>
            </w:r>
            <w:r w:rsidRPr="00155FB2">
              <w:rPr>
                <w:rFonts w:asciiTheme="minorHAnsi" w:hAnsiTheme="minorHAnsi"/>
                <w:sz w:val="18"/>
                <w:szCs w:val="18"/>
              </w:rPr>
              <w:t>onfiguration (rings)</w:t>
            </w:r>
          </w:p>
        </w:tc>
      </w:tr>
      <w:tr w:rsidR="00CD10AA" w:rsidRPr="00155FB2" w14:paraId="69845AFF" w14:textId="77777777" w:rsidTr="00D504F3">
        <w:tc>
          <w:tcPr>
            <w:tcW w:w="2765" w:type="dxa"/>
            <w:gridSpan w:val="3"/>
            <w:vAlign w:val="center"/>
          </w:tcPr>
          <w:p w14:paraId="69845AFB"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&lt;&lt;user input, text, maximum 50 characters&gt;&gt;</w:t>
            </w:r>
          </w:p>
        </w:tc>
        <w:tc>
          <w:tcPr>
            <w:tcW w:w="2750" w:type="dxa"/>
            <w:gridSpan w:val="2"/>
            <w:vAlign w:val="center"/>
          </w:tcPr>
          <w:p w14:paraId="69845AFC"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&lt;&lt;user input, text, maximum 50 characters&gt;&gt;</w:t>
            </w:r>
          </w:p>
        </w:tc>
        <w:tc>
          <w:tcPr>
            <w:tcW w:w="2750" w:type="dxa"/>
            <w:gridSpan w:val="2"/>
            <w:vAlign w:val="center"/>
          </w:tcPr>
          <w:p w14:paraId="69845AFD"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&lt;&lt;user input, text, maximum 50 characters&gt;&gt;</w:t>
            </w:r>
          </w:p>
        </w:tc>
        <w:tc>
          <w:tcPr>
            <w:tcW w:w="2751" w:type="dxa"/>
            <w:gridSpan w:val="2"/>
            <w:vAlign w:val="center"/>
          </w:tcPr>
          <w:p w14:paraId="69845AFE" w14:textId="77777777" w:rsidR="00CD10AA" w:rsidRPr="00155FB2" w:rsidRDefault="00CD10AA" w:rsidP="00155FB2">
            <w:pPr>
              <w:jc w:val="center"/>
              <w:rPr>
                <w:rFonts w:asciiTheme="minorHAnsi" w:hAnsiTheme="minorHAnsi"/>
                <w:sz w:val="18"/>
                <w:szCs w:val="18"/>
              </w:rPr>
            </w:pPr>
            <w:r w:rsidRPr="00155FB2">
              <w:rPr>
                <w:rFonts w:asciiTheme="minorHAnsi" w:hAnsiTheme="minorHAnsi"/>
                <w:sz w:val="18"/>
                <w:szCs w:val="18"/>
              </w:rPr>
              <w:t>&lt;&lt;user input, text, maximum 50 characters&gt;&gt;</w:t>
            </w:r>
          </w:p>
        </w:tc>
      </w:tr>
      <w:tr w:rsidR="00CD10AA" w:rsidRPr="00155FB2" w14:paraId="69845B04" w14:textId="77777777" w:rsidTr="00D504F3">
        <w:tc>
          <w:tcPr>
            <w:tcW w:w="2765" w:type="dxa"/>
            <w:gridSpan w:val="3"/>
            <w:vAlign w:val="center"/>
          </w:tcPr>
          <w:p w14:paraId="69845B00" w14:textId="77777777" w:rsidR="00CD10AA" w:rsidRPr="00155FB2" w:rsidRDefault="00CD10AA" w:rsidP="00155FB2">
            <w:pPr>
              <w:jc w:val="center"/>
              <w:rPr>
                <w:rFonts w:asciiTheme="minorHAnsi" w:hAnsiTheme="minorHAnsi"/>
                <w:sz w:val="18"/>
                <w:szCs w:val="18"/>
              </w:rPr>
            </w:pPr>
          </w:p>
        </w:tc>
        <w:tc>
          <w:tcPr>
            <w:tcW w:w="2750" w:type="dxa"/>
            <w:gridSpan w:val="2"/>
            <w:vAlign w:val="center"/>
          </w:tcPr>
          <w:p w14:paraId="69845B01" w14:textId="77777777" w:rsidR="00CD10AA" w:rsidRPr="00155FB2" w:rsidRDefault="00CD10AA" w:rsidP="00155FB2">
            <w:pPr>
              <w:jc w:val="center"/>
              <w:rPr>
                <w:rFonts w:asciiTheme="minorHAnsi" w:hAnsiTheme="minorHAnsi"/>
                <w:sz w:val="18"/>
                <w:szCs w:val="18"/>
              </w:rPr>
            </w:pPr>
          </w:p>
        </w:tc>
        <w:tc>
          <w:tcPr>
            <w:tcW w:w="2750" w:type="dxa"/>
            <w:gridSpan w:val="2"/>
            <w:vAlign w:val="center"/>
          </w:tcPr>
          <w:p w14:paraId="69845B02" w14:textId="77777777" w:rsidR="00CD10AA" w:rsidRPr="00155FB2" w:rsidRDefault="00CD10AA" w:rsidP="00155FB2">
            <w:pPr>
              <w:jc w:val="center"/>
              <w:rPr>
                <w:rFonts w:asciiTheme="minorHAnsi" w:hAnsiTheme="minorHAnsi"/>
                <w:sz w:val="18"/>
                <w:szCs w:val="18"/>
              </w:rPr>
            </w:pPr>
          </w:p>
        </w:tc>
        <w:tc>
          <w:tcPr>
            <w:tcW w:w="2751" w:type="dxa"/>
            <w:gridSpan w:val="2"/>
            <w:vAlign w:val="center"/>
          </w:tcPr>
          <w:p w14:paraId="69845B03" w14:textId="77777777" w:rsidR="00CD10AA" w:rsidRPr="00155FB2" w:rsidRDefault="00CD10AA" w:rsidP="00155FB2">
            <w:pPr>
              <w:jc w:val="center"/>
              <w:rPr>
                <w:rFonts w:asciiTheme="minorHAnsi" w:hAnsiTheme="minorHAnsi"/>
                <w:sz w:val="18"/>
                <w:szCs w:val="18"/>
              </w:rPr>
            </w:pPr>
          </w:p>
        </w:tc>
      </w:tr>
    </w:tbl>
    <w:p w14:paraId="69845B06" w14:textId="77777777" w:rsidR="00D21C59" w:rsidRPr="002531C9" w:rsidRDefault="00D21C59" w:rsidP="00155FB2">
      <w:pPr>
        <w:rPr>
          <w:rFonts w:asciiTheme="minorHAnsi" w:hAnsiTheme="minorHAnsi"/>
          <w:szCs w:val="18"/>
        </w:rPr>
      </w:pPr>
    </w:p>
    <w:tbl>
      <w:tblPr>
        <w:tblpPr w:leftFromText="180" w:rightFromText="180" w:vertAnchor="text" w:horzAnchor="margin" w:tblpY="109"/>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8D5D1A" w:rsidRPr="00155FB2" w14:paraId="69845B08" w14:textId="77777777" w:rsidTr="002C7729">
        <w:tc>
          <w:tcPr>
            <w:tcW w:w="11016" w:type="dxa"/>
          </w:tcPr>
          <w:p w14:paraId="69845B07" w14:textId="77777777" w:rsidR="008D5D1A" w:rsidRPr="00155FB2" w:rsidRDefault="008D5D1A" w:rsidP="008D5D1A">
            <w:pPr>
              <w:rPr>
                <w:rFonts w:asciiTheme="minorHAnsi" w:hAnsiTheme="minorHAnsi"/>
                <w:b/>
                <w:sz w:val="18"/>
                <w:szCs w:val="18"/>
              </w:rPr>
            </w:pPr>
            <w:r w:rsidRPr="002531C9">
              <w:rPr>
                <w:rFonts w:asciiTheme="minorHAnsi" w:hAnsiTheme="minorHAnsi"/>
                <w:b/>
                <w:szCs w:val="18"/>
              </w:rPr>
              <w:t>ENV20e – Repeated Single Point Air Tightness Test With Automatic Meter</w:t>
            </w:r>
          </w:p>
        </w:tc>
      </w:tr>
    </w:tbl>
    <w:p w14:paraId="69845B09" w14:textId="77777777" w:rsidR="008D5D1A" w:rsidRPr="002531C9" w:rsidRDefault="008D5D1A" w:rsidP="00155FB2">
      <w:pPr>
        <w:rPr>
          <w:rFonts w:asciiTheme="minorHAnsi" w:hAnsiTheme="minorHAnsi"/>
          <w:szCs w:val="18"/>
        </w:rPr>
      </w:pPr>
    </w:p>
    <w:p w14:paraId="69845B0B" w14:textId="77777777" w:rsidR="00CD10AA" w:rsidRPr="00155FB2" w:rsidRDefault="00CD10AA" w:rsidP="00155FB2">
      <w:pPr>
        <w:rPr>
          <w:rFonts w:asciiTheme="minorHAnsi" w:hAnsiTheme="minorHAnsi"/>
          <w:sz w:val="18"/>
          <w:szCs w:val="18"/>
        </w:rPr>
      </w:pPr>
      <w:r w:rsidRPr="00155FB2">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4911"/>
        <w:gridCol w:w="7"/>
        <w:gridCol w:w="5508"/>
      </w:tblGrid>
      <w:tr w:rsidR="00CD10AA" w:rsidRPr="00155FB2" w14:paraId="69845B0D" w14:textId="77777777" w:rsidTr="00D3389F">
        <w:tc>
          <w:tcPr>
            <w:tcW w:w="11016" w:type="dxa"/>
            <w:gridSpan w:val="4"/>
            <w:tcBorders>
              <w:top w:val="single" w:sz="4" w:space="0" w:color="auto"/>
            </w:tcBorders>
            <w:vAlign w:val="center"/>
          </w:tcPr>
          <w:p w14:paraId="69845B0C" w14:textId="77777777" w:rsidR="00CD10AA" w:rsidRPr="002531C9"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2531C9">
              <w:rPr>
                <w:rFonts w:asciiTheme="minorHAnsi" w:hAnsiTheme="minorHAnsi"/>
                <w:b/>
                <w:szCs w:val="18"/>
              </w:rPr>
              <w:lastRenderedPageBreak/>
              <w:t>C. Envelope Leakage Diagnostic Test</w:t>
            </w:r>
          </w:p>
        </w:tc>
      </w:tr>
      <w:tr w:rsidR="00CD10AA" w:rsidRPr="00155FB2" w14:paraId="69845B11" w14:textId="77777777" w:rsidTr="00D3389F">
        <w:tc>
          <w:tcPr>
            <w:tcW w:w="590" w:type="dxa"/>
            <w:vAlign w:val="center"/>
          </w:tcPr>
          <w:p w14:paraId="69845B0E"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01</w:t>
            </w:r>
          </w:p>
        </w:tc>
        <w:tc>
          <w:tcPr>
            <w:tcW w:w="4918" w:type="dxa"/>
            <w:gridSpan w:val="2"/>
            <w:vAlign w:val="center"/>
          </w:tcPr>
          <w:p w14:paraId="69845B0F" w14:textId="6C4233B5" w:rsidR="00CD10AA" w:rsidRPr="00155FB2" w:rsidRDefault="00CD10AA" w:rsidP="003E22E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 xml:space="preserve">Time </w:t>
            </w:r>
            <w:r w:rsidR="003E22E5">
              <w:rPr>
                <w:rFonts w:asciiTheme="minorHAnsi" w:hAnsiTheme="minorHAnsi"/>
                <w:sz w:val="18"/>
                <w:szCs w:val="18"/>
              </w:rPr>
              <w:t>A</w:t>
            </w:r>
            <w:r w:rsidRPr="00155FB2">
              <w:rPr>
                <w:rFonts w:asciiTheme="minorHAnsi" w:hAnsiTheme="minorHAnsi"/>
                <w:sz w:val="18"/>
                <w:szCs w:val="18"/>
              </w:rPr>
              <w:t xml:space="preserve">verage </w:t>
            </w:r>
            <w:r w:rsidR="003E22E5">
              <w:rPr>
                <w:rFonts w:asciiTheme="minorHAnsi" w:hAnsiTheme="minorHAnsi"/>
                <w:sz w:val="18"/>
                <w:szCs w:val="18"/>
              </w:rPr>
              <w:t>P</w:t>
            </w:r>
            <w:r w:rsidRPr="00155FB2">
              <w:rPr>
                <w:rFonts w:asciiTheme="minorHAnsi" w:hAnsiTheme="minorHAnsi"/>
                <w:sz w:val="18"/>
                <w:szCs w:val="18"/>
              </w:rPr>
              <w:t xml:space="preserve">eriod of </w:t>
            </w:r>
            <w:r w:rsidR="003E22E5">
              <w:rPr>
                <w:rFonts w:asciiTheme="minorHAnsi" w:hAnsiTheme="minorHAnsi"/>
                <w:sz w:val="18"/>
                <w:szCs w:val="18"/>
              </w:rPr>
              <w:t>M</w:t>
            </w:r>
            <w:r w:rsidRPr="00155FB2">
              <w:rPr>
                <w:rFonts w:asciiTheme="minorHAnsi" w:hAnsiTheme="minorHAnsi"/>
                <w:sz w:val="18"/>
                <w:szCs w:val="18"/>
              </w:rPr>
              <w:t>eter</w:t>
            </w:r>
          </w:p>
        </w:tc>
        <w:tc>
          <w:tcPr>
            <w:tcW w:w="5508" w:type="dxa"/>
            <w:vAlign w:val="center"/>
          </w:tcPr>
          <w:p w14:paraId="69845B10"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&lt;user entry but must be no less than 10, in second&gt;&gt;</w:t>
            </w:r>
          </w:p>
        </w:tc>
      </w:tr>
      <w:tr w:rsidR="00CD10AA" w:rsidRPr="00155FB2" w14:paraId="69845B15" w14:textId="77777777" w:rsidTr="00D3389F">
        <w:tc>
          <w:tcPr>
            <w:tcW w:w="590" w:type="dxa"/>
            <w:vAlign w:val="center"/>
          </w:tcPr>
          <w:p w14:paraId="69845B12"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02</w:t>
            </w:r>
          </w:p>
        </w:tc>
        <w:tc>
          <w:tcPr>
            <w:tcW w:w="4918" w:type="dxa"/>
            <w:gridSpan w:val="2"/>
          </w:tcPr>
          <w:p w14:paraId="69845B13" w14:textId="42C6A349" w:rsidR="00CD10AA" w:rsidRPr="00155FB2" w:rsidRDefault="00CD10AA" w:rsidP="003E22E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lang w:eastAsia="zh-TW"/>
              </w:rPr>
              <w:t xml:space="preserve">Blower Door Software used for </w:t>
            </w:r>
            <w:r w:rsidR="003E22E5">
              <w:rPr>
                <w:rFonts w:asciiTheme="minorHAnsi" w:hAnsiTheme="minorHAnsi"/>
                <w:sz w:val="18"/>
                <w:szCs w:val="18"/>
                <w:lang w:eastAsia="zh-TW"/>
              </w:rPr>
              <w:t>C</w:t>
            </w:r>
            <w:r w:rsidRPr="00155FB2">
              <w:rPr>
                <w:rFonts w:asciiTheme="minorHAnsi" w:hAnsiTheme="minorHAnsi"/>
                <w:sz w:val="18"/>
                <w:szCs w:val="18"/>
                <w:lang w:eastAsia="zh-TW"/>
              </w:rPr>
              <w:t>alculations?</w:t>
            </w:r>
          </w:p>
        </w:tc>
        <w:tc>
          <w:tcPr>
            <w:tcW w:w="5508" w:type="dxa"/>
          </w:tcPr>
          <w:p w14:paraId="69845B14"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&lt;&lt;user entry, choices are “yes” or “no”&gt;</w:t>
            </w:r>
          </w:p>
        </w:tc>
      </w:tr>
      <w:tr w:rsidR="00CD10AA" w:rsidRPr="00155FB2" w14:paraId="69845B17" w14:textId="77777777" w:rsidTr="003E22E5">
        <w:trPr>
          <w:trHeight w:hRule="exact" w:val="77"/>
        </w:trPr>
        <w:tc>
          <w:tcPr>
            <w:tcW w:w="11016" w:type="dxa"/>
            <w:gridSpan w:val="4"/>
            <w:vAlign w:val="center"/>
          </w:tcPr>
          <w:p w14:paraId="69845B16"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CD10AA" w:rsidRPr="00155FB2" w14:paraId="69845B1A" w14:textId="77777777" w:rsidTr="00D3389F">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69845B18"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03</w:t>
            </w:r>
          </w:p>
        </w:tc>
        <w:tc>
          <w:tcPr>
            <w:tcW w:w="5515" w:type="dxa"/>
            <w:gridSpan w:val="2"/>
            <w:vAlign w:val="center"/>
          </w:tcPr>
          <w:p w14:paraId="69845B19"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04</w:t>
            </w:r>
          </w:p>
        </w:tc>
      </w:tr>
      <w:tr w:rsidR="00CD10AA" w:rsidRPr="00155FB2" w14:paraId="69845B1D" w14:textId="77777777" w:rsidTr="00D3389F">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69845B1B"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Induced Building Pressure</w:t>
            </w:r>
          </w:p>
        </w:tc>
        <w:tc>
          <w:tcPr>
            <w:tcW w:w="5515" w:type="dxa"/>
            <w:gridSpan w:val="2"/>
            <w:vAlign w:val="center"/>
          </w:tcPr>
          <w:p w14:paraId="69845B1C"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Nominal CFM50</w:t>
            </w:r>
          </w:p>
        </w:tc>
      </w:tr>
      <w:tr w:rsidR="00CD10AA" w:rsidRPr="00155FB2" w14:paraId="69845B20"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69845B1E" w14:textId="77777777" w:rsidR="00CD10AA" w:rsidRPr="00155FB2" w:rsidRDefault="00336599"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&lt;</w:t>
            </w:r>
            <w:r w:rsidR="00CD10AA" w:rsidRPr="00155FB2">
              <w:rPr>
                <w:rFonts w:asciiTheme="minorHAnsi" w:hAnsiTheme="minorHAnsi"/>
                <w:sz w:val="18"/>
                <w:szCs w:val="18"/>
              </w:rPr>
              <w:t>&lt; required data&gt;</w:t>
            </w:r>
            <w:r w:rsidRPr="00155FB2">
              <w:rPr>
                <w:rFonts w:asciiTheme="minorHAnsi" w:hAnsiTheme="minorHAnsi"/>
                <w:sz w:val="18"/>
                <w:szCs w:val="18"/>
              </w:rPr>
              <w:t>&gt;</w:t>
            </w:r>
            <w:r w:rsidR="00CD10AA" w:rsidRPr="00155FB2">
              <w:rPr>
                <w:rFonts w:asciiTheme="minorHAnsi" w:hAnsiTheme="minorHAnsi"/>
                <w:sz w:val="18"/>
                <w:szCs w:val="18"/>
              </w:rPr>
              <w:t xml:space="preserve"> (Resolution of 0.1 Pa)</w:t>
            </w:r>
          </w:p>
        </w:tc>
        <w:tc>
          <w:tcPr>
            <w:tcW w:w="5515" w:type="dxa"/>
            <w:gridSpan w:val="2"/>
            <w:vAlign w:val="center"/>
          </w:tcPr>
          <w:p w14:paraId="69845B1F" w14:textId="77777777" w:rsidR="00CD10AA" w:rsidRPr="00155FB2" w:rsidRDefault="00336599"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rPr>
              <w:t>&lt;</w:t>
            </w:r>
            <w:r w:rsidR="00CD10AA" w:rsidRPr="00155FB2">
              <w:rPr>
                <w:rFonts w:asciiTheme="minorHAnsi" w:hAnsiTheme="minorHAnsi"/>
                <w:sz w:val="18"/>
                <w:szCs w:val="18"/>
              </w:rPr>
              <w:t>&lt; required data&gt;</w:t>
            </w:r>
            <w:r w:rsidRPr="00155FB2">
              <w:rPr>
                <w:rFonts w:asciiTheme="minorHAnsi" w:hAnsiTheme="minorHAnsi"/>
                <w:sz w:val="18"/>
                <w:szCs w:val="18"/>
              </w:rPr>
              <w:t>&gt;</w:t>
            </w:r>
            <w:r w:rsidR="00CD10AA" w:rsidRPr="00155FB2">
              <w:rPr>
                <w:rFonts w:asciiTheme="minorHAnsi" w:hAnsiTheme="minorHAnsi"/>
                <w:sz w:val="18"/>
                <w:szCs w:val="18"/>
              </w:rPr>
              <w:t xml:space="preserve"> (Resolution of 1 CFM)</w:t>
            </w:r>
          </w:p>
        </w:tc>
      </w:tr>
      <w:tr w:rsidR="00CD10AA" w:rsidRPr="00155FB2" w14:paraId="69845B23"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69845B21" w14:textId="77777777" w:rsidR="00CD10AA" w:rsidRPr="00155FB2" w:rsidRDefault="00336599"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&lt;</w:t>
            </w:r>
            <w:r w:rsidR="00CD10AA" w:rsidRPr="00155FB2">
              <w:rPr>
                <w:rFonts w:asciiTheme="minorHAnsi" w:hAnsiTheme="minorHAnsi"/>
                <w:sz w:val="18"/>
                <w:szCs w:val="18"/>
              </w:rPr>
              <w:t>&lt; required data&gt;</w:t>
            </w:r>
            <w:r w:rsidRPr="00155FB2">
              <w:rPr>
                <w:rFonts w:asciiTheme="minorHAnsi" w:hAnsiTheme="minorHAnsi"/>
                <w:sz w:val="18"/>
                <w:szCs w:val="18"/>
              </w:rPr>
              <w:t>&gt;</w:t>
            </w:r>
            <w:r w:rsidR="00CD10AA" w:rsidRPr="00155FB2">
              <w:rPr>
                <w:rFonts w:asciiTheme="minorHAnsi" w:hAnsiTheme="minorHAnsi"/>
                <w:sz w:val="18"/>
                <w:szCs w:val="18"/>
              </w:rPr>
              <w:t xml:space="preserve"> (Resolution of 0.1 Pa)</w:t>
            </w:r>
          </w:p>
        </w:tc>
        <w:tc>
          <w:tcPr>
            <w:tcW w:w="5515" w:type="dxa"/>
            <w:gridSpan w:val="2"/>
            <w:vAlign w:val="center"/>
          </w:tcPr>
          <w:p w14:paraId="69845B22" w14:textId="77777777" w:rsidR="00CD10AA" w:rsidRPr="00155FB2" w:rsidRDefault="00336599"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rPr>
              <w:t>&lt;</w:t>
            </w:r>
            <w:r w:rsidR="00CD10AA" w:rsidRPr="00155FB2">
              <w:rPr>
                <w:rFonts w:asciiTheme="minorHAnsi" w:hAnsiTheme="minorHAnsi"/>
                <w:sz w:val="18"/>
                <w:szCs w:val="18"/>
              </w:rPr>
              <w:t>&lt; required data&gt;</w:t>
            </w:r>
            <w:r w:rsidRPr="00155FB2">
              <w:rPr>
                <w:rFonts w:asciiTheme="minorHAnsi" w:hAnsiTheme="minorHAnsi"/>
                <w:sz w:val="18"/>
                <w:szCs w:val="18"/>
              </w:rPr>
              <w:t>&gt;</w:t>
            </w:r>
            <w:r w:rsidR="00CD10AA" w:rsidRPr="00155FB2">
              <w:rPr>
                <w:rFonts w:asciiTheme="minorHAnsi" w:hAnsiTheme="minorHAnsi"/>
                <w:sz w:val="18"/>
                <w:szCs w:val="18"/>
              </w:rPr>
              <w:t xml:space="preserve"> (Resolution of 1 CFM)</w:t>
            </w:r>
          </w:p>
        </w:tc>
      </w:tr>
      <w:tr w:rsidR="00CD10AA" w:rsidRPr="00155FB2" w14:paraId="69845B26"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69845B24" w14:textId="77777777" w:rsidR="00CD10AA" w:rsidRPr="00155FB2" w:rsidRDefault="00336599"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&lt;</w:t>
            </w:r>
            <w:r w:rsidR="00CD10AA" w:rsidRPr="00155FB2">
              <w:rPr>
                <w:rFonts w:asciiTheme="minorHAnsi" w:hAnsiTheme="minorHAnsi"/>
                <w:sz w:val="18"/>
                <w:szCs w:val="18"/>
              </w:rPr>
              <w:t>&lt; required data&gt;</w:t>
            </w:r>
            <w:r w:rsidRPr="00155FB2">
              <w:rPr>
                <w:rFonts w:asciiTheme="minorHAnsi" w:hAnsiTheme="minorHAnsi"/>
                <w:sz w:val="18"/>
                <w:szCs w:val="18"/>
              </w:rPr>
              <w:t>&gt;</w:t>
            </w:r>
            <w:r w:rsidR="00CD10AA" w:rsidRPr="00155FB2">
              <w:rPr>
                <w:rFonts w:asciiTheme="minorHAnsi" w:hAnsiTheme="minorHAnsi"/>
                <w:sz w:val="18"/>
                <w:szCs w:val="18"/>
              </w:rPr>
              <w:t xml:space="preserve"> (Resolution of 0.1 Pa)</w:t>
            </w:r>
          </w:p>
        </w:tc>
        <w:tc>
          <w:tcPr>
            <w:tcW w:w="5515" w:type="dxa"/>
            <w:gridSpan w:val="2"/>
            <w:vAlign w:val="center"/>
          </w:tcPr>
          <w:p w14:paraId="69845B25" w14:textId="77777777" w:rsidR="00CD10AA" w:rsidRPr="00155FB2" w:rsidRDefault="00336599"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rPr>
              <w:t>&lt;</w:t>
            </w:r>
            <w:r w:rsidR="00CD10AA" w:rsidRPr="00155FB2">
              <w:rPr>
                <w:rFonts w:asciiTheme="minorHAnsi" w:hAnsiTheme="minorHAnsi"/>
                <w:sz w:val="18"/>
                <w:szCs w:val="18"/>
              </w:rPr>
              <w:t>&lt; required data&gt;</w:t>
            </w:r>
            <w:r w:rsidRPr="00155FB2">
              <w:rPr>
                <w:rFonts w:asciiTheme="minorHAnsi" w:hAnsiTheme="minorHAnsi"/>
                <w:sz w:val="18"/>
                <w:szCs w:val="18"/>
              </w:rPr>
              <w:t>&gt;</w:t>
            </w:r>
            <w:r w:rsidR="00CD10AA" w:rsidRPr="00155FB2">
              <w:rPr>
                <w:rFonts w:asciiTheme="minorHAnsi" w:hAnsiTheme="minorHAnsi"/>
                <w:sz w:val="18"/>
                <w:szCs w:val="18"/>
              </w:rPr>
              <w:t xml:space="preserve"> (Resolution of 1 CFM)</w:t>
            </w:r>
          </w:p>
        </w:tc>
      </w:tr>
      <w:tr w:rsidR="00CD10AA" w:rsidRPr="00155FB2" w14:paraId="69845B29"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69845B27" w14:textId="77777777" w:rsidR="00CD10AA" w:rsidRPr="00155FB2" w:rsidRDefault="00336599"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&lt;</w:t>
            </w:r>
            <w:r w:rsidR="00CD10AA" w:rsidRPr="00155FB2">
              <w:rPr>
                <w:rFonts w:asciiTheme="minorHAnsi" w:hAnsiTheme="minorHAnsi"/>
                <w:sz w:val="18"/>
                <w:szCs w:val="18"/>
              </w:rPr>
              <w:t>&lt; required data&gt;</w:t>
            </w:r>
            <w:r w:rsidRPr="00155FB2">
              <w:rPr>
                <w:rFonts w:asciiTheme="minorHAnsi" w:hAnsiTheme="minorHAnsi"/>
                <w:sz w:val="18"/>
                <w:szCs w:val="18"/>
              </w:rPr>
              <w:t>&gt;</w:t>
            </w:r>
            <w:r w:rsidR="00CD10AA" w:rsidRPr="00155FB2">
              <w:rPr>
                <w:rFonts w:asciiTheme="minorHAnsi" w:hAnsiTheme="minorHAnsi"/>
                <w:sz w:val="18"/>
                <w:szCs w:val="18"/>
              </w:rPr>
              <w:t xml:space="preserve"> (Resolution of 0.1 Pa)</w:t>
            </w:r>
          </w:p>
        </w:tc>
        <w:tc>
          <w:tcPr>
            <w:tcW w:w="5515" w:type="dxa"/>
            <w:gridSpan w:val="2"/>
            <w:vAlign w:val="center"/>
          </w:tcPr>
          <w:p w14:paraId="69845B28" w14:textId="77777777" w:rsidR="00CD10AA" w:rsidRPr="00155FB2" w:rsidRDefault="00336599"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rPr>
              <w:t>&lt;</w:t>
            </w:r>
            <w:r w:rsidR="00CD10AA" w:rsidRPr="00155FB2">
              <w:rPr>
                <w:rFonts w:asciiTheme="minorHAnsi" w:hAnsiTheme="minorHAnsi"/>
                <w:sz w:val="18"/>
                <w:szCs w:val="18"/>
              </w:rPr>
              <w:t>&lt; required data&gt;</w:t>
            </w:r>
            <w:r w:rsidRPr="00155FB2">
              <w:rPr>
                <w:rFonts w:asciiTheme="minorHAnsi" w:hAnsiTheme="minorHAnsi"/>
                <w:sz w:val="18"/>
                <w:szCs w:val="18"/>
              </w:rPr>
              <w:t>&gt;</w:t>
            </w:r>
            <w:r w:rsidR="00CD10AA" w:rsidRPr="00155FB2">
              <w:rPr>
                <w:rFonts w:asciiTheme="minorHAnsi" w:hAnsiTheme="minorHAnsi"/>
                <w:sz w:val="18"/>
                <w:szCs w:val="18"/>
              </w:rPr>
              <w:t xml:space="preserve"> (Resolution of 1 CFM)</w:t>
            </w:r>
          </w:p>
        </w:tc>
      </w:tr>
      <w:tr w:rsidR="00CD10AA" w:rsidRPr="00155FB2" w14:paraId="69845B2C"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69845B2A" w14:textId="77777777" w:rsidR="00CD10AA" w:rsidRPr="00155FB2" w:rsidRDefault="00336599"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&lt;</w:t>
            </w:r>
            <w:r w:rsidR="00CD10AA" w:rsidRPr="00155FB2">
              <w:rPr>
                <w:rFonts w:asciiTheme="minorHAnsi" w:hAnsiTheme="minorHAnsi"/>
                <w:sz w:val="18"/>
                <w:szCs w:val="18"/>
              </w:rPr>
              <w:t>&lt; required data&gt;</w:t>
            </w:r>
            <w:r w:rsidRPr="00155FB2">
              <w:rPr>
                <w:rFonts w:asciiTheme="minorHAnsi" w:hAnsiTheme="minorHAnsi"/>
                <w:sz w:val="18"/>
                <w:szCs w:val="18"/>
              </w:rPr>
              <w:t>&gt;</w:t>
            </w:r>
            <w:r w:rsidR="00CD10AA" w:rsidRPr="00155FB2">
              <w:rPr>
                <w:rFonts w:asciiTheme="minorHAnsi" w:hAnsiTheme="minorHAnsi"/>
                <w:sz w:val="18"/>
                <w:szCs w:val="18"/>
              </w:rPr>
              <w:t xml:space="preserve"> (Resolution of 0.1 Pa)</w:t>
            </w:r>
          </w:p>
        </w:tc>
        <w:tc>
          <w:tcPr>
            <w:tcW w:w="5515" w:type="dxa"/>
            <w:gridSpan w:val="2"/>
            <w:vAlign w:val="center"/>
          </w:tcPr>
          <w:p w14:paraId="69845B2B" w14:textId="77777777" w:rsidR="00CD10AA" w:rsidRPr="00155FB2" w:rsidRDefault="00336599"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rPr>
              <w:t>&lt;</w:t>
            </w:r>
            <w:r w:rsidR="00CD10AA" w:rsidRPr="00155FB2">
              <w:rPr>
                <w:rFonts w:asciiTheme="minorHAnsi" w:hAnsiTheme="minorHAnsi"/>
                <w:sz w:val="18"/>
                <w:szCs w:val="18"/>
              </w:rPr>
              <w:t>&lt; required data&gt;</w:t>
            </w:r>
            <w:r w:rsidRPr="00155FB2">
              <w:rPr>
                <w:rFonts w:asciiTheme="minorHAnsi" w:hAnsiTheme="minorHAnsi"/>
                <w:sz w:val="18"/>
                <w:szCs w:val="18"/>
              </w:rPr>
              <w:t>&gt;</w:t>
            </w:r>
            <w:r w:rsidR="00CD10AA" w:rsidRPr="00155FB2">
              <w:rPr>
                <w:rFonts w:asciiTheme="minorHAnsi" w:hAnsiTheme="minorHAnsi"/>
                <w:sz w:val="18"/>
                <w:szCs w:val="18"/>
              </w:rPr>
              <w:t xml:space="preserve"> (Resolution of 1 CFM)</w:t>
            </w:r>
          </w:p>
        </w:tc>
      </w:tr>
      <w:tr w:rsidR="00CD10AA" w:rsidRPr="00155FB2" w14:paraId="69845B2F" w14:textId="77777777" w:rsidTr="00D71BE4">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69845B2D" w14:textId="77777777" w:rsidR="00CD10AA" w:rsidRPr="00155FB2" w:rsidRDefault="00336599"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&lt;</w:t>
            </w:r>
            <w:r w:rsidR="00CD10AA" w:rsidRPr="00155FB2">
              <w:rPr>
                <w:rFonts w:asciiTheme="minorHAnsi" w:hAnsiTheme="minorHAnsi"/>
                <w:sz w:val="18"/>
                <w:szCs w:val="18"/>
              </w:rPr>
              <w:t>&lt; 6-9 optional data&gt;</w:t>
            </w:r>
            <w:r w:rsidRPr="00155FB2">
              <w:rPr>
                <w:rFonts w:asciiTheme="minorHAnsi" w:hAnsiTheme="minorHAnsi"/>
                <w:sz w:val="18"/>
                <w:szCs w:val="18"/>
              </w:rPr>
              <w:t>&gt;</w:t>
            </w:r>
            <w:r w:rsidR="00CD10AA" w:rsidRPr="00155FB2">
              <w:rPr>
                <w:rFonts w:asciiTheme="minorHAnsi" w:hAnsiTheme="minorHAnsi"/>
                <w:sz w:val="18"/>
                <w:szCs w:val="18"/>
              </w:rPr>
              <w:t xml:space="preserve"> (Resolution of 0.1 Pa)</w:t>
            </w:r>
          </w:p>
        </w:tc>
        <w:tc>
          <w:tcPr>
            <w:tcW w:w="5515" w:type="dxa"/>
            <w:gridSpan w:val="2"/>
            <w:vAlign w:val="center"/>
          </w:tcPr>
          <w:p w14:paraId="69845B2E" w14:textId="77777777" w:rsidR="00CD10AA" w:rsidRPr="00155FB2" w:rsidRDefault="00336599"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rPr>
              <w:t>&lt;</w:t>
            </w:r>
            <w:r w:rsidR="00CD10AA" w:rsidRPr="00155FB2">
              <w:rPr>
                <w:rFonts w:asciiTheme="minorHAnsi" w:hAnsiTheme="minorHAnsi"/>
                <w:sz w:val="18"/>
                <w:szCs w:val="18"/>
              </w:rPr>
              <w:t>&lt; 6-9 optional data&gt;</w:t>
            </w:r>
            <w:r w:rsidRPr="00155FB2">
              <w:rPr>
                <w:rFonts w:asciiTheme="minorHAnsi" w:hAnsiTheme="minorHAnsi"/>
                <w:sz w:val="18"/>
                <w:szCs w:val="18"/>
              </w:rPr>
              <w:t>&gt;</w:t>
            </w:r>
            <w:r w:rsidR="00CD10AA" w:rsidRPr="00155FB2">
              <w:rPr>
                <w:rFonts w:asciiTheme="minorHAnsi" w:hAnsiTheme="minorHAnsi"/>
                <w:sz w:val="18"/>
                <w:szCs w:val="18"/>
              </w:rPr>
              <w:t xml:space="preserve"> (Resolution of 1 CFM)</w:t>
            </w:r>
          </w:p>
        </w:tc>
      </w:tr>
      <w:tr w:rsidR="00CD10AA" w:rsidRPr="00155FB2" w14:paraId="69845B31" w14:textId="77777777" w:rsidTr="003E22E5">
        <w:tblPrEx>
          <w:tblBorders>
            <w:top w:val="single" w:sz="4" w:space="0" w:color="000000"/>
            <w:left w:val="single" w:sz="4" w:space="0" w:color="000000"/>
            <w:bottom w:val="single" w:sz="4" w:space="0" w:color="000000"/>
            <w:right w:val="single" w:sz="4" w:space="0" w:color="000000"/>
          </w:tblBorders>
        </w:tblPrEx>
        <w:trPr>
          <w:trHeight w:hRule="exact" w:val="77"/>
        </w:trPr>
        <w:tc>
          <w:tcPr>
            <w:tcW w:w="11016" w:type="dxa"/>
            <w:gridSpan w:val="4"/>
            <w:vAlign w:val="center"/>
          </w:tcPr>
          <w:p w14:paraId="69845B30"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CD10AA" w:rsidRPr="00155FB2" w14:paraId="69845B35" w14:textId="77777777" w:rsidTr="00D3389F">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69845B32"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05</w:t>
            </w:r>
          </w:p>
        </w:tc>
        <w:tc>
          <w:tcPr>
            <w:tcW w:w="4918" w:type="dxa"/>
            <w:gridSpan w:val="2"/>
          </w:tcPr>
          <w:p w14:paraId="69845B33" w14:textId="5972FD03" w:rsidR="00CD10AA" w:rsidRPr="00155FB2" w:rsidRDefault="00CD10AA" w:rsidP="003E22E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lang w:eastAsia="zh-TW"/>
              </w:rPr>
              <w:t xml:space="preserve">Average </w:t>
            </w:r>
            <w:r w:rsidR="003E22E5">
              <w:rPr>
                <w:rFonts w:asciiTheme="minorHAnsi" w:hAnsiTheme="minorHAnsi"/>
                <w:sz w:val="18"/>
                <w:szCs w:val="18"/>
                <w:lang w:eastAsia="zh-TW"/>
              </w:rPr>
              <w:t>N</w:t>
            </w:r>
            <w:r w:rsidRPr="00155FB2">
              <w:rPr>
                <w:rFonts w:asciiTheme="minorHAnsi" w:hAnsiTheme="minorHAnsi"/>
                <w:sz w:val="18"/>
                <w:szCs w:val="18"/>
                <w:lang w:eastAsia="zh-TW"/>
              </w:rPr>
              <w:t>ominal CFM50</w:t>
            </w:r>
          </w:p>
        </w:tc>
        <w:tc>
          <w:tcPr>
            <w:tcW w:w="5508" w:type="dxa"/>
          </w:tcPr>
          <w:p w14:paraId="69845B34" w14:textId="77777777" w:rsidR="00CD10AA" w:rsidRPr="00155FB2" w:rsidRDefault="00336599"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 xml:space="preserve">&lt;&lt;calculated value, </w:t>
            </w:r>
            <w:r w:rsidR="00CD10AA" w:rsidRPr="00155FB2">
              <w:rPr>
                <w:rFonts w:asciiTheme="minorHAnsi" w:hAnsiTheme="minorHAnsi"/>
                <w:sz w:val="18"/>
                <w:szCs w:val="18"/>
              </w:rPr>
              <w:t xml:space="preserve">  = (C.4</w:t>
            </w:r>
            <w:r w:rsidR="00CD10AA" w:rsidRPr="00155FB2">
              <w:rPr>
                <w:rFonts w:asciiTheme="minorHAnsi" w:hAnsiTheme="minorHAnsi"/>
                <w:sz w:val="18"/>
                <w:szCs w:val="18"/>
                <w:vertAlign w:val="subscript"/>
              </w:rPr>
              <w:t>1</w:t>
            </w:r>
            <w:r w:rsidR="00CD10AA" w:rsidRPr="00155FB2">
              <w:rPr>
                <w:rFonts w:asciiTheme="minorHAnsi" w:hAnsiTheme="minorHAnsi"/>
                <w:sz w:val="18"/>
                <w:szCs w:val="18"/>
              </w:rPr>
              <w:t>+C.4</w:t>
            </w:r>
            <w:r w:rsidR="00CD10AA" w:rsidRPr="00155FB2">
              <w:rPr>
                <w:rFonts w:asciiTheme="minorHAnsi" w:hAnsiTheme="minorHAnsi"/>
                <w:sz w:val="18"/>
                <w:szCs w:val="18"/>
                <w:vertAlign w:val="subscript"/>
              </w:rPr>
              <w:t>2</w:t>
            </w:r>
            <w:r w:rsidR="00CD10AA" w:rsidRPr="00155FB2">
              <w:rPr>
                <w:rFonts w:asciiTheme="minorHAnsi" w:hAnsiTheme="minorHAnsi"/>
                <w:sz w:val="18"/>
                <w:szCs w:val="18"/>
              </w:rPr>
              <w:t>+ C.4</w:t>
            </w:r>
            <w:r w:rsidR="00CD10AA" w:rsidRPr="00155FB2">
              <w:rPr>
                <w:rFonts w:asciiTheme="minorHAnsi" w:hAnsiTheme="minorHAnsi"/>
                <w:sz w:val="18"/>
                <w:szCs w:val="18"/>
                <w:vertAlign w:val="subscript"/>
              </w:rPr>
              <w:t>3</w:t>
            </w:r>
            <w:r w:rsidR="00CD10AA" w:rsidRPr="00155FB2">
              <w:rPr>
                <w:rFonts w:asciiTheme="minorHAnsi" w:hAnsiTheme="minorHAnsi"/>
                <w:sz w:val="18"/>
                <w:szCs w:val="18"/>
              </w:rPr>
              <w:t>+ C.4</w:t>
            </w:r>
            <w:r w:rsidR="00CD10AA" w:rsidRPr="00155FB2">
              <w:rPr>
                <w:rFonts w:asciiTheme="minorHAnsi" w:hAnsiTheme="minorHAnsi"/>
                <w:sz w:val="18"/>
                <w:szCs w:val="18"/>
                <w:vertAlign w:val="subscript"/>
              </w:rPr>
              <w:t>4</w:t>
            </w:r>
            <w:r w:rsidR="00CD10AA" w:rsidRPr="00155FB2">
              <w:rPr>
                <w:rFonts w:asciiTheme="minorHAnsi" w:hAnsiTheme="minorHAnsi"/>
                <w:sz w:val="18"/>
                <w:szCs w:val="18"/>
              </w:rPr>
              <w:t>+ C.4</w:t>
            </w:r>
            <w:r w:rsidR="00CD10AA" w:rsidRPr="00155FB2">
              <w:rPr>
                <w:rFonts w:asciiTheme="minorHAnsi" w:hAnsiTheme="minorHAnsi"/>
                <w:sz w:val="18"/>
                <w:szCs w:val="18"/>
                <w:vertAlign w:val="subscript"/>
              </w:rPr>
              <w:t>5</w:t>
            </w:r>
            <w:r w:rsidR="00CD10AA" w:rsidRPr="00155FB2">
              <w:rPr>
                <w:rFonts w:asciiTheme="minorHAnsi" w:hAnsiTheme="minorHAnsi"/>
                <w:sz w:val="18"/>
                <w:szCs w:val="18"/>
              </w:rPr>
              <w:t>+C.4</w:t>
            </w:r>
            <w:r w:rsidR="00CD10AA" w:rsidRPr="00155FB2">
              <w:rPr>
                <w:rFonts w:asciiTheme="minorHAnsi" w:hAnsiTheme="minorHAnsi"/>
                <w:sz w:val="18"/>
                <w:szCs w:val="18"/>
                <w:vertAlign w:val="subscript"/>
              </w:rPr>
              <w:t>6</w:t>
            </w:r>
            <w:r w:rsidR="00CD10AA" w:rsidRPr="00155FB2">
              <w:rPr>
                <w:rFonts w:asciiTheme="minorHAnsi" w:hAnsiTheme="minorHAnsi"/>
                <w:sz w:val="18"/>
                <w:szCs w:val="18"/>
              </w:rPr>
              <w:t>+ C.4</w:t>
            </w:r>
            <w:r w:rsidR="00CD10AA" w:rsidRPr="00155FB2">
              <w:rPr>
                <w:rFonts w:asciiTheme="minorHAnsi" w:hAnsiTheme="minorHAnsi"/>
                <w:sz w:val="18"/>
                <w:szCs w:val="18"/>
                <w:vertAlign w:val="subscript"/>
              </w:rPr>
              <w:t>7</w:t>
            </w:r>
            <w:r w:rsidR="00CD10AA" w:rsidRPr="00155FB2">
              <w:rPr>
                <w:rFonts w:asciiTheme="minorHAnsi" w:hAnsiTheme="minorHAnsi"/>
                <w:sz w:val="18"/>
                <w:szCs w:val="18"/>
              </w:rPr>
              <w:t>+ C.4</w:t>
            </w:r>
            <w:r w:rsidR="00CD10AA" w:rsidRPr="00155FB2">
              <w:rPr>
                <w:rFonts w:asciiTheme="minorHAnsi" w:hAnsiTheme="minorHAnsi"/>
                <w:sz w:val="18"/>
                <w:szCs w:val="18"/>
                <w:vertAlign w:val="subscript"/>
              </w:rPr>
              <w:t>8</w:t>
            </w:r>
            <w:r w:rsidR="00CD10AA" w:rsidRPr="00155FB2">
              <w:rPr>
                <w:rFonts w:asciiTheme="minorHAnsi" w:hAnsiTheme="minorHAnsi"/>
                <w:sz w:val="18"/>
                <w:szCs w:val="18"/>
              </w:rPr>
              <w:t>+ C.4</w:t>
            </w:r>
            <w:r w:rsidR="00CD10AA" w:rsidRPr="00155FB2">
              <w:rPr>
                <w:rFonts w:asciiTheme="minorHAnsi" w:hAnsiTheme="minorHAnsi"/>
                <w:sz w:val="18"/>
                <w:szCs w:val="18"/>
                <w:vertAlign w:val="subscript"/>
              </w:rPr>
              <w:t>9</w:t>
            </w:r>
            <w:r w:rsidR="00CD10AA" w:rsidRPr="00155FB2">
              <w:rPr>
                <w:rFonts w:asciiTheme="minorHAnsi" w:hAnsiTheme="minorHAnsi"/>
                <w:sz w:val="18"/>
                <w:szCs w:val="18"/>
              </w:rPr>
              <w:t xml:space="preserve">)/N </w:t>
            </w:r>
            <w:r w:rsidR="00E765F9" w:rsidRPr="00155FB2">
              <w:rPr>
                <w:rFonts w:asciiTheme="minorHAnsi" w:hAnsiTheme="minorHAnsi"/>
                <w:sz w:val="18"/>
                <w:szCs w:val="18"/>
              </w:rPr>
              <w:t xml:space="preserve">(N equals </w:t>
            </w:r>
            <w:r w:rsidR="00CD10AA" w:rsidRPr="00155FB2">
              <w:rPr>
                <w:rFonts w:asciiTheme="minorHAnsi" w:hAnsiTheme="minorHAnsi"/>
                <w:sz w:val="18"/>
                <w:szCs w:val="18"/>
              </w:rPr>
              <w:t>the number of tests</w:t>
            </w:r>
            <w:r w:rsidRPr="00155FB2">
              <w:rPr>
                <w:rFonts w:asciiTheme="minorHAnsi" w:hAnsiTheme="minorHAnsi"/>
                <w:sz w:val="18"/>
                <w:szCs w:val="18"/>
              </w:rPr>
              <w:t>)&gt;&gt;</w:t>
            </w:r>
          </w:p>
        </w:tc>
      </w:tr>
    </w:tbl>
    <w:p w14:paraId="69845B36" w14:textId="77777777" w:rsidR="00CD10AA" w:rsidRPr="002531C9" w:rsidRDefault="00CD10AA" w:rsidP="00155FB2">
      <w:pPr>
        <w:rPr>
          <w:rFonts w:asciiTheme="minorHAnsi" w:hAnsiTheme="minorHAnsi"/>
          <w:szCs w:val="18"/>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CD10AA" w:rsidRPr="00155FB2" w14:paraId="69845B38" w14:textId="77777777" w:rsidTr="0049004B">
        <w:tc>
          <w:tcPr>
            <w:tcW w:w="11014" w:type="dxa"/>
            <w:gridSpan w:val="3"/>
            <w:vAlign w:val="center"/>
          </w:tcPr>
          <w:p w14:paraId="69845B37" w14:textId="77777777" w:rsidR="00CD10AA" w:rsidRPr="002531C9"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2531C9">
              <w:rPr>
                <w:rFonts w:asciiTheme="minorHAnsi" w:hAnsiTheme="minorHAnsi"/>
                <w:b/>
                <w:szCs w:val="18"/>
              </w:rPr>
              <w:t>D. Altitude and Temperature Correction</w:t>
            </w:r>
          </w:p>
        </w:tc>
      </w:tr>
      <w:tr w:rsidR="00CD10AA" w:rsidRPr="00155FB2" w14:paraId="69845B3A" w14:textId="77777777" w:rsidTr="0049004B">
        <w:tc>
          <w:tcPr>
            <w:tcW w:w="11014" w:type="dxa"/>
            <w:gridSpan w:val="3"/>
            <w:vAlign w:val="center"/>
          </w:tcPr>
          <w:p w14:paraId="69845B39"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155FB2">
              <w:rPr>
                <w:rFonts w:asciiTheme="minorHAnsi" w:hAnsiTheme="minorHAnsi"/>
                <w:sz w:val="18"/>
                <w:szCs w:val="18"/>
              </w:rPr>
              <w:t>&lt;&lt;if row C. 2 = “no”, use this section&gt;&gt;</w:t>
            </w:r>
          </w:p>
        </w:tc>
      </w:tr>
      <w:tr w:rsidR="00CD10AA" w:rsidRPr="00155FB2" w14:paraId="69845B40" w14:textId="77777777" w:rsidTr="0049004B">
        <w:tc>
          <w:tcPr>
            <w:tcW w:w="589" w:type="dxa"/>
            <w:vAlign w:val="center"/>
          </w:tcPr>
          <w:p w14:paraId="69845B3B"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155FB2">
              <w:rPr>
                <w:rFonts w:asciiTheme="minorHAnsi" w:hAnsiTheme="minorHAnsi"/>
                <w:sz w:val="18"/>
                <w:szCs w:val="18"/>
              </w:rPr>
              <w:t>01</w:t>
            </w:r>
          </w:p>
        </w:tc>
        <w:tc>
          <w:tcPr>
            <w:tcW w:w="4651" w:type="dxa"/>
          </w:tcPr>
          <w:p w14:paraId="69845B3C" w14:textId="4CD18C73" w:rsidR="00CD10AA" w:rsidRPr="00155FB2" w:rsidRDefault="00CD10AA" w:rsidP="003E22E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155FB2">
              <w:rPr>
                <w:rFonts w:asciiTheme="minorHAnsi" w:hAnsiTheme="minorHAnsi"/>
                <w:sz w:val="18"/>
                <w:szCs w:val="18"/>
              </w:rPr>
              <w:t xml:space="preserve">Altitude </w:t>
            </w:r>
            <w:r w:rsidR="003E22E5">
              <w:rPr>
                <w:rFonts w:asciiTheme="minorHAnsi" w:hAnsiTheme="minorHAnsi"/>
                <w:sz w:val="18"/>
                <w:szCs w:val="18"/>
              </w:rPr>
              <w:t>C</w:t>
            </w:r>
            <w:r w:rsidRPr="00155FB2">
              <w:rPr>
                <w:rFonts w:asciiTheme="minorHAnsi" w:hAnsiTheme="minorHAnsi"/>
                <w:sz w:val="18"/>
                <w:szCs w:val="18"/>
              </w:rPr>
              <w:t xml:space="preserve">orrection </w:t>
            </w:r>
            <w:r w:rsidR="003E22E5">
              <w:rPr>
                <w:rFonts w:asciiTheme="minorHAnsi" w:hAnsiTheme="minorHAnsi"/>
                <w:sz w:val="18"/>
                <w:szCs w:val="18"/>
              </w:rPr>
              <w:t>F</w:t>
            </w:r>
            <w:r w:rsidRPr="00155FB2">
              <w:rPr>
                <w:rFonts w:asciiTheme="minorHAnsi" w:hAnsiTheme="minorHAnsi"/>
                <w:sz w:val="18"/>
                <w:szCs w:val="18"/>
              </w:rPr>
              <w:t>actor</w:t>
            </w:r>
          </w:p>
        </w:tc>
        <w:tc>
          <w:tcPr>
            <w:tcW w:w="5774" w:type="dxa"/>
          </w:tcPr>
          <w:p w14:paraId="69845B3D"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 xml:space="preserve">&lt;&lt;calculated value, if </w:t>
            </w:r>
          </w:p>
          <w:p w14:paraId="69845B3E"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row A. 6 ≤ 5000 Ft = 1;</w:t>
            </w:r>
          </w:p>
          <w:p w14:paraId="69845B3F"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155FB2">
              <w:rPr>
                <w:rFonts w:asciiTheme="minorHAnsi" w:hAnsiTheme="minorHAnsi"/>
                <w:sz w:val="18"/>
                <w:szCs w:val="18"/>
              </w:rPr>
              <w:t>row A. 6 &gt; 5000 =, 1 + .000006 * row A. 6</w:t>
            </w:r>
          </w:p>
        </w:tc>
      </w:tr>
      <w:tr w:rsidR="00CD10AA" w:rsidRPr="00155FB2" w14:paraId="69845B44" w14:textId="77777777" w:rsidTr="0049004B">
        <w:tc>
          <w:tcPr>
            <w:tcW w:w="589" w:type="dxa"/>
            <w:vAlign w:val="center"/>
          </w:tcPr>
          <w:p w14:paraId="69845B41"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155FB2">
              <w:rPr>
                <w:rFonts w:asciiTheme="minorHAnsi" w:hAnsiTheme="minorHAnsi"/>
                <w:sz w:val="18"/>
                <w:szCs w:val="18"/>
              </w:rPr>
              <w:t>02</w:t>
            </w:r>
          </w:p>
        </w:tc>
        <w:tc>
          <w:tcPr>
            <w:tcW w:w="4651" w:type="dxa"/>
          </w:tcPr>
          <w:p w14:paraId="69845B42" w14:textId="65D3A367" w:rsidR="00CD10AA" w:rsidRPr="00155FB2" w:rsidRDefault="00CD10AA" w:rsidP="003E22E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155FB2">
              <w:rPr>
                <w:rFonts w:asciiTheme="minorHAnsi" w:hAnsiTheme="minorHAnsi"/>
                <w:sz w:val="18"/>
                <w:szCs w:val="18"/>
              </w:rPr>
              <w:t xml:space="preserve">Temperature </w:t>
            </w:r>
            <w:r w:rsidR="003E22E5">
              <w:rPr>
                <w:rFonts w:asciiTheme="minorHAnsi" w:hAnsiTheme="minorHAnsi"/>
                <w:sz w:val="18"/>
                <w:szCs w:val="18"/>
              </w:rPr>
              <w:t>C</w:t>
            </w:r>
            <w:r w:rsidRPr="00155FB2">
              <w:rPr>
                <w:rFonts w:asciiTheme="minorHAnsi" w:hAnsiTheme="minorHAnsi"/>
                <w:sz w:val="18"/>
                <w:szCs w:val="18"/>
              </w:rPr>
              <w:t xml:space="preserve">orrection </w:t>
            </w:r>
            <w:r w:rsidR="003E22E5">
              <w:rPr>
                <w:rFonts w:asciiTheme="minorHAnsi" w:hAnsiTheme="minorHAnsi"/>
                <w:sz w:val="18"/>
                <w:szCs w:val="18"/>
              </w:rPr>
              <w:t>F</w:t>
            </w:r>
            <w:r w:rsidRPr="00155FB2">
              <w:rPr>
                <w:rFonts w:asciiTheme="minorHAnsi" w:hAnsiTheme="minorHAnsi"/>
                <w:sz w:val="18"/>
                <w:szCs w:val="18"/>
              </w:rPr>
              <w:t>actor</w:t>
            </w:r>
          </w:p>
        </w:tc>
        <w:tc>
          <w:tcPr>
            <w:tcW w:w="5774" w:type="dxa"/>
          </w:tcPr>
          <w:p w14:paraId="69845B43"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155FB2">
              <w:rPr>
                <w:rFonts w:asciiTheme="minorHAnsi" w:hAnsiTheme="minorHAnsi"/>
                <w:sz w:val="18"/>
                <w:szCs w:val="18"/>
              </w:rPr>
              <w:t>&lt;&lt;from tables RA3.8-2 and RA3.8-3, possible look up?</w:t>
            </w:r>
            <w:r w:rsidRPr="00155FB2">
              <w:rPr>
                <w:rFonts w:asciiTheme="minorHAnsi" w:hAnsiTheme="minorHAnsi"/>
                <w:sz w:val="18"/>
                <w:szCs w:val="18"/>
              </w:rPr>
              <w:br/>
              <w:t>showing both input and output for user to double check&gt;&gt;</w:t>
            </w:r>
          </w:p>
        </w:tc>
      </w:tr>
      <w:tr w:rsidR="00CD10AA" w:rsidRPr="00155FB2" w14:paraId="69845B48" w14:textId="77777777" w:rsidTr="0049004B">
        <w:tc>
          <w:tcPr>
            <w:tcW w:w="589" w:type="dxa"/>
            <w:vAlign w:val="center"/>
          </w:tcPr>
          <w:p w14:paraId="69845B45"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03</w:t>
            </w:r>
          </w:p>
        </w:tc>
        <w:tc>
          <w:tcPr>
            <w:tcW w:w="4651" w:type="dxa"/>
          </w:tcPr>
          <w:p w14:paraId="69845B46" w14:textId="3767A54F"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Corrected CFM50</w:t>
            </w:r>
          </w:p>
        </w:tc>
        <w:tc>
          <w:tcPr>
            <w:tcW w:w="5774" w:type="dxa"/>
          </w:tcPr>
          <w:p w14:paraId="69845B47"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 xml:space="preserve">&lt;&lt;calculated value, Row C. </w:t>
            </w:r>
            <w:r w:rsidR="00336599" w:rsidRPr="00155FB2">
              <w:rPr>
                <w:rFonts w:asciiTheme="minorHAnsi" w:hAnsiTheme="minorHAnsi"/>
                <w:sz w:val="18"/>
                <w:szCs w:val="18"/>
              </w:rPr>
              <w:t>5</w:t>
            </w:r>
            <w:r w:rsidRPr="00155FB2">
              <w:rPr>
                <w:rFonts w:asciiTheme="minorHAnsi" w:hAnsiTheme="minorHAnsi"/>
                <w:sz w:val="18"/>
                <w:szCs w:val="18"/>
              </w:rPr>
              <w:t>*altitude correction D. 1 * temperature correction D. 2&gt;&gt;</w:t>
            </w:r>
          </w:p>
        </w:tc>
      </w:tr>
    </w:tbl>
    <w:p w14:paraId="69845B49" w14:textId="77777777" w:rsidR="00CD10AA" w:rsidRPr="002531C9" w:rsidRDefault="00CD10AA" w:rsidP="00155FB2">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CD10AA" w:rsidRPr="00155FB2" w14:paraId="69845B4B" w14:textId="77777777" w:rsidTr="0049004B">
        <w:tc>
          <w:tcPr>
            <w:tcW w:w="11016" w:type="dxa"/>
            <w:gridSpan w:val="3"/>
          </w:tcPr>
          <w:p w14:paraId="69845B4A" w14:textId="77777777" w:rsidR="00CD10AA" w:rsidRPr="002531C9" w:rsidRDefault="00CD10AA" w:rsidP="00155FB2">
            <w:pPr>
              <w:keepNext/>
              <w:rPr>
                <w:rFonts w:asciiTheme="minorHAnsi" w:hAnsiTheme="minorHAnsi"/>
                <w:szCs w:val="18"/>
              </w:rPr>
            </w:pPr>
            <w:r w:rsidRPr="002531C9">
              <w:rPr>
                <w:rFonts w:asciiTheme="minorHAnsi" w:hAnsiTheme="minorHAnsi"/>
                <w:b/>
                <w:szCs w:val="18"/>
              </w:rPr>
              <w:t>E. Accuracy Adjustment</w:t>
            </w:r>
          </w:p>
        </w:tc>
      </w:tr>
      <w:tr w:rsidR="00CD10AA" w:rsidRPr="00155FB2" w14:paraId="69845B4D" w14:textId="77777777" w:rsidTr="0049004B">
        <w:tc>
          <w:tcPr>
            <w:tcW w:w="11016" w:type="dxa"/>
            <w:gridSpan w:val="3"/>
          </w:tcPr>
          <w:p w14:paraId="69845B4C" w14:textId="77777777" w:rsidR="00CD10AA" w:rsidRPr="00155FB2" w:rsidRDefault="00CD10AA" w:rsidP="00155FB2">
            <w:pPr>
              <w:keepNext/>
              <w:rPr>
                <w:rFonts w:asciiTheme="minorHAnsi" w:hAnsiTheme="minorHAnsi"/>
                <w:b/>
                <w:sz w:val="18"/>
                <w:szCs w:val="18"/>
              </w:rPr>
            </w:pPr>
            <w:r w:rsidRPr="00155FB2">
              <w:rPr>
                <w:rFonts w:asciiTheme="minorHAnsi" w:hAnsiTheme="minorHAnsi"/>
                <w:sz w:val="18"/>
                <w:szCs w:val="18"/>
              </w:rPr>
              <w:t>&lt;&lt;if row C. 2 = “no”, use this section&gt;&gt;</w:t>
            </w:r>
          </w:p>
        </w:tc>
      </w:tr>
      <w:tr w:rsidR="00CD10AA" w:rsidRPr="00155FB2" w14:paraId="69845B51" w14:textId="77777777" w:rsidTr="0049004B">
        <w:tc>
          <w:tcPr>
            <w:tcW w:w="558" w:type="dxa"/>
            <w:vAlign w:val="center"/>
          </w:tcPr>
          <w:p w14:paraId="69845B4E"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lang w:eastAsia="zh-TW"/>
              </w:rPr>
              <w:t>01</w:t>
            </w:r>
          </w:p>
        </w:tc>
        <w:tc>
          <w:tcPr>
            <w:tcW w:w="4680" w:type="dxa"/>
          </w:tcPr>
          <w:p w14:paraId="69845B4F" w14:textId="507445F0" w:rsidR="00CD10AA" w:rsidRPr="00155FB2" w:rsidRDefault="00CD10AA" w:rsidP="003E22E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lang w:eastAsia="zh-TW"/>
              </w:rPr>
              <w:t xml:space="preserve">Standard </w:t>
            </w:r>
            <w:r w:rsidR="003E22E5">
              <w:rPr>
                <w:rFonts w:asciiTheme="minorHAnsi" w:hAnsiTheme="minorHAnsi"/>
                <w:sz w:val="18"/>
                <w:szCs w:val="18"/>
                <w:lang w:eastAsia="zh-TW"/>
              </w:rPr>
              <w:t>D</w:t>
            </w:r>
            <w:r w:rsidRPr="00155FB2">
              <w:rPr>
                <w:rFonts w:asciiTheme="minorHAnsi" w:hAnsiTheme="minorHAnsi"/>
                <w:sz w:val="18"/>
                <w:szCs w:val="18"/>
                <w:lang w:eastAsia="zh-TW"/>
              </w:rPr>
              <w:t xml:space="preserve">eviation of </w:t>
            </w:r>
            <w:r w:rsidR="003E22E5">
              <w:rPr>
                <w:rFonts w:asciiTheme="minorHAnsi" w:hAnsiTheme="minorHAnsi"/>
                <w:sz w:val="18"/>
                <w:szCs w:val="18"/>
                <w:lang w:eastAsia="zh-TW"/>
              </w:rPr>
              <w:t>N</w:t>
            </w:r>
            <w:r w:rsidRPr="00155FB2">
              <w:rPr>
                <w:rFonts w:asciiTheme="minorHAnsi" w:hAnsiTheme="minorHAnsi"/>
                <w:sz w:val="18"/>
                <w:szCs w:val="18"/>
                <w:lang w:eastAsia="zh-TW"/>
              </w:rPr>
              <w:t xml:space="preserve">ominal CFM 50 </w:t>
            </w:r>
            <w:r w:rsidR="003E22E5">
              <w:rPr>
                <w:rFonts w:asciiTheme="minorHAnsi" w:hAnsiTheme="minorHAnsi"/>
                <w:sz w:val="18"/>
                <w:szCs w:val="18"/>
                <w:lang w:eastAsia="zh-TW"/>
              </w:rPr>
              <w:t>V</w:t>
            </w:r>
            <w:r w:rsidRPr="00155FB2">
              <w:rPr>
                <w:rFonts w:asciiTheme="minorHAnsi" w:hAnsiTheme="minorHAnsi"/>
                <w:sz w:val="18"/>
                <w:szCs w:val="18"/>
                <w:lang w:eastAsia="zh-TW"/>
              </w:rPr>
              <w:t xml:space="preserve">alues </w:t>
            </w:r>
            <w:r w:rsidR="003E22E5">
              <w:rPr>
                <w:rFonts w:asciiTheme="minorHAnsi" w:hAnsiTheme="minorHAnsi"/>
                <w:sz w:val="18"/>
                <w:szCs w:val="18"/>
                <w:lang w:eastAsia="zh-TW"/>
              </w:rPr>
              <w:t>A</w:t>
            </w:r>
            <w:r w:rsidRPr="00155FB2">
              <w:rPr>
                <w:rFonts w:asciiTheme="minorHAnsi" w:hAnsiTheme="minorHAnsi"/>
                <w:sz w:val="18"/>
                <w:szCs w:val="18"/>
                <w:lang w:eastAsia="zh-TW"/>
              </w:rPr>
              <w:t>bove</w:t>
            </w:r>
          </w:p>
        </w:tc>
        <w:tc>
          <w:tcPr>
            <w:tcW w:w="5778" w:type="dxa"/>
          </w:tcPr>
          <w:p w14:paraId="69845B50"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lang w:eastAsia="zh-TW"/>
              </w:rPr>
              <w:t xml:space="preserve">&lt;&lt;calculated, </w:t>
            </w:r>
            <w:r w:rsidRPr="00155FB2">
              <w:rPr>
                <w:rFonts w:asciiTheme="minorHAnsi" w:hAnsiTheme="minorHAnsi"/>
                <w:sz w:val="18"/>
                <w:szCs w:val="18"/>
              </w:rPr>
              <w:t>equals the square root of {[(C.5- C.4</w:t>
            </w:r>
            <w:r w:rsidRPr="00155FB2">
              <w:rPr>
                <w:rFonts w:asciiTheme="minorHAnsi" w:hAnsiTheme="minorHAnsi"/>
                <w:sz w:val="18"/>
                <w:szCs w:val="18"/>
                <w:vertAlign w:val="subscript"/>
              </w:rPr>
              <w:t>1</w:t>
            </w:r>
            <w:r w:rsidRPr="00155FB2">
              <w:rPr>
                <w:rFonts w:asciiTheme="minorHAnsi" w:hAnsiTheme="minorHAnsi"/>
                <w:sz w:val="18"/>
                <w:szCs w:val="18"/>
              </w:rPr>
              <w:t>)^2+(C.5- C.4</w:t>
            </w:r>
            <w:r w:rsidRPr="00155FB2">
              <w:rPr>
                <w:rFonts w:asciiTheme="minorHAnsi" w:hAnsiTheme="minorHAnsi"/>
                <w:sz w:val="18"/>
                <w:szCs w:val="18"/>
                <w:vertAlign w:val="subscript"/>
              </w:rPr>
              <w:t>2</w:t>
            </w:r>
            <w:r w:rsidRPr="00155FB2">
              <w:rPr>
                <w:rFonts w:asciiTheme="minorHAnsi" w:hAnsiTheme="minorHAnsi"/>
                <w:sz w:val="18"/>
                <w:szCs w:val="18"/>
              </w:rPr>
              <w:t>)^2+(C.5- C.4</w:t>
            </w:r>
            <w:r w:rsidRPr="00155FB2">
              <w:rPr>
                <w:rFonts w:asciiTheme="minorHAnsi" w:hAnsiTheme="minorHAnsi"/>
                <w:sz w:val="18"/>
                <w:szCs w:val="18"/>
                <w:vertAlign w:val="subscript"/>
              </w:rPr>
              <w:t>3</w:t>
            </w:r>
            <w:r w:rsidRPr="00155FB2">
              <w:rPr>
                <w:rFonts w:asciiTheme="minorHAnsi" w:hAnsiTheme="minorHAnsi"/>
                <w:sz w:val="18"/>
                <w:szCs w:val="18"/>
              </w:rPr>
              <w:t>)^2+(C.5- C.4</w:t>
            </w:r>
            <w:r w:rsidRPr="00155FB2">
              <w:rPr>
                <w:rFonts w:asciiTheme="minorHAnsi" w:hAnsiTheme="minorHAnsi"/>
                <w:sz w:val="18"/>
                <w:szCs w:val="18"/>
                <w:vertAlign w:val="subscript"/>
              </w:rPr>
              <w:t>4</w:t>
            </w:r>
            <w:r w:rsidRPr="00155FB2">
              <w:rPr>
                <w:rFonts w:asciiTheme="minorHAnsi" w:hAnsiTheme="minorHAnsi"/>
                <w:sz w:val="18"/>
                <w:szCs w:val="18"/>
              </w:rPr>
              <w:t>)^2+(C.5- C.4</w:t>
            </w:r>
            <w:r w:rsidRPr="00155FB2">
              <w:rPr>
                <w:rFonts w:asciiTheme="minorHAnsi" w:hAnsiTheme="minorHAnsi"/>
                <w:sz w:val="18"/>
                <w:szCs w:val="18"/>
                <w:vertAlign w:val="subscript"/>
              </w:rPr>
              <w:t>5</w:t>
            </w:r>
            <w:r w:rsidRPr="00155FB2">
              <w:rPr>
                <w:rFonts w:asciiTheme="minorHAnsi" w:hAnsiTheme="minorHAnsi"/>
                <w:sz w:val="18"/>
                <w:szCs w:val="18"/>
              </w:rPr>
              <w:t>)^2+(C.5- C.4</w:t>
            </w:r>
            <w:r w:rsidRPr="00155FB2">
              <w:rPr>
                <w:rFonts w:asciiTheme="minorHAnsi" w:hAnsiTheme="minorHAnsi"/>
                <w:sz w:val="18"/>
                <w:szCs w:val="18"/>
                <w:vertAlign w:val="subscript"/>
              </w:rPr>
              <w:t>6</w:t>
            </w:r>
            <w:r w:rsidRPr="00155FB2">
              <w:rPr>
                <w:rFonts w:asciiTheme="minorHAnsi" w:hAnsiTheme="minorHAnsi"/>
                <w:sz w:val="18"/>
                <w:szCs w:val="18"/>
              </w:rPr>
              <w:t>)^2+(C.5- C.4</w:t>
            </w:r>
            <w:r w:rsidRPr="00155FB2">
              <w:rPr>
                <w:rFonts w:asciiTheme="minorHAnsi" w:hAnsiTheme="minorHAnsi"/>
                <w:sz w:val="18"/>
                <w:szCs w:val="18"/>
                <w:vertAlign w:val="subscript"/>
              </w:rPr>
              <w:t>7</w:t>
            </w:r>
            <w:r w:rsidRPr="00155FB2">
              <w:rPr>
                <w:rFonts w:asciiTheme="minorHAnsi" w:hAnsiTheme="minorHAnsi"/>
                <w:sz w:val="18"/>
                <w:szCs w:val="18"/>
              </w:rPr>
              <w:t>)^2+(C.5- C.4</w:t>
            </w:r>
            <w:r w:rsidRPr="00155FB2">
              <w:rPr>
                <w:rFonts w:asciiTheme="minorHAnsi" w:hAnsiTheme="minorHAnsi"/>
                <w:sz w:val="18"/>
                <w:szCs w:val="18"/>
                <w:vertAlign w:val="subscript"/>
              </w:rPr>
              <w:t>8</w:t>
            </w:r>
            <w:r w:rsidRPr="00155FB2">
              <w:rPr>
                <w:rFonts w:asciiTheme="minorHAnsi" w:hAnsiTheme="minorHAnsi"/>
                <w:sz w:val="18"/>
                <w:szCs w:val="18"/>
              </w:rPr>
              <w:t>)^2+(C.5- C.4</w:t>
            </w:r>
            <w:r w:rsidRPr="00155FB2">
              <w:rPr>
                <w:rFonts w:asciiTheme="minorHAnsi" w:hAnsiTheme="minorHAnsi"/>
                <w:sz w:val="18"/>
                <w:szCs w:val="18"/>
                <w:vertAlign w:val="subscript"/>
              </w:rPr>
              <w:t>9</w:t>
            </w:r>
            <w:r w:rsidRPr="00155FB2">
              <w:rPr>
                <w:rFonts w:asciiTheme="minorHAnsi" w:hAnsiTheme="minorHAnsi"/>
                <w:sz w:val="18"/>
                <w:szCs w:val="18"/>
              </w:rPr>
              <w:t>)^2]/N-1</w:t>
            </w:r>
            <w:r w:rsidR="00336599" w:rsidRPr="00155FB2">
              <w:rPr>
                <w:rFonts w:asciiTheme="minorHAnsi" w:hAnsiTheme="minorHAnsi"/>
                <w:sz w:val="18"/>
                <w:szCs w:val="18"/>
              </w:rPr>
              <w:t xml:space="preserve"> (N equals the number of tests)</w:t>
            </w:r>
            <w:r w:rsidRPr="00155FB2">
              <w:rPr>
                <w:rFonts w:asciiTheme="minorHAnsi" w:hAnsiTheme="minorHAnsi"/>
                <w:sz w:val="18"/>
                <w:szCs w:val="18"/>
                <w:lang w:eastAsia="zh-TW"/>
              </w:rPr>
              <w:t>&gt;&gt;</w:t>
            </w:r>
          </w:p>
        </w:tc>
      </w:tr>
      <w:tr w:rsidR="00CD10AA" w:rsidRPr="00155FB2" w14:paraId="69845B55" w14:textId="77777777" w:rsidTr="0049004B">
        <w:tc>
          <w:tcPr>
            <w:tcW w:w="558" w:type="dxa"/>
            <w:vAlign w:val="center"/>
          </w:tcPr>
          <w:p w14:paraId="69845B52"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lang w:eastAsia="zh-TW"/>
              </w:rPr>
              <w:t>02</w:t>
            </w:r>
          </w:p>
        </w:tc>
        <w:tc>
          <w:tcPr>
            <w:tcW w:w="4680" w:type="dxa"/>
          </w:tcPr>
          <w:p w14:paraId="69845B53" w14:textId="17ABE374" w:rsidR="00CD10AA" w:rsidRPr="00155FB2" w:rsidRDefault="00CD10AA" w:rsidP="003E22E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lang w:eastAsia="zh-TW"/>
              </w:rPr>
              <w:t xml:space="preserve">Percent </w:t>
            </w:r>
            <w:r w:rsidR="003E22E5">
              <w:rPr>
                <w:rFonts w:asciiTheme="minorHAnsi" w:hAnsiTheme="minorHAnsi"/>
                <w:sz w:val="18"/>
                <w:szCs w:val="18"/>
                <w:lang w:eastAsia="zh-TW"/>
              </w:rPr>
              <w:t>U</w:t>
            </w:r>
            <w:r w:rsidRPr="00155FB2">
              <w:rPr>
                <w:rFonts w:asciiTheme="minorHAnsi" w:hAnsiTheme="minorHAnsi"/>
                <w:sz w:val="18"/>
                <w:szCs w:val="18"/>
                <w:lang w:eastAsia="zh-TW"/>
              </w:rPr>
              <w:t>ncertainty</w:t>
            </w:r>
          </w:p>
        </w:tc>
        <w:tc>
          <w:tcPr>
            <w:tcW w:w="5778" w:type="dxa"/>
          </w:tcPr>
          <w:p w14:paraId="69845B54"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lang w:eastAsia="zh-TW"/>
              </w:rPr>
              <w:t xml:space="preserve">&lt;&lt;calculated, {[ </w:t>
            </w:r>
            <w:proofErr w:type="spellStart"/>
            <w:r w:rsidRPr="00155FB2">
              <w:rPr>
                <w:rFonts w:asciiTheme="minorHAnsi" w:hAnsiTheme="minorHAnsi"/>
                <w:sz w:val="18"/>
                <w:szCs w:val="18"/>
                <w:lang w:eastAsia="zh-TW"/>
              </w:rPr>
              <w:t>std</w:t>
            </w:r>
            <w:proofErr w:type="spellEnd"/>
            <w:r w:rsidRPr="00155FB2">
              <w:rPr>
                <w:rFonts w:asciiTheme="minorHAnsi" w:hAnsiTheme="minorHAnsi"/>
                <w:sz w:val="18"/>
                <w:szCs w:val="18"/>
                <w:lang w:eastAsia="zh-TW"/>
              </w:rPr>
              <w:t xml:space="preserve"> </w:t>
            </w:r>
            <w:proofErr w:type="spellStart"/>
            <w:r w:rsidRPr="00155FB2">
              <w:rPr>
                <w:rFonts w:asciiTheme="minorHAnsi" w:hAnsiTheme="minorHAnsi"/>
                <w:sz w:val="18"/>
                <w:szCs w:val="18"/>
                <w:lang w:eastAsia="zh-TW"/>
              </w:rPr>
              <w:t>dev</w:t>
            </w:r>
            <w:proofErr w:type="spellEnd"/>
            <w:r w:rsidRPr="00155FB2">
              <w:rPr>
                <w:rFonts w:asciiTheme="minorHAnsi" w:hAnsiTheme="minorHAnsi"/>
                <w:sz w:val="18"/>
                <w:szCs w:val="18"/>
                <w:lang w:eastAsia="zh-TW"/>
              </w:rPr>
              <w:t xml:space="preserve"> C. 1/</w:t>
            </w:r>
            <w:proofErr w:type="spellStart"/>
            <w:r w:rsidRPr="00155FB2">
              <w:rPr>
                <w:rFonts w:asciiTheme="minorHAnsi" w:hAnsiTheme="minorHAnsi"/>
                <w:sz w:val="18"/>
                <w:szCs w:val="18"/>
                <w:lang w:eastAsia="zh-TW"/>
              </w:rPr>
              <w:t>sqrt</w:t>
            </w:r>
            <w:proofErr w:type="spellEnd"/>
            <w:r w:rsidRPr="00155FB2">
              <w:rPr>
                <w:rFonts w:asciiTheme="minorHAnsi" w:hAnsiTheme="minorHAnsi"/>
                <w:sz w:val="18"/>
                <w:szCs w:val="18"/>
                <w:lang w:eastAsia="zh-TW"/>
              </w:rPr>
              <w:t>(N) ] * look up table RA 3.8-1}/corrected CFM50</w:t>
            </w:r>
            <w:r w:rsidR="00336599" w:rsidRPr="00155FB2">
              <w:rPr>
                <w:rFonts w:asciiTheme="minorHAnsi" w:hAnsiTheme="minorHAnsi"/>
                <w:sz w:val="18"/>
                <w:szCs w:val="18"/>
                <w:lang w:eastAsia="zh-TW"/>
              </w:rPr>
              <w:t xml:space="preserve"> </w:t>
            </w:r>
            <w:r w:rsidR="00336599" w:rsidRPr="00155FB2">
              <w:rPr>
                <w:rFonts w:asciiTheme="minorHAnsi" w:hAnsiTheme="minorHAnsi"/>
                <w:sz w:val="18"/>
                <w:szCs w:val="18"/>
              </w:rPr>
              <w:t>(N equals the number of tests)`</w:t>
            </w:r>
            <w:r w:rsidRPr="00155FB2">
              <w:rPr>
                <w:rFonts w:asciiTheme="minorHAnsi" w:hAnsiTheme="minorHAnsi"/>
                <w:sz w:val="18"/>
                <w:szCs w:val="18"/>
                <w:lang w:eastAsia="zh-TW"/>
              </w:rPr>
              <w:t>&gt;&gt;</w:t>
            </w:r>
          </w:p>
        </w:tc>
      </w:tr>
      <w:tr w:rsidR="00CD10AA" w:rsidRPr="00155FB2" w14:paraId="69845B59" w14:textId="77777777" w:rsidTr="0049004B">
        <w:tc>
          <w:tcPr>
            <w:tcW w:w="558" w:type="dxa"/>
            <w:vAlign w:val="center"/>
          </w:tcPr>
          <w:p w14:paraId="69845B56"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155FB2">
              <w:rPr>
                <w:rFonts w:asciiTheme="minorHAnsi" w:hAnsiTheme="minorHAnsi"/>
                <w:sz w:val="18"/>
                <w:szCs w:val="18"/>
              </w:rPr>
              <w:t>03</w:t>
            </w:r>
          </w:p>
        </w:tc>
        <w:tc>
          <w:tcPr>
            <w:tcW w:w="4680" w:type="dxa"/>
          </w:tcPr>
          <w:p w14:paraId="69845B57" w14:textId="384195C2" w:rsidR="00CD10AA" w:rsidRPr="00155FB2" w:rsidRDefault="00CD10AA" w:rsidP="003E22E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lang w:eastAsia="zh-TW"/>
              </w:rPr>
              <w:t xml:space="preserve">Accuracy </w:t>
            </w:r>
            <w:r w:rsidR="003E22E5">
              <w:rPr>
                <w:rFonts w:asciiTheme="minorHAnsi" w:hAnsiTheme="minorHAnsi"/>
                <w:sz w:val="18"/>
                <w:szCs w:val="18"/>
                <w:lang w:eastAsia="zh-TW"/>
              </w:rPr>
              <w:t>L</w:t>
            </w:r>
            <w:r w:rsidRPr="00155FB2">
              <w:rPr>
                <w:rFonts w:asciiTheme="minorHAnsi" w:hAnsiTheme="minorHAnsi"/>
                <w:sz w:val="18"/>
                <w:szCs w:val="18"/>
                <w:lang w:eastAsia="zh-TW"/>
              </w:rPr>
              <w:t>evel</w:t>
            </w:r>
          </w:p>
        </w:tc>
        <w:tc>
          <w:tcPr>
            <w:tcW w:w="5778" w:type="dxa"/>
          </w:tcPr>
          <w:p w14:paraId="69845B58"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lang w:eastAsia="zh-TW"/>
              </w:rPr>
              <w:t>&lt;&lt;calculated, if % uncertainty ≤10, “Standard”; if % uncertainty &gt; 10, “Reduced”&gt;&gt;</w:t>
            </w:r>
          </w:p>
        </w:tc>
      </w:tr>
      <w:tr w:rsidR="00CD10AA" w:rsidRPr="00155FB2" w14:paraId="69845B5E" w14:textId="77777777" w:rsidTr="0049004B">
        <w:tc>
          <w:tcPr>
            <w:tcW w:w="558" w:type="dxa"/>
            <w:vAlign w:val="center"/>
          </w:tcPr>
          <w:p w14:paraId="69845B5A"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155FB2">
              <w:rPr>
                <w:rFonts w:asciiTheme="minorHAnsi" w:hAnsiTheme="minorHAnsi"/>
                <w:sz w:val="18"/>
                <w:szCs w:val="18"/>
              </w:rPr>
              <w:t>04</w:t>
            </w:r>
          </w:p>
        </w:tc>
        <w:tc>
          <w:tcPr>
            <w:tcW w:w="4680" w:type="dxa"/>
          </w:tcPr>
          <w:p w14:paraId="69845B5B" w14:textId="471B0B4B" w:rsidR="00CD10AA" w:rsidRPr="00155FB2" w:rsidRDefault="009638F6" w:rsidP="003E22E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rPr>
              <w:t xml:space="preserve">Accuracy Adjustment </w:t>
            </w:r>
            <w:r w:rsidR="003E22E5">
              <w:rPr>
                <w:rFonts w:asciiTheme="minorHAnsi" w:hAnsiTheme="minorHAnsi"/>
                <w:sz w:val="18"/>
                <w:szCs w:val="18"/>
              </w:rPr>
              <w:t>F</w:t>
            </w:r>
            <w:r w:rsidR="00CD10AA" w:rsidRPr="00155FB2">
              <w:rPr>
                <w:rFonts w:asciiTheme="minorHAnsi" w:hAnsiTheme="minorHAnsi"/>
                <w:sz w:val="18"/>
                <w:szCs w:val="18"/>
              </w:rPr>
              <w:t>actor</w:t>
            </w:r>
          </w:p>
        </w:tc>
        <w:tc>
          <w:tcPr>
            <w:tcW w:w="5778" w:type="dxa"/>
          </w:tcPr>
          <w:p w14:paraId="69845B5C"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&lt;&lt;calculated, if row E. 3 is “Standard”=1;</w:t>
            </w:r>
          </w:p>
          <w:p w14:paraId="69845B5D"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rPr>
              <w:t>If it is “Reduced”, 1+ (% uncertainty/100)&gt;&gt;</w:t>
            </w:r>
          </w:p>
        </w:tc>
      </w:tr>
      <w:tr w:rsidR="00CD10AA" w:rsidRPr="00155FB2" w14:paraId="69845B62" w14:textId="77777777" w:rsidTr="0049004B">
        <w:tc>
          <w:tcPr>
            <w:tcW w:w="558" w:type="dxa"/>
            <w:vAlign w:val="center"/>
          </w:tcPr>
          <w:p w14:paraId="69845B5F"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155FB2">
              <w:rPr>
                <w:rFonts w:asciiTheme="minorHAnsi" w:hAnsiTheme="minorHAnsi"/>
                <w:sz w:val="18"/>
                <w:szCs w:val="18"/>
              </w:rPr>
              <w:t>05</w:t>
            </w:r>
          </w:p>
        </w:tc>
        <w:tc>
          <w:tcPr>
            <w:tcW w:w="4680" w:type="dxa"/>
          </w:tcPr>
          <w:p w14:paraId="69845B60" w14:textId="3D7B69B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rPr>
              <w:t>Adjusted CFM50 (measured air leakage rate)</w:t>
            </w:r>
          </w:p>
        </w:tc>
        <w:tc>
          <w:tcPr>
            <w:tcW w:w="5778" w:type="dxa"/>
          </w:tcPr>
          <w:p w14:paraId="69845B61"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rPr>
              <w:t>&lt;&lt;calculated, row D. 3 * row E. 4&gt;&gt;</w:t>
            </w:r>
          </w:p>
        </w:tc>
      </w:tr>
      <w:tr w:rsidR="00CD10AA" w:rsidRPr="00155FB2" w14:paraId="69845B64" w14:textId="77777777" w:rsidTr="0049004B">
        <w:tc>
          <w:tcPr>
            <w:tcW w:w="11016" w:type="dxa"/>
            <w:gridSpan w:val="3"/>
            <w:vAlign w:val="center"/>
          </w:tcPr>
          <w:p w14:paraId="69845B63"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&lt;&lt;if row C. 2 = “yes”, use next two lines&gt;&gt;</w:t>
            </w:r>
          </w:p>
        </w:tc>
      </w:tr>
      <w:tr w:rsidR="00CD10AA" w:rsidRPr="00155FB2" w14:paraId="69845B68" w14:textId="77777777" w:rsidTr="0049004B">
        <w:tc>
          <w:tcPr>
            <w:tcW w:w="558" w:type="dxa"/>
            <w:vAlign w:val="center"/>
          </w:tcPr>
          <w:p w14:paraId="69845B65"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lang w:eastAsia="zh-TW"/>
              </w:rPr>
              <w:t>06</w:t>
            </w:r>
          </w:p>
        </w:tc>
        <w:tc>
          <w:tcPr>
            <w:tcW w:w="4680" w:type="dxa"/>
          </w:tcPr>
          <w:p w14:paraId="69845B66" w14:textId="7AC469FB"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Corrected CFM50 (from software)</w:t>
            </w:r>
          </w:p>
        </w:tc>
        <w:tc>
          <w:tcPr>
            <w:tcW w:w="5778" w:type="dxa"/>
          </w:tcPr>
          <w:p w14:paraId="69845B67"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&lt;&lt;</w:t>
            </w:r>
            <w:r w:rsidR="00C10796">
              <w:rPr>
                <w:rFonts w:asciiTheme="minorHAnsi" w:hAnsiTheme="minorHAnsi"/>
                <w:sz w:val="18"/>
                <w:szCs w:val="18"/>
              </w:rPr>
              <w:t xml:space="preserve">user entry of value </w:t>
            </w:r>
            <w:r w:rsidRPr="00155FB2">
              <w:rPr>
                <w:rFonts w:asciiTheme="minorHAnsi" w:hAnsiTheme="minorHAnsi"/>
                <w:sz w:val="18"/>
                <w:szCs w:val="18"/>
              </w:rPr>
              <w:t>calculated by software&gt;&gt;</w:t>
            </w:r>
          </w:p>
        </w:tc>
      </w:tr>
      <w:tr w:rsidR="00CD10AA" w:rsidRPr="00155FB2" w14:paraId="69845B6C" w14:textId="77777777" w:rsidTr="0049004B">
        <w:tc>
          <w:tcPr>
            <w:tcW w:w="558" w:type="dxa"/>
            <w:vAlign w:val="center"/>
          </w:tcPr>
          <w:p w14:paraId="69845B69"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lang w:eastAsia="zh-TW"/>
              </w:rPr>
              <w:t>07</w:t>
            </w:r>
          </w:p>
        </w:tc>
        <w:tc>
          <w:tcPr>
            <w:tcW w:w="4680" w:type="dxa"/>
          </w:tcPr>
          <w:p w14:paraId="63432AC1" w14:textId="48D250B5" w:rsidR="003E22E5"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55FB2">
              <w:rPr>
                <w:rFonts w:asciiTheme="minorHAnsi" w:hAnsiTheme="minorHAnsi"/>
                <w:sz w:val="18"/>
                <w:szCs w:val="18"/>
                <w:lang w:eastAsia="zh-TW"/>
              </w:rPr>
              <w:t xml:space="preserve">Percent </w:t>
            </w:r>
            <w:r w:rsidR="003E22E5">
              <w:rPr>
                <w:rFonts w:asciiTheme="minorHAnsi" w:hAnsiTheme="minorHAnsi"/>
                <w:sz w:val="18"/>
                <w:szCs w:val="18"/>
                <w:lang w:eastAsia="zh-TW"/>
              </w:rPr>
              <w:t>U</w:t>
            </w:r>
            <w:r w:rsidRPr="00155FB2">
              <w:rPr>
                <w:rFonts w:asciiTheme="minorHAnsi" w:hAnsiTheme="minorHAnsi"/>
                <w:sz w:val="18"/>
                <w:szCs w:val="18"/>
                <w:lang w:eastAsia="zh-TW"/>
              </w:rPr>
              <w:t xml:space="preserve">ncertainty @ 95% </w:t>
            </w:r>
            <w:r w:rsidR="003E22E5">
              <w:rPr>
                <w:rFonts w:asciiTheme="minorHAnsi" w:hAnsiTheme="minorHAnsi"/>
                <w:sz w:val="18"/>
                <w:szCs w:val="18"/>
                <w:lang w:eastAsia="zh-TW"/>
              </w:rPr>
              <w:t>C</w:t>
            </w:r>
            <w:r w:rsidRPr="00155FB2">
              <w:rPr>
                <w:rFonts w:asciiTheme="minorHAnsi" w:hAnsiTheme="minorHAnsi"/>
                <w:sz w:val="18"/>
                <w:szCs w:val="18"/>
                <w:lang w:eastAsia="zh-TW"/>
              </w:rPr>
              <w:t xml:space="preserve">onfidence </w:t>
            </w:r>
            <w:r w:rsidR="003E22E5">
              <w:rPr>
                <w:rFonts w:asciiTheme="minorHAnsi" w:hAnsiTheme="minorHAnsi"/>
                <w:sz w:val="18"/>
                <w:szCs w:val="18"/>
                <w:lang w:eastAsia="zh-TW"/>
              </w:rPr>
              <w:t>L</w:t>
            </w:r>
            <w:r w:rsidRPr="00155FB2">
              <w:rPr>
                <w:rFonts w:asciiTheme="minorHAnsi" w:hAnsiTheme="minorHAnsi"/>
                <w:sz w:val="18"/>
                <w:szCs w:val="18"/>
                <w:lang w:eastAsia="zh-TW"/>
              </w:rPr>
              <w:t xml:space="preserve">evel </w:t>
            </w:r>
          </w:p>
          <w:p w14:paraId="69845B6A" w14:textId="2F0D14D2"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lang w:eastAsia="zh-TW"/>
              </w:rPr>
              <w:t>(from software)</w:t>
            </w:r>
          </w:p>
        </w:tc>
        <w:tc>
          <w:tcPr>
            <w:tcW w:w="5778" w:type="dxa"/>
          </w:tcPr>
          <w:p w14:paraId="69845B6B"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lang w:eastAsia="zh-TW"/>
              </w:rPr>
              <w:t>&lt;&lt;</w:t>
            </w:r>
            <w:r w:rsidR="00C10796">
              <w:rPr>
                <w:rFonts w:asciiTheme="minorHAnsi" w:hAnsiTheme="minorHAnsi"/>
                <w:sz w:val="18"/>
                <w:szCs w:val="18"/>
              </w:rPr>
              <w:t xml:space="preserve">user entry of value </w:t>
            </w:r>
            <w:r w:rsidRPr="00155FB2">
              <w:rPr>
                <w:rFonts w:asciiTheme="minorHAnsi" w:hAnsiTheme="minorHAnsi"/>
                <w:sz w:val="18"/>
                <w:szCs w:val="18"/>
                <w:lang w:eastAsia="zh-TW"/>
              </w:rPr>
              <w:t>calculated by software&gt;&gt;</w:t>
            </w:r>
          </w:p>
        </w:tc>
      </w:tr>
    </w:tbl>
    <w:p w14:paraId="69845B6D" w14:textId="77777777" w:rsidR="00CD10AA" w:rsidRPr="002531C9" w:rsidRDefault="00CD10AA" w:rsidP="00155FB2">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CD10AA" w:rsidRPr="00155FB2" w14:paraId="69845B6F" w14:textId="77777777" w:rsidTr="00495EA6">
        <w:tc>
          <w:tcPr>
            <w:tcW w:w="11016" w:type="dxa"/>
            <w:gridSpan w:val="2"/>
          </w:tcPr>
          <w:p w14:paraId="69845B6E" w14:textId="77777777" w:rsidR="00CD10AA" w:rsidRPr="002531C9"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2531C9">
              <w:rPr>
                <w:rFonts w:asciiTheme="minorHAnsi" w:hAnsiTheme="minorHAnsi"/>
                <w:b/>
                <w:szCs w:val="18"/>
              </w:rPr>
              <w:t>F. Compliance Statement</w:t>
            </w:r>
          </w:p>
        </w:tc>
      </w:tr>
      <w:tr w:rsidR="00CD10AA" w:rsidRPr="00155FB2" w14:paraId="69845B72" w14:textId="77777777" w:rsidTr="00495EA6">
        <w:tc>
          <w:tcPr>
            <w:tcW w:w="608" w:type="dxa"/>
            <w:vAlign w:val="center"/>
          </w:tcPr>
          <w:p w14:paraId="69845B70" w14:textId="77777777" w:rsidR="00CD10AA" w:rsidRPr="00155FB2"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01</w:t>
            </w:r>
          </w:p>
        </w:tc>
        <w:tc>
          <w:tcPr>
            <w:tcW w:w="10408" w:type="dxa"/>
            <w:vAlign w:val="center"/>
          </w:tcPr>
          <w:p w14:paraId="69845B71" w14:textId="77777777" w:rsidR="00CD10AA" w:rsidRPr="00155FB2" w:rsidRDefault="00CD10AA" w:rsidP="00FE40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55FB2">
              <w:rPr>
                <w:rFonts w:asciiTheme="minorHAnsi" w:hAnsiTheme="minorHAnsi"/>
                <w:sz w:val="18"/>
                <w:szCs w:val="18"/>
              </w:rPr>
              <w:t xml:space="preserve">&lt;&lt; if manometer Calibration Date in B. </w:t>
            </w:r>
            <w:r w:rsidR="00FE40F0">
              <w:rPr>
                <w:rFonts w:asciiTheme="minorHAnsi" w:hAnsiTheme="minorHAnsi"/>
                <w:sz w:val="18"/>
                <w:szCs w:val="18"/>
              </w:rPr>
              <w:t>5</w:t>
            </w:r>
            <w:r w:rsidRPr="00155FB2">
              <w:rPr>
                <w:rFonts w:asciiTheme="minorHAnsi" w:hAnsiTheme="minorHAnsi"/>
                <w:sz w:val="18"/>
                <w:szCs w:val="18"/>
              </w:rPr>
              <w:t xml:space="preserve"> is within 12 months of the date of the diagnostic test A. 8 and if Adjusted CFM50 Leakage in E. </w:t>
            </w:r>
            <w:r w:rsidR="00FE40F0">
              <w:rPr>
                <w:rFonts w:asciiTheme="minorHAnsi" w:hAnsiTheme="minorHAnsi"/>
                <w:sz w:val="18"/>
                <w:szCs w:val="18"/>
              </w:rPr>
              <w:t>5</w:t>
            </w:r>
            <w:r w:rsidRPr="00155FB2">
              <w:rPr>
                <w:rFonts w:asciiTheme="minorHAnsi" w:hAnsiTheme="minorHAnsi"/>
                <w:sz w:val="18"/>
                <w:szCs w:val="18"/>
              </w:rPr>
              <w:t xml:space="preserve"> </w:t>
            </w:r>
            <w:r w:rsidR="00FE40F0">
              <w:rPr>
                <w:rFonts w:asciiTheme="minorHAnsi" w:hAnsiTheme="minorHAnsi"/>
                <w:sz w:val="18"/>
                <w:szCs w:val="18"/>
              </w:rPr>
              <w:t xml:space="preserve">or if corrected CFM50 Leakage in E. 6 </w:t>
            </w:r>
            <w:r w:rsidRPr="00155FB2">
              <w:rPr>
                <w:rFonts w:asciiTheme="minorHAnsi" w:hAnsiTheme="minorHAnsi"/>
                <w:sz w:val="18"/>
                <w:szCs w:val="18"/>
              </w:rPr>
              <w:t xml:space="preserve">is less than or equal to the Building Air Leakage Rate Target in A. 2 then display text: "Building Passes Envelope Leakage Test"; if manometer Calibration Date in B. </w:t>
            </w:r>
            <w:r w:rsidR="00FE40F0">
              <w:rPr>
                <w:rFonts w:asciiTheme="minorHAnsi" w:hAnsiTheme="minorHAnsi"/>
                <w:sz w:val="18"/>
                <w:szCs w:val="18"/>
              </w:rPr>
              <w:t>5</w:t>
            </w:r>
            <w:r w:rsidRPr="00155FB2">
              <w:rPr>
                <w:rFonts w:asciiTheme="minorHAnsi" w:hAnsiTheme="minorHAnsi"/>
                <w:sz w:val="18"/>
                <w:szCs w:val="18"/>
              </w:rPr>
              <w:t xml:space="preserve"> is more than 12 months from the date of the diagnostic test A. 8 or if Adjusted CFM50 Leakage in E. </w:t>
            </w:r>
            <w:r w:rsidR="00FE40F0">
              <w:rPr>
                <w:rFonts w:asciiTheme="minorHAnsi" w:hAnsiTheme="minorHAnsi"/>
                <w:sz w:val="18"/>
                <w:szCs w:val="18"/>
              </w:rPr>
              <w:t>5</w:t>
            </w:r>
            <w:r w:rsidRPr="00155FB2">
              <w:rPr>
                <w:rFonts w:asciiTheme="minorHAnsi" w:hAnsiTheme="minorHAnsi"/>
                <w:sz w:val="18"/>
                <w:szCs w:val="18"/>
              </w:rPr>
              <w:t xml:space="preserve"> </w:t>
            </w:r>
            <w:r w:rsidR="00FE40F0">
              <w:rPr>
                <w:rFonts w:asciiTheme="minorHAnsi" w:hAnsiTheme="minorHAnsi"/>
                <w:sz w:val="18"/>
                <w:szCs w:val="18"/>
              </w:rPr>
              <w:t xml:space="preserve">or if corrected CFM50 Leakage in E. 6 </w:t>
            </w:r>
            <w:r w:rsidRPr="00155FB2">
              <w:rPr>
                <w:rFonts w:asciiTheme="minorHAnsi" w:hAnsiTheme="minorHAnsi"/>
                <w:sz w:val="18"/>
                <w:szCs w:val="18"/>
              </w:rPr>
              <w:t>is more than the Building Air Leakage Rate Target in A. 2 then display text: "Building Fails Envelope Leakage Test"&gt;&gt;</w:t>
            </w:r>
          </w:p>
        </w:tc>
      </w:tr>
    </w:tbl>
    <w:p w14:paraId="69845B73" w14:textId="77777777" w:rsidR="00CD10AA" w:rsidRPr="002531C9" w:rsidRDefault="00CD10AA" w:rsidP="00155FB2">
      <w:pPr>
        <w:rPr>
          <w:rFonts w:asciiTheme="minorHAnsi" w:hAnsiTheme="minorHAns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CD10AA" w:rsidRPr="00155FB2" w14:paraId="69845B75" w14:textId="77777777" w:rsidTr="00D71BE4">
        <w:tc>
          <w:tcPr>
            <w:tcW w:w="11020" w:type="dxa"/>
            <w:gridSpan w:val="2"/>
          </w:tcPr>
          <w:p w14:paraId="69845B74" w14:textId="71051F60" w:rsidR="00CD10AA" w:rsidRPr="002531C9" w:rsidRDefault="00CD10AA" w:rsidP="00155F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2531C9">
              <w:rPr>
                <w:rFonts w:asciiTheme="minorHAnsi" w:hAnsiTheme="minorHAnsi"/>
                <w:b/>
                <w:szCs w:val="18"/>
              </w:rPr>
              <w:t xml:space="preserve">G. Additional Requirements </w:t>
            </w:r>
            <w:r w:rsidR="006333E7">
              <w:rPr>
                <w:rFonts w:asciiTheme="minorHAnsi" w:hAnsiTheme="minorHAnsi"/>
                <w:b/>
                <w:szCs w:val="18"/>
              </w:rPr>
              <w:t>f</w:t>
            </w:r>
            <w:r w:rsidRPr="002531C9">
              <w:rPr>
                <w:rFonts w:asciiTheme="minorHAnsi" w:hAnsiTheme="minorHAnsi"/>
                <w:b/>
                <w:szCs w:val="18"/>
              </w:rPr>
              <w:t>or Compliance</w:t>
            </w:r>
          </w:p>
        </w:tc>
      </w:tr>
      <w:tr w:rsidR="00CD10AA" w:rsidRPr="00155FB2" w14:paraId="69845B78" w14:textId="77777777" w:rsidTr="00D71BE4">
        <w:tc>
          <w:tcPr>
            <w:tcW w:w="590" w:type="dxa"/>
            <w:vAlign w:val="center"/>
          </w:tcPr>
          <w:p w14:paraId="69845B76"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155FB2">
              <w:rPr>
                <w:rFonts w:asciiTheme="minorHAnsi" w:hAnsiTheme="minorHAnsi"/>
                <w:sz w:val="18"/>
                <w:szCs w:val="18"/>
              </w:rPr>
              <w:t>01</w:t>
            </w:r>
          </w:p>
        </w:tc>
        <w:tc>
          <w:tcPr>
            <w:tcW w:w="10430" w:type="dxa"/>
            <w:vAlign w:val="center"/>
          </w:tcPr>
          <w:p w14:paraId="69845B77" w14:textId="77777777" w:rsidR="00CD10AA" w:rsidRPr="00155FB2" w:rsidRDefault="00CD10AA" w:rsidP="00155FB2">
            <w:pPr>
              <w:shd w:val="clear" w:color="auto" w:fill="FFFFFF"/>
              <w:rPr>
                <w:rFonts w:asciiTheme="minorHAnsi" w:hAnsiTheme="minorHAnsi"/>
                <w:sz w:val="18"/>
                <w:szCs w:val="18"/>
                <w:highlight w:val="cyan"/>
              </w:rPr>
            </w:pPr>
            <w:r w:rsidRPr="00155FB2">
              <w:rPr>
                <w:rFonts w:asciiTheme="minorHAnsi" w:hAnsiTheme="minorHAnsi"/>
                <w:sz w:val="18"/>
                <w:szCs w:val="18"/>
              </w:rPr>
              <w:t>Open all interior doors and access including those to closets and those between a conditioned basement and attic.</w:t>
            </w:r>
          </w:p>
        </w:tc>
      </w:tr>
      <w:tr w:rsidR="00CD10AA" w:rsidRPr="00155FB2" w14:paraId="69845B7B" w14:textId="77777777" w:rsidTr="00D71BE4">
        <w:tc>
          <w:tcPr>
            <w:tcW w:w="590" w:type="dxa"/>
            <w:vAlign w:val="center"/>
          </w:tcPr>
          <w:p w14:paraId="69845B79"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155FB2">
              <w:rPr>
                <w:rFonts w:asciiTheme="minorHAnsi" w:hAnsiTheme="minorHAnsi"/>
                <w:sz w:val="18"/>
                <w:szCs w:val="18"/>
              </w:rPr>
              <w:t>02</w:t>
            </w:r>
          </w:p>
        </w:tc>
        <w:tc>
          <w:tcPr>
            <w:tcW w:w="10430" w:type="dxa"/>
            <w:vAlign w:val="center"/>
          </w:tcPr>
          <w:p w14:paraId="69845B7A" w14:textId="476F0DDD" w:rsidR="00CD10AA" w:rsidRPr="00155FB2" w:rsidRDefault="00CD10AA" w:rsidP="00BB05DE">
            <w:pPr>
              <w:shd w:val="clear" w:color="auto" w:fill="FFFFFF"/>
              <w:contextualSpacing/>
              <w:rPr>
                <w:rFonts w:asciiTheme="minorHAnsi" w:hAnsiTheme="minorHAnsi"/>
                <w:sz w:val="18"/>
                <w:szCs w:val="18"/>
              </w:rPr>
            </w:pPr>
            <w:r w:rsidRPr="00155FB2">
              <w:rPr>
                <w:rFonts w:asciiTheme="minorHAnsi" w:hAnsiTheme="minorHAnsi"/>
                <w:sz w:val="18"/>
                <w:szCs w:val="18"/>
              </w:rPr>
              <w:t xml:space="preserve">HVAC </w:t>
            </w:r>
            <w:r w:rsidR="00BB05DE">
              <w:rPr>
                <w:rFonts w:asciiTheme="minorHAnsi" w:hAnsiTheme="minorHAnsi"/>
                <w:sz w:val="18"/>
                <w:szCs w:val="18"/>
              </w:rPr>
              <w:t>s</w:t>
            </w:r>
            <w:r w:rsidRPr="00155FB2">
              <w:rPr>
                <w:rFonts w:asciiTheme="minorHAnsi" w:hAnsiTheme="minorHAnsi"/>
                <w:sz w:val="18"/>
                <w:szCs w:val="18"/>
              </w:rPr>
              <w:t>upply and return register dampers shall be fully open.</w:t>
            </w:r>
          </w:p>
        </w:tc>
      </w:tr>
      <w:tr w:rsidR="00CD10AA" w:rsidRPr="00155FB2" w14:paraId="69845B7E" w14:textId="77777777" w:rsidTr="00D71BE4">
        <w:tc>
          <w:tcPr>
            <w:tcW w:w="590" w:type="dxa"/>
            <w:vAlign w:val="center"/>
          </w:tcPr>
          <w:p w14:paraId="69845B7C"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03</w:t>
            </w:r>
          </w:p>
        </w:tc>
        <w:tc>
          <w:tcPr>
            <w:tcW w:w="10430" w:type="dxa"/>
            <w:vAlign w:val="center"/>
          </w:tcPr>
          <w:p w14:paraId="69845B7D" w14:textId="77777777" w:rsidR="00CD10AA" w:rsidRPr="00155FB2" w:rsidRDefault="00CD10AA" w:rsidP="00155FB2">
            <w:pPr>
              <w:shd w:val="clear" w:color="auto" w:fill="FFFFFF"/>
              <w:rPr>
                <w:rFonts w:asciiTheme="minorHAnsi" w:hAnsiTheme="minorHAnsi"/>
                <w:sz w:val="18"/>
                <w:szCs w:val="18"/>
              </w:rPr>
            </w:pPr>
            <w:r w:rsidRPr="00155FB2">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CD10AA" w:rsidRPr="00155FB2" w14:paraId="69845B81" w14:textId="77777777" w:rsidTr="00D71BE4">
        <w:tc>
          <w:tcPr>
            <w:tcW w:w="590" w:type="dxa"/>
            <w:vAlign w:val="center"/>
          </w:tcPr>
          <w:p w14:paraId="69845B7F"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04</w:t>
            </w:r>
          </w:p>
        </w:tc>
        <w:tc>
          <w:tcPr>
            <w:tcW w:w="10430" w:type="dxa"/>
            <w:vAlign w:val="center"/>
          </w:tcPr>
          <w:p w14:paraId="69845B80" w14:textId="77777777" w:rsidR="00CD10AA" w:rsidRPr="00155FB2" w:rsidRDefault="00CD10AA" w:rsidP="00155FB2">
            <w:pPr>
              <w:autoSpaceDE w:val="0"/>
              <w:autoSpaceDN w:val="0"/>
              <w:adjustRightInd w:val="0"/>
              <w:rPr>
                <w:rFonts w:asciiTheme="minorHAnsi" w:hAnsiTheme="minorHAnsi"/>
                <w:sz w:val="18"/>
                <w:szCs w:val="18"/>
              </w:rPr>
            </w:pPr>
            <w:r w:rsidRPr="00155FB2">
              <w:rPr>
                <w:rFonts w:asciiTheme="minorHAnsi" w:hAnsiTheme="minorHAnsi"/>
                <w:sz w:val="18"/>
                <w:szCs w:val="18"/>
              </w:rPr>
              <w:t xml:space="preserve">Continuously operated ventilation devices like energy recovery ventilators may be sealed.  </w:t>
            </w:r>
          </w:p>
        </w:tc>
      </w:tr>
      <w:tr w:rsidR="00CD10AA" w:rsidRPr="00155FB2" w14:paraId="69845B84" w14:textId="77777777" w:rsidTr="00D71BE4">
        <w:tc>
          <w:tcPr>
            <w:tcW w:w="590" w:type="dxa"/>
            <w:vAlign w:val="center"/>
          </w:tcPr>
          <w:p w14:paraId="69845B82" w14:textId="77777777" w:rsidR="00CD10AA" w:rsidRPr="00155FB2" w:rsidRDefault="00CD10AA" w:rsidP="00155FB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55FB2">
              <w:rPr>
                <w:rFonts w:asciiTheme="minorHAnsi" w:hAnsiTheme="minorHAnsi"/>
                <w:sz w:val="18"/>
                <w:szCs w:val="18"/>
              </w:rPr>
              <w:t>05</w:t>
            </w:r>
          </w:p>
        </w:tc>
        <w:tc>
          <w:tcPr>
            <w:tcW w:w="10430" w:type="dxa"/>
            <w:vAlign w:val="center"/>
          </w:tcPr>
          <w:p w14:paraId="69845B83" w14:textId="77777777" w:rsidR="00CD10AA" w:rsidRPr="00155FB2" w:rsidRDefault="00CD10AA" w:rsidP="00155FB2">
            <w:pPr>
              <w:autoSpaceDE w:val="0"/>
              <w:autoSpaceDN w:val="0"/>
              <w:adjustRightInd w:val="0"/>
              <w:rPr>
                <w:rFonts w:asciiTheme="minorHAnsi" w:hAnsiTheme="minorHAnsi"/>
                <w:sz w:val="18"/>
                <w:szCs w:val="18"/>
              </w:rPr>
            </w:pPr>
            <w:r w:rsidRPr="00155FB2">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CD10AA" w:rsidRPr="00155FB2" w14:paraId="69845B86" w14:textId="77777777" w:rsidTr="00D71BE4">
        <w:tc>
          <w:tcPr>
            <w:tcW w:w="11020" w:type="dxa"/>
            <w:gridSpan w:val="2"/>
            <w:vAlign w:val="center"/>
          </w:tcPr>
          <w:p w14:paraId="69845B85" w14:textId="77777777" w:rsidR="00CD10AA" w:rsidRPr="00155FB2" w:rsidRDefault="00CD10AA" w:rsidP="00155FB2">
            <w:pPr>
              <w:autoSpaceDE w:val="0"/>
              <w:autoSpaceDN w:val="0"/>
              <w:adjustRightInd w:val="0"/>
              <w:rPr>
                <w:rFonts w:asciiTheme="minorHAnsi" w:hAnsiTheme="minorHAnsi"/>
                <w:sz w:val="18"/>
                <w:szCs w:val="18"/>
              </w:rPr>
            </w:pPr>
            <w:r w:rsidRPr="00155FB2">
              <w:rPr>
                <w:rFonts w:asciiTheme="minorHAnsi" w:hAnsiTheme="minorHAnsi"/>
                <w:b/>
                <w:sz w:val="18"/>
                <w:szCs w:val="18"/>
              </w:rPr>
              <w:t>The responsible person’s signature on this compliance document affirms that all applicable requirements in this table have been met.</w:t>
            </w:r>
          </w:p>
        </w:tc>
      </w:tr>
    </w:tbl>
    <w:p w14:paraId="69845B88" w14:textId="77777777" w:rsidR="00CD10AA" w:rsidRPr="00F51431" w:rsidRDefault="00CD10AA" w:rsidP="002531C9">
      <w:pPr>
        <w:autoSpaceDE w:val="0"/>
        <w:autoSpaceDN w:val="0"/>
        <w:adjustRightInd w:val="0"/>
        <w:jc w:val="both"/>
        <w:rPr>
          <w:rFonts w:ascii="Calibri" w:hAnsi="Calibri"/>
          <w:sz w:val="18"/>
          <w:szCs w:val="18"/>
        </w:rPr>
      </w:pPr>
    </w:p>
    <w:sectPr w:rsidR="00CD10AA" w:rsidRPr="00F51431" w:rsidSect="002531C9">
      <w:headerReference w:type="default" r:id="rId16"/>
      <w:pgSz w:w="12240" w:h="15840" w:code="1"/>
      <w:pgMar w:top="720" w:right="720" w:bottom="720" w:left="720" w:header="720" w:footer="432"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0F2E39" w14:textId="77777777" w:rsidR="00595926" w:rsidRDefault="00595926">
      <w:r>
        <w:separator/>
      </w:r>
    </w:p>
  </w:endnote>
  <w:endnote w:type="continuationSeparator" w:id="0">
    <w:p w14:paraId="599CDC34" w14:textId="77777777" w:rsidR="00595926" w:rsidRDefault="00595926">
      <w:r>
        <w:continuationSeparator/>
      </w:r>
    </w:p>
  </w:endnote>
  <w:endnote w:type="continuationNotice" w:id="1">
    <w:p w14:paraId="5401E029" w14:textId="77777777" w:rsidR="00595926" w:rsidRDefault="005959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845BA0" w14:textId="77777777" w:rsidR="00595926" w:rsidRDefault="00595926" w:rsidP="006F0954">
    <w:pPr>
      <w:pStyle w:val="Style7"/>
      <w:rPr>
        <w:b w:val="0"/>
        <w:i w:val="0"/>
      </w:rPr>
    </w:pPr>
    <w:r>
      <w:rPr>
        <w:b w:val="0"/>
        <w:i w:val="0"/>
      </w:rPr>
      <w:t xml:space="preserve">Registration Number:                                                           Registration Date/Time:                                           HERS Provider:                       </w:t>
    </w:r>
  </w:p>
  <w:p w14:paraId="69845BA1" w14:textId="5A5FA36F" w:rsidR="00595926" w:rsidRPr="006F0954" w:rsidRDefault="00595926" w:rsidP="006F0954">
    <w:pPr>
      <w:pStyle w:val="Style7"/>
      <w:rPr>
        <w:b w:val="0"/>
        <w:i w:val="0"/>
      </w:rPr>
    </w:pPr>
    <w:r>
      <w:rPr>
        <w:b w:val="0"/>
        <w:i w:val="0"/>
      </w:rPr>
      <w:t>CA Building Energy Efficiency Standards - 2016 Residential Compliance</w:t>
    </w:r>
    <w:r>
      <w:rPr>
        <w:b w:val="0"/>
        <w:i w:val="0"/>
      </w:rPr>
      <w:tab/>
    </w:r>
    <w:del w:id="27" w:author="Shewmaker, Michael@Energy" w:date="2016-10-11T11:02:00Z">
      <w:r w:rsidR="00B11E0F" w:rsidDel="009753B1">
        <w:rPr>
          <w:b w:val="0"/>
          <w:i w:val="0"/>
        </w:rPr>
        <w:delText xml:space="preserve">January </w:delText>
      </w:r>
    </w:del>
    <w:ins w:id="28" w:author="Shewmaker, Michael@Energy" w:date="2016-10-11T11:02:00Z">
      <w:r w:rsidR="009753B1">
        <w:rPr>
          <w:b w:val="0"/>
          <w:i w:val="0"/>
        </w:rPr>
        <w:t>October</w:t>
      </w:r>
      <w:r w:rsidR="009753B1">
        <w:rPr>
          <w:b w:val="0"/>
          <w:i w:val="0"/>
        </w:rPr>
        <w:t xml:space="preserve"> </w:t>
      </w:r>
    </w:ins>
    <w:r w:rsidR="00B11E0F">
      <w:rPr>
        <w:b w:val="0"/>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2D967B" w14:textId="77777777" w:rsidR="00595926" w:rsidRPr="00654C7A" w:rsidRDefault="00595926" w:rsidP="004E316F">
    <w:pPr>
      <w:pStyle w:val="Style7"/>
      <w:rPr>
        <w:b w:val="0"/>
        <w:i w:val="0"/>
      </w:rPr>
    </w:pPr>
    <w:r w:rsidRPr="00654C7A">
      <w:rPr>
        <w:b w:val="0"/>
        <w:i w:val="0"/>
      </w:rPr>
      <w:t xml:space="preserve">Registration Number:                                                           Registration Date/Time:                                           HERS Provider:                       </w:t>
    </w:r>
  </w:p>
  <w:p w14:paraId="13D3611B" w14:textId="3AF0EFD4" w:rsidR="00595926" w:rsidRDefault="00595926" w:rsidP="0044636B">
    <w:pPr>
      <w:pStyle w:val="Style7"/>
    </w:pPr>
    <w:r w:rsidRPr="00654C7A">
      <w:rPr>
        <w:b w:val="0"/>
        <w:i w:val="0"/>
      </w:rPr>
      <w:t>CA Building En</w:t>
    </w:r>
    <w:r>
      <w:rPr>
        <w:b w:val="0"/>
        <w:i w:val="0"/>
      </w:rPr>
      <w:t>ergy Efficiency Standards - 2016</w:t>
    </w:r>
    <w:r w:rsidRPr="00654C7A">
      <w:rPr>
        <w:b w:val="0"/>
        <w:i w:val="0"/>
      </w:rPr>
      <w:t xml:space="preserve"> Residential Compliance</w:t>
    </w:r>
    <w:r w:rsidRPr="00654C7A">
      <w:rPr>
        <w:b w:val="0"/>
        <w:i w:val="0"/>
      </w:rPr>
      <w:tab/>
    </w:r>
    <w:del w:id="31" w:author="Shewmaker, Michael@Energy" w:date="2016-10-11T11:02:00Z">
      <w:r w:rsidR="00B11E0F" w:rsidDel="009753B1">
        <w:rPr>
          <w:b w:val="0"/>
          <w:i w:val="0"/>
        </w:rPr>
        <w:delText xml:space="preserve">January </w:delText>
      </w:r>
    </w:del>
    <w:ins w:id="32" w:author="Shewmaker, Michael@Energy" w:date="2016-10-11T11:02:00Z">
      <w:r w:rsidR="009753B1">
        <w:rPr>
          <w:b w:val="0"/>
          <w:i w:val="0"/>
        </w:rPr>
        <w:t>October</w:t>
      </w:r>
      <w:r w:rsidR="009753B1">
        <w:rPr>
          <w:b w:val="0"/>
          <w:i w:val="0"/>
        </w:rPr>
        <w:t xml:space="preserve"> </w:t>
      </w:r>
    </w:ins>
    <w:r w:rsidR="00B11E0F">
      <w:rPr>
        <w:b w:val="0"/>
        <w:i w:val="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82CB92" w14:textId="7351249F" w:rsidR="00595926" w:rsidRPr="006F0954" w:rsidRDefault="00595926" w:rsidP="006F0954">
    <w:pPr>
      <w:pStyle w:val="Style7"/>
      <w:rPr>
        <w:b w:val="0"/>
        <w:i w:val="0"/>
      </w:rPr>
    </w:pPr>
    <w:r>
      <w:rPr>
        <w:b w:val="0"/>
        <w:i w:val="0"/>
      </w:rPr>
      <w:t>CA Building Energy Efficiency Standards - 2016 Residential Compliance</w:t>
    </w:r>
    <w:r>
      <w:rPr>
        <w:b w:val="0"/>
        <w:i w:val="0"/>
      </w:rPr>
      <w:tab/>
    </w:r>
    <w:del w:id="33" w:author="Shewmaker, Michael@Energy" w:date="2016-10-11T11:02:00Z">
      <w:r w:rsidR="00B11E0F" w:rsidDel="009753B1">
        <w:rPr>
          <w:b w:val="0"/>
          <w:i w:val="0"/>
        </w:rPr>
        <w:delText xml:space="preserve">January </w:delText>
      </w:r>
    </w:del>
    <w:ins w:id="34" w:author="Shewmaker, Michael@Energy" w:date="2016-10-11T11:02:00Z">
      <w:r w:rsidR="009753B1">
        <w:rPr>
          <w:b w:val="0"/>
          <w:i w:val="0"/>
        </w:rPr>
        <w:t>October</w:t>
      </w:r>
      <w:r w:rsidR="009753B1">
        <w:rPr>
          <w:b w:val="0"/>
          <w:i w:val="0"/>
        </w:rPr>
        <w:t xml:space="preserve"> </w:t>
      </w:r>
    </w:ins>
    <w:r w:rsidR="00B11E0F">
      <w:rPr>
        <w:b w:val="0"/>
        <w:i w:val="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987B4B" w14:textId="77777777" w:rsidR="00595926" w:rsidRDefault="00595926">
      <w:r>
        <w:separator/>
      </w:r>
    </w:p>
  </w:footnote>
  <w:footnote w:type="continuationSeparator" w:id="0">
    <w:p w14:paraId="2B749AAB" w14:textId="77777777" w:rsidR="00595926" w:rsidRDefault="00595926">
      <w:r>
        <w:continuationSeparator/>
      </w:r>
    </w:p>
  </w:footnote>
  <w:footnote w:type="continuationNotice" w:id="1">
    <w:p w14:paraId="4535F282" w14:textId="77777777" w:rsidR="00595926" w:rsidRDefault="0059592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845B8D" w14:textId="77777777" w:rsidR="00595926" w:rsidRDefault="009753B1">
    <w:pPr>
      <w:pStyle w:val="Header"/>
    </w:pPr>
    <w:r>
      <w:rPr>
        <w:noProof/>
      </w:rPr>
      <w:pict w14:anchorId="69845B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6" o:spid="_x0000_s2059"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845B8E" w14:textId="77777777" w:rsidR="00595926" w:rsidRDefault="00595926" w:rsidP="006F0954">
    <w:pPr>
      <w:suppressAutoHyphens/>
      <w:ind w:left="-90"/>
      <w:rPr>
        <w:rFonts w:ascii="Arial" w:hAnsi="Arial" w:cs="Arial"/>
        <w:sz w:val="14"/>
        <w:szCs w:val="14"/>
      </w:rPr>
    </w:pPr>
    <w:r>
      <w:rPr>
        <w:rFonts w:ascii="Arial" w:hAnsi="Arial" w:cs="Arial"/>
        <w:sz w:val="14"/>
        <w:szCs w:val="14"/>
      </w:rPr>
      <w:t>STATE OF CALIFORNIA</w:t>
    </w:r>
  </w:p>
  <w:p w14:paraId="69845B8F" w14:textId="28925CE6" w:rsidR="00595926" w:rsidRDefault="00595926" w:rsidP="006F0954">
    <w:pPr>
      <w:suppressAutoHyphens/>
      <w:ind w:left="-90"/>
      <w:rPr>
        <w:rFonts w:ascii="Arial" w:hAnsi="Arial" w:cs="Arial"/>
        <w:b/>
        <w:sz w:val="24"/>
        <w:szCs w:val="24"/>
      </w:rPr>
    </w:pPr>
    <w:r>
      <w:rPr>
        <w:noProof/>
      </w:rPr>
      <w:drawing>
        <wp:anchor distT="0" distB="0" distL="114300" distR="114300" simplePos="0" relativeHeight="251658243" behindDoc="0" locked="0" layoutInCell="1" allowOverlap="1" wp14:anchorId="56556115" wp14:editId="247A490F">
          <wp:simplePos x="0" y="0"/>
          <wp:positionH relativeFrom="margin">
            <wp:posOffset>6618605</wp:posOffset>
          </wp:positionH>
          <wp:positionV relativeFrom="margin">
            <wp:posOffset>-1252220</wp:posOffset>
          </wp:positionV>
          <wp:extent cx="312420" cy="27432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2420" cy="274320"/>
                  </a:xfrm>
                  <a:prstGeom prst="rect">
                    <a:avLst/>
                  </a:prstGeom>
                  <a:noFill/>
                </pic:spPr>
              </pic:pic>
            </a:graphicData>
          </a:graphic>
          <wp14:sizeRelH relativeFrom="page">
            <wp14:pctWidth>0</wp14:pctWidth>
          </wp14:sizeRelH>
          <wp14:sizeRelV relativeFrom="margin">
            <wp14:pctHeight>0</wp14:pctHeight>
          </wp14:sizeRelV>
        </wp:anchor>
      </w:drawing>
    </w:r>
    <w:r>
      <w:rPr>
        <w:rFonts w:ascii="Arial" w:hAnsi="Arial" w:cs="Arial"/>
        <w:b/>
        <w:sz w:val="24"/>
        <w:szCs w:val="24"/>
      </w:rPr>
      <w:t>BUILDING LEAKAGE DIAGNOSTIC TEST</w:t>
    </w:r>
  </w:p>
  <w:p w14:paraId="484DD083" w14:textId="62970A64" w:rsidR="00595926" w:rsidRDefault="00595926" w:rsidP="006F0954">
    <w:pPr>
      <w:suppressAutoHyphens/>
      <w:ind w:left="-90"/>
      <w:rPr>
        <w:rFonts w:ascii="Arial" w:hAnsi="Arial" w:cs="Arial"/>
        <w:sz w:val="14"/>
        <w:szCs w:val="14"/>
      </w:rPr>
    </w:pPr>
    <w:r>
      <w:rPr>
        <w:rFonts w:ascii="Arial" w:hAnsi="Arial" w:cs="Arial"/>
        <w:sz w:val="14"/>
        <w:szCs w:val="14"/>
      </w:rPr>
      <w:t>CEC-CF2R-ENV-20-H (Revised 01/16)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5520"/>
      <w:gridCol w:w="3040"/>
      <w:gridCol w:w="2479"/>
    </w:tblGrid>
    <w:tr w:rsidR="00595926" w14:paraId="2BDFB42D" w14:textId="77777777" w:rsidTr="002531C9">
      <w:trPr>
        <w:cantSplit/>
        <w:trHeight w:val="288"/>
      </w:trPr>
      <w:tc>
        <w:tcPr>
          <w:tcW w:w="3877" w:type="pct"/>
          <w:gridSpan w:val="2"/>
          <w:tcBorders>
            <w:top w:val="single" w:sz="4" w:space="0" w:color="auto"/>
            <w:left w:val="single" w:sz="4" w:space="0" w:color="auto"/>
            <w:bottom w:val="single" w:sz="4" w:space="0" w:color="auto"/>
            <w:right w:val="nil"/>
          </w:tcBorders>
          <w:vAlign w:val="center"/>
          <w:hideMark/>
        </w:tcPr>
        <w:p w14:paraId="6C450A27" w14:textId="77777777" w:rsidR="00595926" w:rsidRDefault="009753B1" w:rsidP="002531C9">
          <w:pPr>
            <w:pStyle w:val="Heading1"/>
            <w:rPr>
              <w:rFonts w:ascii="Calibri" w:hAnsi="Calibri"/>
              <w:b w:val="0"/>
              <w:bCs/>
              <w:sz w:val="20"/>
            </w:rPr>
          </w:pPr>
          <w:r>
            <w:pict w14:anchorId="66EF0C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3" o:spid="_x0000_s2062" type="#_x0000_t75" style="position:absolute;margin-left:0;margin-top:0;width:10in;height:540pt;z-index:-251658236;mso-position-horizontal:center;mso-position-horizontal-relative:margin;mso-position-vertical:center;mso-position-vertical-relative:margin" o:allowincell="f">
                <v:imagedata r:id="rId2" o:title="" gain="19661f" blacklevel="22938f"/>
                <w10:wrap anchorx="margin" anchory="margin"/>
              </v:shape>
            </w:pict>
          </w:r>
          <w:r w:rsidR="00595926">
            <w:rPr>
              <w:rFonts w:ascii="Calibri" w:hAnsi="Calibri"/>
              <w:b w:val="0"/>
              <w:bCs/>
              <w:sz w:val="20"/>
            </w:rPr>
            <w:t>CERTIFICATE OF INSTALLATION</w:t>
          </w:r>
        </w:p>
      </w:tc>
      <w:tc>
        <w:tcPr>
          <w:tcW w:w="1123" w:type="pct"/>
          <w:tcBorders>
            <w:top w:val="single" w:sz="4" w:space="0" w:color="auto"/>
            <w:left w:val="nil"/>
            <w:bottom w:val="single" w:sz="4" w:space="0" w:color="auto"/>
            <w:right w:val="single" w:sz="4" w:space="0" w:color="auto"/>
          </w:tcBorders>
          <w:vAlign w:val="center"/>
          <w:hideMark/>
        </w:tcPr>
        <w:p w14:paraId="2FA36ED5" w14:textId="6EF18A6F" w:rsidR="00595926" w:rsidRDefault="00595926" w:rsidP="006F0954">
          <w:pPr>
            <w:pStyle w:val="Heading1"/>
            <w:jc w:val="right"/>
            <w:rPr>
              <w:rFonts w:ascii="Calibri" w:hAnsi="Calibri"/>
              <w:b w:val="0"/>
              <w:bCs/>
              <w:sz w:val="20"/>
            </w:rPr>
          </w:pPr>
          <w:r>
            <w:rPr>
              <w:rFonts w:ascii="Calibri" w:hAnsi="Calibri"/>
              <w:b w:val="0"/>
              <w:bCs/>
              <w:sz w:val="20"/>
            </w:rPr>
            <w:t>CF2R-ENV-20-H</w:t>
          </w:r>
        </w:p>
      </w:tc>
    </w:tr>
    <w:tr w:rsidR="00595926" w14:paraId="34F230A3" w14:textId="77777777" w:rsidTr="002531C9">
      <w:trPr>
        <w:cantSplit/>
        <w:trHeight w:val="288"/>
      </w:trPr>
      <w:tc>
        <w:tcPr>
          <w:tcW w:w="2500" w:type="pct"/>
          <w:tcBorders>
            <w:top w:val="single" w:sz="4" w:space="0" w:color="auto"/>
            <w:left w:val="single" w:sz="4" w:space="0" w:color="auto"/>
            <w:bottom w:val="single" w:sz="4" w:space="0" w:color="auto"/>
            <w:right w:val="nil"/>
          </w:tcBorders>
          <w:hideMark/>
        </w:tcPr>
        <w:p w14:paraId="400FF12C" w14:textId="287D56F1" w:rsidR="00595926" w:rsidRDefault="00595926" w:rsidP="002531C9">
          <w:pPr>
            <w:tabs>
              <w:tab w:val="right" w:pos="10543"/>
            </w:tabs>
            <w:rPr>
              <w:rFonts w:ascii="Calibri" w:hAnsi="Calibri"/>
              <w:sz w:val="12"/>
              <w:szCs w:val="12"/>
            </w:rPr>
          </w:pPr>
          <w:r>
            <w:rPr>
              <w:rFonts w:ascii="Calibri" w:hAnsi="Calibri"/>
              <w:bCs/>
            </w:rPr>
            <w:t>Building Leakage Diagnostic Test</w:t>
          </w:r>
        </w:p>
      </w:tc>
      <w:tc>
        <w:tcPr>
          <w:tcW w:w="2500" w:type="pct"/>
          <w:gridSpan w:val="2"/>
          <w:tcBorders>
            <w:top w:val="single" w:sz="4" w:space="0" w:color="auto"/>
            <w:left w:val="nil"/>
            <w:bottom w:val="single" w:sz="4" w:space="0" w:color="auto"/>
            <w:right w:val="single" w:sz="4" w:space="0" w:color="auto"/>
          </w:tcBorders>
          <w:hideMark/>
        </w:tcPr>
        <w:p w14:paraId="3EA4021F" w14:textId="77777777" w:rsidR="00595926" w:rsidRDefault="00595926" w:rsidP="002531C9">
          <w:pPr>
            <w:tabs>
              <w:tab w:val="right" w:pos="10543"/>
            </w:tabs>
            <w:jc w:val="right"/>
            <w:rPr>
              <w:rFonts w:ascii="Calibri" w:hAnsi="Calibri"/>
              <w:sz w:val="12"/>
              <w:szCs w:val="12"/>
            </w:rPr>
          </w:pPr>
          <w:r>
            <w:rPr>
              <w:rFonts w:ascii="Calibri" w:hAnsi="Calibri"/>
              <w:bCs/>
            </w:rPr>
            <w:t xml:space="preserve">(Page </w:t>
          </w:r>
          <w:r>
            <w:rPr>
              <w:rFonts w:ascii="Calibri" w:hAnsi="Calibri"/>
              <w:bCs/>
            </w:rPr>
            <w:fldChar w:fldCharType="begin"/>
          </w:r>
          <w:r>
            <w:rPr>
              <w:rFonts w:ascii="Calibri" w:hAnsi="Calibri"/>
              <w:bCs/>
            </w:rPr>
            <w:instrText xml:space="preserve"> PAGE   \* MERGEFORMAT </w:instrText>
          </w:r>
          <w:r>
            <w:rPr>
              <w:rFonts w:ascii="Calibri" w:hAnsi="Calibri"/>
              <w:bCs/>
            </w:rPr>
            <w:fldChar w:fldCharType="separate"/>
          </w:r>
          <w:r w:rsidR="009753B1">
            <w:rPr>
              <w:rFonts w:ascii="Calibri" w:hAnsi="Calibri"/>
              <w:bCs/>
              <w:noProof/>
            </w:rPr>
            <w:t>3</w:t>
          </w:r>
          <w:r>
            <w:rPr>
              <w:rFonts w:ascii="Calibri" w:hAnsi="Calibri"/>
              <w:bCs/>
            </w:rPr>
            <w:fldChar w:fldCharType="end"/>
          </w:r>
          <w:r>
            <w:rPr>
              <w:rFonts w:ascii="Calibri" w:hAnsi="Calibri"/>
              <w:bCs/>
            </w:rPr>
            <w:t xml:space="preserve"> of </w:t>
          </w:r>
          <w:fldSimple w:instr=" SECTIONPAGES   \* MERGEFORMAT ">
            <w:r w:rsidR="009753B1" w:rsidRPr="009753B1">
              <w:rPr>
                <w:rFonts w:ascii="Calibri" w:hAnsi="Calibri"/>
                <w:bCs/>
                <w:noProof/>
              </w:rPr>
              <w:t>3</w:t>
            </w:r>
          </w:fldSimple>
          <w:r>
            <w:rPr>
              <w:rFonts w:ascii="Calibri" w:hAnsi="Calibri"/>
              <w:bCs/>
            </w:rPr>
            <w:t>)</w:t>
          </w:r>
        </w:p>
      </w:tc>
    </w:tr>
    <w:tr w:rsidR="00595926" w14:paraId="024F523B" w14:textId="77777777" w:rsidTr="002531C9">
      <w:trPr>
        <w:cantSplit/>
        <w:trHeight w:val="288"/>
      </w:trPr>
      <w:tc>
        <w:tcPr>
          <w:tcW w:w="0" w:type="auto"/>
          <w:tcBorders>
            <w:top w:val="single" w:sz="4" w:space="0" w:color="auto"/>
            <w:left w:val="single" w:sz="4" w:space="0" w:color="auto"/>
            <w:bottom w:val="single" w:sz="4" w:space="0" w:color="auto"/>
            <w:right w:val="single" w:sz="4" w:space="0" w:color="auto"/>
          </w:tcBorders>
          <w:hideMark/>
        </w:tcPr>
        <w:p w14:paraId="4A409ABB" w14:textId="77777777" w:rsidR="00595926" w:rsidRDefault="00595926" w:rsidP="002531C9">
          <w:pPr>
            <w:rPr>
              <w:rFonts w:ascii="Calibri" w:hAnsi="Calibri"/>
              <w:sz w:val="12"/>
              <w:szCs w:val="12"/>
            </w:rPr>
          </w:pPr>
          <w:r>
            <w:rPr>
              <w:rFonts w:ascii="Calibri" w:hAnsi="Calibri"/>
              <w:sz w:val="12"/>
              <w:szCs w:val="12"/>
            </w:rPr>
            <w:t>Project Name:</w:t>
          </w:r>
        </w:p>
      </w:tc>
      <w:tc>
        <w:tcPr>
          <w:tcW w:w="1377" w:type="pct"/>
          <w:tcBorders>
            <w:top w:val="single" w:sz="4" w:space="0" w:color="auto"/>
            <w:left w:val="single" w:sz="4" w:space="0" w:color="auto"/>
            <w:bottom w:val="single" w:sz="4" w:space="0" w:color="auto"/>
            <w:right w:val="single" w:sz="4" w:space="0" w:color="auto"/>
          </w:tcBorders>
          <w:hideMark/>
        </w:tcPr>
        <w:p w14:paraId="2B7CD6A5" w14:textId="77777777" w:rsidR="00595926" w:rsidRDefault="00595926" w:rsidP="002531C9">
          <w:pPr>
            <w:rPr>
              <w:rFonts w:ascii="Calibri" w:hAnsi="Calibri"/>
              <w:sz w:val="12"/>
              <w:szCs w:val="12"/>
            </w:rPr>
          </w:pPr>
          <w:r>
            <w:rPr>
              <w:rFonts w:ascii="Calibri" w:hAnsi="Calibri"/>
              <w:sz w:val="12"/>
              <w:szCs w:val="12"/>
            </w:rPr>
            <w:t>Enforcement Agency:</w:t>
          </w:r>
        </w:p>
      </w:tc>
      <w:tc>
        <w:tcPr>
          <w:tcW w:w="1123" w:type="pct"/>
          <w:tcBorders>
            <w:top w:val="single" w:sz="4" w:space="0" w:color="auto"/>
            <w:left w:val="single" w:sz="4" w:space="0" w:color="auto"/>
            <w:bottom w:val="single" w:sz="4" w:space="0" w:color="auto"/>
            <w:right w:val="single" w:sz="4" w:space="0" w:color="auto"/>
          </w:tcBorders>
          <w:hideMark/>
        </w:tcPr>
        <w:p w14:paraId="6F434231" w14:textId="77777777" w:rsidR="00595926" w:rsidRDefault="00595926" w:rsidP="002531C9">
          <w:pPr>
            <w:rPr>
              <w:rFonts w:ascii="Calibri" w:hAnsi="Calibri"/>
              <w:sz w:val="12"/>
              <w:szCs w:val="12"/>
            </w:rPr>
          </w:pPr>
          <w:r>
            <w:rPr>
              <w:rFonts w:ascii="Calibri" w:hAnsi="Calibri"/>
              <w:sz w:val="12"/>
              <w:szCs w:val="12"/>
            </w:rPr>
            <w:t>Permit Number:</w:t>
          </w:r>
        </w:p>
      </w:tc>
    </w:tr>
    <w:tr w:rsidR="00595926" w14:paraId="5D09A6EB" w14:textId="77777777" w:rsidTr="002531C9">
      <w:trPr>
        <w:cantSplit/>
        <w:trHeight w:val="288"/>
      </w:trPr>
      <w:tc>
        <w:tcPr>
          <w:tcW w:w="0" w:type="auto"/>
          <w:tcBorders>
            <w:top w:val="single" w:sz="4" w:space="0" w:color="auto"/>
            <w:left w:val="single" w:sz="4" w:space="0" w:color="auto"/>
            <w:bottom w:val="single" w:sz="4" w:space="0" w:color="auto"/>
            <w:right w:val="single" w:sz="4" w:space="0" w:color="auto"/>
          </w:tcBorders>
          <w:hideMark/>
        </w:tcPr>
        <w:p w14:paraId="381261A6" w14:textId="77777777" w:rsidR="00595926" w:rsidRDefault="00595926" w:rsidP="002531C9">
          <w:pPr>
            <w:rPr>
              <w:rFonts w:ascii="Calibri" w:hAnsi="Calibri"/>
              <w:sz w:val="12"/>
              <w:szCs w:val="12"/>
              <w:vertAlign w:val="superscript"/>
            </w:rPr>
          </w:pPr>
          <w:r>
            <w:rPr>
              <w:rFonts w:ascii="Calibri" w:hAnsi="Calibri"/>
              <w:sz w:val="12"/>
              <w:szCs w:val="12"/>
            </w:rPr>
            <w:t>Dwelling Address:</w:t>
          </w:r>
        </w:p>
      </w:tc>
      <w:tc>
        <w:tcPr>
          <w:tcW w:w="1377" w:type="pct"/>
          <w:tcBorders>
            <w:top w:val="single" w:sz="4" w:space="0" w:color="auto"/>
            <w:left w:val="single" w:sz="4" w:space="0" w:color="auto"/>
            <w:bottom w:val="single" w:sz="4" w:space="0" w:color="auto"/>
            <w:right w:val="single" w:sz="4" w:space="0" w:color="auto"/>
          </w:tcBorders>
          <w:hideMark/>
        </w:tcPr>
        <w:p w14:paraId="3438EA56" w14:textId="77777777" w:rsidR="00595926" w:rsidRDefault="00595926" w:rsidP="002531C9">
          <w:pPr>
            <w:rPr>
              <w:rFonts w:ascii="Calibri" w:hAnsi="Calibri"/>
              <w:sz w:val="12"/>
              <w:szCs w:val="12"/>
              <w:vertAlign w:val="superscript"/>
            </w:rPr>
          </w:pPr>
          <w:r>
            <w:rPr>
              <w:rFonts w:ascii="Calibri" w:hAnsi="Calibri"/>
              <w:sz w:val="12"/>
              <w:szCs w:val="12"/>
            </w:rPr>
            <w:t>City:</w:t>
          </w:r>
        </w:p>
      </w:tc>
      <w:tc>
        <w:tcPr>
          <w:tcW w:w="1123" w:type="pct"/>
          <w:tcBorders>
            <w:top w:val="single" w:sz="4" w:space="0" w:color="auto"/>
            <w:left w:val="single" w:sz="4" w:space="0" w:color="auto"/>
            <w:bottom w:val="single" w:sz="4" w:space="0" w:color="auto"/>
            <w:right w:val="single" w:sz="4" w:space="0" w:color="auto"/>
          </w:tcBorders>
          <w:hideMark/>
        </w:tcPr>
        <w:p w14:paraId="0682A53C" w14:textId="77777777" w:rsidR="00595926" w:rsidRDefault="00595926" w:rsidP="002531C9">
          <w:pPr>
            <w:rPr>
              <w:rFonts w:ascii="Calibri" w:hAnsi="Calibri"/>
              <w:sz w:val="12"/>
              <w:szCs w:val="12"/>
              <w:vertAlign w:val="superscript"/>
            </w:rPr>
          </w:pPr>
          <w:r>
            <w:rPr>
              <w:rFonts w:ascii="Calibri" w:hAnsi="Calibri"/>
              <w:sz w:val="12"/>
              <w:szCs w:val="12"/>
            </w:rPr>
            <w:t>Zip Code:</w:t>
          </w:r>
        </w:p>
      </w:tc>
    </w:tr>
  </w:tbl>
  <w:p w14:paraId="69845B9F" w14:textId="77777777" w:rsidR="00595926" w:rsidRDefault="009753B1">
    <w:pPr>
      <w:pStyle w:val="Header"/>
    </w:pPr>
    <w:r>
      <w:rPr>
        <w:noProof/>
      </w:rPr>
      <w:pict w14:anchorId="69845BC6">
        <v:shape id="WordPictureWatermark16845167" o:spid="_x0000_s2060" type="#_x0000_t75" style="position:absolute;margin-left:0;margin-top:0;width:10in;height:540pt;z-index:-251658238;mso-position-horizontal:center;mso-position-horizontal-relative:margin;mso-position-vertical:center;mso-position-vertical-relative:margin" o:allowincell="f">
          <v:imagedata r:id="rId2" o:title=""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A16CAD" w14:textId="77777777" w:rsidR="00595926" w:rsidRDefault="00595926" w:rsidP="006F0954">
    <w:pPr>
      <w:suppressAutoHyphens/>
      <w:ind w:left="-90"/>
      <w:rPr>
        <w:rFonts w:ascii="Arial" w:hAnsi="Arial" w:cs="Arial"/>
        <w:sz w:val="14"/>
        <w:szCs w:val="14"/>
      </w:rPr>
    </w:pPr>
    <w:r>
      <w:rPr>
        <w:rFonts w:ascii="Arial" w:hAnsi="Arial" w:cs="Arial"/>
        <w:sz w:val="14"/>
        <w:szCs w:val="14"/>
      </w:rPr>
      <w:t>STATE OF CALIFORNIA</w:t>
    </w:r>
  </w:p>
  <w:p w14:paraId="1BD2EBE9" w14:textId="77777777" w:rsidR="00595926" w:rsidRDefault="00595926" w:rsidP="006F0954">
    <w:pPr>
      <w:suppressAutoHyphens/>
      <w:ind w:left="-90"/>
      <w:rPr>
        <w:rFonts w:ascii="Arial" w:hAnsi="Arial" w:cs="Arial"/>
        <w:b/>
        <w:sz w:val="24"/>
        <w:szCs w:val="24"/>
      </w:rPr>
    </w:pPr>
    <w:r>
      <w:rPr>
        <w:noProof/>
      </w:rPr>
      <w:drawing>
        <wp:anchor distT="0" distB="0" distL="114300" distR="114300" simplePos="0" relativeHeight="251658245" behindDoc="0" locked="0" layoutInCell="1" allowOverlap="1" wp14:anchorId="7A616240" wp14:editId="050326E4">
          <wp:simplePos x="0" y="0"/>
          <wp:positionH relativeFrom="margin">
            <wp:posOffset>6618605</wp:posOffset>
          </wp:positionH>
          <wp:positionV relativeFrom="margin">
            <wp:posOffset>-1252220</wp:posOffset>
          </wp:positionV>
          <wp:extent cx="312420" cy="2743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2420" cy="274320"/>
                  </a:xfrm>
                  <a:prstGeom prst="rect">
                    <a:avLst/>
                  </a:prstGeom>
                  <a:noFill/>
                </pic:spPr>
              </pic:pic>
            </a:graphicData>
          </a:graphic>
          <wp14:sizeRelH relativeFrom="page">
            <wp14:pctWidth>0</wp14:pctWidth>
          </wp14:sizeRelH>
          <wp14:sizeRelV relativeFrom="margin">
            <wp14:pctHeight>0</wp14:pctHeight>
          </wp14:sizeRelV>
        </wp:anchor>
      </w:drawing>
    </w:r>
    <w:r>
      <w:rPr>
        <w:rFonts w:ascii="Arial" w:hAnsi="Arial" w:cs="Arial"/>
        <w:b/>
        <w:sz w:val="24"/>
        <w:szCs w:val="24"/>
      </w:rPr>
      <w:t>BUILDING LEAKAGE DIAGNOSTIC TEST</w:t>
    </w:r>
  </w:p>
  <w:p w14:paraId="05B112EE" w14:textId="4D018623" w:rsidR="00595926" w:rsidRDefault="00595926" w:rsidP="006F0954">
    <w:pPr>
      <w:suppressAutoHyphens/>
      <w:ind w:left="-90"/>
      <w:rPr>
        <w:rFonts w:ascii="Arial" w:hAnsi="Arial" w:cs="Arial"/>
        <w:sz w:val="14"/>
        <w:szCs w:val="14"/>
      </w:rPr>
    </w:pPr>
    <w:r>
      <w:rPr>
        <w:rFonts w:ascii="Arial" w:hAnsi="Arial" w:cs="Arial"/>
        <w:sz w:val="14"/>
        <w:szCs w:val="14"/>
      </w:rPr>
      <w:t xml:space="preserve">CEC-CF2R-ENV-20-H (Revised </w:t>
    </w:r>
    <w:del w:id="29" w:author="Shewmaker, Michael@Energy" w:date="2016-10-11T11:02:00Z">
      <w:r w:rsidR="00B11E0F" w:rsidDel="009753B1">
        <w:rPr>
          <w:rFonts w:ascii="Arial" w:hAnsi="Arial" w:cs="Arial"/>
          <w:sz w:val="14"/>
          <w:szCs w:val="14"/>
        </w:rPr>
        <w:delText>01</w:delText>
      </w:r>
    </w:del>
    <w:ins w:id="30" w:author="Shewmaker, Michael@Energy" w:date="2016-10-11T11:02:00Z">
      <w:r w:rsidR="009753B1">
        <w:rPr>
          <w:rFonts w:ascii="Arial" w:hAnsi="Arial" w:cs="Arial"/>
          <w:sz w:val="14"/>
          <w:szCs w:val="14"/>
        </w:rPr>
        <w:t>10</w:t>
      </w:r>
    </w:ins>
    <w:r w:rsidR="00B11E0F">
      <w:rPr>
        <w:rFonts w:ascii="Arial" w:hAnsi="Arial" w:cs="Arial"/>
        <w:sz w:val="14"/>
        <w:szCs w:val="14"/>
      </w:rPr>
      <w:t>/16</w:t>
    </w:r>
    <w:r>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5520"/>
      <w:gridCol w:w="3040"/>
      <w:gridCol w:w="2479"/>
    </w:tblGrid>
    <w:tr w:rsidR="00595926" w14:paraId="0CAE9037" w14:textId="77777777" w:rsidTr="002531C9">
      <w:trPr>
        <w:cantSplit/>
        <w:trHeight w:val="288"/>
      </w:trPr>
      <w:tc>
        <w:tcPr>
          <w:tcW w:w="3877" w:type="pct"/>
          <w:gridSpan w:val="2"/>
          <w:tcBorders>
            <w:top w:val="single" w:sz="4" w:space="0" w:color="auto"/>
            <w:left w:val="single" w:sz="4" w:space="0" w:color="auto"/>
            <w:bottom w:val="single" w:sz="4" w:space="0" w:color="auto"/>
            <w:right w:val="nil"/>
          </w:tcBorders>
          <w:vAlign w:val="center"/>
          <w:hideMark/>
        </w:tcPr>
        <w:p w14:paraId="752FDA4C" w14:textId="476B3553" w:rsidR="00595926" w:rsidRDefault="00595926" w:rsidP="002531C9">
          <w:pPr>
            <w:pStyle w:val="Heading1"/>
            <w:rPr>
              <w:rFonts w:ascii="Calibri" w:hAnsi="Calibri"/>
              <w:b w:val="0"/>
              <w:bCs/>
              <w:sz w:val="20"/>
            </w:rPr>
          </w:pPr>
          <w:r>
            <w:rPr>
              <w:noProof/>
            </w:rPr>
            <w:drawing>
              <wp:anchor distT="0" distB="0" distL="114300" distR="114300" simplePos="0" relativeHeight="251658246" behindDoc="1" locked="0" layoutInCell="0" allowOverlap="1" wp14:anchorId="7116BEC5" wp14:editId="0CF5A943">
                <wp:simplePos x="0" y="0"/>
                <wp:positionH relativeFrom="margin">
                  <wp:align>center</wp:align>
                </wp:positionH>
                <wp:positionV relativeFrom="margin">
                  <wp:align>center</wp:align>
                </wp:positionV>
                <wp:extent cx="9144000" cy="68580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b w:val="0"/>
              <w:bCs/>
              <w:sz w:val="20"/>
            </w:rPr>
            <w:t>CERTIFICATE OF INSTALLATION</w:t>
          </w:r>
        </w:p>
      </w:tc>
      <w:tc>
        <w:tcPr>
          <w:tcW w:w="1123" w:type="pct"/>
          <w:tcBorders>
            <w:top w:val="single" w:sz="4" w:space="0" w:color="auto"/>
            <w:left w:val="nil"/>
            <w:bottom w:val="single" w:sz="4" w:space="0" w:color="auto"/>
            <w:right w:val="single" w:sz="4" w:space="0" w:color="auto"/>
          </w:tcBorders>
          <w:vAlign w:val="center"/>
          <w:hideMark/>
        </w:tcPr>
        <w:p w14:paraId="47D68B66" w14:textId="77777777" w:rsidR="00595926" w:rsidRDefault="00595926" w:rsidP="002531C9">
          <w:pPr>
            <w:pStyle w:val="Heading1"/>
            <w:jc w:val="right"/>
            <w:rPr>
              <w:rFonts w:ascii="Calibri" w:hAnsi="Calibri"/>
              <w:b w:val="0"/>
              <w:bCs/>
              <w:sz w:val="20"/>
            </w:rPr>
          </w:pPr>
          <w:r>
            <w:rPr>
              <w:rFonts w:ascii="Calibri" w:hAnsi="Calibri"/>
              <w:b w:val="0"/>
              <w:bCs/>
              <w:sz w:val="20"/>
            </w:rPr>
            <w:t>CF2R-ENV-20-H</w:t>
          </w:r>
        </w:p>
      </w:tc>
    </w:tr>
    <w:tr w:rsidR="00595926" w14:paraId="25765D39" w14:textId="77777777" w:rsidTr="002531C9">
      <w:trPr>
        <w:cantSplit/>
        <w:trHeight w:val="288"/>
      </w:trPr>
      <w:tc>
        <w:tcPr>
          <w:tcW w:w="2500" w:type="pct"/>
          <w:tcBorders>
            <w:top w:val="single" w:sz="4" w:space="0" w:color="auto"/>
            <w:left w:val="single" w:sz="4" w:space="0" w:color="auto"/>
            <w:bottom w:val="single" w:sz="4" w:space="0" w:color="auto"/>
            <w:right w:val="nil"/>
          </w:tcBorders>
          <w:hideMark/>
        </w:tcPr>
        <w:p w14:paraId="1FDF3E63" w14:textId="77777777" w:rsidR="00595926" w:rsidRDefault="00595926" w:rsidP="002531C9">
          <w:pPr>
            <w:tabs>
              <w:tab w:val="right" w:pos="10543"/>
            </w:tabs>
            <w:rPr>
              <w:rFonts w:ascii="Calibri" w:hAnsi="Calibri"/>
              <w:sz w:val="12"/>
              <w:szCs w:val="12"/>
            </w:rPr>
          </w:pPr>
          <w:r>
            <w:rPr>
              <w:rFonts w:ascii="Calibri" w:hAnsi="Calibri"/>
              <w:bCs/>
            </w:rPr>
            <w:t>Building Leakage Diagnostic Test</w:t>
          </w:r>
        </w:p>
      </w:tc>
      <w:tc>
        <w:tcPr>
          <w:tcW w:w="2500" w:type="pct"/>
          <w:gridSpan w:val="2"/>
          <w:tcBorders>
            <w:top w:val="single" w:sz="4" w:space="0" w:color="auto"/>
            <w:left w:val="nil"/>
            <w:bottom w:val="single" w:sz="4" w:space="0" w:color="auto"/>
            <w:right w:val="single" w:sz="4" w:space="0" w:color="auto"/>
          </w:tcBorders>
          <w:hideMark/>
        </w:tcPr>
        <w:p w14:paraId="52691C7A" w14:textId="77777777" w:rsidR="00595926" w:rsidRDefault="00595926" w:rsidP="002531C9">
          <w:pPr>
            <w:tabs>
              <w:tab w:val="right" w:pos="10543"/>
            </w:tabs>
            <w:jc w:val="right"/>
            <w:rPr>
              <w:rFonts w:ascii="Calibri" w:hAnsi="Calibri"/>
              <w:sz w:val="12"/>
              <w:szCs w:val="12"/>
            </w:rPr>
          </w:pPr>
          <w:r>
            <w:rPr>
              <w:rFonts w:ascii="Calibri" w:hAnsi="Calibri"/>
              <w:bCs/>
            </w:rPr>
            <w:t xml:space="preserve">(Page </w:t>
          </w:r>
          <w:r>
            <w:rPr>
              <w:rFonts w:ascii="Calibri" w:hAnsi="Calibri"/>
              <w:bCs/>
            </w:rPr>
            <w:fldChar w:fldCharType="begin"/>
          </w:r>
          <w:r>
            <w:rPr>
              <w:rFonts w:ascii="Calibri" w:hAnsi="Calibri"/>
              <w:bCs/>
            </w:rPr>
            <w:instrText xml:space="preserve"> PAGE   \* MERGEFORMAT </w:instrText>
          </w:r>
          <w:r>
            <w:rPr>
              <w:rFonts w:ascii="Calibri" w:hAnsi="Calibri"/>
              <w:bCs/>
            </w:rPr>
            <w:fldChar w:fldCharType="separate"/>
          </w:r>
          <w:r w:rsidR="009753B1">
            <w:rPr>
              <w:rFonts w:ascii="Calibri" w:hAnsi="Calibri"/>
              <w:bCs/>
              <w:noProof/>
            </w:rPr>
            <w:t>1</w:t>
          </w:r>
          <w:r>
            <w:rPr>
              <w:rFonts w:ascii="Calibri" w:hAnsi="Calibri"/>
              <w:bCs/>
            </w:rPr>
            <w:fldChar w:fldCharType="end"/>
          </w:r>
          <w:r>
            <w:rPr>
              <w:rFonts w:ascii="Calibri" w:hAnsi="Calibri"/>
              <w:bCs/>
            </w:rPr>
            <w:t xml:space="preserve"> of </w:t>
          </w:r>
          <w:fldSimple w:instr=" SECTIONPAGES   \* MERGEFORMAT ">
            <w:r w:rsidR="009753B1" w:rsidRPr="009753B1">
              <w:rPr>
                <w:rFonts w:ascii="Calibri" w:hAnsi="Calibri"/>
                <w:bCs/>
                <w:noProof/>
              </w:rPr>
              <w:t>3</w:t>
            </w:r>
          </w:fldSimple>
          <w:r>
            <w:rPr>
              <w:rFonts w:ascii="Calibri" w:hAnsi="Calibri"/>
              <w:bCs/>
            </w:rPr>
            <w:t>)</w:t>
          </w:r>
        </w:p>
      </w:tc>
    </w:tr>
    <w:tr w:rsidR="00595926" w14:paraId="3545B657" w14:textId="77777777" w:rsidTr="002531C9">
      <w:trPr>
        <w:cantSplit/>
        <w:trHeight w:val="288"/>
      </w:trPr>
      <w:tc>
        <w:tcPr>
          <w:tcW w:w="0" w:type="auto"/>
          <w:tcBorders>
            <w:top w:val="single" w:sz="4" w:space="0" w:color="auto"/>
            <w:left w:val="single" w:sz="4" w:space="0" w:color="auto"/>
            <w:bottom w:val="single" w:sz="4" w:space="0" w:color="auto"/>
            <w:right w:val="single" w:sz="4" w:space="0" w:color="auto"/>
          </w:tcBorders>
          <w:hideMark/>
        </w:tcPr>
        <w:p w14:paraId="48E31292" w14:textId="77777777" w:rsidR="00595926" w:rsidRDefault="00595926" w:rsidP="002531C9">
          <w:pPr>
            <w:rPr>
              <w:rFonts w:ascii="Calibri" w:hAnsi="Calibri"/>
              <w:sz w:val="12"/>
              <w:szCs w:val="12"/>
            </w:rPr>
          </w:pPr>
          <w:r>
            <w:rPr>
              <w:rFonts w:ascii="Calibri" w:hAnsi="Calibri"/>
              <w:sz w:val="12"/>
              <w:szCs w:val="12"/>
            </w:rPr>
            <w:t>Project Name:</w:t>
          </w:r>
        </w:p>
      </w:tc>
      <w:tc>
        <w:tcPr>
          <w:tcW w:w="1377" w:type="pct"/>
          <w:tcBorders>
            <w:top w:val="single" w:sz="4" w:space="0" w:color="auto"/>
            <w:left w:val="single" w:sz="4" w:space="0" w:color="auto"/>
            <w:bottom w:val="single" w:sz="4" w:space="0" w:color="auto"/>
            <w:right w:val="single" w:sz="4" w:space="0" w:color="auto"/>
          </w:tcBorders>
          <w:hideMark/>
        </w:tcPr>
        <w:p w14:paraId="4A4C5417" w14:textId="77777777" w:rsidR="00595926" w:rsidRDefault="00595926" w:rsidP="002531C9">
          <w:pPr>
            <w:rPr>
              <w:rFonts w:ascii="Calibri" w:hAnsi="Calibri"/>
              <w:sz w:val="12"/>
              <w:szCs w:val="12"/>
            </w:rPr>
          </w:pPr>
          <w:r>
            <w:rPr>
              <w:rFonts w:ascii="Calibri" w:hAnsi="Calibri"/>
              <w:sz w:val="12"/>
              <w:szCs w:val="12"/>
            </w:rPr>
            <w:t>Enforcement Agency:</w:t>
          </w:r>
        </w:p>
      </w:tc>
      <w:tc>
        <w:tcPr>
          <w:tcW w:w="1123" w:type="pct"/>
          <w:tcBorders>
            <w:top w:val="single" w:sz="4" w:space="0" w:color="auto"/>
            <w:left w:val="single" w:sz="4" w:space="0" w:color="auto"/>
            <w:bottom w:val="single" w:sz="4" w:space="0" w:color="auto"/>
            <w:right w:val="single" w:sz="4" w:space="0" w:color="auto"/>
          </w:tcBorders>
          <w:hideMark/>
        </w:tcPr>
        <w:p w14:paraId="6D42C328" w14:textId="77777777" w:rsidR="00595926" w:rsidRDefault="00595926" w:rsidP="002531C9">
          <w:pPr>
            <w:rPr>
              <w:rFonts w:ascii="Calibri" w:hAnsi="Calibri"/>
              <w:sz w:val="12"/>
              <w:szCs w:val="12"/>
            </w:rPr>
          </w:pPr>
          <w:r>
            <w:rPr>
              <w:rFonts w:ascii="Calibri" w:hAnsi="Calibri"/>
              <w:sz w:val="12"/>
              <w:szCs w:val="12"/>
            </w:rPr>
            <w:t>Permit Number:</w:t>
          </w:r>
        </w:p>
      </w:tc>
    </w:tr>
    <w:tr w:rsidR="00595926" w14:paraId="1395F193" w14:textId="77777777" w:rsidTr="002531C9">
      <w:trPr>
        <w:cantSplit/>
        <w:trHeight w:val="288"/>
      </w:trPr>
      <w:tc>
        <w:tcPr>
          <w:tcW w:w="0" w:type="auto"/>
          <w:tcBorders>
            <w:top w:val="single" w:sz="4" w:space="0" w:color="auto"/>
            <w:left w:val="single" w:sz="4" w:space="0" w:color="auto"/>
            <w:bottom w:val="single" w:sz="4" w:space="0" w:color="auto"/>
            <w:right w:val="single" w:sz="4" w:space="0" w:color="auto"/>
          </w:tcBorders>
          <w:hideMark/>
        </w:tcPr>
        <w:p w14:paraId="4E70F528" w14:textId="77777777" w:rsidR="00595926" w:rsidRDefault="00595926" w:rsidP="002531C9">
          <w:pPr>
            <w:rPr>
              <w:rFonts w:ascii="Calibri" w:hAnsi="Calibri"/>
              <w:sz w:val="12"/>
              <w:szCs w:val="12"/>
              <w:vertAlign w:val="superscript"/>
            </w:rPr>
          </w:pPr>
          <w:r>
            <w:rPr>
              <w:rFonts w:ascii="Calibri" w:hAnsi="Calibri"/>
              <w:sz w:val="12"/>
              <w:szCs w:val="12"/>
            </w:rPr>
            <w:t>Dwelling Address:</w:t>
          </w:r>
        </w:p>
      </w:tc>
      <w:tc>
        <w:tcPr>
          <w:tcW w:w="1377" w:type="pct"/>
          <w:tcBorders>
            <w:top w:val="single" w:sz="4" w:space="0" w:color="auto"/>
            <w:left w:val="single" w:sz="4" w:space="0" w:color="auto"/>
            <w:bottom w:val="single" w:sz="4" w:space="0" w:color="auto"/>
            <w:right w:val="single" w:sz="4" w:space="0" w:color="auto"/>
          </w:tcBorders>
          <w:hideMark/>
        </w:tcPr>
        <w:p w14:paraId="5E79D94B" w14:textId="77777777" w:rsidR="00595926" w:rsidRDefault="00595926" w:rsidP="002531C9">
          <w:pPr>
            <w:rPr>
              <w:rFonts w:ascii="Calibri" w:hAnsi="Calibri"/>
              <w:sz w:val="12"/>
              <w:szCs w:val="12"/>
              <w:vertAlign w:val="superscript"/>
            </w:rPr>
          </w:pPr>
          <w:r>
            <w:rPr>
              <w:rFonts w:ascii="Calibri" w:hAnsi="Calibri"/>
              <w:sz w:val="12"/>
              <w:szCs w:val="12"/>
            </w:rPr>
            <w:t>City:</w:t>
          </w:r>
        </w:p>
      </w:tc>
      <w:tc>
        <w:tcPr>
          <w:tcW w:w="1123" w:type="pct"/>
          <w:tcBorders>
            <w:top w:val="single" w:sz="4" w:space="0" w:color="auto"/>
            <w:left w:val="single" w:sz="4" w:space="0" w:color="auto"/>
            <w:bottom w:val="single" w:sz="4" w:space="0" w:color="auto"/>
            <w:right w:val="single" w:sz="4" w:space="0" w:color="auto"/>
          </w:tcBorders>
          <w:hideMark/>
        </w:tcPr>
        <w:p w14:paraId="03920351" w14:textId="77777777" w:rsidR="00595926" w:rsidRDefault="00595926" w:rsidP="002531C9">
          <w:pPr>
            <w:rPr>
              <w:rFonts w:ascii="Calibri" w:hAnsi="Calibri"/>
              <w:sz w:val="12"/>
              <w:szCs w:val="12"/>
              <w:vertAlign w:val="superscript"/>
            </w:rPr>
          </w:pPr>
          <w:r>
            <w:rPr>
              <w:rFonts w:ascii="Calibri" w:hAnsi="Calibri"/>
              <w:sz w:val="12"/>
              <w:szCs w:val="12"/>
            </w:rPr>
            <w:t>Zip Code:</w:t>
          </w:r>
        </w:p>
      </w:tc>
    </w:tr>
  </w:tbl>
  <w:p w14:paraId="69845BA2" w14:textId="77777777" w:rsidR="00595926" w:rsidRDefault="009753B1">
    <w:pPr>
      <w:pStyle w:val="Header"/>
    </w:pPr>
    <w:r>
      <w:rPr>
        <w:noProof/>
      </w:rPr>
      <w:pict w14:anchorId="69845B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5" o:spid="_x0000_s2061" type="#_x0000_t75" style="position:absolute;margin-left:0;margin-top:0;width:10in;height:540pt;z-index:-251658240;mso-position-horizontal:center;mso-position-horizontal-relative:margin;mso-position-vertical:center;mso-position-vertical-relative:margin" o:allowincell="f">
          <v:imagedata r:id="rId3"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595926" w:rsidRPr="00F85124" w14:paraId="6BBD2ADD" w14:textId="77777777" w:rsidTr="002531C9">
      <w:trPr>
        <w:cantSplit/>
        <w:trHeight w:val="288"/>
      </w:trPr>
      <w:tc>
        <w:tcPr>
          <w:tcW w:w="3738" w:type="pct"/>
          <w:gridSpan w:val="2"/>
          <w:tcBorders>
            <w:bottom w:val="single" w:sz="4" w:space="0" w:color="auto"/>
            <w:right w:val="nil"/>
          </w:tcBorders>
          <w:vAlign w:val="center"/>
        </w:tcPr>
        <w:p w14:paraId="38E489C7" w14:textId="77777777" w:rsidR="00595926" w:rsidRPr="006F0954" w:rsidRDefault="00595926" w:rsidP="002531C9">
          <w:pPr>
            <w:pStyle w:val="Heading1"/>
            <w:rPr>
              <w:rFonts w:asciiTheme="minorHAnsi" w:hAnsiTheme="minorHAnsi"/>
              <w:b w:val="0"/>
              <w:bCs/>
              <w:sz w:val="20"/>
            </w:rPr>
          </w:pPr>
          <w:r w:rsidRPr="006F0954">
            <w:rPr>
              <w:rFonts w:asciiTheme="minorHAnsi" w:hAnsiTheme="minorHAnsi"/>
              <w:b w:val="0"/>
              <w:bCs/>
              <w:sz w:val="20"/>
            </w:rPr>
            <w:t>CERTIFICATE OF INSTALLATION - USER INSTRUCTIONS</w:t>
          </w:r>
        </w:p>
      </w:tc>
      <w:tc>
        <w:tcPr>
          <w:tcW w:w="1262" w:type="pct"/>
          <w:tcBorders>
            <w:left w:val="nil"/>
            <w:bottom w:val="single" w:sz="4" w:space="0" w:color="auto"/>
          </w:tcBorders>
          <w:tcMar>
            <w:left w:w="115" w:type="dxa"/>
            <w:right w:w="115" w:type="dxa"/>
          </w:tcMar>
          <w:vAlign w:val="center"/>
        </w:tcPr>
        <w:p w14:paraId="3286782D" w14:textId="1246C559" w:rsidR="00595926" w:rsidRPr="006F0954" w:rsidRDefault="00595926" w:rsidP="006F0954">
          <w:pPr>
            <w:pStyle w:val="Heading1"/>
            <w:jc w:val="right"/>
            <w:rPr>
              <w:rFonts w:asciiTheme="minorHAnsi" w:hAnsiTheme="minorHAnsi"/>
              <w:b w:val="0"/>
              <w:bCs/>
              <w:sz w:val="20"/>
            </w:rPr>
          </w:pPr>
          <w:r w:rsidRPr="006F0954">
            <w:rPr>
              <w:rFonts w:asciiTheme="minorHAnsi" w:hAnsiTheme="minorHAnsi"/>
              <w:b w:val="0"/>
              <w:bCs/>
              <w:sz w:val="20"/>
            </w:rPr>
            <w:t>CF2R-ENV-20-H</w:t>
          </w:r>
        </w:p>
      </w:tc>
    </w:tr>
    <w:tr w:rsidR="00595926" w:rsidRPr="00F85124" w14:paraId="4BED4E03" w14:textId="77777777" w:rsidTr="006F0954">
      <w:trPr>
        <w:cantSplit/>
        <w:trHeight w:val="288"/>
      </w:trPr>
      <w:tc>
        <w:tcPr>
          <w:tcW w:w="2500" w:type="pct"/>
          <w:tcBorders>
            <w:right w:val="nil"/>
          </w:tcBorders>
          <w:vAlign w:val="center"/>
        </w:tcPr>
        <w:p w14:paraId="53225C4A" w14:textId="15434957" w:rsidR="00595926" w:rsidRPr="002531C9" w:rsidRDefault="00595926" w:rsidP="006F0954">
          <w:pPr>
            <w:tabs>
              <w:tab w:val="right" w:pos="10543"/>
            </w:tabs>
            <w:rPr>
              <w:rFonts w:asciiTheme="minorHAnsi" w:hAnsiTheme="minorHAnsi"/>
              <w:sz w:val="12"/>
              <w:szCs w:val="12"/>
            </w:rPr>
          </w:pPr>
          <w:r w:rsidRPr="002531C9">
            <w:rPr>
              <w:rFonts w:asciiTheme="minorHAnsi" w:hAnsiTheme="minorHAnsi"/>
              <w:bCs/>
            </w:rPr>
            <w:t>Building Leakage Diagnostic Test</w:t>
          </w:r>
        </w:p>
      </w:tc>
      <w:tc>
        <w:tcPr>
          <w:tcW w:w="2500" w:type="pct"/>
          <w:gridSpan w:val="2"/>
          <w:tcBorders>
            <w:left w:val="nil"/>
          </w:tcBorders>
          <w:vAlign w:val="center"/>
        </w:tcPr>
        <w:p w14:paraId="683B7466" w14:textId="77777777" w:rsidR="00595926" w:rsidRPr="002531C9" w:rsidRDefault="00595926" w:rsidP="006F0954">
          <w:pPr>
            <w:tabs>
              <w:tab w:val="right" w:pos="10543"/>
            </w:tabs>
            <w:jc w:val="right"/>
            <w:rPr>
              <w:rFonts w:asciiTheme="minorHAnsi" w:hAnsiTheme="minorHAnsi"/>
              <w:sz w:val="12"/>
              <w:szCs w:val="12"/>
            </w:rPr>
          </w:pPr>
          <w:r w:rsidRPr="002531C9">
            <w:rPr>
              <w:rFonts w:asciiTheme="minorHAnsi" w:hAnsiTheme="minorHAnsi"/>
              <w:bCs/>
            </w:rPr>
            <w:t xml:space="preserve">(Page </w:t>
          </w:r>
          <w:r w:rsidRPr="002531C9">
            <w:rPr>
              <w:rFonts w:asciiTheme="minorHAnsi" w:hAnsiTheme="minorHAnsi"/>
              <w:bCs/>
            </w:rPr>
            <w:fldChar w:fldCharType="begin"/>
          </w:r>
          <w:r w:rsidRPr="002531C9">
            <w:rPr>
              <w:rFonts w:asciiTheme="minorHAnsi" w:hAnsiTheme="minorHAnsi"/>
              <w:bCs/>
            </w:rPr>
            <w:instrText xml:space="preserve"> PAGE   \* MERGEFORMAT </w:instrText>
          </w:r>
          <w:r w:rsidRPr="002531C9">
            <w:rPr>
              <w:rFonts w:asciiTheme="minorHAnsi" w:hAnsiTheme="minorHAnsi"/>
              <w:bCs/>
            </w:rPr>
            <w:fldChar w:fldCharType="separate"/>
          </w:r>
          <w:r w:rsidR="009753B1">
            <w:rPr>
              <w:rFonts w:asciiTheme="minorHAnsi" w:hAnsiTheme="minorHAnsi"/>
              <w:bCs/>
              <w:noProof/>
            </w:rPr>
            <w:t>1</w:t>
          </w:r>
          <w:r w:rsidRPr="002531C9">
            <w:rPr>
              <w:rFonts w:asciiTheme="minorHAnsi" w:hAnsiTheme="minorHAnsi"/>
              <w:bCs/>
            </w:rPr>
            <w:fldChar w:fldCharType="end"/>
          </w:r>
          <w:r w:rsidRPr="002531C9">
            <w:rPr>
              <w:rFonts w:asciiTheme="minorHAnsi" w:hAnsiTheme="minorHAnsi"/>
              <w:bCs/>
            </w:rPr>
            <w:t xml:space="preserve"> of </w:t>
          </w:r>
          <w:r w:rsidRPr="002531C9">
            <w:rPr>
              <w:rFonts w:asciiTheme="minorHAnsi" w:hAnsiTheme="minorHAnsi"/>
            </w:rPr>
            <w:fldChar w:fldCharType="begin"/>
          </w:r>
          <w:r w:rsidRPr="002531C9">
            <w:rPr>
              <w:rFonts w:asciiTheme="minorHAnsi" w:hAnsiTheme="minorHAnsi"/>
            </w:rPr>
            <w:instrText xml:space="preserve"> SECTIONPAGES   \* MERGEFORMAT </w:instrText>
          </w:r>
          <w:r w:rsidRPr="002531C9">
            <w:rPr>
              <w:rFonts w:asciiTheme="minorHAnsi" w:hAnsiTheme="minorHAnsi"/>
            </w:rPr>
            <w:fldChar w:fldCharType="separate"/>
          </w:r>
          <w:r w:rsidR="009753B1" w:rsidRPr="009753B1">
            <w:rPr>
              <w:rFonts w:asciiTheme="minorHAnsi" w:hAnsiTheme="minorHAnsi"/>
              <w:bCs/>
              <w:noProof/>
            </w:rPr>
            <w:t>3</w:t>
          </w:r>
          <w:r w:rsidRPr="002531C9">
            <w:rPr>
              <w:rFonts w:asciiTheme="minorHAnsi" w:hAnsiTheme="minorHAnsi"/>
              <w:bCs/>
              <w:noProof/>
            </w:rPr>
            <w:fldChar w:fldCharType="end"/>
          </w:r>
          <w:r w:rsidRPr="002531C9">
            <w:rPr>
              <w:rFonts w:asciiTheme="minorHAnsi" w:hAnsiTheme="minorHAnsi"/>
              <w:bCs/>
            </w:rPr>
            <w:t>)</w:t>
          </w:r>
        </w:p>
      </w:tc>
    </w:tr>
  </w:tbl>
  <w:p w14:paraId="69845BAA" w14:textId="6CE76FF1" w:rsidR="00595926" w:rsidRDefault="00595926">
    <w:pPr>
      <w:pStyle w:val="Header"/>
    </w:pPr>
    <w:r>
      <w:rPr>
        <w:noProof/>
      </w:rPr>
      <w:drawing>
        <wp:anchor distT="0" distB="0" distL="114300" distR="114300" simplePos="0" relativeHeight="251658247" behindDoc="1" locked="0" layoutInCell="0" allowOverlap="1" wp14:anchorId="53997863" wp14:editId="14431774">
          <wp:simplePos x="0" y="0"/>
          <wp:positionH relativeFrom="margin">
            <wp:align>center</wp:align>
          </wp:positionH>
          <wp:positionV relativeFrom="margin">
            <wp:align>center</wp:align>
          </wp:positionV>
          <wp:extent cx="9144000" cy="68580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595926" w:rsidRPr="00F85124" w14:paraId="711E5D33" w14:textId="77777777" w:rsidTr="002531C9">
      <w:trPr>
        <w:cantSplit/>
        <w:trHeight w:val="288"/>
      </w:trPr>
      <w:tc>
        <w:tcPr>
          <w:tcW w:w="3738" w:type="pct"/>
          <w:gridSpan w:val="2"/>
          <w:tcBorders>
            <w:bottom w:val="single" w:sz="4" w:space="0" w:color="auto"/>
            <w:right w:val="nil"/>
          </w:tcBorders>
          <w:vAlign w:val="center"/>
        </w:tcPr>
        <w:p w14:paraId="29955366" w14:textId="3F8A76EC" w:rsidR="00595926" w:rsidRPr="006F0954" w:rsidRDefault="00595926" w:rsidP="006F0954">
          <w:pPr>
            <w:pStyle w:val="Heading1"/>
            <w:rPr>
              <w:rFonts w:asciiTheme="minorHAnsi" w:hAnsiTheme="minorHAnsi"/>
              <w:b w:val="0"/>
              <w:bCs/>
              <w:sz w:val="20"/>
            </w:rPr>
          </w:pPr>
          <w:r w:rsidRPr="006F0954">
            <w:rPr>
              <w:rFonts w:asciiTheme="minorHAnsi" w:hAnsiTheme="minorHAnsi"/>
              <w:b w:val="0"/>
              <w:bCs/>
              <w:sz w:val="20"/>
            </w:rPr>
            <w:t xml:space="preserve">CERTIFICATE OF INSTALLATION - </w:t>
          </w:r>
          <w:r>
            <w:rPr>
              <w:rFonts w:asciiTheme="minorHAnsi" w:hAnsiTheme="minorHAnsi"/>
              <w:b w:val="0"/>
              <w:bCs/>
              <w:sz w:val="20"/>
            </w:rPr>
            <w:t>DATA FIELD DEFINITIONS AND CALCULATIONS</w:t>
          </w:r>
        </w:p>
      </w:tc>
      <w:tc>
        <w:tcPr>
          <w:tcW w:w="1262" w:type="pct"/>
          <w:tcBorders>
            <w:left w:val="nil"/>
            <w:bottom w:val="single" w:sz="4" w:space="0" w:color="auto"/>
          </w:tcBorders>
          <w:tcMar>
            <w:left w:w="115" w:type="dxa"/>
            <w:right w:w="115" w:type="dxa"/>
          </w:tcMar>
          <w:vAlign w:val="center"/>
        </w:tcPr>
        <w:p w14:paraId="60AD3D87" w14:textId="77777777" w:rsidR="00595926" w:rsidRPr="006F0954" w:rsidRDefault="00595926" w:rsidP="006F0954">
          <w:pPr>
            <w:pStyle w:val="Heading1"/>
            <w:jc w:val="right"/>
            <w:rPr>
              <w:rFonts w:asciiTheme="minorHAnsi" w:hAnsiTheme="minorHAnsi"/>
              <w:b w:val="0"/>
              <w:bCs/>
              <w:sz w:val="20"/>
            </w:rPr>
          </w:pPr>
          <w:r w:rsidRPr="006F0954">
            <w:rPr>
              <w:rFonts w:asciiTheme="minorHAnsi" w:hAnsiTheme="minorHAnsi"/>
              <w:b w:val="0"/>
              <w:bCs/>
              <w:sz w:val="20"/>
            </w:rPr>
            <w:t>CF2R-ENV-20-H</w:t>
          </w:r>
        </w:p>
      </w:tc>
    </w:tr>
    <w:tr w:rsidR="00595926" w:rsidRPr="00F85124" w14:paraId="27FDF5C6" w14:textId="77777777" w:rsidTr="006F0954">
      <w:trPr>
        <w:cantSplit/>
        <w:trHeight w:val="288"/>
      </w:trPr>
      <w:tc>
        <w:tcPr>
          <w:tcW w:w="2500" w:type="pct"/>
          <w:tcBorders>
            <w:right w:val="nil"/>
          </w:tcBorders>
          <w:vAlign w:val="center"/>
        </w:tcPr>
        <w:p w14:paraId="34EA62B7" w14:textId="77777777" w:rsidR="00595926" w:rsidRPr="002531C9" w:rsidRDefault="00595926" w:rsidP="006F0954">
          <w:pPr>
            <w:tabs>
              <w:tab w:val="right" w:pos="10543"/>
            </w:tabs>
            <w:rPr>
              <w:rFonts w:asciiTheme="minorHAnsi" w:hAnsiTheme="minorHAnsi"/>
              <w:sz w:val="12"/>
              <w:szCs w:val="12"/>
            </w:rPr>
          </w:pPr>
          <w:r w:rsidRPr="002531C9">
            <w:rPr>
              <w:rFonts w:asciiTheme="minorHAnsi" w:hAnsiTheme="minorHAnsi"/>
              <w:bCs/>
            </w:rPr>
            <w:t>Building Leakage Diagnostic Test</w:t>
          </w:r>
        </w:p>
      </w:tc>
      <w:tc>
        <w:tcPr>
          <w:tcW w:w="2500" w:type="pct"/>
          <w:gridSpan w:val="2"/>
          <w:tcBorders>
            <w:left w:val="nil"/>
          </w:tcBorders>
          <w:vAlign w:val="center"/>
        </w:tcPr>
        <w:p w14:paraId="1ED9E39E" w14:textId="77777777" w:rsidR="00595926" w:rsidRPr="002531C9" w:rsidRDefault="00595926" w:rsidP="006F0954">
          <w:pPr>
            <w:tabs>
              <w:tab w:val="right" w:pos="10543"/>
            </w:tabs>
            <w:jc w:val="right"/>
            <w:rPr>
              <w:rFonts w:asciiTheme="minorHAnsi" w:hAnsiTheme="minorHAnsi"/>
              <w:sz w:val="12"/>
              <w:szCs w:val="12"/>
            </w:rPr>
          </w:pPr>
          <w:r w:rsidRPr="002531C9">
            <w:rPr>
              <w:rFonts w:asciiTheme="minorHAnsi" w:hAnsiTheme="minorHAnsi"/>
              <w:bCs/>
            </w:rPr>
            <w:t xml:space="preserve">(Page </w:t>
          </w:r>
          <w:r w:rsidRPr="006F0954">
            <w:rPr>
              <w:rFonts w:asciiTheme="minorHAnsi" w:hAnsiTheme="minorHAnsi"/>
              <w:bCs/>
            </w:rPr>
            <w:fldChar w:fldCharType="begin"/>
          </w:r>
          <w:r w:rsidRPr="006F0954">
            <w:rPr>
              <w:rFonts w:asciiTheme="minorHAnsi" w:hAnsiTheme="minorHAnsi"/>
              <w:bCs/>
            </w:rPr>
            <w:instrText xml:space="preserve"> PAGE   \* MERGEFORMAT </w:instrText>
          </w:r>
          <w:r w:rsidRPr="006F0954">
            <w:rPr>
              <w:rFonts w:asciiTheme="minorHAnsi" w:hAnsiTheme="minorHAnsi"/>
              <w:bCs/>
            </w:rPr>
            <w:fldChar w:fldCharType="separate"/>
          </w:r>
          <w:r w:rsidR="009753B1">
            <w:rPr>
              <w:rFonts w:asciiTheme="minorHAnsi" w:hAnsiTheme="minorHAnsi"/>
              <w:bCs/>
              <w:noProof/>
            </w:rPr>
            <w:t>3</w:t>
          </w:r>
          <w:r w:rsidRPr="006F0954">
            <w:rPr>
              <w:rFonts w:asciiTheme="minorHAnsi" w:hAnsiTheme="minorHAnsi"/>
              <w:bCs/>
            </w:rPr>
            <w:fldChar w:fldCharType="end"/>
          </w:r>
          <w:r w:rsidRPr="006F0954">
            <w:rPr>
              <w:rFonts w:asciiTheme="minorHAnsi" w:hAnsiTheme="minorHAnsi"/>
              <w:bCs/>
            </w:rPr>
            <w:t xml:space="preserve"> of </w:t>
          </w:r>
          <w:r w:rsidRPr="006F0954">
            <w:rPr>
              <w:rFonts w:asciiTheme="minorHAnsi" w:hAnsiTheme="minorHAnsi"/>
            </w:rPr>
            <w:fldChar w:fldCharType="begin"/>
          </w:r>
          <w:r w:rsidRPr="006F0954">
            <w:rPr>
              <w:rFonts w:asciiTheme="minorHAnsi" w:hAnsiTheme="minorHAnsi"/>
            </w:rPr>
            <w:instrText xml:space="preserve"> SECTIONPAGES   \* MERGEFORMAT </w:instrText>
          </w:r>
          <w:r w:rsidRPr="006F0954">
            <w:rPr>
              <w:rFonts w:asciiTheme="minorHAnsi" w:hAnsiTheme="minorHAnsi"/>
            </w:rPr>
            <w:fldChar w:fldCharType="separate"/>
          </w:r>
          <w:r w:rsidR="009753B1" w:rsidRPr="009753B1">
            <w:rPr>
              <w:rFonts w:asciiTheme="minorHAnsi" w:hAnsiTheme="minorHAnsi"/>
              <w:bCs/>
              <w:noProof/>
            </w:rPr>
            <w:t>3</w:t>
          </w:r>
          <w:r w:rsidRPr="006F0954">
            <w:rPr>
              <w:rFonts w:asciiTheme="minorHAnsi" w:hAnsiTheme="minorHAnsi"/>
              <w:bCs/>
              <w:noProof/>
            </w:rPr>
            <w:fldChar w:fldCharType="end"/>
          </w:r>
          <w:r w:rsidRPr="002531C9">
            <w:rPr>
              <w:rFonts w:asciiTheme="minorHAnsi" w:hAnsiTheme="minorHAnsi"/>
              <w:bCs/>
            </w:rPr>
            <w:t>)</w:t>
          </w:r>
        </w:p>
      </w:tc>
    </w:tr>
  </w:tbl>
  <w:p w14:paraId="69845BB7" w14:textId="6CC151D4" w:rsidR="00595926" w:rsidRDefault="00595926">
    <w:pPr>
      <w:pStyle w:val="Header"/>
    </w:pPr>
    <w:r>
      <w:rPr>
        <w:noProof/>
      </w:rPr>
      <w:drawing>
        <wp:anchor distT="0" distB="0" distL="114300" distR="114300" simplePos="0" relativeHeight="251658248" behindDoc="1" locked="0" layoutInCell="0" allowOverlap="1" wp14:anchorId="3C0F1494" wp14:editId="01852AA3">
          <wp:simplePos x="0" y="0"/>
          <wp:positionH relativeFrom="margin">
            <wp:align>center</wp:align>
          </wp:positionH>
          <wp:positionV relativeFrom="margin">
            <wp:align>center</wp:align>
          </wp:positionV>
          <wp:extent cx="9144000" cy="68580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1764113D"/>
    <w:multiLevelType w:val="hybridMultilevel"/>
    <w:tmpl w:val="6A4AF8A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23D72DE3"/>
    <w:multiLevelType w:val="hybridMultilevel"/>
    <w:tmpl w:val="109801CC"/>
    <w:lvl w:ilvl="0" w:tplc="4B28B6B0">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8">
    <w:nsid w:val="2CF741C9"/>
    <w:multiLevelType w:val="hybridMultilevel"/>
    <w:tmpl w:val="F502F378"/>
    <w:lvl w:ilvl="0" w:tplc="04090019">
      <w:start w:val="1"/>
      <w:numFmt w:val="lowerLetter"/>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9">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nsid w:val="51B3090A"/>
    <w:multiLevelType w:val="hybridMultilevel"/>
    <w:tmpl w:val="FC26CABA"/>
    <w:lvl w:ilvl="0" w:tplc="F354A130">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nsid w:val="51BD03D9"/>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52653259"/>
    <w:multiLevelType w:val="hybridMultilevel"/>
    <w:tmpl w:val="59F6C986"/>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3">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78E52905"/>
    <w:multiLevelType w:val="hybridMultilevel"/>
    <w:tmpl w:val="9C64290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7"/>
  </w:num>
  <w:num w:numId="14">
    <w:abstractNumId w:val="2"/>
  </w:num>
  <w:num w:numId="15">
    <w:abstractNumId w:val="9"/>
  </w:num>
  <w:num w:numId="16">
    <w:abstractNumId w:val="1"/>
  </w:num>
  <w:num w:numId="17">
    <w:abstractNumId w:val="0"/>
  </w:num>
  <w:num w:numId="18">
    <w:abstractNumId w:val="15"/>
  </w:num>
  <w:num w:numId="19">
    <w:abstractNumId w:val="6"/>
  </w:num>
  <w:num w:numId="20">
    <w:abstractNumId w:val="10"/>
  </w:num>
  <w:num w:numId="21">
    <w:abstractNumId w:val="14"/>
  </w:num>
  <w:num w:numId="22">
    <w:abstractNumId w:val="16"/>
  </w:num>
  <w:num w:numId="23">
    <w:abstractNumId w:val="5"/>
  </w:num>
  <w:num w:numId="24">
    <w:abstractNumId w:val="4"/>
  </w:num>
  <w:num w:numId="25">
    <w:abstractNumId w:val="11"/>
  </w:num>
  <w:num w:numId="26">
    <w:abstractNumId w:val="17"/>
  </w:num>
  <w:num w:numId="27">
    <w:abstractNumId w:val="12"/>
  </w:num>
  <w:num w:numId="28">
    <w:abstractNumId w:val="8"/>
  </w:num>
  <w:num w:numId="29">
    <w:abstractNumId w:val="13"/>
  </w:num>
  <w:num w:numId="30">
    <w:abstractNumId w:val="3"/>
  </w:num>
  <w:num w:numId="31">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2">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3BE9"/>
    <w:rsid w:val="00010FC4"/>
    <w:rsid w:val="000505E9"/>
    <w:rsid w:val="000A4E42"/>
    <w:rsid w:val="000D1CB5"/>
    <w:rsid w:val="000E087C"/>
    <w:rsid w:val="0011450D"/>
    <w:rsid w:val="00127D1D"/>
    <w:rsid w:val="00133105"/>
    <w:rsid w:val="0015116C"/>
    <w:rsid w:val="00153974"/>
    <w:rsid w:val="00155FB2"/>
    <w:rsid w:val="00163079"/>
    <w:rsid w:val="0018079E"/>
    <w:rsid w:val="001B14D6"/>
    <w:rsid w:val="001B6B55"/>
    <w:rsid w:val="001B7086"/>
    <w:rsid w:val="00212F40"/>
    <w:rsid w:val="00217230"/>
    <w:rsid w:val="002211AF"/>
    <w:rsid w:val="00222BC0"/>
    <w:rsid w:val="002531C9"/>
    <w:rsid w:val="002733C5"/>
    <w:rsid w:val="00274D5C"/>
    <w:rsid w:val="002751DF"/>
    <w:rsid w:val="00275784"/>
    <w:rsid w:val="002770AE"/>
    <w:rsid w:val="00284655"/>
    <w:rsid w:val="00292218"/>
    <w:rsid w:val="002B4081"/>
    <w:rsid w:val="002B5370"/>
    <w:rsid w:val="002C3E6E"/>
    <w:rsid w:val="002C7729"/>
    <w:rsid w:val="002D7193"/>
    <w:rsid w:val="002E227D"/>
    <w:rsid w:val="002E437C"/>
    <w:rsid w:val="00315D49"/>
    <w:rsid w:val="00327A15"/>
    <w:rsid w:val="00327B45"/>
    <w:rsid w:val="00336599"/>
    <w:rsid w:val="00363C80"/>
    <w:rsid w:val="003B0B31"/>
    <w:rsid w:val="003C1957"/>
    <w:rsid w:val="003E22E5"/>
    <w:rsid w:val="003E6A1A"/>
    <w:rsid w:val="00407B01"/>
    <w:rsid w:val="004165C5"/>
    <w:rsid w:val="00426A58"/>
    <w:rsid w:val="0044382F"/>
    <w:rsid w:val="0044636B"/>
    <w:rsid w:val="0047600B"/>
    <w:rsid w:val="0049004B"/>
    <w:rsid w:val="00495EA6"/>
    <w:rsid w:val="004A4530"/>
    <w:rsid w:val="004A6559"/>
    <w:rsid w:val="004E316F"/>
    <w:rsid w:val="004E5CAB"/>
    <w:rsid w:val="004F4C11"/>
    <w:rsid w:val="0053362D"/>
    <w:rsid w:val="00566E3A"/>
    <w:rsid w:val="00595926"/>
    <w:rsid w:val="00597B83"/>
    <w:rsid w:val="005A52DB"/>
    <w:rsid w:val="005C0534"/>
    <w:rsid w:val="005E42C5"/>
    <w:rsid w:val="00606505"/>
    <w:rsid w:val="00611756"/>
    <w:rsid w:val="006251ED"/>
    <w:rsid w:val="006333E7"/>
    <w:rsid w:val="0063647E"/>
    <w:rsid w:val="006442DE"/>
    <w:rsid w:val="006507EB"/>
    <w:rsid w:val="00661A86"/>
    <w:rsid w:val="00673FDF"/>
    <w:rsid w:val="00674C82"/>
    <w:rsid w:val="00684445"/>
    <w:rsid w:val="006A4B08"/>
    <w:rsid w:val="006B51F4"/>
    <w:rsid w:val="006C021B"/>
    <w:rsid w:val="006C5111"/>
    <w:rsid w:val="006D76E4"/>
    <w:rsid w:val="006E3D04"/>
    <w:rsid w:val="006E70D0"/>
    <w:rsid w:val="006F0954"/>
    <w:rsid w:val="00703471"/>
    <w:rsid w:val="00714348"/>
    <w:rsid w:val="00727BAE"/>
    <w:rsid w:val="00745ED0"/>
    <w:rsid w:val="00752910"/>
    <w:rsid w:val="00760262"/>
    <w:rsid w:val="007770C5"/>
    <w:rsid w:val="00777B2F"/>
    <w:rsid w:val="00790B9D"/>
    <w:rsid w:val="007B5550"/>
    <w:rsid w:val="00801FB7"/>
    <w:rsid w:val="00807631"/>
    <w:rsid w:val="008171E3"/>
    <w:rsid w:val="00821D4F"/>
    <w:rsid w:val="00847339"/>
    <w:rsid w:val="00855947"/>
    <w:rsid w:val="008579C6"/>
    <w:rsid w:val="008878A4"/>
    <w:rsid w:val="008B4F67"/>
    <w:rsid w:val="008D5D1A"/>
    <w:rsid w:val="008E3C15"/>
    <w:rsid w:val="008E6C57"/>
    <w:rsid w:val="008F1A21"/>
    <w:rsid w:val="008F7981"/>
    <w:rsid w:val="0091667B"/>
    <w:rsid w:val="00924C86"/>
    <w:rsid w:val="00927078"/>
    <w:rsid w:val="009351D2"/>
    <w:rsid w:val="00940A02"/>
    <w:rsid w:val="00945A26"/>
    <w:rsid w:val="009638F6"/>
    <w:rsid w:val="009753B1"/>
    <w:rsid w:val="00997081"/>
    <w:rsid w:val="009A22B8"/>
    <w:rsid w:val="009E07E2"/>
    <w:rsid w:val="009E2C1C"/>
    <w:rsid w:val="00A06714"/>
    <w:rsid w:val="00A06AB0"/>
    <w:rsid w:val="00A16EEF"/>
    <w:rsid w:val="00A406AC"/>
    <w:rsid w:val="00A575D2"/>
    <w:rsid w:val="00A67747"/>
    <w:rsid w:val="00A8309C"/>
    <w:rsid w:val="00A873B0"/>
    <w:rsid w:val="00A91945"/>
    <w:rsid w:val="00A96082"/>
    <w:rsid w:val="00AA7D5B"/>
    <w:rsid w:val="00AB22CE"/>
    <w:rsid w:val="00AB2BDC"/>
    <w:rsid w:val="00AB50D4"/>
    <w:rsid w:val="00AC3845"/>
    <w:rsid w:val="00AE7106"/>
    <w:rsid w:val="00B11E0F"/>
    <w:rsid w:val="00B12838"/>
    <w:rsid w:val="00B272DC"/>
    <w:rsid w:val="00B43A71"/>
    <w:rsid w:val="00B576CE"/>
    <w:rsid w:val="00B706F4"/>
    <w:rsid w:val="00BB05DE"/>
    <w:rsid w:val="00BC794A"/>
    <w:rsid w:val="00BE4D62"/>
    <w:rsid w:val="00BF1ADA"/>
    <w:rsid w:val="00C10796"/>
    <w:rsid w:val="00C22C91"/>
    <w:rsid w:val="00C351A9"/>
    <w:rsid w:val="00C35E45"/>
    <w:rsid w:val="00C77D58"/>
    <w:rsid w:val="00C952A7"/>
    <w:rsid w:val="00CD10AA"/>
    <w:rsid w:val="00CE441B"/>
    <w:rsid w:val="00D008F8"/>
    <w:rsid w:val="00D03643"/>
    <w:rsid w:val="00D14BF4"/>
    <w:rsid w:val="00D21C59"/>
    <w:rsid w:val="00D3389F"/>
    <w:rsid w:val="00D504F3"/>
    <w:rsid w:val="00D647A5"/>
    <w:rsid w:val="00D71BE4"/>
    <w:rsid w:val="00D72270"/>
    <w:rsid w:val="00D75FE9"/>
    <w:rsid w:val="00D805CD"/>
    <w:rsid w:val="00D8137D"/>
    <w:rsid w:val="00D814DE"/>
    <w:rsid w:val="00DB30FB"/>
    <w:rsid w:val="00DD4C67"/>
    <w:rsid w:val="00DF0740"/>
    <w:rsid w:val="00DF77B9"/>
    <w:rsid w:val="00E136A4"/>
    <w:rsid w:val="00E2116D"/>
    <w:rsid w:val="00E32371"/>
    <w:rsid w:val="00E349A8"/>
    <w:rsid w:val="00E561AF"/>
    <w:rsid w:val="00E6457D"/>
    <w:rsid w:val="00E74533"/>
    <w:rsid w:val="00E765F9"/>
    <w:rsid w:val="00E92493"/>
    <w:rsid w:val="00EA5FDC"/>
    <w:rsid w:val="00EA7926"/>
    <w:rsid w:val="00EE2D2B"/>
    <w:rsid w:val="00EE6283"/>
    <w:rsid w:val="00F37D94"/>
    <w:rsid w:val="00F51431"/>
    <w:rsid w:val="00F558F6"/>
    <w:rsid w:val="00F85124"/>
    <w:rsid w:val="00F8535A"/>
    <w:rsid w:val="00F95571"/>
    <w:rsid w:val="00FD4DC5"/>
    <w:rsid w:val="00FE40F0"/>
    <w:rsid w:val="00FF0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3"/>
    <o:shapelayout v:ext="edit">
      <o:idmap v:ext="edit" data="1"/>
    </o:shapelayout>
  </w:shapeDefaults>
  <w:decimalSymbol w:val="."/>
  <w:listSeparator w:val=","/>
  <w14:docId w14:val="69845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D1D"/>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8B4F67"/>
    <w:pPr>
      <w:keepNext/>
      <w:numPr>
        <w:ilvl w:val="1"/>
        <w:numId w:val="1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8B4F67"/>
    <w:pPr>
      <w:keepNext/>
      <w:numPr>
        <w:ilvl w:val="2"/>
        <w:numId w:val="1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27D1D"/>
    <w:rPr>
      <w:rFonts w:cs="Times New Roman"/>
      <w:b/>
      <w:sz w:val="30"/>
    </w:rPr>
  </w:style>
  <w:style w:type="character" w:customStyle="1" w:styleId="Heading2Char">
    <w:name w:val="Heading 2 Char"/>
    <w:aliases w:val="h2 Char,h21 Char,h22 Char"/>
    <w:basedOn w:val="DefaultParagraphFont"/>
    <w:link w:val="Heading2"/>
    <w:uiPriority w:val="99"/>
    <w:locked/>
    <w:rsid w:val="003B0B3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127D1D"/>
    <w:rPr>
      <w:rFonts w:ascii="Arial Black" w:hAnsi="Arial Black"/>
      <w:szCs w:val="20"/>
    </w:rPr>
  </w:style>
  <w:style w:type="paragraph" w:customStyle="1" w:styleId="Style2">
    <w:name w:val="Style2"/>
    <w:basedOn w:val="Normal"/>
    <w:uiPriority w:val="99"/>
    <w:rsid w:val="00127D1D"/>
    <w:pPr>
      <w:spacing w:before="120"/>
    </w:pPr>
  </w:style>
  <w:style w:type="paragraph" w:customStyle="1" w:styleId="Style3">
    <w:name w:val="Style3"/>
    <w:basedOn w:val="Normal"/>
    <w:autoRedefine/>
    <w:uiPriority w:val="99"/>
    <w:rsid w:val="00127D1D"/>
    <w:pPr>
      <w:spacing w:before="120"/>
    </w:pPr>
  </w:style>
  <w:style w:type="paragraph" w:customStyle="1" w:styleId="Style4">
    <w:name w:val="Style4"/>
    <w:basedOn w:val="Normal"/>
    <w:uiPriority w:val="99"/>
    <w:rsid w:val="00127D1D"/>
    <w:pPr>
      <w:numPr>
        <w:numId w:val="15"/>
      </w:numPr>
      <w:spacing w:before="120"/>
    </w:pPr>
    <w:rPr>
      <w:sz w:val="22"/>
    </w:rPr>
  </w:style>
  <w:style w:type="paragraph" w:customStyle="1" w:styleId="Style5">
    <w:name w:val="Style5"/>
    <w:basedOn w:val="Normal"/>
    <w:autoRedefine/>
    <w:uiPriority w:val="99"/>
    <w:rsid w:val="00127D1D"/>
    <w:pPr>
      <w:spacing w:before="120"/>
    </w:pPr>
    <w:rPr>
      <w:sz w:val="22"/>
    </w:rPr>
  </w:style>
  <w:style w:type="paragraph" w:customStyle="1" w:styleId="Style6">
    <w:name w:val="Style6"/>
    <w:basedOn w:val="Normal"/>
    <w:uiPriority w:val="99"/>
    <w:rsid w:val="00127D1D"/>
    <w:pPr>
      <w:spacing w:before="120"/>
    </w:pPr>
    <w:rPr>
      <w:sz w:val="22"/>
      <w:szCs w:val="22"/>
    </w:rPr>
  </w:style>
  <w:style w:type="paragraph" w:customStyle="1" w:styleId="Style8">
    <w:name w:val="Style8"/>
    <w:basedOn w:val="Heading2"/>
    <w:uiPriority w:val="99"/>
    <w:rsid w:val="00127D1D"/>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B50D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AB50D4"/>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127D1D"/>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3B0B31"/>
    <w:rPr>
      <w:rFonts w:cs="Times New Roman"/>
      <w:b/>
      <w:bCs/>
      <w:sz w:val="20"/>
      <w:szCs w:val="20"/>
    </w:rPr>
  </w:style>
  <w:style w:type="paragraph" w:styleId="Header">
    <w:name w:val="header"/>
    <w:basedOn w:val="Normal"/>
    <w:link w:val="HeaderChar"/>
    <w:uiPriority w:val="99"/>
    <w:rsid w:val="00127D1D"/>
    <w:pPr>
      <w:tabs>
        <w:tab w:val="center" w:pos="4320"/>
        <w:tab w:val="right" w:pos="8640"/>
      </w:tabs>
    </w:pPr>
  </w:style>
  <w:style w:type="character" w:customStyle="1" w:styleId="HeaderChar">
    <w:name w:val="Header Char"/>
    <w:basedOn w:val="DefaultParagraphFont"/>
    <w:link w:val="Header"/>
    <w:uiPriority w:val="99"/>
    <w:semiHidden/>
    <w:locked/>
    <w:rsid w:val="003B0B31"/>
    <w:rPr>
      <w:rFonts w:cs="Times New Roman"/>
      <w:sz w:val="20"/>
      <w:szCs w:val="20"/>
    </w:rPr>
  </w:style>
  <w:style w:type="paragraph" w:styleId="FootnoteText">
    <w:name w:val="footnote text"/>
    <w:basedOn w:val="Normal"/>
    <w:link w:val="FootnoteTextChar"/>
    <w:uiPriority w:val="99"/>
    <w:semiHidden/>
    <w:rsid w:val="00127D1D"/>
  </w:style>
  <w:style w:type="character" w:customStyle="1" w:styleId="FootnoteTextChar">
    <w:name w:val="Footnote Text Char"/>
    <w:basedOn w:val="DefaultParagraphFont"/>
    <w:link w:val="FootnoteText"/>
    <w:uiPriority w:val="99"/>
    <w:semiHidden/>
    <w:locked/>
    <w:rsid w:val="003B0B31"/>
    <w:rPr>
      <w:rFonts w:cs="Times New Roman"/>
      <w:sz w:val="20"/>
      <w:szCs w:val="20"/>
    </w:rPr>
  </w:style>
  <w:style w:type="paragraph" w:styleId="ListNumber3">
    <w:name w:val="List Number 3"/>
    <w:basedOn w:val="Normal"/>
    <w:uiPriority w:val="99"/>
    <w:rsid w:val="00127D1D"/>
    <w:pPr>
      <w:numPr>
        <w:numId w:val="7"/>
      </w:numPr>
      <w:tabs>
        <w:tab w:val="clear" w:pos="1800"/>
        <w:tab w:val="num" w:pos="1080"/>
      </w:tabs>
      <w:ind w:left="1080"/>
    </w:pPr>
  </w:style>
  <w:style w:type="paragraph" w:customStyle="1" w:styleId="doublelineabove">
    <w:name w:val="double line above"/>
    <w:basedOn w:val="Normal"/>
    <w:uiPriority w:val="99"/>
    <w:rsid w:val="00127D1D"/>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127D1D"/>
    <w:pPr>
      <w:widowControl w:val="0"/>
      <w:tabs>
        <w:tab w:val="left" w:pos="357"/>
      </w:tabs>
      <w:spacing w:line="255" w:lineRule="atLeast"/>
      <w:ind w:left="1083" w:hanging="357"/>
    </w:pPr>
    <w:rPr>
      <w:sz w:val="24"/>
    </w:rPr>
  </w:style>
  <w:style w:type="paragraph" w:styleId="BlockText">
    <w:name w:val="Block Text"/>
    <w:basedOn w:val="Normal"/>
    <w:uiPriority w:val="99"/>
    <w:rsid w:val="00127D1D"/>
    <w:pPr>
      <w:spacing w:after="120"/>
      <w:ind w:left="1440" w:right="1440"/>
    </w:pPr>
  </w:style>
  <w:style w:type="paragraph" w:styleId="BalloonText">
    <w:name w:val="Balloon Text"/>
    <w:basedOn w:val="Normal"/>
    <w:link w:val="BalloonTextChar"/>
    <w:uiPriority w:val="99"/>
    <w:semiHidden/>
    <w:rsid w:val="00127D1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0B31"/>
    <w:rPr>
      <w:rFonts w:cs="Times New Roman"/>
      <w:sz w:val="2"/>
    </w:rPr>
  </w:style>
  <w:style w:type="character" w:styleId="CommentReference">
    <w:name w:val="annotation reference"/>
    <w:basedOn w:val="DefaultParagraphFont"/>
    <w:uiPriority w:val="99"/>
    <w:rsid w:val="00127D1D"/>
    <w:rPr>
      <w:rFonts w:cs="Times New Roman"/>
      <w:sz w:val="16"/>
    </w:rPr>
  </w:style>
  <w:style w:type="table" w:styleId="TableGrid">
    <w:name w:val="Table Grid"/>
    <w:basedOn w:val="TableNormal"/>
    <w:uiPriority w:val="99"/>
    <w:rsid w:val="00127D1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127D1D"/>
    <w:rPr>
      <w:rFonts w:cs="Times New Roman"/>
      <w:i/>
    </w:rPr>
  </w:style>
  <w:style w:type="paragraph" w:customStyle="1" w:styleId="DarkList-Accent31">
    <w:name w:val="Dark List - Accent 31"/>
    <w:hidden/>
    <w:uiPriority w:val="99"/>
    <w:semiHidden/>
    <w:rsid w:val="00127D1D"/>
    <w:rPr>
      <w:sz w:val="20"/>
      <w:szCs w:val="20"/>
    </w:rPr>
  </w:style>
  <w:style w:type="paragraph" w:customStyle="1" w:styleId="ColorfulShading-Accent31">
    <w:name w:val="Colorful Shading - Accent 31"/>
    <w:basedOn w:val="Normal"/>
    <w:uiPriority w:val="99"/>
    <w:rsid w:val="00127D1D"/>
    <w:pPr>
      <w:ind w:left="720"/>
      <w:contextualSpacing/>
    </w:pPr>
  </w:style>
  <w:style w:type="paragraph" w:customStyle="1" w:styleId="NormalBullet">
    <w:name w:val="Normal Bullet"/>
    <w:basedOn w:val="Normal"/>
    <w:uiPriority w:val="99"/>
    <w:rsid w:val="00127D1D"/>
    <w:pPr>
      <w:numPr>
        <w:numId w:val="18"/>
      </w:numPr>
      <w:spacing w:before="120"/>
    </w:pPr>
    <w:rPr>
      <w:rFonts w:ascii="Arial" w:hAnsi="Arial"/>
    </w:rPr>
  </w:style>
  <w:style w:type="paragraph" w:customStyle="1" w:styleId="ColorfulShading-Accent11">
    <w:name w:val="Colorful Shading - Accent 11"/>
    <w:hidden/>
    <w:uiPriority w:val="99"/>
    <w:rsid w:val="00127D1D"/>
    <w:rPr>
      <w:sz w:val="20"/>
      <w:szCs w:val="20"/>
    </w:rPr>
  </w:style>
  <w:style w:type="paragraph" w:styleId="ListParagraph">
    <w:name w:val="List Paragraph"/>
    <w:basedOn w:val="Normal"/>
    <w:uiPriority w:val="34"/>
    <w:qFormat/>
    <w:rsid w:val="002751DF"/>
    <w:pPr>
      <w:ind w:left="720"/>
      <w:contextualSpacing/>
    </w:pPr>
  </w:style>
  <w:style w:type="paragraph" w:customStyle="1" w:styleId="Style17">
    <w:name w:val="Style17"/>
    <w:basedOn w:val="Heading1"/>
    <w:link w:val="Style17Char"/>
    <w:uiPriority w:val="99"/>
    <w:rsid w:val="002751DF"/>
    <w:rPr>
      <w:rFonts w:ascii="Calibri" w:hAnsi="Calibri"/>
      <w:b w:val="0"/>
      <w:bCs/>
    </w:rPr>
  </w:style>
  <w:style w:type="paragraph" w:customStyle="1" w:styleId="Style18">
    <w:name w:val="Style18"/>
    <w:basedOn w:val="Heading1"/>
    <w:link w:val="Style18Char"/>
    <w:uiPriority w:val="99"/>
    <w:rsid w:val="002751DF"/>
    <w:pPr>
      <w:jc w:val="right"/>
    </w:pPr>
    <w:rPr>
      <w:rFonts w:ascii="Calibri" w:hAnsi="Calibri"/>
      <w:b w:val="0"/>
      <w:bCs/>
    </w:rPr>
  </w:style>
  <w:style w:type="character" w:customStyle="1" w:styleId="Style17Char">
    <w:name w:val="Style17 Char"/>
    <w:basedOn w:val="Heading1Char"/>
    <w:link w:val="Style17"/>
    <w:uiPriority w:val="99"/>
    <w:locked/>
    <w:rsid w:val="002751DF"/>
    <w:rPr>
      <w:rFonts w:ascii="Calibri" w:hAnsi="Calibri" w:cs="Times New Roman"/>
      <w:b/>
      <w:bCs/>
      <w:sz w:val="30"/>
    </w:rPr>
  </w:style>
  <w:style w:type="paragraph" w:customStyle="1" w:styleId="Style19">
    <w:name w:val="Style19"/>
    <w:basedOn w:val="Normal"/>
    <w:link w:val="Style19Char"/>
    <w:uiPriority w:val="99"/>
    <w:rsid w:val="002751DF"/>
    <w:pPr>
      <w:tabs>
        <w:tab w:val="right" w:pos="10543"/>
      </w:tabs>
    </w:pPr>
    <w:rPr>
      <w:rFonts w:ascii="Calibri" w:hAnsi="Calibri"/>
      <w:bCs/>
    </w:rPr>
  </w:style>
  <w:style w:type="character" w:customStyle="1" w:styleId="Style18Char">
    <w:name w:val="Style18 Char"/>
    <w:basedOn w:val="Heading1Char"/>
    <w:link w:val="Style18"/>
    <w:uiPriority w:val="99"/>
    <w:locked/>
    <w:rsid w:val="002751DF"/>
    <w:rPr>
      <w:rFonts w:ascii="Calibri" w:hAnsi="Calibri" w:cs="Times New Roman"/>
      <w:b/>
      <w:bCs/>
      <w:sz w:val="30"/>
    </w:rPr>
  </w:style>
  <w:style w:type="paragraph" w:customStyle="1" w:styleId="Style20">
    <w:name w:val="Style20"/>
    <w:basedOn w:val="Normal"/>
    <w:link w:val="Style20Char"/>
    <w:uiPriority w:val="99"/>
    <w:rsid w:val="002751DF"/>
    <w:rPr>
      <w:rFonts w:ascii="Calibri" w:hAnsi="Calibri"/>
      <w:sz w:val="12"/>
      <w:szCs w:val="12"/>
    </w:rPr>
  </w:style>
  <w:style w:type="character" w:customStyle="1" w:styleId="Style19Char">
    <w:name w:val="Style19 Char"/>
    <w:basedOn w:val="DefaultParagraphFont"/>
    <w:link w:val="Style19"/>
    <w:uiPriority w:val="99"/>
    <w:locked/>
    <w:rsid w:val="002751DF"/>
    <w:rPr>
      <w:rFonts w:ascii="Calibri" w:hAnsi="Calibri" w:cs="Times New Roman"/>
      <w:bCs/>
    </w:rPr>
  </w:style>
  <w:style w:type="character" w:customStyle="1" w:styleId="Style20Char">
    <w:name w:val="Style20 Char"/>
    <w:basedOn w:val="DefaultParagraphFont"/>
    <w:link w:val="Style20"/>
    <w:uiPriority w:val="99"/>
    <w:locked/>
    <w:rsid w:val="002751DF"/>
    <w:rPr>
      <w:rFonts w:ascii="Calibri" w:hAnsi="Calibri" w:cs="Times New Roman"/>
      <w:sz w:val="12"/>
      <w:szCs w:val="12"/>
    </w:rPr>
  </w:style>
  <w:style w:type="paragraph" w:customStyle="1" w:styleId="Style7">
    <w:name w:val="Style7"/>
    <w:basedOn w:val="Footer"/>
    <w:link w:val="Style7Char"/>
    <w:uiPriority w:val="99"/>
    <w:rsid w:val="00AB50D4"/>
    <w:rPr>
      <w:b/>
      <w:i/>
    </w:rPr>
  </w:style>
  <w:style w:type="character" w:customStyle="1" w:styleId="Style7Char">
    <w:name w:val="Style7 Char"/>
    <w:basedOn w:val="FooterChar"/>
    <w:link w:val="Style7"/>
    <w:uiPriority w:val="99"/>
    <w:locked/>
    <w:rsid w:val="00AB50D4"/>
    <w:rPr>
      <w:rFonts w:ascii="Calibri" w:hAnsi="Calibri" w:cs="Times New Roman"/>
      <w:b/>
      <w:i/>
    </w:rPr>
  </w:style>
  <w:style w:type="paragraph" w:styleId="Revision">
    <w:name w:val="Revision"/>
    <w:hidden/>
    <w:uiPriority w:val="99"/>
    <w:semiHidden/>
    <w:rsid w:val="00327A15"/>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D1D"/>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8B4F67"/>
    <w:pPr>
      <w:keepNext/>
      <w:numPr>
        <w:ilvl w:val="1"/>
        <w:numId w:val="1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8B4F67"/>
    <w:pPr>
      <w:keepNext/>
      <w:numPr>
        <w:ilvl w:val="2"/>
        <w:numId w:val="1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27D1D"/>
    <w:rPr>
      <w:rFonts w:cs="Times New Roman"/>
      <w:b/>
      <w:sz w:val="30"/>
    </w:rPr>
  </w:style>
  <w:style w:type="character" w:customStyle="1" w:styleId="Heading2Char">
    <w:name w:val="Heading 2 Char"/>
    <w:aliases w:val="h2 Char,h21 Char,h22 Char"/>
    <w:basedOn w:val="DefaultParagraphFont"/>
    <w:link w:val="Heading2"/>
    <w:uiPriority w:val="99"/>
    <w:locked/>
    <w:rsid w:val="003B0B3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127D1D"/>
    <w:rPr>
      <w:rFonts w:ascii="Arial Black" w:hAnsi="Arial Black"/>
      <w:szCs w:val="20"/>
    </w:rPr>
  </w:style>
  <w:style w:type="paragraph" w:customStyle="1" w:styleId="Style2">
    <w:name w:val="Style2"/>
    <w:basedOn w:val="Normal"/>
    <w:uiPriority w:val="99"/>
    <w:rsid w:val="00127D1D"/>
    <w:pPr>
      <w:spacing w:before="120"/>
    </w:pPr>
  </w:style>
  <w:style w:type="paragraph" w:customStyle="1" w:styleId="Style3">
    <w:name w:val="Style3"/>
    <w:basedOn w:val="Normal"/>
    <w:autoRedefine/>
    <w:uiPriority w:val="99"/>
    <w:rsid w:val="00127D1D"/>
    <w:pPr>
      <w:spacing w:before="120"/>
    </w:pPr>
  </w:style>
  <w:style w:type="paragraph" w:customStyle="1" w:styleId="Style4">
    <w:name w:val="Style4"/>
    <w:basedOn w:val="Normal"/>
    <w:uiPriority w:val="99"/>
    <w:rsid w:val="00127D1D"/>
    <w:pPr>
      <w:numPr>
        <w:numId w:val="15"/>
      </w:numPr>
      <w:spacing w:before="120"/>
    </w:pPr>
    <w:rPr>
      <w:sz w:val="22"/>
    </w:rPr>
  </w:style>
  <w:style w:type="paragraph" w:customStyle="1" w:styleId="Style5">
    <w:name w:val="Style5"/>
    <w:basedOn w:val="Normal"/>
    <w:autoRedefine/>
    <w:uiPriority w:val="99"/>
    <w:rsid w:val="00127D1D"/>
    <w:pPr>
      <w:spacing w:before="120"/>
    </w:pPr>
    <w:rPr>
      <w:sz w:val="22"/>
    </w:rPr>
  </w:style>
  <w:style w:type="paragraph" w:customStyle="1" w:styleId="Style6">
    <w:name w:val="Style6"/>
    <w:basedOn w:val="Normal"/>
    <w:uiPriority w:val="99"/>
    <w:rsid w:val="00127D1D"/>
    <w:pPr>
      <w:spacing w:before="120"/>
    </w:pPr>
    <w:rPr>
      <w:sz w:val="22"/>
      <w:szCs w:val="22"/>
    </w:rPr>
  </w:style>
  <w:style w:type="paragraph" w:customStyle="1" w:styleId="Style8">
    <w:name w:val="Style8"/>
    <w:basedOn w:val="Heading2"/>
    <w:uiPriority w:val="99"/>
    <w:rsid w:val="00127D1D"/>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B50D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AB50D4"/>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127D1D"/>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3B0B31"/>
    <w:rPr>
      <w:rFonts w:cs="Times New Roman"/>
      <w:b/>
      <w:bCs/>
      <w:sz w:val="20"/>
      <w:szCs w:val="20"/>
    </w:rPr>
  </w:style>
  <w:style w:type="paragraph" w:styleId="Header">
    <w:name w:val="header"/>
    <w:basedOn w:val="Normal"/>
    <w:link w:val="HeaderChar"/>
    <w:uiPriority w:val="99"/>
    <w:rsid w:val="00127D1D"/>
    <w:pPr>
      <w:tabs>
        <w:tab w:val="center" w:pos="4320"/>
        <w:tab w:val="right" w:pos="8640"/>
      </w:tabs>
    </w:pPr>
  </w:style>
  <w:style w:type="character" w:customStyle="1" w:styleId="HeaderChar">
    <w:name w:val="Header Char"/>
    <w:basedOn w:val="DefaultParagraphFont"/>
    <w:link w:val="Header"/>
    <w:uiPriority w:val="99"/>
    <w:semiHidden/>
    <w:locked/>
    <w:rsid w:val="003B0B31"/>
    <w:rPr>
      <w:rFonts w:cs="Times New Roman"/>
      <w:sz w:val="20"/>
      <w:szCs w:val="20"/>
    </w:rPr>
  </w:style>
  <w:style w:type="paragraph" w:styleId="FootnoteText">
    <w:name w:val="footnote text"/>
    <w:basedOn w:val="Normal"/>
    <w:link w:val="FootnoteTextChar"/>
    <w:uiPriority w:val="99"/>
    <w:semiHidden/>
    <w:rsid w:val="00127D1D"/>
  </w:style>
  <w:style w:type="character" w:customStyle="1" w:styleId="FootnoteTextChar">
    <w:name w:val="Footnote Text Char"/>
    <w:basedOn w:val="DefaultParagraphFont"/>
    <w:link w:val="FootnoteText"/>
    <w:uiPriority w:val="99"/>
    <w:semiHidden/>
    <w:locked/>
    <w:rsid w:val="003B0B31"/>
    <w:rPr>
      <w:rFonts w:cs="Times New Roman"/>
      <w:sz w:val="20"/>
      <w:szCs w:val="20"/>
    </w:rPr>
  </w:style>
  <w:style w:type="paragraph" w:styleId="ListNumber3">
    <w:name w:val="List Number 3"/>
    <w:basedOn w:val="Normal"/>
    <w:uiPriority w:val="99"/>
    <w:rsid w:val="00127D1D"/>
    <w:pPr>
      <w:numPr>
        <w:numId w:val="7"/>
      </w:numPr>
      <w:tabs>
        <w:tab w:val="clear" w:pos="1800"/>
        <w:tab w:val="num" w:pos="1080"/>
      </w:tabs>
      <w:ind w:left="1080"/>
    </w:pPr>
  </w:style>
  <w:style w:type="paragraph" w:customStyle="1" w:styleId="doublelineabove">
    <w:name w:val="double line above"/>
    <w:basedOn w:val="Normal"/>
    <w:uiPriority w:val="99"/>
    <w:rsid w:val="00127D1D"/>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127D1D"/>
    <w:pPr>
      <w:widowControl w:val="0"/>
      <w:tabs>
        <w:tab w:val="left" w:pos="357"/>
      </w:tabs>
      <w:spacing w:line="255" w:lineRule="atLeast"/>
      <w:ind w:left="1083" w:hanging="357"/>
    </w:pPr>
    <w:rPr>
      <w:sz w:val="24"/>
    </w:rPr>
  </w:style>
  <w:style w:type="paragraph" w:styleId="BlockText">
    <w:name w:val="Block Text"/>
    <w:basedOn w:val="Normal"/>
    <w:uiPriority w:val="99"/>
    <w:rsid w:val="00127D1D"/>
    <w:pPr>
      <w:spacing w:after="120"/>
      <w:ind w:left="1440" w:right="1440"/>
    </w:pPr>
  </w:style>
  <w:style w:type="paragraph" w:styleId="BalloonText">
    <w:name w:val="Balloon Text"/>
    <w:basedOn w:val="Normal"/>
    <w:link w:val="BalloonTextChar"/>
    <w:uiPriority w:val="99"/>
    <w:semiHidden/>
    <w:rsid w:val="00127D1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0B31"/>
    <w:rPr>
      <w:rFonts w:cs="Times New Roman"/>
      <w:sz w:val="2"/>
    </w:rPr>
  </w:style>
  <w:style w:type="character" w:styleId="CommentReference">
    <w:name w:val="annotation reference"/>
    <w:basedOn w:val="DefaultParagraphFont"/>
    <w:uiPriority w:val="99"/>
    <w:rsid w:val="00127D1D"/>
    <w:rPr>
      <w:rFonts w:cs="Times New Roman"/>
      <w:sz w:val="16"/>
    </w:rPr>
  </w:style>
  <w:style w:type="table" w:styleId="TableGrid">
    <w:name w:val="Table Grid"/>
    <w:basedOn w:val="TableNormal"/>
    <w:uiPriority w:val="99"/>
    <w:rsid w:val="00127D1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127D1D"/>
    <w:rPr>
      <w:rFonts w:cs="Times New Roman"/>
      <w:i/>
    </w:rPr>
  </w:style>
  <w:style w:type="paragraph" w:customStyle="1" w:styleId="DarkList-Accent31">
    <w:name w:val="Dark List - Accent 31"/>
    <w:hidden/>
    <w:uiPriority w:val="99"/>
    <w:semiHidden/>
    <w:rsid w:val="00127D1D"/>
    <w:rPr>
      <w:sz w:val="20"/>
      <w:szCs w:val="20"/>
    </w:rPr>
  </w:style>
  <w:style w:type="paragraph" w:customStyle="1" w:styleId="ColorfulShading-Accent31">
    <w:name w:val="Colorful Shading - Accent 31"/>
    <w:basedOn w:val="Normal"/>
    <w:uiPriority w:val="99"/>
    <w:rsid w:val="00127D1D"/>
    <w:pPr>
      <w:ind w:left="720"/>
      <w:contextualSpacing/>
    </w:pPr>
  </w:style>
  <w:style w:type="paragraph" w:customStyle="1" w:styleId="NormalBullet">
    <w:name w:val="Normal Bullet"/>
    <w:basedOn w:val="Normal"/>
    <w:uiPriority w:val="99"/>
    <w:rsid w:val="00127D1D"/>
    <w:pPr>
      <w:numPr>
        <w:numId w:val="18"/>
      </w:numPr>
      <w:spacing w:before="120"/>
    </w:pPr>
    <w:rPr>
      <w:rFonts w:ascii="Arial" w:hAnsi="Arial"/>
    </w:rPr>
  </w:style>
  <w:style w:type="paragraph" w:customStyle="1" w:styleId="ColorfulShading-Accent11">
    <w:name w:val="Colorful Shading - Accent 11"/>
    <w:hidden/>
    <w:uiPriority w:val="99"/>
    <w:rsid w:val="00127D1D"/>
    <w:rPr>
      <w:sz w:val="20"/>
      <w:szCs w:val="20"/>
    </w:rPr>
  </w:style>
  <w:style w:type="paragraph" w:styleId="ListParagraph">
    <w:name w:val="List Paragraph"/>
    <w:basedOn w:val="Normal"/>
    <w:uiPriority w:val="34"/>
    <w:qFormat/>
    <w:rsid w:val="002751DF"/>
    <w:pPr>
      <w:ind w:left="720"/>
      <w:contextualSpacing/>
    </w:pPr>
  </w:style>
  <w:style w:type="paragraph" w:customStyle="1" w:styleId="Style17">
    <w:name w:val="Style17"/>
    <w:basedOn w:val="Heading1"/>
    <w:link w:val="Style17Char"/>
    <w:uiPriority w:val="99"/>
    <w:rsid w:val="002751DF"/>
    <w:rPr>
      <w:rFonts w:ascii="Calibri" w:hAnsi="Calibri"/>
      <w:b w:val="0"/>
      <w:bCs/>
    </w:rPr>
  </w:style>
  <w:style w:type="paragraph" w:customStyle="1" w:styleId="Style18">
    <w:name w:val="Style18"/>
    <w:basedOn w:val="Heading1"/>
    <w:link w:val="Style18Char"/>
    <w:uiPriority w:val="99"/>
    <w:rsid w:val="002751DF"/>
    <w:pPr>
      <w:jc w:val="right"/>
    </w:pPr>
    <w:rPr>
      <w:rFonts w:ascii="Calibri" w:hAnsi="Calibri"/>
      <w:b w:val="0"/>
      <w:bCs/>
    </w:rPr>
  </w:style>
  <w:style w:type="character" w:customStyle="1" w:styleId="Style17Char">
    <w:name w:val="Style17 Char"/>
    <w:basedOn w:val="Heading1Char"/>
    <w:link w:val="Style17"/>
    <w:uiPriority w:val="99"/>
    <w:locked/>
    <w:rsid w:val="002751DF"/>
    <w:rPr>
      <w:rFonts w:ascii="Calibri" w:hAnsi="Calibri" w:cs="Times New Roman"/>
      <w:b/>
      <w:bCs/>
      <w:sz w:val="30"/>
    </w:rPr>
  </w:style>
  <w:style w:type="paragraph" w:customStyle="1" w:styleId="Style19">
    <w:name w:val="Style19"/>
    <w:basedOn w:val="Normal"/>
    <w:link w:val="Style19Char"/>
    <w:uiPriority w:val="99"/>
    <w:rsid w:val="002751DF"/>
    <w:pPr>
      <w:tabs>
        <w:tab w:val="right" w:pos="10543"/>
      </w:tabs>
    </w:pPr>
    <w:rPr>
      <w:rFonts w:ascii="Calibri" w:hAnsi="Calibri"/>
      <w:bCs/>
    </w:rPr>
  </w:style>
  <w:style w:type="character" w:customStyle="1" w:styleId="Style18Char">
    <w:name w:val="Style18 Char"/>
    <w:basedOn w:val="Heading1Char"/>
    <w:link w:val="Style18"/>
    <w:uiPriority w:val="99"/>
    <w:locked/>
    <w:rsid w:val="002751DF"/>
    <w:rPr>
      <w:rFonts w:ascii="Calibri" w:hAnsi="Calibri" w:cs="Times New Roman"/>
      <w:b/>
      <w:bCs/>
      <w:sz w:val="30"/>
    </w:rPr>
  </w:style>
  <w:style w:type="paragraph" w:customStyle="1" w:styleId="Style20">
    <w:name w:val="Style20"/>
    <w:basedOn w:val="Normal"/>
    <w:link w:val="Style20Char"/>
    <w:uiPriority w:val="99"/>
    <w:rsid w:val="002751DF"/>
    <w:rPr>
      <w:rFonts w:ascii="Calibri" w:hAnsi="Calibri"/>
      <w:sz w:val="12"/>
      <w:szCs w:val="12"/>
    </w:rPr>
  </w:style>
  <w:style w:type="character" w:customStyle="1" w:styleId="Style19Char">
    <w:name w:val="Style19 Char"/>
    <w:basedOn w:val="DefaultParagraphFont"/>
    <w:link w:val="Style19"/>
    <w:uiPriority w:val="99"/>
    <w:locked/>
    <w:rsid w:val="002751DF"/>
    <w:rPr>
      <w:rFonts w:ascii="Calibri" w:hAnsi="Calibri" w:cs="Times New Roman"/>
      <w:bCs/>
    </w:rPr>
  </w:style>
  <w:style w:type="character" w:customStyle="1" w:styleId="Style20Char">
    <w:name w:val="Style20 Char"/>
    <w:basedOn w:val="DefaultParagraphFont"/>
    <w:link w:val="Style20"/>
    <w:uiPriority w:val="99"/>
    <w:locked/>
    <w:rsid w:val="002751DF"/>
    <w:rPr>
      <w:rFonts w:ascii="Calibri" w:hAnsi="Calibri" w:cs="Times New Roman"/>
      <w:sz w:val="12"/>
      <w:szCs w:val="12"/>
    </w:rPr>
  </w:style>
  <w:style w:type="paragraph" w:customStyle="1" w:styleId="Style7">
    <w:name w:val="Style7"/>
    <w:basedOn w:val="Footer"/>
    <w:link w:val="Style7Char"/>
    <w:uiPriority w:val="99"/>
    <w:rsid w:val="00AB50D4"/>
    <w:rPr>
      <w:b/>
      <w:i/>
    </w:rPr>
  </w:style>
  <w:style w:type="character" w:customStyle="1" w:styleId="Style7Char">
    <w:name w:val="Style7 Char"/>
    <w:basedOn w:val="FooterChar"/>
    <w:link w:val="Style7"/>
    <w:uiPriority w:val="99"/>
    <w:locked/>
    <w:rsid w:val="00AB50D4"/>
    <w:rPr>
      <w:rFonts w:ascii="Calibri" w:hAnsi="Calibri" w:cs="Times New Roman"/>
      <w:b/>
      <w:i/>
    </w:rPr>
  </w:style>
  <w:style w:type="paragraph" w:styleId="Revision">
    <w:name w:val="Revision"/>
    <w:hidden/>
    <w:uiPriority w:val="99"/>
    <w:semiHidden/>
    <w:rsid w:val="00327A1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0714219">
      <w:bodyDiv w:val="1"/>
      <w:marLeft w:val="0"/>
      <w:marRight w:val="0"/>
      <w:marTop w:val="0"/>
      <w:marBottom w:val="0"/>
      <w:divBdr>
        <w:top w:val="none" w:sz="0" w:space="0" w:color="auto"/>
        <w:left w:val="none" w:sz="0" w:space="0" w:color="auto"/>
        <w:bottom w:val="none" w:sz="0" w:space="0" w:color="auto"/>
        <w:right w:val="none" w:sz="0" w:space="0" w:color="auto"/>
      </w:divBdr>
    </w:div>
    <w:div w:id="2109235645">
      <w:marLeft w:val="0"/>
      <w:marRight w:val="0"/>
      <w:marTop w:val="0"/>
      <w:marBottom w:val="0"/>
      <w:divBdr>
        <w:top w:val="none" w:sz="0" w:space="0" w:color="auto"/>
        <w:left w:val="none" w:sz="0" w:space="0" w:color="auto"/>
        <w:bottom w:val="none" w:sz="0" w:space="0" w:color="auto"/>
        <w:right w:val="none" w:sz="0" w:space="0" w:color="auto"/>
      </w:divBdr>
    </w:div>
    <w:div w:id="2109235646">
      <w:marLeft w:val="0"/>
      <w:marRight w:val="0"/>
      <w:marTop w:val="0"/>
      <w:marBottom w:val="0"/>
      <w:divBdr>
        <w:top w:val="none" w:sz="0" w:space="0" w:color="auto"/>
        <w:left w:val="none" w:sz="0" w:space="0" w:color="auto"/>
        <w:bottom w:val="none" w:sz="0" w:space="0" w:color="auto"/>
        <w:right w:val="none" w:sz="0" w:space="0" w:color="auto"/>
      </w:divBdr>
    </w:div>
    <w:div w:id="2109235647">
      <w:marLeft w:val="0"/>
      <w:marRight w:val="0"/>
      <w:marTop w:val="0"/>
      <w:marBottom w:val="0"/>
      <w:divBdr>
        <w:top w:val="none" w:sz="0" w:space="0" w:color="auto"/>
        <w:left w:val="none" w:sz="0" w:space="0" w:color="auto"/>
        <w:bottom w:val="none" w:sz="0" w:space="0" w:color="auto"/>
        <w:right w:val="none" w:sz="0" w:space="0" w:color="auto"/>
      </w:divBdr>
    </w:div>
    <w:div w:id="2109235648">
      <w:marLeft w:val="0"/>
      <w:marRight w:val="0"/>
      <w:marTop w:val="0"/>
      <w:marBottom w:val="0"/>
      <w:divBdr>
        <w:top w:val="none" w:sz="0" w:space="0" w:color="auto"/>
        <w:left w:val="none" w:sz="0" w:space="0" w:color="auto"/>
        <w:bottom w:val="none" w:sz="0" w:space="0" w:color="auto"/>
        <w:right w:val="none" w:sz="0" w:space="0" w:color="auto"/>
      </w:divBdr>
    </w:div>
    <w:div w:id="210923564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jpe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DBA633-FB36-434D-8B4C-382495185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3458</Words>
  <Characters>18582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21997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Dee Anne Ross</dc:creator>
  <cp:lastModifiedBy>Shewmaker, Michael@Energy</cp:lastModifiedBy>
  <cp:revision>12</cp:revision>
  <cp:lastPrinted>2013-09-11T14:50:00Z</cp:lastPrinted>
  <dcterms:created xsi:type="dcterms:W3CDTF">2015-06-09T16:38:00Z</dcterms:created>
  <dcterms:modified xsi:type="dcterms:W3CDTF">2016-10-11T18:02:00Z</dcterms:modified>
</cp:coreProperties>
</file>