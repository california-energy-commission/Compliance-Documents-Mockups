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96325C" w14:paraId="5B6695D4" w14:textId="77777777" w:rsidTr="0096325C">
        <w:tc>
          <w:tcPr>
            <w:tcW w:w="11016" w:type="dxa"/>
          </w:tcPr>
          <w:p w14:paraId="5B6695D3" w14:textId="77777777" w:rsidR="0096325C"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B6695D5" w14:textId="77777777" w:rsidR="0096325C" w:rsidRPr="0029047D" w:rsidRDefault="0096325C"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192313" w:rsidRPr="00D2491C" w14:paraId="5B6695D7" w14:textId="77777777" w:rsidTr="00192313">
        <w:tc>
          <w:tcPr>
            <w:tcW w:w="11016" w:type="dxa"/>
            <w:gridSpan w:val="3"/>
          </w:tcPr>
          <w:p w14:paraId="5B6695D6" w14:textId="77777777" w:rsidR="00192313" w:rsidRPr="00F5715E" w:rsidRDefault="00192313" w:rsidP="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9047D">
              <w:rPr>
                <w:rFonts w:asciiTheme="minorHAnsi" w:hAnsiTheme="minorHAnsi"/>
                <w:b/>
                <w:szCs w:val="18"/>
              </w:rPr>
              <w:t>A. Dwelling Mechanical Ventilation - General Information</w:t>
            </w:r>
          </w:p>
        </w:tc>
      </w:tr>
      <w:tr w:rsidR="00192313" w:rsidRPr="00D2491C" w14:paraId="5B6695DB" w14:textId="77777777" w:rsidTr="00192313">
        <w:trPr>
          <w:trHeight w:val="158"/>
        </w:trPr>
        <w:tc>
          <w:tcPr>
            <w:tcW w:w="634" w:type="dxa"/>
            <w:vAlign w:val="center"/>
          </w:tcPr>
          <w:p w14:paraId="5B6695D8" w14:textId="77777777" w:rsidR="00192313" w:rsidRPr="00F5715E" w:rsidRDefault="00192313" w:rsidP="00192313">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B6695D9" w14:textId="6EA4E30B" w:rsidR="00192313" w:rsidRPr="00F5715E" w:rsidRDefault="00192313" w:rsidP="009335C5">
            <w:pPr>
              <w:rPr>
                <w:rFonts w:asciiTheme="minorHAnsi" w:hAnsiTheme="minorHAnsi"/>
                <w:sz w:val="18"/>
                <w:szCs w:val="18"/>
              </w:rPr>
            </w:pPr>
            <w:r>
              <w:rPr>
                <w:rFonts w:asciiTheme="minorHAnsi" w:hAnsiTheme="minorHAnsi"/>
                <w:sz w:val="18"/>
                <w:szCs w:val="18"/>
              </w:rPr>
              <w:t xml:space="preserve">Dwelling </w:t>
            </w:r>
            <w:r w:rsidR="009335C5">
              <w:rPr>
                <w:rFonts w:asciiTheme="minorHAnsi" w:hAnsiTheme="minorHAnsi"/>
                <w:sz w:val="18"/>
                <w:szCs w:val="18"/>
              </w:rPr>
              <w:t>U</w:t>
            </w:r>
            <w:r>
              <w:rPr>
                <w:rFonts w:asciiTheme="minorHAnsi" w:hAnsiTheme="minorHAnsi"/>
                <w:sz w:val="18"/>
                <w:szCs w:val="18"/>
              </w:rPr>
              <w:t xml:space="preserve">nit </w:t>
            </w:r>
            <w:r w:rsidR="009335C5">
              <w:rPr>
                <w:rFonts w:asciiTheme="minorHAnsi" w:hAnsiTheme="minorHAnsi"/>
                <w:sz w:val="18"/>
                <w:szCs w:val="18"/>
              </w:rPr>
              <w:t>N</w:t>
            </w:r>
            <w:r>
              <w:rPr>
                <w:rFonts w:asciiTheme="minorHAnsi" w:hAnsiTheme="minorHAnsi"/>
                <w:sz w:val="18"/>
                <w:szCs w:val="18"/>
              </w:rPr>
              <w:t>ame</w:t>
            </w:r>
          </w:p>
        </w:tc>
        <w:tc>
          <w:tcPr>
            <w:tcW w:w="5774" w:type="dxa"/>
          </w:tcPr>
          <w:p w14:paraId="5B6695DA" w14:textId="77777777" w:rsidR="00192313" w:rsidRPr="00F5715E" w:rsidRDefault="00192313" w:rsidP="00192313">
            <w:pPr>
              <w:rPr>
                <w:rFonts w:asciiTheme="minorHAnsi" w:hAnsiTheme="minorHAnsi"/>
                <w:sz w:val="18"/>
                <w:szCs w:val="18"/>
              </w:rPr>
            </w:pPr>
          </w:p>
        </w:tc>
      </w:tr>
      <w:tr w:rsidR="00192313" w:rsidRPr="00D2491C" w14:paraId="5B6695DF" w14:textId="77777777" w:rsidTr="00192313">
        <w:trPr>
          <w:trHeight w:val="158"/>
        </w:trPr>
        <w:tc>
          <w:tcPr>
            <w:tcW w:w="634" w:type="dxa"/>
            <w:vAlign w:val="center"/>
          </w:tcPr>
          <w:p w14:paraId="5B6695DC"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B6695DD" w14:textId="46A7054C" w:rsidR="00192313" w:rsidRPr="00F5715E" w:rsidRDefault="00192313" w:rsidP="00192313">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B6695DE" w14:textId="77777777" w:rsidR="00192313" w:rsidRPr="00F5715E" w:rsidRDefault="00192313" w:rsidP="00192313">
            <w:pPr>
              <w:rPr>
                <w:rFonts w:asciiTheme="minorHAnsi" w:hAnsiTheme="minorHAnsi"/>
                <w:sz w:val="18"/>
                <w:szCs w:val="18"/>
              </w:rPr>
            </w:pPr>
          </w:p>
        </w:tc>
      </w:tr>
      <w:tr w:rsidR="00192313" w:rsidRPr="00D2491C" w14:paraId="5B6695E3" w14:textId="77777777" w:rsidTr="00192313">
        <w:trPr>
          <w:trHeight w:val="158"/>
        </w:trPr>
        <w:tc>
          <w:tcPr>
            <w:tcW w:w="634" w:type="dxa"/>
            <w:vAlign w:val="center"/>
          </w:tcPr>
          <w:p w14:paraId="5B6695E0"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B6695E1" w14:textId="10830875" w:rsidR="00192313" w:rsidRPr="00F5715E" w:rsidRDefault="00192313" w:rsidP="009335C5">
            <w:pPr>
              <w:rPr>
                <w:rFonts w:asciiTheme="minorHAnsi" w:hAnsiTheme="minorHAnsi"/>
                <w:sz w:val="18"/>
                <w:szCs w:val="18"/>
              </w:rPr>
            </w:pPr>
            <w:r w:rsidRPr="00F5715E">
              <w:rPr>
                <w:rFonts w:asciiTheme="minorHAnsi" w:hAnsiTheme="minorHAnsi"/>
                <w:sz w:val="18"/>
                <w:szCs w:val="18"/>
              </w:rPr>
              <w:t xml:space="preserve">Project </w:t>
            </w:r>
            <w:r w:rsidR="009335C5">
              <w:rPr>
                <w:rFonts w:asciiTheme="minorHAnsi" w:hAnsiTheme="minorHAnsi"/>
                <w:sz w:val="18"/>
                <w:szCs w:val="18"/>
              </w:rPr>
              <w:t>S</w:t>
            </w:r>
            <w:r w:rsidR="009335C5" w:rsidRPr="00F5715E">
              <w:rPr>
                <w:rFonts w:asciiTheme="minorHAnsi" w:hAnsiTheme="minorHAnsi"/>
                <w:sz w:val="18"/>
                <w:szCs w:val="18"/>
              </w:rPr>
              <w:t>cope</w:t>
            </w:r>
          </w:p>
        </w:tc>
        <w:tc>
          <w:tcPr>
            <w:tcW w:w="5774" w:type="dxa"/>
          </w:tcPr>
          <w:p w14:paraId="5B6695E2" w14:textId="77777777" w:rsidR="00192313" w:rsidRPr="00F5715E" w:rsidRDefault="00192313" w:rsidP="00192313">
            <w:pPr>
              <w:rPr>
                <w:rFonts w:asciiTheme="minorHAnsi" w:hAnsiTheme="minorHAnsi"/>
                <w:sz w:val="18"/>
                <w:szCs w:val="18"/>
              </w:rPr>
            </w:pPr>
          </w:p>
        </w:tc>
      </w:tr>
      <w:tr w:rsidR="00192313" w:rsidRPr="00D2491C" w14:paraId="5B6695E8" w14:textId="77777777" w:rsidTr="00192313">
        <w:trPr>
          <w:trHeight w:val="158"/>
        </w:trPr>
        <w:tc>
          <w:tcPr>
            <w:tcW w:w="634" w:type="dxa"/>
            <w:vAlign w:val="center"/>
          </w:tcPr>
          <w:p w14:paraId="5B6695E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B6695E5" w14:textId="0DE82DCC" w:rsidR="00192313" w:rsidRDefault="00FB5CF1" w:rsidP="00192313">
            <w:pPr>
              <w:rPr>
                <w:rFonts w:asciiTheme="minorHAnsi" w:hAnsiTheme="minorHAnsi"/>
                <w:sz w:val="18"/>
                <w:szCs w:val="18"/>
              </w:rPr>
            </w:pPr>
            <w:r>
              <w:rPr>
                <w:rFonts w:asciiTheme="minorHAnsi" w:hAnsiTheme="minorHAnsi"/>
                <w:sz w:val="18"/>
                <w:szCs w:val="18"/>
              </w:rPr>
              <w:t xml:space="preserve">Total </w:t>
            </w:r>
            <w:r w:rsidR="00192313" w:rsidRPr="00F5715E">
              <w:rPr>
                <w:rFonts w:asciiTheme="minorHAnsi" w:hAnsiTheme="minorHAnsi"/>
                <w:sz w:val="18"/>
                <w:szCs w:val="18"/>
              </w:rPr>
              <w:t xml:space="preserve">Conditioned </w:t>
            </w:r>
            <w:r w:rsidR="009335C5">
              <w:rPr>
                <w:rFonts w:asciiTheme="minorHAnsi" w:hAnsiTheme="minorHAnsi"/>
                <w:sz w:val="18"/>
                <w:szCs w:val="18"/>
              </w:rPr>
              <w:t>F</w:t>
            </w:r>
            <w:r w:rsidR="00192313" w:rsidRPr="00F5715E">
              <w:rPr>
                <w:rFonts w:asciiTheme="minorHAnsi" w:hAnsiTheme="minorHAnsi"/>
                <w:sz w:val="18"/>
                <w:szCs w:val="18"/>
              </w:rPr>
              <w:t xml:space="preserve">loor </w:t>
            </w:r>
            <w:r w:rsidR="009335C5">
              <w:rPr>
                <w:rFonts w:asciiTheme="minorHAnsi" w:hAnsiTheme="minorHAnsi"/>
                <w:sz w:val="18"/>
                <w:szCs w:val="18"/>
              </w:rPr>
              <w:t>A</w:t>
            </w:r>
            <w:r w:rsidR="00192313" w:rsidRPr="00F5715E">
              <w:rPr>
                <w:rFonts w:asciiTheme="minorHAnsi" w:hAnsiTheme="minorHAnsi"/>
                <w:sz w:val="18"/>
                <w:szCs w:val="18"/>
              </w:rPr>
              <w:t xml:space="preserve">rea of </w:t>
            </w:r>
            <w:r w:rsidR="009335C5">
              <w:rPr>
                <w:rFonts w:asciiTheme="minorHAnsi" w:hAnsiTheme="minorHAnsi"/>
                <w:sz w:val="18"/>
                <w:szCs w:val="18"/>
              </w:rPr>
              <w:t>D</w:t>
            </w:r>
            <w:r w:rsidR="00192313" w:rsidRPr="00F5715E">
              <w:rPr>
                <w:rFonts w:asciiTheme="minorHAnsi" w:hAnsiTheme="minorHAnsi"/>
                <w:sz w:val="18"/>
                <w:szCs w:val="18"/>
              </w:rPr>
              <w:t xml:space="preserve">welling </w:t>
            </w:r>
            <w:r w:rsidR="009335C5">
              <w:rPr>
                <w:rFonts w:asciiTheme="minorHAnsi" w:hAnsiTheme="minorHAnsi"/>
                <w:sz w:val="18"/>
                <w:szCs w:val="18"/>
              </w:rPr>
              <w:t>U</w:t>
            </w:r>
            <w:r w:rsidR="00192313" w:rsidRPr="00F5715E">
              <w:rPr>
                <w:rFonts w:asciiTheme="minorHAnsi" w:hAnsiTheme="minorHAnsi"/>
                <w:sz w:val="18"/>
                <w:szCs w:val="18"/>
              </w:rPr>
              <w:t>nit</w:t>
            </w:r>
          </w:p>
          <w:p w14:paraId="5B6695E6" w14:textId="77777777" w:rsidR="00192313" w:rsidRPr="00F5715E" w:rsidRDefault="00192313" w:rsidP="00192313">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B6695E7" w14:textId="77777777" w:rsidR="00192313" w:rsidRPr="00F5715E" w:rsidRDefault="00192313" w:rsidP="00192313">
            <w:pPr>
              <w:rPr>
                <w:rFonts w:asciiTheme="minorHAnsi" w:hAnsiTheme="minorHAnsi"/>
                <w:sz w:val="18"/>
                <w:szCs w:val="18"/>
              </w:rPr>
            </w:pPr>
          </w:p>
        </w:tc>
      </w:tr>
      <w:tr w:rsidR="00192313" w:rsidRPr="00D2491C" w14:paraId="5B6695ED" w14:textId="77777777" w:rsidTr="00192313">
        <w:trPr>
          <w:trHeight w:val="158"/>
        </w:trPr>
        <w:tc>
          <w:tcPr>
            <w:tcW w:w="634" w:type="dxa"/>
            <w:vAlign w:val="center"/>
          </w:tcPr>
          <w:p w14:paraId="5B6695E9"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B6695EA" w14:textId="1F31B4EB" w:rsidR="00192313" w:rsidRDefault="00192313" w:rsidP="00192313">
            <w:pPr>
              <w:rPr>
                <w:rFonts w:asciiTheme="minorHAnsi" w:hAnsiTheme="minorHAnsi"/>
                <w:sz w:val="18"/>
                <w:szCs w:val="18"/>
              </w:rPr>
            </w:pPr>
            <w:r w:rsidRPr="00F5715E">
              <w:rPr>
                <w:rFonts w:asciiTheme="minorHAnsi" w:hAnsiTheme="minorHAnsi"/>
                <w:sz w:val="18"/>
                <w:szCs w:val="18"/>
              </w:rPr>
              <w:t xml:space="preserve">Number of </w:t>
            </w:r>
            <w:r w:rsidR="009335C5">
              <w:rPr>
                <w:rFonts w:asciiTheme="minorHAnsi" w:hAnsiTheme="minorHAnsi"/>
                <w:sz w:val="18"/>
                <w:szCs w:val="18"/>
              </w:rPr>
              <w:t>B</w:t>
            </w:r>
            <w:r w:rsidRPr="00F5715E">
              <w:rPr>
                <w:rFonts w:asciiTheme="minorHAnsi" w:hAnsiTheme="minorHAnsi"/>
                <w:sz w:val="18"/>
                <w:szCs w:val="18"/>
              </w:rPr>
              <w:t xml:space="preserve">edrooms in </w:t>
            </w:r>
            <w:r w:rsidR="009335C5">
              <w:rPr>
                <w:rFonts w:asciiTheme="minorHAnsi" w:hAnsiTheme="minorHAnsi"/>
                <w:sz w:val="18"/>
                <w:szCs w:val="18"/>
              </w:rPr>
              <w:t>D</w:t>
            </w:r>
            <w:r w:rsidRPr="00F5715E">
              <w:rPr>
                <w:rFonts w:asciiTheme="minorHAnsi" w:hAnsiTheme="minorHAnsi"/>
                <w:sz w:val="18"/>
                <w:szCs w:val="18"/>
              </w:rPr>
              <w:t xml:space="preserve">welling </w:t>
            </w:r>
            <w:r w:rsidR="009335C5">
              <w:rPr>
                <w:rFonts w:asciiTheme="minorHAnsi" w:hAnsiTheme="minorHAnsi"/>
                <w:sz w:val="18"/>
                <w:szCs w:val="18"/>
              </w:rPr>
              <w:t>U</w:t>
            </w:r>
            <w:r w:rsidRPr="00F5715E">
              <w:rPr>
                <w:rFonts w:asciiTheme="minorHAnsi" w:hAnsiTheme="minorHAnsi"/>
                <w:sz w:val="18"/>
                <w:szCs w:val="18"/>
              </w:rPr>
              <w:t>nit</w:t>
            </w:r>
          </w:p>
          <w:p w14:paraId="5B6695EB" w14:textId="77777777" w:rsidR="00192313" w:rsidRPr="00F5715E" w:rsidRDefault="00484240" w:rsidP="00192313">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B6695EC" w14:textId="77777777" w:rsidR="00192313" w:rsidRPr="00F5715E" w:rsidRDefault="00192313" w:rsidP="00192313">
            <w:pPr>
              <w:rPr>
                <w:rFonts w:asciiTheme="minorHAnsi" w:hAnsiTheme="minorHAnsi"/>
                <w:sz w:val="18"/>
                <w:szCs w:val="18"/>
              </w:rPr>
            </w:pPr>
          </w:p>
        </w:tc>
      </w:tr>
      <w:tr w:rsidR="00192313" w:rsidRPr="00D2491C" w14:paraId="5B6695F1" w14:textId="77777777" w:rsidTr="00192313">
        <w:trPr>
          <w:trHeight w:val="158"/>
        </w:trPr>
        <w:tc>
          <w:tcPr>
            <w:tcW w:w="634" w:type="dxa"/>
            <w:vAlign w:val="center"/>
          </w:tcPr>
          <w:p w14:paraId="5B6695EE"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B6695EF" w14:textId="50F64BA0" w:rsidR="00192313" w:rsidRPr="00F5715E" w:rsidRDefault="00192313" w:rsidP="00192313">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B6695F0" w14:textId="77777777" w:rsidR="00192313" w:rsidRPr="00F5715E" w:rsidRDefault="00192313" w:rsidP="00192313">
            <w:pPr>
              <w:rPr>
                <w:rFonts w:asciiTheme="minorHAnsi" w:hAnsiTheme="minorHAnsi"/>
                <w:sz w:val="18"/>
                <w:szCs w:val="18"/>
              </w:rPr>
            </w:pPr>
          </w:p>
        </w:tc>
      </w:tr>
      <w:tr w:rsidR="00192313" w:rsidRPr="00D2491C" w14:paraId="5B6695F5" w14:textId="77777777" w:rsidTr="00192313">
        <w:trPr>
          <w:trHeight w:val="158"/>
        </w:trPr>
        <w:tc>
          <w:tcPr>
            <w:tcW w:w="634" w:type="dxa"/>
            <w:vAlign w:val="center"/>
          </w:tcPr>
          <w:p w14:paraId="5B6695F2"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B6695F3" w14:textId="491BE700" w:rsidR="00192313" w:rsidRPr="00F5715E" w:rsidRDefault="00192313" w:rsidP="00192313">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B6695F4" w14:textId="77777777" w:rsidR="00192313" w:rsidRPr="00F5715E" w:rsidRDefault="00192313" w:rsidP="00192313">
            <w:pPr>
              <w:rPr>
                <w:rFonts w:asciiTheme="minorHAnsi" w:hAnsiTheme="minorHAnsi"/>
                <w:sz w:val="18"/>
                <w:szCs w:val="18"/>
              </w:rPr>
            </w:pPr>
          </w:p>
        </w:tc>
      </w:tr>
      <w:tr w:rsidR="00192313" w:rsidRPr="00D2491C" w14:paraId="5B6695F9" w14:textId="77777777" w:rsidTr="00192313">
        <w:trPr>
          <w:trHeight w:val="158"/>
        </w:trPr>
        <w:tc>
          <w:tcPr>
            <w:tcW w:w="634" w:type="dxa"/>
            <w:vAlign w:val="center"/>
          </w:tcPr>
          <w:p w14:paraId="5B6695F6"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B6695F7" w14:textId="4A81E0F4" w:rsidR="00192313" w:rsidRPr="00F5715E" w:rsidRDefault="00192313" w:rsidP="00192313">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B6695F8" w14:textId="77777777" w:rsidR="00192313" w:rsidRPr="00F5715E" w:rsidRDefault="00192313" w:rsidP="00192313">
            <w:pPr>
              <w:rPr>
                <w:rFonts w:asciiTheme="minorHAnsi" w:hAnsiTheme="minorHAnsi"/>
                <w:sz w:val="18"/>
                <w:szCs w:val="18"/>
              </w:rPr>
            </w:pPr>
          </w:p>
        </w:tc>
      </w:tr>
    </w:tbl>
    <w:p w14:paraId="5B6695FB" w14:textId="77777777" w:rsidR="00192313" w:rsidRPr="0029047D" w:rsidRDefault="00192313" w:rsidP="00192313">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192313" w14:paraId="5B6695FD" w14:textId="77777777" w:rsidTr="00192313">
        <w:tc>
          <w:tcPr>
            <w:tcW w:w="11016" w:type="dxa"/>
          </w:tcPr>
          <w:p w14:paraId="5B6695FC" w14:textId="690B3DA8" w:rsidR="00192313" w:rsidRDefault="0029047D" w:rsidP="009335C5">
            <w:pPr>
              <w:rPr>
                <w:rFonts w:asciiTheme="minorHAnsi" w:hAnsiTheme="minorHAnsi"/>
                <w:sz w:val="18"/>
                <w:szCs w:val="18"/>
              </w:rPr>
            </w:pPr>
            <w:r>
              <w:rPr>
                <w:rFonts w:asciiTheme="minorHAnsi" w:hAnsiTheme="minorHAnsi"/>
                <w:b/>
                <w:szCs w:val="18"/>
              </w:rPr>
              <w:t>MCH-</w:t>
            </w:r>
            <w:r w:rsidR="00192313" w:rsidRPr="0029047D">
              <w:rPr>
                <w:rFonts w:asciiTheme="minorHAnsi" w:hAnsiTheme="minorHAnsi"/>
                <w:b/>
                <w:szCs w:val="18"/>
              </w:rPr>
              <w:t xml:space="preserve">27b - Continuous Ventilation Airflow </w:t>
            </w:r>
            <w:r w:rsidR="009335C5" w:rsidRPr="0029047D">
              <w:rPr>
                <w:rFonts w:asciiTheme="minorHAnsi" w:hAnsiTheme="minorHAnsi"/>
                <w:b/>
                <w:szCs w:val="18"/>
              </w:rPr>
              <w:t xml:space="preserve">- </w:t>
            </w:r>
            <w:r w:rsidR="00192313" w:rsidRPr="0029047D">
              <w:rPr>
                <w:rFonts w:asciiTheme="minorHAnsi" w:hAnsiTheme="minorHAnsi"/>
                <w:b/>
                <w:szCs w:val="18"/>
              </w:rPr>
              <w:t>Total Ventilation Rate Method</w:t>
            </w:r>
          </w:p>
        </w:tc>
      </w:tr>
    </w:tbl>
    <w:p w14:paraId="5B6695FF" w14:textId="77777777" w:rsidR="00192313" w:rsidRPr="0029047D" w:rsidRDefault="00192313" w:rsidP="00192313">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645"/>
        <w:gridCol w:w="5785"/>
      </w:tblGrid>
      <w:tr w:rsidR="00192313" w:rsidRPr="00CB00C9" w14:paraId="5B669602" w14:textId="77777777" w:rsidTr="00192313">
        <w:tc>
          <w:tcPr>
            <w:tcW w:w="11016" w:type="dxa"/>
            <w:gridSpan w:val="3"/>
          </w:tcPr>
          <w:p w14:paraId="5B669600" w14:textId="77777777" w:rsidR="009335C5" w:rsidRPr="0029047D" w:rsidRDefault="00192313" w:rsidP="00192313">
            <w:pPr>
              <w:keepNext/>
              <w:rPr>
                <w:rFonts w:asciiTheme="minorHAnsi" w:hAnsiTheme="minorHAnsi"/>
                <w:b/>
                <w:szCs w:val="18"/>
              </w:rPr>
            </w:pPr>
            <w:r w:rsidRPr="0029047D">
              <w:rPr>
                <w:rFonts w:asciiTheme="minorHAnsi" w:hAnsiTheme="minorHAnsi"/>
                <w:b/>
                <w:szCs w:val="18"/>
              </w:rPr>
              <w:t>B. Whole-Building Continuous Ventilation - Total Ventilation Rate Method</w:t>
            </w:r>
          </w:p>
          <w:p w14:paraId="5B669601"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192313" w:rsidRPr="00CB00C9" w14:paraId="5B669606" w14:textId="77777777" w:rsidTr="00A4665D">
        <w:tc>
          <w:tcPr>
            <w:tcW w:w="586" w:type="dxa"/>
            <w:vAlign w:val="center"/>
          </w:tcPr>
          <w:p w14:paraId="5B669603"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4645" w:type="dxa"/>
            <w:vAlign w:val="center"/>
          </w:tcPr>
          <w:p w14:paraId="5B669604" w14:textId="739FD51E"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 xml:space="preserve">Ventilation </w:t>
            </w:r>
            <w:r w:rsidR="009335C5">
              <w:rPr>
                <w:rFonts w:asciiTheme="minorHAnsi" w:hAnsiTheme="minorHAnsi"/>
                <w:sz w:val="18"/>
                <w:szCs w:val="18"/>
              </w:rPr>
              <w:t>R</w:t>
            </w:r>
            <w:r w:rsidRPr="00CB00C9">
              <w:rPr>
                <w:rFonts w:asciiTheme="minorHAnsi" w:hAnsiTheme="minorHAnsi"/>
                <w:sz w:val="18"/>
                <w:szCs w:val="18"/>
              </w:rPr>
              <w:t>ate ( fan + infiltration), (</w:t>
            </w:r>
            <w:proofErr w:type="spellStart"/>
            <w:r w:rsidRPr="00CB00C9">
              <w:rPr>
                <w:rFonts w:asciiTheme="minorHAnsi" w:hAnsiTheme="minorHAnsi"/>
                <w:sz w:val="18"/>
                <w:szCs w:val="18"/>
              </w:rPr>
              <w:t>Q</w:t>
            </w:r>
            <w:r w:rsidRPr="00A4665D">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785" w:type="dxa"/>
          </w:tcPr>
          <w:p w14:paraId="5B669605" w14:textId="77777777" w:rsidR="00192313" w:rsidRPr="007F6151" w:rsidRDefault="00192313" w:rsidP="00192313">
            <w:pPr>
              <w:keepNext/>
              <w:rPr>
                <w:rFonts w:asciiTheme="minorHAnsi" w:hAnsiTheme="minorHAnsi"/>
                <w:sz w:val="18"/>
                <w:szCs w:val="18"/>
              </w:rPr>
            </w:pPr>
          </w:p>
        </w:tc>
      </w:tr>
      <w:tr w:rsidR="00192313" w:rsidRPr="00CB00C9" w14:paraId="5B66960A" w14:textId="77777777" w:rsidTr="00A4665D">
        <w:tc>
          <w:tcPr>
            <w:tcW w:w="586" w:type="dxa"/>
            <w:vAlign w:val="center"/>
          </w:tcPr>
          <w:p w14:paraId="5B66960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02</w:t>
            </w:r>
          </w:p>
        </w:tc>
        <w:tc>
          <w:tcPr>
            <w:tcW w:w="4645" w:type="dxa"/>
            <w:vAlign w:val="center"/>
          </w:tcPr>
          <w:p w14:paraId="5B669608" w14:textId="4E79D579"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CFM50 </w:t>
            </w:r>
            <w:r w:rsidR="00A4665D">
              <w:rPr>
                <w:rFonts w:asciiTheme="minorHAnsi" w:hAnsiTheme="minorHAnsi"/>
                <w:sz w:val="18"/>
                <w:szCs w:val="18"/>
              </w:rPr>
              <w:t>–</w:t>
            </w:r>
            <w:r>
              <w:rPr>
                <w:rFonts w:asciiTheme="minorHAnsi" w:hAnsiTheme="minorHAnsi"/>
                <w:sz w:val="18"/>
                <w:szCs w:val="18"/>
              </w:rPr>
              <w:t xml:space="preserve"> Depressurization</w:t>
            </w:r>
          </w:p>
        </w:tc>
        <w:tc>
          <w:tcPr>
            <w:tcW w:w="5785" w:type="dxa"/>
          </w:tcPr>
          <w:p w14:paraId="5B669609" w14:textId="77777777" w:rsidR="00192313" w:rsidRPr="00601797" w:rsidRDefault="00192313" w:rsidP="00192313">
            <w:pPr>
              <w:keepNext/>
              <w:rPr>
                <w:rFonts w:asciiTheme="minorHAnsi" w:hAnsiTheme="minorHAnsi"/>
                <w:sz w:val="18"/>
                <w:szCs w:val="18"/>
              </w:rPr>
            </w:pPr>
          </w:p>
        </w:tc>
      </w:tr>
      <w:tr w:rsidR="00192313" w:rsidRPr="00CB00C9" w14:paraId="5B66960E" w14:textId="77777777" w:rsidTr="00A4665D">
        <w:tc>
          <w:tcPr>
            <w:tcW w:w="586" w:type="dxa"/>
            <w:vAlign w:val="center"/>
          </w:tcPr>
          <w:p w14:paraId="5B66960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03</w:t>
            </w:r>
          </w:p>
        </w:tc>
        <w:tc>
          <w:tcPr>
            <w:tcW w:w="4645" w:type="dxa"/>
            <w:vAlign w:val="center"/>
          </w:tcPr>
          <w:p w14:paraId="5B66960C" w14:textId="32FF6111" w:rsidR="00192313" w:rsidRPr="00CB00C9" w:rsidRDefault="00192313" w:rsidP="00192313">
            <w:pPr>
              <w:keepNext/>
              <w:rPr>
                <w:rFonts w:asciiTheme="minorHAnsi" w:hAnsiTheme="minorHAnsi"/>
                <w:sz w:val="18"/>
                <w:szCs w:val="18"/>
              </w:rPr>
            </w:pPr>
            <w:r>
              <w:rPr>
                <w:rFonts w:asciiTheme="minorHAnsi" w:hAnsiTheme="minorHAnsi"/>
                <w:sz w:val="18"/>
                <w:szCs w:val="18"/>
              </w:rPr>
              <w:t>Equivalent Leakage Area Depressurization</w:t>
            </w:r>
          </w:p>
        </w:tc>
        <w:tc>
          <w:tcPr>
            <w:tcW w:w="5785" w:type="dxa"/>
          </w:tcPr>
          <w:p w14:paraId="5B66960D" w14:textId="77777777" w:rsidR="00192313" w:rsidRPr="00601797" w:rsidRDefault="00192313" w:rsidP="00192313">
            <w:pPr>
              <w:keepNext/>
              <w:rPr>
                <w:rFonts w:asciiTheme="minorHAnsi" w:hAnsiTheme="minorHAnsi"/>
                <w:sz w:val="18"/>
                <w:szCs w:val="18"/>
              </w:rPr>
            </w:pPr>
          </w:p>
        </w:tc>
      </w:tr>
      <w:tr w:rsidR="00192313" w:rsidRPr="00CB00C9" w14:paraId="5B669612" w14:textId="77777777" w:rsidTr="00A4665D">
        <w:tc>
          <w:tcPr>
            <w:tcW w:w="586" w:type="dxa"/>
            <w:vAlign w:val="center"/>
          </w:tcPr>
          <w:p w14:paraId="5B66960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04</w:t>
            </w:r>
          </w:p>
        </w:tc>
        <w:tc>
          <w:tcPr>
            <w:tcW w:w="4645" w:type="dxa"/>
            <w:vAlign w:val="center"/>
          </w:tcPr>
          <w:p w14:paraId="5B669610" w14:textId="6A31C4CB" w:rsidR="00192313" w:rsidRDefault="00192313" w:rsidP="00192313">
            <w:pPr>
              <w:keepNext/>
              <w:rPr>
                <w:rFonts w:asciiTheme="minorHAnsi" w:hAnsiTheme="minorHAnsi"/>
                <w:sz w:val="18"/>
                <w:szCs w:val="18"/>
              </w:rPr>
            </w:pPr>
            <w:r>
              <w:rPr>
                <w:rFonts w:asciiTheme="minorHAnsi" w:hAnsiTheme="minorHAnsi"/>
                <w:sz w:val="18"/>
                <w:szCs w:val="18"/>
              </w:rPr>
              <w:t>CFM50 – Pressurization</w:t>
            </w:r>
          </w:p>
        </w:tc>
        <w:tc>
          <w:tcPr>
            <w:tcW w:w="5785" w:type="dxa"/>
          </w:tcPr>
          <w:p w14:paraId="5B669611" w14:textId="77777777" w:rsidR="00192313" w:rsidRPr="00144CC2" w:rsidRDefault="00192313" w:rsidP="00192313">
            <w:pPr>
              <w:keepNext/>
              <w:rPr>
                <w:rFonts w:asciiTheme="minorHAnsi" w:hAnsiTheme="minorHAnsi"/>
                <w:sz w:val="18"/>
                <w:szCs w:val="18"/>
              </w:rPr>
            </w:pPr>
          </w:p>
        </w:tc>
      </w:tr>
      <w:tr w:rsidR="00192313" w:rsidRPr="00CB00C9" w14:paraId="5B669616" w14:textId="77777777" w:rsidTr="00A4665D">
        <w:tc>
          <w:tcPr>
            <w:tcW w:w="586" w:type="dxa"/>
            <w:vAlign w:val="center"/>
          </w:tcPr>
          <w:p w14:paraId="5B66961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05</w:t>
            </w:r>
          </w:p>
        </w:tc>
        <w:tc>
          <w:tcPr>
            <w:tcW w:w="4645" w:type="dxa"/>
            <w:vAlign w:val="center"/>
          </w:tcPr>
          <w:p w14:paraId="5B669614" w14:textId="12579084" w:rsidR="00192313" w:rsidRPr="00CB00C9" w:rsidRDefault="00192313" w:rsidP="00192313">
            <w:pPr>
              <w:keepNext/>
              <w:rPr>
                <w:rFonts w:asciiTheme="minorHAnsi" w:hAnsiTheme="minorHAnsi"/>
                <w:sz w:val="18"/>
                <w:szCs w:val="18"/>
              </w:rPr>
            </w:pPr>
            <w:r>
              <w:rPr>
                <w:rFonts w:asciiTheme="minorHAnsi" w:hAnsiTheme="minorHAnsi"/>
                <w:sz w:val="18"/>
                <w:szCs w:val="18"/>
              </w:rPr>
              <w:t>Equivalent Leakage Area Pressurization</w:t>
            </w:r>
          </w:p>
        </w:tc>
        <w:tc>
          <w:tcPr>
            <w:tcW w:w="5785" w:type="dxa"/>
          </w:tcPr>
          <w:p w14:paraId="5B669615" w14:textId="77777777" w:rsidR="00192313" w:rsidRPr="00601797" w:rsidRDefault="00192313" w:rsidP="00192313">
            <w:pPr>
              <w:keepNext/>
              <w:rPr>
                <w:rFonts w:asciiTheme="minorHAnsi" w:hAnsiTheme="minorHAnsi"/>
                <w:sz w:val="18"/>
                <w:szCs w:val="18"/>
              </w:rPr>
            </w:pPr>
          </w:p>
        </w:tc>
      </w:tr>
      <w:tr w:rsidR="00192313" w:rsidRPr="00CB00C9" w14:paraId="5B66961A" w14:textId="77777777" w:rsidTr="00A4665D">
        <w:tc>
          <w:tcPr>
            <w:tcW w:w="586" w:type="dxa"/>
            <w:vAlign w:val="center"/>
          </w:tcPr>
          <w:p w14:paraId="5B669617"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06</w:t>
            </w:r>
          </w:p>
        </w:tc>
        <w:tc>
          <w:tcPr>
            <w:tcW w:w="4645" w:type="dxa"/>
            <w:vAlign w:val="center"/>
          </w:tcPr>
          <w:p w14:paraId="5B669618" w14:textId="444FD997"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Equivalent Leakage Area used for </w:t>
            </w:r>
            <w:r w:rsidR="009335C5">
              <w:rPr>
                <w:rFonts w:asciiTheme="minorHAnsi" w:hAnsiTheme="minorHAnsi"/>
                <w:sz w:val="18"/>
                <w:szCs w:val="18"/>
              </w:rPr>
              <w:t>V</w:t>
            </w:r>
            <w:r w:rsidRPr="00CB00C9">
              <w:rPr>
                <w:rFonts w:asciiTheme="minorHAnsi" w:hAnsiTheme="minorHAnsi"/>
                <w:sz w:val="18"/>
                <w:szCs w:val="18"/>
              </w:rPr>
              <w:t>entilation</w:t>
            </w:r>
          </w:p>
        </w:tc>
        <w:tc>
          <w:tcPr>
            <w:tcW w:w="5785" w:type="dxa"/>
          </w:tcPr>
          <w:p w14:paraId="5B669619" w14:textId="77777777" w:rsidR="00192313" w:rsidRPr="007F6151" w:rsidRDefault="00192313" w:rsidP="00192313">
            <w:pPr>
              <w:keepNext/>
              <w:rPr>
                <w:rFonts w:asciiTheme="minorHAnsi" w:hAnsiTheme="minorHAnsi"/>
                <w:sz w:val="18"/>
                <w:szCs w:val="18"/>
              </w:rPr>
            </w:pPr>
          </w:p>
        </w:tc>
      </w:tr>
      <w:tr w:rsidR="00192313" w:rsidRPr="00CB00C9" w14:paraId="5B66961E" w14:textId="77777777" w:rsidTr="00A4665D">
        <w:tc>
          <w:tcPr>
            <w:tcW w:w="586" w:type="dxa"/>
            <w:vAlign w:val="center"/>
          </w:tcPr>
          <w:p w14:paraId="5B66961B"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07</w:t>
            </w:r>
          </w:p>
        </w:tc>
        <w:tc>
          <w:tcPr>
            <w:tcW w:w="4645" w:type="dxa"/>
            <w:vAlign w:val="center"/>
          </w:tcPr>
          <w:p w14:paraId="5B66961C"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85" w:type="dxa"/>
          </w:tcPr>
          <w:p w14:paraId="5B66961D" w14:textId="77777777" w:rsidR="00192313" w:rsidRPr="007F6151" w:rsidRDefault="00192313" w:rsidP="00192313">
            <w:pPr>
              <w:keepNext/>
              <w:rPr>
                <w:rFonts w:asciiTheme="minorHAnsi" w:hAnsiTheme="minorHAnsi"/>
                <w:sz w:val="18"/>
                <w:szCs w:val="18"/>
              </w:rPr>
            </w:pPr>
          </w:p>
        </w:tc>
      </w:tr>
      <w:tr w:rsidR="00192313" w:rsidRPr="00CB00C9" w14:paraId="5B669622" w14:textId="77777777" w:rsidTr="00A4665D">
        <w:tc>
          <w:tcPr>
            <w:tcW w:w="586" w:type="dxa"/>
            <w:vAlign w:val="center"/>
          </w:tcPr>
          <w:p w14:paraId="5B66961F"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08</w:t>
            </w:r>
          </w:p>
        </w:tc>
        <w:tc>
          <w:tcPr>
            <w:tcW w:w="4645" w:type="dxa"/>
            <w:vAlign w:val="center"/>
          </w:tcPr>
          <w:p w14:paraId="5B669620" w14:textId="77777777" w:rsidR="00192313" w:rsidRPr="00CB00C9" w:rsidRDefault="00192313" w:rsidP="00192313">
            <w:pPr>
              <w:keepNext/>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785" w:type="dxa"/>
          </w:tcPr>
          <w:p w14:paraId="5B669621" w14:textId="77777777" w:rsidR="00192313" w:rsidRPr="007F6151" w:rsidRDefault="00192313" w:rsidP="00192313">
            <w:pPr>
              <w:keepNext/>
              <w:rPr>
                <w:rFonts w:asciiTheme="minorHAnsi" w:hAnsiTheme="minorHAnsi"/>
                <w:sz w:val="18"/>
                <w:szCs w:val="18"/>
              </w:rPr>
            </w:pPr>
          </w:p>
        </w:tc>
      </w:tr>
      <w:tr w:rsidR="00192313" w:rsidRPr="00CB00C9" w14:paraId="5B669626" w14:textId="77777777" w:rsidTr="00A4665D">
        <w:tc>
          <w:tcPr>
            <w:tcW w:w="586" w:type="dxa"/>
            <w:vAlign w:val="center"/>
          </w:tcPr>
          <w:p w14:paraId="5B669623"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09</w:t>
            </w:r>
          </w:p>
        </w:tc>
        <w:tc>
          <w:tcPr>
            <w:tcW w:w="4645" w:type="dxa"/>
            <w:vAlign w:val="center"/>
          </w:tcPr>
          <w:p w14:paraId="5B669624" w14:textId="465B5431" w:rsidR="00192313" w:rsidRPr="00CB00C9" w:rsidRDefault="00192313" w:rsidP="0019231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85" w:type="dxa"/>
          </w:tcPr>
          <w:p w14:paraId="5B669625" w14:textId="77777777" w:rsidR="00192313" w:rsidRPr="007F6151" w:rsidRDefault="00192313" w:rsidP="00192313">
            <w:pPr>
              <w:keepNext/>
              <w:rPr>
                <w:rFonts w:asciiTheme="minorHAnsi" w:hAnsiTheme="minorHAnsi"/>
                <w:sz w:val="18"/>
                <w:szCs w:val="18"/>
              </w:rPr>
            </w:pPr>
          </w:p>
        </w:tc>
      </w:tr>
      <w:tr w:rsidR="00192313" w:rsidRPr="00CB00C9" w14:paraId="5B66962A" w14:textId="77777777" w:rsidTr="00A4665D">
        <w:tc>
          <w:tcPr>
            <w:tcW w:w="586" w:type="dxa"/>
            <w:vAlign w:val="center"/>
          </w:tcPr>
          <w:p w14:paraId="5B669627"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10</w:t>
            </w:r>
          </w:p>
        </w:tc>
        <w:tc>
          <w:tcPr>
            <w:tcW w:w="4645" w:type="dxa"/>
            <w:vAlign w:val="center"/>
          </w:tcPr>
          <w:p w14:paraId="5B669628" w14:textId="38B9A994" w:rsidR="00192313" w:rsidRPr="00CB00C9" w:rsidRDefault="00192313" w:rsidP="009335C5">
            <w:pPr>
              <w:keepNext/>
              <w:rPr>
                <w:rFonts w:asciiTheme="minorHAnsi" w:hAnsiTheme="minorHAnsi"/>
                <w:sz w:val="18"/>
                <w:szCs w:val="18"/>
              </w:rPr>
            </w:pPr>
            <w:r w:rsidRPr="00CB00C9">
              <w:rPr>
                <w:rFonts w:asciiTheme="minorHAnsi" w:hAnsiTheme="minorHAnsi"/>
                <w:sz w:val="18"/>
                <w:szCs w:val="18"/>
              </w:rPr>
              <w:t xml:space="preserve">Ventilation </w:t>
            </w:r>
            <w:r w:rsidR="009335C5">
              <w:rPr>
                <w:rFonts w:asciiTheme="minorHAnsi" w:hAnsiTheme="minorHAnsi"/>
                <w:sz w:val="18"/>
                <w:szCs w:val="18"/>
              </w:rPr>
              <w:t>P</w:t>
            </w:r>
            <w:r w:rsidRPr="00CB00C9">
              <w:rPr>
                <w:rFonts w:asciiTheme="minorHAnsi" w:hAnsiTheme="minorHAnsi"/>
                <w:sz w:val="18"/>
                <w:szCs w:val="18"/>
              </w:rPr>
              <w:t xml:space="preserve">rovided by </w:t>
            </w:r>
            <w:r w:rsidR="009335C5">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9335C5">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85" w:type="dxa"/>
          </w:tcPr>
          <w:p w14:paraId="5B669629" w14:textId="77777777" w:rsidR="00192313" w:rsidRPr="007F6151" w:rsidRDefault="00192313" w:rsidP="00192313">
            <w:pPr>
              <w:keepNext/>
              <w:rPr>
                <w:rFonts w:asciiTheme="minorHAnsi" w:hAnsiTheme="minorHAnsi"/>
                <w:sz w:val="18"/>
                <w:szCs w:val="18"/>
              </w:rPr>
            </w:pPr>
          </w:p>
        </w:tc>
      </w:tr>
      <w:tr w:rsidR="00192313" w:rsidRPr="00CB00C9" w14:paraId="5B66962E" w14:textId="77777777" w:rsidTr="00A4665D">
        <w:tc>
          <w:tcPr>
            <w:tcW w:w="586" w:type="dxa"/>
            <w:vAlign w:val="center"/>
          </w:tcPr>
          <w:p w14:paraId="5B66962B" w14:textId="77777777" w:rsidR="00192313" w:rsidRPr="00CB00C9" w:rsidRDefault="00192313" w:rsidP="00192313">
            <w:pPr>
              <w:keepNext/>
              <w:jc w:val="center"/>
              <w:rPr>
                <w:rFonts w:asciiTheme="minorHAnsi" w:hAnsiTheme="minorHAnsi"/>
                <w:sz w:val="18"/>
                <w:szCs w:val="18"/>
              </w:rPr>
            </w:pPr>
            <w:r>
              <w:rPr>
                <w:rFonts w:asciiTheme="minorHAnsi" w:hAnsiTheme="minorHAnsi"/>
                <w:sz w:val="18"/>
                <w:szCs w:val="18"/>
              </w:rPr>
              <w:t>11</w:t>
            </w:r>
          </w:p>
        </w:tc>
        <w:tc>
          <w:tcPr>
            <w:tcW w:w="4645" w:type="dxa"/>
            <w:vAlign w:val="center"/>
          </w:tcPr>
          <w:p w14:paraId="5B66962C" w14:textId="45AB5B12"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85" w:type="dxa"/>
          </w:tcPr>
          <w:p w14:paraId="5B66962D" w14:textId="77777777" w:rsidR="00192313" w:rsidRPr="007F6151" w:rsidRDefault="00192313" w:rsidP="00192313">
            <w:pPr>
              <w:keepNext/>
              <w:rPr>
                <w:rFonts w:asciiTheme="minorHAnsi" w:hAnsiTheme="minorHAnsi"/>
                <w:sz w:val="18"/>
                <w:szCs w:val="18"/>
              </w:rPr>
            </w:pPr>
          </w:p>
        </w:tc>
      </w:tr>
      <w:tr w:rsidR="00192313" w:rsidRPr="00CB00C9" w14:paraId="5B669632" w14:textId="77777777" w:rsidTr="00A4665D">
        <w:tc>
          <w:tcPr>
            <w:tcW w:w="586" w:type="dxa"/>
            <w:vAlign w:val="center"/>
          </w:tcPr>
          <w:p w14:paraId="5B66962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12</w:t>
            </w:r>
          </w:p>
        </w:tc>
        <w:tc>
          <w:tcPr>
            <w:tcW w:w="4645" w:type="dxa"/>
            <w:vAlign w:val="center"/>
          </w:tcPr>
          <w:p w14:paraId="5B669630" w14:textId="59D1A63E" w:rsidR="00192313" w:rsidRPr="00CB00C9" w:rsidRDefault="00192313" w:rsidP="0019231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785" w:type="dxa"/>
          </w:tcPr>
          <w:p w14:paraId="5B669631" w14:textId="77777777" w:rsidR="00192313" w:rsidRPr="007F6151" w:rsidRDefault="00192313" w:rsidP="00192313">
            <w:pPr>
              <w:keepNext/>
              <w:rPr>
                <w:rFonts w:asciiTheme="minorHAnsi" w:hAnsiTheme="minorHAnsi"/>
                <w:sz w:val="18"/>
                <w:szCs w:val="18"/>
              </w:rPr>
            </w:pPr>
          </w:p>
        </w:tc>
      </w:tr>
    </w:tbl>
    <w:p w14:paraId="5B669633" w14:textId="77777777" w:rsidR="00192313" w:rsidRPr="0029047D" w:rsidRDefault="00192313" w:rsidP="0019231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192313" w:rsidRPr="0029047D" w14:paraId="5B669635" w14:textId="77777777" w:rsidTr="00192313">
        <w:tc>
          <w:tcPr>
            <w:tcW w:w="11017" w:type="dxa"/>
            <w:gridSpan w:val="2"/>
          </w:tcPr>
          <w:p w14:paraId="5B669634" w14:textId="77777777" w:rsidR="00192313" w:rsidRPr="0029047D" w:rsidRDefault="00192313" w:rsidP="00192313">
            <w:pPr>
              <w:keepNext/>
              <w:rPr>
                <w:rFonts w:asciiTheme="minorHAnsi" w:hAnsiTheme="minorHAnsi"/>
                <w:szCs w:val="18"/>
              </w:rPr>
            </w:pPr>
            <w:r w:rsidRPr="0029047D">
              <w:rPr>
                <w:rFonts w:asciiTheme="minorHAnsi" w:hAnsiTheme="minorHAnsi"/>
                <w:b/>
                <w:szCs w:val="18"/>
              </w:rPr>
              <w:t>C. Compliance Statement</w:t>
            </w:r>
            <w:r w:rsidRPr="0029047D">
              <w:rPr>
                <w:rFonts w:asciiTheme="minorHAnsi" w:hAnsiTheme="minorHAnsi"/>
                <w:szCs w:val="18"/>
              </w:rPr>
              <w:t xml:space="preserve"> </w:t>
            </w:r>
          </w:p>
        </w:tc>
      </w:tr>
      <w:tr w:rsidR="00192313" w:rsidRPr="00467A82" w14:paraId="5B669638" w14:textId="77777777" w:rsidTr="00192313">
        <w:trPr>
          <w:trHeight w:val="158"/>
        </w:trPr>
        <w:tc>
          <w:tcPr>
            <w:tcW w:w="590" w:type="dxa"/>
            <w:vAlign w:val="center"/>
          </w:tcPr>
          <w:p w14:paraId="5B669636" w14:textId="77777777" w:rsidR="00192313" w:rsidRPr="00467A82"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5B669637" w14:textId="77777777" w:rsidR="00192313" w:rsidRPr="00467A82" w:rsidRDefault="00192313" w:rsidP="00192313">
            <w:pPr>
              <w:keepNext/>
              <w:rPr>
                <w:rFonts w:asciiTheme="minorHAnsi" w:hAnsiTheme="minorHAnsi"/>
                <w:sz w:val="18"/>
                <w:szCs w:val="18"/>
              </w:rPr>
            </w:pPr>
          </w:p>
        </w:tc>
      </w:tr>
    </w:tbl>
    <w:p w14:paraId="5B669639" w14:textId="77777777" w:rsidR="00192313" w:rsidRDefault="00192313" w:rsidP="00192313">
      <w:pPr>
        <w:rPr>
          <w:rFonts w:asciiTheme="minorHAnsi" w:hAnsiTheme="minorHAnsi"/>
          <w:sz w:val="18"/>
          <w:szCs w:val="18"/>
        </w:rPr>
      </w:pPr>
    </w:p>
    <w:p w14:paraId="5B66963A"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192313" w14:paraId="5B66963C" w14:textId="77777777" w:rsidTr="00192313">
        <w:tc>
          <w:tcPr>
            <w:tcW w:w="11016" w:type="dxa"/>
            <w:gridSpan w:val="11"/>
            <w:tcBorders>
              <w:top w:val="single" w:sz="4" w:space="0" w:color="000000"/>
              <w:left w:val="single" w:sz="4" w:space="0" w:color="000000"/>
              <w:bottom w:val="single" w:sz="4" w:space="0" w:color="000000"/>
              <w:right w:val="single" w:sz="4" w:space="0" w:color="000000"/>
            </w:tcBorders>
            <w:hideMark/>
          </w:tcPr>
          <w:p w14:paraId="5B66963B" w14:textId="6006ADD2" w:rsidR="00192313" w:rsidRDefault="00192313" w:rsidP="0029047D">
            <w:pPr>
              <w:keepNext/>
              <w:rPr>
                <w:rFonts w:asciiTheme="minorHAnsi" w:hAnsiTheme="minorHAnsi"/>
                <w:sz w:val="18"/>
                <w:szCs w:val="18"/>
              </w:rPr>
            </w:pPr>
            <w:r w:rsidRPr="0029047D">
              <w:rPr>
                <w:rFonts w:asciiTheme="minorHAnsi" w:hAnsiTheme="minorHAnsi"/>
                <w:b/>
                <w:szCs w:val="18"/>
              </w:rPr>
              <w:lastRenderedPageBreak/>
              <w:t xml:space="preserve">D. Local Mechanical Exhaust System – Fan </w:t>
            </w:r>
            <w:r w:rsidR="0029047D">
              <w:rPr>
                <w:rFonts w:asciiTheme="minorHAnsi" w:hAnsiTheme="minorHAnsi"/>
                <w:b/>
                <w:szCs w:val="18"/>
              </w:rPr>
              <w:t>S</w:t>
            </w:r>
            <w:r w:rsidRPr="0029047D">
              <w:rPr>
                <w:rFonts w:asciiTheme="minorHAnsi" w:hAnsiTheme="minorHAnsi"/>
                <w:b/>
                <w:szCs w:val="18"/>
              </w:rPr>
              <w:t xml:space="preserve">election and </w:t>
            </w:r>
            <w:r w:rsidR="0029047D">
              <w:rPr>
                <w:rFonts w:asciiTheme="minorHAnsi" w:hAnsiTheme="minorHAnsi"/>
                <w:b/>
                <w:szCs w:val="18"/>
              </w:rPr>
              <w:t>D</w:t>
            </w:r>
            <w:r w:rsidRPr="0029047D">
              <w:rPr>
                <w:rFonts w:asciiTheme="minorHAnsi" w:hAnsiTheme="minorHAnsi"/>
                <w:b/>
                <w:szCs w:val="18"/>
              </w:rPr>
              <w:t xml:space="preserve">uct </w:t>
            </w:r>
            <w:r w:rsidR="0029047D">
              <w:rPr>
                <w:rFonts w:asciiTheme="minorHAnsi" w:hAnsiTheme="minorHAnsi"/>
                <w:b/>
                <w:szCs w:val="18"/>
              </w:rPr>
              <w:t>D</w:t>
            </w:r>
            <w:r w:rsidRPr="0029047D">
              <w:rPr>
                <w:rFonts w:asciiTheme="minorHAnsi" w:hAnsiTheme="minorHAnsi"/>
                <w:b/>
                <w:szCs w:val="18"/>
              </w:rPr>
              <w:t xml:space="preserve">esign </w:t>
            </w:r>
            <w:r w:rsidR="0029047D">
              <w:rPr>
                <w:rFonts w:asciiTheme="minorHAnsi" w:hAnsiTheme="minorHAnsi"/>
                <w:b/>
                <w:szCs w:val="18"/>
              </w:rPr>
              <w:t>C</w:t>
            </w:r>
            <w:r w:rsidRPr="0029047D">
              <w:rPr>
                <w:rFonts w:asciiTheme="minorHAnsi" w:hAnsiTheme="minorHAnsi"/>
                <w:b/>
                <w:szCs w:val="18"/>
              </w:rPr>
              <w:t xml:space="preserve">riteria for </w:t>
            </w:r>
            <w:r w:rsidR="0029047D">
              <w:rPr>
                <w:rFonts w:asciiTheme="minorHAnsi" w:hAnsiTheme="minorHAnsi"/>
                <w:b/>
                <w:szCs w:val="18"/>
              </w:rPr>
              <w:t>C</w:t>
            </w:r>
            <w:r w:rsidRPr="0029047D">
              <w:rPr>
                <w:rFonts w:asciiTheme="minorHAnsi" w:hAnsiTheme="minorHAnsi"/>
                <w:b/>
                <w:szCs w:val="18"/>
              </w:rPr>
              <w:t>ompliance</w:t>
            </w:r>
          </w:p>
        </w:tc>
      </w:tr>
      <w:tr w:rsidR="00192313" w14:paraId="5B669640" w14:textId="77777777" w:rsidTr="00192313">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3D" w14:textId="77777777" w:rsidR="00192313" w:rsidRDefault="00192313" w:rsidP="00192313">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5B66963E" w14:textId="0A3BA86A" w:rsidR="00192313" w:rsidRDefault="00192313" w:rsidP="00192313">
            <w:pPr>
              <w:pStyle w:val="ListParagraph"/>
              <w:keepNext/>
              <w:numPr>
                <w:ilvl w:val="0"/>
                <w:numId w:val="15"/>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A4665D">
              <w:rPr>
                <w:rFonts w:asciiTheme="minorHAnsi" w:hAnsiTheme="minorHAnsi"/>
                <w:i/>
                <w:sz w:val="18"/>
                <w:szCs w:val="18"/>
              </w:rPr>
              <w:t>;</w:t>
            </w:r>
            <w:r>
              <w:rPr>
                <w:rFonts w:asciiTheme="minorHAnsi" w:hAnsiTheme="minorHAnsi"/>
                <w:i/>
                <w:sz w:val="18"/>
                <w:szCs w:val="18"/>
              </w:rPr>
              <w:t xml:space="preserve"> OR</w:t>
            </w:r>
          </w:p>
          <w:p w14:paraId="5B66963F" w14:textId="77777777" w:rsidR="00192313" w:rsidRDefault="00192313" w:rsidP="00192313">
            <w:pPr>
              <w:pStyle w:val="ListParagraph"/>
              <w:keepNext/>
              <w:numPr>
                <w:ilvl w:val="0"/>
                <w:numId w:val="15"/>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192313" w14:paraId="5B669643" w14:textId="77777777" w:rsidTr="00192313">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41" w14:textId="77777777" w:rsidR="00192313" w:rsidRDefault="00192313" w:rsidP="00192313">
            <w:pPr>
              <w:keepNext/>
              <w:suppressAutoHyphens/>
              <w:rPr>
                <w:rFonts w:asciiTheme="minorHAnsi" w:hAnsiTheme="minorHAnsi"/>
                <w:b/>
                <w:sz w:val="18"/>
                <w:szCs w:val="18"/>
              </w:rPr>
            </w:pPr>
            <w:r>
              <w:rPr>
                <w:rFonts w:asciiTheme="minorHAnsi" w:hAnsiTheme="minorHAnsi"/>
                <w:b/>
                <w:sz w:val="18"/>
                <w:szCs w:val="18"/>
              </w:rPr>
              <w:t xml:space="preserve">Table 5.1 </w:t>
            </w:r>
          </w:p>
          <w:p w14:paraId="5B669642" w14:textId="77777777" w:rsidR="00192313" w:rsidRDefault="00192313" w:rsidP="00192313">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192313" w14:paraId="5B669647"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4"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5"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5B669646"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Notes</w:t>
            </w:r>
          </w:p>
        </w:tc>
      </w:tr>
      <w:tr w:rsidR="00192313" w14:paraId="5B66964B"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8"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9"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64A" w14:textId="77777777" w:rsidR="00192313" w:rsidRDefault="00D1405D" w:rsidP="00192313">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192313" w14:paraId="5B66964F" w14:textId="77777777" w:rsidTr="00192313">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64C"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64D"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64E" w14:textId="77777777" w:rsidR="00192313" w:rsidRDefault="00192313" w:rsidP="00192313">
            <w:pPr>
              <w:keepNext/>
              <w:suppressAutoHyphens/>
              <w:jc w:val="center"/>
              <w:rPr>
                <w:rFonts w:asciiTheme="minorHAnsi" w:hAnsiTheme="minorHAnsi"/>
                <w:sz w:val="18"/>
                <w:szCs w:val="18"/>
              </w:rPr>
            </w:pPr>
          </w:p>
        </w:tc>
      </w:tr>
      <w:tr w:rsidR="00192313" w14:paraId="5B669652" w14:textId="77777777" w:rsidTr="00192313">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650" w14:textId="77777777" w:rsidR="00192313" w:rsidRDefault="00192313" w:rsidP="00192313">
            <w:pPr>
              <w:keepNext/>
              <w:suppressAutoHyphens/>
              <w:rPr>
                <w:rFonts w:asciiTheme="minorHAnsi" w:hAnsiTheme="minorHAnsi"/>
                <w:b/>
                <w:sz w:val="18"/>
                <w:szCs w:val="18"/>
              </w:rPr>
            </w:pPr>
            <w:r>
              <w:rPr>
                <w:rFonts w:asciiTheme="minorHAnsi" w:hAnsiTheme="minorHAnsi"/>
                <w:b/>
                <w:sz w:val="18"/>
                <w:szCs w:val="18"/>
              </w:rPr>
              <w:t xml:space="preserve">Table 5.2 </w:t>
            </w:r>
          </w:p>
          <w:p w14:paraId="5B669651" w14:textId="77777777" w:rsidR="00192313" w:rsidRDefault="00192313" w:rsidP="00192313">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192313" w14:paraId="5B669656"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3"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4"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5B669655"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Notes</w:t>
            </w:r>
          </w:p>
        </w:tc>
      </w:tr>
      <w:tr w:rsidR="00192313" w14:paraId="5B66965A"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7"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8"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659" w14:textId="77777777" w:rsidR="00192313" w:rsidRDefault="00D1405D" w:rsidP="00192313">
            <w:pPr>
              <w:keepNext/>
              <w:suppressAutoHyphens/>
              <w:rPr>
                <w:rFonts w:asciiTheme="minorHAnsi" w:hAnsiTheme="minorHAnsi"/>
                <w:sz w:val="18"/>
                <w:szCs w:val="18"/>
              </w:rPr>
            </w:pPr>
            <w:r>
              <w:rPr>
                <w:rFonts w:asciiTheme="minorHAnsi" w:hAnsiTheme="minorHAnsi"/>
                <w:sz w:val="18"/>
                <w:szCs w:val="18"/>
              </w:rPr>
              <w:t>Based on kitchen volume.</w:t>
            </w:r>
          </w:p>
        </w:tc>
      </w:tr>
      <w:tr w:rsidR="00192313" w14:paraId="5B66965E" w14:textId="77777777" w:rsidTr="00192313">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65B"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65C" w14:textId="77777777" w:rsidR="00192313" w:rsidRDefault="00192313" w:rsidP="00192313">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65D" w14:textId="77777777" w:rsidR="00192313" w:rsidRDefault="00192313" w:rsidP="00192313">
            <w:pPr>
              <w:keepNext/>
              <w:suppressAutoHyphens/>
              <w:jc w:val="center"/>
              <w:rPr>
                <w:rFonts w:asciiTheme="minorHAnsi" w:hAnsiTheme="minorHAnsi"/>
                <w:sz w:val="18"/>
                <w:szCs w:val="18"/>
              </w:rPr>
            </w:pPr>
          </w:p>
        </w:tc>
      </w:tr>
      <w:tr w:rsidR="00192313" w14:paraId="5B669661" w14:textId="77777777" w:rsidTr="00192313">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5B66965F" w14:textId="77777777" w:rsidR="00192313" w:rsidRDefault="00192313" w:rsidP="00192313">
            <w:pPr>
              <w:keepNext/>
              <w:rPr>
                <w:rFonts w:asciiTheme="minorHAnsi" w:hAnsiTheme="minorHAnsi"/>
                <w:b/>
                <w:sz w:val="18"/>
                <w:szCs w:val="18"/>
              </w:rPr>
            </w:pPr>
            <w:r>
              <w:rPr>
                <w:rFonts w:asciiTheme="minorHAnsi" w:hAnsiTheme="minorHAnsi"/>
                <w:b/>
                <w:sz w:val="18"/>
                <w:szCs w:val="18"/>
              </w:rPr>
              <w:t>Table 5.3</w:t>
            </w:r>
          </w:p>
          <w:p w14:paraId="5B669660" w14:textId="77777777" w:rsidR="00192313" w:rsidRDefault="00192313" w:rsidP="00192313">
            <w:pPr>
              <w:keepNext/>
              <w:rPr>
                <w:rFonts w:asciiTheme="minorHAnsi" w:hAnsiTheme="minorHAnsi"/>
                <w:sz w:val="18"/>
                <w:szCs w:val="18"/>
              </w:rPr>
            </w:pPr>
            <w:r>
              <w:rPr>
                <w:rFonts w:asciiTheme="minorHAnsi" w:hAnsiTheme="minorHAnsi"/>
                <w:b/>
                <w:sz w:val="18"/>
                <w:szCs w:val="18"/>
              </w:rPr>
              <w:t>Prescriptive Duct Sizing Requirements</w:t>
            </w:r>
          </w:p>
        </w:tc>
      </w:tr>
      <w:tr w:rsidR="00192313" w14:paraId="5B669665"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62" w14:textId="77777777" w:rsidR="00192313" w:rsidRDefault="00D1405D" w:rsidP="00192313">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66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66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Smooth Duct</w:t>
            </w:r>
          </w:p>
        </w:tc>
      </w:tr>
      <w:tr w:rsidR="00192313" w14:paraId="5B66966F" w14:textId="77777777" w:rsidTr="00192313">
        <w:trPr>
          <w:trHeight w:val="432"/>
        </w:trPr>
        <w:tc>
          <w:tcPr>
            <w:tcW w:w="1650" w:type="dxa"/>
            <w:tcBorders>
              <w:top w:val="single" w:sz="4" w:space="0" w:color="auto"/>
              <w:left w:val="single" w:sz="4" w:space="0" w:color="auto"/>
              <w:bottom w:val="single" w:sz="4" w:space="0" w:color="auto"/>
              <w:right w:val="single" w:sz="4" w:space="0" w:color="auto"/>
            </w:tcBorders>
            <w:hideMark/>
          </w:tcPr>
          <w:p w14:paraId="5B669666" w14:textId="77777777" w:rsidR="00192313" w:rsidRDefault="00192313" w:rsidP="00192313">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5B669667"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5B669668"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669"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5B66966A"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5B66966B"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5B66966C"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66D"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5B66966E" w14:textId="77777777" w:rsidR="00192313" w:rsidRDefault="00192313" w:rsidP="00192313">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192313" w14:paraId="5B669672" w14:textId="77777777" w:rsidTr="00192313">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5B669670" w14:textId="77777777" w:rsidR="00192313" w:rsidRDefault="00192313" w:rsidP="00192313">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5B66967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192313" w14:paraId="5B669676"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7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67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67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Smooth Duct</w:t>
            </w:r>
          </w:p>
        </w:tc>
      </w:tr>
      <w:tr w:rsidR="00192313" w14:paraId="5B669680" w14:textId="77777777" w:rsidTr="00192313">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67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7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79" w14:textId="77777777" w:rsidR="00192313" w:rsidRDefault="00192313" w:rsidP="00192313">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7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7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7E"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7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r>
      <w:tr w:rsidR="00192313" w14:paraId="5B66968A"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8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8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8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8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8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8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X</w:t>
            </w:r>
          </w:p>
        </w:tc>
      </w:tr>
      <w:tr w:rsidR="00192313" w14:paraId="5B669694"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8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8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8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8E"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8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90"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9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55</w:t>
            </w:r>
          </w:p>
        </w:tc>
      </w:tr>
      <w:tr w:rsidR="00192313" w14:paraId="5B66969E"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9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9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9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8"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9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9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B"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9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9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145</w:t>
            </w:r>
          </w:p>
        </w:tc>
      </w:tr>
      <w:tr w:rsidR="00192313" w14:paraId="5B6696A8" w14:textId="77777777" w:rsidTr="00192313">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69F"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6A0"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6A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2"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6A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6A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5"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6A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6A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NL</w:t>
            </w:r>
          </w:p>
        </w:tc>
      </w:tr>
      <w:tr w:rsidR="00192313" w14:paraId="5B6696AC" w14:textId="77777777" w:rsidTr="00192313">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5B6696A9" w14:textId="77777777" w:rsidR="00192313" w:rsidRDefault="00192313" w:rsidP="00192313">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5B6696AA" w14:textId="77777777" w:rsidR="00192313" w:rsidRDefault="00192313" w:rsidP="00192313">
            <w:pPr>
              <w:keepNext/>
              <w:rPr>
                <w:rFonts w:asciiTheme="minorHAnsi" w:hAnsiTheme="minorHAnsi"/>
                <w:sz w:val="18"/>
                <w:szCs w:val="18"/>
              </w:rPr>
            </w:pPr>
            <w:r>
              <w:rPr>
                <w:rFonts w:asciiTheme="minorHAnsi" w:hAnsiTheme="minorHAnsi"/>
                <w:sz w:val="18"/>
                <w:szCs w:val="18"/>
              </w:rPr>
              <w:t>NL = no limit on duct length of this size.</w:t>
            </w:r>
          </w:p>
          <w:p w14:paraId="5B6696AB" w14:textId="77777777" w:rsidR="00192313" w:rsidRDefault="00192313" w:rsidP="00192313">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5B6696AD" w14:textId="77777777" w:rsidR="00192313" w:rsidRDefault="00192313" w:rsidP="00192313">
      <w:pPr>
        <w:rPr>
          <w:rFonts w:asciiTheme="minorHAnsi" w:hAnsiTheme="minorHAnsi"/>
          <w:sz w:val="18"/>
          <w:szCs w:val="18"/>
        </w:rPr>
      </w:pPr>
    </w:p>
    <w:p w14:paraId="5B6696AE"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192313" w14:paraId="5B6696B0"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AF" w14:textId="77777777" w:rsidR="00192313" w:rsidRDefault="00192313" w:rsidP="00192313">
            <w:pPr>
              <w:keepNext/>
              <w:rPr>
                <w:rFonts w:asciiTheme="minorHAnsi" w:hAnsiTheme="minorHAnsi"/>
                <w:b/>
                <w:bCs/>
                <w:sz w:val="18"/>
                <w:szCs w:val="18"/>
              </w:rPr>
            </w:pPr>
            <w:r w:rsidRPr="0029047D">
              <w:rPr>
                <w:rFonts w:asciiTheme="minorHAnsi" w:hAnsiTheme="minorHAnsi"/>
                <w:b/>
                <w:bCs/>
                <w:szCs w:val="18"/>
              </w:rPr>
              <w:lastRenderedPageBreak/>
              <w:t>E. Other Requirements</w:t>
            </w:r>
          </w:p>
        </w:tc>
      </w:tr>
      <w:tr w:rsidR="00192313" w14:paraId="5B6696B2"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B1" w14:textId="77777777"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192313" w14:paraId="5B6696B5"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3"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4" w14:textId="77777777"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192313" w14:paraId="5B6696B8"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6"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7" w14:textId="77777777" w:rsidR="00192313" w:rsidRDefault="00192313" w:rsidP="00192313">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192313" w14:paraId="5B6696BB"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9"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BA" w14:textId="77777777" w:rsidR="00192313" w:rsidRDefault="00192313" w:rsidP="00192313">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r w:rsidR="009335C5">
              <w:rPr>
                <w:rStyle w:val="margin0020notechar"/>
                <w:rFonts w:asciiTheme="minorHAnsi" w:hAnsiTheme="minorHAnsi"/>
                <w:sz w:val="18"/>
                <w:szCs w:val="18"/>
              </w:rPr>
              <w:t>.</w:t>
            </w:r>
          </w:p>
        </w:tc>
      </w:tr>
      <w:tr w:rsidR="00192313" w14:paraId="5B6696C0"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BC"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5B6696BD" w14:textId="19579389" w:rsidR="00192313" w:rsidRDefault="00192313" w:rsidP="00192313">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A4665D">
              <w:rPr>
                <w:rFonts w:asciiTheme="minorHAnsi" w:hAnsiTheme="minorHAnsi"/>
                <w:b/>
                <w:sz w:val="18"/>
                <w:szCs w:val="18"/>
              </w:rPr>
              <w:t>S</w:t>
            </w:r>
            <w:r>
              <w:rPr>
                <w:rFonts w:asciiTheme="minorHAnsi" w:hAnsiTheme="minorHAnsi"/>
                <w:b/>
                <w:sz w:val="18"/>
                <w:szCs w:val="18"/>
              </w:rPr>
              <w:t>olid-</w:t>
            </w:r>
            <w:r w:rsidR="00A4665D">
              <w:rPr>
                <w:rFonts w:asciiTheme="minorHAnsi" w:hAnsiTheme="minorHAnsi"/>
                <w:b/>
                <w:sz w:val="18"/>
                <w:szCs w:val="18"/>
              </w:rPr>
              <w:t>F</w:t>
            </w:r>
            <w:r>
              <w:rPr>
                <w:rFonts w:asciiTheme="minorHAnsi" w:hAnsiTheme="minorHAnsi"/>
                <w:b/>
                <w:sz w:val="18"/>
                <w:szCs w:val="18"/>
              </w:rPr>
              <w:t xml:space="preserve">uel </w:t>
            </w:r>
            <w:r w:rsidR="00A4665D">
              <w:rPr>
                <w:rFonts w:asciiTheme="minorHAnsi" w:hAnsiTheme="minorHAnsi"/>
                <w:b/>
                <w:sz w:val="18"/>
                <w:szCs w:val="18"/>
              </w:rPr>
              <w:t>B</w:t>
            </w:r>
            <w:r>
              <w:rPr>
                <w:rFonts w:asciiTheme="minorHAnsi" w:hAnsiTheme="minorHAnsi"/>
                <w:b/>
                <w:sz w:val="18"/>
                <w:szCs w:val="18"/>
              </w:rPr>
              <w:t xml:space="preserve">urning </w:t>
            </w:r>
            <w:r w:rsidR="00A4665D">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5B6696BE" w14:textId="77777777" w:rsidR="00192313" w:rsidRDefault="00192313" w:rsidP="00192313">
            <w:pPr>
              <w:pStyle w:val="margin0020note"/>
              <w:keepNext/>
              <w:spacing w:before="0" w:beforeAutospacing="0" w:after="0" w:afterAutospacing="0"/>
              <w:rPr>
                <w:rStyle w:val="margin0020notechar"/>
                <w:rFonts w:asciiTheme="minorHAnsi" w:hAnsiTheme="minorHAnsi"/>
                <w:sz w:val="18"/>
                <w:szCs w:val="18"/>
              </w:rPr>
            </w:pPr>
          </w:p>
          <w:p w14:paraId="5B6696BF" w14:textId="77777777" w:rsidR="00192313" w:rsidRDefault="00192313" w:rsidP="00192313">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192313" w14:paraId="5B6696C3"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1"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2" w14:textId="77777777" w:rsidR="00192313" w:rsidRDefault="00192313" w:rsidP="00192313">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Air seal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192313" w14:paraId="5B6696C6"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4"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5" w14:textId="77777777" w:rsidR="00192313" w:rsidRDefault="00192313" w:rsidP="00192313">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192313" w14:paraId="5B6696C9"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7"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8" w14:textId="4FC3A0F9" w:rsidR="00192313" w:rsidRDefault="00192313" w:rsidP="00A4665D">
            <w:pPr>
              <w:keepNext/>
              <w:ind w:left="273" w:hanging="273"/>
            </w:pPr>
            <w:r>
              <w:rPr>
                <w:rFonts w:asciiTheme="minorHAnsi" w:hAnsiTheme="minorHAnsi"/>
                <w:b/>
                <w:sz w:val="18"/>
                <w:szCs w:val="18"/>
              </w:rPr>
              <w:t xml:space="preserve">6.7 Minimum </w:t>
            </w:r>
            <w:r w:rsidR="00A4665D">
              <w:rPr>
                <w:rFonts w:asciiTheme="minorHAnsi" w:hAnsiTheme="minorHAnsi"/>
                <w:b/>
                <w:sz w:val="18"/>
                <w:szCs w:val="18"/>
              </w:rPr>
              <w:t>F</w:t>
            </w:r>
            <w:r>
              <w:rPr>
                <w:rFonts w:asciiTheme="minorHAnsi" w:hAnsiTheme="minorHAnsi"/>
                <w:b/>
                <w:sz w:val="18"/>
                <w:szCs w:val="18"/>
              </w:rPr>
              <w:t>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192313" w14:paraId="5B6696CC"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A"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B" w14:textId="77777777" w:rsidR="00192313" w:rsidRDefault="00192313" w:rsidP="00192313">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192313" w14:paraId="5B6696CF"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6CD" w14:textId="77777777" w:rsidR="00192313" w:rsidRDefault="00192313" w:rsidP="00192313">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6CE" w14:textId="77777777" w:rsidR="00192313" w:rsidRDefault="00192313" w:rsidP="00192313">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192313" w14:paraId="5B6696D1" w14:textId="77777777" w:rsidTr="00A4665D">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6D0" w14:textId="77777777" w:rsidR="00192313" w:rsidRDefault="00192313" w:rsidP="00192313">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D2" w14:textId="77777777" w:rsidR="00192313" w:rsidRDefault="00192313" w:rsidP="00192313">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6C4FD8" w14:paraId="5B6696D4"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D3" w14:textId="77777777" w:rsidR="00192313" w:rsidRPr="006C4FD8" w:rsidRDefault="00192313" w:rsidP="00192313">
            <w:pPr>
              <w:keepNext/>
              <w:rPr>
                <w:rFonts w:asciiTheme="minorHAnsi" w:hAnsiTheme="minorHAnsi"/>
                <w:b/>
                <w:bCs/>
                <w:sz w:val="18"/>
                <w:szCs w:val="18"/>
              </w:rPr>
            </w:pPr>
            <w:r w:rsidRPr="0029047D">
              <w:rPr>
                <w:rFonts w:asciiTheme="minorHAnsi" w:hAnsiTheme="minorHAnsi"/>
                <w:b/>
                <w:bCs/>
                <w:szCs w:val="18"/>
              </w:rPr>
              <w:lastRenderedPageBreak/>
              <w:t>F. Air Moving Equipment</w:t>
            </w:r>
          </w:p>
        </w:tc>
      </w:tr>
      <w:tr w:rsidR="00192313" w:rsidRPr="006C4FD8" w14:paraId="5B6696D6" w14:textId="77777777" w:rsidTr="00A4665D">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D5" w14:textId="77777777" w:rsidR="00192313" w:rsidRPr="006C4FD8"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CB00C9">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w:t>
            </w:r>
            <w:r>
              <w:rPr>
                <w:rFonts w:asciiTheme="minorHAnsi" w:hAnsiTheme="minorHAnsi"/>
                <w:i/>
                <w:sz w:val="18"/>
                <w:szCs w:val="18"/>
              </w:rPr>
              <w:t>6</w:t>
            </w:r>
            <w:r w:rsidRPr="00CB00C9">
              <w:rPr>
                <w:rFonts w:asciiTheme="minorHAnsi" w:hAnsiTheme="minorHAnsi"/>
                <w:i/>
                <w:sz w:val="18"/>
                <w:szCs w:val="18"/>
              </w:rPr>
              <w:t>)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192313" w:rsidRPr="006C4FD8" w14:paraId="5B6696D9"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7"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6D8" w14:textId="77777777" w:rsidR="00192313" w:rsidRPr="00DA6319"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CB00C9">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192313" w:rsidRPr="006C4FD8" w14:paraId="5B6696DE"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A"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5B6696DB" w14:textId="77777777" w:rsidR="00192313" w:rsidRDefault="00192313" w:rsidP="00192313">
            <w:pPr>
              <w:keepNext/>
              <w:autoSpaceDE w:val="0"/>
              <w:autoSpaceDN w:val="0"/>
              <w:adjustRightInd w:val="0"/>
              <w:ind w:left="270" w:hanging="270"/>
              <w:jc w:val="both"/>
              <w:rPr>
                <w:rFonts w:asciiTheme="minorHAnsi" w:hAnsiTheme="minorHAnsi"/>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 xml:space="preserve">. </w:t>
            </w:r>
            <w:r w:rsidRPr="00CB00C9">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CB00C9">
              <w:rPr>
                <w:rFonts w:asciiTheme="minorHAnsi" w:hAnsiTheme="minorHAnsi"/>
                <w:sz w:val="18"/>
                <w:szCs w:val="18"/>
              </w:rPr>
              <w:t>w.c.</w:t>
            </w:r>
            <w:proofErr w:type="spellEnd"/>
            <w:r w:rsidRPr="00CB00C9">
              <w:rPr>
                <w:rFonts w:asciiTheme="minorHAnsi" w:hAnsiTheme="minorHAnsi"/>
                <w:sz w:val="18"/>
                <w:szCs w:val="18"/>
              </w:rPr>
              <w:t xml:space="preserve"> (25 Pa) static pressure.</w:t>
            </w:r>
          </w:p>
          <w:p w14:paraId="5B6696DC" w14:textId="77777777" w:rsidR="00192313" w:rsidRDefault="00192313" w:rsidP="00192313">
            <w:pPr>
              <w:keepNext/>
              <w:autoSpaceDE w:val="0"/>
              <w:autoSpaceDN w:val="0"/>
              <w:adjustRightInd w:val="0"/>
              <w:ind w:left="1080" w:hanging="360"/>
              <w:jc w:val="both"/>
              <w:rPr>
                <w:rFonts w:asciiTheme="minorHAnsi" w:hAnsiTheme="minorHAnsi"/>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Whole-Building or Continuous Ventilation Fans. </w:t>
            </w:r>
            <w:r w:rsidRPr="003C1C51">
              <w:rPr>
                <w:rFonts w:asciiTheme="minorHAnsi" w:hAnsiTheme="minorHAnsi"/>
                <w:sz w:val="18"/>
                <w:szCs w:val="18"/>
              </w:rPr>
              <w:t xml:space="preserve">These fans shall be rated for sound at a maximum of 1.0 </w:t>
            </w:r>
            <w:proofErr w:type="spellStart"/>
            <w:r w:rsidRPr="003C1C51">
              <w:rPr>
                <w:rFonts w:asciiTheme="minorHAnsi" w:hAnsiTheme="minorHAnsi"/>
                <w:sz w:val="18"/>
                <w:szCs w:val="18"/>
              </w:rPr>
              <w:t>sone</w:t>
            </w:r>
            <w:proofErr w:type="spellEnd"/>
            <w:r w:rsidRPr="003C1C51">
              <w:rPr>
                <w:rFonts w:asciiTheme="minorHAnsi" w:hAnsiTheme="minorHAnsi"/>
                <w:sz w:val="18"/>
                <w:szCs w:val="18"/>
              </w:rPr>
              <w:t>.</w:t>
            </w:r>
            <w:r w:rsidRPr="00CB00C9">
              <w:rPr>
                <w:rFonts w:asciiTheme="minorHAnsi" w:hAnsiTheme="minorHAnsi"/>
                <w:sz w:val="18"/>
                <w:szCs w:val="18"/>
              </w:rPr>
              <w:t xml:space="preserve"> </w:t>
            </w:r>
          </w:p>
          <w:p w14:paraId="5B6696DD" w14:textId="77777777" w:rsidR="00192313" w:rsidRDefault="00192313" w:rsidP="009335C5">
            <w:pPr>
              <w:keepNext/>
              <w:autoSpaceDE w:val="0"/>
              <w:autoSpaceDN w:val="0"/>
              <w:adjustRightInd w:val="0"/>
              <w:ind w:left="1080" w:hanging="360"/>
              <w:jc w:val="both"/>
            </w:pPr>
            <w:r w:rsidRPr="00DA6319">
              <w:rPr>
                <w:rFonts w:asciiTheme="minorHAnsi" w:hAnsiTheme="minorHAnsi"/>
                <w:bCs/>
                <w:sz w:val="18"/>
                <w:szCs w:val="18"/>
              </w:rPr>
              <w:t>7.2.2</w:t>
            </w:r>
            <w:r w:rsidRPr="003C1C51">
              <w:rPr>
                <w:rFonts w:asciiTheme="minorHAnsi" w:hAnsiTheme="minorHAnsi"/>
                <w:b/>
                <w:bCs/>
                <w:sz w:val="18"/>
                <w:szCs w:val="18"/>
              </w:rPr>
              <w:t xml:space="preserve"> Intermittent Local Exhaust Fans. </w:t>
            </w:r>
            <w:r w:rsidRPr="003C1C51">
              <w:rPr>
                <w:rFonts w:asciiTheme="minorHAnsi" w:hAnsiTheme="minorHAnsi"/>
                <w:sz w:val="18"/>
                <w:szCs w:val="18"/>
              </w:rPr>
              <w:t xml:space="preserve">Fans used to comply with Section 5.2 shall be rated for sound at a maximum of 3 </w:t>
            </w:r>
            <w:proofErr w:type="spellStart"/>
            <w:r w:rsidRPr="003C1C51">
              <w:rPr>
                <w:rFonts w:asciiTheme="minorHAnsi" w:hAnsiTheme="minorHAnsi"/>
                <w:sz w:val="18"/>
                <w:szCs w:val="18"/>
              </w:rPr>
              <w:t>sone</w:t>
            </w:r>
            <w:proofErr w:type="spellEnd"/>
            <w:r w:rsidRPr="003C1C51">
              <w:rPr>
                <w:rFonts w:asciiTheme="minorHAnsi" w:hAnsiTheme="minorHAnsi"/>
                <w:sz w:val="18"/>
                <w:szCs w:val="18"/>
              </w:rPr>
              <w:t>,</w:t>
            </w:r>
            <w:r>
              <w:rPr>
                <w:rFonts w:asciiTheme="minorHAnsi" w:hAnsiTheme="minorHAnsi"/>
                <w:sz w:val="18"/>
                <w:szCs w:val="18"/>
              </w:rPr>
              <w:t xml:space="preserve">             </w:t>
            </w:r>
            <w:r w:rsidRPr="003C1C51">
              <w:rPr>
                <w:rFonts w:asciiTheme="minorHAnsi" w:hAnsiTheme="minorHAnsi"/>
                <w:sz w:val="18"/>
                <w:szCs w:val="18"/>
              </w:rPr>
              <w:t xml:space="preserve"> </w:t>
            </w:r>
            <w:r>
              <w:rPr>
                <w:rFonts w:asciiTheme="minorHAnsi" w:hAnsiTheme="minorHAnsi"/>
                <w:sz w:val="18"/>
                <w:szCs w:val="18"/>
              </w:rPr>
              <w:t xml:space="preserve"> </w:t>
            </w:r>
            <w:r w:rsidRPr="003C1C51">
              <w:rPr>
                <w:rFonts w:asciiTheme="minorHAnsi" w:hAnsiTheme="minorHAnsi"/>
                <w:sz w:val="18"/>
                <w:szCs w:val="18"/>
              </w:rPr>
              <w:t>unless their maximum rated airflow exceeds 400 cfm (200 L/s).</w:t>
            </w:r>
            <w:r w:rsidRPr="00CB00C9">
              <w:rPr>
                <w:rFonts w:asciiTheme="minorHAnsi" w:hAnsiTheme="minorHAnsi"/>
                <w:sz w:val="18"/>
                <w:szCs w:val="18"/>
              </w:rPr>
              <w:t xml:space="preserve"> (Some exceptions may apply.)</w:t>
            </w:r>
          </w:p>
        </w:tc>
      </w:tr>
      <w:tr w:rsidR="00192313" w:rsidRPr="006C4FD8" w14:paraId="5B6696E1" w14:textId="77777777" w:rsidTr="00A4665D">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6DF" w14:textId="77777777" w:rsidR="00192313" w:rsidRPr="006C4FD8" w:rsidRDefault="00192313" w:rsidP="00192313">
            <w:pPr>
              <w:keepNext/>
              <w:jc w:val="center"/>
              <w:rPr>
                <w:rFonts w:asciiTheme="minorHAnsi" w:hAnsiTheme="minorHAnsi"/>
                <w:sz w:val="18"/>
                <w:szCs w:val="18"/>
              </w:rPr>
            </w:pPr>
            <w:r w:rsidRPr="006C4FD8">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5B6696E0" w14:textId="77777777" w:rsidR="00192313" w:rsidRDefault="00192313" w:rsidP="00A4665D">
            <w:pPr>
              <w:keepNext/>
              <w:ind w:left="273" w:hanging="273"/>
            </w:pPr>
            <w:r w:rsidRPr="00C47060">
              <w:rPr>
                <w:rFonts w:asciiTheme="minorHAnsi" w:hAnsiTheme="minorHAnsi"/>
                <w:b/>
                <w:sz w:val="18"/>
                <w:szCs w:val="18"/>
              </w:rPr>
              <w:t xml:space="preserve">7.3 </w:t>
            </w:r>
            <w:proofErr w:type="spellStart"/>
            <w:r w:rsidRPr="00C47060">
              <w:rPr>
                <w:rFonts w:asciiTheme="minorHAnsi" w:hAnsiTheme="minorHAnsi"/>
                <w:b/>
                <w:bCs/>
                <w:sz w:val="18"/>
                <w:szCs w:val="18"/>
              </w:rPr>
              <w:t>Multibranch</w:t>
            </w:r>
            <w:proofErr w:type="spellEnd"/>
            <w:r w:rsidRPr="00C47060">
              <w:rPr>
                <w:rFonts w:asciiTheme="minorHAnsi" w:hAnsiTheme="minorHAnsi"/>
                <w:b/>
                <w:bCs/>
                <w:sz w:val="18"/>
                <w:szCs w:val="18"/>
              </w:rPr>
              <w:t xml:space="preserve"> Exhaust Ducting.</w:t>
            </w:r>
            <w:r w:rsidRPr="00CB00C9">
              <w:rPr>
                <w:rFonts w:asciiTheme="minorHAnsi" w:hAnsiTheme="minorHAnsi"/>
                <w:b/>
                <w:bCs/>
                <w:sz w:val="18"/>
                <w:szCs w:val="18"/>
              </w:rPr>
              <w:t xml:space="preserve"> </w:t>
            </w:r>
            <w:r w:rsidRPr="00CB00C9">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192313" w:rsidRPr="006C4FD8" w14:paraId="5B6696E3" w14:textId="77777777" w:rsidTr="00A4665D">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6E2" w14:textId="77777777" w:rsidR="00192313" w:rsidRPr="006C4FD8" w:rsidRDefault="00192313" w:rsidP="00192313">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E4" w14:textId="77777777" w:rsidR="00192313" w:rsidRPr="0029047D" w:rsidRDefault="00192313" w:rsidP="00192313">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29047D" w14:paraId="5B6696E6" w14:textId="77777777" w:rsidTr="00192313">
        <w:trPr>
          <w:cantSplit/>
          <w:trHeight w:val="28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E5" w14:textId="77777777" w:rsidR="00192313" w:rsidRPr="0029047D" w:rsidRDefault="00192313" w:rsidP="009335C5">
            <w:pPr>
              <w:keepNext/>
              <w:rPr>
                <w:rFonts w:asciiTheme="minorHAnsi" w:hAnsiTheme="minorHAnsi"/>
                <w:b/>
                <w:bCs/>
                <w:szCs w:val="18"/>
              </w:rPr>
            </w:pPr>
            <w:r w:rsidRPr="0029047D">
              <w:rPr>
                <w:rFonts w:asciiTheme="minorHAnsi" w:hAnsiTheme="minorHAnsi" w:cs="Arial"/>
                <w:b/>
                <w:szCs w:val="18"/>
              </w:rPr>
              <w:t xml:space="preserve">G. Multifamily Buildings - Other Requirements  </w:t>
            </w:r>
          </w:p>
        </w:tc>
      </w:tr>
      <w:tr w:rsidR="00192313" w:rsidRPr="00D2491C" w14:paraId="5B6696E8" w14:textId="77777777" w:rsidTr="00192313">
        <w:trPr>
          <w:cantSplit/>
          <w:trHeight w:val="28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E7" w14:textId="77777777" w:rsidR="00192313" w:rsidRPr="00D2491C"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192313" w:rsidRPr="00D2491C" w14:paraId="5B6696EF" w14:textId="77777777" w:rsidTr="00192313">
        <w:trPr>
          <w:cantSplit/>
          <w:trHeight w:val="158"/>
        </w:trPr>
        <w:tc>
          <w:tcPr>
            <w:tcW w:w="717" w:type="dxa"/>
            <w:tcBorders>
              <w:top w:val="single" w:sz="2" w:space="0" w:color="auto"/>
              <w:left w:val="single" w:sz="2" w:space="0" w:color="auto"/>
              <w:bottom w:val="single" w:sz="4" w:space="0" w:color="auto"/>
              <w:right w:val="single" w:sz="2" w:space="0" w:color="auto"/>
            </w:tcBorders>
            <w:vAlign w:val="center"/>
          </w:tcPr>
          <w:p w14:paraId="5B6696E9" w14:textId="77777777" w:rsidR="00192313" w:rsidRPr="00D2491C" w:rsidRDefault="00192313" w:rsidP="00192313">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2" w:space="0" w:color="auto"/>
              <w:left w:val="single" w:sz="2" w:space="0" w:color="auto"/>
              <w:bottom w:val="single" w:sz="4" w:space="0" w:color="auto"/>
              <w:right w:val="single" w:sz="2" w:space="0" w:color="auto"/>
            </w:tcBorders>
            <w:vAlign w:val="center"/>
          </w:tcPr>
          <w:p w14:paraId="5B6696EA" w14:textId="77777777" w:rsidR="00192313" w:rsidRDefault="00192313" w:rsidP="00192313">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5B6696EB" w14:textId="77777777" w:rsidR="00192313" w:rsidRPr="00D2491C" w:rsidRDefault="00192313" w:rsidP="00192313">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5B6696EC" w14:textId="1F033EC2"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A4665D">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5B6696ED" w14:textId="77777777" w:rsidR="00192313" w:rsidRPr="00F3733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5B6696EE" w14:textId="77777777" w:rsidR="00192313" w:rsidRPr="00D2491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192313" w:rsidRPr="00D2491C" w14:paraId="5B6696F1" w14:textId="77777777" w:rsidTr="00192313">
        <w:trPr>
          <w:cantSplit/>
          <w:trHeight w:val="158"/>
        </w:trPr>
        <w:tc>
          <w:tcPr>
            <w:tcW w:w="11016" w:type="dxa"/>
            <w:gridSpan w:val="2"/>
            <w:tcBorders>
              <w:top w:val="single" w:sz="2" w:space="0" w:color="auto"/>
              <w:left w:val="single" w:sz="2" w:space="0" w:color="auto"/>
              <w:bottom w:val="single" w:sz="2" w:space="0" w:color="auto"/>
              <w:right w:val="single" w:sz="2" w:space="0" w:color="auto"/>
            </w:tcBorders>
            <w:vAlign w:val="center"/>
          </w:tcPr>
          <w:p w14:paraId="5B6696F0" w14:textId="77777777" w:rsidR="00192313" w:rsidRPr="00D2491C" w:rsidRDefault="00192313" w:rsidP="00192313">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5B6696F2" w14:textId="77777777" w:rsidR="00192313" w:rsidRDefault="00192313" w:rsidP="000A01E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B6696F3" w14:textId="77777777" w:rsidR="002C03F1" w:rsidRPr="00DE79CE" w:rsidRDefault="002C03F1" w:rsidP="00C64DBF">
      <w:pPr>
        <w:rPr>
          <w:rFonts w:asciiTheme="minorHAnsi" w:hAnsiTheme="minorHAnsi"/>
          <w:sz w:val="18"/>
          <w:szCs w:val="18"/>
        </w:rPr>
      </w:pPr>
    </w:p>
    <w:p w14:paraId="5B6696F4" w14:textId="77777777" w:rsidR="0079128F" w:rsidRDefault="0079128F" w:rsidP="00C64DBF">
      <w:pPr>
        <w:rPr>
          <w:rFonts w:asciiTheme="minorHAnsi" w:hAnsiTheme="minorHAnsi"/>
          <w:sz w:val="16"/>
          <w:szCs w:val="16"/>
        </w:rPr>
      </w:pPr>
    </w:p>
    <w:p w14:paraId="5B6696F5"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52336" w:rsidRPr="009E2C1C" w14:paraId="5B6696F7" w14:textId="77777777" w:rsidTr="00FB7C8C">
        <w:trPr>
          <w:trHeight w:val="323"/>
        </w:trPr>
        <w:tc>
          <w:tcPr>
            <w:tcW w:w="10950" w:type="dxa"/>
            <w:gridSpan w:val="4"/>
            <w:vAlign w:val="center"/>
          </w:tcPr>
          <w:p w14:paraId="5B6696F6" w14:textId="77777777" w:rsidR="00352336" w:rsidRPr="009351D2"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52336" w:rsidRPr="001B14D6" w14:paraId="5B6696F9" w14:textId="77777777" w:rsidTr="00E37C19">
        <w:trPr>
          <w:trHeight w:val="206"/>
        </w:trPr>
        <w:tc>
          <w:tcPr>
            <w:tcW w:w="10950" w:type="dxa"/>
            <w:gridSpan w:val="4"/>
            <w:vAlign w:val="center"/>
          </w:tcPr>
          <w:p w14:paraId="5B6696F8" w14:textId="77777777" w:rsidR="00352336" w:rsidRPr="00E136A4" w:rsidRDefault="00352336" w:rsidP="0029047D">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52336" w:rsidRPr="00B272DC" w14:paraId="5B6696FC" w14:textId="77777777" w:rsidTr="00E37C19">
        <w:trPr>
          <w:trHeight w:val="360"/>
        </w:trPr>
        <w:tc>
          <w:tcPr>
            <w:tcW w:w="5577" w:type="dxa"/>
            <w:gridSpan w:val="2"/>
          </w:tcPr>
          <w:p w14:paraId="5B6696FA"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5B6696FB"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52336" w:rsidRPr="00B272DC" w14:paraId="5B6696FF" w14:textId="77777777" w:rsidTr="00E37C19">
        <w:trPr>
          <w:trHeight w:val="360"/>
        </w:trPr>
        <w:tc>
          <w:tcPr>
            <w:tcW w:w="5577" w:type="dxa"/>
            <w:gridSpan w:val="2"/>
          </w:tcPr>
          <w:p w14:paraId="5B6696FD"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6696FE"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52336" w:rsidRPr="00B272DC" w14:paraId="5B669702" w14:textId="77777777" w:rsidTr="00E37C19">
        <w:trPr>
          <w:trHeight w:val="360"/>
        </w:trPr>
        <w:tc>
          <w:tcPr>
            <w:tcW w:w="5577" w:type="dxa"/>
            <w:gridSpan w:val="2"/>
          </w:tcPr>
          <w:p w14:paraId="5B669700"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5B669701" w14:textId="7B474DAB"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352336" w:rsidRPr="00B272DC" w14:paraId="5B669705" w14:textId="77777777" w:rsidTr="00E37C19">
        <w:trPr>
          <w:trHeight w:val="360"/>
        </w:trPr>
        <w:tc>
          <w:tcPr>
            <w:tcW w:w="5577" w:type="dxa"/>
            <w:gridSpan w:val="2"/>
          </w:tcPr>
          <w:p w14:paraId="5B669703"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5B669704"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Phone:</w:t>
            </w:r>
          </w:p>
        </w:tc>
      </w:tr>
      <w:tr w:rsidR="00352336" w:rsidRPr="008E6C57" w14:paraId="5B669707" w14:textId="77777777" w:rsidTr="00E37C19">
        <w:tblPrEx>
          <w:tblCellMar>
            <w:left w:w="115" w:type="dxa"/>
            <w:right w:w="115" w:type="dxa"/>
          </w:tblCellMar>
        </w:tblPrEx>
        <w:trPr>
          <w:trHeight w:val="296"/>
        </w:trPr>
        <w:tc>
          <w:tcPr>
            <w:tcW w:w="10950" w:type="dxa"/>
            <w:gridSpan w:val="4"/>
            <w:vAlign w:val="center"/>
          </w:tcPr>
          <w:p w14:paraId="5B669706" w14:textId="77777777" w:rsidR="00352336"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52336" w:rsidRPr="008E6C57" w14:paraId="5B66970F" w14:textId="77777777" w:rsidTr="00E37C19">
        <w:tblPrEx>
          <w:tblCellMar>
            <w:left w:w="115" w:type="dxa"/>
            <w:right w:w="115" w:type="dxa"/>
          </w:tblCellMar>
        </w:tblPrEx>
        <w:trPr>
          <w:trHeight w:val="504"/>
        </w:trPr>
        <w:tc>
          <w:tcPr>
            <w:tcW w:w="10950" w:type="dxa"/>
            <w:gridSpan w:val="4"/>
          </w:tcPr>
          <w:p w14:paraId="1637BC65" w14:textId="77777777" w:rsidR="005D3BD0" w:rsidRPr="005D3BD0" w:rsidRDefault="005D3BD0" w:rsidP="005D3BD0">
            <w:pPr>
              <w:pStyle w:val="Heading3"/>
              <w:numPr>
                <w:ilvl w:val="0"/>
                <w:numId w:val="0"/>
              </w:numPr>
              <w:spacing w:before="60"/>
              <w:ind w:right="86"/>
              <w:rPr>
                <w:ins w:id="0" w:author="Shewmaker, Michael@Energy" w:date="2016-10-11T11:23:00Z"/>
                <w:rFonts w:asciiTheme="minorHAnsi" w:hAnsiTheme="minorHAnsi"/>
                <w:caps/>
                <w:sz w:val="18"/>
                <w:szCs w:val="18"/>
              </w:rPr>
            </w:pPr>
            <w:ins w:id="1" w:author="Shewmaker, Michael@Energy" w:date="2016-10-11T11:23:00Z">
              <w:r w:rsidRPr="005D3BD0">
                <w:rPr>
                  <w:rFonts w:asciiTheme="minorHAnsi" w:hAnsiTheme="minorHAnsi"/>
                  <w:sz w:val="18"/>
                  <w:szCs w:val="18"/>
                </w:rPr>
                <w:t xml:space="preserve">I certify the following under penalty of perjury, under the laws of the State of California: </w:t>
              </w:r>
            </w:ins>
          </w:p>
          <w:p w14:paraId="73432B9C" w14:textId="77777777" w:rsidR="005D3BD0" w:rsidRPr="005D3BD0" w:rsidRDefault="005D3BD0" w:rsidP="005D3BD0">
            <w:pPr>
              <w:pStyle w:val="Heading3"/>
              <w:numPr>
                <w:ilvl w:val="0"/>
                <w:numId w:val="16"/>
              </w:numPr>
              <w:spacing w:before="0"/>
              <w:ind w:right="90"/>
              <w:rPr>
                <w:ins w:id="2" w:author="Shewmaker, Michael@Energy" w:date="2016-10-11T11:23:00Z"/>
                <w:rFonts w:asciiTheme="minorHAnsi" w:hAnsiTheme="minorHAnsi"/>
                <w:caps/>
                <w:sz w:val="18"/>
                <w:szCs w:val="18"/>
              </w:rPr>
            </w:pPr>
            <w:ins w:id="3" w:author="Shewmaker, Michael@Energy" w:date="2016-10-11T11:23:00Z">
              <w:r w:rsidRPr="005D3BD0">
                <w:rPr>
                  <w:rFonts w:asciiTheme="minorHAnsi" w:hAnsiTheme="minorHAnsi"/>
                  <w:sz w:val="18"/>
                  <w:szCs w:val="18"/>
                </w:rPr>
                <w:t xml:space="preserve">The information provided on this Certificate of Installation is true and correct. </w:t>
              </w:r>
            </w:ins>
          </w:p>
          <w:p w14:paraId="72ECE400" w14:textId="77777777" w:rsidR="005D3BD0" w:rsidRPr="005D3BD0" w:rsidRDefault="005D3BD0" w:rsidP="005D3BD0">
            <w:pPr>
              <w:pStyle w:val="Heading3"/>
              <w:numPr>
                <w:ilvl w:val="0"/>
                <w:numId w:val="16"/>
              </w:numPr>
              <w:spacing w:before="0"/>
              <w:ind w:right="90"/>
              <w:rPr>
                <w:ins w:id="4" w:author="Shewmaker, Michael@Energy" w:date="2016-10-11T11:23:00Z"/>
                <w:rFonts w:asciiTheme="minorHAnsi" w:hAnsiTheme="minorHAnsi"/>
                <w:caps/>
                <w:sz w:val="18"/>
                <w:szCs w:val="22"/>
              </w:rPr>
            </w:pPr>
            <w:ins w:id="5" w:author="Shewmaker, Michael@Energy" w:date="2016-10-11T11:23:00Z">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ins>
          </w:p>
          <w:p w14:paraId="04F3B63C" w14:textId="77777777" w:rsidR="005D3BD0" w:rsidRPr="005D3BD0" w:rsidRDefault="005D3BD0" w:rsidP="005D3BD0">
            <w:pPr>
              <w:keepNext/>
              <w:numPr>
                <w:ilvl w:val="0"/>
                <w:numId w:val="16"/>
              </w:numPr>
              <w:autoSpaceDE w:val="0"/>
              <w:autoSpaceDN w:val="0"/>
              <w:adjustRightInd w:val="0"/>
              <w:ind w:right="90"/>
              <w:rPr>
                <w:ins w:id="6" w:author="Shewmaker, Michael@Energy" w:date="2016-10-11T11:23:00Z"/>
                <w:rFonts w:asciiTheme="minorHAnsi" w:hAnsiTheme="minorHAnsi"/>
                <w:sz w:val="18"/>
                <w:szCs w:val="18"/>
              </w:rPr>
            </w:pPr>
            <w:ins w:id="7" w:author="Shewmaker, Michael@Energy" w:date="2016-10-11T11:23:00Z">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ins>
          </w:p>
          <w:p w14:paraId="14A2D45F" w14:textId="77777777" w:rsidR="005D3BD0" w:rsidRPr="005D3BD0" w:rsidRDefault="005D3BD0" w:rsidP="005D3BD0">
            <w:pPr>
              <w:pStyle w:val="ListParagraph"/>
              <w:keepNext/>
              <w:numPr>
                <w:ilvl w:val="0"/>
                <w:numId w:val="16"/>
              </w:numPr>
              <w:autoSpaceDE w:val="0"/>
              <w:autoSpaceDN w:val="0"/>
              <w:adjustRightInd w:val="0"/>
              <w:rPr>
                <w:ins w:id="8" w:author="Shewmaker, Michael@Energy" w:date="2016-10-11T11:23:00Z"/>
                <w:rFonts w:asciiTheme="minorHAnsi" w:hAnsiTheme="minorHAnsi"/>
                <w:sz w:val="18"/>
              </w:rPr>
            </w:pPr>
            <w:ins w:id="9" w:author="Shewmaker, Michael@Energy" w:date="2016-10-11T11:23:00Z">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B66970E" w14:textId="3A821FDA" w:rsidR="00352336" w:rsidRPr="00E74533" w:rsidRDefault="005D3BD0" w:rsidP="0029047D">
            <w:pPr>
              <w:pStyle w:val="ListParagraph"/>
              <w:keepNext/>
              <w:numPr>
                <w:ilvl w:val="0"/>
                <w:numId w:val="6"/>
              </w:numPr>
              <w:autoSpaceDE w:val="0"/>
              <w:autoSpaceDN w:val="0"/>
              <w:adjustRightInd w:val="0"/>
              <w:rPr>
                <w:rFonts w:asciiTheme="minorHAnsi" w:hAnsiTheme="minorHAnsi"/>
                <w:b/>
              </w:rPr>
            </w:pPr>
            <w:ins w:id="10" w:author="Shewmaker, Michael@Energy" w:date="2016-10-11T11:23:00Z">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352336" w:rsidRPr="00B272DC" w14:paraId="5B669712" w14:textId="77777777" w:rsidTr="00E37C19">
        <w:tblPrEx>
          <w:tblCellMar>
            <w:left w:w="108" w:type="dxa"/>
            <w:right w:w="108" w:type="dxa"/>
          </w:tblCellMar>
        </w:tblPrEx>
        <w:trPr>
          <w:trHeight w:val="360"/>
        </w:trPr>
        <w:tc>
          <w:tcPr>
            <w:tcW w:w="5307" w:type="dxa"/>
          </w:tcPr>
          <w:p w14:paraId="5B669710"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B669711"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52336" w:rsidRPr="00B272DC" w14:paraId="5B669715"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3" w14:textId="797B870A"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B669714"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52336" w:rsidRPr="00B272DC" w14:paraId="5B669718"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6"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B669717"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52336" w:rsidRPr="00B272DC" w14:paraId="5B66971C"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9"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66971A" w14:textId="7CA72D55"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B66971B"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52336" w:rsidRPr="00B272DC" w14:paraId="5B66971F"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71D"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5B66971E"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5B669720" w14:textId="77777777" w:rsidR="00C64DBF" w:rsidRDefault="00C64DBF" w:rsidP="00C64DBF">
      <w:pPr>
        <w:ind w:hanging="677"/>
        <w:rPr>
          <w:rFonts w:asciiTheme="minorHAnsi" w:hAnsiTheme="minorHAnsi"/>
        </w:rPr>
      </w:pPr>
    </w:p>
    <w:p w14:paraId="5B669721" w14:textId="77777777" w:rsidR="00B71555" w:rsidRPr="00CB00C9" w:rsidRDefault="00B71555" w:rsidP="00B71555">
      <w:pPr>
        <w:contextualSpacing/>
        <w:rPr>
          <w:rFonts w:asciiTheme="minorHAnsi" w:hAnsiTheme="minorHAnsi"/>
          <w:sz w:val="18"/>
          <w:szCs w:val="18"/>
        </w:rPr>
      </w:pPr>
    </w:p>
    <w:p w14:paraId="5B669722" w14:textId="77777777" w:rsidR="00D65FA1" w:rsidRDefault="00D65FA1" w:rsidP="00B71555">
      <w:pPr>
        <w:rPr>
          <w:rFonts w:asciiTheme="minorHAnsi" w:hAnsiTheme="minorHAnsi"/>
          <w:sz w:val="18"/>
          <w:szCs w:val="18"/>
        </w:rPr>
        <w:sectPr w:rsidR="00D65FA1" w:rsidSect="00FB7C8C">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5B669723" w14:textId="77777777"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CF2R-MCH-27b-H User Instructions</w:t>
      </w:r>
    </w:p>
    <w:p w14:paraId="5B669724" w14:textId="77777777" w:rsidR="00636F83" w:rsidRDefault="00636F83" w:rsidP="00636F83">
      <w:pPr>
        <w:rPr>
          <w:rFonts w:asciiTheme="minorHAnsi" w:eastAsia="Cambria" w:hAnsiTheme="minorHAnsi"/>
          <w:b/>
          <w:sz w:val="18"/>
          <w:szCs w:val="18"/>
        </w:rPr>
      </w:pPr>
    </w:p>
    <w:p w14:paraId="5B669725"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5B669726" w14:textId="77777777" w:rsidR="00636F83"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5B669727" w14:textId="77777777" w:rsidR="00636F83"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5B669728" w14:textId="5A8B6B32"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2D25FD">
        <w:rPr>
          <w:rFonts w:asciiTheme="minorHAnsi" w:hAnsiTheme="minorHAnsi"/>
          <w:sz w:val="18"/>
          <w:szCs w:val="18"/>
        </w:rPr>
        <w:t xml:space="preserve"> </w:t>
      </w:r>
      <w:r>
        <w:rPr>
          <w:rFonts w:asciiTheme="minorHAnsi" w:hAnsiTheme="minorHAnsi"/>
          <w:sz w:val="18"/>
          <w:szCs w:val="18"/>
        </w:rPr>
        <w:t>Choices are “New Construction” and “Addition greater than 1</w:t>
      </w:r>
      <w:r w:rsidR="00010C95">
        <w:rPr>
          <w:rFonts w:asciiTheme="minorHAnsi" w:hAnsiTheme="minorHAnsi"/>
          <w:sz w:val="18"/>
          <w:szCs w:val="18"/>
        </w:rPr>
        <w:t>,</w:t>
      </w:r>
      <w:r>
        <w:rPr>
          <w:rFonts w:asciiTheme="minorHAnsi" w:hAnsiTheme="minorHAnsi"/>
          <w:sz w:val="18"/>
          <w:szCs w:val="18"/>
        </w:rPr>
        <w:t>000</w:t>
      </w:r>
      <w:r w:rsidR="00010C95">
        <w:rPr>
          <w:rFonts w:asciiTheme="minorHAnsi" w:hAnsiTheme="minorHAnsi"/>
          <w:sz w:val="18"/>
          <w:szCs w:val="18"/>
        </w:rPr>
        <w:t xml:space="preserve"> </w:t>
      </w:r>
      <w:r w:rsidR="00A4665D">
        <w:rPr>
          <w:rFonts w:asciiTheme="minorHAnsi" w:hAnsiTheme="minorHAnsi"/>
          <w:sz w:val="18"/>
          <w:szCs w:val="18"/>
        </w:rPr>
        <w:t>ft</w:t>
      </w:r>
      <w:r w:rsidR="00A4665D">
        <w:rPr>
          <w:rFonts w:asciiTheme="minorHAnsi" w:hAnsiTheme="minorHAnsi"/>
          <w:sz w:val="18"/>
          <w:szCs w:val="18"/>
          <w:vertAlign w:val="superscript"/>
        </w:rPr>
        <w:t>2</w:t>
      </w:r>
      <w:r>
        <w:rPr>
          <w:rFonts w:asciiTheme="minorHAnsi" w:hAnsiTheme="minorHAnsi"/>
          <w:sz w:val="18"/>
          <w:szCs w:val="18"/>
        </w:rPr>
        <w:t>”.</w:t>
      </w:r>
    </w:p>
    <w:p w14:paraId="5B669729" w14:textId="57A6FBEB" w:rsidR="00636F83" w:rsidRPr="00DE1FB9"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A4665D" w:rsidRPr="00A4665D">
        <w:rPr>
          <w:rFonts w:asciiTheme="minorHAnsi" w:eastAsia="Cambria" w:hAnsiTheme="minorHAnsi"/>
          <w:sz w:val="18"/>
          <w:szCs w:val="18"/>
        </w:rPr>
        <w:t>ft</w:t>
      </w:r>
      <w:r w:rsidR="00A4665D" w:rsidRPr="00A4665D">
        <w:rPr>
          <w:rFonts w:asciiTheme="minorHAnsi" w:eastAsia="Cambria"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010C95">
        <w:rPr>
          <w:rFonts w:asciiTheme="minorHAnsi" w:eastAsia="Cambria" w:hAnsiTheme="minorHAnsi"/>
          <w:sz w:val="18"/>
          <w:szCs w:val="18"/>
        </w:rPr>
        <w:t>,</w:t>
      </w:r>
      <w:r>
        <w:rPr>
          <w:rFonts w:asciiTheme="minorHAnsi" w:eastAsia="Cambria" w:hAnsiTheme="minorHAnsi"/>
          <w:sz w:val="18"/>
          <w:szCs w:val="18"/>
        </w:rPr>
        <w:t xml:space="preserve">000 </w:t>
      </w:r>
      <w:r w:rsidR="00A4665D">
        <w:rPr>
          <w:rFonts w:asciiTheme="minorHAnsi" w:eastAsia="Cambria" w:hAnsiTheme="minorHAnsi"/>
          <w:sz w:val="18"/>
          <w:szCs w:val="18"/>
        </w:rPr>
        <w:t>ft</w:t>
      </w:r>
      <w:r w:rsidR="00A4665D">
        <w:rPr>
          <w:rFonts w:asciiTheme="minorHAnsi" w:eastAsia="Cambria"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5B66972A" w14:textId="3C1B4DC6" w:rsidR="00636F83" w:rsidRPr="00DE1FB9" w:rsidRDefault="00636F83" w:rsidP="00636F83">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w:t>
      </w:r>
      <w:r>
        <w:rPr>
          <w:rFonts w:asciiTheme="minorHAnsi" w:eastAsia="Cambria" w:hAnsiTheme="minorHAnsi"/>
          <w:sz w:val="18"/>
          <w:szCs w:val="18"/>
        </w:rPr>
        <w:t xml:space="preserve"> For additions over 1</w:t>
      </w:r>
      <w:r w:rsidR="00010C95">
        <w:rPr>
          <w:rFonts w:asciiTheme="minorHAnsi" w:eastAsia="Cambria" w:hAnsiTheme="minorHAnsi"/>
          <w:sz w:val="18"/>
          <w:szCs w:val="18"/>
        </w:rPr>
        <w:t>,</w:t>
      </w:r>
      <w:r>
        <w:rPr>
          <w:rFonts w:asciiTheme="minorHAnsi" w:eastAsia="Cambria" w:hAnsiTheme="minorHAnsi"/>
          <w:sz w:val="18"/>
          <w:szCs w:val="18"/>
        </w:rPr>
        <w:t xml:space="preserve">000 </w:t>
      </w:r>
      <w:r w:rsidR="00A4665D">
        <w:rPr>
          <w:rFonts w:asciiTheme="minorHAnsi" w:eastAsia="Cambria" w:hAnsiTheme="minorHAnsi"/>
          <w:sz w:val="18"/>
          <w:szCs w:val="18"/>
        </w:rPr>
        <w:t>ft</w:t>
      </w:r>
      <w:r w:rsidR="00A4665D">
        <w:rPr>
          <w:rFonts w:asciiTheme="minorHAnsi" w:eastAsia="Cambria"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5B66972B"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5B66972C"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0A6716">
        <w:rPr>
          <w:rFonts w:asciiTheme="minorHAnsi" w:eastAsia="Cambria" w:hAnsiTheme="minorHAnsi"/>
          <w:sz w:val="18"/>
          <w:szCs w:val="18"/>
        </w:rPr>
        <w:t>)</w:t>
      </w:r>
    </w:p>
    <w:p w14:paraId="5B66972D"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5B66972E"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5B66972F"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5B669730"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5B669731" w14:textId="77777777" w:rsidR="00636F83" w:rsidRPr="00D2491C" w:rsidRDefault="00636F83" w:rsidP="00636F83">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5B669732"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5B669733" w14:textId="77777777" w:rsidR="00636F83" w:rsidRPr="00D2491C"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5B669734" w14:textId="77777777" w:rsidR="00636F83" w:rsidRDefault="00636F83" w:rsidP="00A4665D">
      <w:pPr>
        <w:pStyle w:val="ListParagraph"/>
        <w:numPr>
          <w:ilvl w:val="0"/>
          <w:numId w:val="11"/>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5B669735" w14:textId="77777777" w:rsidR="00636F83" w:rsidRPr="00C50A89" w:rsidRDefault="00636F83" w:rsidP="00A4665D">
      <w:pPr>
        <w:pStyle w:val="ListParagraph"/>
        <w:numPr>
          <w:ilvl w:val="0"/>
          <w:numId w:val="11"/>
        </w:numPr>
        <w:rPr>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5B669736" w14:textId="77777777" w:rsidR="00636F83" w:rsidRDefault="00636F83" w:rsidP="00636F83">
      <w:pPr>
        <w:rPr>
          <w:rFonts w:asciiTheme="minorHAnsi" w:eastAsia="Cambria" w:hAnsiTheme="minorHAnsi"/>
          <w:b/>
          <w:sz w:val="18"/>
          <w:szCs w:val="18"/>
        </w:rPr>
      </w:pPr>
    </w:p>
    <w:p w14:paraId="5B669737" w14:textId="77777777"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5B669738" w14:textId="77777777" w:rsidR="00636F83" w:rsidRPr="0045459E" w:rsidRDefault="00636F83"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r w:rsidRPr="00EE71C1">
        <w:rPr>
          <w:rFonts w:asciiTheme="minorHAnsi" w:eastAsia="Cambria" w:hAnsiTheme="minorHAnsi"/>
          <w:sz w:val="18"/>
          <w:szCs w:val="18"/>
        </w:rPr>
        <w:t>equation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5B669739" w14:textId="77777777" w:rsidR="00636F83" w:rsidRPr="0045459E" w:rsidRDefault="00636F83" w:rsidP="00636F83">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B66973A" w14:textId="77777777" w:rsidR="00636F83" w:rsidRPr="0045459E" w:rsidRDefault="00636F83" w:rsidP="00636F83">
      <w:pPr>
        <w:pStyle w:val="ListParagraph"/>
        <w:numPr>
          <w:ilvl w:val="0"/>
          <w:numId w:val="10"/>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B66973B" w14:textId="7E8371E1" w:rsidR="00636F83" w:rsidRPr="00A35980" w:rsidRDefault="00636F83" w:rsidP="00636F83">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A4665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A4665D">
        <w:rPr>
          <w:rFonts w:asciiTheme="minorHAnsi" w:hAnsiTheme="minorHAnsi"/>
          <w:sz w:val="18"/>
          <w:szCs w:val="18"/>
        </w:rPr>
        <w:t>-</w:t>
      </w:r>
      <w:r>
        <w:rPr>
          <w:rFonts w:asciiTheme="minorHAnsi" w:hAnsiTheme="minorHAnsi"/>
          <w:sz w:val="18"/>
          <w:szCs w:val="18"/>
        </w:rPr>
        <w:t>24.</w:t>
      </w:r>
    </w:p>
    <w:p w14:paraId="5B66973C" w14:textId="77777777" w:rsidR="00636F83" w:rsidRPr="00B573A6"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5B66973D" w14:textId="13B4B37C" w:rsidR="00636F83" w:rsidRPr="00A35980" w:rsidRDefault="00636F83" w:rsidP="00636F83">
      <w:pPr>
        <w:numPr>
          <w:ilvl w:val="0"/>
          <w:numId w:val="9"/>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A4665D">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a MCH</w:t>
      </w:r>
      <w:r w:rsidR="00A4665D">
        <w:rPr>
          <w:rFonts w:asciiTheme="minorHAnsi" w:hAnsiTheme="minorHAnsi"/>
          <w:sz w:val="18"/>
          <w:szCs w:val="18"/>
        </w:rPr>
        <w:t>-</w:t>
      </w:r>
      <w:r>
        <w:rPr>
          <w:rFonts w:asciiTheme="minorHAnsi" w:hAnsiTheme="minorHAnsi"/>
          <w:sz w:val="18"/>
          <w:szCs w:val="18"/>
        </w:rPr>
        <w:t>24.</w:t>
      </w:r>
    </w:p>
    <w:p w14:paraId="5B66973E" w14:textId="77777777" w:rsidR="00636F83" w:rsidRPr="00B573A6"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p>
    <w:p w14:paraId="5B66973F" w14:textId="10BF5D11" w:rsidR="00636F83" w:rsidRDefault="00636F83" w:rsidP="00636F83">
      <w:pPr>
        <w:numPr>
          <w:ilvl w:val="0"/>
          <w:numId w:val="9"/>
        </w:numPr>
        <w:contextualSpacing/>
        <w:rPr>
          <w:rFonts w:asciiTheme="minorHAnsi" w:eastAsia="Cambria" w:hAnsiTheme="minorHAnsi"/>
          <w:sz w:val="18"/>
          <w:szCs w:val="18"/>
        </w:rPr>
      </w:pPr>
      <w:r>
        <w:rPr>
          <w:rFonts w:asciiTheme="minorHAnsi" w:eastAsia="Cambria" w:hAnsiTheme="minorHAnsi"/>
          <w:sz w:val="18"/>
          <w:szCs w:val="18"/>
        </w:rPr>
        <w:t xml:space="preserve">Calculated value. This is the average of the pressurization and depressurization </w:t>
      </w:r>
      <w:r w:rsidR="001D331F">
        <w:rPr>
          <w:rFonts w:asciiTheme="minorHAnsi" w:eastAsia="Cambria" w:hAnsiTheme="minorHAnsi"/>
          <w:sz w:val="18"/>
          <w:szCs w:val="18"/>
        </w:rPr>
        <w:t>E</w:t>
      </w:r>
      <w:r>
        <w:rPr>
          <w:rFonts w:asciiTheme="minorHAnsi" w:eastAsia="Cambria" w:hAnsiTheme="minorHAnsi"/>
          <w:sz w:val="18"/>
          <w:szCs w:val="18"/>
        </w:rPr>
        <w:t xml:space="preserve">quivalent </w:t>
      </w:r>
      <w:r w:rsidR="001D331F">
        <w:rPr>
          <w:rFonts w:asciiTheme="minorHAnsi" w:eastAsia="Cambria" w:hAnsiTheme="minorHAnsi"/>
          <w:sz w:val="18"/>
          <w:szCs w:val="18"/>
        </w:rPr>
        <w:t>L</w:t>
      </w:r>
      <w:r>
        <w:rPr>
          <w:rFonts w:asciiTheme="minorHAnsi" w:eastAsia="Cambria" w:hAnsiTheme="minorHAnsi"/>
          <w:sz w:val="18"/>
          <w:szCs w:val="18"/>
        </w:rPr>
        <w:t xml:space="preserve">eakage </w:t>
      </w:r>
      <w:r w:rsidR="001D331F">
        <w:rPr>
          <w:rFonts w:asciiTheme="minorHAnsi" w:eastAsia="Cambria" w:hAnsiTheme="minorHAnsi"/>
          <w:sz w:val="18"/>
          <w:szCs w:val="18"/>
        </w:rPr>
        <w:t>A</w:t>
      </w:r>
      <w:r>
        <w:rPr>
          <w:rFonts w:asciiTheme="minorHAnsi" w:eastAsia="Cambria" w:hAnsiTheme="minorHAnsi"/>
          <w:sz w:val="18"/>
          <w:szCs w:val="18"/>
        </w:rPr>
        <w:t>reas.</w:t>
      </w:r>
    </w:p>
    <w:p w14:paraId="5B669740" w14:textId="77777777" w:rsidR="00636F83" w:rsidRPr="00B573A6"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5B669741" w14:textId="77777777" w:rsidR="00636F83"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e. Enter the Weather Shielding Factor (</w:t>
      </w:r>
      <w:proofErr w:type="spellStart"/>
      <w:r>
        <w:rPr>
          <w:rFonts w:asciiTheme="minorHAnsi" w:eastAsia="Cambria" w:hAnsiTheme="minorHAnsi"/>
          <w:sz w:val="18"/>
          <w:szCs w:val="18"/>
        </w:rPr>
        <w:t>wsf</w:t>
      </w:r>
      <w:proofErr w:type="spellEnd"/>
      <w:r>
        <w:rPr>
          <w:rFonts w:asciiTheme="minorHAnsi" w:eastAsia="Cambria" w:hAnsiTheme="minorHAnsi"/>
          <w:sz w:val="18"/>
          <w:szCs w:val="18"/>
        </w:rPr>
        <w:t xml:space="preserve">)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5B669742" w14:textId="77777777" w:rsidR="00636F83" w:rsidRPr="00636F83" w:rsidRDefault="00636F83" w:rsidP="00636F83">
      <w:pPr>
        <w:ind w:left="360"/>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84"/>
        <w:gridCol w:w="818"/>
        <w:gridCol w:w="4955"/>
        <w:gridCol w:w="1451"/>
        <w:gridCol w:w="1420"/>
        <w:gridCol w:w="1293"/>
      </w:tblGrid>
      <w:tr w:rsidR="00636F83" w:rsidRPr="002A4574" w14:paraId="5B669744"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NORMATIVE APPENDIX X:</w:t>
            </w:r>
          </w:p>
        </w:tc>
      </w:tr>
      <w:tr w:rsidR="00636F83" w:rsidRPr="002A4574" w14:paraId="5B669746"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5"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5B669748" w14:textId="77777777" w:rsidTr="00636F83">
        <w:trPr>
          <w:trHeight w:val="240"/>
        </w:trPr>
        <w:tc>
          <w:tcPr>
            <w:tcW w:w="10921" w:type="dxa"/>
            <w:gridSpan w:val="6"/>
            <w:tcBorders>
              <w:top w:val="nil"/>
              <w:left w:val="nil"/>
              <w:bottom w:val="nil"/>
              <w:right w:val="nil"/>
            </w:tcBorders>
            <w:shd w:val="clear" w:color="auto" w:fill="auto"/>
            <w:noWrap/>
            <w:vAlign w:val="bottom"/>
            <w:hideMark/>
          </w:tcPr>
          <w:p w14:paraId="5B669747"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5B66974F" w14:textId="77777777" w:rsidTr="00E168DF">
        <w:trPr>
          <w:trHeight w:val="240"/>
        </w:trPr>
        <w:tc>
          <w:tcPr>
            <w:tcW w:w="984" w:type="dxa"/>
            <w:tcBorders>
              <w:top w:val="nil"/>
              <w:left w:val="nil"/>
              <w:bottom w:val="single" w:sz="4" w:space="0" w:color="auto"/>
              <w:right w:val="nil"/>
            </w:tcBorders>
            <w:shd w:val="clear" w:color="auto" w:fill="auto"/>
            <w:noWrap/>
            <w:vAlign w:val="bottom"/>
            <w:hideMark/>
          </w:tcPr>
          <w:p w14:paraId="5B66974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18" w:type="dxa"/>
            <w:tcBorders>
              <w:top w:val="nil"/>
              <w:left w:val="nil"/>
              <w:bottom w:val="single" w:sz="4" w:space="0" w:color="auto"/>
              <w:right w:val="nil"/>
            </w:tcBorders>
            <w:shd w:val="clear" w:color="auto" w:fill="auto"/>
            <w:noWrap/>
            <w:vAlign w:val="bottom"/>
            <w:hideMark/>
          </w:tcPr>
          <w:p w14:paraId="5B66974A"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tcBorders>
              <w:top w:val="nil"/>
              <w:left w:val="nil"/>
              <w:bottom w:val="single" w:sz="4" w:space="0" w:color="auto"/>
              <w:right w:val="nil"/>
            </w:tcBorders>
            <w:shd w:val="clear" w:color="auto" w:fill="auto"/>
            <w:noWrap/>
            <w:vAlign w:val="bottom"/>
            <w:hideMark/>
          </w:tcPr>
          <w:p w14:paraId="5B66974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451" w:type="dxa"/>
            <w:tcBorders>
              <w:top w:val="nil"/>
              <w:left w:val="nil"/>
              <w:bottom w:val="single" w:sz="4" w:space="0" w:color="auto"/>
              <w:right w:val="nil"/>
            </w:tcBorders>
            <w:shd w:val="clear" w:color="auto" w:fill="auto"/>
            <w:noWrap/>
            <w:vAlign w:val="bottom"/>
            <w:hideMark/>
          </w:tcPr>
          <w:p w14:paraId="5B6697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420" w:type="dxa"/>
            <w:tcBorders>
              <w:top w:val="nil"/>
              <w:left w:val="nil"/>
              <w:bottom w:val="single" w:sz="4" w:space="0" w:color="auto"/>
              <w:right w:val="nil"/>
            </w:tcBorders>
            <w:shd w:val="clear" w:color="auto" w:fill="auto"/>
            <w:noWrap/>
            <w:vAlign w:val="bottom"/>
            <w:hideMark/>
          </w:tcPr>
          <w:p w14:paraId="5B66974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5B66974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5B669756" w14:textId="77777777" w:rsidTr="00E168DF">
        <w:trPr>
          <w:trHeight w:val="240"/>
        </w:trPr>
        <w:tc>
          <w:tcPr>
            <w:tcW w:w="984" w:type="dxa"/>
            <w:tcBorders>
              <w:top w:val="nil"/>
              <w:left w:val="nil"/>
              <w:bottom w:val="nil"/>
              <w:right w:val="nil"/>
            </w:tcBorders>
            <w:shd w:val="clear" w:color="auto" w:fill="auto"/>
            <w:noWrap/>
            <w:vAlign w:val="bottom"/>
            <w:hideMark/>
          </w:tcPr>
          <w:p w14:paraId="5B66975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690150</w:t>
            </w:r>
          </w:p>
        </w:tc>
        <w:tc>
          <w:tcPr>
            <w:tcW w:w="818" w:type="dxa"/>
            <w:tcBorders>
              <w:top w:val="nil"/>
              <w:left w:val="nil"/>
              <w:bottom w:val="nil"/>
              <w:right w:val="nil"/>
            </w:tcBorders>
            <w:shd w:val="clear" w:color="auto" w:fill="auto"/>
            <w:noWrap/>
            <w:vAlign w:val="bottom"/>
            <w:hideMark/>
          </w:tcPr>
          <w:p w14:paraId="5B66975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752"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Twentynine</w:t>
            </w:r>
            <w:proofErr w:type="spellEnd"/>
            <w:r w:rsidRPr="002A4574">
              <w:rPr>
                <w:rFonts w:ascii="Calibri" w:hAnsi="Calibri"/>
                <w:color w:val="000000"/>
                <w:sz w:val="18"/>
                <w:szCs w:val="18"/>
              </w:rPr>
              <w:t xml:space="preserve"> Palms </w:t>
            </w:r>
          </w:p>
        </w:tc>
        <w:tc>
          <w:tcPr>
            <w:tcW w:w="1451" w:type="dxa"/>
            <w:tcBorders>
              <w:top w:val="nil"/>
              <w:left w:val="nil"/>
              <w:bottom w:val="nil"/>
              <w:right w:val="nil"/>
            </w:tcBorders>
            <w:shd w:val="clear" w:color="auto" w:fill="auto"/>
            <w:noWrap/>
            <w:vAlign w:val="bottom"/>
            <w:hideMark/>
          </w:tcPr>
          <w:p w14:paraId="5B66975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34.3</w:t>
            </w:r>
          </w:p>
        </w:tc>
        <w:tc>
          <w:tcPr>
            <w:tcW w:w="1420" w:type="dxa"/>
            <w:tcBorders>
              <w:top w:val="nil"/>
              <w:left w:val="nil"/>
              <w:bottom w:val="nil"/>
              <w:right w:val="nil"/>
            </w:tcBorders>
            <w:shd w:val="clear" w:color="auto" w:fill="auto"/>
            <w:noWrap/>
            <w:vAlign w:val="bottom"/>
            <w:hideMark/>
          </w:tcPr>
          <w:p w14:paraId="5B66975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bottom"/>
            <w:hideMark/>
          </w:tcPr>
          <w:p w14:paraId="5B66975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5D" w14:textId="77777777" w:rsidTr="00E168DF">
        <w:trPr>
          <w:trHeight w:val="240"/>
        </w:trPr>
        <w:tc>
          <w:tcPr>
            <w:tcW w:w="984" w:type="dxa"/>
            <w:tcBorders>
              <w:top w:val="nil"/>
              <w:left w:val="nil"/>
              <w:bottom w:val="nil"/>
              <w:right w:val="nil"/>
            </w:tcBorders>
            <w:shd w:val="clear" w:color="auto" w:fill="auto"/>
            <w:noWrap/>
            <w:vAlign w:val="bottom"/>
            <w:hideMark/>
          </w:tcPr>
          <w:p w14:paraId="5B66975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722860</w:t>
            </w:r>
          </w:p>
        </w:tc>
        <w:tc>
          <w:tcPr>
            <w:tcW w:w="818" w:type="dxa"/>
            <w:tcBorders>
              <w:top w:val="nil"/>
              <w:left w:val="nil"/>
              <w:bottom w:val="nil"/>
              <w:right w:val="nil"/>
            </w:tcBorders>
            <w:shd w:val="clear" w:color="auto" w:fill="auto"/>
            <w:noWrap/>
            <w:vAlign w:val="bottom"/>
            <w:hideMark/>
          </w:tcPr>
          <w:p w14:paraId="5B66975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75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451" w:type="dxa"/>
            <w:tcBorders>
              <w:top w:val="nil"/>
              <w:left w:val="nil"/>
              <w:bottom w:val="nil"/>
              <w:right w:val="nil"/>
            </w:tcBorders>
            <w:shd w:val="clear" w:color="auto" w:fill="auto"/>
            <w:noWrap/>
            <w:vAlign w:val="bottom"/>
            <w:hideMark/>
          </w:tcPr>
          <w:p w14:paraId="5B66975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w:t>
            </w:r>
          </w:p>
        </w:tc>
        <w:tc>
          <w:tcPr>
            <w:tcW w:w="1420" w:type="dxa"/>
            <w:tcBorders>
              <w:top w:val="nil"/>
              <w:left w:val="nil"/>
              <w:bottom w:val="nil"/>
              <w:right w:val="nil"/>
            </w:tcBorders>
            <w:shd w:val="clear" w:color="auto" w:fill="auto"/>
            <w:noWrap/>
            <w:vAlign w:val="bottom"/>
            <w:hideMark/>
          </w:tcPr>
          <w:p w14:paraId="5B66975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–117.25</w:t>
            </w:r>
          </w:p>
        </w:tc>
        <w:tc>
          <w:tcPr>
            <w:tcW w:w="1293" w:type="dxa"/>
            <w:tcBorders>
              <w:top w:val="nil"/>
              <w:left w:val="nil"/>
              <w:bottom w:val="nil"/>
              <w:right w:val="nil"/>
            </w:tcBorders>
            <w:shd w:val="clear" w:color="auto" w:fill="auto"/>
            <w:noWrap/>
            <w:vAlign w:val="bottom"/>
            <w:hideMark/>
          </w:tcPr>
          <w:p w14:paraId="5B66975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64" w14:textId="77777777" w:rsidTr="00E168DF">
        <w:trPr>
          <w:trHeight w:val="240"/>
        </w:trPr>
        <w:tc>
          <w:tcPr>
            <w:tcW w:w="984" w:type="dxa"/>
            <w:tcBorders>
              <w:top w:val="nil"/>
              <w:left w:val="nil"/>
              <w:bottom w:val="nil"/>
              <w:right w:val="nil"/>
            </w:tcBorders>
            <w:shd w:val="clear" w:color="auto" w:fill="auto"/>
            <w:noWrap/>
            <w:vAlign w:val="bottom"/>
            <w:hideMark/>
          </w:tcPr>
          <w:p w14:paraId="5B66975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722868</w:t>
            </w:r>
          </w:p>
        </w:tc>
        <w:tc>
          <w:tcPr>
            <w:tcW w:w="818" w:type="dxa"/>
            <w:tcBorders>
              <w:top w:val="nil"/>
              <w:left w:val="nil"/>
              <w:bottom w:val="nil"/>
              <w:right w:val="nil"/>
            </w:tcBorders>
            <w:shd w:val="clear" w:color="auto" w:fill="auto"/>
            <w:noWrap/>
            <w:vAlign w:val="bottom"/>
            <w:hideMark/>
          </w:tcPr>
          <w:p w14:paraId="5B66975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76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451" w:type="dxa"/>
            <w:tcBorders>
              <w:top w:val="nil"/>
              <w:left w:val="nil"/>
              <w:bottom w:val="nil"/>
              <w:right w:val="nil"/>
            </w:tcBorders>
            <w:shd w:val="clear" w:color="auto" w:fill="auto"/>
            <w:noWrap/>
            <w:vAlign w:val="bottom"/>
            <w:hideMark/>
          </w:tcPr>
          <w:p w14:paraId="5B66976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33.83</w:t>
            </w:r>
          </w:p>
        </w:tc>
        <w:tc>
          <w:tcPr>
            <w:tcW w:w="1420" w:type="dxa"/>
            <w:tcBorders>
              <w:top w:val="nil"/>
              <w:left w:val="nil"/>
              <w:bottom w:val="nil"/>
              <w:right w:val="nil"/>
            </w:tcBorders>
            <w:shd w:val="clear" w:color="auto" w:fill="auto"/>
            <w:noWrap/>
            <w:vAlign w:val="bottom"/>
            <w:hideMark/>
          </w:tcPr>
          <w:p w14:paraId="5B66976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–116.50</w:t>
            </w:r>
          </w:p>
        </w:tc>
        <w:tc>
          <w:tcPr>
            <w:tcW w:w="1293" w:type="dxa"/>
            <w:tcBorders>
              <w:top w:val="nil"/>
              <w:left w:val="nil"/>
              <w:bottom w:val="nil"/>
              <w:right w:val="nil"/>
            </w:tcBorders>
            <w:shd w:val="clear" w:color="auto" w:fill="auto"/>
            <w:noWrap/>
            <w:vAlign w:val="bottom"/>
            <w:hideMark/>
          </w:tcPr>
          <w:p w14:paraId="5B66976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6B" w14:textId="77777777" w:rsidTr="00E168DF">
        <w:trPr>
          <w:trHeight w:val="240"/>
        </w:trPr>
        <w:tc>
          <w:tcPr>
            <w:tcW w:w="984" w:type="dxa"/>
            <w:tcBorders>
              <w:top w:val="nil"/>
              <w:left w:val="nil"/>
              <w:bottom w:val="nil"/>
              <w:right w:val="nil"/>
            </w:tcBorders>
            <w:shd w:val="clear" w:color="auto" w:fill="auto"/>
            <w:noWrap/>
            <w:vAlign w:val="bottom"/>
            <w:hideMark/>
          </w:tcPr>
          <w:p w14:paraId="5B66976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722869</w:t>
            </w:r>
          </w:p>
        </w:tc>
        <w:tc>
          <w:tcPr>
            <w:tcW w:w="818" w:type="dxa"/>
            <w:tcBorders>
              <w:top w:val="nil"/>
              <w:left w:val="nil"/>
              <w:bottom w:val="nil"/>
              <w:right w:val="nil"/>
            </w:tcBorders>
            <w:shd w:val="clear" w:color="auto" w:fill="auto"/>
            <w:noWrap/>
            <w:vAlign w:val="bottom"/>
            <w:hideMark/>
          </w:tcPr>
          <w:p w14:paraId="5B66976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76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451" w:type="dxa"/>
            <w:tcBorders>
              <w:top w:val="nil"/>
              <w:left w:val="nil"/>
              <w:bottom w:val="nil"/>
              <w:right w:val="nil"/>
            </w:tcBorders>
            <w:shd w:val="clear" w:color="auto" w:fill="auto"/>
            <w:noWrap/>
            <w:vAlign w:val="bottom"/>
            <w:hideMark/>
          </w:tcPr>
          <w:p w14:paraId="5B66976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33.95</w:t>
            </w:r>
          </w:p>
        </w:tc>
        <w:tc>
          <w:tcPr>
            <w:tcW w:w="1420" w:type="dxa"/>
            <w:tcBorders>
              <w:top w:val="nil"/>
              <w:left w:val="nil"/>
              <w:bottom w:val="nil"/>
              <w:right w:val="nil"/>
            </w:tcBorders>
            <w:shd w:val="clear" w:color="auto" w:fill="auto"/>
            <w:noWrap/>
            <w:vAlign w:val="bottom"/>
            <w:hideMark/>
          </w:tcPr>
          <w:p w14:paraId="5B66976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–117.45</w:t>
            </w:r>
          </w:p>
        </w:tc>
        <w:tc>
          <w:tcPr>
            <w:tcW w:w="1293" w:type="dxa"/>
            <w:tcBorders>
              <w:top w:val="nil"/>
              <w:left w:val="nil"/>
              <w:bottom w:val="nil"/>
              <w:right w:val="nil"/>
            </w:tcBorders>
            <w:shd w:val="clear" w:color="auto" w:fill="auto"/>
            <w:noWrap/>
            <w:vAlign w:val="bottom"/>
            <w:hideMark/>
          </w:tcPr>
          <w:p w14:paraId="5B66976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72" w14:textId="77777777" w:rsidTr="00E168DF">
        <w:trPr>
          <w:trHeight w:val="240"/>
        </w:trPr>
        <w:tc>
          <w:tcPr>
            <w:tcW w:w="984" w:type="dxa"/>
            <w:tcBorders>
              <w:top w:val="nil"/>
              <w:left w:val="nil"/>
              <w:bottom w:val="nil"/>
              <w:right w:val="nil"/>
            </w:tcBorders>
            <w:shd w:val="clear" w:color="auto" w:fill="auto"/>
            <w:noWrap/>
            <w:vAlign w:val="bottom"/>
            <w:hideMark/>
          </w:tcPr>
          <w:p w14:paraId="5B66976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722880</w:t>
            </w:r>
          </w:p>
        </w:tc>
        <w:tc>
          <w:tcPr>
            <w:tcW w:w="818" w:type="dxa"/>
            <w:tcBorders>
              <w:top w:val="nil"/>
              <w:left w:val="nil"/>
              <w:bottom w:val="nil"/>
              <w:right w:val="nil"/>
            </w:tcBorders>
            <w:shd w:val="clear" w:color="auto" w:fill="auto"/>
            <w:noWrap/>
            <w:vAlign w:val="bottom"/>
            <w:hideMark/>
          </w:tcPr>
          <w:p w14:paraId="5B66976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6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51" w:type="dxa"/>
            <w:tcBorders>
              <w:top w:val="nil"/>
              <w:left w:val="nil"/>
              <w:bottom w:val="nil"/>
              <w:right w:val="nil"/>
            </w:tcBorders>
            <w:shd w:val="clear" w:color="auto" w:fill="auto"/>
            <w:noWrap/>
            <w:vAlign w:val="bottom"/>
            <w:hideMark/>
          </w:tcPr>
          <w:p w14:paraId="5B66976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w:t>
            </w:r>
          </w:p>
        </w:tc>
        <w:tc>
          <w:tcPr>
            <w:tcW w:w="1420" w:type="dxa"/>
            <w:tcBorders>
              <w:top w:val="nil"/>
              <w:left w:val="nil"/>
              <w:bottom w:val="nil"/>
              <w:right w:val="nil"/>
            </w:tcBorders>
            <w:shd w:val="clear" w:color="auto" w:fill="auto"/>
            <w:noWrap/>
            <w:vAlign w:val="bottom"/>
            <w:hideMark/>
          </w:tcPr>
          <w:p w14:paraId="5B66977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5B66977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79" w14:textId="77777777" w:rsidTr="00E168DF">
        <w:trPr>
          <w:trHeight w:val="240"/>
        </w:trPr>
        <w:tc>
          <w:tcPr>
            <w:tcW w:w="984" w:type="dxa"/>
            <w:tcBorders>
              <w:top w:val="nil"/>
              <w:left w:val="nil"/>
              <w:bottom w:val="nil"/>
              <w:right w:val="nil"/>
            </w:tcBorders>
            <w:shd w:val="clear" w:color="auto" w:fill="auto"/>
            <w:noWrap/>
            <w:vAlign w:val="bottom"/>
            <w:hideMark/>
          </w:tcPr>
          <w:p w14:paraId="5B66977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722885</w:t>
            </w:r>
          </w:p>
        </w:tc>
        <w:tc>
          <w:tcPr>
            <w:tcW w:w="818" w:type="dxa"/>
            <w:tcBorders>
              <w:top w:val="nil"/>
              <w:left w:val="nil"/>
              <w:bottom w:val="nil"/>
              <w:right w:val="nil"/>
            </w:tcBorders>
            <w:shd w:val="clear" w:color="auto" w:fill="auto"/>
            <w:noWrap/>
            <w:vAlign w:val="bottom"/>
            <w:hideMark/>
          </w:tcPr>
          <w:p w14:paraId="5B66977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7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451" w:type="dxa"/>
            <w:tcBorders>
              <w:top w:val="nil"/>
              <w:left w:val="nil"/>
              <w:bottom w:val="nil"/>
              <w:right w:val="nil"/>
            </w:tcBorders>
            <w:shd w:val="clear" w:color="auto" w:fill="auto"/>
            <w:noWrap/>
            <w:vAlign w:val="bottom"/>
            <w:hideMark/>
          </w:tcPr>
          <w:p w14:paraId="5B66977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34.02</w:t>
            </w:r>
          </w:p>
        </w:tc>
        <w:tc>
          <w:tcPr>
            <w:tcW w:w="1420" w:type="dxa"/>
            <w:tcBorders>
              <w:top w:val="nil"/>
              <w:left w:val="nil"/>
              <w:bottom w:val="nil"/>
              <w:right w:val="nil"/>
            </w:tcBorders>
            <w:shd w:val="clear" w:color="auto" w:fill="auto"/>
            <w:noWrap/>
            <w:vAlign w:val="bottom"/>
            <w:hideMark/>
          </w:tcPr>
          <w:p w14:paraId="5B66977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–118.45</w:t>
            </w:r>
          </w:p>
        </w:tc>
        <w:tc>
          <w:tcPr>
            <w:tcW w:w="1293" w:type="dxa"/>
            <w:tcBorders>
              <w:top w:val="nil"/>
              <w:left w:val="nil"/>
              <w:bottom w:val="nil"/>
              <w:right w:val="nil"/>
            </w:tcBorders>
            <w:shd w:val="clear" w:color="auto" w:fill="auto"/>
            <w:noWrap/>
            <w:vAlign w:val="bottom"/>
            <w:hideMark/>
          </w:tcPr>
          <w:p w14:paraId="5B66977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0" w14:textId="77777777" w:rsidTr="00E168DF">
        <w:trPr>
          <w:trHeight w:val="240"/>
        </w:trPr>
        <w:tc>
          <w:tcPr>
            <w:tcW w:w="984" w:type="dxa"/>
            <w:tcBorders>
              <w:top w:val="nil"/>
              <w:left w:val="nil"/>
              <w:bottom w:val="nil"/>
              <w:right w:val="nil"/>
            </w:tcBorders>
            <w:shd w:val="clear" w:color="auto" w:fill="auto"/>
            <w:noWrap/>
            <w:vAlign w:val="bottom"/>
            <w:hideMark/>
          </w:tcPr>
          <w:p w14:paraId="5B66977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722886</w:t>
            </w:r>
          </w:p>
        </w:tc>
        <w:tc>
          <w:tcPr>
            <w:tcW w:w="818" w:type="dxa"/>
            <w:tcBorders>
              <w:top w:val="nil"/>
              <w:left w:val="nil"/>
              <w:bottom w:val="nil"/>
              <w:right w:val="nil"/>
            </w:tcBorders>
            <w:shd w:val="clear" w:color="auto" w:fill="auto"/>
            <w:noWrap/>
            <w:vAlign w:val="bottom"/>
            <w:hideMark/>
          </w:tcPr>
          <w:p w14:paraId="5B66977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7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451" w:type="dxa"/>
            <w:tcBorders>
              <w:top w:val="nil"/>
              <w:left w:val="nil"/>
              <w:bottom w:val="nil"/>
              <w:right w:val="nil"/>
            </w:tcBorders>
            <w:shd w:val="clear" w:color="auto" w:fill="auto"/>
            <w:noWrap/>
            <w:vAlign w:val="bottom"/>
            <w:hideMark/>
          </w:tcPr>
          <w:p w14:paraId="5B66977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34.22</w:t>
            </w:r>
          </w:p>
        </w:tc>
        <w:tc>
          <w:tcPr>
            <w:tcW w:w="1420" w:type="dxa"/>
            <w:tcBorders>
              <w:top w:val="nil"/>
              <w:left w:val="nil"/>
              <w:bottom w:val="nil"/>
              <w:right w:val="nil"/>
            </w:tcBorders>
            <w:shd w:val="clear" w:color="auto" w:fill="auto"/>
            <w:noWrap/>
            <w:vAlign w:val="bottom"/>
            <w:hideMark/>
          </w:tcPr>
          <w:p w14:paraId="5B66977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–118.48</w:t>
            </w:r>
          </w:p>
        </w:tc>
        <w:tc>
          <w:tcPr>
            <w:tcW w:w="1293" w:type="dxa"/>
            <w:tcBorders>
              <w:top w:val="nil"/>
              <w:left w:val="nil"/>
              <w:bottom w:val="nil"/>
              <w:right w:val="nil"/>
            </w:tcBorders>
            <w:shd w:val="clear" w:color="auto" w:fill="auto"/>
            <w:noWrap/>
            <w:vAlign w:val="bottom"/>
            <w:hideMark/>
          </w:tcPr>
          <w:p w14:paraId="5B66977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7" w14:textId="77777777" w:rsidTr="00E168DF">
        <w:trPr>
          <w:trHeight w:val="240"/>
        </w:trPr>
        <w:tc>
          <w:tcPr>
            <w:tcW w:w="984" w:type="dxa"/>
            <w:tcBorders>
              <w:top w:val="nil"/>
              <w:left w:val="nil"/>
              <w:bottom w:val="nil"/>
              <w:right w:val="nil"/>
            </w:tcBorders>
            <w:shd w:val="clear" w:color="auto" w:fill="auto"/>
            <w:noWrap/>
            <w:vAlign w:val="bottom"/>
            <w:hideMark/>
          </w:tcPr>
          <w:p w14:paraId="5B66978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722895</w:t>
            </w:r>
          </w:p>
        </w:tc>
        <w:tc>
          <w:tcPr>
            <w:tcW w:w="818" w:type="dxa"/>
            <w:tcBorders>
              <w:top w:val="nil"/>
              <w:left w:val="nil"/>
              <w:bottom w:val="nil"/>
              <w:right w:val="nil"/>
            </w:tcBorders>
            <w:shd w:val="clear" w:color="auto" w:fill="auto"/>
            <w:noWrap/>
            <w:vAlign w:val="bottom"/>
            <w:hideMark/>
          </w:tcPr>
          <w:p w14:paraId="5B66978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78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451" w:type="dxa"/>
            <w:tcBorders>
              <w:top w:val="nil"/>
              <w:left w:val="nil"/>
              <w:bottom w:val="nil"/>
              <w:right w:val="nil"/>
            </w:tcBorders>
            <w:shd w:val="clear" w:color="auto" w:fill="auto"/>
            <w:noWrap/>
            <w:vAlign w:val="bottom"/>
            <w:hideMark/>
          </w:tcPr>
          <w:p w14:paraId="5B66978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34.67</w:t>
            </w:r>
          </w:p>
        </w:tc>
        <w:tc>
          <w:tcPr>
            <w:tcW w:w="1420" w:type="dxa"/>
            <w:tcBorders>
              <w:top w:val="nil"/>
              <w:left w:val="nil"/>
              <w:bottom w:val="nil"/>
              <w:right w:val="nil"/>
            </w:tcBorders>
            <w:shd w:val="clear" w:color="auto" w:fill="auto"/>
            <w:noWrap/>
            <w:vAlign w:val="bottom"/>
            <w:hideMark/>
          </w:tcPr>
          <w:p w14:paraId="5B66978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5B66978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8E" w14:textId="77777777" w:rsidTr="00E168DF">
        <w:trPr>
          <w:trHeight w:val="240"/>
        </w:trPr>
        <w:tc>
          <w:tcPr>
            <w:tcW w:w="984" w:type="dxa"/>
            <w:tcBorders>
              <w:top w:val="nil"/>
              <w:left w:val="nil"/>
              <w:bottom w:val="nil"/>
              <w:right w:val="nil"/>
            </w:tcBorders>
            <w:shd w:val="clear" w:color="auto" w:fill="auto"/>
            <w:noWrap/>
            <w:vAlign w:val="bottom"/>
            <w:hideMark/>
          </w:tcPr>
          <w:p w14:paraId="5B66978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722897</w:t>
            </w:r>
          </w:p>
        </w:tc>
        <w:tc>
          <w:tcPr>
            <w:tcW w:w="818" w:type="dxa"/>
            <w:tcBorders>
              <w:top w:val="nil"/>
              <w:left w:val="nil"/>
              <w:bottom w:val="nil"/>
              <w:right w:val="nil"/>
            </w:tcBorders>
            <w:shd w:val="clear" w:color="auto" w:fill="auto"/>
            <w:noWrap/>
            <w:vAlign w:val="bottom"/>
            <w:hideMark/>
          </w:tcPr>
          <w:p w14:paraId="5B66978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78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451" w:type="dxa"/>
            <w:tcBorders>
              <w:top w:val="nil"/>
              <w:left w:val="nil"/>
              <w:bottom w:val="nil"/>
              <w:right w:val="nil"/>
            </w:tcBorders>
            <w:shd w:val="clear" w:color="auto" w:fill="auto"/>
            <w:noWrap/>
            <w:vAlign w:val="bottom"/>
            <w:hideMark/>
          </w:tcPr>
          <w:p w14:paraId="5B66978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35.23</w:t>
            </w:r>
          </w:p>
        </w:tc>
        <w:tc>
          <w:tcPr>
            <w:tcW w:w="1420" w:type="dxa"/>
            <w:tcBorders>
              <w:top w:val="nil"/>
              <w:left w:val="nil"/>
              <w:bottom w:val="nil"/>
              <w:right w:val="nil"/>
            </w:tcBorders>
            <w:shd w:val="clear" w:color="auto" w:fill="auto"/>
            <w:noWrap/>
            <w:vAlign w:val="bottom"/>
            <w:hideMark/>
          </w:tcPr>
          <w:p w14:paraId="5B66978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5B66978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95" w14:textId="77777777" w:rsidTr="00E168DF">
        <w:trPr>
          <w:trHeight w:val="240"/>
        </w:trPr>
        <w:tc>
          <w:tcPr>
            <w:tcW w:w="984" w:type="dxa"/>
            <w:tcBorders>
              <w:top w:val="nil"/>
              <w:left w:val="nil"/>
              <w:bottom w:val="nil"/>
              <w:right w:val="nil"/>
            </w:tcBorders>
            <w:shd w:val="clear" w:color="auto" w:fill="auto"/>
            <w:noWrap/>
            <w:vAlign w:val="bottom"/>
            <w:hideMark/>
          </w:tcPr>
          <w:p w14:paraId="5B66978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722899</w:t>
            </w:r>
          </w:p>
        </w:tc>
        <w:tc>
          <w:tcPr>
            <w:tcW w:w="818" w:type="dxa"/>
            <w:tcBorders>
              <w:top w:val="nil"/>
              <w:left w:val="nil"/>
              <w:bottom w:val="nil"/>
              <w:right w:val="nil"/>
            </w:tcBorders>
            <w:shd w:val="clear" w:color="auto" w:fill="auto"/>
            <w:noWrap/>
            <w:vAlign w:val="bottom"/>
            <w:hideMark/>
          </w:tcPr>
          <w:p w14:paraId="5B66979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79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451" w:type="dxa"/>
            <w:tcBorders>
              <w:top w:val="nil"/>
              <w:left w:val="nil"/>
              <w:bottom w:val="nil"/>
              <w:right w:val="nil"/>
            </w:tcBorders>
            <w:shd w:val="clear" w:color="auto" w:fill="auto"/>
            <w:noWrap/>
            <w:vAlign w:val="bottom"/>
            <w:hideMark/>
          </w:tcPr>
          <w:p w14:paraId="5B66979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33.97</w:t>
            </w:r>
          </w:p>
        </w:tc>
        <w:tc>
          <w:tcPr>
            <w:tcW w:w="1420" w:type="dxa"/>
            <w:tcBorders>
              <w:top w:val="nil"/>
              <w:left w:val="nil"/>
              <w:bottom w:val="nil"/>
              <w:right w:val="nil"/>
            </w:tcBorders>
            <w:shd w:val="clear" w:color="auto" w:fill="auto"/>
            <w:noWrap/>
            <w:vAlign w:val="bottom"/>
            <w:hideMark/>
          </w:tcPr>
          <w:p w14:paraId="5B66979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–117.63</w:t>
            </w:r>
          </w:p>
        </w:tc>
        <w:tc>
          <w:tcPr>
            <w:tcW w:w="1293" w:type="dxa"/>
            <w:tcBorders>
              <w:top w:val="nil"/>
              <w:left w:val="nil"/>
              <w:bottom w:val="nil"/>
              <w:right w:val="nil"/>
            </w:tcBorders>
            <w:shd w:val="clear" w:color="auto" w:fill="auto"/>
            <w:noWrap/>
            <w:vAlign w:val="bottom"/>
            <w:hideMark/>
          </w:tcPr>
          <w:p w14:paraId="5B66979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9C" w14:textId="77777777" w:rsidTr="00E168DF">
        <w:trPr>
          <w:trHeight w:val="240"/>
        </w:trPr>
        <w:tc>
          <w:tcPr>
            <w:tcW w:w="984" w:type="dxa"/>
            <w:tcBorders>
              <w:top w:val="nil"/>
              <w:left w:val="nil"/>
              <w:bottom w:val="nil"/>
              <w:right w:val="nil"/>
            </w:tcBorders>
            <w:shd w:val="clear" w:color="auto" w:fill="auto"/>
            <w:noWrap/>
            <w:vAlign w:val="bottom"/>
            <w:hideMark/>
          </w:tcPr>
          <w:p w14:paraId="5B66979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722900</w:t>
            </w:r>
          </w:p>
        </w:tc>
        <w:tc>
          <w:tcPr>
            <w:tcW w:w="818" w:type="dxa"/>
            <w:tcBorders>
              <w:top w:val="nil"/>
              <w:left w:val="nil"/>
              <w:bottom w:val="nil"/>
              <w:right w:val="nil"/>
            </w:tcBorders>
            <w:shd w:val="clear" w:color="auto" w:fill="auto"/>
            <w:noWrap/>
            <w:vAlign w:val="bottom"/>
            <w:hideMark/>
          </w:tcPr>
          <w:p w14:paraId="5B66979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9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51" w:type="dxa"/>
            <w:tcBorders>
              <w:top w:val="nil"/>
              <w:left w:val="nil"/>
              <w:bottom w:val="nil"/>
              <w:right w:val="nil"/>
            </w:tcBorders>
            <w:shd w:val="clear" w:color="auto" w:fill="auto"/>
            <w:noWrap/>
            <w:vAlign w:val="bottom"/>
            <w:hideMark/>
          </w:tcPr>
          <w:p w14:paraId="5B66979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32.73</w:t>
            </w:r>
          </w:p>
        </w:tc>
        <w:tc>
          <w:tcPr>
            <w:tcW w:w="1420" w:type="dxa"/>
            <w:tcBorders>
              <w:top w:val="nil"/>
              <w:left w:val="nil"/>
              <w:bottom w:val="nil"/>
              <w:right w:val="nil"/>
            </w:tcBorders>
            <w:shd w:val="clear" w:color="auto" w:fill="auto"/>
            <w:noWrap/>
            <w:vAlign w:val="bottom"/>
            <w:hideMark/>
          </w:tcPr>
          <w:p w14:paraId="5B66979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–117.17</w:t>
            </w:r>
          </w:p>
        </w:tc>
        <w:tc>
          <w:tcPr>
            <w:tcW w:w="1293" w:type="dxa"/>
            <w:tcBorders>
              <w:top w:val="nil"/>
              <w:left w:val="nil"/>
              <w:bottom w:val="nil"/>
              <w:right w:val="nil"/>
            </w:tcBorders>
            <w:shd w:val="clear" w:color="auto" w:fill="auto"/>
            <w:noWrap/>
            <w:vAlign w:val="bottom"/>
            <w:hideMark/>
          </w:tcPr>
          <w:p w14:paraId="5B66979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bl>
    <w:p w14:paraId="0A5957F9" w14:textId="77777777" w:rsidR="00010C95" w:rsidRDefault="00010C95">
      <w:r>
        <w:br w:type="page"/>
      </w:r>
    </w:p>
    <w:tbl>
      <w:tblPr>
        <w:tblW w:w="10921" w:type="dxa"/>
        <w:tblInd w:w="95" w:type="dxa"/>
        <w:tblLook w:val="04A0" w:firstRow="1" w:lastRow="0" w:firstColumn="1" w:lastColumn="0" w:noHBand="0" w:noVBand="1"/>
      </w:tblPr>
      <w:tblGrid>
        <w:gridCol w:w="764"/>
        <w:gridCol w:w="220"/>
        <w:gridCol w:w="527"/>
        <w:gridCol w:w="291"/>
        <w:gridCol w:w="4955"/>
        <w:gridCol w:w="825"/>
        <w:gridCol w:w="626"/>
        <w:gridCol w:w="613"/>
        <w:gridCol w:w="807"/>
        <w:gridCol w:w="1293"/>
      </w:tblGrid>
      <w:tr w:rsidR="00636F83" w:rsidRPr="002A4574" w14:paraId="5B66979E"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79D"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lastRenderedPageBreak/>
              <w:t>NORMATIVE APPENDIX X:</w:t>
            </w:r>
          </w:p>
        </w:tc>
      </w:tr>
      <w:tr w:rsidR="00636F83" w:rsidRPr="002A4574" w14:paraId="5B6697A0"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79F"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5B6697A2" w14:textId="77777777" w:rsidTr="00E84254">
        <w:trPr>
          <w:trHeight w:val="240"/>
        </w:trPr>
        <w:tc>
          <w:tcPr>
            <w:tcW w:w="10921" w:type="dxa"/>
            <w:gridSpan w:val="10"/>
            <w:tcBorders>
              <w:top w:val="nil"/>
              <w:left w:val="nil"/>
              <w:right w:val="nil"/>
            </w:tcBorders>
            <w:shd w:val="clear" w:color="auto" w:fill="auto"/>
            <w:noWrap/>
            <w:vAlign w:val="bottom"/>
            <w:hideMark/>
          </w:tcPr>
          <w:p w14:paraId="5B6697A1"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5B6697A9" w14:textId="77777777" w:rsidTr="00E84254">
        <w:trPr>
          <w:trHeight w:val="240"/>
        </w:trPr>
        <w:tc>
          <w:tcPr>
            <w:tcW w:w="984" w:type="dxa"/>
            <w:gridSpan w:val="2"/>
            <w:tcBorders>
              <w:top w:val="nil"/>
              <w:left w:val="nil"/>
              <w:bottom w:val="single" w:sz="4" w:space="0" w:color="auto"/>
              <w:right w:val="nil"/>
            </w:tcBorders>
            <w:shd w:val="clear" w:color="auto" w:fill="auto"/>
            <w:noWrap/>
            <w:vAlign w:val="bottom"/>
            <w:hideMark/>
          </w:tcPr>
          <w:p w14:paraId="5B6697A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5B6697A4" w14:textId="77777777" w:rsidR="00636F83" w:rsidRPr="002A4574" w:rsidRDefault="00636F83"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tcBorders>
              <w:top w:val="nil"/>
              <w:left w:val="nil"/>
              <w:bottom w:val="single" w:sz="4" w:space="0" w:color="auto"/>
              <w:right w:val="nil"/>
            </w:tcBorders>
            <w:shd w:val="clear" w:color="auto" w:fill="auto"/>
            <w:noWrap/>
            <w:vAlign w:val="bottom"/>
            <w:hideMark/>
          </w:tcPr>
          <w:p w14:paraId="5B6697A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5B6697A6"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5B6697A7"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5B6697A8"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636F83" w:rsidRPr="002A4574" w14:paraId="5B6697B0" w14:textId="77777777" w:rsidTr="00E84254">
        <w:trPr>
          <w:trHeight w:val="240"/>
        </w:trPr>
        <w:tc>
          <w:tcPr>
            <w:tcW w:w="984" w:type="dxa"/>
            <w:gridSpan w:val="2"/>
            <w:tcBorders>
              <w:top w:val="single" w:sz="4" w:space="0" w:color="auto"/>
              <w:left w:val="nil"/>
              <w:bottom w:val="nil"/>
              <w:right w:val="nil"/>
            </w:tcBorders>
            <w:shd w:val="clear" w:color="auto" w:fill="auto"/>
            <w:noWrap/>
            <w:vAlign w:val="bottom"/>
            <w:hideMark/>
          </w:tcPr>
          <w:p w14:paraId="5B6697A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722903</w:t>
            </w:r>
          </w:p>
        </w:tc>
        <w:tc>
          <w:tcPr>
            <w:tcW w:w="818" w:type="dxa"/>
            <w:gridSpan w:val="2"/>
            <w:tcBorders>
              <w:top w:val="single" w:sz="4" w:space="0" w:color="auto"/>
              <w:left w:val="nil"/>
              <w:bottom w:val="nil"/>
              <w:right w:val="nil"/>
            </w:tcBorders>
            <w:shd w:val="clear" w:color="auto" w:fill="auto"/>
            <w:noWrap/>
            <w:vAlign w:val="bottom"/>
            <w:hideMark/>
          </w:tcPr>
          <w:p w14:paraId="5B6697A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single" w:sz="4" w:space="0" w:color="auto"/>
              <w:left w:val="nil"/>
              <w:bottom w:val="nil"/>
              <w:right w:val="nil"/>
            </w:tcBorders>
            <w:shd w:val="clear" w:color="auto" w:fill="auto"/>
            <w:noWrap/>
            <w:vAlign w:val="bottom"/>
            <w:hideMark/>
          </w:tcPr>
          <w:p w14:paraId="5B6697A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451" w:type="dxa"/>
            <w:gridSpan w:val="2"/>
            <w:tcBorders>
              <w:top w:val="single" w:sz="4" w:space="0" w:color="auto"/>
              <w:left w:val="nil"/>
              <w:bottom w:val="nil"/>
              <w:right w:val="nil"/>
            </w:tcBorders>
            <w:shd w:val="clear" w:color="auto" w:fill="auto"/>
            <w:noWrap/>
            <w:vAlign w:val="bottom"/>
            <w:hideMark/>
          </w:tcPr>
          <w:p w14:paraId="5B6697A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32.82</w:t>
            </w:r>
          </w:p>
        </w:tc>
        <w:tc>
          <w:tcPr>
            <w:tcW w:w="1420" w:type="dxa"/>
            <w:gridSpan w:val="2"/>
            <w:tcBorders>
              <w:top w:val="single" w:sz="4" w:space="0" w:color="auto"/>
              <w:left w:val="nil"/>
              <w:bottom w:val="nil"/>
              <w:right w:val="nil"/>
            </w:tcBorders>
            <w:shd w:val="clear" w:color="auto" w:fill="auto"/>
            <w:noWrap/>
            <w:vAlign w:val="bottom"/>
            <w:hideMark/>
          </w:tcPr>
          <w:p w14:paraId="5B6697A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single" w:sz="4" w:space="0" w:color="auto"/>
              <w:left w:val="nil"/>
              <w:bottom w:val="nil"/>
              <w:right w:val="nil"/>
            </w:tcBorders>
            <w:shd w:val="clear" w:color="auto" w:fill="auto"/>
            <w:noWrap/>
            <w:vAlign w:val="bottom"/>
            <w:hideMark/>
          </w:tcPr>
          <w:p w14:paraId="5B6697A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B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722904</w:t>
            </w:r>
          </w:p>
        </w:tc>
        <w:tc>
          <w:tcPr>
            <w:tcW w:w="818" w:type="dxa"/>
            <w:gridSpan w:val="2"/>
            <w:tcBorders>
              <w:top w:val="nil"/>
              <w:left w:val="nil"/>
              <w:bottom w:val="nil"/>
              <w:right w:val="nil"/>
            </w:tcBorders>
            <w:shd w:val="clear" w:color="auto" w:fill="auto"/>
            <w:noWrap/>
            <w:vAlign w:val="bottom"/>
            <w:hideMark/>
          </w:tcPr>
          <w:p w14:paraId="5B6697B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5B6697B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51" w:type="dxa"/>
            <w:gridSpan w:val="2"/>
            <w:tcBorders>
              <w:top w:val="nil"/>
              <w:left w:val="nil"/>
              <w:bottom w:val="nil"/>
              <w:right w:val="nil"/>
            </w:tcBorders>
            <w:shd w:val="clear" w:color="auto" w:fill="auto"/>
            <w:noWrap/>
            <w:vAlign w:val="bottom"/>
            <w:hideMark/>
          </w:tcPr>
          <w:p w14:paraId="5B6697B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32.58</w:t>
            </w:r>
          </w:p>
        </w:tc>
        <w:tc>
          <w:tcPr>
            <w:tcW w:w="1420" w:type="dxa"/>
            <w:gridSpan w:val="2"/>
            <w:tcBorders>
              <w:top w:val="nil"/>
              <w:left w:val="nil"/>
              <w:bottom w:val="nil"/>
              <w:right w:val="nil"/>
            </w:tcBorders>
            <w:shd w:val="clear" w:color="auto" w:fill="auto"/>
            <w:noWrap/>
            <w:vAlign w:val="bottom"/>
            <w:hideMark/>
          </w:tcPr>
          <w:p w14:paraId="5B6697B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–116.98</w:t>
            </w:r>
          </w:p>
        </w:tc>
        <w:tc>
          <w:tcPr>
            <w:tcW w:w="1293" w:type="dxa"/>
            <w:tcBorders>
              <w:top w:val="nil"/>
              <w:left w:val="nil"/>
              <w:bottom w:val="nil"/>
              <w:right w:val="nil"/>
            </w:tcBorders>
            <w:shd w:val="clear" w:color="auto" w:fill="auto"/>
            <w:noWrap/>
            <w:vAlign w:val="bottom"/>
            <w:hideMark/>
          </w:tcPr>
          <w:p w14:paraId="5B6697B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B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722906</w:t>
            </w:r>
          </w:p>
        </w:tc>
        <w:tc>
          <w:tcPr>
            <w:tcW w:w="818" w:type="dxa"/>
            <w:gridSpan w:val="2"/>
            <w:tcBorders>
              <w:top w:val="nil"/>
              <w:left w:val="nil"/>
              <w:bottom w:val="nil"/>
              <w:right w:val="nil"/>
            </w:tcBorders>
            <w:shd w:val="clear" w:color="auto" w:fill="auto"/>
            <w:noWrap/>
            <w:vAlign w:val="bottom"/>
            <w:hideMark/>
          </w:tcPr>
          <w:p w14:paraId="5B6697B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B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51" w:type="dxa"/>
            <w:gridSpan w:val="2"/>
            <w:tcBorders>
              <w:top w:val="nil"/>
              <w:left w:val="nil"/>
              <w:bottom w:val="nil"/>
              <w:right w:val="nil"/>
            </w:tcBorders>
            <w:shd w:val="clear" w:color="auto" w:fill="auto"/>
            <w:noWrap/>
            <w:vAlign w:val="bottom"/>
            <w:hideMark/>
          </w:tcPr>
          <w:p w14:paraId="5B6697B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32.7</w:t>
            </w:r>
          </w:p>
        </w:tc>
        <w:tc>
          <w:tcPr>
            <w:tcW w:w="1420" w:type="dxa"/>
            <w:gridSpan w:val="2"/>
            <w:tcBorders>
              <w:top w:val="nil"/>
              <w:left w:val="nil"/>
              <w:bottom w:val="nil"/>
              <w:right w:val="nil"/>
            </w:tcBorders>
            <w:shd w:val="clear" w:color="auto" w:fill="auto"/>
            <w:noWrap/>
            <w:vAlign w:val="bottom"/>
            <w:hideMark/>
          </w:tcPr>
          <w:p w14:paraId="5B6697B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–117.20</w:t>
            </w:r>
          </w:p>
        </w:tc>
        <w:tc>
          <w:tcPr>
            <w:tcW w:w="1293" w:type="dxa"/>
            <w:tcBorders>
              <w:top w:val="nil"/>
              <w:left w:val="nil"/>
              <w:bottom w:val="nil"/>
              <w:right w:val="nil"/>
            </w:tcBorders>
            <w:shd w:val="clear" w:color="auto" w:fill="auto"/>
            <w:noWrap/>
            <w:vAlign w:val="bottom"/>
            <w:hideMark/>
          </w:tcPr>
          <w:p w14:paraId="5B6697B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C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B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722926</w:t>
            </w:r>
          </w:p>
        </w:tc>
        <w:tc>
          <w:tcPr>
            <w:tcW w:w="818" w:type="dxa"/>
            <w:gridSpan w:val="2"/>
            <w:tcBorders>
              <w:top w:val="nil"/>
              <w:left w:val="nil"/>
              <w:bottom w:val="nil"/>
              <w:right w:val="nil"/>
            </w:tcBorders>
            <w:shd w:val="clear" w:color="auto" w:fill="auto"/>
            <w:noWrap/>
            <w:vAlign w:val="bottom"/>
            <w:hideMark/>
          </w:tcPr>
          <w:p w14:paraId="5B6697C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w:t>
            </w:r>
          </w:p>
        </w:tc>
        <w:tc>
          <w:tcPr>
            <w:tcW w:w="4955" w:type="dxa"/>
            <w:tcBorders>
              <w:top w:val="nil"/>
              <w:left w:val="nil"/>
              <w:bottom w:val="nil"/>
              <w:right w:val="nil"/>
            </w:tcBorders>
            <w:shd w:val="clear" w:color="auto" w:fill="auto"/>
            <w:noWrap/>
            <w:vAlign w:val="bottom"/>
            <w:hideMark/>
          </w:tcPr>
          <w:p w14:paraId="5B6697C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451" w:type="dxa"/>
            <w:gridSpan w:val="2"/>
            <w:tcBorders>
              <w:top w:val="nil"/>
              <w:left w:val="nil"/>
              <w:bottom w:val="nil"/>
              <w:right w:val="nil"/>
            </w:tcBorders>
            <w:shd w:val="clear" w:color="auto" w:fill="auto"/>
            <w:noWrap/>
            <w:vAlign w:val="bottom"/>
            <w:hideMark/>
          </w:tcPr>
          <w:p w14:paraId="5B6697C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33.3</w:t>
            </w:r>
          </w:p>
        </w:tc>
        <w:tc>
          <w:tcPr>
            <w:tcW w:w="1420" w:type="dxa"/>
            <w:gridSpan w:val="2"/>
            <w:tcBorders>
              <w:top w:val="nil"/>
              <w:left w:val="nil"/>
              <w:bottom w:val="nil"/>
              <w:right w:val="nil"/>
            </w:tcBorders>
            <w:shd w:val="clear" w:color="auto" w:fill="auto"/>
            <w:noWrap/>
            <w:vAlign w:val="bottom"/>
            <w:hideMark/>
          </w:tcPr>
          <w:p w14:paraId="5B6697C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–117.35</w:t>
            </w:r>
          </w:p>
        </w:tc>
        <w:tc>
          <w:tcPr>
            <w:tcW w:w="1293" w:type="dxa"/>
            <w:tcBorders>
              <w:top w:val="nil"/>
              <w:left w:val="nil"/>
              <w:bottom w:val="nil"/>
              <w:right w:val="nil"/>
            </w:tcBorders>
            <w:shd w:val="clear" w:color="auto" w:fill="auto"/>
            <w:noWrap/>
            <w:vAlign w:val="bottom"/>
            <w:hideMark/>
          </w:tcPr>
          <w:p w14:paraId="5B6697C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C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C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722927</w:t>
            </w:r>
          </w:p>
        </w:tc>
        <w:tc>
          <w:tcPr>
            <w:tcW w:w="818" w:type="dxa"/>
            <w:gridSpan w:val="2"/>
            <w:tcBorders>
              <w:top w:val="nil"/>
              <w:left w:val="nil"/>
              <w:bottom w:val="nil"/>
              <w:right w:val="nil"/>
            </w:tcBorders>
            <w:shd w:val="clear" w:color="auto" w:fill="auto"/>
            <w:noWrap/>
            <w:vAlign w:val="bottom"/>
            <w:hideMark/>
          </w:tcPr>
          <w:p w14:paraId="5B6697C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C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451" w:type="dxa"/>
            <w:gridSpan w:val="2"/>
            <w:tcBorders>
              <w:top w:val="nil"/>
              <w:left w:val="nil"/>
              <w:bottom w:val="nil"/>
              <w:right w:val="nil"/>
            </w:tcBorders>
            <w:shd w:val="clear" w:color="auto" w:fill="auto"/>
            <w:noWrap/>
            <w:vAlign w:val="bottom"/>
            <w:hideMark/>
          </w:tcPr>
          <w:p w14:paraId="5B6697C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33.13</w:t>
            </w:r>
          </w:p>
        </w:tc>
        <w:tc>
          <w:tcPr>
            <w:tcW w:w="1420" w:type="dxa"/>
            <w:gridSpan w:val="2"/>
            <w:tcBorders>
              <w:top w:val="nil"/>
              <w:left w:val="nil"/>
              <w:bottom w:val="nil"/>
              <w:right w:val="nil"/>
            </w:tcBorders>
            <w:shd w:val="clear" w:color="auto" w:fill="auto"/>
            <w:noWrap/>
            <w:vAlign w:val="bottom"/>
            <w:hideMark/>
          </w:tcPr>
          <w:p w14:paraId="5B6697C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–117.28</w:t>
            </w:r>
          </w:p>
        </w:tc>
        <w:tc>
          <w:tcPr>
            <w:tcW w:w="1293" w:type="dxa"/>
            <w:tcBorders>
              <w:top w:val="nil"/>
              <w:left w:val="nil"/>
              <w:bottom w:val="nil"/>
              <w:right w:val="nil"/>
            </w:tcBorders>
            <w:shd w:val="clear" w:color="auto" w:fill="auto"/>
            <w:noWrap/>
            <w:vAlign w:val="bottom"/>
            <w:hideMark/>
          </w:tcPr>
          <w:p w14:paraId="5B6697C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D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C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722930</w:t>
            </w:r>
          </w:p>
        </w:tc>
        <w:tc>
          <w:tcPr>
            <w:tcW w:w="818" w:type="dxa"/>
            <w:gridSpan w:val="2"/>
            <w:tcBorders>
              <w:top w:val="nil"/>
              <w:left w:val="nil"/>
              <w:bottom w:val="nil"/>
              <w:right w:val="nil"/>
            </w:tcBorders>
            <w:shd w:val="clear" w:color="auto" w:fill="auto"/>
            <w:noWrap/>
            <w:vAlign w:val="bottom"/>
            <w:hideMark/>
          </w:tcPr>
          <w:p w14:paraId="5B6697C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0.39</w:t>
            </w:r>
          </w:p>
        </w:tc>
        <w:tc>
          <w:tcPr>
            <w:tcW w:w="4955" w:type="dxa"/>
            <w:tcBorders>
              <w:top w:val="nil"/>
              <w:left w:val="nil"/>
              <w:bottom w:val="nil"/>
              <w:right w:val="nil"/>
            </w:tcBorders>
            <w:shd w:val="clear" w:color="auto" w:fill="auto"/>
            <w:noWrap/>
            <w:vAlign w:val="bottom"/>
            <w:hideMark/>
          </w:tcPr>
          <w:p w14:paraId="5B6697C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51" w:type="dxa"/>
            <w:gridSpan w:val="2"/>
            <w:tcBorders>
              <w:top w:val="nil"/>
              <w:left w:val="nil"/>
              <w:bottom w:val="nil"/>
              <w:right w:val="nil"/>
            </w:tcBorders>
            <w:shd w:val="clear" w:color="auto" w:fill="auto"/>
            <w:noWrap/>
            <w:vAlign w:val="bottom"/>
            <w:hideMark/>
          </w:tcPr>
          <w:p w14:paraId="5B6697D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32.87</w:t>
            </w:r>
          </w:p>
        </w:tc>
        <w:tc>
          <w:tcPr>
            <w:tcW w:w="1420" w:type="dxa"/>
            <w:gridSpan w:val="2"/>
            <w:tcBorders>
              <w:top w:val="nil"/>
              <w:left w:val="nil"/>
              <w:bottom w:val="nil"/>
              <w:right w:val="nil"/>
            </w:tcBorders>
            <w:shd w:val="clear" w:color="auto" w:fill="auto"/>
            <w:noWrap/>
            <w:vAlign w:val="bottom"/>
            <w:hideMark/>
          </w:tcPr>
          <w:p w14:paraId="5B6697D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–117.13</w:t>
            </w:r>
          </w:p>
        </w:tc>
        <w:tc>
          <w:tcPr>
            <w:tcW w:w="1293" w:type="dxa"/>
            <w:tcBorders>
              <w:top w:val="nil"/>
              <w:left w:val="nil"/>
              <w:bottom w:val="nil"/>
              <w:right w:val="nil"/>
            </w:tcBorders>
            <w:shd w:val="clear" w:color="auto" w:fill="auto"/>
            <w:noWrap/>
            <w:vAlign w:val="bottom"/>
            <w:hideMark/>
          </w:tcPr>
          <w:p w14:paraId="5B6697D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DA"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D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722950</w:t>
            </w:r>
          </w:p>
        </w:tc>
        <w:tc>
          <w:tcPr>
            <w:tcW w:w="818" w:type="dxa"/>
            <w:gridSpan w:val="2"/>
            <w:tcBorders>
              <w:top w:val="nil"/>
              <w:left w:val="nil"/>
              <w:bottom w:val="nil"/>
              <w:right w:val="nil"/>
            </w:tcBorders>
            <w:shd w:val="clear" w:color="auto" w:fill="auto"/>
            <w:noWrap/>
            <w:vAlign w:val="bottom"/>
            <w:hideMark/>
          </w:tcPr>
          <w:p w14:paraId="5B6697D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7D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7D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33.93</w:t>
            </w:r>
          </w:p>
        </w:tc>
        <w:tc>
          <w:tcPr>
            <w:tcW w:w="1420" w:type="dxa"/>
            <w:gridSpan w:val="2"/>
            <w:tcBorders>
              <w:top w:val="nil"/>
              <w:left w:val="nil"/>
              <w:bottom w:val="nil"/>
              <w:right w:val="nil"/>
            </w:tcBorders>
            <w:shd w:val="clear" w:color="auto" w:fill="auto"/>
            <w:noWrap/>
            <w:vAlign w:val="bottom"/>
            <w:hideMark/>
          </w:tcPr>
          <w:p w14:paraId="5B6697D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–118.40</w:t>
            </w:r>
          </w:p>
        </w:tc>
        <w:tc>
          <w:tcPr>
            <w:tcW w:w="1293" w:type="dxa"/>
            <w:tcBorders>
              <w:top w:val="nil"/>
              <w:left w:val="nil"/>
              <w:bottom w:val="nil"/>
              <w:right w:val="nil"/>
            </w:tcBorders>
            <w:shd w:val="clear" w:color="auto" w:fill="auto"/>
            <w:noWrap/>
            <w:vAlign w:val="bottom"/>
            <w:hideMark/>
          </w:tcPr>
          <w:p w14:paraId="5B6697D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D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722956</w:t>
            </w:r>
          </w:p>
        </w:tc>
        <w:tc>
          <w:tcPr>
            <w:tcW w:w="818" w:type="dxa"/>
            <w:gridSpan w:val="2"/>
            <w:tcBorders>
              <w:top w:val="nil"/>
              <w:left w:val="nil"/>
              <w:bottom w:val="nil"/>
              <w:right w:val="nil"/>
            </w:tcBorders>
            <w:shd w:val="clear" w:color="auto" w:fill="auto"/>
            <w:noWrap/>
            <w:vAlign w:val="bottom"/>
            <w:hideMark/>
          </w:tcPr>
          <w:p w14:paraId="5B6697D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D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451" w:type="dxa"/>
            <w:gridSpan w:val="2"/>
            <w:tcBorders>
              <w:top w:val="nil"/>
              <w:left w:val="nil"/>
              <w:bottom w:val="nil"/>
              <w:right w:val="nil"/>
            </w:tcBorders>
            <w:shd w:val="clear" w:color="auto" w:fill="auto"/>
            <w:noWrap/>
            <w:vAlign w:val="bottom"/>
            <w:hideMark/>
          </w:tcPr>
          <w:p w14:paraId="5B6697D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33.92</w:t>
            </w:r>
          </w:p>
        </w:tc>
        <w:tc>
          <w:tcPr>
            <w:tcW w:w="1420" w:type="dxa"/>
            <w:gridSpan w:val="2"/>
            <w:tcBorders>
              <w:top w:val="nil"/>
              <w:left w:val="nil"/>
              <w:bottom w:val="nil"/>
              <w:right w:val="nil"/>
            </w:tcBorders>
            <w:shd w:val="clear" w:color="auto" w:fill="auto"/>
            <w:noWrap/>
            <w:vAlign w:val="bottom"/>
            <w:hideMark/>
          </w:tcPr>
          <w:p w14:paraId="5B6697D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–118.33</w:t>
            </w:r>
          </w:p>
        </w:tc>
        <w:tc>
          <w:tcPr>
            <w:tcW w:w="1293" w:type="dxa"/>
            <w:tcBorders>
              <w:top w:val="nil"/>
              <w:left w:val="nil"/>
              <w:bottom w:val="nil"/>
              <w:right w:val="nil"/>
            </w:tcBorders>
            <w:shd w:val="clear" w:color="auto" w:fill="auto"/>
            <w:noWrap/>
            <w:vAlign w:val="bottom"/>
            <w:hideMark/>
          </w:tcPr>
          <w:p w14:paraId="5B6697E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8"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E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722970</w:t>
            </w:r>
          </w:p>
        </w:tc>
        <w:tc>
          <w:tcPr>
            <w:tcW w:w="818" w:type="dxa"/>
            <w:gridSpan w:val="2"/>
            <w:tcBorders>
              <w:top w:val="nil"/>
              <w:left w:val="nil"/>
              <w:bottom w:val="nil"/>
              <w:right w:val="nil"/>
            </w:tcBorders>
            <w:shd w:val="clear" w:color="auto" w:fill="auto"/>
            <w:noWrap/>
            <w:vAlign w:val="bottom"/>
            <w:hideMark/>
          </w:tcPr>
          <w:p w14:paraId="5B6697E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0.38</w:t>
            </w:r>
          </w:p>
        </w:tc>
        <w:tc>
          <w:tcPr>
            <w:tcW w:w="4955" w:type="dxa"/>
            <w:tcBorders>
              <w:top w:val="nil"/>
              <w:left w:val="nil"/>
              <w:bottom w:val="nil"/>
              <w:right w:val="nil"/>
            </w:tcBorders>
            <w:shd w:val="clear" w:color="auto" w:fill="auto"/>
            <w:noWrap/>
            <w:vAlign w:val="bottom"/>
            <w:hideMark/>
          </w:tcPr>
          <w:p w14:paraId="5B6697E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7E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33.83</w:t>
            </w:r>
          </w:p>
        </w:tc>
        <w:tc>
          <w:tcPr>
            <w:tcW w:w="1420" w:type="dxa"/>
            <w:gridSpan w:val="2"/>
            <w:tcBorders>
              <w:top w:val="nil"/>
              <w:left w:val="nil"/>
              <w:bottom w:val="nil"/>
              <w:right w:val="nil"/>
            </w:tcBorders>
            <w:shd w:val="clear" w:color="auto" w:fill="auto"/>
            <w:noWrap/>
            <w:vAlign w:val="bottom"/>
            <w:hideMark/>
          </w:tcPr>
          <w:p w14:paraId="5B6697E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–118.17</w:t>
            </w:r>
          </w:p>
        </w:tc>
        <w:tc>
          <w:tcPr>
            <w:tcW w:w="1293" w:type="dxa"/>
            <w:tcBorders>
              <w:top w:val="nil"/>
              <w:left w:val="nil"/>
              <w:bottom w:val="nil"/>
              <w:right w:val="nil"/>
            </w:tcBorders>
            <w:shd w:val="clear" w:color="auto" w:fill="auto"/>
            <w:noWrap/>
            <w:vAlign w:val="bottom"/>
            <w:hideMark/>
          </w:tcPr>
          <w:p w14:paraId="5B6697E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E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E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722976</w:t>
            </w:r>
          </w:p>
        </w:tc>
        <w:tc>
          <w:tcPr>
            <w:tcW w:w="818" w:type="dxa"/>
            <w:gridSpan w:val="2"/>
            <w:tcBorders>
              <w:top w:val="nil"/>
              <w:left w:val="nil"/>
              <w:bottom w:val="nil"/>
              <w:right w:val="nil"/>
            </w:tcBorders>
            <w:shd w:val="clear" w:color="auto" w:fill="auto"/>
            <w:noWrap/>
            <w:vAlign w:val="bottom"/>
            <w:hideMark/>
          </w:tcPr>
          <w:p w14:paraId="5B6697E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0.34</w:t>
            </w:r>
          </w:p>
        </w:tc>
        <w:tc>
          <w:tcPr>
            <w:tcW w:w="4955" w:type="dxa"/>
            <w:tcBorders>
              <w:top w:val="nil"/>
              <w:left w:val="nil"/>
              <w:bottom w:val="nil"/>
              <w:right w:val="nil"/>
            </w:tcBorders>
            <w:shd w:val="clear" w:color="auto" w:fill="auto"/>
            <w:noWrap/>
            <w:vAlign w:val="bottom"/>
            <w:hideMark/>
          </w:tcPr>
          <w:p w14:paraId="5B6697E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451" w:type="dxa"/>
            <w:gridSpan w:val="2"/>
            <w:tcBorders>
              <w:top w:val="nil"/>
              <w:left w:val="nil"/>
              <w:bottom w:val="nil"/>
              <w:right w:val="nil"/>
            </w:tcBorders>
            <w:shd w:val="clear" w:color="auto" w:fill="auto"/>
            <w:noWrap/>
            <w:vAlign w:val="bottom"/>
            <w:hideMark/>
          </w:tcPr>
          <w:p w14:paraId="5B6697E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33.87</w:t>
            </w:r>
          </w:p>
        </w:tc>
        <w:tc>
          <w:tcPr>
            <w:tcW w:w="1420" w:type="dxa"/>
            <w:gridSpan w:val="2"/>
            <w:tcBorders>
              <w:top w:val="nil"/>
              <w:left w:val="nil"/>
              <w:bottom w:val="nil"/>
              <w:right w:val="nil"/>
            </w:tcBorders>
            <w:shd w:val="clear" w:color="auto" w:fill="auto"/>
            <w:noWrap/>
            <w:vAlign w:val="bottom"/>
            <w:hideMark/>
          </w:tcPr>
          <w:p w14:paraId="5B6697E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–117.98</w:t>
            </w:r>
          </w:p>
        </w:tc>
        <w:tc>
          <w:tcPr>
            <w:tcW w:w="1293" w:type="dxa"/>
            <w:tcBorders>
              <w:top w:val="nil"/>
              <w:left w:val="nil"/>
              <w:bottom w:val="nil"/>
              <w:right w:val="nil"/>
            </w:tcBorders>
            <w:shd w:val="clear" w:color="auto" w:fill="auto"/>
            <w:noWrap/>
            <w:vAlign w:val="bottom"/>
            <w:hideMark/>
          </w:tcPr>
          <w:p w14:paraId="5B6697E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F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722977</w:t>
            </w:r>
          </w:p>
        </w:tc>
        <w:tc>
          <w:tcPr>
            <w:tcW w:w="818" w:type="dxa"/>
            <w:gridSpan w:val="2"/>
            <w:tcBorders>
              <w:top w:val="nil"/>
              <w:left w:val="nil"/>
              <w:bottom w:val="nil"/>
              <w:right w:val="nil"/>
            </w:tcBorders>
            <w:shd w:val="clear" w:color="auto" w:fill="auto"/>
            <w:noWrap/>
            <w:vAlign w:val="bottom"/>
            <w:hideMark/>
          </w:tcPr>
          <w:p w14:paraId="5B6697F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0.36</w:t>
            </w:r>
          </w:p>
        </w:tc>
        <w:tc>
          <w:tcPr>
            <w:tcW w:w="4955" w:type="dxa"/>
            <w:tcBorders>
              <w:top w:val="nil"/>
              <w:left w:val="nil"/>
              <w:bottom w:val="nil"/>
              <w:right w:val="nil"/>
            </w:tcBorders>
            <w:shd w:val="clear" w:color="auto" w:fill="auto"/>
            <w:noWrap/>
            <w:vAlign w:val="bottom"/>
            <w:hideMark/>
          </w:tcPr>
          <w:p w14:paraId="5B6697F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51" w:type="dxa"/>
            <w:gridSpan w:val="2"/>
            <w:tcBorders>
              <w:top w:val="nil"/>
              <w:left w:val="nil"/>
              <w:bottom w:val="nil"/>
              <w:right w:val="nil"/>
            </w:tcBorders>
            <w:shd w:val="clear" w:color="auto" w:fill="auto"/>
            <w:noWrap/>
            <w:vAlign w:val="bottom"/>
            <w:hideMark/>
          </w:tcPr>
          <w:p w14:paraId="5B6697F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33.68</w:t>
            </w:r>
          </w:p>
        </w:tc>
        <w:tc>
          <w:tcPr>
            <w:tcW w:w="1420" w:type="dxa"/>
            <w:gridSpan w:val="2"/>
            <w:tcBorders>
              <w:top w:val="nil"/>
              <w:left w:val="nil"/>
              <w:bottom w:val="nil"/>
              <w:right w:val="nil"/>
            </w:tcBorders>
            <w:shd w:val="clear" w:color="auto" w:fill="auto"/>
            <w:noWrap/>
            <w:vAlign w:val="bottom"/>
            <w:hideMark/>
          </w:tcPr>
          <w:p w14:paraId="5B6697F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5B6697F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7F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723805</w:t>
            </w:r>
          </w:p>
        </w:tc>
        <w:tc>
          <w:tcPr>
            <w:tcW w:w="818" w:type="dxa"/>
            <w:gridSpan w:val="2"/>
            <w:tcBorders>
              <w:top w:val="nil"/>
              <w:left w:val="nil"/>
              <w:bottom w:val="nil"/>
              <w:right w:val="nil"/>
            </w:tcBorders>
            <w:shd w:val="clear" w:color="auto" w:fill="auto"/>
            <w:noWrap/>
            <w:vAlign w:val="bottom"/>
            <w:hideMark/>
          </w:tcPr>
          <w:p w14:paraId="5B6697F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7F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451" w:type="dxa"/>
            <w:gridSpan w:val="2"/>
            <w:tcBorders>
              <w:top w:val="nil"/>
              <w:left w:val="nil"/>
              <w:bottom w:val="nil"/>
              <w:right w:val="nil"/>
            </w:tcBorders>
            <w:shd w:val="clear" w:color="auto" w:fill="auto"/>
            <w:noWrap/>
            <w:vAlign w:val="bottom"/>
            <w:hideMark/>
          </w:tcPr>
          <w:p w14:paraId="5B6697F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34.77</w:t>
            </w:r>
          </w:p>
        </w:tc>
        <w:tc>
          <w:tcPr>
            <w:tcW w:w="1420" w:type="dxa"/>
            <w:gridSpan w:val="2"/>
            <w:tcBorders>
              <w:top w:val="nil"/>
              <w:left w:val="nil"/>
              <w:bottom w:val="nil"/>
              <w:right w:val="nil"/>
            </w:tcBorders>
            <w:shd w:val="clear" w:color="auto" w:fill="auto"/>
            <w:noWrap/>
            <w:vAlign w:val="bottom"/>
            <w:hideMark/>
          </w:tcPr>
          <w:p w14:paraId="5B6697F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–114.62</w:t>
            </w:r>
          </w:p>
        </w:tc>
        <w:tc>
          <w:tcPr>
            <w:tcW w:w="1293" w:type="dxa"/>
            <w:tcBorders>
              <w:top w:val="nil"/>
              <w:left w:val="nil"/>
              <w:bottom w:val="nil"/>
              <w:right w:val="nil"/>
            </w:tcBorders>
            <w:shd w:val="clear" w:color="auto" w:fill="auto"/>
            <w:noWrap/>
            <w:vAlign w:val="bottom"/>
            <w:hideMark/>
          </w:tcPr>
          <w:p w14:paraId="5B6697F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0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7F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723810</w:t>
            </w:r>
          </w:p>
        </w:tc>
        <w:tc>
          <w:tcPr>
            <w:tcW w:w="818" w:type="dxa"/>
            <w:gridSpan w:val="2"/>
            <w:tcBorders>
              <w:top w:val="nil"/>
              <w:left w:val="nil"/>
              <w:bottom w:val="nil"/>
              <w:right w:val="nil"/>
            </w:tcBorders>
            <w:shd w:val="clear" w:color="auto" w:fill="auto"/>
            <w:noWrap/>
            <w:vAlign w:val="bottom"/>
            <w:hideMark/>
          </w:tcPr>
          <w:p w14:paraId="5B6697F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0.59</w:t>
            </w:r>
          </w:p>
        </w:tc>
        <w:tc>
          <w:tcPr>
            <w:tcW w:w="4955" w:type="dxa"/>
            <w:tcBorders>
              <w:top w:val="nil"/>
              <w:left w:val="nil"/>
              <w:bottom w:val="nil"/>
              <w:right w:val="nil"/>
            </w:tcBorders>
            <w:shd w:val="clear" w:color="auto" w:fill="auto"/>
            <w:noWrap/>
            <w:vAlign w:val="bottom"/>
            <w:hideMark/>
          </w:tcPr>
          <w:p w14:paraId="5B66980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451" w:type="dxa"/>
            <w:gridSpan w:val="2"/>
            <w:tcBorders>
              <w:top w:val="nil"/>
              <w:left w:val="nil"/>
              <w:bottom w:val="nil"/>
              <w:right w:val="nil"/>
            </w:tcBorders>
            <w:shd w:val="clear" w:color="auto" w:fill="auto"/>
            <w:noWrap/>
            <w:vAlign w:val="bottom"/>
            <w:hideMark/>
          </w:tcPr>
          <w:p w14:paraId="5B66980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34.9</w:t>
            </w:r>
          </w:p>
        </w:tc>
        <w:tc>
          <w:tcPr>
            <w:tcW w:w="1420" w:type="dxa"/>
            <w:gridSpan w:val="2"/>
            <w:tcBorders>
              <w:top w:val="nil"/>
              <w:left w:val="nil"/>
              <w:bottom w:val="nil"/>
              <w:right w:val="nil"/>
            </w:tcBorders>
            <w:shd w:val="clear" w:color="auto" w:fill="auto"/>
            <w:noWrap/>
            <w:vAlign w:val="bottom"/>
            <w:hideMark/>
          </w:tcPr>
          <w:p w14:paraId="5B66980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–117.87</w:t>
            </w:r>
          </w:p>
        </w:tc>
        <w:tc>
          <w:tcPr>
            <w:tcW w:w="1293" w:type="dxa"/>
            <w:tcBorders>
              <w:top w:val="nil"/>
              <w:left w:val="nil"/>
              <w:bottom w:val="nil"/>
              <w:right w:val="nil"/>
            </w:tcBorders>
            <w:shd w:val="clear" w:color="auto" w:fill="auto"/>
            <w:noWrap/>
            <w:vAlign w:val="bottom"/>
            <w:hideMark/>
          </w:tcPr>
          <w:p w14:paraId="5B66980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0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0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723815</w:t>
            </w:r>
          </w:p>
        </w:tc>
        <w:tc>
          <w:tcPr>
            <w:tcW w:w="818" w:type="dxa"/>
            <w:gridSpan w:val="2"/>
            <w:tcBorders>
              <w:top w:val="nil"/>
              <w:left w:val="nil"/>
              <w:bottom w:val="nil"/>
              <w:right w:val="nil"/>
            </w:tcBorders>
            <w:shd w:val="clear" w:color="auto" w:fill="auto"/>
            <w:noWrap/>
            <w:vAlign w:val="bottom"/>
            <w:hideMark/>
          </w:tcPr>
          <w:p w14:paraId="5B66980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0.58</w:t>
            </w:r>
          </w:p>
        </w:tc>
        <w:tc>
          <w:tcPr>
            <w:tcW w:w="4955" w:type="dxa"/>
            <w:tcBorders>
              <w:top w:val="nil"/>
              <w:left w:val="nil"/>
              <w:bottom w:val="nil"/>
              <w:right w:val="nil"/>
            </w:tcBorders>
            <w:shd w:val="clear" w:color="auto" w:fill="auto"/>
            <w:noWrap/>
            <w:vAlign w:val="bottom"/>
            <w:hideMark/>
          </w:tcPr>
          <w:p w14:paraId="5B66980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51" w:type="dxa"/>
            <w:gridSpan w:val="2"/>
            <w:tcBorders>
              <w:top w:val="nil"/>
              <w:left w:val="nil"/>
              <w:bottom w:val="nil"/>
              <w:right w:val="nil"/>
            </w:tcBorders>
            <w:shd w:val="clear" w:color="auto" w:fill="auto"/>
            <w:noWrap/>
            <w:vAlign w:val="bottom"/>
            <w:hideMark/>
          </w:tcPr>
          <w:p w14:paraId="5B66980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34.85</w:t>
            </w:r>
          </w:p>
        </w:tc>
        <w:tc>
          <w:tcPr>
            <w:tcW w:w="1420" w:type="dxa"/>
            <w:gridSpan w:val="2"/>
            <w:tcBorders>
              <w:top w:val="nil"/>
              <w:left w:val="nil"/>
              <w:bottom w:val="nil"/>
              <w:right w:val="nil"/>
            </w:tcBorders>
            <w:shd w:val="clear" w:color="auto" w:fill="auto"/>
            <w:noWrap/>
            <w:vAlign w:val="bottom"/>
            <w:hideMark/>
          </w:tcPr>
          <w:p w14:paraId="5B66980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–116.80</w:t>
            </w:r>
          </w:p>
        </w:tc>
        <w:tc>
          <w:tcPr>
            <w:tcW w:w="1293" w:type="dxa"/>
            <w:tcBorders>
              <w:top w:val="nil"/>
              <w:left w:val="nil"/>
              <w:bottom w:val="nil"/>
              <w:right w:val="nil"/>
            </w:tcBorders>
            <w:shd w:val="clear" w:color="auto" w:fill="auto"/>
            <w:noWrap/>
            <w:vAlign w:val="bottom"/>
            <w:hideMark/>
          </w:tcPr>
          <w:p w14:paraId="5B66980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1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0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723816</w:t>
            </w:r>
          </w:p>
        </w:tc>
        <w:tc>
          <w:tcPr>
            <w:tcW w:w="818" w:type="dxa"/>
            <w:gridSpan w:val="2"/>
            <w:tcBorders>
              <w:top w:val="nil"/>
              <w:left w:val="nil"/>
              <w:bottom w:val="nil"/>
              <w:right w:val="nil"/>
            </w:tcBorders>
            <w:shd w:val="clear" w:color="auto" w:fill="auto"/>
            <w:noWrap/>
            <w:vAlign w:val="bottom"/>
            <w:hideMark/>
          </w:tcPr>
          <w:p w14:paraId="5B66980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0.62</w:t>
            </w:r>
          </w:p>
        </w:tc>
        <w:tc>
          <w:tcPr>
            <w:tcW w:w="4955" w:type="dxa"/>
            <w:tcBorders>
              <w:top w:val="nil"/>
              <w:left w:val="nil"/>
              <w:bottom w:val="nil"/>
              <w:right w:val="nil"/>
            </w:tcBorders>
            <w:shd w:val="clear" w:color="auto" w:fill="auto"/>
            <w:noWrap/>
            <w:vAlign w:val="bottom"/>
            <w:hideMark/>
          </w:tcPr>
          <w:p w14:paraId="5B66980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Lancaster Gen </w:t>
            </w:r>
            <w:proofErr w:type="spellStart"/>
            <w:r w:rsidRPr="002A4574">
              <w:rPr>
                <w:rFonts w:ascii="Calibri" w:hAnsi="Calibri"/>
                <w:color w:val="000000"/>
                <w:sz w:val="18"/>
                <w:szCs w:val="18"/>
              </w:rPr>
              <w:t>Wm</w:t>
            </w:r>
            <w:proofErr w:type="spellEnd"/>
            <w:r w:rsidRPr="002A4574">
              <w:rPr>
                <w:rFonts w:ascii="Calibri" w:hAnsi="Calibri"/>
                <w:color w:val="000000"/>
                <w:sz w:val="18"/>
                <w:szCs w:val="18"/>
              </w:rPr>
              <w:t xml:space="preserve"> Fox Field </w:t>
            </w:r>
          </w:p>
        </w:tc>
        <w:tc>
          <w:tcPr>
            <w:tcW w:w="1451" w:type="dxa"/>
            <w:gridSpan w:val="2"/>
            <w:tcBorders>
              <w:top w:val="nil"/>
              <w:left w:val="nil"/>
              <w:bottom w:val="nil"/>
              <w:right w:val="nil"/>
            </w:tcBorders>
            <w:shd w:val="clear" w:color="auto" w:fill="auto"/>
            <w:noWrap/>
            <w:vAlign w:val="bottom"/>
            <w:hideMark/>
          </w:tcPr>
          <w:p w14:paraId="5B66980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34.73</w:t>
            </w:r>
          </w:p>
        </w:tc>
        <w:tc>
          <w:tcPr>
            <w:tcW w:w="1420" w:type="dxa"/>
            <w:gridSpan w:val="2"/>
            <w:tcBorders>
              <w:top w:val="nil"/>
              <w:left w:val="nil"/>
              <w:bottom w:val="nil"/>
              <w:right w:val="nil"/>
            </w:tcBorders>
            <w:shd w:val="clear" w:color="auto" w:fill="auto"/>
            <w:noWrap/>
            <w:vAlign w:val="bottom"/>
            <w:hideMark/>
          </w:tcPr>
          <w:p w14:paraId="5B66981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–118.22</w:t>
            </w:r>
          </w:p>
        </w:tc>
        <w:tc>
          <w:tcPr>
            <w:tcW w:w="1293" w:type="dxa"/>
            <w:tcBorders>
              <w:top w:val="nil"/>
              <w:left w:val="nil"/>
              <w:bottom w:val="nil"/>
              <w:right w:val="nil"/>
            </w:tcBorders>
            <w:shd w:val="clear" w:color="auto" w:fill="auto"/>
            <w:noWrap/>
            <w:vAlign w:val="bottom"/>
            <w:hideMark/>
          </w:tcPr>
          <w:p w14:paraId="5B66981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1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1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723820</w:t>
            </w:r>
          </w:p>
        </w:tc>
        <w:tc>
          <w:tcPr>
            <w:tcW w:w="818" w:type="dxa"/>
            <w:gridSpan w:val="2"/>
            <w:tcBorders>
              <w:top w:val="nil"/>
              <w:left w:val="nil"/>
              <w:bottom w:val="nil"/>
              <w:right w:val="nil"/>
            </w:tcBorders>
            <w:shd w:val="clear" w:color="auto" w:fill="auto"/>
            <w:noWrap/>
            <w:vAlign w:val="bottom"/>
            <w:hideMark/>
          </w:tcPr>
          <w:p w14:paraId="5B66981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0.57</w:t>
            </w:r>
          </w:p>
        </w:tc>
        <w:tc>
          <w:tcPr>
            <w:tcW w:w="4955" w:type="dxa"/>
            <w:tcBorders>
              <w:top w:val="nil"/>
              <w:left w:val="nil"/>
              <w:bottom w:val="nil"/>
              <w:right w:val="nil"/>
            </w:tcBorders>
            <w:shd w:val="clear" w:color="auto" w:fill="auto"/>
            <w:noWrap/>
            <w:vAlign w:val="bottom"/>
            <w:hideMark/>
          </w:tcPr>
          <w:p w14:paraId="5B66981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451" w:type="dxa"/>
            <w:gridSpan w:val="2"/>
            <w:tcBorders>
              <w:top w:val="nil"/>
              <w:left w:val="nil"/>
              <w:bottom w:val="nil"/>
              <w:right w:val="nil"/>
            </w:tcBorders>
            <w:shd w:val="clear" w:color="auto" w:fill="auto"/>
            <w:noWrap/>
            <w:vAlign w:val="bottom"/>
            <w:hideMark/>
          </w:tcPr>
          <w:p w14:paraId="5B66981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34.63</w:t>
            </w:r>
          </w:p>
        </w:tc>
        <w:tc>
          <w:tcPr>
            <w:tcW w:w="1420" w:type="dxa"/>
            <w:gridSpan w:val="2"/>
            <w:tcBorders>
              <w:top w:val="nil"/>
              <w:left w:val="nil"/>
              <w:bottom w:val="nil"/>
              <w:right w:val="nil"/>
            </w:tcBorders>
            <w:shd w:val="clear" w:color="auto" w:fill="auto"/>
            <w:noWrap/>
            <w:vAlign w:val="bottom"/>
            <w:hideMark/>
          </w:tcPr>
          <w:p w14:paraId="5B66981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–118.08</w:t>
            </w:r>
          </w:p>
        </w:tc>
        <w:tc>
          <w:tcPr>
            <w:tcW w:w="1293" w:type="dxa"/>
            <w:tcBorders>
              <w:top w:val="nil"/>
              <w:left w:val="nil"/>
              <w:bottom w:val="nil"/>
              <w:right w:val="nil"/>
            </w:tcBorders>
            <w:shd w:val="clear" w:color="auto" w:fill="auto"/>
            <w:noWrap/>
            <w:vAlign w:val="bottom"/>
            <w:hideMark/>
          </w:tcPr>
          <w:p w14:paraId="5B66981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1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723830</w:t>
            </w:r>
          </w:p>
        </w:tc>
        <w:tc>
          <w:tcPr>
            <w:tcW w:w="818" w:type="dxa"/>
            <w:gridSpan w:val="2"/>
            <w:tcBorders>
              <w:top w:val="nil"/>
              <w:left w:val="nil"/>
              <w:bottom w:val="nil"/>
              <w:right w:val="nil"/>
            </w:tcBorders>
            <w:shd w:val="clear" w:color="auto" w:fill="auto"/>
            <w:noWrap/>
            <w:vAlign w:val="bottom"/>
            <w:hideMark/>
          </w:tcPr>
          <w:p w14:paraId="5B66981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0.68</w:t>
            </w:r>
          </w:p>
        </w:tc>
        <w:tc>
          <w:tcPr>
            <w:tcW w:w="4955" w:type="dxa"/>
            <w:tcBorders>
              <w:top w:val="nil"/>
              <w:left w:val="nil"/>
              <w:bottom w:val="nil"/>
              <w:right w:val="nil"/>
            </w:tcBorders>
            <w:shd w:val="clear" w:color="auto" w:fill="auto"/>
            <w:noWrap/>
            <w:vAlign w:val="bottom"/>
            <w:hideMark/>
          </w:tcPr>
          <w:p w14:paraId="5B66981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451" w:type="dxa"/>
            <w:gridSpan w:val="2"/>
            <w:tcBorders>
              <w:top w:val="nil"/>
              <w:left w:val="nil"/>
              <w:bottom w:val="nil"/>
              <w:right w:val="nil"/>
            </w:tcBorders>
            <w:shd w:val="clear" w:color="auto" w:fill="auto"/>
            <w:noWrap/>
            <w:vAlign w:val="bottom"/>
            <w:hideMark/>
          </w:tcPr>
          <w:p w14:paraId="5B66981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34.75</w:t>
            </w:r>
          </w:p>
        </w:tc>
        <w:tc>
          <w:tcPr>
            <w:tcW w:w="1420" w:type="dxa"/>
            <w:gridSpan w:val="2"/>
            <w:tcBorders>
              <w:top w:val="nil"/>
              <w:left w:val="nil"/>
              <w:bottom w:val="nil"/>
              <w:right w:val="nil"/>
            </w:tcBorders>
            <w:shd w:val="clear" w:color="auto" w:fill="auto"/>
            <w:noWrap/>
            <w:vAlign w:val="bottom"/>
            <w:hideMark/>
          </w:tcPr>
          <w:p w14:paraId="5B66981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–118.72</w:t>
            </w:r>
          </w:p>
        </w:tc>
        <w:tc>
          <w:tcPr>
            <w:tcW w:w="1293" w:type="dxa"/>
            <w:tcBorders>
              <w:top w:val="nil"/>
              <w:left w:val="nil"/>
              <w:bottom w:val="nil"/>
              <w:right w:val="nil"/>
            </w:tcBorders>
            <w:shd w:val="clear" w:color="auto" w:fill="auto"/>
            <w:noWrap/>
            <w:vAlign w:val="bottom"/>
            <w:hideMark/>
          </w:tcPr>
          <w:p w14:paraId="5B66981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723840</w:t>
            </w:r>
          </w:p>
        </w:tc>
        <w:tc>
          <w:tcPr>
            <w:tcW w:w="818" w:type="dxa"/>
            <w:gridSpan w:val="2"/>
            <w:tcBorders>
              <w:top w:val="nil"/>
              <w:left w:val="nil"/>
              <w:bottom w:val="nil"/>
              <w:right w:val="nil"/>
            </w:tcBorders>
            <w:shd w:val="clear" w:color="auto" w:fill="auto"/>
            <w:noWrap/>
            <w:vAlign w:val="bottom"/>
            <w:hideMark/>
          </w:tcPr>
          <w:p w14:paraId="5B66982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2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51" w:type="dxa"/>
            <w:gridSpan w:val="2"/>
            <w:tcBorders>
              <w:top w:val="nil"/>
              <w:left w:val="nil"/>
              <w:bottom w:val="nil"/>
              <w:right w:val="nil"/>
            </w:tcBorders>
            <w:shd w:val="clear" w:color="auto" w:fill="auto"/>
            <w:noWrap/>
            <w:vAlign w:val="bottom"/>
            <w:hideMark/>
          </w:tcPr>
          <w:p w14:paraId="5B66982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35.43</w:t>
            </w:r>
          </w:p>
        </w:tc>
        <w:tc>
          <w:tcPr>
            <w:tcW w:w="1420" w:type="dxa"/>
            <w:gridSpan w:val="2"/>
            <w:tcBorders>
              <w:top w:val="nil"/>
              <w:left w:val="nil"/>
              <w:bottom w:val="nil"/>
              <w:right w:val="nil"/>
            </w:tcBorders>
            <w:shd w:val="clear" w:color="auto" w:fill="auto"/>
            <w:noWrap/>
            <w:vAlign w:val="bottom"/>
            <w:hideMark/>
          </w:tcPr>
          <w:p w14:paraId="5B66982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–119.05</w:t>
            </w:r>
          </w:p>
        </w:tc>
        <w:tc>
          <w:tcPr>
            <w:tcW w:w="1293" w:type="dxa"/>
            <w:tcBorders>
              <w:top w:val="nil"/>
              <w:left w:val="nil"/>
              <w:bottom w:val="nil"/>
              <w:right w:val="nil"/>
            </w:tcBorders>
            <w:shd w:val="clear" w:color="auto" w:fill="auto"/>
            <w:noWrap/>
            <w:vAlign w:val="bottom"/>
            <w:hideMark/>
          </w:tcPr>
          <w:p w14:paraId="5B66982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2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723890</w:t>
            </w:r>
          </w:p>
        </w:tc>
        <w:tc>
          <w:tcPr>
            <w:tcW w:w="818" w:type="dxa"/>
            <w:gridSpan w:val="2"/>
            <w:tcBorders>
              <w:top w:val="nil"/>
              <w:left w:val="nil"/>
              <w:bottom w:val="nil"/>
              <w:right w:val="nil"/>
            </w:tcBorders>
            <w:shd w:val="clear" w:color="auto" w:fill="auto"/>
            <w:noWrap/>
            <w:vAlign w:val="bottom"/>
            <w:hideMark/>
          </w:tcPr>
          <w:p w14:paraId="5B66982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51" w:type="dxa"/>
            <w:gridSpan w:val="2"/>
            <w:tcBorders>
              <w:top w:val="nil"/>
              <w:left w:val="nil"/>
              <w:bottom w:val="nil"/>
              <w:right w:val="nil"/>
            </w:tcBorders>
            <w:shd w:val="clear" w:color="auto" w:fill="auto"/>
            <w:noWrap/>
            <w:vAlign w:val="bottom"/>
            <w:hideMark/>
          </w:tcPr>
          <w:p w14:paraId="5B66982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36.78</w:t>
            </w:r>
          </w:p>
        </w:tc>
        <w:tc>
          <w:tcPr>
            <w:tcW w:w="1420" w:type="dxa"/>
            <w:gridSpan w:val="2"/>
            <w:tcBorders>
              <w:top w:val="nil"/>
              <w:left w:val="nil"/>
              <w:bottom w:val="nil"/>
              <w:right w:val="nil"/>
            </w:tcBorders>
            <w:shd w:val="clear" w:color="auto" w:fill="auto"/>
            <w:noWrap/>
            <w:vAlign w:val="bottom"/>
            <w:hideMark/>
          </w:tcPr>
          <w:p w14:paraId="5B66982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–119.72</w:t>
            </w:r>
          </w:p>
        </w:tc>
        <w:tc>
          <w:tcPr>
            <w:tcW w:w="1293" w:type="dxa"/>
            <w:tcBorders>
              <w:top w:val="nil"/>
              <w:left w:val="nil"/>
              <w:bottom w:val="nil"/>
              <w:right w:val="nil"/>
            </w:tcBorders>
            <w:shd w:val="clear" w:color="auto" w:fill="auto"/>
            <w:noWrap/>
            <w:vAlign w:val="bottom"/>
            <w:hideMark/>
          </w:tcPr>
          <w:p w14:paraId="5B66982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3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2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723895</w:t>
            </w:r>
          </w:p>
        </w:tc>
        <w:tc>
          <w:tcPr>
            <w:tcW w:w="818" w:type="dxa"/>
            <w:gridSpan w:val="2"/>
            <w:tcBorders>
              <w:top w:val="nil"/>
              <w:left w:val="nil"/>
              <w:bottom w:val="nil"/>
              <w:right w:val="nil"/>
            </w:tcBorders>
            <w:shd w:val="clear" w:color="auto" w:fill="auto"/>
            <w:noWrap/>
            <w:vAlign w:val="bottom"/>
            <w:hideMark/>
          </w:tcPr>
          <w:p w14:paraId="5B66983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0.42</w:t>
            </w:r>
          </w:p>
        </w:tc>
        <w:tc>
          <w:tcPr>
            <w:tcW w:w="4955" w:type="dxa"/>
            <w:tcBorders>
              <w:top w:val="nil"/>
              <w:left w:val="nil"/>
              <w:bottom w:val="nil"/>
              <w:right w:val="nil"/>
            </w:tcBorders>
            <w:shd w:val="clear" w:color="auto" w:fill="auto"/>
            <w:noWrap/>
            <w:vAlign w:val="bottom"/>
            <w:hideMark/>
          </w:tcPr>
          <w:p w14:paraId="5B66983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451" w:type="dxa"/>
            <w:gridSpan w:val="2"/>
            <w:tcBorders>
              <w:top w:val="nil"/>
              <w:left w:val="nil"/>
              <w:bottom w:val="nil"/>
              <w:right w:val="nil"/>
            </w:tcBorders>
            <w:shd w:val="clear" w:color="auto" w:fill="auto"/>
            <w:noWrap/>
            <w:vAlign w:val="bottom"/>
            <w:hideMark/>
          </w:tcPr>
          <w:p w14:paraId="5B66983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36.03</w:t>
            </w:r>
          </w:p>
        </w:tc>
        <w:tc>
          <w:tcPr>
            <w:tcW w:w="1420" w:type="dxa"/>
            <w:gridSpan w:val="2"/>
            <w:tcBorders>
              <w:top w:val="nil"/>
              <w:left w:val="nil"/>
              <w:bottom w:val="nil"/>
              <w:right w:val="nil"/>
            </w:tcBorders>
            <w:shd w:val="clear" w:color="auto" w:fill="auto"/>
            <w:noWrap/>
            <w:vAlign w:val="bottom"/>
            <w:hideMark/>
          </w:tcPr>
          <w:p w14:paraId="5B66983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–119.07</w:t>
            </w:r>
          </w:p>
        </w:tc>
        <w:tc>
          <w:tcPr>
            <w:tcW w:w="1293" w:type="dxa"/>
            <w:tcBorders>
              <w:top w:val="nil"/>
              <w:left w:val="nil"/>
              <w:bottom w:val="nil"/>
              <w:right w:val="nil"/>
            </w:tcBorders>
            <w:shd w:val="clear" w:color="auto" w:fill="auto"/>
            <w:noWrap/>
            <w:vAlign w:val="bottom"/>
            <w:hideMark/>
          </w:tcPr>
          <w:p w14:paraId="5B66983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3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3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723896</w:t>
            </w:r>
          </w:p>
        </w:tc>
        <w:tc>
          <w:tcPr>
            <w:tcW w:w="818" w:type="dxa"/>
            <w:gridSpan w:val="2"/>
            <w:tcBorders>
              <w:top w:val="nil"/>
              <w:left w:val="nil"/>
              <w:bottom w:val="nil"/>
              <w:right w:val="nil"/>
            </w:tcBorders>
            <w:shd w:val="clear" w:color="auto" w:fill="auto"/>
            <w:noWrap/>
            <w:vAlign w:val="bottom"/>
            <w:hideMark/>
          </w:tcPr>
          <w:p w14:paraId="5B66983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3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451" w:type="dxa"/>
            <w:gridSpan w:val="2"/>
            <w:tcBorders>
              <w:top w:val="nil"/>
              <w:left w:val="nil"/>
              <w:bottom w:val="nil"/>
              <w:right w:val="nil"/>
            </w:tcBorders>
            <w:shd w:val="clear" w:color="auto" w:fill="auto"/>
            <w:noWrap/>
            <w:vAlign w:val="bottom"/>
            <w:hideMark/>
          </w:tcPr>
          <w:p w14:paraId="5B66983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36.32</w:t>
            </w:r>
          </w:p>
        </w:tc>
        <w:tc>
          <w:tcPr>
            <w:tcW w:w="1420" w:type="dxa"/>
            <w:gridSpan w:val="2"/>
            <w:tcBorders>
              <w:top w:val="nil"/>
              <w:left w:val="nil"/>
              <w:bottom w:val="nil"/>
              <w:right w:val="nil"/>
            </w:tcBorders>
            <w:shd w:val="clear" w:color="auto" w:fill="auto"/>
            <w:noWrap/>
            <w:vAlign w:val="bottom"/>
            <w:hideMark/>
          </w:tcPr>
          <w:p w14:paraId="5B66983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–119.40</w:t>
            </w:r>
          </w:p>
        </w:tc>
        <w:tc>
          <w:tcPr>
            <w:tcW w:w="1293" w:type="dxa"/>
            <w:tcBorders>
              <w:top w:val="nil"/>
              <w:left w:val="nil"/>
              <w:bottom w:val="nil"/>
              <w:right w:val="nil"/>
            </w:tcBorders>
            <w:shd w:val="clear" w:color="auto" w:fill="auto"/>
            <w:noWrap/>
            <w:vAlign w:val="bottom"/>
            <w:hideMark/>
          </w:tcPr>
          <w:p w14:paraId="5B66983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4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3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723910</w:t>
            </w:r>
          </w:p>
        </w:tc>
        <w:tc>
          <w:tcPr>
            <w:tcW w:w="818" w:type="dxa"/>
            <w:gridSpan w:val="2"/>
            <w:tcBorders>
              <w:top w:val="nil"/>
              <w:left w:val="nil"/>
              <w:bottom w:val="nil"/>
              <w:right w:val="nil"/>
            </w:tcBorders>
            <w:shd w:val="clear" w:color="auto" w:fill="auto"/>
            <w:noWrap/>
            <w:vAlign w:val="bottom"/>
            <w:hideMark/>
          </w:tcPr>
          <w:p w14:paraId="5B66983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3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Point </w:t>
            </w:r>
            <w:proofErr w:type="spellStart"/>
            <w:r w:rsidRPr="002A4574">
              <w:rPr>
                <w:rFonts w:ascii="Calibri" w:hAnsi="Calibri"/>
                <w:color w:val="000000"/>
                <w:sz w:val="18"/>
                <w:szCs w:val="18"/>
              </w:rPr>
              <w:t>Mugu</w:t>
            </w:r>
            <w:proofErr w:type="spellEnd"/>
            <w:r w:rsidRPr="002A4574">
              <w:rPr>
                <w:rFonts w:ascii="Calibri" w:hAnsi="Calibri"/>
                <w:color w:val="000000"/>
                <w:sz w:val="18"/>
                <w:szCs w:val="18"/>
              </w:rPr>
              <w:t xml:space="preserve">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4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34.12</w:t>
            </w:r>
          </w:p>
        </w:tc>
        <w:tc>
          <w:tcPr>
            <w:tcW w:w="1420" w:type="dxa"/>
            <w:gridSpan w:val="2"/>
            <w:tcBorders>
              <w:top w:val="nil"/>
              <w:left w:val="nil"/>
              <w:bottom w:val="nil"/>
              <w:right w:val="nil"/>
            </w:tcBorders>
            <w:shd w:val="clear" w:color="auto" w:fill="auto"/>
            <w:noWrap/>
            <w:vAlign w:val="bottom"/>
            <w:hideMark/>
          </w:tcPr>
          <w:p w14:paraId="5B66984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–119.12</w:t>
            </w:r>
          </w:p>
        </w:tc>
        <w:tc>
          <w:tcPr>
            <w:tcW w:w="1293" w:type="dxa"/>
            <w:tcBorders>
              <w:top w:val="nil"/>
              <w:left w:val="nil"/>
              <w:bottom w:val="nil"/>
              <w:right w:val="nil"/>
            </w:tcBorders>
            <w:shd w:val="clear" w:color="auto" w:fill="auto"/>
            <w:noWrap/>
            <w:vAlign w:val="bottom"/>
            <w:hideMark/>
          </w:tcPr>
          <w:p w14:paraId="5B66984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4A"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4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bottom"/>
            <w:hideMark/>
          </w:tcPr>
          <w:p w14:paraId="5B66984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5B66984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bottom"/>
            <w:hideMark/>
          </w:tcPr>
          <w:p w14:paraId="5B66984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bottom"/>
            <w:hideMark/>
          </w:tcPr>
          <w:p w14:paraId="5B66984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bottom"/>
            <w:hideMark/>
          </w:tcPr>
          <w:p w14:paraId="5B66984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4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bottom"/>
            <w:hideMark/>
          </w:tcPr>
          <w:p w14:paraId="5B66984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0.43</w:t>
            </w:r>
          </w:p>
        </w:tc>
        <w:tc>
          <w:tcPr>
            <w:tcW w:w="4955" w:type="dxa"/>
            <w:tcBorders>
              <w:top w:val="nil"/>
              <w:left w:val="nil"/>
              <w:bottom w:val="nil"/>
              <w:right w:val="nil"/>
            </w:tcBorders>
            <w:shd w:val="clear" w:color="auto" w:fill="auto"/>
            <w:noWrap/>
            <w:vAlign w:val="bottom"/>
            <w:hideMark/>
          </w:tcPr>
          <w:p w14:paraId="5B66984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bottom"/>
            <w:hideMark/>
          </w:tcPr>
          <w:p w14:paraId="5B66984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bottom"/>
            <w:hideMark/>
          </w:tcPr>
          <w:p w14:paraId="5B66984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bottom"/>
            <w:hideMark/>
          </w:tcPr>
          <w:p w14:paraId="5B66985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8"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5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bottom"/>
            <w:hideMark/>
          </w:tcPr>
          <w:p w14:paraId="5B66985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5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bottom"/>
            <w:hideMark/>
          </w:tcPr>
          <w:p w14:paraId="5B66985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34.2</w:t>
            </w:r>
          </w:p>
        </w:tc>
        <w:tc>
          <w:tcPr>
            <w:tcW w:w="1420" w:type="dxa"/>
            <w:gridSpan w:val="2"/>
            <w:tcBorders>
              <w:top w:val="nil"/>
              <w:left w:val="nil"/>
              <w:bottom w:val="nil"/>
              <w:right w:val="nil"/>
            </w:tcBorders>
            <w:shd w:val="clear" w:color="auto" w:fill="auto"/>
            <w:noWrap/>
            <w:vAlign w:val="bottom"/>
            <w:hideMark/>
          </w:tcPr>
          <w:p w14:paraId="5B66985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bottom"/>
            <w:hideMark/>
          </w:tcPr>
          <w:p w14:paraId="5B66985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5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5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bottom"/>
            <w:hideMark/>
          </w:tcPr>
          <w:p w14:paraId="5B66985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0.52</w:t>
            </w:r>
          </w:p>
        </w:tc>
        <w:tc>
          <w:tcPr>
            <w:tcW w:w="4955" w:type="dxa"/>
            <w:tcBorders>
              <w:top w:val="nil"/>
              <w:left w:val="nil"/>
              <w:bottom w:val="nil"/>
              <w:right w:val="nil"/>
            </w:tcBorders>
            <w:shd w:val="clear" w:color="auto" w:fill="auto"/>
            <w:noWrap/>
            <w:vAlign w:val="bottom"/>
            <w:hideMark/>
          </w:tcPr>
          <w:p w14:paraId="5B66985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5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bottom"/>
            <w:hideMark/>
          </w:tcPr>
          <w:p w14:paraId="5B66985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bottom"/>
            <w:hideMark/>
          </w:tcPr>
          <w:p w14:paraId="5B66985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6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bottom"/>
            <w:hideMark/>
          </w:tcPr>
          <w:p w14:paraId="5B66986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5B66986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6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bottom"/>
            <w:hideMark/>
          </w:tcPr>
          <w:p w14:paraId="5B66986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bottom"/>
            <w:hideMark/>
          </w:tcPr>
          <w:p w14:paraId="5B66986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6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bottom w:val="nil"/>
              <w:right w:val="nil"/>
            </w:tcBorders>
            <w:shd w:val="clear" w:color="auto" w:fill="auto"/>
            <w:noWrap/>
            <w:vAlign w:val="bottom"/>
            <w:hideMark/>
          </w:tcPr>
          <w:p w14:paraId="5B66986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86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bottom w:val="nil"/>
              <w:right w:val="nil"/>
            </w:tcBorders>
            <w:shd w:val="clear" w:color="auto" w:fill="auto"/>
            <w:noWrap/>
            <w:vAlign w:val="bottom"/>
            <w:hideMark/>
          </w:tcPr>
          <w:p w14:paraId="5B66986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5B66986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bottom w:val="nil"/>
              <w:right w:val="nil"/>
            </w:tcBorders>
            <w:shd w:val="clear" w:color="auto" w:fill="auto"/>
            <w:noWrap/>
            <w:vAlign w:val="bottom"/>
            <w:hideMark/>
          </w:tcPr>
          <w:p w14:paraId="5B66986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7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6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bottom"/>
            <w:hideMark/>
          </w:tcPr>
          <w:p w14:paraId="5B66986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0.46</w:t>
            </w:r>
          </w:p>
        </w:tc>
        <w:tc>
          <w:tcPr>
            <w:tcW w:w="4955" w:type="dxa"/>
            <w:tcBorders>
              <w:top w:val="nil"/>
              <w:left w:val="nil"/>
              <w:bottom w:val="nil"/>
              <w:right w:val="nil"/>
            </w:tcBorders>
            <w:shd w:val="clear" w:color="auto" w:fill="auto"/>
            <w:noWrap/>
            <w:vAlign w:val="bottom"/>
            <w:hideMark/>
          </w:tcPr>
          <w:p w14:paraId="5B66987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7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bottom"/>
            <w:hideMark/>
          </w:tcPr>
          <w:p w14:paraId="5B66987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bottom"/>
            <w:hideMark/>
          </w:tcPr>
          <w:p w14:paraId="5B66987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7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7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top w:val="nil"/>
              <w:left w:val="nil"/>
              <w:bottom w:val="nil"/>
              <w:right w:val="nil"/>
            </w:tcBorders>
            <w:shd w:val="clear" w:color="auto" w:fill="auto"/>
            <w:noWrap/>
            <w:vAlign w:val="bottom"/>
            <w:hideMark/>
          </w:tcPr>
          <w:p w14:paraId="5B66987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87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7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38.5</w:t>
            </w:r>
          </w:p>
        </w:tc>
        <w:tc>
          <w:tcPr>
            <w:tcW w:w="1420" w:type="dxa"/>
            <w:gridSpan w:val="2"/>
            <w:tcBorders>
              <w:top w:val="nil"/>
              <w:left w:val="nil"/>
              <w:bottom w:val="nil"/>
              <w:right w:val="nil"/>
            </w:tcBorders>
            <w:shd w:val="clear" w:color="auto" w:fill="auto"/>
            <w:noWrap/>
            <w:vAlign w:val="bottom"/>
            <w:hideMark/>
          </w:tcPr>
          <w:p w14:paraId="5B66987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–121.50</w:t>
            </w:r>
          </w:p>
        </w:tc>
        <w:tc>
          <w:tcPr>
            <w:tcW w:w="1293" w:type="dxa"/>
            <w:tcBorders>
              <w:top w:val="nil"/>
              <w:left w:val="nil"/>
              <w:bottom w:val="nil"/>
              <w:right w:val="nil"/>
            </w:tcBorders>
            <w:shd w:val="clear" w:color="auto" w:fill="auto"/>
            <w:noWrap/>
            <w:vAlign w:val="bottom"/>
            <w:hideMark/>
          </w:tcPr>
          <w:p w14:paraId="5B66987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8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7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bottom"/>
            <w:hideMark/>
          </w:tcPr>
          <w:p w14:paraId="5B66987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0.45</w:t>
            </w:r>
          </w:p>
        </w:tc>
        <w:tc>
          <w:tcPr>
            <w:tcW w:w="4955" w:type="dxa"/>
            <w:tcBorders>
              <w:top w:val="nil"/>
              <w:left w:val="nil"/>
              <w:bottom w:val="nil"/>
              <w:right w:val="nil"/>
            </w:tcBorders>
            <w:shd w:val="clear" w:color="auto" w:fill="auto"/>
            <w:noWrap/>
            <w:vAlign w:val="bottom"/>
            <w:hideMark/>
          </w:tcPr>
          <w:p w14:paraId="5B66987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bottom"/>
            <w:hideMark/>
          </w:tcPr>
          <w:p w14:paraId="5B66987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5B66988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bottom"/>
            <w:hideMark/>
          </w:tcPr>
          <w:p w14:paraId="5B66988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8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8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bottom"/>
            <w:hideMark/>
          </w:tcPr>
          <w:p w14:paraId="5B66988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88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bottom"/>
            <w:hideMark/>
          </w:tcPr>
          <w:p w14:paraId="5B66988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w:t>
            </w:r>
          </w:p>
        </w:tc>
        <w:tc>
          <w:tcPr>
            <w:tcW w:w="1420" w:type="dxa"/>
            <w:gridSpan w:val="2"/>
            <w:tcBorders>
              <w:top w:val="nil"/>
              <w:left w:val="nil"/>
              <w:bottom w:val="nil"/>
              <w:right w:val="nil"/>
            </w:tcBorders>
            <w:shd w:val="clear" w:color="auto" w:fill="auto"/>
            <w:noWrap/>
            <w:vAlign w:val="bottom"/>
            <w:hideMark/>
          </w:tcPr>
          <w:p w14:paraId="5B66988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bottom"/>
            <w:hideMark/>
          </w:tcPr>
          <w:p w14:paraId="5B66988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8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bottom"/>
            <w:hideMark/>
          </w:tcPr>
          <w:p w14:paraId="5B66988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0.51</w:t>
            </w:r>
          </w:p>
        </w:tc>
        <w:tc>
          <w:tcPr>
            <w:tcW w:w="4955" w:type="dxa"/>
            <w:tcBorders>
              <w:top w:val="nil"/>
              <w:left w:val="nil"/>
              <w:bottom w:val="nil"/>
              <w:right w:val="nil"/>
            </w:tcBorders>
            <w:shd w:val="clear" w:color="auto" w:fill="auto"/>
            <w:noWrap/>
            <w:vAlign w:val="bottom"/>
            <w:hideMark/>
          </w:tcPr>
          <w:p w14:paraId="5B66988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bottom"/>
            <w:hideMark/>
          </w:tcPr>
          <w:p w14:paraId="5B66988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38.7</w:t>
            </w:r>
          </w:p>
        </w:tc>
        <w:tc>
          <w:tcPr>
            <w:tcW w:w="1420" w:type="dxa"/>
            <w:gridSpan w:val="2"/>
            <w:tcBorders>
              <w:top w:val="nil"/>
              <w:left w:val="nil"/>
              <w:bottom w:val="nil"/>
              <w:right w:val="nil"/>
            </w:tcBorders>
            <w:shd w:val="clear" w:color="auto" w:fill="auto"/>
            <w:noWrap/>
            <w:vAlign w:val="bottom"/>
            <w:hideMark/>
          </w:tcPr>
          <w:p w14:paraId="5B66988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bottom"/>
            <w:hideMark/>
          </w:tcPr>
          <w:p w14:paraId="5B66988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bottom"/>
            <w:hideMark/>
          </w:tcPr>
          <w:p w14:paraId="5B66989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5B66989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9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36.6</w:t>
            </w:r>
          </w:p>
        </w:tc>
        <w:tc>
          <w:tcPr>
            <w:tcW w:w="1420" w:type="dxa"/>
            <w:gridSpan w:val="2"/>
            <w:tcBorders>
              <w:top w:val="nil"/>
              <w:left w:val="nil"/>
              <w:bottom w:val="nil"/>
              <w:right w:val="nil"/>
            </w:tcBorders>
            <w:shd w:val="clear" w:color="auto" w:fill="auto"/>
            <w:noWrap/>
            <w:vAlign w:val="bottom"/>
            <w:hideMark/>
          </w:tcPr>
          <w:p w14:paraId="5B66989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bottom"/>
            <w:hideMark/>
          </w:tcPr>
          <w:p w14:paraId="5B66989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9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bottom"/>
            <w:hideMark/>
          </w:tcPr>
          <w:p w14:paraId="5B66989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bottom w:val="nil"/>
              <w:right w:val="nil"/>
            </w:tcBorders>
            <w:shd w:val="clear" w:color="auto" w:fill="auto"/>
            <w:noWrap/>
            <w:vAlign w:val="bottom"/>
            <w:hideMark/>
          </w:tcPr>
          <w:p w14:paraId="5B66989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Salinas Municipal AP </w:t>
            </w:r>
          </w:p>
        </w:tc>
        <w:tc>
          <w:tcPr>
            <w:tcW w:w="1451" w:type="dxa"/>
            <w:gridSpan w:val="2"/>
            <w:tcBorders>
              <w:top w:val="nil"/>
              <w:left w:val="nil"/>
              <w:bottom w:val="nil"/>
              <w:right w:val="nil"/>
            </w:tcBorders>
            <w:shd w:val="clear" w:color="auto" w:fill="auto"/>
            <w:noWrap/>
            <w:vAlign w:val="bottom"/>
            <w:hideMark/>
          </w:tcPr>
          <w:p w14:paraId="5B66989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bottom"/>
            <w:hideMark/>
          </w:tcPr>
          <w:p w14:paraId="5B66989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–121.60</w:t>
            </w:r>
          </w:p>
        </w:tc>
        <w:tc>
          <w:tcPr>
            <w:tcW w:w="1293" w:type="dxa"/>
            <w:tcBorders>
              <w:top w:val="nil"/>
              <w:left w:val="nil"/>
              <w:bottom w:val="nil"/>
              <w:right w:val="nil"/>
            </w:tcBorders>
            <w:shd w:val="clear" w:color="auto" w:fill="auto"/>
            <w:noWrap/>
            <w:vAlign w:val="bottom"/>
            <w:hideMark/>
          </w:tcPr>
          <w:p w14:paraId="5B66989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A5"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9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bottom"/>
            <w:hideMark/>
          </w:tcPr>
          <w:p w14:paraId="5B6698A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8A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Stockton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bottom"/>
            <w:hideMark/>
          </w:tcPr>
          <w:p w14:paraId="5B6698A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37.9</w:t>
            </w:r>
          </w:p>
        </w:tc>
        <w:tc>
          <w:tcPr>
            <w:tcW w:w="1420" w:type="dxa"/>
            <w:gridSpan w:val="2"/>
            <w:tcBorders>
              <w:top w:val="nil"/>
              <w:left w:val="nil"/>
              <w:bottom w:val="nil"/>
              <w:right w:val="nil"/>
            </w:tcBorders>
            <w:shd w:val="clear" w:color="auto" w:fill="auto"/>
            <w:noWrap/>
            <w:vAlign w:val="bottom"/>
            <w:hideMark/>
          </w:tcPr>
          <w:p w14:paraId="5B6698A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–121.23</w:t>
            </w:r>
          </w:p>
        </w:tc>
        <w:tc>
          <w:tcPr>
            <w:tcW w:w="1293" w:type="dxa"/>
            <w:tcBorders>
              <w:top w:val="nil"/>
              <w:left w:val="nil"/>
              <w:bottom w:val="nil"/>
              <w:right w:val="nil"/>
            </w:tcBorders>
            <w:shd w:val="clear" w:color="auto" w:fill="auto"/>
            <w:noWrap/>
            <w:vAlign w:val="bottom"/>
            <w:hideMark/>
          </w:tcPr>
          <w:p w14:paraId="5B6698A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AC"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A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bottom"/>
            <w:hideMark/>
          </w:tcPr>
          <w:p w14:paraId="5B6698A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A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51" w:type="dxa"/>
            <w:gridSpan w:val="2"/>
            <w:tcBorders>
              <w:top w:val="nil"/>
              <w:left w:val="nil"/>
              <w:bottom w:val="nil"/>
              <w:right w:val="nil"/>
            </w:tcBorders>
            <w:shd w:val="clear" w:color="auto" w:fill="auto"/>
            <w:noWrap/>
            <w:vAlign w:val="bottom"/>
            <w:hideMark/>
          </w:tcPr>
          <w:p w14:paraId="5B6698A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bottom"/>
            <w:hideMark/>
          </w:tcPr>
          <w:p w14:paraId="5B6698A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–120.95</w:t>
            </w:r>
          </w:p>
        </w:tc>
        <w:tc>
          <w:tcPr>
            <w:tcW w:w="1293" w:type="dxa"/>
            <w:tcBorders>
              <w:top w:val="nil"/>
              <w:left w:val="nil"/>
              <w:bottom w:val="nil"/>
              <w:right w:val="nil"/>
            </w:tcBorders>
            <w:shd w:val="clear" w:color="auto" w:fill="auto"/>
            <w:noWrap/>
            <w:vAlign w:val="bottom"/>
            <w:hideMark/>
          </w:tcPr>
          <w:p w14:paraId="5B6698A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B3"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A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bottom"/>
            <w:hideMark/>
          </w:tcPr>
          <w:p w14:paraId="5B6698A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top w:val="nil"/>
              <w:left w:val="nil"/>
              <w:bottom w:val="nil"/>
              <w:right w:val="nil"/>
            </w:tcBorders>
            <w:shd w:val="clear" w:color="auto" w:fill="auto"/>
            <w:noWrap/>
            <w:vAlign w:val="bottom"/>
            <w:hideMark/>
          </w:tcPr>
          <w:p w14:paraId="5B6698A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Livermore Municipal </w:t>
            </w:r>
          </w:p>
        </w:tc>
        <w:tc>
          <w:tcPr>
            <w:tcW w:w="1451" w:type="dxa"/>
            <w:gridSpan w:val="2"/>
            <w:tcBorders>
              <w:top w:val="nil"/>
              <w:left w:val="nil"/>
              <w:bottom w:val="nil"/>
              <w:right w:val="nil"/>
            </w:tcBorders>
            <w:shd w:val="clear" w:color="auto" w:fill="auto"/>
            <w:noWrap/>
            <w:vAlign w:val="bottom"/>
            <w:hideMark/>
          </w:tcPr>
          <w:p w14:paraId="5B6698B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37.7</w:t>
            </w:r>
          </w:p>
        </w:tc>
        <w:tc>
          <w:tcPr>
            <w:tcW w:w="1420" w:type="dxa"/>
            <w:gridSpan w:val="2"/>
            <w:tcBorders>
              <w:top w:val="nil"/>
              <w:left w:val="nil"/>
              <w:bottom w:val="nil"/>
              <w:right w:val="nil"/>
            </w:tcBorders>
            <w:shd w:val="clear" w:color="auto" w:fill="auto"/>
            <w:noWrap/>
            <w:vAlign w:val="bottom"/>
            <w:hideMark/>
          </w:tcPr>
          <w:p w14:paraId="5B6698B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–121.82</w:t>
            </w:r>
          </w:p>
        </w:tc>
        <w:tc>
          <w:tcPr>
            <w:tcW w:w="1293" w:type="dxa"/>
            <w:tcBorders>
              <w:top w:val="nil"/>
              <w:left w:val="nil"/>
              <w:bottom w:val="nil"/>
              <w:right w:val="nil"/>
            </w:tcBorders>
            <w:shd w:val="clear" w:color="auto" w:fill="auto"/>
            <w:noWrap/>
            <w:vAlign w:val="bottom"/>
            <w:hideMark/>
          </w:tcPr>
          <w:p w14:paraId="5B6698B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BA" w14:textId="77777777" w:rsidTr="00E168DF">
        <w:trPr>
          <w:trHeight w:val="240"/>
        </w:trPr>
        <w:tc>
          <w:tcPr>
            <w:tcW w:w="984" w:type="dxa"/>
            <w:gridSpan w:val="2"/>
            <w:tcBorders>
              <w:top w:val="nil"/>
              <w:left w:val="nil"/>
              <w:right w:val="nil"/>
            </w:tcBorders>
            <w:shd w:val="clear" w:color="auto" w:fill="auto"/>
            <w:noWrap/>
            <w:vAlign w:val="bottom"/>
            <w:hideMark/>
          </w:tcPr>
          <w:p w14:paraId="5B6698B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724930</w:t>
            </w:r>
          </w:p>
        </w:tc>
        <w:tc>
          <w:tcPr>
            <w:tcW w:w="818" w:type="dxa"/>
            <w:gridSpan w:val="2"/>
            <w:tcBorders>
              <w:top w:val="nil"/>
              <w:left w:val="nil"/>
              <w:right w:val="nil"/>
            </w:tcBorders>
            <w:shd w:val="clear" w:color="auto" w:fill="auto"/>
            <w:noWrap/>
            <w:vAlign w:val="bottom"/>
            <w:hideMark/>
          </w:tcPr>
          <w:p w14:paraId="5B6698B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0.54</w:t>
            </w:r>
          </w:p>
        </w:tc>
        <w:tc>
          <w:tcPr>
            <w:tcW w:w="4955" w:type="dxa"/>
            <w:tcBorders>
              <w:top w:val="nil"/>
              <w:left w:val="nil"/>
              <w:right w:val="nil"/>
            </w:tcBorders>
            <w:shd w:val="clear" w:color="auto" w:fill="auto"/>
            <w:noWrap/>
            <w:vAlign w:val="bottom"/>
            <w:hideMark/>
          </w:tcPr>
          <w:p w14:paraId="5B6698B6"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Oakland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right w:val="nil"/>
            </w:tcBorders>
            <w:shd w:val="clear" w:color="auto" w:fill="auto"/>
            <w:noWrap/>
            <w:vAlign w:val="bottom"/>
            <w:hideMark/>
          </w:tcPr>
          <w:p w14:paraId="5B6698B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37.72</w:t>
            </w:r>
          </w:p>
        </w:tc>
        <w:tc>
          <w:tcPr>
            <w:tcW w:w="1420" w:type="dxa"/>
            <w:gridSpan w:val="2"/>
            <w:tcBorders>
              <w:top w:val="nil"/>
              <w:left w:val="nil"/>
              <w:right w:val="nil"/>
            </w:tcBorders>
            <w:shd w:val="clear" w:color="auto" w:fill="auto"/>
            <w:noWrap/>
            <w:vAlign w:val="bottom"/>
            <w:hideMark/>
          </w:tcPr>
          <w:p w14:paraId="5B6698B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–122.22</w:t>
            </w:r>
          </w:p>
        </w:tc>
        <w:tc>
          <w:tcPr>
            <w:tcW w:w="1293" w:type="dxa"/>
            <w:tcBorders>
              <w:top w:val="nil"/>
              <w:left w:val="nil"/>
              <w:right w:val="nil"/>
            </w:tcBorders>
            <w:shd w:val="clear" w:color="auto" w:fill="auto"/>
            <w:noWrap/>
            <w:vAlign w:val="bottom"/>
            <w:hideMark/>
          </w:tcPr>
          <w:p w14:paraId="5B6698B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1"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B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bottom"/>
            <w:hideMark/>
          </w:tcPr>
          <w:p w14:paraId="5B6698B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BD"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Hayward Air Term </w:t>
            </w:r>
          </w:p>
        </w:tc>
        <w:tc>
          <w:tcPr>
            <w:tcW w:w="1451" w:type="dxa"/>
            <w:gridSpan w:val="2"/>
            <w:tcBorders>
              <w:top w:val="nil"/>
              <w:left w:val="nil"/>
              <w:bottom w:val="nil"/>
              <w:right w:val="nil"/>
            </w:tcBorders>
            <w:shd w:val="clear" w:color="auto" w:fill="auto"/>
            <w:noWrap/>
            <w:vAlign w:val="bottom"/>
            <w:hideMark/>
          </w:tcPr>
          <w:p w14:paraId="5B6698B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bottom"/>
            <w:hideMark/>
          </w:tcPr>
          <w:p w14:paraId="5B6698B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–122.12</w:t>
            </w:r>
          </w:p>
        </w:tc>
        <w:tc>
          <w:tcPr>
            <w:tcW w:w="1293" w:type="dxa"/>
            <w:tcBorders>
              <w:top w:val="nil"/>
              <w:left w:val="nil"/>
              <w:bottom w:val="nil"/>
              <w:right w:val="nil"/>
            </w:tcBorders>
            <w:shd w:val="clear" w:color="auto" w:fill="auto"/>
            <w:noWrap/>
            <w:vAlign w:val="bottom"/>
            <w:hideMark/>
          </w:tcPr>
          <w:p w14:paraId="5B6698C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8" w14:textId="77777777" w:rsidTr="00E168DF">
        <w:trPr>
          <w:trHeight w:val="240"/>
        </w:trPr>
        <w:tc>
          <w:tcPr>
            <w:tcW w:w="984" w:type="dxa"/>
            <w:gridSpan w:val="2"/>
            <w:tcBorders>
              <w:left w:val="nil"/>
              <w:bottom w:val="nil"/>
              <w:right w:val="nil"/>
            </w:tcBorders>
            <w:shd w:val="clear" w:color="auto" w:fill="auto"/>
            <w:noWrap/>
            <w:vAlign w:val="bottom"/>
            <w:hideMark/>
          </w:tcPr>
          <w:p w14:paraId="5B6698C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724936</w:t>
            </w:r>
          </w:p>
        </w:tc>
        <w:tc>
          <w:tcPr>
            <w:tcW w:w="818" w:type="dxa"/>
            <w:gridSpan w:val="2"/>
            <w:tcBorders>
              <w:left w:val="nil"/>
              <w:bottom w:val="nil"/>
              <w:right w:val="nil"/>
            </w:tcBorders>
            <w:shd w:val="clear" w:color="auto" w:fill="auto"/>
            <w:noWrap/>
            <w:vAlign w:val="bottom"/>
            <w:hideMark/>
          </w:tcPr>
          <w:p w14:paraId="5B6698C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0.53</w:t>
            </w:r>
          </w:p>
        </w:tc>
        <w:tc>
          <w:tcPr>
            <w:tcW w:w="4955" w:type="dxa"/>
            <w:tcBorders>
              <w:left w:val="nil"/>
              <w:bottom w:val="nil"/>
              <w:right w:val="nil"/>
            </w:tcBorders>
            <w:shd w:val="clear" w:color="auto" w:fill="auto"/>
            <w:noWrap/>
            <w:vAlign w:val="bottom"/>
            <w:hideMark/>
          </w:tcPr>
          <w:p w14:paraId="5B6698C4"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51" w:type="dxa"/>
            <w:gridSpan w:val="2"/>
            <w:tcBorders>
              <w:left w:val="nil"/>
              <w:bottom w:val="nil"/>
              <w:right w:val="nil"/>
            </w:tcBorders>
            <w:shd w:val="clear" w:color="auto" w:fill="auto"/>
            <w:noWrap/>
            <w:vAlign w:val="bottom"/>
            <w:hideMark/>
          </w:tcPr>
          <w:p w14:paraId="5B6698C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w:t>
            </w:r>
          </w:p>
        </w:tc>
        <w:tc>
          <w:tcPr>
            <w:tcW w:w="1420" w:type="dxa"/>
            <w:gridSpan w:val="2"/>
            <w:tcBorders>
              <w:left w:val="nil"/>
              <w:bottom w:val="nil"/>
              <w:right w:val="nil"/>
            </w:tcBorders>
            <w:shd w:val="clear" w:color="auto" w:fill="auto"/>
            <w:noWrap/>
            <w:vAlign w:val="bottom"/>
            <w:hideMark/>
          </w:tcPr>
          <w:p w14:paraId="5B6698C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–122.05</w:t>
            </w:r>
          </w:p>
        </w:tc>
        <w:tc>
          <w:tcPr>
            <w:tcW w:w="1293" w:type="dxa"/>
            <w:tcBorders>
              <w:left w:val="nil"/>
              <w:bottom w:val="nil"/>
              <w:right w:val="nil"/>
            </w:tcBorders>
            <w:shd w:val="clear" w:color="auto" w:fill="auto"/>
            <w:noWrap/>
            <w:vAlign w:val="bottom"/>
            <w:hideMark/>
          </w:tcPr>
          <w:p w14:paraId="5B6698C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CF"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C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bottom"/>
            <w:hideMark/>
          </w:tcPr>
          <w:p w14:paraId="5B6698C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w:t>
            </w:r>
          </w:p>
        </w:tc>
        <w:tc>
          <w:tcPr>
            <w:tcW w:w="4955" w:type="dxa"/>
            <w:tcBorders>
              <w:top w:val="nil"/>
              <w:left w:val="nil"/>
              <w:bottom w:val="nil"/>
              <w:right w:val="nil"/>
            </w:tcBorders>
            <w:shd w:val="clear" w:color="auto" w:fill="auto"/>
            <w:noWrap/>
            <w:vAlign w:val="bottom"/>
            <w:hideMark/>
          </w:tcPr>
          <w:p w14:paraId="5B6698C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51" w:type="dxa"/>
            <w:gridSpan w:val="2"/>
            <w:tcBorders>
              <w:top w:val="nil"/>
              <w:left w:val="nil"/>
              <w:bottom w:val="nil"/>
              <w:right w:val="nil"/>
            </w:tcBorders>
            <w:shd w:val="clear" w:color="auto" w:fill="auto"/>
            <w:noWrap/>
            <w:vAlign w:val="bottom"/>
            <w:hideMark/>
          </w:tcPr>
          <w:p w14:paraId="5B6698C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bottom"/>
            <w:hideMark/>
          </w:tcPr>
          <w:p w14:paraId="5B6698C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–122.40</w:t>
            </w:r>
          </w:p>
        </w:tc>
        <w:tc>
          <w:tcPr>
            <w:tcW w:w="1293" w:type="dxa"/>
            <w:tcBorders>
              <w:top w:val="nil"/>
              <w:left w:val="nil"/>
              <w:bottom w:val="nil"/>
              <w:right w:val="nil"/>
            </w:tcBorders>
            <w:shd w:val="clear" w:color="auto" w:fill="auto"/>
            <w:noWrap/>
            <w:vAlign w:val="bottom"/>
            <w:hideMark/>
          </w:tcPr>
          <w:p w14:paraId="5B6698C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D6"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bottom"/>
            <w:hideMark/>
          </w:tcPr>
          <w:p w14:paraId="5B6698D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0.48</w:t>
            </w:r>
          </w:p>
        </w:tc>
        <w:tc>
          <w:tcPr>
            <w:tcW w:w="4955" w:type="dxa"/>
            <w:tcBorders>
              <w:top w:val="nil"/>
              <w:left w:val="nil"/>
              <w:bottom w:val="nil"/>
              <w:right w:val="nil"/>
            </w:tcBorders>
            <w:shd w:val="clear" w:color="auto" w:fill="auto"/>
            <w:noWrap/>
            <w:vAlign w:val="bottom"/>
            <w:hideMark/>
          </w:tcPr>
          <w:p w14:paraId="5B6698D2"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Jose Intl AP </w:t>
            </w:r>
          </w:p>
        </w:tc>
        <w:tc>
          <w:tcPr>
            <w:tcW w:w="1451" w:type="dxa"/>
            <w:gridSpan w:val="2"/>
            <w:tcBorders>
              <w:top w:val="nil"/>
              <w:left w:val="nil"/>
              <w:bottom w:val="nil"/>
              <w:right w:val="nil"/>
            </w:tcBorders>
            <w:shd w:val="clear" w:color="auto" w:fill="auto"/>
            <w:noWrap/>
            <w:vAlign w:val="bottom"/>
            <w:hideMark/>
          </w:tcPr>
          <w:p w14:paraId="5B6698D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bottom"/>
            <w:hideMark/>
          </w:tcPr>
          <w:p w14:paraId="5B6698D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bottom"/>
            <w:hideMark/>
          </w:tcPr>
          <w:p w14:paraId="5B6698D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DD"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bottom"/>
            <w:hideMark/>
          </w:tcPr>
          <w:p w14:paraId="5B6698D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0.55</w:t>
            </w:r>
          </w:p>
        </w:tc>
        <w:tc>
          <w:tcPr>
            <w:tcW w:w="4955" w:type="dxa"/>
            <w:tcBorders>
              <w:top w:val="nil"/>
              <w:left w:val="nil"/>
              <w:bottom w:val="nil"/>
              <w:right w:val="nil"/>
            </w:tcBorders>
            <w:shd w:val="clear" w:color="auto" w:fill="auto"/>
            <w:noWrap/>
            <w:vAlign w:val="bottom"/>
            <w:hideMark/>
          </w:tcPr>
          <w:p w14:paraId="5B6698D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Napa Co. Airport </w:t>
            </w:r>
          </w:p>
        </w:tc>
        <w:tc>
          <w:tcPr>
            <w:tcW w:w="1451" w:type="dxa"/>
            <w:gridSpan w:val="2"/>
            <w:tcBorders>
              <w:top w:val="nil"/>
              <w:left w:val="nil"/>
              <w:bottom w:val="nil"/>
              <w:right w:val="nil"/>
            </w:tcBorders>
            <w:shd w:val="clear" w:color="auto" w:fill="auto"/>
            <w:noWrap/>
            <w:vAlign w:val="bottom"/>
            <w:hideMark/>
          </w:tcPr>
          <w:p w14:paraId="5B6698D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bottom"/>
            <w:hideMark/>
          </w:tcPr>
          <w:p w14:paraId="5B6698D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–122.28</w:t>
            </w:r>
          </w:p>
        </w:tc>
        <w:tc>
          <w:tcPr>
            <w:tcW w:w="1293" w:type="dxa"/>
            <w:tcBorders>
              <w:top w:val="nil"/>
              <w:left w:val="nil"/>
              <w:bottom w:val="nil"/>
              <w:right w:val="nil"/>
            </w:tcBorders>
            <w:shd w:val="clear" w:color="auto" w:fill="auto"/>
            <w:noWrap/>
            <w:vAlign w:val="bottom"/>
            <w:hideMark/>
          </w:tcPr>
          <w:p w14:paraId="5B6698D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E4"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D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bottom"/>
            <w:hideMark/>
          </w:tcPr>
          <w:p w14:paraId="5B6698D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0.49</w:t>
            </w:r>
          </w:p>
        </w:tc>
        <w:tc>
          <w:tcPr>
            <w:tcW w:w="4955" w:type="dxa"/>
            <w:tcBorders>
              <w:top w:val="nil"/>
              <w:left w:val="nil"/>
              <w:bottom w:val="nil"/>
              <w:right w:val="nil"/>
            </w:tcBorders>
            <w:shd w:val="clear" w:color="auto" w:fill="auto"/>
            <w:noWrap/>
            <w:vAlign w:val="bottom"/>
            <w:hideMark/>
          </w:tcPr>
          <w:p w14:paraId="5B6698E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Rosa (AWOS) </w:t>
            </w:r>
          </w:p>
        </w:tc>
        <w:tc>
          <w:tcPr>
            <w:tcW w:w="1451" w:type="dxa"/>
            <w:gridSpan w:val="2"/>
            <w:tcBorders>
              <w:top w:val="nil"/>
              <w:left w:val="nil"/>
              <w:bottom w:val="nil"/>
              <w:right w:val="nil"/>
            </w:tcBorders>
            <w:shd w:val="clear" w:color="auto" w:fill="auto"/>
            <w:noWrap/>
            <w:vAlign w:val="bottom"/>
            <w:hideMark/>
          </w:tcPr>
          <w:p w14:paraId="5B6698E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bottom"/>
            <w:hideMark/>
          </w:tcPr>
          <w:p w14:paraId="5B6698E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–122.82</w:t>
            </w:r>
          </w:p>
        </w:tc>
        <w:tc>
          <w:tcPr>
            <w:tcW w:w="1293" w:type="dxa"/>
            <w:tcBorders>
              <w:top w:val="nil"/>
              <w:left w:val="nil"/>
              <w:bottom w:val="nil"/>
              <w:right w:val="nil"/>
            </w:tcBorders>
            <w:shd w:val="clear" w:color="auto" w:fill="auto"/>
            <w:noWrap/>
            <w:vAlign w:val="bottom"/>
            <w:hideMark/>
          </w:tcPr>
          <w:p w14:paraId="5B6698E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EB"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E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bottom"/>
            <w:hideMark/>
          </w:tcPr>
          <w:p w14:paraId="5B6698E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0.44</w:t>
            </w:r>
          </w:p>
        </w:tc>
        <w:tc>
          <w:tcPr>
            <w:tcW w:w="4955" w:type="dxa"/>
            <w:tcBorders>
              <w:top w:val="nil"/>
              <w:left w:val="nil"/>
              <w:bottom w:val="nil"/>
              <w:right w:val="nil"/>
            </w:tcBorders>
            <w:shd w:val="clear" w:color="auto" w:fill="auto"/>
            <w:noWrap/>
            <w:vAlign w:val="bottom"/>
            <w:hideMark/>
          </w:tcPr>
          <w:p w14:paraId="5B6698E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bottom"/>
            <w:hideMark/>
          </w:tcPr>
          <w:p w14:paraId="5B6698E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39.3</w:t>
            </w:r>
          </w:p>
        </w:tc>
        <w:tc>
          <w:tcPr>
            <w:tcW w:w="1420" w:type="dxa"/>
            <w:gridSpan w:val="2"/>
            <w:tcBorders>
              <w:top w:val="nil"/>
              <w:left w:val="nil"/>
              <w:bottom w:val="nil"/>
              <w:right w:val="nil"/>
            </w:tcBorders>
            <w:shd w:val="clear" w:color="auto" w:fill="auto"/>
            <w:noWrap/>
            <w:vAlign w:val="bottom"/>
            <w:hideMark/>
          </w:tcPr>
          <w:p w14:paraId="5B6698E9"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bottom"/>
            <w:hideMark/>
          </w:tcPr>
          <w:p w14:paraId="5B6698E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F2"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EC"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bottom"/>
            <w:hideMark/>
          </w:tcPr>
          <w:p w14:paraId="5B6698E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0.66</w:t>
            </w:r>
          </w:p>
        </w:tc>
        <w:tc>
          <w:tcPr>
            <w:tcW w:w="4955" w:type="dxa"/>
            <w:tcBorders>
              <w:top w:val="nil"/>
              <w:left w:val="nil"/>
              <w:bottom w:val="nil"/>
              <w:right w:val="nil"/>
            </w:tcBorders>
            <w:shd w:val="clear" w:color="auto" w:fill="auto"/>
            <w:noWrap/>
            <w:vAlign w:val="bottom"/>
            <w:hideMark/>
          </w:tcPr>
          <w:p w14:paraId="5B6698E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bottom"/>
            <w:hideMark/>
          </w:tcPr>
          <w:p w14:paraId="5B6698E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bottom"/>
            <w:hideMark/>
          </w:tcPr>
          <w:p w14:paraId="5B6698F0"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bottom"/>
            <w:hideMark/>
          </w:tcPr>
          <w:p w14:paraId="5B6698F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8F9"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F3"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bottom"/>
            <w:hideMark/>
          </w:tcPr>
          <w:p w14:paraId="5B6698F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0.64</w:t>
            </w:r>
          </w:p>
        </w:tc>
        <w:tc>
          <w:tcPr>
            <w:tcW w:w="4955" w:type="dxa"/>
            <w:tcBorders>
              <w:top w:val="nil"/>
              <w:left w:val="nil"/>
              <w:bottom w:val="nil"/>
              <w:right w:val="nil"/>
            </w:tcBorders>
            <w:shd w:val="clear" w:color="auto" w:fill="auto"/>
            <w:noWrap/>
            <w:vAlign w:val="bottom"/>
            <w:hideMark/>
          </w:tcPr>
          <w:p w14:paraId="5B6698F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bottom"/>
            <w:hideMark/>
          </w:tcPr>
          <w:p w14:paraId="5B6698F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38.9</w:t>
            </w:r>
          </w:p>
        </w:tc>
        <w:tc>
          <w:tcPr>
            <w:tcW w:w="1420" w:type="dxa"/>
            <w:gridSpan w:val="2"/>
            <w:tcBorders>
              <w:top w:val="nil"/>
              <w:left w:val="nil"/>
              <w:bottom w:val="nil"/>
              <w:right w:val="nil"/>
            </w:tcBorders>
            <w:shd w:val="clear" w:color="auto" w:fill="auto"/>
            <w:noWrap/>
            <w:vAlign w:val="bottom"/>
            <w:hideMark/>
          </w:tcPr>
          <w:p w14:paraId="5B6698F7"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bottom"/>
            <w:hideMark/>
          </w:tcPr>
          <w:p w14:paraId="5B6698F8"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900"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8FA"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bottom"/>
            <w:hideMark/>
          </w:tcPr>
          <w:p w14:paraId="5B6698FB"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8F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bottom"/>
            <w:hideMark/>
          </w:tcPr>
          <w:p w14:paraId="5B6698FD"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bottom"/>
            <w:hideMark/>
          </w:tcPr>
          <w:p w14:paraId="5B6698FE"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bottom"/>
            <w:hideMark/>
          </w:tcPr>
          <w:p w14:paraId="5B6698FF"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636F83" w:rsidRPr="002A4574" w14:paraId="5B669907"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901"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bottom"/>
            <w:hideMark/>
          </w:tcPr>
          <w:p w14:paraId="5B669902"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0.5</w:t>
            </w:r>
          </w:p>
        </w:tc>
        <w:tc>
          <w:tcPr>
            <w:tcW w:w="4955" w:type="dxa"/>
            <w:tcBorders>
              <w:top w:val="nil"/>
              <w:left w:val="nil"/>
              <w:bottom w:val="nil"/>
              <w:right w:val="nil"/>
            </w:tcBorders>
            <w:shd w:val="clear" w:color="auto" w:fill="auto"/>
            <w:noWrap/>
            <w:vAlign w:val="bottom"/>
            <w:hideMark/>
          </w:tcPr>
          <w:p w14:paraId="5B66990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40.15 –122.25 California</w:t>
            </w:r>
          </w:p>
        </w:tc>
        <w:tc>
          <w:tcPr>
            <w:tcW w:w="1451" w:type="dxa"/>
            <w:gridSpan w:val="2"/>
            <w:tcBorders>
              <w:top w:val="nil"/>
              <w:left w:val="nil"/>
              <w:bottom w:val="nil"/>
              <w:right w:val="nil"/>
            </w:tcBorders>
            <w:shd w:val="clear" w:color="auto" w:fill="auto"/>
            <w:noWrap/>
            <w:vAlign w:val="bottom"/>
            <w:hideMark/>
          </w:tcPr>
          <w:p w14:paraId="5B669904"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bottom"/>
            <w:hideMark/>
          </w:tcPr>
          <w:p w14:paraId="5B669905"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bottom"/>
            <w:hideMark/>
          </w:tcPr>
          <w:p w14:paraId="5B669906" w14:textId="77777777" w:rsidR="00636F83" w:rsidRPr="002A4574" w:rsidRDefault="00636F83"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0E" w14:textId="77777777" w:rsidTr="00E168DF">
        <w:trPr>
          <w:trHeight w:val="240"/>
        </w:trPr>
        <w:tc>
          <w:tcPr>
            <w:tcW w:w="984" w:type="dxa"/>
            <w:gridSpan w:val="2"/>
            <w:tcBorders>
              <w:top w:val="nil"/>
              <w:left w:val="nil"/>
              <w:bottom w:val="nil"/>
              <w:right w:val="nil"/>
            </w:tcBorders>
            <w:shd w:val="clear" w:color="auto" w:fill="auto"/>
            <w:noWrap/>
            <w:vAlign w:val="bottom"/>
            <w:hideMark/>
          </w:tcPr>
          <w:p w14:paraId="5B66990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bottom"/>
            <w:hideMark/>
          </w:tcPr>
          <w:p w14:paraId="5B66990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0.47</w:t>
            </w:r>
          </w:p>
        </w:tc>
        <w:tc>
          <w:tcPr>
            <w:tcW w:w="4955" w:type="dxa"/>
            <w:tcBorders>
              <w:top w:val="nil"/>
              <w:left w:val="nil"/>
              <w:bottom w:val="nil"/>
              <w:right w:val="nil"/>
            </w:tcBorders>
            <w:shd w:val="clear" w:color="auto" w:fill="auto"/>
            <w:noWrap/>
            <w:vAlign w:val="bottom"/>
            <w:hideMark/>
          </w:tcPr>
          <w:p w14:paraId="5B66990A"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40.52 –122.</w:t>
            </w:r>
          </w:p>
        </w:tc>
        <w:tc>
          <w:tcPr>
            <w:tcW w:w="1451" w:type="dxa"/>
            <w:gridSpan w:val="2"/>
            <w:tcBorders>
              <w:top w:val="nil"/>
              <w:left w:val="nil"/>
              <w:bottom w:val="nil"/>
              <w:right w:val="nil"/>
            </w:tcBorders>
            <w:shd w:val="clear" w:color="auto" w:fill="auto"/>
            <w:noWrap/>
            <w:vAlign w:val="bottom"/>
            <w:hideMark/>
          </w:tcPr>
          <w:p w14:paraId="5B66990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bottom"/>
            <w:hideMark/>
          </w:tcPr>
          <w:p w14:paraId="5B66990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bottom"/>
            <w:hideMark/>
          </w:tcPr>
          <w:p w14:paraId="5B66990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10"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90F" w14:textId="55B702F8"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t>NORMATIVE APPENDIX X</w:t>
            </w:r>
            <w:r>
              <w:rPr>
                <w:rFonts w:ascii="Calibri" w:hAnsi="Calibri"/>
                <w:color w:val="000000"/>
                <w:sz w:val="18"/>
                <w:szCs w:val="18"/>
              </w:rPr>
              <w:t xml:space="preserve"> </w:t>
            </w:r>
            <w:proofErr w:type="spellStart"/>
            <w:r>
              <w:rPr>
                <w:rFonts w:ascii="Calibri" w:hAnsi="Calibri"/>
                <w:color w:val="000000"/>
                <w:sz w:val="18"/>
                <w:szCs w:val="18"/>
              </w:rPr>
              <w:t>Cont</w:t>
            </w:r>
            <w:proofErr w:type="spellEnd"/>
            <w:r w:rsidRPr="002A4574">
              <w:rPr>
                <w:rFonts w:ascii="Calibri" w:hAnsi="Calibri"/>
                <w:color w:val="000000"/>
                <w:sz w:val="18"/>
                <w:szCs w:val="18"/>
              </w:rPr>
              <w:t>:</w:t>
            </w:r>
          </w:p>
        </w:tc>
      </w:tr>
      <w:tr w:rsidR="00E168DF" w:rsidRPr="002A4574" w14:paraId="5B669912" w14:textId="77777777" w:rsidTr="00636F83">
        <w:trPr>
          <w:trHeight w:val="240"/>
        </w:trPr>
        <w:tc>
          <w:tcPr>
            <w:tcW w:w="10921" w:type="dxa"/>
            <w:gridSpan w:val="10"/>
            <w:tcBorders>
              <w:top w:val="nil"/>
              <w:left w:val="nil"/>
              <w:bottom w:val="nil"/>
              <w:right w:val="nil"/>
            </w:tcBorders>
            <w:shd w:val="clear" w:color="auto" w:fill="auto"/>
            <w:noWrap/>
            <w:vAlign w:val="bottom"/>
            <w:hideMark/>
          </w:tcPr>
          <w:p w14:paraId="5B669911" w14:textId="77777777"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E168DF" w:rsidRPr="002A4574" w14:paraId="5B669914" w14:textId="77777777" w:rsidTr="00E84254">
        <w:trPr>
          <w:trHeight w:val="240"/>
        </w:trPr>
        <w:tc>
          <w:tcPr>
            <w:tcW w:w="10921" w:type="dxa"/>
            <w:gridSpan w:val="10"/>
            <w:tcBorders>
              <w:top w:val="nil"/>
              <w:left w:val="nil"/>
              <w:right w:val="nil"/>
            </w:tcBorders>
            <w:shd w:val="clear" w:color="auto" w:fill="auto"/>
            <w:noWrap/>
            <w:vAlign w:val="bottom"/>
            <w:hideMark/>
          </w:tcPr>
          <w:p w14:paraId="5B669913" w14:textId="77777777" w:rsidR="00E168DF" w:rsidRPr="002A4574" w:rsidRDefault="00E168DF"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E168DF" w:rsidRPr="002A4574" w14:paraId="5B66991B" w14:textId="77777777" w:rsidTr="00E84254">
        <w:trPr>
          <w:trHeight w:val="240"/>
        </w:trPr>
        <w:tc>
          <w:tcPr>
            <w:tcW w:w="764" w:type="dxa"/>
            <w:tcBorders>
              <w:top w:val="nil"/>
              <w:left w:val="nil"/>
              <w:bottom w:val="single" w:sz="4" w:space="0" w:color="auto"/>
              <w:right w:val="nil"/>
            </w:tcBorders>
            <w:shd w:val="clear" w:color="auto" w:fill="auto"/>
            <w:noWrap/>
            <w:vAlign w:val="bottom"/>
            <w:hideMark/>
          </w:tcPr>
          <w:p w14:paraId="5B669915"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TMY3</w:t>
            </w:r>
          </w:p>
        </w:tc>
        <w:tc>
          <w:tcPr>
            <w:tcW w:w="747" w:type="dxa"/>
            <w:gridSpan w:val="2"/>
            <w:tcBorders>
              <w:top w:val="nil"/>
              <w:left w:val="nil"/>
              <w:bottom w:val="single" w:sz="4" w:space="0" w:color="auto"/>
              <w:right w:val="nil"/>
            </w:tcBorders>
            <w:shd w:val="clear" w:color="auto" w:fill="auto"/>
            <w:noWrap/>
            <w:vAlign w:val="bottom"/>
            <w:hideMark/>
          </w:tcPr>
          <w:p w14:paraId="5B669916" w14:textId="77777777" w:rsidR="00E168DF" w:rsidRPr="002A4574" w:rsidRDefault="00E168DF"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5246" w:type="dxa"/>
            <w:gridSpan w:val="2"/>
            <w:tcBorders>
              <w:top w:val="nil"/>
              <w:left w:val="nil"/>
              <w:bottom w:val="single" w:sz="4" w:space="0" w:color="auto"/>
              <w:right w:val="nil"/>
            </w:tcBorders>
            <w:shd w:val="clear" w:color="auto" w:fill="auto"/>
            <w:noWrap/>
            <w:vAlign w:val="bottom"/>
            <w:hideMark/>
          </w:tcPr>
          <w:p w14:paraId="5B669917"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Weather Station</w:t>
            </w:r>
          </w:p>
        </w:tc>
        <w:tc>
          <w:tcPr>
            <w:tcW w:w="825" w:type="dxa"/>
            <w:tcBorders>
              <w:top w:val="nil"/>
              <w:left w:val="nil"/>
              <w:bottom w:val="single" w:sz="4" w:space="0" w:color="auto"/>
              <w:right w:val="nil"/>
            </w:tcBorders>
            <w:shd w:val="clear" w:color="auto" w:fill="auto"/>
            <w:noWrap/>
            <w:vAlign w:val="bottom"/>
            <w:hideMark/>
          </w:tcPr>
          <w:p w14:paraId="5B669918"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Latitude</w:t>
            </w:r>
          </w:p>
        </w:tc>
        <w:tc>
          <w:tcPr>
            <w:tcW w:w="1239" w:type="dxa"/>
            <w:gridSpan w:val="2"/>
            <w:tcBorders>
              <w:top w:val="nil"/>
              <w:left w:val="nil"/>
              <w:bottom w:val="single" w:sz="4" w:space="0" w:color="auto"/>
              <w:right w:val="nil"/>
            </w:tcBorders>
            <w:shd w:val="clear" w:color="auto" w:fill="auto"/>
            <w:noWrap/>
            <w:vAlign w:val="bottom"/>
            <w:hideMark/>
          </w:tcPr>
          <w:p w14:paraId="5B669919"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Longitude</w:t>
            </w:r>
          </w:p>
        </w:tc>
        <w:tc>
          <w:tcPr>
            <w:tcW w:w="2100" w:type="dxa"/>
            <w:gridSpan w:val="2"/>
            <w:tcBorders>
              <w:top w:val="nil"/>
              <w:left w:val="nil"/>
              <w:bottom w:val="single" w:sz="4" w:space="0" w:color="auto"/>
              <w:right w:val="nil"/>
            </w:tcBorders>
            <w:shd w:val="clear" w:color="auto" w:fill="auto"/>
            <w:noWrap/>
            <w:vAlign w:val="bottom"/>
            <w:hideMark/>
          </w:tcPr>
          <w:p w14:paraId="5B66991A" w14:textId="77777777" w:rsidR="00E168DF" w:rsidRPr="002A4574" w:rsidRDefault="00E168DF" w:rsidP="00E84254">
            <w:pPr>
              <w:rPr>
                <w:rFonts w:ascii="Calibri" w:hAnsi="Calibri"/>
                <w:color w:val="000000"/>
                <w:sz w:val="18"/>
                <w:szCs w:val="18"/>
              </w:rPr>
            </w:pPr>
            <w:r w:rsidRPr="002A4574">
              <w:rPr>
                <w:rFonts w:ascii="Calibri" w:hAnsi="Calibri"/>
                <w:color w:val="000000"/>
                <w:sz w:val="18"/>
                <w:szCs w:val="18"/>
              </w:rPr>
              <w:t>State</w:t>
            </w:r>
          </w:p>
        </w:tc>
      </w:tr>
      <w:tr w:rsidR="00E168DF" w:rsidRPr="002A4574" w14:paraId="5B669922" w14:textId="77777777" w:rsidTr="00E84254">
        <w:trPr>
          <w:trHeight w:val="240"/>
        </w:trPr>
        <w:tc>
          <w:tcPr>
            <w:tcW w:w="764" w:type="dxa"/>
            <w:tcBorders>
              <w:top w:val="single" w:sz="4" w:space="0" w:color="auto"/>
              <w:left w:val="nil"/>
              <w:bottom w:val="nil"/>
              <w:right w:val="nil"/>
            </w:tcBorders>
            <w:shd w:val="clear" w:color="auto" w:fill="auto"/>
            <w:noWrap/>
            <w:vAlign w:val="bottom"/>
            <w:hideMark/>
          </w:tcPr>
          <w:p w14:paraId="5B66991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725945</w:t>
            </w:r>
          </w:p>
        </w:tc>
        <w:tc>
          <w:tcPr>
            <w:tcW w:w="747" w:type="dxa"/>
            <w:gridSpan w:val="2"/>
            <w:tcBorders>
              <w:top w:val="single" w:sz="4" w:space="0" w:color="auto"/>
              <w:left w:val="nil"/>
              <w:bottom w:val="nil"/>
              <w:right w:val="nil"/>
            </w:tcBorders>
            <w:shd w:val="clear" w:color="auto" w:fill="auto"/>
            <w:noWrap/>
            <w:vAlign w:val="bottom"/>
            <w:hideMark/>
          </w:tcPr>
          <w:p w14:paraId="5B66991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0.56</w:t>
            </w:r>
          </w:p>
        </w:tc>
        <w:tc>
          <w:tcPr>
            <w:tcW w:w="5246" w:type="dxa"/>
            <w:gridSpan w:val="2"/>
            <w:tcBorders>
              <w:top w:val="single" w:sz="4" w:space="0" w:color="auto"/>
              <w:left w:val="nil"/>
              <w:bottom w:val="nil"/>
              <w:right w:val="nil"/>
            </w:tcBorders>
            <w:shd w:val="clear" w:color="auto" w:fill="auto"/>
            <w:noWrap/>
            <w:vAlign w:val="bottom"/>
            <w:hideMark/>
          </w:tcPr>
          <w:p w14:paraId="5B66991E"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Arcata Airport 40.98 –124.10 California</w:t>
            </w:r>
          </w:p>
        </w:tc>
        <w:tc>
          <w:tcPr>
            <w:tcW w:w="825" w:type="dxa"/>
            <w:tcBorders>
              <w:top w:val="single" w:sz="4" w:space="0" w:color="auto"/>
              <w:left w:val="nil"/>
              <w:bottom w:val="nil"/>
              <w:right w:val="nil"/>
            </w:tcBorders>
            <w:shd w:val="clear" w:color="auto" w:fill="auto"/>
            <w:noWrap/>
            <w:vAlign w:val="bottom"/>
            <w:hideMark/>
          </w:tcPr>
          <w:p w14:paraId="5B66991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40.98</w:t>
            </w:r>
          </w:p>
        </w:tc>
        <w:tc>
          <w:tcPr>
            <w:tcW w:w="1239" w:type="dxa"/>
            <w:gridSpan w:val="2"/>
            <w:tcBorders>
              <w:top w:val="single" w:sz="4" w:space="0" w:color="auto"/>
              <w:left w:val="nil"/>
              <w:bottom w:val="nil"/>
              <w:right w:val="nil"/>
            </w:tcBorders>
            <w:shd w:val="clear" w:color="auto" w:fill="auto"/>
            <w:noWrap/>
            <w:vAlign w:val="bottom"/>
            <w:hideMark/>
          </w:tcPr>
          <w:p w14:paraId="5B66992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–124.10</w:t>
            </w:r>
          </w:p>
        </w:tc>
        <w:tc>
          <w:tcPr>
            <w:tcW w:w="2100" w:type="dxa"/>
            <w:gridSpan w:val="2"/>
            <w:tcBorders>
              <w:top w:val="single" w:sz="4" w:space="0" w:color="auto"/>
              <w:left w:val="nil"/>
              <w:bottom w:val="nil"/>
              <w:right w:val="nil"/>
            </w:tcBorders>
            <w:shd w:val="clear" w:color="auto" w:fill="auto"/>
            <w:noWrap/>
            <w:vAlign w:val="bottom"/>
            <w:hideMark/>
          </w:tcPr>
          <w:p w14:paraId="5B66992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29" w14:textId="77777777" w:rsidTr="00E168DF">
        <w:trPr>
          <w:trHeight w:val="240"/>
        </w:trPr>
        <w:tc>
          <w:tcPr>
            <w:tcW w:w="764" w:type="dxa"/>
            <w:tcBorders>
              <w:top w:val="nil"/>
              <w:left w:val="nil"/>
              <w:bottom w:val="nil"/>
              <w:right w:val="nil"/>
            </w:tcBorders>
            <w:shd w:val="clear" w:color="auto" w:fill="auto"/>
            <w:noWrap/>
            <w:vAlign w:val="bottom"/>
            <w:hideMark/>
          </w:tcPr>
          <w:p w14:paraId="5B66992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725946</w:t>
            </w:r>
          </w:p>
        </w:tc>
        <w:tc>
          <w:tcPr>
            <w:tcW w:w="747" w:type="dxa"/>
            <w:gridSpan w:val="2"/>
            <w:tcBorders>
              <w:top w:val="nil"/>
              <w:left w:val="nil"/>
              <w:bottom w:val="nil"/>
              <w:right w:val="nil"/>
            </w:tcBorders>
            <w:shd w:val="clear" w:color="auto" w:fill="auto"/>
            <w:noWrap/>
            <w:vAlign w:val="bottom"/>
            <w:hideMark/>
          </w:tcPr>
          <w:p w14:paraId="5B66992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0.6</w:t>
            </w:r>
          </w:p>
        </w:tc>
        <w:tc>
          <w:tcPr>
            <w:tcW w:w="5246" w:type="dxa"/>
            <w:gridSpan w:val="2"/>
            <w:tcBorders>
              <w:top w:val="nil"/>
              <w:left w:val="nil"/>
              <w:bottom w:val="nil"/>
              <w:right w:val="nil"/>
            </w:tcBorders>
            <w:shd w:val="clear" w:color="auto" w:fill="auto"/>
            <w:noWrap/>
            <w:vAlign w:val="bottom"/>
            <w:hideMark/>
          </w:tcPr>
          <w:p w14:paraId="5B669925"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 41.78 –124.2</w:t>
            </w:r>
          </w:p>
        </w:tc>
        <w:tc>
          <w:tcPr>
            <w:tcW w:w="825" w:type="dxa"/>
            <w:tcBorders>
              <w:top w:val="nil"/>
              <w:left w:val="nil"/>
              <w:bottom w:val="nil"/>
              <w:right w:val="nil"/>
            </w:tcBorders>
            <w:shd w:val="clear" w:color="auto" w:fill="auto"/>
            <w:noWrap/>
            <w:vAlign w:val="bottom"/>
            <w:hideMark/>
          </w:tcPr>
          <w:p w14:paraId="5B66992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5B66992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–124.23</w:t>
            </w:r>
          </w:p>
        </w:tc>
        <w:tc>
          <w:tcPr>
            <w:tcW w:w="2100" w:type="dxa"/>
            <w:gridSpan w:val="2"/>
            <w:tcBorders>
              <w:top w:val="nil"/>
              <w:left w:val="nil"/>
              <w:bottom w:val="nil"/>
              <w:right w:val="nil"/>
            </w:tcBorders>
            <w:shd w:val="clear" w:color="auto" w:fill="auto"/>
            <w:noWrap/>
            <w:vAlign w:val="bottom"/>
            <w:hideMark/>
          </w:tcPr>
          <w:p w14:paraId="5B66992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0" w14:textId="77777777" w:rsidTr="00E168DF">
        <w:trPr>
          <w:trHeight w:val="240"/>
        </w:trPr>
        <w:tc>
          <w:tcPr>
            <w:tcW w:w="764" w:type="dxa"/>
            <w:tcBorders>
              <w:top w:val="nil"/>
              <w:left w:val="nil"/>
              <w:bottom w:val="nil"/>
              <w:right w:val="nil"/>
            </w:tcBorders>
            <w:shd w:val="clear" w:color="auto" w:fill="auto"/>
            <w:noWrap/>
            <w:vAlign w:val="bottom"/>
            <w:hideMark/>
          </w:tcPr>
          <w:p w14:paraId="5B66992A"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725955</w:t>
            </w:r>
          </w:p>
        </w:tc>
        <w:tc>
          <w:tcPr>
            <w:tcW w:w="747" w:type="dxa"/>
            <w:gridSpan w:val="2"/>
            <w:tcBorders>
              <w:top w:val="nil"/>
              <w:left w:val="nil"/>
              <w:bottom w:val="nil"/>
              <w:right w:val="nil"/>
            </w:tcBorders>
            <w:shd w:val="clear" w:color="auto" w:fill="auto"/>
            <w:noWrap/>
            <w:vAlign w:val="bottom"/>
            <w:hideMark/>
          </w:tcPr>
          <w:p w14:paraId="5B66992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0.55</w:t>
            </w:r>
          </w:p>
        </w:tc>
        <w:tc>
          <w:tcPr>
            <w:tcW w:w="5246" w:type="dxa"/>
            <w:gridSpan w:val="2"/>
            <w:tcBorders>
              <w:top w:val="nil"/>
              <w:left w:val="nil"/>
              <w:bottom w:val="nil"/>
              <w:right w:val="nil"/>
            </w:tcBorders>
            <w:shd w:val="clear" w:color="auto" w:fill="auto"/>
            <w:noWrap/>
            <w:vAlign w:val="bottom"/>
            <w:hideMark/>
          </w:tcPr>
          <w:p w14:paraId="5B66992C"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825" w:type="dxa"/>
            <w:tcBorders>
              <w:top w:val="nil"/>
              <w:left w:val="nil"/>
              <w:bottom w:val="nil"/>
              <w:right w:val="nil"/>
            </w:tcBorders>
            <w:shd w:val="clear" w:color="auto" w:fill="auto"/>
            <w:noWrap/>
            <w:vAlign w:val="bottom"/>
            <w:hideMark/>
          </w:tcPr>
          <w:p w14:paraId="5B66992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41.78</w:t>
            </w:r>
          </w:p>
        </w:tc>
        <w:tc>
          <w:tcPr>
            <w:tcW w:w="1239" w:type="dxa"/>
            <w:gridSpan w:val="2"/>
            <w:tcBorders>
              <w:top w:val="nil"/>
              <w:left w:val="nil"/>
              <w:bottom w:val="nil"/>
              <w:right w:val="nil"/>
            </w:tcBorders>
            <w:shd w:val="clear" w:color="auto" w:fill="auto"/>
            <w:noWrap/>
            <w:vAlign w:val="bottom"/>
            <w:hideMark/>
          </w:tcPr>
          <w:p w14:paraId="5B66992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–122.47</w:t>
            </w:r>
          </w:p>
        </w:tc>
        <w:tc>
          <w:tcPr>
            <w:tcW w:w="2100" w:type="dxa"/>
            <w:gridSpan w:val="2"/>
            <w:tcBorders>
              <w:top w:val="nil"/>
              <w:left w:val="nil"/>
              <w:bottom w:val="nil"/>
              <w:right w:val="nil"/>
            </w:tcBorders>
            <w:shd w:val="clear" w:color="auto" w:fill="auto"/>
            <w:noWrap/>
            <w:vAlign w:val="bottom"/>
            <w:hideMark/>
          </w:tcPr>
          <w:p w14:paraId="5B66992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7" w14:textId="77777777" w:rsidTr="00E168DF">
        <w:trPr>
          <w:trHeight w:val="240"/>
        </w:trPr>
        <w:tc>
          <w:tcPr>
            <w:tcW w:w="764" w:type="dxa"/>
            <w:tcBorders>
              <w:top w:val="nil"/>
              <w:left w:val="nil"/>
              <w:bottom w:val="nil"/>
              <w:right w:val="nil"/>
            </w:tcBorders>
            <w:shd w:val="clear" w:color="auto" w:fill="auto"/>
            <w:noWrap/>
            <w:vAlign w:val="bottom"/>
            <w:hideMark/>
          </w:tcPr>
          <w:p w14:paraId="5B66993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725958</w:t>
            </w:r>
          </w:p>
        </w:tc>
        <w:tc>
          <w:tcPr>
            <w:tcW w:w="747" w:type="dxa"/>
            <w:gridSpan w:val="2"/>
            <w:tcBorders>
              <w:top w:val="nil"/>
              <w:left w:val="nil"/>
              <w:bottom w:val="nil"/>
              <w:right w:val="nil"/>
            </w:tcBorders>
            <w:shd w:val="clear" w:color="auto" w:fill="auto"/>
            <w:noWrap/>
            <w:vAlign w:val="bottom"/>
            <w:hideMark/>
          </w:tcPr>
          <w:p w14:paraId="5B66993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0.59</w:t>
            </w:r>
          </w:p>
        </w:tc>
        <w:tc>
          <w:tcPr>
            <w:tcW w:w="5246" w:type="dxa"/>
            <w:gridSpan w:val="2"/>
            <w:tcBorders>
              <w:top w:val="nil"/>
              <w:left w:val="nil"/>
              <w:bottom w:val="nil"/>
              <w:right w:val="nil"/>
            </w:tcBorders>
            <w:shd w:val="clear" w:color="auto" w:fill="auto"/>
            <w:noWrap/>
            <w:vAlign w:val="bottom"/>
            <w:hideMark/>
          </w:tcPr>
          <w:p w14:paraId="5B669933"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Alturas 41.50 –120.5</w:t>
            </w:r>
          </w:p>
        </w:tc>
        <w:tc>
          <w:tcPr>
            <w:tcW w:w="825" w:type="dxa"/>
            <w:tcBorders>
              <w:top w:val="nil"/>
              <w:left w:val="nil"/>
              <w:bottom w:val="nil"/>
              <w:right w:val="nil"/>
            </w:tcBorders>
            <w:shd w:val="clear" w:color="auto" w:fill="auto"/>
            <w:noWrap/>
            <w:vAlign w:val="bottom"/>
            <w:hideMark/>
          </w:tcPr>
          <w:p w14:paraId="5B66993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41.5</w:t>
            </w:r>
          </w:p>
        </w:tc>
        <w:tc>
          <w:tcPr>
            <w:tcW w:w="1239" w:type="dxa"/>
            <w:gridSpan w:val="2"/>
            <w:tcBorders>
              <w:top w:val="nil"/>
              <w:left w:val="nil"/>
              <w:bottom w:val="nil"/>
              <w:right w:val="nil"/>
            </w:tcBorders>
            <w:shd w:val="clear" w:color="auto" w:fill="auto"/>
            <w:noWrap/>
            <w:vAlign w:val="bottom"/>
            <w:hideMark/>
          </w:tcPr>
          <w:p w14:paraId="5B66993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–120.53</w:t>
            </w:r>
          </w:p>
        </w:tc>
        <w:tc>
          <w:tcPr>
            <w:tcW w:w="2100" w:type="dxa"/>
            <w:gridSpan w:val="2"/>
            <w:tcBorders>
              <w:top w:val="nil"/>
              <w:left w:val="nil"/>
              <w:bottom w:val="nil"/>
              <w:right w:val="nil"/>
            </w:tcBorders>
            <w:shd w:val="clear" w:color="auto" w:fill="auto"/>
            <w:noWrap/>
            <w:vAlign w:val="bottom"/>
            <w:hideMark/>
          </w:tcPr>
          <w:p w14:paraId="5B66993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3E" w14:textId="77777777" w:rsidTr="00E168DF">
        <w:trPr>
          <w:trHeight w:val="240"/>
        </w:trPr>
        <w:tc>
          <w:tcPr>
            <w:tcW w:w="764" w:type="dxa"/>
            <w:tcBorders>
              <w:top w:val="nil"/>
              <w:left w:val="nil"/>
              <w:bottom w:val="nil"/>
              <w:right w:val="nil"/>
            </w:tcBorders>
            <w:shd w:val="clear" w:color="auto" w:fill="auto"/>
            <w:noWrap/>
            <w:vAlign w:val="bottom"/>
            <w:hideMark/>
          </w:tcPr>
          <w:p w14:paraId="5B66993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745090</w:t>
            </w:r>
          </w:p>
        </w:tc>
        <w:tc>
          <w:tcPr>
            <w:tcW w:w="747" w:type="dxa"/>
            <w:gridSpan w:val="2"/>
            <w:tcBorders>
              <w:top w:val="nil"/>
              <w:left w:val="nil"/>
              <w:bottom w:val="nil"/>
              <w:right w:val="nil"/>
            </w:tcBorders>
            <w:shd w:val="clear" w:color="auto" w:fill="auto"/>
            <w:noWrap/>
            <w:vAlign w:val="bottom"/>
            <w:hideMark/>
          </w:tcPr>
          <w:p w14:paraId="5B66993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0.45</w:t>
            </w:r>
          </w:p>
        </w:tc>
        <w:tc>
          <w:tcPr>
            <w:tcW w:w="5246" w:type="dxa"/>
            <w:gridSpan w:val="2"/>
            <w:tcBorders>
              <w:top w:val="nil"/>
              <w:left w:val="nil"/>
              <w:bottom w:val="nil"/>
              <w:right w:val="nil"/>
            </w:tcBorders>
            <w:shd w:val="clear" w:color="auto" w:fill="auto"/>
            <w:noWrap/>
            <w:vAlign w:val="bottom"/>
            <w:hideMark/>
          </w:tcPr>
          <w:p w14:paraId="5B66993A"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825" w:type="dxa"/>
            <w:tcBorders>
              <w:top w:val="nil"/>
              <w:left w:val="nil"/>
              <w:bottom w:val="nil"/>
              <w:right w:val="nil"/>
            </w:tcBorders>
            <w:shd w:val="clear" w:color="auto" w:fill="auto"/>
            <w:noWrap/>
            <w:vAlign w:val="bottom"/>
            <w:hideMark/>
          </w:tcPr>
          <w:p w14:paraId="5B66993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37.4</w:t>
            </w:r>
          </w:p>
        </w:tc>
        <w:tc>
          <w:tcPr>
            <w:tcW w:w="1239" w:type="dxa"/>
            <w:gridSpan w:val="2"/>
            <w:tcBorders>
              <w:top w:val="nil"/>
              <w:left w:val="nil"/>
              <w:bottom w:val="nil"/>
              <w:right w:val="nil"/>
            </w:tcBorders>
            <w:shd w:val="clear" w:color="auto" w:fill="auto"/>
            <w:noWrap/>
            <w:vAlign w:val="bottom"/>
            <w:hideMark/>
          </w:tcPr>
          <w:p w14:paraId="5B66993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–122.05</w:t>
            </w:r>
          </w:p>
        </w:tc>
        <w:tc>
          <w:tcPr>
            <w:tcW w:w="2100" w:type="dxa"/>
            <w:gridSpan w:val="2"/>
            <w:tcBorders>
              <w:top w:val="nil"/>
              <w:left w:val="nil"/>
              <w:bottom w:val="nil"/>
              <w:right w:val="nil"/>
            </w:tcBorders>
            <w:shd w:val="clear" w:color="auto" w:fill="auto"/>
            <w:noWrap/>
            <w:vAlign w:val="bottom"/>
            <w:hideMark/>
          </w:tcPr>
          <w:p w14:paraId="5B66993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45" w14:textId="77777777" w:rsidTr="00E168DF">
        <w:trPr>
          <w:trHeight w:val="240"/>
        </w:trPr>
        <w:tc>
          <w:tcPr>
            <w:tcW w:w="764" w:type="dxa"/>
            <w:tcBorders>
              <w:top w:val="nil"/>
              <w:left w:val="nil"/>
              <w:bottom w:val="nil"/>
              <w:right w:val="nil"/>
            </w:tcBorders>
            <w:shd w:val="clear" w:color="auto" w:fill="auto"/>
            <w:noWrap/>
            <w:vAlign w:val="bottom"/>
            <w:hideMark/>
          </w:tcPr>
          <w:p w14:paraId="5B66993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745160</w:t>
            </w:r>
          </w:p>
        </w:tc>
        <w:tc>
          <w:tcPr>
            <w:tcW w:w="747" w:type="dxa"/>
            <w:gridSpan w:val="2"/>
            <w:tcBorders>
              <w:top w:val="nil"/>
              <w:left w:val="nil"/>
              <w:bottom w:val="nil"/>
              <w:right w:val="nil"/>
            </w:tcBorders>
            <w:shd w:val="clear" w:color="auto" w:fill="auto"/>
            <w:noWrap/>
            <w:vAlign w:val="bottom"/>
            <w:hideMark/>
          </w:tcPr>
          <w:p w14:paraId="5B66994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0.67</w:t>
            </w:r>
          </w:p>
        </w:tc>
        <w:tc>
          <w:tcPr>
            <w:tcW w:w="5246" w:type="dxa"/>
            <w:gridSpan w:val="2"/>
            <w:tcBorders>
              <w:top w:val="nil"/>
              <w:left w:val="nil"/>
              <w:bottom w:val="nil"/>
              <w:right w:val="nil"/>
            </w:tcBorders>
            <w:shd w:val="clear" w:color="auto" w:fill="auto"/>
            <w:noWrap/>
            <w:vAlign w:val="bottom"/>
            <w:hideMark/>
          </w:tcPr>
          <w:p w14:paraId="5B669941"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Travis Field AFB </w:t>
            </w:r>
          </w:p>
        </w:tc>
        <w:tc>
          <w:tcPr>
            <w:tcW w:w="825" w:type="dxa"/>
            <w:tcBorders>
              <w:top w:val="nil"/>
              <w:left w:val="nil"/>
              <w:bottom w:val="nil"/>
              <w:right w:val="nil"/>
            </w:tcBorders>
            <w:shd w:val="clear" w:color="auto" w:fill="auto"/>
            <w:noWrap/>
            <w:vAlign w:val="bottom"/>
            <w:hideMark/>
          </w:tcPr>
          <w:p w14:paraId="5B66994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38.27</w:t>
            </w:r>
          </w:p>
        </w:tc>
        <w:tc>
          <w:tcPr>
            <w:tcW w:w="1239" w:type="dxa"/>
            <w:gridSpan w:val="2"/>
            <w:tcBorders>
              <w:top w:val="nil"/>
              <w:left w:val="nil"/>
              <w:bottom w:val="nil"/>
              <w:right w:val="nil"/>
            </w:tcBorders>
            <w:shd w:val="clear" w:color="auto" w:fill="auto"/>
            <w:noWrap/>
            <w:vAlign w:val="bottom"/>
            <w:hideMark/>
          </w:tcPr>
          <w:p w14:paraId="5B66994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–121.93</w:t>
            </w:r>
          </w:p>
        </w:tc>
        <w:tc>
          <w:tcPr>
            <w:tcW w:w="2100" w:type="dxa"/>
            <w:gridSpan w:val="2"/>
            <w:tcBorders>
              <w:top w:val="nil"/>
              <w:left w:val="nil"/>
              <w:bottom w:val="nil"/>
              <w:right w:val="nil"/>
            </w:tcBorders>
            <w:shd w:val="clear" w:color="auto" w:fill="auto"/>
            <w:noWrap/>
            <w:vAlign w:val="bottom"/>
            <w:hideMark/>
          </w:tcPr>
          <w:p w14:paraId="5B66994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4C" w14:textId="77777777" w:rsidTr="00E168DF">
        <w:trPr>
          <w:trHeight w:val="240"/>
        </w:trPr>
        <w:tc>
          <w:tcPr>
            <w:tcW w:w="764" w:type="dxa"/>
            <w:tcBorders>
              <w:top w:val="nil"/>
              <w:left w:val="nil"/>
              <w:bottom w:val="nil"/>
              <w:right w:val="nil"/>
            </w:tcBorders>
            <w:shd w:val="clear" w:color="auto" w:fill="auto"/>
            <w:noWrap/>
            <w:vAlign w:val="bottom"/>
            <w:hideMark/>
          </w:tcPr>
          <w:p w14:paraId="5B66994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746120</w:t>
            </w:r>
          </w:p>
        </w:tc>
        <w:tc>
          <w:tcPr>
            <w:tcW w:w="747" w:type="dxa"/>
            <w:gridSpan w:val="2"/>
            <w:tcBorders>
              <w:top w:val="nil"/>
              <w:left w:val="nil"/>
              <w:bottom w:val="nil"/>
              <w:right w:val="nil"/>
            </w:tcBorders>
            <w:shd w:val="clear" w:color="auto" w:fill="auto"/>
            <w:noWrap/>
            <w:vAlign w:val="bottom"/>
            <w:hideMark/>
          </w:tcPr>
          <w:p w14:paraId="5B66994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0.52</w:t>
            </w:r>
          </w:p>
        </w:tc>
        <w:tc>
          <w:tcPr>
            <w:tcW w:w="5246" w:type="dxa"/>
            <w:gridSpan w:val="2"/>
            <w:tcBorders>
              <w:top w:val="nil"/>
              <w:left w:val="nil"/>
              <w:bottom w:val="nil"/>
              <w:right w:val="nil"/>
            </w:tcBorders>
            <w:shd w:val="clear" w:color="auto" w:fill="auto"/>
            <w:noWrap/>
            <w:vAlign w:val="bottom"/>
            <w:hideMark/>
          </w:tcPr>
          <w:p w14:paraId="5B669948"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825" w:type="dxa"/>
            <w:tcBorders>
              <w:top w:val="nil"/>
              <w:left w:val="nil"/>
              <w:bottom w:val="nil"/>
              <w:right w:val="nil"/>
            </w:tcBorders>
            <w:shd w:val="clear" w:color="auto" w:fill="auto"/>
            <w:noWrap/>
            <w:vAlign w:val="bottom"/>
            <w:hideMark/>
          </w:tcPr>
          <w:p w14:paraId="5B66994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35.68</w:t>
            </w:r>
          </w:p>
        </w:tc>
        <w:tc>
          <w:tcPr>
            <w:tcW w:w="1239" w:type="dxa"/>
            <w:gridSpan w:val="2"/>
            <w:tcBorders>
              <w:top w:val="nil"/>
              <w:left w:val="nil"/>
              <w:bottom w:val="nil"/>
              <w:right w:val="nil"/>
            </w:tcBorders>
            <w:shd w:val="clear" w:color="auto" w:fill="auto"/>
            <w:noWrap/>
            <w:vAlign w:val="bottom"/>
            <w:hideMark/>
          </w:tcPr>
          <w:p w14:paraId="5B66994A"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–117.68</w:t>
            </w:r>
          </w:p>
        </w:tc>
        <w:tc>
          <w:tcPr>
            <w:tcW w:w="2100" w:type="dxa"/>
            <w:gridSpan w:val="2"/>
            <w:tcBorders>
              <w:top w:val="nil"/>
              <w:left w:val="nil"/>
              <w:bottom w:val="nil"/>
              <w:right w:val="nil"/>
            </w:tcBorders>
            <w:shd w:val="clear" w:color="auto" w:fill="auto"/>
            <w:noWrap/>
            <w:vAlign w:val="bottom"/>
            <w:hideMark/>
          </w:tcPr>
          <w:p w14:paraId="5B66994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53" w14:textId="77777777" w:rsidTr="00E168DF">
        <w:trPr>
          <w:trHeight w:val="240"/>
        </w:trPr>
        <w:tc>
          <w:tcPr>
            <w:tcW w:w="764" w:type="dxa"/>
            <w:tcBorders>
              <w:top w:val="nil"/>
              <w:left w:val="nil"/>
              <w:bottom w:val="nil"/>
              <w:right w:val="nil"/>
            </w:tcBorders>
            <w:shd w:val="clear" w:color="auto" w:fill="auto"/>
            <w:noWrap/>
            <w:vAlign w:val="bottom"/>
            <w:hideMark/>
          </w:tcPr>
          <w:p w14:paraId="5B66994D"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747020</w:t>
            </w:r>
          </w:p>
        </w:tc>
        <w:tc>
          <w:tcPr>
            <w:tcW w:w="747" w:type="dxa"/>
            <w:gridSpan w:val="2"/>
            <w:tcBorders>
              <w:top w:val="nil"/>
              <w:left w:val="nil"/>
              <w:bottom w:val="nil"/>
              <w:right w:val="nil"/>
            </w:tcBorders>
            <w:shd w:val="clear" w:color="auto" w:fill="auto"/>
            <w:noWrap/>
            <w:vAlign w:val="bottom"/>
            <w:hideMark/>
          </w:tcPr>
          <w:p w14:paraId="5B66994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0.5</w:t>
            </w:r>
          </w:p>
        </w:tc>
        <w:tc>
          <w:tcPr>
            <w:tcW w:w="5246" w:type="dxa"/>
            <w:gridSpan w:val="2"/>
            <w:tcBorders>
              <w:top w:val="nil"/>
              <w:left w:val="nil"/>
              <w:bottom w:val="nil"/>
              <w:right w:val="nil"/>
            </w:tcBorders>
            <w:shd w:val="clear" w:color="auto" w:fill="auto"/>
            <w:noWrap/>
            <w:vAlign w:val="bottom"/>
            <w:hideMark/>
          </w:tcPr>
          <w:p w14:paraId="5B66994F"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Lemoore Reeves NAS </w:t>
            </w:r>
          </w:p>
        </w:tc>
        <w:tc>
          <w:tcPr>
            <w:tcW w:w="825" w:type="dxa"/>
            <w:tcBorders>
              <w:top w:val="nil"/>
              <w:left w:val="nil"/>
              <w:bottom w:val="nil"/>
              <w:right w:val="nil"/>
            </w:tcBorders>
            <w:shd w:val="clear" w:color="auto" w:fill="auto"/>
            <w:noWrap/>
            <w:vAlign w:val="bottom"/>
            <w:hideMark/>
          </w:tcPr>
          <w:p w14:paraId="5B66995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36.33</w:t>
            </w:r>
          </w:p>
        </w:tc>
        <w:tc>
          <w:tcPr>
            <w:tcW w:w="1239" w:type="dxa"/>
            <w:gridSpan w:val="2"/>
            <w:tcBorders>
              <w:top w:val="nil"/>
              <w:left w:val="nil"/>
              <w:bottom w:val="nil"/>
              <w:right w:val="nil"/>
            </w:tcBorders>
            <w:shd w:val="clear" w:color="auto" w:fill="auto"/>
            <w:noWrap/>
            <w:vAlign w:val="bottom"/>
            <w:hideMark/>
          </w:tcPr>
          <w:p w14:paraId="5B669951"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–119.95</w:t>
            </w:r>
          </w:p>
        </w:tc>
        <w:tc>
          <w:tcPr>
            <w:tcW w:w="2100" w:type="dxa"/>
            <w:gridSpan w:val="2"/>
            <w:tcBorders>
              <w:top w:val="nil"/>
              <w:left w:val="nil"/>
              <w:bottom w:val="nil"/>
              <w:right w:val="nil"/>
            </w:tcBorders>
            <w:shd w:val="clear" w:color="auto" w:fill="auto"/>
            <w:noWrap/>
            <w:vAlign w:val="bottom"/>
            <w:hideMark/>
          </w:tcPr>
          <w:p w14:paraId="5B66995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5A" w14:textId="77777777" w:rsidTr="00E168DF">
        <w:trPr>
          <w:trHeight w:val="240"/>
        </w:trPr>
        <w:tc>
          <w:tcPr>
            <w:tcW w:w="764" w:type="dxa"/>
            <w:tcBorders>
              <w:top w:val="nil"/>
              <w:left w:val="nil"/>
              <w:bottom w:val="nil"/>
              <w:right w:val="nil"/>
            </w:tcBorders>
            <w:shd w:val="clear" w:color="auto" w:fill="auto"/>
            <w:noWrap/>
            <w:vAlign w:val="bottom"/>
            <w:hideMark/>
          </w:tcPr>
          <w:p w14:paraId="5B669954"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747185</w:t>
            </w:r>
          </w:p>
        </w:tc>
        <w:tc>
          <w:tcPr>
            <w:tcW w:w="747" w:type="dxa"/>
            <w:gridSpan w:val="2"/>
            <w:tcBorders>
              <w:top w:val="nil"/>
              <w:left w:val="nil"/>
              <w:bottom w:val="nil"/>
              <w:right w:val="nil"/>
            </w:tcBorders>
            <w:shd w:val="clear" w:color="auto" w:fill="auto"/>
            <w:noWrap/>
            <w:vAlign w:val="bottom"/>
            <w:hideMark/>
          </w:tcPr>
          <w:p w14:paraId="5B66995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5B669956"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Imperial </w:t>
            </w:r>
          </w:p>
        </w:tc>
        <w:tc>
          <w:tcPr>
            <w:tcW w:w="825" w:type="dxa"/>
            <w:tcBorders>
              <w:top w:val="nil"/>
              <w:left w:val="nil"/>
              <w:bottom w:val="nil"/>
              <w:right w:val="nil"/>
            </w:tcBorders>
            <w:shd w:val="clear" w:color="auto" w:fill="auto"/>
            <w:noWrap/>
            <w:vAlign w:val="bottom"/>
            <w:hideMark/>
          </w:tcPr>
          <w:p w14:paraId="5B66995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32.83</w:t>
            </w:r>
          </w:p>
        </w:tc>
        <w:tc>
          <w:tcPr>
            <w:tcW w:w="1239" w:type="dxa"/>
            <w:gridSpan w:val="2"/>
            <w:tcBorders>
              <w:top w:val="nil"/>
              <w:left w:val="nil"/>
              <w:bottom w:val="nil"/>
              <w:right w:val="nil"/>
            </w:tcBorders>
            <w:shd w:val="clear" w:color="auto" w:fill="auto"/>
            <w:noWrap/>
            <w:vAlign w:val="bottom"/>
            <w:hideMark/>
          </w:tcPr>
          <w:p w14:paraId="5B669958"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–115.58</w:t>
            </w:r>
          </w:p>
        </w:tc>
        <w:tc>
          <w:tcPr>
            <w:tcW w:w="2100" w:type="dxa"/>
            <w:gridSpan w:val="2"/>
            <w:tcBorders>
              <w:top w:val="nil"/>
              <w:left w:val="nil"/>
              <w:bottom w:val="nil"/>
              <w:right w:val="nil"/>
            </w:tcBorders>
            <w:shd w:val="clear" w:color="auto" w:fill="auto"/>
            <w:noWrap/>
            <w:vAlign w:val="bottom"/>
            <w:hideMark/>
          </w:tcPr>
          <w:p w14:paraId="5B669959"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61" w14:textId="77777777" w:rsidTr="00E168DF">
        <w:trPr>
          <w:trHeight w:val="240"/>
        </w:trPr>
        <w:tc>
          <w:tcPr>
            <w:tcW w:w="764" w:type="dxa"/>
            <w:tcBorders>
              <w:top w:val="nil"/>
              <w:left w:val="nil"/>
              <w:bottom w:val="nil"/>
              <w:right w:val="nil"/>
            </w:tcBorders>
            <w:shd w:val="clear" w:color="auto" w:fill="auto"/>
            <w:noWrap/>
            <w:vAlign w:val="bottom"/>
            <w:hideMark/>
          </w:tcPr>
          <w:p w14:paraId="5B66995B"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747187</w:t>
            </w:r>
          </w:p>
        </w:tc>
        <w:tc>
          <w:tcPr>
            <w:tcW w:w="747" w:type="dxa"/>
            <w:gridSpan w:val="2"/>
            <w:tcBorders>
              <w:top w:val="nil"/>
              <w:left w:val="nil"/>
              <w:bottom w:val="nil"/>
              <w:right w:val="nil"/>
            </w:tcBorders>
            <w:shd w:val="clear" w:color="auto" w:fill="auto"/>
            <w:noWrap/>
            <w:vAlign w:val="bottom"/>
            <w:hideMark/>
          </w:tcPr>
          <w:p w14:paraId="5B66995C"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0.46</w:t>
            </w:r>
          </w:p>
        </w:tc>
        <w:tc>
          <w:tcPr>
            <w:tcW w:w="5246" w:type="dxa"/>
            <w:gridSpan w:val="2"/>
            <w:tcBorders>
              <w:top w:val="nil"/>
              <w:left w:val="nil"/>
              <w:bottom w:val="nil"/>
              <w:right w:val="nil"/>
            </w:tcBorders>
            <w:shd w:val="clear" w:color="auto" w:fill="auto"/>
            <w:noWrap/>
            <w:vAlign w:val="bottom"/>
            <w:hideMark/>
          </w:tcPr>
          <w:p w14:paraId="5B66995D"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825" w:type="dxa"/>
            <w:tcBorders>
              <w:top w:val="nil"/>
              <w:left w:val="nil"/>
              <w:bottom w:val="nil"/>
              <w:right w:val="nil"/>
            </w:tcBorders>
            <w:shd w:val="clear" w:color="auto" w:fill="auto"/>
            <w:noWrap/>
            <w:vAlign w:val="bottom"/>
            <w:hideMark/>
          </w:tcPr>
          <w:p w14:paraId="5B66995E"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33.63</w:t>
            </w:r>
          </w:p>
        </w:tc>
        <w:tc>
          <w:tcPr>
            <w:tcW w:w="1239" w:type="dxa"/>
            <w:gridSpan w:val="2"/>
            <w:tcBorders>
              <w:top w:val="nil"/>
              <w:left w:val="nil"/>
              <w:bottom w:val="nil"/>
              <w:right w:val="nil"/>
            </w:tcBorders>
            <w:shd w:val="clear" w:color="auto" w:fill="auto"/>
            <w:noWrap/>
            <w:vAlign w:val="bottom"/>
            <w:hideMark/>
          </w:tcPr>
          <w:p w14:paraId="5B66995F"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–116.17</w:t>
            </w:r>
          </w:p>
        </w:tc>
        <w:tc>
          <w:tcPr>
            <w:tcW w:w="2100" w:type="dxa"/>
            <w:gridSpan w:val="2"/>
            <w:tcBorders>
              <w:top w:val="nil"/>
              <w:left w:val="nil"/>
              <w:bottom w:val="nil"/>
              <w:right w:val="nil"/>
            </w:tcBorders>
            <w:shd w:val="clear" w:color="auto" w:fill="auto"/>
            <w:noWrap/>
            <w:vAlign w:val="bottom"/>
            <w:hideMark/>
          </w:tcPr>
          <w:p w14:paraId="5B669960"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r w:rsidR="00E168DF" w:rsidRPr="002A4574" w14:paraId="5B669968" w14:textId="77777777" w:rsidTr="00E168DF">
        <w:trPr>
          <w:trHeight w:val="240"/>
        </w:trPr>
        <w:tc>
          <w:tcPr>
            <w:tcW w:w="764" w:type="dxa"/>
            <w:tcBorders>
              <w:top w:val="nil"/>
              <w:left w:val="nil"/>
              <w:bottom w:val="nil"/>
              <w:right w:val="nil"/>
            </w:tcBorders>
            <w:shd w:val="clear" w:color="auto" w:fill="auto"/>
            <w:noWrap/>
            <w:vAlign w:val="bottom"/>
            <w:hideMark/>
          </w:tcPr>
          <w:p w14:paraId="5B669962"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747188</w:t>
            </w:r>
          </w:p>
        </w:tc>
        <w:tc>
          <w:tcPr>
            <w:tcW w:w="747" w:type="dxa"/>
            <w:gridSpan w:val="2"/>
            <w:tcBorders>
              <w:top w:val="nil"/>
              <w:left w:val="nil"/>
              <w:bottom w:val="nil"/>
              <w:right w:val="nil"/>
            </w:tcBorders>
            <w:shd w:val="clear" w:color="auto" w:fill="auto"/>
            <w:noWrap/>
            <w:vAlign w:val="bottom"/>
            <w:hideMark/>
          </w:tcPr>
          <w:p w14:paraId="5B669963"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0.48</w:t>
            </w:r>
          </w:p>
        </w:tc>
        <w:tc>
          <w:tcPr>
            <w:tcW w:w="5246" w:type="dxa"/>
            <w:gridSpan w:val="2"/>
            <w:tcBorders>
              <w:top w:val="nil"/>
              <w:left w:val="nil"/>
              <w:bottom w:val="nil"/>
              <w:right w:val="nil"/>
            </w:tcBorders>
            <w:shd w:val="clear" w:color="auto" w:fill="auto"/>
            <w:noWrap/>
            <w:vAlign w:val="bottom"/>
            <w:hideMark/>
          </w:tcPr>
          <w:p w14:paraId="5B669964" w14:textId="77777777" w:rsidR="00E168DF" w:rsidRPr="002A4574" w:rsidRDefault="00E168DF" w:rsidP="00636F83">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825" w:type="dxa"/>
            <w:tcBorders>
              <w:top w:val="nil"/>
              <w:left w:val="nil"/>
              <w:bottom w:val="nil"/>
              <w:right w:val="nil"/>
            </w:tcBorders>
            <w:shd w:val="clear" w:color="auto" w:fill="auto"/>
            <w:noWrap/>
            <w:vAlign w:val="bottom"/>
            <w:hideMark/>
          </w:tcPr>
          <w:p w14:paraId="5B669965"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33.62</w:t>
            </w:r>
          </w:p>
        </w:tc>
        <w:tc>
          <w:tcPr>
            <w:tcW w:w="1239" w:type="dxa"/>
            <w:gridSpan w:val="2"/>
            <w:tcBorders>
              <w:top w:val="nil"/>
              <w:left w:val="nil"/>
              <w:bottom w:val="nil"/>
              <w:right w:val="nil"/>
            </w:tcBorders>
            <w:shd w:val="clear" w:color="auto" w:fill="auto"/>
            <w:noWrap/>
            <w:vAlign w:val="bottom"/>
            <w:hideMark/>
          </w:tcPr>
          <w:p w14:paraId="5B669966"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–114.72</w:t>
            </w:r>
          </w:p>
        </w:tc>
        <w:tc>
          <w:tcPr>
            <w:tcW w:w="2100" w:type="dxa"/>
            <w:gridSpan w:val="2"/>
            <w:tcBorders>
              <w:top w:val="nil"/>
              <w:left w:val="nil"/>
              <w:bottom w:val="nil"/>
              <w:right w:val="nil"/>
            </w:tcBorders>
            <w:shd w:val="clear" w:color="auto" w:fill="auto"/>
            <w:noWrap/>
            <w:vAlign w:val="bottom"/>
            <w:hideMark/>
          </w:tcPr>
          <w:p w14:paraId="5B669967" w14:textId="77777777" w:rsidR="00E168DF" w:rsidRPr="002A4574" w:rsidRDefault="00E168DF" w:rsidP="00636F83">
            <w:pPr>
              <w:jc w:val="right"/>
              <w:rPr>
                <w:rFonts w:ascii="Calibri" w:hAnsi="Calibri"/>
                <w:color w:val="000000"/>
                <w:sz w:val="18"/>
                <w:szCs w:val="18"/>
              </w:rPr>
            </w:pPr>
            <w:r w:rsidRPr="002A4574">
              <w:rPr>
                <w:rFonts w:ascii="Calibri" w:hAnsi="Calibri"/>
                <w:color w:val="000000"/>
                <w:sz w:val="18"/>
                <w:szCs w:val="18"/>
              </w:rPr>
              <w:t>California</w:t>
            </w:r>
          </w:p>
        </w:tc>
      </w:tr>
    </w:tbl>
    <w:p w14:paraId="5B669969" w14:textId="77777777" w:rsidR="00636F83" w:rsidRPr="00A35980" w:rsidRDefault="00636F83" w:rsidP="00636F83">
      <w:pPr>
        <w:contextualSpacing/>
        <w:rPr>
          <w:rFonts w:asciiTheme="minorHAnsi" w:eastAsia="Cambria" w:hAnsiTheme="minorHAnsi"/>
          <w:sz w:val="18"/>
          <w:szCs w:val="18"/>
        </w:rPr>
      </w:pPr>
    </w:p>
    <w:p w14:paraId="5B66996A" w14:textId="1862097A" w:rsidR="00636F83" w:rsidRPr="00A35980"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1D331F">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(Vertical Distance B07/8.2)^0.4]</w:t>
      </w:r>
      <w:r w:rsidRPr="00A35980">
        <w:rPr>
          <w:rFonts w:asciiTheme="minorHAnsi" w:hAnsiTheme="minorHAnsi"/>
          <w:sz w:val="18"/>
          <w:szCs w:val="18"/>
        </w:rPr>
        <w:t xml:space="preserve">= </w:t>
      </w:r>
      <w:r>
        <w:rPr>
          <w:rFonts w:asciiTheme="minorHAnsi" w:hAnsiTheme="minorHAnsi"/>
          <w:sz w:val="18"/>
          <w:szCs w:val="18"/>
        </w:rPr>
        <w:t>Normalized Leakage (NL)</w:t>
      </w:r>
    </w:p>
    <w:p w14:paraId="5B66996B" w14:textId="00C65119" w:rsidR="00636F83" w:rsidRPr="004C3F98"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p>
    <w:p w14:paraId="5B66996C" w14:textId="688AA678" w:rsidR="00636F83" w:rsidRPr="004C3F98" w:rsidRDefault="00636F83" w:rsidP="00636F83">
      <w:pPr>
        <w:numPr>
          <w:ilvl w:val="0"/>
          <w:numId w:val="9"/>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r w:rsidRPr="00EE71C1">
        <w:rPr>
          <w:rFonts w:asciiTheme="minorHAnsi" w:eastAsia="Cambria" w:hAnsiTheme="minorHAnsi"/>
          <w:sz w:val="18"/>
          <w:szCs w:val="18"/>
        </w:rPr>
        <w:t xml:space="preserve">equation </w:t>
      </w:r>
      <w:r>
        <w:rPr>
          <w:rFonts w:asciiTheme="minorHAnsi" w:eastAsia="Cambria" w:hAnsiTheme="minorHAnsi"/>
          <w:sz w:val="18"/>
          <w:szCs w:val="18"/>
        </w:rPr>
        <w:t>4.7</w:t>
      </w:r>
      <w:r w:rsidRPr="00A35980">
        <w:rPr>
          <w:rFonts w:asciiTheme="minorHAnsi" w:eastAsia="Cambria" w:hAnsiTheme="minorHAnsi"/>
          <w:sz w:val="18"/>
          <w:szCs w:val="18"/>
        </w:rPr>
        <w:t xml:space="preserve">. </w:t>
      </w:r>
      <w:r>
        <w:rPr>
          <w:rFonts w:asciiTheme="minorHAnsi" w:eastAsia="Cambria" w:hAnsiTheme="minorHAnsi"/>
          <w:sz w:val="18"/>
          <w:szCs w:val="18"/>
        </w:rPr>
        <w:t xml:space="preserve">It is the difference between the total required ventilation and the ventilation provided by infiltration.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r>
        <w:rPr>
          <w:rFonts w:asciiTheme="minorHAnsi" w:hAnsiTheme="minorHAnsi"/>
          <w:sz w:val="18"/>
          <w:szCs w:val="18"/>
        </w:rPr>
        <w:t xml:space="preserve"> B01 - Ventilation Provided by Infiltration B10 </w:t>
      </w:r>
      <w:r w:rsidRPr="00A35980">
        <w:rPr>
          <w:rFonts w:asciiTheme="minorHAnsi" w:hAnsiTheme="minorHAnsi"/>
          <w:sz w:val="18"/>
          <w:szCs w:val="18"/>
        </w:rPr>
        <w:t>=</w:t>
      </w:r>
      <w:r>
        <w:rPr>
          <w:rFonts w:asciiTheme="minorHAnsi" w:hAnsiTheme="minorHAnsi"/>
          <w:sz w:val="18"/>
          <w:szCs w:val="18"/>
        </w:rPr>
        <w:t xml:space="preserve"> Required </w:t>
      </w:r>
      <w:r w:rsidRPr="0045459E">
        <w:rPr>
          <w:rFonts w:asciiTheme="minorHAnsi" w:hAnsiTheme="minorHAnsi"/>
          <w:sz w:val="18"/>
          <w:szCs w:val="18"/>
        </w:rPr>
        <w:t>Continuous Whole-Building Ventilation Rate</w:t>
      </w:r>
      <w:r>
        <w:rPr>
          <w:rFonts w:asciiTheme="minorHAnsi" w:hAnsiTheme="minorHAnsi"/>
          <w:sz w:val="18"/>
          <w:szCs w:val="18"/>
        </w:rPr>
        <w:t xml:space="preserve"> of the fan in CFM</w:t>
      </w:r>
    </w:p>
    <w:p w14:paraId="5B66996D" w14:textId="599A6E78" w:rsidR="00636F83" w:rsidRPr="004C3F98" w:rsidRDefault="00636F83" w:rsidP="00636F83">
      <w:pPr>
        <w:numPr>
          <w:ilvl w:val="0"/>
          <w:numId w:val="9"/>
        </w:numPr>
        <w:contextualSpacing/>
        <w:rPr>
          <w:rFonts w:asciiTheme="minorHAnsi" w:eastAsia="Cambria" w:hAnsiTheme="minorHAnsi"/>
          <w:sz w:val="18"/>
          <w:szCs w:val="18"/>
        </w:rPr>
      </w:pPr>
      <w:r w:rsidRPr="007B7968">
        <w:rPr>
          <w:rFonts w:asciiTheme="minorHAnsi" w:eastAsia="Cambria" w:hAnsiTheme="minorHAnsi"/>
          <w:sz w:val="18"/>
          <w:szCs w:val="18"/>
        </w:rPr>
        <w:t xml:space="preserve">User entered value </w:t>
      </w:r>
      <w:r>
        <w:rPr>
          <w:rFonts w:asciiTheme="minorHAnsi" w:eastAsia="Cambria" w:hAnsiTheme="minorHAnsi"/>
          <w:sz w:val="18"/>
          <w:szCs w:val="18"/>
        </w:rPr>
        <w:t xml:space="preserve">equals the installed ventilation rate of the fan in </w:t>
      </w:r>
      <w:r>
        <w:rPr>
          <w:rFonts w:asciiTheme="minorHAnsi" w:hAnsiTheme="minorHAnsi"/>
          <w:sz w:val="18"/>
          <w:szCs w:val="18"/>
        </w:rPr>
        <w:t xml:space="preserve">CFM. This value will be field verified by enforcement personnel. </w:t>
      </w:r>
    </w:p>
    <w:p w14:paraId="5B66996E" w14:textId="77777777" w:rsidR="00023A98" w:rsidRPr="004C3F98" w:rsidRDefault="00023A98" w:rsidP="00D65FA1">
      <w:pPr>
        <w:numPr>
          <w:ilvl w:val="0"/>
          <w:numId w:val="9"/>
        </w:numPr>
        <w:contextualSpacing/>
        <w:rPr>
          <w:rFonts w:asciiTheme="minorHAnsi" w:eastAsia="Cambria" w:hAnsiTheme="minorHAnsi"/>
          <w:sz w:val="18"/>
          <w:szCs w:val="18"/>
        </w:rPr>
        <w:sectPr w:rsidR="00023A98" w:rsidRPr="004C3F98" w:rsidSect="00FB7C8C">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5B669970" w14:textId="77777777" w:rsidTr="0096325C">
        <w:tc>
          <w:tcPr>
            <w:tcW w:w="11016" w:type="dxa"/>
          </w:tcPr>
          <w:p w14:paraId="5B66996F" w14:textId="77777777" w:rsidR="0096325C" w:rsidRDefault="0096325C" w:rsidP="00D65FA1">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sidRPr="00CB00C9">
              <w:rPr>
                <w:rStyle w:val="Emphasis"/>
                <w:rFonts w:asciiTheme="minorHAnsi" w:hAnsiTheme="minorHAnsi"/>
                <w:b/>
                <w:sz w:val="18"/>
                <w:szCs w:val="18"/>
              </w:rPr>
              <w:t xml:space="preserve">Equation </w:t>
            </w:r>
            <w:r>
              <w:rPr>
                <w:rStyle w:val="Emphasis"/>
                <w:rFonts w:asciiTheme="minorHAnsi" w:hAnsiTheme="minorHAnsi"/>
                <w:b/>
                <w:sz w:val="18"/>
                <w:szCs w:val="18"/>
              </w:rPr>
              <w:t>and table numbering on this 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B669971" w14:textId="77777777" w:rsidR="0096325C" w:rsidRPr="0029047D" w:rsidRDefault="0096325C"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192313" w:rsidRPr="0029047D" w14:paraId="5B669977" w14:textId="77777777" w:rsidTr="00192313">
        <w:tc>
          <w:tcPr>
            <w:tcW w:w="11016" w:type="dxa"/>
            <w:gridSpan w:val="3"/>
          </w:tcPr>
          <w:p w14:paraId="5B669976" w14:textId="77777777" w:rsidR="00192313" w:rsidRPr="0029047D" w:rsidRDefault="00192313" w:rsidP="0019231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29047D">
              <w:rPr>
                <w:rFonts w:asciiTheme="minorHAnsi" w:hAnsiTheme="minorHAnsi"/>
                <w:b/>
                <w:szCs w:val="18"/>
              </w:rPr>
              <w:t>A. Dwelling Mechanical Ventilation - General Information</w:t>
            </w:r>
          </w:p>
        </w:tc>
      </w:tr>
      <w:tr w:rsidR="00192313" w:rsidRPr="00D2491C" w14:paraId="5B66997B" w14:textId="77777777" w:rsidTr="001D331F">
        <w:trPr>
          <w:trHeight w:val="158"/>
        </w:trPr>
        <w:tc>
          <w:tcPr>
            <w:tcW w:w="634" w:type="dxa"/>
            <w:vAlign w:val="center"/>
          </w:tcPr>
          <w:p w14:paraId="5B669978" w14:textId="77777777" w:rsidR="00192313" w:rsidRPr="00F5715E" w:rsidRDefault="00192313" w:rsidP="00192313">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5B669979" w14:textId="7C8143A9" w:rsidR="00192313" w:rsidRPr="00F5715E" w:rsidRDefault="00192313" w:rsidP="001D331F">
            <w:pPr>
              <w:rPr>
                <w:rFonts w:asciiTheme="minorHAnsi" w:hAnsiTheme="minorHAnsi"/>
                <w:sz w:val="18"/>
                <w:szCs w:val="18"/>
              </w:rPr>
            </w:pPr>
            <w:r>
              <w:rPr>
                <w:rFonts w:asciiTheme="minorHAnsi" w:hAnsiTheme="minorHAnsi"/>
                <w:sz w:val="18"/>
                <w:szCs w:val="18"/>
              </w:rPr>
              <w:t xml:space="preserve">Dwelling </w:t>
            </w:r>
            <w:r w:rsidR="001D331F">
              <w:rPr>
                <w:rFonts w:asciiTheme="minorHAnsi" w:hAnsiTheme="minorHAnsi"/>
                <w:sz w:val="18"/>
                <w:szCs w:val="18"/>
              </w:rPr>
              <w:t>U</w:t>
            </w:r>
            <w:r>
              <w:rPr>
                <w:rFonts w:asciiTheme="minorHAnsi" w:hAnsiTheme="minorHAnsi"/>
                <w:sz w:val="18"/>
                <w:szCs w:val="18"/>
              </w:rPr>
              <w:t xml:space="preserve">nit </w:t>
            </w:r>
            <w:r w:rsidR="001D331F">
              <w:rPr>
                <w:rFonts w:asciiTheme="minorHAnsi" w:hAnsiTheme="minorHAnsi"/>
                <w:sz w:val="18"/>
                <w:szCs w:val="18"/>
              </w:rPr>
              <w:t>N</w:t>
            </w:r>
            <w:r>
              <w:rPr>
                <w:rFonts w:asciiTheme="minorHAnsi" w:hAnsiTheme="minorHAnsi"/>
                <w:sz w:val="18"/>
                <w:szCs w:val="18"/>
              </w:rPr>
              <w:t>ame</w:t>
            </w:r>
          </w:p>
        </w:tc>
        <w:tc>
          <w:tcPr>
            <w:tcW w:w="5688" w:type="dxa"/>
          </w:tcPr>
          <w:p w14:paraId="5B66997A" w14:textId="77777777" w:rsidR="00192313" w:rsidRPr="00F5715E" w:rsidRDefault="00192313" w:rsidP="00164B1B">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192313" w:rsidRPr="00D2491C" w14:paraId="5B66997F" w14:textId="77777777" w:rsidTr="001D331F">
        <w:trPr>
          <w:trHeight w:val="158"/>
        </w:trPr>
        <w:tc>
          <w:tcPr>
            <w:tcW w:w="634" w:type="dxa"/>
            <w:vAlign w:val="center"/>
          </w:tcPr>
          <w:p w14:paraId="5B66997C"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5B66997D" w14:textId="635F232E" w:rsidR="00192313" w:rsidRPr="00F5715E" w:rsidRDefault="00192313" w:rsidP="00192313">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5B66997E" w14:textId="77777777" w:rsidR="00192313" w:rsidRPr="00F5715E" w:rsidRDefault="00192313" w:rsidP="00192313">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192313" w:rsidRPr="00D2491C" w14:paraId="5B669983" w14:textId="77777777" w:rsidTr="001D331F">
        <w:trPr>
          <w:trHeight w:val="158"/>
        </w:trPr>
        <w:tc>
          <w:tcPr>
            <w:tcW w:w="634" w:type="dxa"/>
            <w:vAlign w:val="center"/>
          </w:tcPr>
          <w:p w14:paraId="5B669980"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5B669981" w14:textId="53D579E5" w:rsidR="00192313" w:rsidRPr="00F5715E" w:rsidRDefault="00192313" w:rsidP="0029047D">
            <w:pPr>
              <w:rPr>
                <w:rFonts w:asciiTheme="minorHAnsi" w:hAnsiTheme="minorHAnsi"/>
                <w:sz w:val="18"/>
                <w:szCs w:val="18"/>
              </w:rPr>
            </w:pPr>
            <w:r w:rsidRPr="00F5715E">
              <w:rPr>
                <w:rFonts w:asciiTheme="minorHAnsi" w:hAnsiTheme="minorHAnsi"/>
                <w:sz w:val="18"/>
                <w:szCs w:val="18"/>
              </w:rPr>
              <w:t xml:space="preserve">Project </w:t>
            </w:r>
            <w:r w:rsidR="0029047D">
              <w:rPr>
                <w:rFonts w:asciiTheme="minorHAnsi" w:hAnsiTheme="minorHAnsi"/>
                <w:sz w:val="18"/>
                <w:szCs w:val="18"/>
              </w:rPr>
              <w:t>S</w:t>
            </w:r>
            <w:r w:rsidRPr="00F5715E">
              <w:rPr>
                <w:rFonts w:asciiTheme="minorHAnsi" w:hAnsiTheme="minorHAnsi"/>
                <w:sz w:val="18"/>
                <w:szCs w:val="18"/>
              </w:rPr>
              <w:t>cope</w:t>
            </w:r>
          </w:p>
        </w:tc>
        <w:tc>
          <w:tcPr>
            <w:tcW w:w="5688" w:type="dxa"/>
          </w:tcPr>
          <w:p w14:paraId="5B669982" w14:textId="77777777" w:rsidR="00192313" w:rsidRPr="00F5715E" w:rsidRDefault="00192313" w:rsidP="00192313">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192313" w:rsidRPr="00D2491C" w14:paraId="5B669988" w14:textId="77777777" w:rsidTr="001D331F">
        <w:trPr>
          <w:trHeight w:val="158"/>
        </w:trPr>
        <w:tc>
          <w:tcPr>
            <w:tcW w:w="634" w:type="dxa"/>
            <w:vAlign w:val="center"/>
          </w:tcPr>
          <w:p w14:paraId="5B66998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5B669985" w14:textId="5373970E" w:rsidR="00192313" w:rsidRDefault="00FB5CF1" w:rsidP="00192313">
            <w:pPr>
              <w:rPr>
                <w:rFonts w:asciiTheme="minorHAnsi" w:hAnsiTheme="minorHAnsi"/>
                <w:sz w:val="18"/>
                <w:szCs w:val="18"/>
              </w:rPr>
            </w:pPr>
            <w:r>
              <w:rPr>
                <w:rFonts w:asciiTheme="minorHAnsi" w:hAnsiTheme="minorHAnsi"/>
                <w:sz w:val="18"/>
                <w:szCs w:val="18"/>
              </w:rPr>
              <w:t xml:space="preserve">Total </w:t>
            </w:r>
            <w:r w:rsidR="00192313" w:rsidRPr="00F5715E">
              <w:rPr>
                <w:rFonts w:asciiTheme="minorHAnsi" w:hAnsiTheme="minorHAnsi"/>
                <w:sz w:val="18"/>
                <w:szCs w:val="18"/>
              </w:rPr>
              <w:t xml:space="preserve">Conditioned </w:t>
            </w:r>
            <w:r>
              <w:rPr>
                <w:rFonts w:asciiTheme="minorHAnsi" w:hAnsiTheme="minorHAnsi"/>
                <w:sz w:val="18"/>
                <w:szCs w:val="18"/>
              </w:rPr>
              <w:t>F</w:t>
            </w:r>
            <w:r w:rsidR="00192313" w:rsidRPr="00F5715E">
              <w:rPr>
                <w:rFonts w:asciiTheme="minorHAnsi" w:hAnsiTheme="minorHAnsi"/>
                <w:sz w:val="18"/>
                <w:szCs w:val="18"/>
              </w:rPr>
              <w:t xml:space="preserve">loor </w:t>
            </w:r>
            <w:r>
              <w:rPr>
                <w:rFonts w:asciiTheme="minorHAnsi" w:hAnsiTheme="minorHAnsi"/>
                <w:sz w:val="18"/>
                <w:szCs w:val="18"/>
              </w:rPr>
              <w:t>A</w:t>
            </w:r>
            <w:r w:rsidR="00192313" w:rsidRPr="00F5715E">
              <w:rPr>
                <w:rFonts w:asciiTheme="minorHAnsi" w:hAnsiTheme="minorHAnsi"/>
                <w:sz w:val="18"/>
                <w:szCs w:val="18"/>
              </w:rPr>
              <w:t xml:space="preserve">rea of </w:t>
            </w:r>
            <w:r w:rsidR="001D331F">
              <w:rPr>
                <w:rFonts w:asciiTheme="minorHAnsi" w:hAnsiTheme="minorHAnsi"/>
                <w:sz w:val="18"/>
                <w:szCs w:val="18"/>
              </w:rPr>
              <w:t>D</w:t>
            </w:r>
            <w:r w:rsidR="00192313" w:rsidRPr="00F5715E">
              <w:rPr>
                <w:rFonts w:asciiTheme="minorHAnsi" w:hAnsiTheme="minorHAnsi"/>
                <w:sz w:val="18"/>
                <w:szCs w:val="18"/>
              </w:rPr>
              <w:t xml:space="preserve">welling </w:t>
            </w:r>
            <w:r w:rsidR="001D331F">
              <w:rPr>
                <w:rFonts w:asciiTheme="minorHAnsi" w:hAnsiTheme="minorHAnsi"/>
                <w:sz w:val="18"/>
                <w:szCs w:val="18"/>
              </w:rPr>
              <w:t>U</w:t>
            </w:r>
            <w:r w:rsidR="00192313" w:rsidRPr="00F5715E">
              <w:rPr>
                <w:rFonts w:asciiTheme="minorHAnsi" w:hAnsiTheme="minorHAnsi"/>
                <w:sz w:val="18"/>
                <w:szCs w:val="18"/>
              </w:rPr>
              <w:t>nit</w:t>
            </w:r>
          </w:p>
          <w:p w14:paraId="5B669986" w14:textId="77777777" w:rsidR="00192313" w:rsidRPr="00F5715E" w:rsidRDefault="00192313" w:rsidP="00192313">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5B669987" w14:textId="069B7FE8" w:rsidR="00192313" w:rsidRPr="00F5715E" w:rsidRDefault="00103283" w:rsidP="00192313">
            <w:pPr>
              <w:rPr>
                <w:rFonts w:asciiTheme="minorHAnsi" w:hAnsiTheme="minorHAnsi"/>
                <w:sz w:val="18"/>
                <w:szCs w:val="18"/>
              </w:rPr>
            </w:pPr>
            <w:r w:rsidRPr="00103283">
              <w:rPr>
                <w:rFonts w:asciiTheme="minorHAnsi" w:hAnsiTheme="minorHAnsi"/>
                <w:sz w:val="18"/>
                <w:szCs w:val="18"/>
              </w:rPr>
              <w:t xml:space="preserve">&lt;&lt;calculated field: default value reference from MCH-01;  or allow user to override default and input value </w:t>
            </w:r>
            <w:proofErr w:type="spellStart"/>
            <w:r w:rsidRPr="00103283">
              <w:rPr>
                <w:rFonts w:asciiTheme="minorHAnsi" w:hAnsiTheme="minorHAnsi"/>
                <w:sz w:val="18"/>
                <w:szCs w:val="18"/>
              </w:rPr>
              <w:t>xxxxx</w:t>
            </w:r>
            <w:proofErr w:type="spellEnd"/>
            <w:r w:rsidRPr="00103283">
              <w:rPr>
                <w:rFonts w:asciiTheme="minorHAnsi" w:hAnsiTheme="minorHAnsi"/>
                <w:sz w:val="18"/>
                <w:szCs w:val="18"/>
              </w:rPr>
              <w:t>;  flag overridden values and report in project status notes field &gt;&gt;</w:t>
            </w:r>
          </w:p>
        </w:tc>
      </w:tr>
      <w:tr w:rsidR="00192313" w:rsidRPr="00D2491C" w14:paraId="5B66998D" w14:textId="77777777" w:rsidTr="001D331F">
        <w:trPr>
          <w:trHeight w:val="158"/>
        </w:trPr>
        <w:tc>
          <w:tcPr>
            <w:tcW w:w="634" w:type="dxa"/>
            <w:vAlign w:val="center"/>
          </w:tcPr>
          <w:p w14:paraId="5B669989"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5B66998A" w14:textId="327F1ED2" w:rsidR="00192313" w:rsidRDefault="00192313" w:rsidP="00192313">
            <w:pPr>
              <w:rPr>
                <w:rFonts w:asciiTheme="minorHAnsi" w:hAnsiTheme="minorHAnsi"/>
                <w:sz w:val="18"/>
                <w:szCs w:val="18"/>
              </w:rPr>
            </w:pPr>
            <w:r w:rsidRPr="00F5715E">
              <w:rPr>
                <w:rFonts w:asciiTheme="minorHAnsi" w:hAnsiTheme="minorHAnsi"/>
                <w:sz w:val="18"/>
                <w:szCs w:val="18"/>
              </w:rPr>
              <w:t xml:space="preserve">Number of </w:t>
            </w:r>
            <w:r w:rsidR="001D331F">
              <w:rPr>
                <w:rFonts w:asciiTheme="minorHAnsi" w:hAnsiTheme="minorHAnsi"/>
                <w:sz w:val="18"/>
                <w:szCs w:val="18"/>
              </w:rPr>
              <w:t>B</w:t>
            </w:r>
            <w:r w:rsidRPr="00F5715E">
              <w:rPr>
                <w:rFonts w:asciiTheme="minorHAnsi" w:hAnsiTheme="minorHAnsi"/>
                <w:sz w:val="18"/>
                <w:szCs w:val="18"/>
              </w:rPr>
              <w:t xml:space="preserve">edrooms in </w:t>
            </w:r>
            <w:r w:rsidR="001D331F">
              <w:rPr>
                <w:rFonts w:asciiTheme="minorHAnsi" w:hAnsiTheme="minorHAnsi"/>
                <w:sz w:val="18"/>
                <w:szCs w:val="18"/>
              </w:rPr>
              <w:t>D</w:t>
            </w:r>
            <w:r w:rsidRPr="00F5715E">
              <w:rPr>
                <w:rFonts w:asciiTheme="minorHAnsi" w:hAnsiTheme="minorHAnsi"/>
                <w:sz w:val="18"/>
                <w:szCs w:val="18"/>
              </w:rPr>
              <w:t xml:space="preserve">welling </w:t>
            </w:r>
            <w:r w:rsidR="001D331F">
              <w:rPr>
                <w:rFonts w:asciiTheme="minorHAnsi" w:hAnsiTheme="minorHAnsi"/>
                <w:sz w:val="18"/>
                <w:szCs w:val="18"/>
              </w:rPr>
              <w:t>U</w:t>
            </w:r>
            <w:r w:rsidRPr="00F5715E">
              <w:rPr>
                <w:rFonts w:asciiTheme="minorHAnsi" w:hAnsiTheme="minorHAnsi"/>
                <w:sz w:val="18"/>
                <w:szCs w:val="18"/>
              </w:rPr>
              <w:t>nit</w:t>
            </w:r>
          </w:p>
          <w:p w14:paraId="5B66998B" w14:textId="77777777" w:rsidR="00192313" w:rsidRPr="00F5715E" w:rsidRDefault="00484240" w:rsidP="00192313">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5B66998C" w14:textId="572387F7" w:rsidR="00192313" w:rsidRPr="00F5715E" w:rsidRDefault="00103283" w:rsidP="00192313">
            <w:pPr>
              <w:rPr>
                <w:rFonts w:asciiTheme="minorHAnsi" w:hAnsiTheme="minorHAnsi"/>
                <w:sz w:val="18"/>
                <w:szCs w:val="18"/>
              </w:rPr>
            </w:pPr>
            <w:r w:rsidRPr="00103283">
              <w:rPr>
                <w:rFonts w:asciiTheme="minorHAnsi" w:hAnsiTheme="minorHAnsi"/>
                <w:sz w:val="18"/>
                <w:szCs w:val="18"/>
              </w:rPr>
              <w:t>&lt;&lt;calculated field: default value reference from MCH-01&gt;&gt;</w:t>
            </w:r>
            <w:r w:rsidR="00C474C1">
              <w:rPr>
                <w:rFonts w:asciiTheme="minorHAnsi" w:hAnsiTheme="minorHAnsi"/>
                <w:sz w:val="18"/>
                <w:szCs w:val="18"/>
              </w:rPr>
              <w:t xml:space="preserve"> </w:t>
            </w:r>
          </w:p>
        </w:tc>
      </w:tr>
      <w:tr w:rsidR="00192313" w:rsidRPr="00D2491C" w14:paraId="5B669993" w14:textId="77777777" w:rsidTr="001D331F">
        <w:trPr>
          <w:trHeight w:val="158"/>
        </w:trPr>
        <w:tc>
          <w:tcPr>
            <w:tcW w:w="634" w:type="dxa"/>
            <w:vAlign w:val="center"/>
          </w:tcPr>
          <w:p w14:paraId="5B66998E"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5B66998F" w14:textId="7BAFDB1C" w:rsidR="00192313" w:rsidRPr="00F5715E" w:rsidRDefault="00192313" w:rsidP="00192313">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5B669990" w14:textId="77777777"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B669991" w14:textId="77777777" w:rsidR="00192313" w:rsidRPr="00F5715E" w:rsidRDefault="00192313" w:rsidP="00192313">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5B669992" w14:textId="77777777" w:rsidR="00192313" w:rsidRPr="00F5715E" w:rsidRDefault="00192313" w:rsidP="00192313">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192313" w:rsidRPr="00D2491C" w14:paraId="5B669999" w14:textId="77777777" w:rsidTr="001D331F">
        <w:trPr>
          <w:trHeight w:val="158"/>
        </w:trPr>
        <w:tc>
          <w:tcPr>
            <w:tcW w:w="634" w:type="dxa"/>
            <w:vAlign w:val="center"/>
          </w:tcPr>
          <w:p w14:paraId="5B669994"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5B669995" w14:textId="51CE2FBC" w:rsidR="00192313" w:rsidRPr="00F5715E" w:rsidRDefault="00192313" w:rsidP="00192313">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5B669996" w14:textId="77777777"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B669997" w14:textId="77777777" w:rsidR="00192313" w:rsidRPr="00F5715E" w:rsidRDefault="00192313" w:rsidP="00192313">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5B669998" w14:textId="77777777" w:rsidR="00192313" w:rsidRPr="00F5715E" w:rsidRDefault="00192313" w:rsidP="00192313">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192313" w:rsidRPr="00D2491C" w14:paraId="5B6699A4" w14:textId="77777777" w:rsidTr="001D331F">
        <w:trPr>
          <w:trHeight w:val="158"/>
        </w:trPr>
        <w:tc>
          <w:tcPr>
            <w:tcW w:w="634" w:type="dxa"/>
            <w:vAlign w:val="center"/>
          </w:tcPr>
          <w:p w14:paraId="5B66999A"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5B66999B" w14:textId="564E7D30" w:rsidR="00192313" w:rsidRPr="00F5715E" w:rsidRDefault="00192313" w:rsidP="00192313">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5B66999C" w14:textId="77777777" w:rsidR="00192313" w:rsidRPr="00F5715E" w:rsidRDefault="00192313" w:rsidP="00192313">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5B66999D" w14:textId="77777777" w:rsidR="00192313" w:rsidRPr="00F5715E" w:rsidRDefault="00192313" w:rsidP="00192313">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5B66999E" w14:textId="77777777" w:rsidR="00192313" w:rsidRPr="00F5715E" w:rsidRDefault="00192313" w:rsidP="00192313">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5B66999F" w14:textId="77777777" w:rsidR="00192313" w:rsidRPr="00F5715E" w:rsidRDefault="00192313" w:rsidP="00192313">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5B6699A0" w14:textId="77777777" w:rsidR="00192313" w:rsidRDefault="00192313" w:rsidP="00192313">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5B6699A1" w14:textId="77777777" w:rsidR="00192313" w:rsidRDefault="00192313" w:rsidP="00192313">
            <w:pPr>
              <w:rPr>
                <w:rFonts w:asciiTheme="minorHAnsi" w:hAnsiTheme="minorHAnsi"/>
                <w:sz w:val="18"/>
                <w:szCs w:val="18"/>
                <w:u w:val="single"/>
              </w:rPr>
            </w:pPr>
          </w:p>
          <w:p w14:paraId="5B6699A2" w14:textId="77777777" w:rsidR="00192313" w:rsidRPr="00F5715E" w:rsidRDefault="00192313" w:rsidP="00192313">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w:t>
            </w:r>
          </w:p>
          <w:p w14:paraId="5B6699A3" w14:textId="77777777" w:rsidR="00192313" w:rsidRPr="00F5715E" w:rsidRDefault="00127A5E" w:rsidP="00127A5E">
            <w:pPr>
              <w:rPr>
                <w:rFonts w:asciiTheme="minorHAnsi" w:hAnsiTheme="minorHAnsi"/>
                <w:sz w:val="18"/>
                <w:szCs w:val="18"/>
              </w:rPr>
            </w:pPr>
            <w:r w:rsidRPr="00127A5E">
              <w:rPr>
                <w:rFonts w:asciiTheme="minorHAnsi" w:hAnsiTheme="minorHAnsi"/>
                <w:sz w:val="18"/>
                <w:szCs w:val="18"/>
              </w:rPr>
              <w:t>“</w:t>
            </w:r>
            <w:r w:rsidR="00192313" w:rsidRPr="00127A5E">
              <w:rPr>
                <w:rFonts w:asciiTheme="minorHAnsi" w:hAnsiTheme="minorHAnsi"/>
                <w:sz w:val="18"/>
                <w:szCs w:val="18"/>
              </w:rPr>
              <w:t>Central Fan Integrated Ventilation System Not Allowed to Operate Continuously</w:t>
            </w:r>
            <w:r w:rsidR="00192313">
              <w:rPr>
                <w:rFonts w:asciiTheme="minorHAnsi" w:hAnsiTheme="minorHAnsi"/>
                <w:b/>
                <w:sz w:val="18"/>
                <w:szCs w:val="18"/>
              </w:rPr>
              <w:t xml:space="preserve"> - D</w:t>
            </w:r>
            <w:r>
              <w:rPr>
                <w:rFonts w:asciiTheme="minorHAnsi" w:hAnsiTheme="minorHAnsi"/>
                <w:b/>
                <w:sz w:val="18"/>
                <w:szCs w:val="18"/>
              </w:rPr>
              <w:t>o</w:t>
            </w:r>
            <w:r w:rsidR="00192313">
              <w:rPr>
                <w:rFonts w:asciiTheme="minorHAnsi" w:hAnsiTheme="minorHAnsi"/>
                <w:b/>
                <w:sz w:val="18"/>
                <w:szCs w:val="18"/>
              </w:rPr>
              <w:t xml:space="preserve"> N</w:t>
            </w:r>
            <w:r>
              <w:rPr>
                <w:rFonts w:asciiTheme="minorHAnsi" w:hAnsiTheme="minorHAnsi"/>
                <w:b/>
                <w:sz w:val="18"/>
                <w:szCs w:val="18"/>
              </w:rPr>
              <w:t>ot</w:t>
            </w:r>
            <w:r w:rsidR="00192313">
              <w:rPr>
                <w:rFonts w:asciiTheme="minorHAnsi" w:hAnsiTheme="minorHAnsi"/>
                <w:b/>
                <w:sz w:val="18"/>
                <w:szCs w:val="18"/>
              </w:rPr>
              <w:t xml:space="preserve"> P</w:t>
            </w:r>
            <w:r>
              <w:rPr>
                <w:rFonts w:asciiTheme="minorHAnsi" w:hAnsiTheme="minorHAnsi"/>
                <w:b/>
                <w:sz w:val="18"/>
                <w:szCs w:val="18"/>
              </w:rPr>
              <w:t>roceed”</w:t>
            </w:r>
            <w:r w:rsidR="00192313">
              <w:rPr>
                <w:rFonts w:asciiTheme="minorHAnsi" w:hAnsiTheme="minorHAnsi"/>
                <w:b/>
                <w:sz w:val="18"/>
                <w:szCs w:val="18"/>
              </w:rPr>
              <w:t>&gt;&gt;</w:t>
            </w:r>
          </w:p>
        </w:tc>
      </w:tr>
      <w:tr w:rsidR="00192313" w:rsidRPr="00D2491C" w14:paraId="5B6699B6" w14:textId="77777777" w:rsidTr="001D331F">
        <w:trPr>
          <w:trHeight w:val="158"/>
        </w:trPr>
        <w:tc>
          <w:tcPr>
            <w:tcW w:w="634" w:type="dxa"/>
            <w:vAlign w:val="center"/>
          </w:tcPr>
          <w:p w14:paraId="5B6699A5" w14:textId="77777777" w:rsidR="00192313" w:rsidRPr="00F5715E" w:rsidRDefault="00192313" w:rsidP="00192313">
            <w:pPr>
              <w:jc w:val="center"/>
              <w:rPr>
                <w:rFonts w:asciiTheme="minorHAnsi" w:hAnsiTheme="minorHAnsi"/>
                <w:sz w:val="18"/>
                <w:szCs w:val="18"/>
              </w:rPr>
            </w:pPr>
            <w:r w:rsidRPr="00F5715E">
              <w:rPr>
                <w:rFonts w:asciiTheme="minorHAnsi" w:hAnsiTheme="minorHAnsi"/>
                <w:sz w:val="18"/>
                <w:szCs w:val="18"/>
              </w:rPr>
              <w:t>09</w:t>
            </w:r>
          </w:p>
        </w:tc>
        <w:tc>
          <w:tcPr>
            <w:tcW w:w="4694" w:type="dxa"/>
            <w:vAlign w:val="center"/>
          </w:tcPr>
          <w:p w14:paraId="5B6699A6" w14:textId="77777777" w:rsidR="00192313" w:rsidRPr="00F5715E" w:rsidRDefault="00192313" w:rsidP="00192313">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B6699A7" w14:textId="77777777" w:rsidR="00192313" w:rsidRPr="00F5715E" w:rsidRDefault="00192313" w:rsidP="00192313">
            <w:pPr>
              <w:rPr>
                <w:rFonts w:asciiTheme="minorHAnsi" w:hAnsiTheme="minorHAnsi"/>
                <w:sz w:val="18"/>
                <w:szCs w:val="18"/>
              </w:rPr>
            </w:pPr>
            <w:r>
              <w:rPr>
                <w:rFonts w:asciiTheme="minorHAnsi" w:hAnsiTheme="minorHAnsi"/>
                <w:sz w:val="18"/>
                <w:szCs w:val="18"/>
              </w:rPr>
              <w:t>(this row not visible to user)</w:t>
            </w:r>
          </w:p>
        </w:tc>
        <w:tc>
          <w:tcPr>
            <w:tcW w:w="5688" w:type="dxa"/>
          </w:tcPr>
          <w:p w14:paraId="5B6699A8" w14:textId="77777777" w:rsidR="00192313" w:rsidRDefault="00192313" w:rsidP="00192313">
            <w:pPr>
              <w:rPr>
                <w:rFonts w:asciiTheme="minorHAnsi" w:hAnsiTheme="minorHAnsi"/>
                <w:sz w:val="18"/>
                <w:szCs w:val="18"/>
              </w:rPr>
            </w:pPr>
            <w:r>
              <w:rPr>
                <w:rFonts w:asciiTheme="minorHAnsi" w:hAnsiTheme="minorHAnsi"/>
                <w:sz w:val="18"/>
                <w:szCs w:val="18"/>
              </w:rPr>
              <w:t>&lt;&lt;calculated field:</w:t>
            </w:r>
          </w:p>
          <w:p w14:paraId="5B6699A9" w14:textId="77777777" w:rsidR="00192313" w:rsidRDefault="00192313" w:rsidP="00192313">
            <w:pPr>
              <w:rPr>
                <w:rFonts w:asciiTheme="minorHAnsi" w:hAnsiTheme="minorHAnsi"/>
                <w:sz w:val="18"/>
                <w:szCs w:val="18"/>
              </w:rPr>
            </w:pPr>
          </w:p>
          <w:p w14:paraId="5B6699AA" w14:textId="77777777" w:rsidR="00192313" w:rsidRPr="00F5715E" w:rsidRDefault="00192313" w:rsidP="00192313">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5B6699AB" w14:textId="77777777" w:rsidR="00192313" w:rsidRPr="00F5715E" w:rsidRDefault="00192313" w:rsidP="00192313">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5B6699AC" w14:textId="77777777" w:rsidR="00192313" w:rsidRPr="00F5715E" w:rsidRDefault="00192313" w:rsidP="00192313">
            <w:pPr>
              <w:rPr>
                <w:rFonts w:asciiTheme="minorHAnsi" w:hAnsiTheme="minorHAnsi"/>
                <w:sz w:val="18"/>
                <w:szCs w:val="18"/>
                <w:u w:val="single"/>
              </w:rPr>
            </w:pPr>
          </w:p>
          <w:p w14:paraId="5B6699AD" w14:textId="77777777" w:rsidR="00192313" w:rsidRPr="00F5715E" w:rsidRDefault="00192313" w:rsidP="0019231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B6699AE" w14:textId="77777777" w:rsidR="00192313" w:rsidRPr="00F5715E" w:rsidRDefault="00192313" w:rsidP="00192313">
            <w:pPr>
              <w:rPr>
                <w:rFonts w:asciiTheme="minorHAnsi" w:hAnsiTheme="minorHAnsi"/>
                <w:b/>
                <w:sz w:val="18"/>
                <w:szCs w:val="18"/>
              </w:rPr>
            </w:pPr>
            <w:r>
              <w:rPr>
                <w:rFonts w:asciiTheme="minorHAnsi" w:hAnsiTheme="minorHAnsi"/>
                <w:b/>
                <w:sz w:val="18"/>
                <w:szCs w:val="18"/>
              </w:rPr>
              <w:t>**27b - Continuous Ventilation Airflow - Total Vent Rate Method;</w:t>
            </w:r>
          </w:p>
          <w:p w14:paraId="5B6699AF" w14:textId="77777777" w:rsidR="00192313" w:rsidRPr="00F5715E" w:rsidRDefault="00192313" w:rsidP="00192313">
            <w:pPr>
              <w:rPr>
                <w:rFonts w:asciiTheme="minorHAnsi" w:hAnsiTheme="minorHAnsi"/>
                <w:sz w:val="18"/>
                <w:szCs w:val="18"/>
              </w:rPr>
            </w:pPr>
          </w:p>
          <w:p w14:paraId="5B6699B0" w14:textId="77777777" w:rsidR="00192313" w:rsidRPr="00F5715E" w:rsidRDefault="00192313" w:rsidP="0019231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5B6699B1" w14:textId="77777777" w:rsidR="00192313" w:rsidRPr="00F5715E" w:rsidRDefault="00192313" w:rsidP="00192313">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5B6699B2" w14:textId="77777777" w:rsidR="00192313" w:rsidRPr="00F5715E" w:rsidRDefault="00192313" w:rsidP="00192313">
            <w:pPr>
              <w:rPr>
                <w:rFonts w:asciiTheme="minorHAnsi" w:hAnsiTheme="minorHAnsi"/>
                <w:sz w:val="18"/>
                <w:szCs w:val="18"/>
              </w:rPr>
            </w:pPr>
          </w:p>
          <w:p w14:paraId="5B6699B3" w14:textId="77777777" w:rsidR="00192313" w:rsidRPr="00F5715E" w:rsidRDefault="00192313" w:rsidP="0019231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B6699B4" w14:textId="77777777" w:rsidR="00192313" w:rsidRDefault="00192313" w:rsidP="00192313">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5B6699B5" w14:textId="77777777" w:rsidR="00192313" w:rsidRPr="00F5715E" w:rsidRDefault="00192313" w:rsidP="00192313">
            <w:pPr>
              <w:rPr>
                <w:rFonts w:asciiTheme="minorHAnsi" w:hAnsiTheme="minorHAnsi"/>
                <w:b/>
                <w:sz w:val="18"/>
                <w:szCs w:val="18"/>
              </w:rPr>
            </w:pPr>
          </w:p>
        </w:tc>
      </w:tr>
    </w:tbl>
    <w:p w14:paraId="5B6699B8" w14:textId="77777777" w:rsidR="005A2B97" w:rsidRPr="0029047D" w:rsidRDefault="005A2B97" w:rsidP="00D65FA1">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3F49B9" w14:paraId="5B6699BA" w14:textId="77777777" w:rsidTr="003F49B9">
        <w:tc>
          <w:tcPr>
            <w:tcW w:w="11016" w:type="dxa"/>
          </w:tcPr>
          <w:p w14:paraId="5B6699B9" w14:textId="0E27BCAB" w:rsidR="003F49B9" w:rsidRDefault="0029047D" w:rsidP="003F49B9">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27b - Continuous Ventilation Airflow – Total Ventilation Rate Method</w:t>
            </w:r>
          </w:p>
        </w:tc>
      </w:tr>
    </w:tbl>
    <w:p w14:paraId="5B6699BC" w14:textId="77777777" w:rsidR="00D85C84" w:rsidRPr="0029047D" w:rsidRDefault="00D85C84" w:rsidP="00D65FA1">
      <w:pPr>
        <w:rPr>
          <w:rFonts w:asciiTheme="minorHAnsi" w:hAnsiTheme="minorHAnsi"/>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735"/>
        <w:gridCol w:w="5695"/>
      </w:tblGrid>
      <w:tr w:rsidR="00D85C84" w:rsidRPr="00CB00C9" w14:paraId="5B6699BE" w14:textId="77777777" w:rsidTr="00131E30">
        <w:tc>
          <w:tcPr>
            <w:tcW w:w="11016" w:type="dxa"/>
            <w:gridSpan w:val="3"/>
          </w:tcPr>
          <w:p w14:paraId="5F1B855B" w14:textId="77777777" w:rsidR="0029047D" w:rsidRPr="0029047D" w:rsidRDefault="00D85C84" w:rsidP="00444E93">
            <w:pPr>
              <w:keepNext/>
              <w:rPr>
                <w:rFonts w:asciiTheme="minorHAnsi" w:hAnsiTheme="minorHAnsi"/>
                <w:b/>
                <w:szCs w:val="18"/>
              </w:rPr>
            </w:pPr>
            <w:r w:rsidRPr="0029047D">
              <w:rPr>
                <w:rFonts w:asciiTheme="minorHAnsi" w:hAnsiTheme="minorHAnsi"/>
                <w:b/>
                <w:szCs w:val="18"/>
              </w:rPr>
              <w:lastRenderedPageBreak/>
              <w:t>B. Whole-Building Continuous Ventilation - Total Ventilation Rate Method</w:t>
            </w:r>
          </w:p>
          <w:p w14:paraId="5B6699BD" w14:textId="1B3F2379" w:rsidR="00D85C84" w:rsidRPr="00CB00C9" w:rsidRDefault="00D85C84" w:rsidP="00444E93">
            <w:pPr>
              <w:keepNext/>
              <w:rPr>
                <w:rFonts w:asciiTheme="minorHAnsi" w:hAnsiTheme="minorHAnsi"/>
                <w:sz w:val="18"/>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 xml:space="preserve">62.2 </w:t>
            </w:r>
            <w:r w:rsidRPr="00CB00C9">
              <w:rPr>
                <w:rFonts w:asciiTheme="minorHAnsi" w:hAnsiTheme="minorHAnsi"/>
                <w:sz w:val="18"/>
                <w:szCs w:val="18"/>
              </w:rPr>
              <w:t>equation 4.7.</w:t>
            </w:r>
          </w:p>
        </w:tc>
      </w:tr>
      <w:tr w:rsidR="00D85C84" w:rsidRPr="00CB00C9" w14:paraId="5B6699C2" w14:textId="77777777" w:rsidTr="001D331F">
        <w:tc>
          <w:tcPr>
            <w:tcW w:w="586" w:type="dxa"/>
            <w:vAlign w:val="center"/>
          </w:tcPr>
          <w:p w14:paraId="5B6699BF" w14:textId="77777777" w:rsidR="00D85C84" w:rsidRPr="00CB00C9" w:rsidRDefault="00D85C84" w:rsidP="00444E93">
            <w:pPr>
              <w:keepNext/>
              <w:jc w:val="center"/>
              <w:rPr>
                <w:rFonts w:asciiTheme="minorHAnsi" w:hAnsiTheme="minorHAnsi"/>
                <w:sz w:val="18"/>
                <w:szCs w:val="18"/>
              </w:rPr>
            </w:pPr>
            <w:r>
              <w:rPr>
                <w:rFonts w:asciiTheme="minorHAnsi" w:hAnsiTheme="minorHAnsi"/>
                <w:sz w:val="18"/>
                <w:szCs w:val="18"/>
              </w:rPr>
              <w:t>01</w:t>
            </w:r>
          </w:p>
        </w:tc>
        <w:tc>
          <w:tcPr>
            <w:tcW w:w="4735" w:type="dxa"/>
            <w:vAlign w:val="center"/>
          </w:tcPr>
          <w:p w14:paraId="5B6699C0" w14:textId="1C257BD9" w:rsidR="00D85C84" w:rsidRPr="00CB00C9" w:rsidRDefault="00D85C84" w:rsidP="00444E9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 fan + infiltration),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695" w:type="dxa"/>
          </w:tcPr>
          <w:p w14:paraId="5B6699C1" w14:textId="77777777" w:rsidR="00D85C84" w:rsidRPr="007F6151" w:rsidRDefault="00BA4F86" w:rsidP="00192313">
            <w:pPr>
              <w:keepNext/>
              <w:rPr>
                <w:rFonts w:asciiTheme="minorHAnsi" w:hAnsiTheme="minorHAnsi"/>
                <w:sz w:val="18"/>
                <w:szCs w:val="18"/>
              </w:rPr>
            </w:pPr>
            <w:r>
              <w:rPr>
                <w:rFonts w:asciiTheme="minorHAnsi" w:hAnsiTheme="minorHAnsi"/>
                <w:sz w:val="18"/>
                <w:szCs w:val="18"/>
              </w:rPr>
              <w:t>&lt;</w:t>
            </w:r>
            <w:r w:rsidR="001E3C1B" w:rsidRPr="00CB00C9">
              <w:rPr>
                <w:rFonts w:asciiTheme="minorHAnsi" w:hAnsiTheme="minorHAnsi"/>
                <w:sz w:val="18"/>
                <w:szCs w:val="18"/>
              </w:rPr>
              <w:t xml:space="preserve">&lt;calculated </w:t>
            </w:r>
            <w:r w:rsidR="001E3C1B">
              <w:rPr>
                <w:rFonts w:asciiTheme="minorHAnsi" w:hAnsiTheme="minorHAnsi"/>
                <w:sz w:val="18"/>
                <w:szCs w:val="18"/>
              </w:rPr>
              <w:t>field, numer</w:t>
            </w:r>
            <w:r w:rsidR="001E3C1B" w:rsidRPr="00C3222B">
              <w:rPr>
                <w:rFonts w:asciiTheme="minorHAnsi" w:hAnsiTheme="minorHAnsi"/>
                <w:sz w:val="18"/>
                <w:szCs w:val="18"/>
              </w:rPr>
              <w:t xml:space="preserve">ic: (use equation 4.1a): </w:t>
            </w:r>
            <w:r w:rsidR="00213B87">
              <w:rPr>
                <w:rFonts w:asciiTheme="minorHAnsi" w:hAnsiTheme="minorHAnsi"/>
                <w:sz w:val="18"/>
                <w:szCs w:val="18"/>
              </w:rPr>
              <w:t>[(</w:t>
            </w:r>
            <w:r w:rsidR="00213B87" w:rsidRPr="00D2491C">
              <w:rPr>
                <w:rFonts w:asciiTheme="minorHAnsi" w:hAnsiTheme="minorHAnsi"/>
                <w:sz w:val="18"/>
                <w:szCs w:val="18"/>
              </w:rPr>
              <w:t>Z x row A0</w:t>
            </w:r>
            <w:r w:rsidR="00192313">
              <w:rPr>
                <w:rFonts w:asciiTheme="minorHAnsi" w:hAnsiTheme="minorHAnsi"/>
                <w:sz w:val="18"/>
                <w:szCs w:val="18"/>
              </w:rPr>
              <w:t>4</w:t>
            </w:r>
            <w:r w:rsidR="00213B87">
              <w:rPr>
                <w:rFonts w:asciiTheme="minorHAnsi" w:hAnsiTheme="minorHAnsi"/>
                <w:sz w:val="18"/>
                <w:szCs w:val="18"/>
              </w:rPr>
              <w:t>)</w:t>
            </w:r>
            <w:r w:rsidR="00213B87" w:rsidRPr="00D2491C">
              <w:rPr>
                <w:rFonts w:asciiTheme="minorHAnsi" w:hAnsiTheme="minorHAnsi"/>
                <w:sz w:val="18"/>
                <w:szCs w:val="18"/>
              </w:rPr>
              <w:t xml:space="preserve"> + 7.5(row A0</w:t>
            </w:r>
            <w:r w:rsidR="00192313">
              <w:rPr>
                <w:rFonts w:asciiTheme="minorHAnsi" w:hAnsiTheme="minorHAnsi"/>
                <w:sz w:val="18"/>
                <w:szCs w:val="18"/>
              </w:rPr>
              <w:t>5</w:t>
            </w:r>
            <w:r w:rsidR="00213B87" w:rsidRPr="00D2491C">
              <w:rPr>
                <w:rFonts w:asciiTheme="minorHAnsi" w:hAnsiTheme="minorHAnsi"/>
                <w:sz w:val="18"/>
                <w:szCs w:val="18"/>
              </w:rPr>
              <w:t xml:space="preserve"> + 1)</w:t>
            </w:r>
            <w:r w:rsidR="00213B87">
              <w:rPr>
                <w:rFonts w:asciiTheme="minorHAnsi" w:hAnsiTheme="minorHAnsi"/>
                <w:sz w:val="18"/>
                <w:szCs w:val="18"/>
              </w:rPr>
              <w:t>]</w:t>
            </w:r>
            <w:r w:rsidR="00213B87" w:rsidRPr="00D2491C">
              <w:rPr>
                <w:rFonts w:asciiTheme="minorHAnsi" w:hAnsiTheme="minorHAnsi"/>
                <w:sz w:val="18"/>
                <w:szCs w:val="18"/>
              </w:rPr>
              <w:t>, (cfm)</w:t>
            </w:r>
            <w:r w:rsidR="001E3C1B" w:rsidRPr="00C3222B">
              <w:rPr>
                <w:rFonts w:asciiTheme="minorHAnsi" w:hAnsiTheme="minorHAnsi"/>
                <w:sz w:val="18"/>
                <w:szCs w:val="18"/>
              </w:rPr>
              <w:t>.  For single family Z = 0.03, for multifamily Z =</w:t>
            </w:r>
            <w:r w:rsidR="001E3C1B" w:rsidRPr="00CB00C9">
              <w:rPr>
                <w:rFonts w:asciiTheme="minorHAnsi" w:hAnsiTheme="minorHAnsi"/>
                <w:sz w:val="18"/>
                <w:szCs w:val="18"/>
              </w:rPr>
              <w:t xml:space="preserve"> 0.0</w:t>
            </w:r>
            <w:r w:rsidR="001E3C1B">
              <w:rPr>
                <w:rFonts w:asciiTheme="minorHAnsi" w:hAnsiTheme="minorHAnsi"/>
                <w:sz w:val="18"/>
                <w:szCs w:val="18"/>
              </w:rPr>
              <w:t>5</w:t>
            </w:r>
            <w:r>
              <w:rPr>
                <w:rFonts w:asciiTheme="minorHAnsi" w:hAnsiTheme="minorHAnsi"/>
                <w:sz w:val="18"/>
                <w:szCs w:val="18"/>
              </w:rPr>
              <w:t>&gt;&gt;</w:t>
            </w:r>
          </w:p>
        </w:tc>
      </w:tr>
      <w:tr w:rsidR="0078705F" w:rsidRPr="00CB00C9" w14:paraId="5B6699C9" w14:textId="77777777" w:rsidTr="001D331F">
        <w:tc>
          <w:tcPr>
            <w:tcW w:w="586" w:type="dxa"/>
            <w:vAlign w:val="center"/>
          </w:tcPr>
          <w:p w14:paraId="5B6699C3"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02</w:t>
            </w:r>
          </w:p>
        </w:tc>
        <w:tc>
          <w:tcPr>
            <w:tcW w:w="4735" w:type="dxa"/>
            <w:vAlign w:val="center"/>
          </w:tcPr>
          <w:p w14:paraId="5B6699C4" w14:textId="6E0A2A24" w:rsidR="0078705F" w:rsidRPr="00CB00C9" w:rsidRDefault="0078705F" w:rsidP="0078705F">
            <w:pPr>
              <w:keepNext/>
              <w:rPr>
                <w:rFonts w:asciiTheme="minorHAnsi" w:hAnsiTheme="minorHAnsi"/>
                <w:sz w:val="18"/>
                <w:szCs w:val="18"/>
              </w:rPr>
            </w:pPr>
            <w:r>
              <w:rPr>
                <w:rFonts w:asciiTheme="minorHAnsi" w:hAnsiTheme="minorHAnsi"/>
                <w:sz w:val="18"/>
                <w:szCs w:val="18"/>
              </w:rPr>
              <w:t xml:space="preserve">CFM50 </w:t>
            </w:r>
            <w:r w:rsidR="001D331F">
              <w:rPr>
                <w:rFonts w:asciiTheme="minorHAnsi" w:hAnsiTheme="minorHAnsi"/>
                <w:sz w:val="18"/>
                <w:szCs w:val="18"/>
              </w:rPr>
              <w:t>–</w:t>
            </w:r>
            <w:r>
              <w:rPr>
                <w:rFonts w:asciiTheme="minorHAnsi" w:hAnsiTheme="minorHAnsi"/>
                <w:sz w:val="18"/>
                <w:szCs w:val="18"/>
              </w:rPr>
              <w:t xml:space="preserve"> Depressurization</w:t>
            </w:r>
          </w:p>
        </w:tc>
        <w:tc>
          <w:tcPr>
            <w:tcW w:w="5695" w:type="dxa"/>
          </w:tcPr>
          <w:p w14:paraId="5B6699C5" w14:textId="77777777" w:rsidR="00F635DD" w:rsidRPr="00467A82" w:rsidRDefault="00F635DD" w:rsidP="00F635DD">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5B6699C6" w14:textId="77777777" w:rsidR="00F635DD" w:rsidRPr="00467A82" w:rsidRDefault="00F635DD" w:rsidP="00F635DD">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5B6699C7" w14:textId="77777777" w:rsidR="00F635DD" w:rsidRPr="00467A82" w:rsidRDefault="00F635DD" w:rsidP="00F635DD">
            <w:pPr>
              <w:keepNext/>
              <w:rPr>
                <w:rFonts w:ascii="Calibri" w:hAnsi="Calibri"/>
                <w:sz w:val="18"/>
                <w:szCs w:val="18"/>
              </w:rPr>
            </w:pPr>
            <w:proofErr w:type="spellStart"/>
            <w:r w:rsidRPr="00467A82">
              <w:rPr>
                <w:rFonts w:ascii="Calibri" w:hAnsi="Calibri"/>
                <w:sz w:val="18"/>
                <w:szCs w:val="18"/>
              </w:rPr>
              <w:t>elseif</w:t>
            </w:r>
            <w:proofErr w:type="spellEnd"/>
            <w:r w:rsidRPr="00467A82">
              <w:rPr>
                <w:rFonts w:ascii="Calibri" w:hAnsi="Calibri"/>
                <w:sz w:val="18"/>
                <w:szCs w:val="18"/>
              </w:rPr>
              <w:t xml:space="preserve">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5B6699C8" w14:textId="77777777" w:rsidR="0078705F" w:rsidRPr="00601797" w:rsidRDefault="00164B1B" w:rsidP="00992AE0">
            <w:pPr>
              <w:keepNext/>
              <w:rPr>
                <w:rFonts w:asciiTheme="minorHAnsi" w:hAnsiTheme="minorHAnsi"/>
                <w:sz w:val="18"/>
                <w:szCs w:val="18"/>
              </w:rPr>
            </w:pPr>
            <w:r>
              <w:rPr>
                <w:rFonts w:ascii="Calibri" w:hAnsi="Calibri"/>
                <w:sz w:val="18"/>
                <w:szCs w:val="18"/>
              </w:rPr>
              <w:t>“</w:t>
            </w:r>
            <w:r w:rsidR="00F635DD" w:rsidRPr="00467A82">
              <w:rPr>
                <w:rFonts w:ascii="Calibri" w:hAnsi="Calibri"/>
                <w:sz w:val="18"/>
                <w:szCs w:val="18"/>
              </w:rPr>
              <w:t xml:space="preserve">Registered </w:t>
            </w:r>
            <w:r w:rsidR="00F635DD">
              <w:rPr>
                <w:rFonts w:asciiTheme="minorHAnsi" w:hAnsiTheme="minorHAnsi"/>
                <w:sz w:val="18"/>
                <w:szCs w:val="18"/>
              </w:rPr>
              <w:t>MCH</w:t>
            </w:r>
            <w:r w:rsidR="00F635DD" w:rsidRPr="00467A82">
              <w:rPr>
                <w:rFonts w:asciiTheme="minorHAnsi" w:hAnsiTheme="minorHAnsi"/>
                <w:sz w:val="18"/>
                <w:szCs w:val="18"/>
              </w:rPr>
              <w:t>-</w:t>
            </w:r>
            <w:r w:rsidR="00F635DD">
              <w:rPr>
                <w:rFonts w:asciiTheme="minorHAnsi" w:hAnsiTheme="minorHAnsi"/>
                <w:sz w:val="18"/>
                <w:szCs w:val="18"/>
              </w:rPr>
              <w:t>24</w:t>
            </w:r>
            <w:r w:rsidR="00F635DD" w:rsidRPr="00467A82">
              <w:rPr>
                <w:rFonts w:asciiTheme="minorHAnsi" w:hAnsiTheme="minorHAnsi"/>
                <w:sz w:val="18"/>
                <w:szCs w:val="18"/>
              </w:rPr>
              <w:t>a-</w:t>
            </w:r>
            <w:r w:rsidR="00F635DD">
              <w:rPr>
                <w:rFonts w:asciiTheme="minorHAnsi" w:hAnsiTheme="minorHAnsi"/>
                <w:sz w:val="18"/>
                <w:szCs w:val="18"/>
              </w:rPr>
              <w:t>e</w:t>
            </w:r>
            <w:r w:rsidR="00F635DD" w:rsidRPr="00467A82">
              <w:rPr>
                <w:rFonts w:ascii="Calibri" w:hAnsi="Calibri"/>
                <w:sz w:val="18"/>
                <w:szCs w:val="18"/>
              </w:rPr>
              <w:t xml:space="preserve"> required</w:t>
            </w:r>
            <w:r w:rsidR="00992AE0">
              <w:rPr>
                <w:rFonts w:ascii="Calibri" w:hAnsi="Calibri"/>
                <w:sz w:val="18"/>
                <w:szCs w:val="18"/>
              </w:rPr>
              <w:t xml:space="preserve"> – </w:t>
            </w:r>
            <w:r w:rsidR="00992AE0" w:rsidRPr="00CB63D5">
              <w:rPr>
                <w:rFonts w:ascii="Calibri" w:hAnsi="Calibri"/>
                <w:b/>
                <w:sz w:val="18"/>
                <w:szCs w:val="18"/>
              </w:rPr>
              <w:t>Do Not Proceed</w:t>
            </w:r>
            <w:r w:rsidR="00127A5E">
              <w:rPr>
                <w:rFonts w:asciiTheme="minorHAnsi" w:hAnsiTheme="minorHAnsi"/>
                <w:b/>
                <w:sz w:val="18"/>
                <w:szCs w:val="18"/>
              </w:rPr>
              <w:t>”</w:t>
            </w:r>
            <w:r w:rsidR="00F635DD" w:rsidRPr="00467A82">
              <w:rPr>
                <w:rFonts w:asciiTheme="minorHAnsi" w:hAnsiTheme="minorHAnsi"/>
                <w:sz w:val="18"/>
                <w:szCs w:val="18"/>
              </w:rPr>
              <w:t>&gt;&gt;</w:t>
            </w:r>
          </w:p>
        </w:tc>
      </w:tr>
      <w:tr w:rsidR="0078705F" w:rsidRPr="00CB00C9" w14:paraId="5B6699CD" w14:textId="77777777" w:rsidTr="001D331F">
        <w:tc>
          <w:tcPr>
            <w:tcW w:w="586" w:type="dxa"/>
            <w:vAlign w:val="center"/>
          </w:tcPr>
          <w:p w14:paraId="5B6699CA"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03</w:t>
            </w:r>
          </w:p>
        </w:tc>
        <w:tc>
          <w:tcPr>
            <w:tcW w:w="4735" w:type="dxa"/>
            <w:vAlign w:val="center"/>
          </w:tcPr>
          <w:p w14:paraId="5B6699CB" w14:textId="16FFA808" w:rsidR="0078705F" w:rsidRPr="00CB00C9" w:rsidRDefault="0078705F" w:rsidP="0026531F">
            <w:pPr>
              <w:keepNext/>
              <w:rPr>
                <w:rFonts w:asciiTheme="minorHAnsi" w:hAnsiTheme="minorHAnsi"/>
                <w:sz w:val="18"/>
                <w:szCs w:val="18"/>
              </w:rPr>
            </w:pPr>
            <w:r>
              <w:rPr>
                <w:rFonts w:asciiTheme="minorHAnsi" w:hAnsiTheme="minorHAnsi"/>
                <w:sz w:val="18"/>
                <w:szCs w:val="18"/>
              </w:rPr>
              <w:t>Equivalent Leakage Area Depressurization</w:t>
            </w:r>
          </w:p>
        </w:tc>
        <w:tc>
          <w:tcPr>
            <w:tcW w:w="5695" w:type="dxa"/>
          </w:tcPr>
          <w:p w14:paraId="5B6699CC" w14:textId="77777777" w:rsidR="0078705F" w:rsidRPr="00601797" w:rsidRDefault="0078705F" w:rsidP="00444E9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78705F" w:rsidRPr="00CB00C9" w14:paraId="5B6699D3" w14:textId="77777777" w:rsidTr="001D331F">
        <w:tc>
          <w:tcPr>
            <w:tcW w:w="586" w:type="dxa"/>
            <w:vAlign w:val="center"/>
          </w:tcPr>
          <w:p w14:paraId="5B6699CE"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04</w:t>
            </w:r>
          </w:p>
        </w:tc>
        <w:tc>
          <w:tcPr>
            <w:tcW w:w="4735" w:type="dxa"/>
            <w:vAlign w:val="center"/>
          </w:tcPr>
          <w:p w14:paraId="5B6699CF" w14:textId="1D609D78" w:rsidR="0078705F" w:rsidRDefault="0078705F" w:rsidP="0078705F">
            <w:pPr>
              <w:keepNext/>
              <w:rPr>
                <w:rFonts w:asciiTheme="minorHAnsi" w:hAnsiTheme="minorHAnsi"/>
                <w:sz w:val="18"/>
                <w:szCs w:val="18"/>
              </w:rPr>
            </w:pPr>
            <w:r>
              <w:rPr>
                <w:rFonts w:asciiTheme="minorHAnsi" w:hAnsiTheme="minorHAnsi"/>
                <w:sz w:val="18"/>
                <w:szCs w:val="18"/>
              </w:rPr>
              <w:t>CFM50 – Pressurization</w:t>
            </w:r>
          </w:p>
        </w:tc>
        <w:tc>
          <w:tcPr>
            <w:tcW w:w="5695" w:type="dxa"/>
          </w:tcPr>
          <w:p w14:paraId="5B6699D0" w14:textId="77777777" w:rsidR="00F635DD" w:rsidRPr="00467A82" w:rsidRDefault="00F635DD" w:rsidP="00F635DD">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00164B1B"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5B6699D1" w14:textId="77777777" w:rsidR="00F635DD" w:rsidRPr="00467A82" w:rsidRDefault="00F635DD" w:rsidP="00F635DD">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p>
          <w:p w14:paraId="5B6699D2" w14:textId="77777777" w:rsidR="0078705F" w:rsidRPr="00144CC2" w:rsidRDefault="00F635DD" w:rsidP="00F635DD">
            <w:pPr>
              <w:keepNext/>
              <w:rPr>
                <w:rFonts w:asciiTheme="minorHAnsi" w:hAnsiTheme="minorHAnsi"/>
                <w:sz w:val="18"/>
                <w:szCs w:val="18"/>
              </w:rPr>
            </w:pPr>
            <w:r w:rsidRPr="00467A82">
              <w:rPr>
                <w:rFonts w:asciiTheme="minorHAnsi" w:hAnsiTheme="minorHAnsi"/>
                <w:sz w:val="18"/>
                <w:szCs w:val="18"/>
              </w:rPr>
              <w:t>&gt;&gt;</w:t>
            </w:r>
          </w:p>
        </w:tc>
      </w:tr>
      <w:tr w:rsidR="0078705F" w:rsidRPr="00CB00C9" w14:paraId="5B6699D7" w14:textId="77777777" w:rsidTr="001D331F">
        <w:tc>
          <w:tcPr>
            <w:tcW w:w="586" w:type="dxa"/>
            <w:vAlign w:val="center"/>
          </w:tcPr>
          <w:p w14:paraId="5B6699D4" w14:textId="77777777" w:rsidR="0078705F" w:rsidRDefault="0078705F" w:rsidP="00444E93">
            <w:pPr>
              <w:keepNext/>
              <w:jc w:val="center"/>
              <w:rPr>
                <w:rFonts w:asciiTheme="minorHAnsi" w:hAnsiTheme="minorHAnsi"/>
                <w:sz w:val="18"/>
                <w:szCs w:val="18"/>
              </w:rPr>
            </w:pPr>
            <w:r>
              <w:rPr>
                <w:rFonts w:asciiTheme="minorHAnsi" w:hAnsiTheme="minorHAnsi"/>
                <w:sz w:val="18"/>
                <w:szCs w:val="18"/>
              </w:rPr>
              <w:t>05</w:t>
            </w:r>
          </w:p>
        </w:tc>
        <w:tc>
          <w:tcPr>
            <w:tcW w:w="4735" w:type="dxa"/>
            <w:vAlign w:val="center"/>
          </w:tcPr>
          <w:p w14:paraId="5B6699D5" w14:textId="1E85C5EF" w:rsidR="0078705F" w:rsidRPr="00CB00C9" w:rsidRDefault="0078705F" w:rsidP="0078705F">
            <w:pPr>
              <w:keepNext/>
              <w:rPr>
                <w:rFonts w:asciiTheme="minorHAnsi" w:hAnsiTheme="minorHAnsi"/>
                <w:sz w:val="18"/>
                <w:szCs w:val="18"/>
              </w:rPr>
            </w:pPr>
            <w:r>
              <w:rPr>
                <w:rFonts w:asciiTheme="minorHAnsi" w:hAnsiTheme="minorHAnsi"/>
                <w:sz w:val="18"/>
                <w:szCs w:val="18"/>
              </w:rPr>
              <w:t>Equivalent Leakage Area Pressurization</w:t>
            </w:r>
          </w:p>
        </w:tc>
        <w:tc>
          <w:tcPr>
            <w:tcW w:w="5695" w:type="dxa"/>
          </w:tcPr>
          <w:p w14:paraId="5B6699D6" w14:textId="77777777" w:rsidR="0078705F" w:rsidRPr="00601797" w:rsidRDefault="0078705F" w:rsidP="00094357">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094357">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1051B9" w:rsidRPr="00CB00C9" w14:paraId="5B6699DB" w14:textId="77777777" w:rsidTr="001D331F">
        <w:tc>
          <w:tcPr>
            <w:tcW w:w="586" w:type="dxa"/>
            <w:vAlign w:val="center"/>
          </w:tcPr>
          <w:p w14:paraId="5B6699D8"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6</w:t>
            </w:r>
          </w:p>
        </w:tc>
        <w:tc>
          <w:tcPr>
            <w:tcW w:w="4735" w:type="dxa"/>
            <w:vAlign w:val="center"/>
          </w:tcPr>
          <w:p w14:paraId="5B6699D9" w14:textId="0D07244A"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Equivalent Leakage Area used for ventilation</w:t>
            </w:r>
          </w:p>
        </w:tc>
        <w:tc>
          <w:tcPr>
            <w:tcW w:w="5695" w:type="dxa"/>
          </w:tcPr>
          <w:p w14:paraId="5B6699DA" w14:textId="77777777" w:rsidR="001051B9" w:rsidRPr="007F6151" w:rsidRDefault="001051B9" w:rsidP="0078705F">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w:t>
            </w:r>
            <w:r w:rsidR="0078705F">
              <w:rPr>
                <w:rFonts w:asciiTheme="minorHAnsi" w:hAnsiTheme="minorHAnsi"/>
                <w:sz w:val="18"/>
                <w:szCs w:val="18"/>
              </w:rPr>
              <w:t>3</w:t>
            </w:r>
            <w:r>
              <w:rPr>
                <w:rFonts w:asciiTheme="minorHAnsi" w:hAnsiTheme="minorHAnsi"/>
                <w:sz w:val="18"/>
                <w:szCs w:val="18"/>
              </w:rPr>
              <w:t xml:space="preserve"> </w:t>
            </w:r>
            <w:r w:rsidR="0078705F">
              <w:rPr>
                <w:rFonts w:asciiTheme="minorHAnsi" w:hAnsiTheme="minorHAnsi"/>
                <w:sz w:val="18"/>
                <w:szCs w:val="18"/>
              </w:rPr>
              <w:t>+ B05)/2</w:t>
            </w:r>
            <w:r w:rsidRPr="00601797">
              <w:rPr>
                <w:rFonts w:asciiTheme="minorHAnsi" w:hAnsiTheme="minorHAnsi"/>
                <w:sz w:val="18"/>
                <w:szCs w:val="18"/>
              </w:rPr>
              <w:t>&gt;&gt;</w:t>
            </w:r>
          </w:p>
        </w:tc>
      </w:tr>
      <w:tr w:rsidR="001051B9" w:rsidRPr="00CB00C9" w14:paraId="5B6699DF" w14:textId="77777777" w:rsidTr="001D331F">
        <w:tc>
          <w:tcPr>
            <w:tcW w:w="586" w:type="dxa"/>
            <w:vAlign w:val="center"/>
          </w:tcPr>
          <w:p w14:paraId="5B6699DC"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7</w:t>
            </w:r>
          </w:p>
        </w:tc>
        <w:tc>
          <w:tcPr>
            <w:tcW w:w="4735" w:type="dxa"/>
            <w:vAlign w:val="center"/>
          </w:tcPr>
          <w:p w14:paraId="5B6699DD" w14:textId="77777777"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695" w:type="dxa"/>
          </w:tcPr>
          <w:p w14:paraId="5B6699DE" w14:textId="77777777" w:rsidR="001051B9" w:rsidRPr="007F6151" w:rsidRDefault="001051B9" w:rsidP="00444E93">
            <w:pPr>
              <w:keepNext/>
              <w:rPr>
                <w:rFonts w:asciiTheme="minorHAnsi" w:hAnsiTheme="minorHAnsi"/>
                <w:sz w:val="18"/>
                <w:szCs w:val="18"/>
              </w:rPr>
            </w:pPr>
            <w:r w:rsidRPr="007F6151">
              <w:rPr>
                <w:rFonts w:asciiTheme="minorHAnsi" w:hAnsiTheme="minorHAnsi"/>
                <w:sz w:val="18"/>
                <w:szCs w:val="18"/>
              </w:rPr>
              <w:t>&lt;&lt; user input, (</w:t>
            </w:r>
            <w:proofErr w:type="spellStart"/>
            <w:r w:rsidRPr="007F6151">
              <w:rPr>
                <w:rFonts w:asciiTheme="minorHAnsi" w:hAnsiTheme="minorHAnsi"/>
                <w:sz w:val="18"/>
                <w:szCs w:val="18"/>
              </w:rPr>
              <w:t>ft</w:t>
            </w:r>
            <w:proofErr w:type="spellEnd"/>
            <w:r w:rsidRPr="007F6151">
              <w:rPr>
                <w:rFonts w:asciiTheme="minorHAnsi" w:hAnsiTheme="minorHAnsi"/>
                <w:sz w:val="18"/>
                <w:szCs w:val="18"/>
              </w:rPr>
              <w:t>)&gt;&gt;</w:t>
            </w:r>
          </w:p>
        </w:tc>
      </w:tr>
      <w:tr w:rsidR="001051B9" w:rsidRPr="00CB00C9" w14:paraId="5B6699E4" w14:textId="77777777" w:rsidTr="001D331F">
        <w:tc>
          <w:tcPr>
            <w:tcW w:w="586" w:type="dxa"/>
            <w:vAlign w:val="center"/>
          </w:tcPr>
          <w:p w14:paraId="5B6699E0"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8</w:t>
            </w:r>
          </w:p>
        </w:tc>
        <w:tc>
          <w:tcPr>
            <w:tcW w:w="4735" w:type="dxa"/>
            <w:vAlign w:val="center"/>
          </w:tcPr>
          <w:p w14:paraId="5B6699E1" w14:textId="77777777" w:rsidR="001051B9" w:rsidRPr="00CB00C9" w:rsidRDefault="001051B9" w:rsidP="00444E93">
            <w:pPr>
              <w:keepNext/>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 </w:t>
            </w:r>
            <w:r w:rsidRPr="00CB00C9">
              <w:rPr>
                <w:rFonts w:asciiTheme="minorHAnsi" w:hAnsiTheme="minorHAnsi"/>
                <w:sz w:val="18"/>
                <w:szCs w:val="18"/>
              </w:rPr>
              <w:t>?</w:t>
            </w:r>
          </w:p>
        </w:tc>
        <w:tc>
          <w:tcPr>
            <w:tcW w:w="5695" w:type="dxa"/>
          </w:tcPr>
          <w:p w14:paraId="5B6699E2" w14:textId="77777777" w:rsidR="00202E7F" w:rsidRDefault="001051B9" w:rsidP="00C62D48">
            <w:pPr>
              <w:keepNext/>
              <w:rPr>
                <w:rFonts w:asciiTheme="minorHAnsi" w:hAnsiTheme="minorHAnsi"/>
                <w:sz w:val="18"/>
                <w:szCs w:val="18"/>
              </w:rPr>
            </w:pPr>
            <w:r w:rsidRPr="007F6151">
              <w:rPr>
                <w:rFonts w:asciiTheme="minorHAnsi" w:hAnsiTheme="minorHAnsi"/>
                <w:sz w:val="18"/>
                <w:szCs w:val="18"/>
              </w:rPr>
              <w:t>&lt;&lt;user input, drop down selection</w:t>
            </w:r>
            <w:r w:rsidR="00786052">
              <w:rPr>
                <w:rFonts w:asciiTheme="minorHAnsi" w:hAnsiTheme="minorHAnsi"/>
                <w:sz w:val="18"/>
                <w:szCs w:val="18"/>
              </w:rPr>
              <w:t xml:space="preserve"> from </w:t>
            </w:r>
            <w:r w:rsidR="00C62D48">
              <w:rPr>
                <w:rFonts w:asciiTheme="minorHAnsi" w:hAnsiTheme="minorHAnsi"/>
                <w:sz w:val="18"/>
                <w:szCs w:val="18"/>
              </w:rPr>
              <w:t>California Energy Commission Adaptation of ANSI/ASHRAE Standard 62.2-2010</w:t>
            </w:r>
            <w:r w:rsidRPr="007F6151">
              <w:rPr>
                <w:rFonts w:asciiTheme="minorHAnsi" w:hAnsiTheme="minorHAnsi"/>
                <w:sz w:val="18"/>
                <w:szCs w:val="18"/>
              </w:rPr>
              <w:t>&gt;&gt;</w:t>
            </w:r>
          </w:p>
          <w:p w14:paraId="5B6699E3" w14:textId="77777777" w:rsidR="001051B9" w:rsidRPr="007F6151" w:rsidRDefault="00202E7F" w:rsidP="00202E7F">
            <w:pPr>
              <w:keepNext/>
              <w:rPr>
                <w:rFonts w:asciiTheme="minorHAnsi" w:hAnsiTheme="minorHAnsi"/>
                <w:sz w:val="18"/>
                <w:szCs w:val="18"/>
              </w:rPr>
            </w:pPr>
            <w:r>
              <w:rPr>
                <w:rFonts w:asciiTheme="minorHAnsi" w:hAnsiTheme="minorHAnsi"/>
                <w:sz w:val="18"/>
                <w:szCs w:val="18"/>
              </w:rPr>
              <w:t>Note: See reprint at end of document</w:t>
            </w:r>
          </w:p>
        </w:tc>
      </w:tr>
      <w:tr w:rsidR="001051B9" w:rsidRPr="00CB00C9" w14:paraId="5B6699E8" w14:textId="77777777" w:rsidTr="001D331F">
        <w:tc>
          <w:tcPr>
            <w:tcW w:w="586" w:type="dxa"/>
            <w:vAlign w:val="center"/>
          </w:tcPr>
          <w:p w14:paraId="5B6699E5" w14:textId="77777777" w:rsidR="001051B9" w:rsidRPr="00CB00C9" w:rsidRDefault="001051B9" w:rsidP="006F5261">
            <w:pPr>
              <w:keepNext/>
              <w:jc w:val="center"/>
              <w:rPr>
                <w:rFonts w:asciiTheme="minorHAnsi" w:hAnsiTheme="minorHAnsi"/>
                <w:sz w:val="18"/>
                <w:szCs w:val="18"/>
              </w:rPr>
            </w:pPr>
            <w:r>
              <w:rPr>
                <w:rFonts w:asciiTheme="minorHAnsi" w:hAnsiTheme="minorHAnsi"/>
                <w:sz w:val="18"/>
                <w:szCs w:val="18"/>
              </w:rPr>
              <w:t>0</w:t>
            </w:r>
            <w:r w:rsidR="006F5261">
              <w:rPr>
                <w:rFonts w:asciiTheme="minorHAnsi" w:hAnsiTheme="minorHAnsi"/>
                <w:sz w:val="18"/>
                <w:szCs w:val="18"/>
              </w:rPr>
              <w:t>9</w:t>
            </w:r>
          </w:p>
        </w:tc>
        <w:tc>
          <w:tcPr>
            <w:tcW w:w="4735" w:type="dxa"/>
            <w:vAlign w:val="center"/>
          </w:tcPr>
          <w:p w14:paraId="5B6699E6" w14:textId="6607E2C7" w:rsidR="001051B9" w:rsidRPr="00CB00C9" w:rsidRDefault="001051B9" w:rsidP="00444E93">
            <w:pPr>
              <w:keepNext/>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695" w:type="dxa"/>
          </w:tcPr>
          <w:p w14:paraId="5B6699E7" w14:textId="77777777" w:rsidR="001051B9" w:rsidRPr="007F6151" w:rsidRDefault="001051B9" w:rsidP="00BB7005">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w:t>
            </w:r>
            <w:r w:rsidR="006F5261">
              <w:rPr>
                <w:rFonts w:asciiTheme="minorHAnsi" w:hAnsiTheme="minorHAnsi"/>
                <w:sz w:val="18"/>
                <w:szCs w:val="18"/>
              </w:rPr>
              <w:t>6</w:t>
            </w:r>
            <w:r>
              <w:rPr>
                <w:rFonts w:asciiTheme="minorHAnsi" w:hAnsiTheme="minorHAnsi"/>
                <w:sz w:val="18"/>
                <w:szCs w:val="18"/>
              </w:rPr>
              <w:t>/row A0</w:t>
            </w:r>
            <w:r w:rsidR="00BB7005">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w:t>
            </w:r>
            <w:r w:rsidR="006F5261">
              <w:rPr>
                <w:rFonts w:asciiTheme="minorHAnsi" w:hAnsiTheme="minorHAnsi"/>
                <w:sz w:val="18"/>
                <w:szCs w:val="18"/>
              </w:rPr>
              <w:t>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1051B9" w:rsidRPr="00CB00C9" w14:paraId="5B6699EC" w14:textId="77777777" w:rsidTr="001D331F">
        <w:tc>
          <w:tcPr>
            <w:tcW w:w="586" w:type="dxa"/>
            <w:vAlign w:val="center"/>
          </w:tcPr>
          <w:p w14:paraId="5B6699E9" w14:textId="77777777" w:rsidR="001051B9" w:rsidRPr="00CB00C9" w:rsidRDefault="006F5261" w:rsidP="006F5261">
            <w:pPr>
              <w:keepNext/>
              <w:jc w:val="center"/>
              <w:rPr>
                <w:rFonts w:asciiTheme="minorHAnsi" w:hAnsiTheme="minorHAnsi"/>
                <w:sz w:val="18"/>
                <w:szCs w:val="18"/>
              </w:rPr>
            </w:pPr>
            <w:r>
              <w:rPr>
                <w:rFonts w:asciiTheme="minorHAnsi" w:hAnsiTheme="minorHAnsi"/>
                <w:sz w:val="18"/>
                <w:szCs w:val="18"/>
              </w:rPr>
              <w:t>1</w:t>
            </w:r>
            <w:r w:rsidR="001051B9">
              <w:rPr>
                <w:rFonts w:asciiTheme="minorHAnsi" w:hAnsiTheme="minorHAnsi"/>
                <w:sz w:val="18"/>
                <w:szCs w:val="18"/>
              </w:rPr>
              <w:t>0</w:t>
            </w:r>
          </w:p>
        </w:tc>
        <w:tc>
          <w:tcPr>
            <w:tcW w:w="4735" w:type="dxa"/>
            <w:vAlign w:val="center"/>
          </w:tcPr>
          <w:p w14:paraId="5B6699EA" w14:textId="53754BED" w:rsidR="001051B9" w:rsidRPr="00CB00C9" w:rsidRDefault="001051B9" w:rsidP="00490895">
            <w:pPr>
              <w:keepNext/>
              <w:rPr>
                <w:rFonts w:asciiTheme="minorHAnsi" w:hAnsiTheme="minorHAnsi"/>
                <w:sz w:val="18"/>
                <w:szCs w:val="18"/>
              </w:rPr>
            </w:pPr>
            <w:r w:rsidRPr="00CB00C9">
              <w:rPr>
                <w:rFonts w:asciiTheme="minorHAnsi" w:hAnsiTheme="minorHAnsi"/>
                <w:sz w:val="18"/>
                <w:szCs w:val="18"/>
              </w:rPr>
              <w:t xml:space="preserve">Ventilation </w:t>
            </w:r>
            <w:r w:rsidR="00490895">
              <w:rPr>
                <w:rFonts w:asciiTheme="minorHAnsi" w:hAnsiTheme="minorHAnsi"/>
                <w:sz w:val="18"/>
                <w:szCs w:val="18"/>
              </w:rPr>
              <w:t>P</w:t>
            </w:r>
            <w:r w:rsidRPr="00CB00C9">
              <w:rPr>
                <w:rFonts w:asciiTheme="minorHAnsi" w:hAnsiTheme="minorHAnsi"/>
                <w:sz w:val="18"/>
                <w:szCs w:val="18"/>
              </w:rPr>
              <w:t xml:space="preserve">rovided by </w:t>
            </w:r>
            <w:r w:rsidR="00490895">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490895">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695" w:type="dxa"/>
          </w:tcPr>
          <w:p w14:paraId="5B6699EB" w14:textId="77777777" w:rsidR="001051B9" w:rsidRPr="007F6151" w:rsidRDefault="001051B9" w:rsidP="00BB7005">
            <w:pPr>
              <w:keepNext/>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w:t>
            </w:r>
            <w:r w:rsidR="006F5261">
              <w:rPr>
                <w:rFonts w:asciiTheme="minorHAnsi" w:hAnsiTheme="minorHAnsi"/>
                <w:sz w:val="18"/>
                <w:szCs w:val="18"/>
              </w:rPr>
              <w:t>9</w:t>
            </w:r>
            <w:r w:rsidRPr="007F6151">
              <w:rPr>
                <w:rFonts w:asciiTheme="minorHAnsi" w:hAnsiTheme="minorHAnsi"/>
                <w:sz w:val="18"/>
                <w:szCs w:val="18"/>
              </w:rPr>
              <w:t xml:space="preserve"> </w:t>
            </w:r>
            <w:r>
              <w:rPr>
                <w:rFonts w:asciiTheme="minorHAnsi" w:hAnsiTheme="minorHAnsi"/>
                <w:sz w:val="18"/>
                <w:szCs w:val="18"/>
              </w:rPr>
              <w:t>x row B0</w:t>
            </w:r>
            <w:r w:rsidR="006F5261">
              <w:rPr>
                <w:rFonts w:asciiTheme="minorHAnsi" w:hAnsiTheme="minorHAnsi"/>
                <w:sz w:val="18"/>
                <w:szCs w:val="18"/>
              </w:rPr>
              <w:t>8</w:t>
            </w:r>
            <w:r w:rsidRPr="007F6151">
              <w:rPr>
                <w:rFonts w:asciiTheme="minorHAnsi" w:hAnsiTheme="minorHAnsi"/>
                <w:sz w:val="18"/>
                <w:szCs w:val="18"/>
              </w:rPr>
              <w:t xml:space="preserve"> x </w:t>
            </w:r>
            <w:r>
              <w:rPr>
                <w:rFonts w:asciiTheme="minorHAnsi" w:hAnsiTheme="minorHAnsi"/>
                <w:sz w:val="18"/>
                <w:szCs w:val="18"/>
              </w:rPr>
              <w:t>A0</w:t>
            </w:r>
            <w:r w:rsidR="00BB7005">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1051B9" w:rsidRPr="00CB00C9" w14:paraId="5B6699F0" w14:textId="77777777" w:rsidTr="001D331F">
        <w:tc>
          <w:tcPr>
            <w:tcW w:w="586" w:type="dxa"/>
            <w:vAlign w:val="center"/>
          </w:tcPr>
          <w:p w14:paraId="5B6699ED" w14:textId="77777777" w:rsidR="001051B9" w:rsidRPr="00CB00C9" w:rsidRDefault="006F5261" w:rsidP="006F5261">
            <w:pPr>
              <w:keepNext/>
              <w:jc w:val="center"/>
              <w:rPr>
                <w:rFonts w:asciiTheme="minorHAnsi" w:hAnsiTheme="minorHAnsi"/>
                <w:sz w:val="18"/>
                <w:szCs w:val="18"/>
              </w:rPr>
            </w:pPr>
            <w:r>
              <w:rPr>
                <w:rFonts w:asciiTheme="minorHAnsi" w:hAnsiTheme="minorHAnsi"/>
                <w:sz w:val="18"/>
                <w:szCs w:val="18"/>
              </w:rPr>
              <w:t>11</w:t>
            </w:r>
          </w:p>
        </w:tc>
        <w:tc>
          <w:tcPr>
            <w:tcW w:w="4735" w:type="dxa"/>
            <w:vAlign w:val="center"/>
          </w:tcPr>
          <w:p w14:paraId="5B6699EE" w14:textId="5E0A76A8" w:rsidR="001051B9" w:rsidRPr="00CB00C9" w:rsidRDefault="001051B9" w:rsidP="00444E93">
            <w:pPr>
              <w:keepNext/>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695" w:type="dxa"/>
          </w:tcPr>
          <w:p w14:paraId="5B6699EF" w14:textId="77777777" w:rsidR="001051B9" w:rsidRPr="007F6151" w:rsidRDefault="001051B9" w:rsidP="006F5261">
            <w:pPr>
              <w:keepNext/>
              <w:rPr>
                <w:rFonts w:asciiTheme="minorHAnsi" w:hAnsiTheme="minorHAnsi"/>
                <w:sz w:val="18"/>
                <w:szCs w:val="18"/>
              </w:rPr>
            </w:pPr>
            <w:r w:rsidRPr="007F6151">
              <w:rPr>
                <w:rFonts w:asciiTheme="minorHAnsi" w:hAnsiTheme="minorHAnsi"/>
                <w:sz w:val="18"/>
                <w:szCs w:val="18"/>
              </w:rPr>
              <w:t>&lt;&lt;calculated using equation 4.7: row B</w:t>
            </w:r>
            <w:r w:rsidR="006F5261">
              <w:rPr>
                <w:rFonts w:asciiTheme="minorHAnsi" w:hAnsiTheme="minorHAnsi"/>
                <w:sz w:val="18"/>
                <w:szCs w:val="18"/>
              </w:rPr>
              <w:t>0</w:t>
            </w:r>
            <w:r w:rsidRPr="007F6151">
              <w:rPr>
                <w:rFonts w:asciiTheme="minorHAnsi" w:hAnsiTheme="minorHAnsi"/>
                <w:sz w:val="18"/>
                <w:szCs w:val="18"/>
              </w:rPr>
              <w:t>1 – row B</w:t>
            </w:r>
            <w:r w:rsidR="006F5261">
              <w:rPr>
                <w:rFonts w:asciiTheme="minorHAnsi" w:hAnsiTheme="minorHAnsi"/>
                <w:sz w:val="18"/>
                <w:szCs w:val="18"/>
              </w:rPr>
              <w:t>1</w:t>
            </w:r>
            <w:r>
              <w:rPr>
                <w:rFonts w:asciiTheme="minorHAnsi" w:hAnsiTheme="minorHAnsi"/>
                <w:sz w:val="18"/>
                <w:szCs w:val="18"/>
              </w:rPr>
              <w:t>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r w:rsidR="001051B9" w:rsidRPr="00CB00C9" w14:paraId="5B6699F4" w14:textId="77777777" w:rsidTr="001D331F">
        <w:tc>
          <w:tcPr>
            <w:tcW w:w="586" w:type="dxa"/>
            <w:vAlign w:val="center"/>
          </w:tcPr>
          <w:p w14:paraId="5B6699F1" w14:textId="77777777" w:rsidR="001051B9" w:rsidRDefault="001051B9" w:rsidP="006F5261">
            <w:pPr>
              <w:keepNext/>
              <w:jc w:val="center"/>
              <w:rPr>
                <w:rFonts w:asciiTheme="minorHAnsi" w:hAnsiTheme="minorHAnsi"/>
                <w:sz w:val="18"/>
                <w:szCs w:val="18"/>
              </w:rPr>
            </w:pPr>
            <w:r>
              <w:rPr>
                <w:rFonts w:asciiTheme="minorHAnsi" w:hAnsiTheme="minorHAnsi"/>
                <w:sz w:val="18"/>
                <w:szCs w:val="18"/>
              </w:rPr>
              <w:t>1</w:t>
            </w:r>
            <w:r w:rsidR="006F5261">
              <w:rPr>
                <w:rFonts w:asciiTheme="minorHAnsi" w:hAnsiTheme="minorHAnsi"/>
                <w:sz w:val="18"/>
                <w:szCs w:val="18"/>
              </w:rPr>
              <w:t>2</w:t>
            </w:r>
          </w:p>
        </w:tc>
        <w:tc>
          <w:tcPr>
            <w:tcW w:w="4735" w:type="dxa"/>
            <w:vAlign w:val="center"/>
          </w:tcPr>
          <w:p w14:paraId="5B6699F2" w14:textId="5276EF5C" w:rsidR="001051B9" w:rsidRPr="00CB00C9" w:rsidRDefault="001051B9" w:rsidP="00444E93">
            <w:pPr>
              <w:keepNext/>
              <w:rPr>
                <w:rFonts w:asciiTheme="minorHAnsi" w:hAnsiTheme="minorHAnsi"/>
                <w:sz w:val="18"/>
                <w:szCs w:val="18"/>
              </w:rPr>
            </w:pPr>
            <w:r>
              <w:rPr>
                <w:rFonts w:asciiTheme="minorHAnsi" w:hAnsiTheme="minorHAnsi"/>
                <w:sz w:val="18"/>
                <w:szCs w:val="18"/>
              </w:rPr>
              <w:t xml:space="preserve">Installed </w:t>
            </w:r>
            <w:r w:rsidRPr="00CB00C9">
              <w:rPr>
                <w:rFonts w:asciiTheme="minorHAnsi" w:hAnsiTheme="minorHAnsi"/>
                <w:sz w:val="18"/>
                <w:szCs w:val="18"/>
              </w:rPr>
              <w:t>Continuous Whole-Building Ventilation Rate</w:t>
            </w:r>
          </w:p>
        </w:tc>
        <w:tc>
          <w:tcPr>
            <w:tcW w:w="5695" w:type="dxa"/>
          </w:tcPr>
          <w:p w14:paraId="5B6699F3" w14:textId="77777777" w:rsidR="001051B9" w:rsidRPr="007F6151" w:rsidRDefault="001051B9" w:rsidP="00444E93">
            <w:pPr>
              <w:keepNext/>
              <w:rPr>
                <w:rFonts w:asciiTheme="minorHAnsi" w:hAnsiTheme="minorHAnsi"/>
                <w:sz w:val="18"/>
                <w:szCs w:val="18"/>
              </w:rPr>
            </w:pPr>
            <w:r w:rsidRPr="00C77D58">
              <w:rPr>
                <w:rFonts w:asciiTheme="minorHAnsi" w:hAnsiTheme="minorHAnsi"/>
                <w:sz w:val="18"/>
                <w:szCs w:val="18"/>
              </w:rPr>
              <w:t xml:space="preserve">&lt;&lt;user entry, </w:t>
            </w:r>
            <w:r>
              <w:rPr>
                <w:rFonts w:asciiTheme="minorHAnsi" w:hAnsiTheme="minorHAnsi"/>
                <w:sz w:val="18"/>
                <w:szCs w:val="18"/>
              </w:rPr>
              <w:t>(CFM)</w:t>
            </w:r>
            <w:r w:rsidRPr="00C77D58">
              <w:rPr>
                <w:rFonts w:asciiTheme="minorHAnsi" w:hAnsiTheme="minorHAnsi"/>
                <w:sz w:val="18"/>
                <w:szCs w:val="18"/>
              </w:rPr>
              <w:t>&gt;&gt;</w:t>
            </w:r>
          </w:p>
        </w:tc>
      </w:tr>
    </w:tbl>
    <w:p w14:paraId="5B6699F5" w14:textId="77777777" w:rsidR="00D85C84" w:rsidRPr="0029047D" w:rsidRDefault="00D85C84" w:rsidP="00D65FA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5A2B97" w:rsidRPr="0029047D" w14:paraId="5B6699F7" w14:textId="77777777" w:rsidTr="00350756">
        <w:tc>
          <w:tcPr>
            <w:tcW w:w="11017" w:type="dxa"/>
            <w:gridSpan w:val="2"/>
          </w:tcPr>
          <w:p w14:paraId="5B6699F6" w14:textId="77777777" w:rsidR="005A2B97" w:rsidRPr="0029047D" w:rsidRDefault="005A2B97" w:rsidP="005A2B97">
            <w:pPr>
              <w:keepNext/>
              <w:rPr>
                <w:rFonts w:asciiTheme="minorHAnsi" w:hAnsiTheme="minorHAnsi"/>
                <w:szCs w:val="18"/>
              </w:rPr>
            </w:pPr>
            <w:r w:rsidRPr="0029047D">
              <w:rPr>
                <w:rFonts w:asciiTheme="minorHAnsi" w:hAnsiTheme="minorHAnsi"/>
                <w:b/>
                <w:szCs w:val="18"/>
              </w:rPr>
              <w:t>C. Compliance Statement</w:t>
            </w:r>
            <w:r w:rsidRPr="0029047D">
              <w:rPr>
                <w:rFonts w:asciiTheme="minorHAnsi" w:hAnsiTheme="minorHAnsi"/>
                <w:szCs w:val="18"/>
              </w:rPr>
              <w:t xml:space="preserve"> </w:t>
            </w:r>
          </w:p>
        </w:tc>
      </w:tr>
      <w:tr w:rsidR="00350756" w:rsidRPr="00467A82" w14:paraId="5B6699FA" w14:textId="77777777" w:rsidTr="00350756">
        <w:trPr>
          <w:trHeight w:val="158"/>
        </w:trPr>
        <w:tc>
          <w:tcPr>
            <w:tcW w:w="590" w:type="dxa"/>
            <w:vAlign w:val="center"/>
          </w:tcPr>
          <w:p w14:paraId="5B6699F8" w14:textId="77777777" w:rsidR="00350756" w:rsidRPr="00467A82" w:rsidRDefault="00350756" w:rsidP="00350756">
            <w:pPr>
              <w:keepNext/>
              <w:jc w:val="center"/>
              <w:rPr>
                <w:rFonts w:asciiTheme="minorHAnsi" w:hAnsiTheme="minorHAnsi"/>
                <w:sz w:val="18"/>
                <w:szCs w:val="18"/>
              </w:rPr>
            </w:pPr>
            <w:r>
              <w:rPr>
                <w:rFonts w:asciiTheme="minorHAnsi" w:hAnsiTheme="minorHAnsi"/>
                <w:sz w:val="18"/>
                <w:szCs w:val="18"/>
              </w:rPr>
              <w:t>01</w:t>
            </w:r>
          </w:p>
        </w:tc>
        <w:tc>
          <w:tcPr>
            <w:tcW w:w="10426" w:type="dxa"/>
            <w:vAlign w:val="center"/>
          </w:tcPr>
          <w:p w14:paraId="5B6699F9" w14:textId="77777777" w:rsidR="00350756" w:rsidRPr="00467A82" w:rsidRDefault="00A31477" w:rsidP="007E1719">
            <w:pPr>
              <w:keepNext/>
              <w:rPr>
                <w:rFonts w:asciiTheme="minorHAnsi" w:hAnsiTheme="minorHAnsi"/>
                <w:sz w:val="18"/>
                <w:szCs w:val="18"/>
              </w:rPr>
            </w:pPr>
            <w:r>
              <w:rPr>
                <w:rFonts w:asciiTheme="minorHAnsi" w:hAnsiTheme="minorHAnsi"/>
                <w:sz w:val="18"/>
                <w:szCs w:val="18"/>
              </w:rPr>
              <w:t>&lt;&lt;If the Installed Continuous Whole-Building Ventilation Rate B12 is equal to or greater than the required Continuous Whole-Building Ventilation rate B11 then display text: "Building Passes Continuous Whole-Building Ventilation Rate</w:t>
            </w:r>
            <w:r w:rsidDel="001E1FD4">
              <w:rPr>
                <w:rFonts w:asciiTheme="minorHAnsi" w:hAnsiTheme="minorHAnsi"/>
                <w:sz w:val="18"/>
                <w:szCs w:val="18"/>
              </w:rPr>
              <w:t xml:space="preserve"> </w:t>
            </w:r>
            <w:r>
              <w:rPr>
                <w:rFonts w:asciiTheme="minorHAnsi" w:hAnsiTheme="minorHAnsi"/>
                <w:sz w:val="18"/>
                <w:szCs w:val="18"/>
              </w:rPr>
              <w:t>Test"; If the Installed Continuous Whole-Building Ventilation Rate B12 is less than the required Continuous Whole-Building Ventilation Rate B11 then display text: "Building Fails Continuous Whole-Building Ventilation Rate Test"&gt;&gt;</w:t>
            </w:r>
          </w:p>
        </w:tc>
      </w:tr>
    </w:tbl>
    <w:p w14:paraId="5B6699FB" w14:textId="77777777" w:rsidR="005A2B97" w:rsidRDefault="005A2B97" w:rsidP="00D65FA1">
      <w:pPr>
        <w:rPr>
          <w:rFonts w:asciiTheme="minorHAnsi" w:hAnsiTheme="minorHAnsi"/>
          <w:sz w:val="18"/>
          <w:szCs w:val="18"/>
        </w:rPr>
      </w:pPr>
    </w:p>
    <w:p w14:paraId="5B6699FC" w14:textId="77777777" w:rsidR="004B6E84" w:rsidRDefault="004B6E84">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4B6E84" w14:paraId="5B6699FE" w14:textId="77777777" w:rsidTr="004B6E84">
        <w:tc>
          <w:tcPr>
            <w:tcW w:w="11016" w:type="dxa"/>
            <w:gridSpan w:val="11"/>
            <w:tcBorders>
              <w:top w:val="single" w:sz="4" w:space="0" w:color="000000"/>
              <w:left w:val="single" w:sz="4" w:space="0" w:color="000000"/>
              <w:bottom w:val="single" w:sz="4" w:space="0" w:color="000000"/>
              <w:right w:val="single" w:sz="4" w:space="0" w:color="000000"/>
            </w:tcBorders>
            <w:hideMark/>
          </w:tcPr>
          <w:p w14:paraId="5B6699FD" w14:textId="429839DA" w:rsidR="004B6E84" w:rsidRDefault="004B6E84" w:rsidP="0029047D">
            <w:pPr>
              <w:keepNext/>
              <w:rPr>
                <w:rFonts w:asciiTheme="minorHAnsi" w:hAnsiTheme="minorHAnsi"/>
                <w:sz w:val="18"/>
                <w:szCs w:val="18"/>
              </w:rPr>
            </w:pPr>
            <w:r w:rsidRPr="0029047D">
              <w:rPr>
                <w:rFonts w:asciiTheme="minorHAnsi" w:hAnsiTheme="minorHAnsi"/>
                <w:b/>
                <w:szCs w:val="18"/>
              </w:rPr>
              <w:lastRenderedPageBreak/>
              <w:t xml:space="preserve">D. Local Mechanical Exhaust System – Fan </w:t>
            </w:r>
            <w:r w:rsidR="0029047D">
              <w:rPr>
                <w:rFonts w:asciiTheme="minorHAnsi" w:hAnsiTheme="minorHAnsi"/>
                <w:b/>
                <w:szCs w:val="18"/>
              </w:rPr>
              <w:t>S</w:t>
            </w:r>
            <w:r w:rsidRPr="0029047D">
              <w:rPr>
                <w:rFonts w:asciiTheme="minorHAnsi" w:hAnsiTheme="minorHAnsi"/>
                <w:b/>
                <w:szCs w:val="18"/>
              </w:rPr>
              <w:t xml:space="preserve">election and </w:t>
            </w:r>
            <w:r w:rsidR="0029047D">
              <w:rPr>
                <w:rFonts w:asciiTheme="minorHAnsi" w:hAnsiTheme="minorHAnsi"/>
                <w:b/>
                <w:szCs w:val="18"/>
              </w:rPr>
              <w:t>D</w:t>
            </w:r>
            <w:r w:rsidRPr="0029047D">
              <w:rPr>
                <w:rFonts w:asciiTheme="minorHAnsi" w:hAnsiTheme="minorHAnsi"/>
                <w:b/>
                <w:szCs w:val="18"/>
              </w:rPr>
              <w:t xml:space="preserve">uct </w:t>
            </w:r>
            <w:r w:rsidR="0029047D">
              <w:rPr>
                <w:rFonts w:asciiTheme="minorHAnsi" w:hAnsiTheme="minorHAnsi"/>
                <w:b/>
                <w:szCs w:val="18"/>
              </w:rPr>
              <w:t>D</w:t>
            </w:r>
            <w:r w:rsidRPr="0029047D">
              <w:rPr>
                <w:rFonts w:asciiTheme="minorHAnsi" w:hAnsiTheme="minorHAnsi"/>
                <w:b/>
                <w:szCs w:val="18"/>
              </w:rPr>
              <w:t xml:space="preserve">esign </w:t>
            </w:r>
            <w:r w:rsidR="0029047D">
              <w:rPr>
                <w:rFonts w:asciiTheme="minorHAnsi" w:hAnsiTheme="minorHAnsi"/>
                <w:b/>
                <w:szCs w:val="18"/>
              </w:rPr>
              <w:t>C</w:t>
            </w:r>
            <w:r w:rsidRPr="0029047D">
              <w:rPr>
                <w:rFonts w:asciiTheme="minorHAnsi" w:hAnsiTheme="minorHAnsi"/>
                <w:b/>
                <w:szCs w:val="18"/>
              </w:rPr>
              <w:t xml:space="preserve">riteria for </w:t>
            </w:r>
            <w:r w:rsidR="0029047D">
              <w:rPr>
                <w:rFonts w:asciiTheme="minorHAnsi" w:hAnsiTheme="minorHAnsi"/>
                <w:b/>
                <w:szCs w:val="18"/>
              </w:rPr>
              <w:t>C</w:t>
            </w:r>
            <w:r w:rsidRPr="0029047D">
              <w:rPr>
                <w:rFonts w:asciiTheme="minorHAnsi" w:hAnsiTheme="minorHAnsi"/>
                <w:b/>
                <w:szCs w:val="18"/>
              </w:rPr>
              <w:t>ompliance</w:t>
            </w:r>
          </w:p>
        </w:tc>
      </w:tr>
      <w:tr w:rsidR="004B6E84" w14:paraId="5B669A02" w14:textId="77777777" w:rsidTr="004B6E84">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9FF" w14:textId="77777777" w:rsidR="004B6E84" w:rsidRDefault="004B6E84">
            <w:pPr>
              <w:keepNext/>
              <w:rPr>
                <w:rFonts w:asciiTheme="minorHAnsi" w:hAnsiTheme="minorHAnsi"/>
                <w:i/>
                <w:sz w:val="18"/>
                <w:szCs w:val="18"/>
              </w:rPr>
            </w:pPr>
            <w:r>
              <w:rPr>
                <w:rFonts w:asciiTheme="minorHAnsi" w:hAnsiTheme="minorHAnsi"/>
                <w:sz w:val="18"/>
                <w:szCs w:val="18"/>
              </w:rPr>
              <w:t xml:space="preserve">Local mechanical exhaust fans shall be installed in each kitchen and bathroom.  </w:t>
            </w:r>
            <w:r>
              <w:rPr>
                <w:rFonts w:asciiTheme="minorHAnsi" w:hAnsiTheme="minorHAnsi"/>
                <w:i/>
                <w:sz w:val="18"/>
                <w:szCs w:val="18"/>
              </w:rPr>
              <w:t>Delivered local ventilation rates:</w:t>
            </w:r>
          </w:p>
          <w:p w14:paraId="5B669A00" w14:textId="55EE925F" w:rsidR="004B6E84" w:rsidRDefault="004B6E84" w:rsidP="004B6E84">
            <w:pPr>
              <w:pStyle w:val="ListParagraph"/>
              <w:keepNext/>
              <w:numPr>
                <w:ilvl w:val="0"/>
                <w:numId w:val="15"/>
              </w:numPr>
              <w:rPr>
                <w:rFonts w:asciiTheme="minorHAnsi" w:hAnsiTheme="minorHAnsi"/>
                <w:sz w:val="18"/>
                <w:szCs w:val="18"/>
              </w:rPr>
            </w:pPr>
            <w:r>
              <w:rPr>
                <w:rFonts w:asciiTheme="minorHAnsi" w:hAnsiTheme="minorHAnsi"/>
                <w:i/>
                <w:sz w:val="18"/>
                <w:szCs w:val="18"/>
              </w:rPr>
              <w:t>All local ventilation rates have been measured using a flow hood, flow grid, or other airflow measuring device and meet the requirements of 62.2 Tables 5.1 or 5.2</w:t>
            </w:r>
            <w:r w:rsidR="003426B7">
              <w:rPr>
                <w:rFonts w:asciiTheme="minorHAnsi" w:hAnsiTheme="minorHAnsi"/>
                <w:i/>
                <w:sz w:val="18"/>
                <w:szCs w:val="18"/>
              </w:rPr>
              <w:t>;</w:t>
            </w:r>
            <w:r>
              <w:rPr>
                <w:rFonts w:asciiTheme="minorHAnsi" w:hAnsiTheme="minorHAnsi"/>
                <w:i/>
                <w:sz w:val="18"/>
                <w:szCs w:val="18"/>
              </w:rPr>
              <w:t xml:space="preserve"> OR</w:t>
            </w:r>
          </w:p>
          <w:p w14:paraId="5B669A01" w14:textId="77777777" w:rsidR="004B6E84" w:rsidRDefault="004B6E84" w:rsidP="004B6E84">
            <w:pPr>
              <w:pStyle w:val="ListParagraph"/>
              <w:keepNext/>
              <w:numPr>
                <w:ilvl w:val="0"/>
                <w:numId w:val="15"/>
              </w:numPr>
              <w:rPr>
                <w:rFonts w:asciiTheme="minorHAnsi" w:hAnsiTheme="minorHAnsi"/>
                <w:sz w:val="18"/>
                <w:szCs w:val="18"/>
              </w:rPr>
            </w:pPr>
            <w:r>
              <w:rPr>
                <w:rFonts w:asciiTheme="minorHAnsi" w:hAnsiTheme="minorHAnsi"/>
                <w:i/>
                <w:sz w:val="18"/>
                <w:szCs w:val="18"/>
              </w:rPr>
              <w:t xml:space="preserve">The airflow rating at a pressure of 0.25 in. </w:t>
            </w:r>
            <w:proofErr w:type="spellStart"/>
            <w:r>
              <w:rPr>
                <w:rFonts w:asciiTheme="minorHAnsi" w:hAnsiTheme="minorHAnsi"/>
                <w:i/>
                <w:sz w:val="18"/>
                <w:szCs w:val="18"/>
              </w:rPr>
              <w:t>w.c.</w:t>
            </w:r>
            <w:proofErr w:type="spellEnd"/>
            <w:r>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4B6E84" w14:paraId="5B669A05" w14:textId="77777777" w:rsidTr="004B6E84">
        <w:trPr>
          <w:trHeight w:val="158"/>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A03" w14:textId="77777777" w:rsidR="004B6E84" w:rsidRDefault="004B6E84">
            <w:pPr>
              <w:keepNext/>
              <w:suppressAutoHyphens/>
              <w:rPr>
                <w:rFonts w:asciiTheme="minorHAnsi" w:hAnsiTheme="minorHAnsi"/>
                <w:b/>
                <w:sz w:val="18"/>
                <w:szCs w:val="18"/>
              </w:rPr>
            </w:pPr>
            <w:r>
              <w:rPr>
                <w:rFonts w:asciiTheme="minorHAnsi" w:hAnsiTheme="minorHAnsi"/>
                <w:b/>
                <w:sz w:val="18"/>
                <w:szCs w:val="18"/>
              </w:rPr>
              <w:t xml:space="preserve">Table 5.1 </w:t>
            </w:r>
          </w:p>
          <w:p w14:paraId="5B669A04" w14:textId="77777777" w:rsidR="004B6E84" w:rsidRDefault="004B6E84">
            <w:pPr>
              <w:keepNext/>
              <w:rPr>
                <w:rFonts w:asciiTheme="minorHAnsi" w:hAnsiTheme="minorHAnsi"/>
                <w:sz w:val="18"/>
                <w:szCs w:val="18"/>
              </w:rPr>
            </w:pPr>
            <w:r>
              <w:rPr>
                <w:rFonts w:asciiTheme="minorHAnsi" w:hAnsiTheme="minorHAnsi"/>
                <w:b/>
                <w:sz w:val="18"/>
                <w:szCs w:val="18"/>
              </w:rPr>
              <w:t>Intermittent Local Ventilation Exhaust Airflow Rates</w:t>
            </w:r>
          </w:p>
        </w:tc>
      </w:tr>
      <w:tr w:rsidR="004B6E84" w14:paraId="5B669A09"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6"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7"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000000"/>
              <w:bottom w:val="single" w:sz="4" w:space="0" w:color="000000"/>
              <w:right w:val="single" w:sz="4" w:space="0" w:color="000000"/>
            </w:tcBorders>
            <w:vAlign w:val="center"/>
            <w:hideMark/>
          </w:tcPr>
          <w:p w14:paraId="5B669A08"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Notes</w:t>
            </w:r>
          </w:p>
        </w:tc>
      </w:tr>
      <w:tr w:rsidR="004B6E84" w14:paraId="5B669A0D"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A"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B"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100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A0C" w14:textId="77777777" w:rsidR="004B6E84" w:rsidRDefault="00D1405D">
            <w:pPr>
              <w:keepNext/>
              <w:suppressAutoHyphens/>
              <w:rPr>
                <w:rFonts w:asciiTheme="minorHAnsi" w:hAnsiTheme="minorHAnsi"/>
                <w:sz w:val="18"/>
                <w:szCs w:val="18"/>
              </w:rPr>
            </w:pPr>
            <w:r>
              <w:rPr>
                <w:rFonts w:asciiTheme="minorHAnsi" w:hAnsiTheme="minorHAnsi"/>
                <w:sz w:val="18"/>
                <w:szCs w:val="18"/>
              </w:rPr>
              <w:t xml:space="preserve">Vented range hood </w:t>
            </w:r>
            <w:r>
              <w:rPr>
                <w:rFonts w:asciiTheme="minorHAnsi" w:hAnsiTheme="minorHAnsi" w:cs="TimesNewRomanPSMT"/>
                <w:sz w:val="18"/>
                <w:szCs w:val="18"/>
              </w:rPr>
              <w:t>(including appliance-range hood combinations)</w:t>
            </w:r>
            <w:r>
              <w:rPr>
                <w:rFonts w:asciiTheme="minorHAnsi" w:hAnsiTheme="minorHAnsi"/>
                <w:sz w:val="18"/>
                <w:szCs w:val="18"/>
              </w:rPr>
              <w:t xml:space="preserve"> required if exhaust fan flow is less than 5 ACH.</w:t>
            </w:r>
          </w:p>
        </w:tc>
      </w:tr>
      <w:tr w:rsidR="004B6E84" w14:paraId="5B669A11" w14:textId="77777777" w:rsidTr="004B6E84">
        <w:trPr>
          <w:trHeight w:val="61"/>
        </w:trPr>
        <w:tc>
          <w:tcPr>
            <w:tcW w:w="1839" w:type="dxa"/>
            <w:gridSpan w:val="2"/>
            <w:tcBorders>
              <w:top w:val="single" w:sz="4" w:space="0" w:color="000000"/>
              <w:left w:val="single" w:sz="4" w:space="0" w:color="000000"/>
              <w:bottom w:val="single" w:sz="4" w:space="0" w:color="000000"/>
              <w:right w:val="single" w:sz="4" w:space="0" w:color="000000"/>
            </w:tcBorders>
            <w:vAlign w:val="center"/>
            <w:hideMark/>
          </w:tcPr>
          <w:p w14:paraId="5B669A0E"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000000"/>
              <w:bottom w:val="single" w:sz="4" w:space="0" w:color="000000"/>
              <w:right w:val="single" w:sz="4" w:space="0" w:color="000000"/>
            </w:tcBorders>
            <w:vAlign w:val="center"/>
            <w:hideMark/>
          </w:tcPr>
          <w:p w14:paraId="5B669A0F"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50 cfm</w:t>
            </w:r>
          </w:p>
        </w:tc>
        <w:tc>
          <w:tcPr>
            <w:tcW w:w="7334" w:type="dxa"/>
            <w:gridSpan w:val="7"/>
            <w:tcBorders>
              <w:top w:val="single" w:sz="4" w:space="0" w:color="000000"/>
              <w:left w:val="single" w:sz="4" w:space="0" w:color="000000"/>
              <w:bottom w:val="single" w:sz="4" w:space="0" w:color="000000"/>
              <w:right w:val="single" w:sz="4" w:space="0" w:color="000000"/>
            </w:tcBorders>
            <w:vAlign w:val="center"/>
          </w:tcPr>
          <w:p w14:paraId="5B669A10" w14:textId="77777777" w:rsidR="004B6E84" w:rsidRDefault="004B6E84">
            <w:pPr>
              <w:keepNext/>
              <w:suppressAutoHyphens/>
              <w:jc w:val="center"/>
              <w:rPr>
                <w:rFonts w:asciiTheme="minorHAnsi" w:hAnsiTheme="minorHAnsi"/>
                <w:sz w:val="18"/>
                <w:szCs w:val="18"/>
              </w:rPr>
            </w:pPr>
          </w:p>
        </w:tc>
      </w:tr>
      <w:tr w:rsidR="004B6E84" w14:paraId="5B669A14" w14:textId="77777777" w:rsidTr="004B6E84">
        <w:trPr>
          <w:trHeight w:val="61"/>
        </w:trPr>
        <w:tc>
          <w:tcPr>
            <w:tcW w:w="11016" w:type="dxa"/>
            <w:gridSpan w:val="11"/>
            <w:tcBorders>
              <w:top w:val="single" w:sz="4" w:space="0" w:color="000000"/>
              <w:left w:val="single" w:sz="4" w:space="0" w:color="000000"/>
              <w:bottom w:val="single" w:sz="4" w:space="0" w:color="000000"/>
              <w:right w:val="single" w:sz="4" w:space="0" w:color="000000"/>
            </w:tcBorders>
            <w:vAlign w:val="center"/>
            <w:hideMark/>
          </w:tcPr>
          <w:p w14:paraId="5B669A12" w14:textId="77777777" w:rsidR="004B6E84" w:rsidRDefault="004B6E84">
            <w:pPr>
              <w:keepNext/>
              <w:suppressAutoHyphens/>
              <w:rPr>
                <w:rFonts w:asciiTheme="minorHAnsi" w:hAnsiTheme="minorHAnsi"/>
                <w:b/>
                <w:sz w:val="18"/>
                <w:szCs w:val="18"/>
              </w:rPr>
            </w:pPr>
            <w:r>
              <w:rPr>
                <w:rFonts w:asciiTheme="minorHAnsi" w:hAnsiTheme="minorHAnsi"/>
                <w:b/>
                <w:sz w:val="18"/>
                <w:szCs w:val="18"/>
              </w:rPr>
              <w:t xml:space="preserve">Table 5.2 </w:t>
            </w:r>
          </w:p>
          <w:p w14:paraId="5B669A13" w14:textId="77777777" w:rsidR="004B6E84" w:rsidRDefault="004B6E84">
            <w:pPr>
              <w:keepNext/>
              <w:suppressAutoHyphens/>
              <w:rPr>
                <w:rFonts w:asciiTheme="minorHAnsi" w:hAnsiTheme="minorHAnsi"/>
                <w:sz w:val="18"/>
                <w:szCs w:val="18"/>
              </w:rPr>
            </w:pPr>
            <w:r>
              <w:rPr>
                <w:rFonts w:asciiTheme="minorHAnsi" w:hAnsiTheme="minorHAnsi"/>
                <w:b/>
                <w:sz w:val="18"/>
                <w:szCs w:val="18"/>
              </w:rPr>
              <w:t>Continuous Local Ventilation Exhaust Airflow Rates</w:t>
            </w:r>
          </w:p>
        </w:tc>
      </w:tr>
      <w:tr w:rsidR="004B6E84" w14:paraId="5B669A18"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5"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Application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6"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Airflow</w:t>
            </w:r>
          </w:p>
        </w:tc>
        <w:tc>
          <w:tcPr>
            <w:tcW w:w="7334" w:type="dxa"/>
            <w:gridSpan w:val="7"/>
            <w:tcBorders>
              <w:top w:val="single" w:sz="4" w:space="0" w:color="000000"/>
              <w:left w:val="single" w:sz="4" w:space="0" w:color="auto"/>
              <w:bottom w:val="single" w:sz="4" w:space="0" w:color="auto"/>
              <w:right w:val="single" w:sz="4" w:space="0" w:color="auto"/>
            </w:tcBorders>
            <w:vAlign w:val="center"/>
            <w:hideMark/>
          </w:tcPr>
          <w:p w14:paraId="5B669A17"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Notes</w:t>
            </w:r>
          </w:p>
        </w:tc>
      </w:tr>
      <w:tr w:rsidR="004B6E84" w14:paraId="5B669A1C"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9"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Kitchen</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A"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5 ACH</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A1B" w14:textId="77777777" w:rsidR="004B6E84" w:rsidRDefault="00D1405D">
            <w:pPr>
              <w:keepNext/>
              <w:suppressAutoHyphens/>
              <w:rPr>
                <w:rFonts w:asciiTheme="minorHAnsi" w:hAnsiTheme="minorHAnsi"/>
                <w:sz w:val="18"/>
                <w:szCs w:val="18"/>
              </w:rPr>
            </w:pPr>
            <w:r>
              <w:rPr>
                <w:rFonts w:asciiTheme="minorHAnsi" w:hAnsiTheme="minorHAnsi"/>
                <w:sz w:val="18"/>
                <w:szCs w:val="18"/>
              </w:rPr>
              <w:t>Based on kitchen volume.</w:t>
            </w:r>
          </w:p>
        </w:tc>
      </w:tr>
      <w:tr w:rsidR="004B6E84" w14:paraId="5B669A20" w14:textId="77777777" w:rsidTr="004B6E84">
        <w:trPr>
          <w:trHeight w:val="245"/>
        </w:trPr>
        <w:tc>
          <w:tcPr>
            <w:tcW w:w="1839" w:type="dxa"/>
            <w:gridSpan w:val="2"/>
            <w:tcBorders>
              <w:top w:val="single" w:sz="4" w:space="0" w:color="000000"/>
              <w:left w:val="single" w:sz="4" w:space="0" w:color="auto"/>
              <w:bottom w:val="single" w:sz="4" w:space="0" w:color="auto"/>
              <w:right w:val="single" w:sz="4" w:space="0" w:color="auto"/>
            </w:tcBorders>
            <w:vAlign w:val="center"/>
            <w:hideMark/>
          </w:tcPr>
          <w:p w14:paraId="5B669A1D"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Bathroom</w:t>
            </w:r>
          </w:p>
        </w:tc>
        <w:tc>
          <w:tcPr>
            <w:tcW w:w="1843" w:type="dxa"/>
            <w:gridSpan w:val="2"/>
            <w:tcBorders>
              <w:top w:val="single" w:sz="4" w:space="0" w:color="000000"/>
              <w:left w:val="single" w:sz="4" w:space="0" w:color="auto"/>
              <w:bottom w:val="single" w:sz="4" w:space="0" w:color="auto"/>
              <w:right w:val="single" w:sz="4" w:space="0" w:color="auto"/>
            </w:tcBorders>
            <w:vAlign w:val="center"/>
            <w:hideMark/>
          </w:tcPr>
          <w:p w14:paraId="5B669A1E" w14:textId="77777777" w:rsidR="004B6E84" w:rsidRDefault="004B6E84">
            <w:pPr>
              <w:keepNext/>
              <w:suppressAutoHyphens/>
              <w:jc w:val="center"/>
              <w:rPr>
                <w:rFonts w:asciiTheme="minorHAnsi" w:hAnsiTheme="minorHAnsi"/>
                <w:sz w:val="18"/>
                <w:szCs w:val="18"/>
              </w:rPr>
            </w:pPr>
            <w:r>
              <w:rPr>
                <w:rFonts w:asciiTheme="minorHAnsi" w:hAnsiTheme="minorHAnsi"/>
                <w:sz w:val="18"/>
                <w:szCs w:val="18"/>
              </w:rPr>
              <w:t>20 cfm</w:t>
            </w:r>
          </w:p>
        </w:tc>
        <w:tc>
          <w:tcPr>
            <w:tcW w:w="7334" w:type="dxa"/>
            <w:gridSpan w:val="7"/>
            <w:tcBorders>
              <w:top w:val="single" w:sz="4" w:space="0" w:color="000000"/>
              <w:left w:val="single" w:sz="4" w:space="0" w:color="auto"/>
              <w:bottom w:val="single" w:sz="4" w:space="0" w:color="auto"/>
              <w:right w:val="single" w:sz="4" w:space="0" w:color="auto"/>
            </w:tcBorders>
            <w:vAlign w:val="center"/>
          </w:tcPr>
          <w:p w14:paraId="5B669A1F" w14:textId="77777777" w:rsidR="004B6E84" w:rsidRDefault="004B6E84">
            <w:pPr>
              <w:keepNext/>
              <w:suppressAutoHyphens/>
              <w:jc w:val="center"/>
              <w:rPr>
                <w:rFonts w:asciiTheme="minorHAnsi" w:hAnsiTheme="minorHAnsi"/>
                <w:sz w:val="18"/>
                <w:szCs w:val="18"/>
              </w:rPr>
            </w:pPr>
          </w:p>
        </w:tc>
      </w:tr>
      <w:tr w:rsidR="004B6E84" w14:paraId="5B669A23" w14:textId="77777777" w:rsidTr="004B6E84">
        <w:trPr>
          <w:trHeight w:val="245"/>
        </w:trPr>
        <w:tc>
          <w:tcPr>
            <w:tcW w:w="11016" w:type="dxa"/>
            <w:gridSpan w:val="11"/>
            <w:tcBorders>
              <w:top w:val="single" w:sz="4" w:space="0" w:color="000000"/>
              <w:left w:val="single" w:sz="4" w:space="0" w:color="auto"/>
              <w:bottom w:val="single" w:sz="4" w:space="0" w:color="auto"/>
              <w:right w:val="single" w:sz="4" w:space="0" w:color="auto"/>
            </w:tcBorders>
            <w:vAlign w:val="center"/>
            <w:hideMark/>
          </w:tcPr>
          <w:p w14:paraId="5B669A21" w14:textId="77777777" w:rsidR="004B6E84" w:rsidRDefault="004B6E84">
            <w:pPr>
              <w:keepNext/>
              <w:rPr>
                <w:rFonts w:asciiTheme="minorHAnsi" w:hAnsiTheme="minorHAnsi"/>
                <w:b/>
                <w:sz w:val="18"/>
                <w:szCs w:val="18"/>
              </w:rPr>
            </w:pPr>
            <w:r>
              <w:rPr>
                <w:rFonts w:asciiTheme="minorHAnsi" w:hAnsiTheme="minorHAnsi"/>
                <w:b/>
                <w:sz w:val="18"/>
                <w:szCs w:val="18"/>
              </w:rPr>
              <w:t>Table 5.3</w:t>
            </w:r>
          </w:p>
          <w:p w14:paraId="5B669A22" w14:textId="77777777" w:rsidR="004B6E84" w:rsidRDefault="004B6E84">
            <w:pPr>
              <w:keepNext/>
              <w:rPr>
                <w:rFonts w:asciiTheme="minorHAnsi" w:hAnsiTheme="minorHAnsi"/>
                <w:sz w:val="18"/>
                <w:szCs w:val="18"/>
              </w:rPr>
            </w:pPr>
            <w:r>
              <w:rPr>
                <w:rFonts w:asciiTheme="minorHAnsi" w:hAnsiTheme="minorHAnsi"/>
                <w:b/>
                <w:sz w:val="18"/>
                <w:szCs w:val="18"/>
              </w:rPr>
              <w:t>Prescriptive Duct Sizing Requirements</w:t>
            </w:r>
          </w:p>
        </w:tc>
      </w:tr>
      <w:tr w:rsidR="004B6E84" w14:paraId="5B669A27"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24" w14:textId="77777777" w:rsidR="004B6E84" w:rsidRDefault="00D1405D">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A25" w14:textId="77777777" w:rsidR="004B6E84" w:rsidRDefault="004B6E84">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A26" w14:textId="77777777" w:rsidR="004B6E84" w:rsidRDefault="004B6E84">
            <w:pPr>
              <w:keepNext/>
              <w:jc w:val="center"/>
              <w:rPr>
                <w:rFonts w:asciiTheme="minorHAnsi" w:hAnsiTheme="minorHAnsi"/>
                <w:sz w:val="18"/>
                <w:szCs w:val="18"/>
              </w:rPr>
            </w:pPr>
            <w:r>
              <w:rPr>
                <w:rFonts w:asciiTheme="minorHAnsi" w:hAnsiTheme="minorHAnsi"/>
                <w:sz w:val="18"/>
                <w:szCs w:val="18"/>
              </w:rPr>
              <w:t>Smooth Duct</w:t>
            </w:r>
          </w:p>
        </w:tc>
      </w:tr>
      <w:tr w:rsidR="004B6E84" w14:paraId="5B669A31" w14:textId="77777777" w:rsidTr="004B6E84">
        <w:trPr>
          <w:trHeight w:val="432"/>
        </w:trPr>
        <w:tc>
          <w:tcPr>
            <w:tcW w:w="1650" w:type="dxa"/>
            <w:tcBorders>
              <w:top w:val="single" w:sz="4" w:space="0" w:color="auto"/>
              <w:left w:val="single" w:sz="4" w:space="0" w:color="auto"/>
              <w:bottom w:val="single" w:sz="4" w:space="0" w:color="auto"/>
              <w:right w:val="single" w:sz="4" w:space="0" w:color="auto"/>
            </w:tcBorders>
            <w:hideMark/>
          </w:tcPr>
          <w:p w14:paraId="5B669A28" w14:textId="77777777" w:rsidR="004B6E84" w:rsidRDefault="004B6E84">
            <w:pPr>
              <w:keepNext/>
              <w:jc w:val="center"/>
              <w:rPr>
                <w:rFonts w:asciiTheme="minorHAnsi" w:hAnsiTheme="minorHAnsi"/>
                <w:sz w:val="18"/>
                <w:szCs w:val="18"/>
              </w:rPr>
            </w:pPr>
            <w:r>
              <w:rPr>
                <w:rFonts w:asciiTheme="minorHAnsi" w:hAnsiTheme="minorHAnsi"/>
                <w:color w:val="000000"/>
                <w:sz w:val="18"/>
                <w:szCs w:val="18"/>
              </w:rPr>
              <w:t>F</w:t>
            </w:r>
            <w:r>
              <w:rPr>
                <w:rFonts w:asciiTheme="minorHAnsi" w:hAnsiTheme="minorHAnsi"/>
                <w:sz w:val="18"/>
                <w:szCs w:val="18"/>
              </w:rPr>
              <w:t xml:space="preserve">an Rating cfm @ 0.25 in. </w:t>
            </w:r>
            <w:proofErr w:type="spellStart"/>
            <w:r>
              <w:rPr>
                <w:rFonts w:asciiTheme="minorHAnsi" w:hAnsiTheme="minorHAnsi"/>
                <w:sz w:val="18"/>
                <w:szCs w:val="18"/>
              </w:rPr>
              <w:t>w.g</w:t>
            </w:r>
            <w:proofErr w:type="spellEnd"/>
            <w:r>
              <w:rPr>
                <w:rFonts w:asciiTheme="minorHAnsi" w:hAnsiTheme="minorHAnsi"/>
                <w:sz w:val="18"/>
                <w:szCs w:val="18"/>
              </w:rPr>
              <w:t>.</w:t>
            </w:r>
          </w:p>
        </w:tc>
        <w:tc>
          <w:tcPr>
            <w:tcW w:w="1161" w:type="dxa"/>
            <w:gridSpan w:val="2"/>
            <w:tcBorders>
              <w:top w:val="single" w:sz="4" w:space="0" w:color="auto"/>
              <w:left w:val="single" w:sz="4" w:space="0" w:color="auto"/>
              <w:bottom w:val="single" w:sz="4" w:space="0" w:color="auto"/>
              <w:right w:val="single" w:sz="4" w:space="0" w:color="auto"/>
            </w:tcBorders>
            <w:hideMark/>
          </w:tcPr>
          <w:p w14:paraId="5B669A29"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66" w:type="dxa"/>
            <w:gridSpan w:val="2"/>
            <w:tcBorders>
              <w:top w:val="single" w:sz="4" w:space="0" w:color="auto"/>
              <w:left w:val="single" w:sz="4" w:space="0" w:color="auto"/>
              <w:bottom w:val="single" w:sz="4" w:space="0" w:color="auto"/>
              <w:right w:val="single" w:sz="4" w:space="0" w:color="auto"/>
            </w:tcBorders>
            <w:hideMark/>
          </w:tcPr>
          <w:p w14:paraId="5B669A2A"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A2B"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202" w:type="dxa"/>
            <w:tcBorders>
              <w:top w:val="single" w:sz="4" w:space="0" w:color="auto"/>
              <w:left w:val="single" w:sz="4" w:space="0" w:color="auto"/>
              <w:bottom w:val="single" w:sz="4" w:space="0" w:color="auto"/>
              <w:right w:val="single" w:sz="4" w:space="0" w:color="auto"/>
            </w:tcBorders>
            <w:hideMark/>
          </w:tcPr>
          <w:p w14:paraId="5B669A2C"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125</w:t>
            </w:r>
          </w:p>
        </w:tc>
        <w:tc>
          <w:tcPr>
            <w:tcW w:w="1138" w:type="dxa"/>
            <w:tcBorders>
              <w:top w:val="single" w:sz="4" w:space="0" w:color="auto"/>
              <w:left w:val="single" w:sz="4" w:space="0" w:color="auto"/>
              <w:bottom w:val="single" w:sz="4" w:space="0" w:color="auto"/>
              <w:right w:val="single" w:sz="4" w:space="0" w:color="auto"/>
            </w:tcBorders>
            <w:hideMark/>
          </w:tcPr>
          <w:p w14:paraId="5B669A2D"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50</w:t>
            </w:r>
          </w:p>
        </w:tc>
        <w:tc>
          <w:tcPr>
            <w:tcW w:w="1170" w:type="dxa"/>
            <w:tcBorders>
              <w:top w:val="single" w:sz="4" w:space="0" w:color="auto"/>
              <w:left w:val="single" w:sz="4" w:space="0" w:color="auto"/>
              <w:bottom w:val="single" w:sz="4" w:space="0" w:color="auto"/>
              <w:right w:val="single" w:sz="4" w:space="0" w:color="auto"/>
            </w:tcBorders>
            <w:hideMark/>
          </w:tcPr>
          <w:p w14:paraId="5B669A2E"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80</w:t>
            </w:r>
          </w:p>
        </w:tc>
        <w:tc>
          <w:tcPr>
            <w:tcW w:w="1170" w:type="dxa"/>
            <w:tcBorders>
              <w:top w:val="single" w:sz="4" w:space="0" w:color="auto"/>
              <w:left w:val="single" w:sz="4" w:space="0" w:color="auto"/>
              <w:bottom w:val="single" w:sz="4" w:space="0" w:color="auto"/>
              <w:right w:val="single" w:sz="4" w:space="0" w:color="auto"/>
            </w:tcBorders>
            <w:hideMark/>
          </w:tcPr>
          <w:p w14:paraId="5B669A2F"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100</w:t>
            </w:r>
          </w:p>
        </w:tc>
        <w:tc>
          <w:tcPr>
            <w:tcW w:w="1189" w:type="dxa"/>
            <w:tcBorders>
              <w:top w:val="single" w:sz="4" w:space="0" w:color="auto"/>
              <w:left w:val="single" w:sz="4" w:space="0" w:color="auto"/>
              <w:bottom w:val="single" w:sz="4" w:space="0" w:color="auto"/>
              <w:right w:val="single" w:sz="4" w:space="0" w:color="auto"/>
            </w:tcBorders>
            <w:hideMark/>
          </w:tcPr>
          <w:p w14:paraId="5B669A30" w14:textId="77777777" w:rsidR="004B6E84" w:rsidRDefault="004B6E84">
            <w:pPr>
              <w:keepNext/>
              <w:suppressAutoHyphens/>
              <w:spacing w:before="240"/>
              <w:jc w:val="center"/>
              <w:rPr>
                <w:rFonts w:asciiTheme="minorHAnsi" w:hAnsiTheme="minorHAnsi"/>
                <w:sz w:val="18"/>
                <w:szCs w:val="18"/>
              </w:rPr>
            </w:pPr>
            <w:r>
              <w:rPr>
                <w:rFonts w:asciiTheme="minorHAnsi" w:hAnsiTheme="minorHAnsi"/>
                <w:sz w:val="18"/>
                <w:szCs w:val="18"/>
              </w:rPr>
              <w:t>125</w:t>
            </w:r>
          </w:p>
        </w:tc>
      </w:tr>
      <w:tr w:rsidR="004B6E84" w14:paraId="5B669A34" w14:textId="77777777" w:rsidTr="004B6E84">
        <w:trPr>
          <w:trHeight w:val="269"/>
        </w:trPr>
        <w:tc>
          <w:tcPr>
            <w:tcW w:w="1650" w:type="dxa"/>
            <w:tcBorders>
              <w:top w:val="single" w:sz="4" w:space="0" w:color="auto"/>
              <w:left w:val="single" w:sz="4" w:space="0" w:color="auto"/>
              <w:bottom w:val="single" w:sz="4" w:space="0" w:color="auto"/>
              <w:right w:val="single" w:sz="4" w:space="0" w:color="auto"/>
            </w:tcBorders>
            <w:vAlign w:val="center"/>
          </w:tcPr>
          <w:p w14:paraId="5B669A32" w14:textId="77777777" w:rsidR="004B6E84" w:rsidRDefault="004B6E84">
            <w:pPr>
              <w:keepNext/>
              <w:jc w:val="center"/>
              <w:rPr>
                <w:rFonts w:asciiTheme="minorHAnsi" w:hAnsiTheme="minorHAnsi"/>
                <w:sz w:val="18"/>
                <w:szCs w:val="18"/>
              </w:rPr>
            </w:pPr>
          </w:p>
        </w:tc>
        <w:tc>
          <w:tcPr>
            <w:tcW w:w="9366" w:type="dxa"/>
            <w:gridSpan w:val="10"/>
            <w:tcBorders>
              <w:top w:val="single" w:sz="4" w:space="0" w:color="auto"/>
              <w:left w:val="single" w:sz="4" w:space="0" w:color="auto"/>
              <w:bottom w:val="single" w:sz="4" w:space="0" w:color="auto"/>
              <w:right w:val="single" w:sz="4" w:space="0" w:color="auto"/>
            </w:tcBorders>
            <w:vAlign w:val="center"/>
            <w:hideMark/>
          </w:tcPr>
          <w:p w14:paraId="5B669A33" w14:textId="77777777" w:rsidR="004B6E84" w:rsidRDefault="004B6E84">
            <w:pPr>
              <w:keepNext/>
              <w:jc w:val="center"/>
              <w:rPr>
                <w:rFonts w:asciiTheme="minorHAnsi" w:hAnsiTheme="minorHAnsi"/>
                <w:sz w:val="18"/>
                <w:szCs w:val="18"/>
              </w:rPr>
            </w:pPr>
            <w:r>
              <w:rPr>
                <w:rFonts w:asciiTheme="minorHAnsi" w:hAnsiTheme="minorHAnsi"/>
                <w:sz w:val="18"/>
                <w:szCs w:val="18"/>
              </w:rPr>
              <w:t>Maximum Allowable Duct Length (</w:t>
            </w:r>
            <w:proofErr w:type="spellStart"/>
            <w:r>
              <w:rPr>
                <w:rFonts w:asciiTheme="minorHAnsi" w:hAnsiTheme="minorHAnsi"/>
                <w:sz w:val="18"/>
                <w:szCs w:val="18"/>
              </w:rPr>
              <w:t>ft</w:t>
            </w:r>
            <w:proofErr w:type="spellEnd"/>
            <w:r>
              <w:rPr>
                <w:rFonts w:asciiTheme="minorHAnsi" w:hAnsiTheme="minorHAnsi"/>
                <w:sz w:val="18"/>
                <w:szCs w:val="18"/>
              </w:rPr>
              <w:t>)</w:t>
            </w:r>
          </w:p>
        </w:tc>
      </w:tr>
      <w:tr w:rsidR="004B6E84" w14:paraId="5B669A38"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35" w14:textId="77777777" w:rsidR="004B6E84" w:rsidRDefault="004B6E84">
            <w:pPr>
              <w:keepNext/>
              <w:jc w:val="center"/>
              <w:rPr>
                <w:rFonts w:asciiTheme="minorHAnsi" w:hAnsiTheme="minorHAnsi"/>
                <w:sz w:val="18"/>
                <w:szCs w:val="18"/>
              </w:rPr>
            </w:pPr>
            <w:r>
              <w:rPr>
                <w:rFonts w:asciiTheme="minorHAnsi" w:hAnsiTheme="minorHAnsi"/>
                <w:sz w:val="18"/>
                <w:szCs w:val="18"/>
              </w:rPr>
              <w:t>Diameter, (in)</w:t>
            </w:r>
          </w:p>
        </w:tc>
        <w:tc>
          <w:tcPr>
            <w:tcW w:w="4699" w:type="dxa"/>
            <w:gridSpan w:val="6"/>
            <w:tcBorders>
              <w:top w:val="single" w:sz="4" w:space="0" w:color="auto"/>
              <w:left w:val="single" w:sz="4" w:space="0" w:color="auto"/>
              <w:bottom w:val="single" w:sz="4" w:space="0" w:color="auto"/>
              <w:right w:val="single" w:sz="4" w:space="0" w:color="auto"/>
            </w:tcBorders>
            <w:vAlign w:val="bottom"/>
            <w:hideMark/>
          </w:tcPr>
          <w:p w14:paraId="5B669A36" w14:textId="77777777" w:rsidR="004B6E84" w:rsidRDefault="004B6E84">
            <w:pPr>
              <w:keepNext/>
              <w:jc w:val="center"/>
              <w:rPr>
                <w:rFonts w:asciiTheme="minorHAnsi" w:hAnsiTheme="minorHAnsi"/>
                <w:sz w:val="18"/>
                <w:szCs w:val="18"/>
              </w:rPr>
            </w:pPr>
            <w:r>
              <w:rPr>
                <w:rFonts w:asciiTheme="minorHAnsi" w:hAnsiTheme="minorHAnsi"/>
                <w:sz w:val="18"/>
                <w:szCs w:val="18"/>
              </w:rPr>
              <w:t>Flex Duct</w:t>
            </w:r>
          </w:p>
        </w:tc>
        <w:tc>
          <w:tcPr>
            <w:tcW w:w="4667" w:type="dxa"/>
            <w:gridSpan w:val="4"/>
            <w:tcBorders>
              <w:top w:val="single" w:sz="4" w:space="0" w:color="auto"/>
              <w:left w:val="single" w:sz="4" w:space="0" w:color="auto"/>
              <w:bottom w:val="single" w:sz="4" w:space="0" w:color="auto"/>
              <w:right w:val="single" w:sz="4" w:space="0" w:color="auto"/>
            </w:tcBorders>
            <w:vAlign w:val="bottom"/>
            <w:hideMark/>
          </w:tcPr>
          <w:p w14:paraId="5B669A37" w14:textId="77777777" w:rsidR="004B6E84" w:rsidRDefault="004B6E84">
            <w:pPr>
              <w:keepNext/>
              <w:jc w:val="center"/>
              <w:rPr>
                <w:rFonts w:asciiTheme="minorHAnsi" w:hAnsiTheme="minorHAnsi"/>
                <w:sz w:val="18"/>
                <w:szCs w:val="18"/>
              </w:rPr>
            </w:pPr>
            <w:r>
              <w:rPr>
                <w:rFonts w:asciiTheme="minorHAnsi" w:hAnsiTheme="minorHAnsi"/>
                <w:sz w:val="18"/>
                <w:szCs w:val="18"/>
              </w:rPr>
              <w:t>Smooth Duct</w:t>
            </w:r>
          </w:p>
        </w:tc>
      </w:tr>
      <w:tr w:rsidR="004B6E84" w14:paraId="5B669A42" w14:textId="77777777" w:rsidTr="004B6E84">
        <w:trPr>
          <w:trHeight w:val="245"/>
        </w:trPr>
        <w:tc>
          <w:tcPr>
            <w:tcW w:w="1650" w:type="dxa"/>
            <w:tcBorders>
              <w:top w:val="single" w:sz="4" w:space="0" w:color="000000"/>
              <w:left w:val="single" w:sz="4" w:space="0" w:color="auto"/>
              <w:bottom w:val="single" w:sz="4" w:space="0" w:color="auto"/>
              <w:right w:val="single" w:sz="4" w:space="0" w:color="auto"/>
            </w:tcBorders>
            <w:vAlign w:val="bottom"/>
            <w:hideMark/>
          </w:tcPr>
          <w:p w14:paraId="5B669A39" w14:textId="77777777" w:rsidR="004B6E84" w:rsidRDefault="004B6E84">
            <w:pPr>
              <w:keepNext/>
              <w:jc w:val="center"/>
              <w:rPr>
                <w:rFonts w:asciiTheme="minorHAnsi" w:hAnsiTheme="minorHAnsi"/>
                <w:sz w:val="18"/>
                <w:szCs w:val="18"/>
              </w:rPr>
            </w:pPr>
            <w:r>
              <w:rPr>
                <w:rFonts w:asciiTheme="minorHAnsi" w:hAnsiTheme="minorHAnsi"/>
                <w:sz w:val="18"/>
                <w:szCs w:val="18"/>
              </w:rPr>
              <w:t>3</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3A"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3B" w14:textId="77777777" w:rsidR="004B6E84" w:rsidRDefault="004B6E84">
            <w:pPr>
              <w:keepNext/>
              <w:jc w:val="center"/>
              <w:rPr>
                <w:rFonts w:asciiTheme="minorHAnsi" w:hAnsiTheme="minorHAnsi"/>
                <w:color w:val="000000"/>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3C"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3D"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3E"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3F"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0"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41"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r>
      <w:tr w:rsidR="004B6E84" w14:paraId="5B669A4C"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43" w14:textId="77777777" w:rsidR="004B6E84" w:rsidRDefault="004B6E84">
            <w:pPr>
              <w:keepNext/>
              <w:jc w:val="center"/>
              <w:rPr>
                <w:rFonts w:asciiTheme="minorHAnsi" w:hAnsiTheme="minorHAnsi"/>
                <w:sz w:val="18"/>
                <w:szCs w:val="18"/>
              </w:rPr>
            </w:pPr>
            <w:r>
              <w:rPr>
                <w:rFonts w:asciiTheme="minorHAnsi" w:hAnsiTheme="minorHAnsi"/>
                <w:sz w:val="18"/>
                <w:szCs w:val="18"/>
              </w:rPr>
              <w:t>4</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44" w14:textId="77777777" w:rsidR="004B6E84" w:rsidRDefault="004B6E84">
            <w:pPr>
              <w:keepNext/>
              <w:jc w:val="center"/>
              <w:rPr>
                <w:rFonts w:asciiTheme="minorHAnsi" w:hAnsiTheme="minorHAnsi"/>
                <w:sz w:val="18"/>
                <w:szCs w:val="18"/>
              </w:rPr>
            </w:pPr>
            <w:r>
              <w:rPr>
                <w:rFonts w:asciiTheme="minorHAnsi" w:hAnsiTheme="minorHAnsi"/>
                <w:sz w:val="18"/>
                <w:szCs w:val="18"/>
              </w:rPr>
              <w:t>70</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45" w14:textId="77777777" w:rsidR="004B6E84" w:rsidRDefault="004B6E84">
            <w:pPr>
              <w:keepNext/>
              <w:jc w:val="center"/>
              <w:rPr>
                <w:rFonts w:asciiTheme="minorHAnsi" w:hAnsiTheme="minorHAnsi"/>
                <w:sz w:val="18"/>
                <w:szCs w:val="18"/>
              </w:rPr>
            </w:pPr>
            <w:r>
              <w:rPr>
                <w:rFonts w:asciiTheme="minorHAnsi" w:hAnsiTheme="minorHAnsi"/>
                <w:sz w:val="18"/>
                <w:szCs w:val="18"/>
              </w:rPr>
              <w:t>3</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6"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47"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48" w14:textId="77777777" w:rsidR="004B6E84" w:rsidRDefault="004B6E84">
            <w:pPr>
              <w:keepNext/>
              <w:jc w:val="center"/>
              <w:rPr>
                <w:rFonts w:asciiTheme="minorHAnsi" w:hAnsiTheme="minorHAnsi"/>
                <w:sz w:val="18"/>
                <w:szCs w:val="18"/>
              </w:rPr>
            </w:pPr>
            <w:r>
              <w:rPr>
                <w:rFonts w:asciiTheme="minorHAnsi" w:hAnsiTheme="minorHAnsi"/>
                <w:sz w:val="18"/>
                <w:szCs w:val="18"/>
              </w:rPr>
              <w:t>105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9" w14:textId="77777777" w:rsidR="004B6E84" w:rsidRDefault="004B6E84">
            <w:pPr>
              <w:keepNext/>
              <w:jc w:val="center"/>
              <w:rPr>
                <w:rFonts w:asciiTheme="minorHAnsi" w:hAnsiTheme="minorHAnsi"/>
                <w:sz w:val="18"/>
                <w:szCs w:val="18"/>
              </w:rPr>
            </w:pPr>
            <w:r>
              <w:rPr>
                <w:rFonts w:asciiTheme="minorHAnsi" w:hAnsiTheme="minorHAnsi"/>
                <w:sz w:val="18"/>
                <w:szCs w:val="18"/>
              </w:rPr>
              <w:t>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4A"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4B" w14:textId="77777777" w:rsidR="004B6E84" w:rsidRDefault="004B6E84">
            <w:pPr>
              <w:keepNext/>
              <w:jc w:val="center"/>
              <w:rPr>
                <w:rFonts w:asciiTheme="minorHAnsi" w:hAnsiTheme="minorHAnsi"/>
                <w:sz w:val="18"/>
                <w:szCs w:val="18"/>
              </w:rPr>
            </w:pPr>
            <w:r>
              <w:rPr>
                <w:rFonts w:asciiTheme="minorHAnsi" w:hAnsiTheme="minorHAnsi"/>
                <w:sz w:val="18"/>
                <w:szCs w:val="18"/>
              </w:rPr>
              <w:t>X</w:t>
            </w:r>
          </w:p>
        </w:tc>
      </w:tr>
      <w:tr w:rsidR="004B6E84" w14:paraId="5B669A56"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4D" w14:textId="77777777" w:rsidR="004B6E84" w:rsidRDefault="004B6E84">
            <w:pPr>
              <w:keepNext/>
              <w:jc w:val="center"/>
              <w:rPr>
                <w:rFonts w:asciiTheme="minorHAnsi" w:hAnsiTheme="minorHAnsi"/>
                <w:sz w:val="18"/>
                <w:szCs w:val="18"/>
              </w:rPr>
            </w:pPr>
            <w:r>
              <w:rPr>
                <w:rFonts w:asciiTheme="minorHAnsi" w:hAnsiTheme="minorHAnsi"/>
                <w:sz w:val="18"/>
                <w:szCs w:val="18"/>
              </w:rPr>
              <w:t>5</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4E"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4F" w14:textId="77777777" w:rsidR="004B6E84" w:rsidRDefault="004B6E84">
            <w:pPr>
              <w:keepNext/>
              <w:jc w:val="center"/>
              <w:rPr>
                <w:rFonts w:asciiTheme="minorHAnsi" w:hAnsiTheme="minorHAnsi"/>
                <w:sz w:val="18"/>
                <w:szCs w:val="18"/>
              </w:rPr>
            </w:pPr>
            <w:r>
              <w:rPr>
                <w:rFonts w:asciiTheme="minorHAnsi" w:hAnsiTheme="minorHAnsi"/>
                <w:sz w:val="18"/>
                <w:szCs w:val="18"/>
              </w:rPr>
              <w:t>70</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0" w14:textId="77777777" w:rsidR="004B6E84" w:rsidRDefault="004B6E84">
            <w:pPr>
              <w:keepNext/>
              <w:jc w:val="center"/>
              <w:rPr>
                <w:rFonts w:asciiTheme="minorHAnsi" w:hAnsiTheme="minorHAnsi"/>
                <w:sz w:val="18"/>
                <w:szCs w:val="18"/>
              </w:rPr>
            </w:pPr>
            <w:r>
              <w:rPr>
                <w:rFonts w:asciiTheme="minorHAnsi" w:hAnsiTheme="minorHAnsi"/>
                <w:sz w:val="18"/>
                <w:szCs w:val="18"/>
              </w:rPr>
              <w:t>35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51" w14:textId="77777777" w:rsidR="004B6E84" w:rsidRDefault="004B6E84">
            <w:pPr>
              <w:keepNext/>
              <w:jc w:val="center"/>
              <w:rPr>
                <w:rFonts w:asciiTheme="minorHAnsi" w:hAnsiTheme="minorHAnsi"/>
                <w:sz w:val="18"/>
                <w:szCs w:val="18"/>
              </w:rPr>
            </w:pPr>
            <w:r>
              <w:rPr>
                <w:rFonts w:asciiTheme="minorHAnsi" w:hAnsiTheme="minorHAnsi"/>
                <w:sz w:val="18"/>
                <w:szCs w:val="18"/>
              </w:rPr>
              <w:t>20</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52"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3" w14:textId="77777777" w:rsidR="004B6E84" w:rsidRDefault="004B6E84">
            <w:pPr>
              <w:keepNext/>
              <w:jc w:val="center"/>
              <w:rPr>
                <w:rFonts w:asciiTheme="minorHAnsi" w:hAnsiTheme="minorHAnsi"/>
                <w:sz w:val="18"/>
                <w:szCs w:val="18"/>
              </w:rPr>
            </w:pPr>
            <w:r>
              <w:rPr>
                <w:rFonts w:asciiTheme="minorHAnsi" w:hAnsiTheme="minorHAnsi"/>
                <w:sz w:val="18"/>
                <w:szCs w:val="18"/>
              </w:rPr>
              <w:t>135</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4" w14:textId="77777777" w:rsidR="004B6E84" w:rsidRDefault="004B6E84">
            <w:pPr>
              <w:keepNext/>
              <w:jc w:val="center"/>
              <w:rPr>
                <w:rFonts w:asciiTheme="minorHAnsi" w:hAnsiTheme="minorHAnsi"/>
                <w:sz w:val="18"/>
                <w:szCs w:val="18"/>
              </w:rPr>
            </w:pPr>
            <w:r>
              <w:rPr>
                <w:rFonts w:asciiTheme="minorHAnsi" w:hAnsiTheme="minorHAnsi"/>
                <w:sz w:val="18"/>
                <w:szCs w:val="18"/>
              </w:rPr>
              <w:t>85</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55" w14:textId="77777777" w:rsidR="004B6E84" w:rsidRDefault="004B6E84">
            <w:pPr>
              <w:keepNext/>
              <w:jc w:val="center"/>
              <w:rPr>
                <w:rFonts w:asciiTheme="minorHAnsi" w:hAnsiTheme="minorHAnsi"/>
                <w:sz w:val="18"/>
                <w:szCs w:val="18"/>
              </w:rPr>
            </w:pPr>
            <w:r>
              <w:rPr>
                <w:rFonts w:asciiTheme="minorHAnsi" w:hAnsiTheme="minorHAnsi"/>
                <w:sz w:val="18"/>
                <w:szCs w:val="18"/>
              </w:rPr>
              <w:t>55</w:t>
            </w:r>
          </w:p>
        </w:tc>
      </w:tr>
      <w:tr w:rsidR="004B6E84" w14:paraId="5B669A60"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57" w14:textId="77777777" w:rsidR="004B6E84" w:rsidRDefault="004B6E84">
            <w:pPr>
              <w:keepNext/>
              <w:jc w:val="center"/>
              <w:rPr>
                <w:rFonts w:asciiTheme="minorHAnsi" w:hAnsiTheme="minorHAnsi"/>
                <w:sz w:val="18"/>
                <w:szCs w:val="18"/>
              </w:rPr>
            </w:pPr>
            <w:r>
              <w:rPr>
                <w:rFonts w:asciiTheme="minorHAnsi" w:hAnsiTheme="minorHAnsi"/>
                <w:sz w:val="18"/>
                <w:szCs w:val="18"/>
              </w:rPr>
              <w:t>6</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58"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59"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A" w14:textId="77777777" w:rsidR="004B6E84" w:rsidRDefault="004B6E84">
            <w:pPr>
              <w:keepNext/>
              <w:jc w:val="center"/>
              <w:rPr>
                <w:rFonts w:asciiTheme="minorHAnsi" w:hAnsiTheme="minorHAnsi"/>
                <w:sz w:val="18"/>
                <w:szCs w:val="18"/>
              </w:rPr>
            </w:pPr>
            <w:r>
              <w:rPr>
                <w:rFonts w:asciiTheme="minorHAnsi" w:hAnsiTheme="minorHAnsi"/>
                <w:sz w:val="18"/>
                <w:szCs w:val="18"/>
              </w:rPr>
              <w:t>125</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5B" w14:textId="77777777" w:rsidR="004B6E84" w:rsidRDefault="004B6E84">
            <w:pPr>
              <w:keepNext/>
              <w:jc w:val="center"/>
              <w:rPr>
                <w:rFonts w:asciiTheme="minorHAnsi" w:hAnsiTheme="minorHAnsi"/>
                <w:sz w:val="18"/>
                <w:szCs w:val="18"/>
              </w:rPr>
            </w:pPr>
            <w:r>
              <w:rPr>
                <w:rFonts w:asciiTheme="minorHAnsi" w:hAnsiTheme="minorHAnsi"/>
                <w:sz w:val="18"/>
                <w:szCs w:val="18"/>
              </w:rPr>
              <w:t>95</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5C"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D"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5E"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5F" w14:textId="77777777" w:rsidR="004B6E84" w:rsidRDefault="004B6E84">
            <w:pPr>
              <w:keepNext/>
              <w:jc w:val="center"/>
              <w:rPr>
                <w:rFonts w:asciiTheme="minorHAnsi" w:hAnsiTheme="minorHAnsi"/>
                <w:sz w:val="18"/>
                <w:szCs w:val="18"/>
              </w:rPr>
            </w:pPr>
            <w:r>
              <w:rPr>
                <w:rFonts w:asciiTheme="minorHAnsi" w:hAnsiTheme="minorHAnsi"/>
                <w:sz w:val="18"/>
                <w:szCs w:val="18"/>
              </w:rPr>
              <w:t>145</w:t>
            </w:r>
          </w:p>
        </w:tc>
      </w:tr>
      <w:tr w:rsidR="004B6E84" w14:paraId="5B669A6A" w14:textId="77777777" w:rsidTr="004B6E84">
        <w:trPr>
          <w:trHeight w:val="245"/>
        </w:trPr>
        <w:tc>
          <w:tcPr>
            <w:tcW w:w="1650" w:type="dxa"/>
            <w:tcBorders>
              <w:top w:val="single" w:sz="4" w:space="0" w:color="auto"/>
              <w:left w:val="single" w:sz="4" w:space="0" w:color="auto"/>
              <w:bottom w:val="single" w:sz="4" w:space="0" w:color="auto"/>
              <w:right w:val="single" w:sz="4" w:space="0" w:color="auto"/>
            </w:tcBorders>
            <w:vAlign w:val="bottom"/>
            <w:hideMark/>
          </w:tcPr>
          <w:p w14:paraId="5B669A61" w14:textId="77777777" w:rsidR="004B6E84" w:rsidRDefault="004B6E84">
            <w:pPr>
              <w:keepNext/>
              <w:jc w:val="center"/>
              <w:rPr>
                <w:rFonts w:asciiTheme="minorHAnsi" w:hAnsiTheme="minorHAnsi"/>
                <w:sz w:val="18"/>
                <w:szCs w:val="18"/>
              </w:rPr>
            </w:pPr>
            <w:r>
              <w:rPr>
                <w:rFonts w:asciiTheme="minorHAnsi" w:hAnsiTheme="minorHAnsi"/>
                <w:sz w:val="18"/>
                <w:szCs w:val="18"/>
              </w:rPr>
              <w:t>7 and above</w:t>
            </w:r>
          </w:p>
        </w:tc>
        <w:tc>
          <w:tcPr>
            <w:tcW w:w="1161" w:type="dxa"/>
            <w:gridSpan w:val="2"/>
            <w:tcBorders>
              <w:top w:val="single" w:sz="4" w:space="0" w:color="auto"/>
              <w:left w:val="single" w:sz="4" w:space="0" w:color="auto"/>
              <w:bottom w:val="single" w:sz="4" w:space="0" w:color="auto"/>
              <w:right w:val="single" w:sz="4" w:space="0" w:color="auto"/>
            </w:tcBorders>
            <w:vAlign w:val="bottom"/>
            <w:hideMark/>
          </w:tcPr>
          <w:p w14:paraId="5B669A62"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66" w:type="dxa"/>
            <w:gridSpan w:val="2"/>
            <w:tcBorders>
              <w:top w:val="single" w:sz="4" w:space="0" w:color="auto"/>
              <w:left w:val="single" w:sz="4" w:space="0" w:color="auto"/>
              <w:bottom w:val="single" w:sz="4" w:space="0" w:color="auto"/>
              <w:right w:val="single" w:sz="4" w:space="0" w:color="auto"/>
            </w:tcBorders>
            <w:vAlign w:val="bottom"/>
            <w:hideMark/>
          </w:tcPr>
          <w:p w14:paraId="5B669A63"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4"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202" w:type="dxa"/>
            <w:tcBorders>
              <w:top w:val="single" w:sz="4" w:space="0" w:color="auto"/>
              <w:left w:val="single" w:sz="4" w:space="0" w:color="auto"/>
              <w:bottom w:val="single" w:sz="4" w:space="0" w:color="auto"/>
              <w:right w:val="single" w:sz="4" w:space="0" w:color="auto"/>
            </w:tcBorders>
            <w:vAlign w:val="bottom"/>
            <w:hideMark/>
          </w:tcPr>
          <w:p w14:paraId="5B669A65"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38" w:type="dxa"/>
            <w:tcBorders>
              <w:top w:val="single" w:sz="4" w:space="0" w:color="auto"/>
              <w:left w:val="single" w:sz="4" w:space="0" w:color="auto"/>
              <w:bottom w:val="single" w:sz="4" w:space="0" w:color="auto"/>
              <w:right w:val="single" w:sz="4" w:space="0" w:color="auto"/>
            </w:tcBorders>
            <w:vAlign w:val="bottom"/>
            <w:hideMark/>
          </w:tcPr>
          <w:p w14:paraId="5B669A66"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7"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70" w:type="dxa"/>
            <w:tcBorders>
              <w:top w:val="single" w:sz="4" w:space="0" w:color="auto"/>
              <w:left w:val="single" w:sz="4" w:space="0" w:color="auto"/>
              <w:bottom w:val="single" w:sz="4" w:space="0" w:color="auto"/>
              <w:right w:val="single" w:sz="4" w:space="0" w:color="auto"/>
            </w:tcBorders>
            <w:vAlign w:val="bottom"/>
            <w:hideMark/>
          </w:tcPr>
          <w:p w14:paraId="5B669A68"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c>
          <w:tcPr>
            <w:tcW w:w="1189" w:type="dxa"/>
            <w:tcBorders>
              <w:top w:val="single" w:sz="4" w:space="0" w:color="auto"/>
              <w:left w:val="single" w:sz="4" w:space="0" w:color="auto"/>
              <w:bottom w:val="single" w:sz="4" w:space="0" w:color="auto"/>
              <w:right w:val="single" w:sz="4" w:space="0" w:color="auto"/>
            </w:tcBorders>
            <w:vAlign w:val="bottom"/>
            <w:hideMark/>
          </w:tcPr>
          <w:p w14:paraId="5B669A69" w14:textId="77777777" w:rsidR="004B6E84" w:rsidRDefault="004B6E84">
            <w:pPr>
              <w:keepNext/>
              <w:jc w:val="center"/>
              <w:rPr>
                <w:rFonts w:asciiTheme="minorHAnsi" w:hAnsiTheme="minorHAnsi"/>
                <w:sz w:val="18"/>
                <w:szCs w:val="18"/>
              </w:rPr>
            </w:pPr>
            <w:r>
              <w:rPr>
                <w:rFonts w:asciiTheme="minorHAnsi" w:hAnsiTheme="minorHAnsi"/>
                <w:sz w:val="18"/>
                <w:szCs w:val="18"/>
              </w:rPr>
              <w:t>NL</w:t>
            </w:r>
          </w:p>
        </w:tc>
      </w:tr>
      <w:tr w:rsidR="004B6E84" w14:paraId="5B669A6E" w14:textId="77777777" w:rsidTr="004B6E84">
        <w:trPr>
          <w:trHeight w:val="245"/>
        </w:trPr>
        <w:tc>
          <w:tcPr>
            <w:tcW w:w="11016" w:type="dxa"/>
            <w:gridSpan w:val="11"/>
            <w:tcBorders>
              <w:top w:val="single" w:sz="4" w:space="0" w:color="auto"/>
              <w:left w:val="single" w:sz="4" w:space="0" w:color="auto"/>
              <w:bottom w:val="single" w:sz="4" w:space="0" w:color="auto"/>
              <w:right w:val="single" w:sz="4" w:space="0" w:color="auto"/>
            </w:tcBorders>
            <w:vAlign w:val="center"/>
            <w:hideMark/>
          </w:tcPr>
          <w:p w14:paraId="5B669A6B" w14:textId="77777777" w:rsidR="004B6E84" w:rsidRDefault="004B6E84">
            <w:pPr>
              <w:keepNext/>
              <w:rPr>
                <w:rFonts w:asciiTheme="minorHAnsi" w:hAnsiTheme="minorHAnsi"/>
                <w:sz w:val="18"/>
                <w:szCs w:val="18"/>
              </w:rPr>
            </w:pPr>
            <w:r>
              <w:rPr>
                <w:rFonts w:asciiTheme="minorHAnsi" w:hAnsiTheme="minorHAnsi"/>
                <w:sz w:val="18"/>
                <w:szCs w:val="18"/>
              </w:rPr>
              <w:t xml:space="preserve">This table assumes no elbows.  Deduct 15 </w:t>
            </w:r>
            <w:proofErr w:type="spellStart"/>
            <w:r>
              <w:rPr>
                <w:rFonts w:asciiTheme="minorHAnsi" w:hAnsiTheme="minorHAnsi"/>
                <w:sz w:val="18"/>
                <w:szCs w:val="18"/>
              </w:rPr>
              <w:t>ft</w:t>
            </w:r>
            <w:proofErr w:type="spellEnd"/>
            <w:r>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5B669A6C" w14:textId="77777777" w:rsidR="004B6E84" w:rsidRDefault="004B6E84">
            <w:pPr>
              <w:keepNext/>
              <w:rPr>
                <w:rFonts w:asciiTheme="minorHAnsi" w:hAnsiTheme="minorHAnsi"/>
                <w:sz w:val="18"/>
                <w:szCs w:val="18"/>
              </w:rPr>
            </w:pPr>
            <w:r>
              <w:rPr>
                <w:rFonts w:asciiTheme="minorHAnsi" w:hAnsiTheme="minorHAnsi"/>
                <w:sz w:val="18"/>
                <w:szCs w:val="18"/>
              </w:rPr>
              <w:t>NL = no limit on duct length of this size.</w:t>
            </w:r>
          </w:p>
          <w:p w14:paraId="5B669A6D" w14:textId="77777777" w:rsidR="004B6E84" w:rsidRDefault="004B6E84">
            <w:pPr>
              <w:keepNext/>
              <w:rPr>
                <w:rFonts w:asciiTheme="minorHAnsi" w:hAnsiTheme="minorHAnsi"/>
                <w:sz w:val="18"/>
                <w:szCs w:val="18"/>
              </w:rPr>
            </w:pPr>
            <w:r>
              <w:rPr>
                <w:rFonts w:asciiTheme="minorHAnsi" w:hAnsiTheme="minorHAnsi"/>
                <w:sz w:val="18"/>
                <w:szCs w:val="18"/>
              </w:rPr>
              <w:t>X = not allowed, any length of duct of this size with assumed turns, elbows, fittings will exceed the rated pressure drop.</w:t>
            </w:r>
          </w:p>
        </w:tc>
      </w:tr>
    </w:tbl>
    <w:p w14:paraId="5B669A6F" w14:textId="77777777" w:rsidR="004B6E84" w:rsidRDefault="004B6E84" w:rsidP="004B6E84">
      <w:pPr>
        <w:rPr>
          <w:rFonts w:asciiTheme="minorHAnsi" w:hAnsiTheme="minorHAnsi"/>
          <w:sz w:val="18"/>
          <w:szCs w:val="18"/>
        </w:rPr>
      </w:pPr>
    </w:p>
    <w:p w14:paraId="5B669A70" w14:textId="77777777" w:rsidR="004B6E84" w:rsidRDefault="004B6E84" w:rsidP="004B6E84">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4A0" w:firstRow="1" w:lastRow="0" w:firstColumn="1" w:lastColumn="0" w:noHBand="0" w:noVBand="1"/>
      </w:tblPr>
      <w:tblGrid>
        <w:gridCol w:w="717"/>
        <w:gridCol w:w="10299"/>
      </w:tblGrid>
      <w:tr w:rsidR="004B6E84" w14:paraId="5B669A72"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71" w14:textId="77777777" w:rsidR="004B6E84" w:rsidRDefault="004B6E84">
            <w:pPr>
              <w:keepNext/>
              <w:rPr>
                <w:rFonts w:asciiTheme="minorHAnsi" w:hAnsiTheme="minorHAnsi"/>
                <w:b/>
                <w:bCs/>
                <w:sz w:val="18"/>
                <w:szCs w:val="18"/>
              </w:rPr>
            </w:pPr>
            <w:r w:rsidRPr="0029047D">
              <w:rPr>
                <w:rFonts w:asciiTheme="minorHAnsi" w:hAnsiTheme="minorHAnsi"/>
                <w:b/>
                <w:bCs/>
                <w:szCs w:val="18"/>
              </w:rPr>
              <w:lastRenderedPageBreak/>
              <w:t>E. Other Requirements</w:t>
            </w:r>
          </w:p>
        </w:tc>
      </w:tr>
      <w:tr w:rsidR="004B6E84" w14:paraId="5B669A74"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73" w14:textId="77777777" w:rsidR="004B6E84" w:rsidRDefault="004B6E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4B6E84" w14:paraId="5B669A77"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5" w14:textId="77777777" w:rsidR="004B6E84" w:rsidRDefault="004B6E84">
            <w:pPr>
              <w:keepNext/>
              <w:jc w:val="center"/>
              <w:rPr>
                <w:rFonts w:asciiTheme="minorHAnsi" w:hAnsiTheme="minorHAnsi"/>
                <w:sz w:val="18"/>
                <w:szCs w:val="18"/>
              </w:rPr>
            </w:pPr>
            <w:r>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6" w14:textId="77777777" w:rsidR="004B6E84" w:rsidRDefault="004B6E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Pr>
                <w:rFonts w:asciiTheme="minorHAnsi" w:hAnsiTheme="minorHAnsi"/>
                <w:b/>
                <w:sz w:val="18"/>
                <w:szCs w:val="18"/>
              </w:rPr>
              <w:t>6.1 Transfer Air.</w:t>
            </w:r>
            <w:r>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p>
        </w:tc>
      </w:tr>
      <w:tr w:rsidR="004B6E84" w14:paraId="5B669A7A"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8" w14:textId="77777777" w:rsidR="004B6E84" w:rsidRDefault="004B6E84">
            <w:pPr>
              <w:keepNext/>
              <w:jc w:val="center"/>
              <w:rPr>
                <w:rFonts w:asciiTheme="minorHAnsi" w:hAnsiTheme="minorHAnsi"/>
                <w:sz w:val="18"/>
                <w:szCs w:val="18"/>
              </w:rPr>
            </w:pPr>
            <w:r>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9" w14:textId="77777777" w:rsidR="004B6E84" w:rsidRDefault="004B6E84">
            <w:pPr>
              <w:keepNext/>
              <w:ind w:left="273" w:hanging="273"/>
            </w:pPr>
            <w:r>
              <w:rPr>
                <w:rFonts w:asciiTheme="minorHAnsi" w:hAnsiTheme="minorHAnsi"/>
                <w:b/>
                <w:sz w:val="18"/>
                <w:szCs w:val="18"/>
              </w:rPr>
              <w:t>6.2 Instructions and Labeling.</w:t>
            </w:r>
            <w:r>
              <w:rPr>
                <w:rFonts w:asciiTheme="minorHAnsi" w:hAnsiTheme="minorHAnsi"/>
                <w:sz w:val="18"/>
                <w:szCs w:val="18"/>
              </w:rPr>
              <w:t xml:space="preserve"> </w:t>
            </w:r>
            <w:r>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for information on instructions and labeling.</w:t>
            </w:r>
          </w:p>
        </w:tc>
      </w:tr>
      <w:tr w:rsidR="004B6E84" w14:paraId="5B669A7D"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B" w14:textId="77777777" w:rsidR="004B6E84" w:rsidRDefault="004B6E84">
            <w:pPr>
              <w:keepNext/>
              <w:jc w:val="center"/>
              <w:rPr>
                <w:rFonts w:asciiTheme="minorHAnsi" w:hAnsiTheme="minorHAnsi"/>
                <w:sz w:val="18"/>
                <w:szCs w:val="18"/>
              </w:rPr>
            </w:pPr>
            <w:r>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7C" w14:textId="77777777" w:rsidR="004B6E84" w:rsidRDefault="004B6E84">
            <w:pPr>
              <w:keepNext/>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tc>
      </w:tr>
      <w:tr w:rsidR="004B6E84" w14:paraId="5B669A82"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7E" w14:textId="77777777" w:rsidR="004B6E84" w:rsidRDefault="004B6E84">
            <w:pPr>
              <w:keepNext/>
              <w:jc w:val="center"/>
              <w:rPr>
                <w:rFonts w:asciiTheme="minorHAnsi" w:hAnsiTheme="minorHAnsi"/>
                <w:sz w:val="18"/>
                <w:szCs w:val="18"/>
              </w:rPr>
            </w:pPr>
            <w:r>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5B669A7F" w14:textId="38B05F9C" w:rsidR="004B6E84" w:rsidRDefault="004B6E84">
            <w:pPr>
              <w:pStyle w:val="margin0020note"/>
              <w:keepNext/>
              <w:spacing w:before="0" w:beforeAutospacing="0" w:after="0" w:afterAutospacing="0"/>
              <w:ind w:left="273" w:hanging="273"/>
              <w:rPr>
                <w:rStyle w:val="margin0020notechar"/>
                <w:rFonts w:asciiTheme="minorHAnsi" w:hAnsiTheme="minorHAnsi"/>
                <w:sz w:val="18"/>
                <w:szCs w:val="18"/>
              </w:rPr>
            </w:pPr>
            <w:r>
              <w:rPr>
                <w:rFonts w:asciiTheme="minorHAnsi" w:hAnsiTheme="minorHAnsi"/>
                <w:b/>
                <w:sz w:val="18"/>
                <w:szCs w:val="18"/>
              </w:rPr>
              <w:t xml:space="preserve">6.4 Combustion and </w:t>
            </w:r>
            <w:r w:rsidR="001D331F">
              <w:rPr>
                <w:rFonts w:asciiTheme="minorHAnsi" w:hAnsiTheme="minorHAnsi"/>
                <w:b/>
                <w:sz w:val="18"/>
                <w:szCs w:val="18"/>
              </w:rPr>
              <w:t>S</w:t>
            </w:r>
            <w:r>
              <w:rPr>
                <w:rFonts w:asciiTheme="minorHAnsi" w:hAnsiTheme="minorHAnsi"/>
                <w:b/>
                <w:sz w:val="18"/>
                <w:szCs w:val="18"/>
              </w:rPr>
              <w:t>olid-</w:t>
            </w:r>
            <w:r w:rsidR="001D331F">
              <w:rPr>
                <w:rFonts w:asciiTheme="minorHAnsi" w:hAnsiTheme="minorHAnsi"/>
                <w:b/>
                <w:sz w:val="18"/>
                <w:szCs w:val="18"/>
              </w:rPr>
              <w:t>F</w:t>
            </w:r>
            <w:r>
              <w:rPr>
                <w:rFonts w:asciiTheme="minorHAnsi" w:hAnsiTheme="minorHAnsi"/>
                <w:b/>
                <w:sz w:val="18"/>
                <w:szCs w:val="18"/>
              </w:rPr>
              <w:t xml:space="preserve">uel </w:t>
            </w:r>
            <w:r w:rsidR="001D331F">
              <w:rPr>
                <w:rFonts w:asciiTheme="minorHAnsi" w:hAnsiTheme="minorHAnsi"/>
                <w:b/>
                <w:sz w:val="18"/>
                <w:szCs w:val="18"/>
              </w:rPr>
              <w:t>B</w:t>
            </w:r>
            <w:r>
              <w:rPr>
                <w:rFonts w:asciiTheme="minorHAnsi" w:hAnsiTheme="minorHAnsi"/>
                <w:b/>
                <w:sz w:val="18"/>
                <w:szCs w:val="18"/>
              </w:rPr>
              <w:t xml:space="preserve">urning </w:t>
            </w:r>
            <w:r w:rsidR="001D331F">
              <w:rPr>
                <w:rFonts w:asciiTheme="minorHAnsi" w:hAnsiTheme="minorHAnsi"/>
                <w:b/>
                <w:sz w:val="18"/>
                <w:szCs w:val="18"/>
              </w:rPr>
              <w:t>A</w:t>
            </w:r>
            <w:r>
              <w:rPr>
                <w:rFonts w:asciiTheme="minorHAnsi" w:hAnsiTheme="minorHAnsi"/>
                <w:b/>
                <w:sz w:val="18"/>
                <w:szCs w:val="18"/>
              </w:rPr>
              <w:t>ppliances.</w:t>
            </w:r>
            <w:r>
              <w:rPr>
                <w:rFonts w:asciiTheme="minorHAnsi" w:hAnsiTheme="minorHAnsi"/>
                <w:sz w:val="18"/>
                <w:szCs w:val="18"/>
              </w:rPr>
              <w:t xml:space="preserve"> </w:t>
            </w:r>
            <w:r>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5B669A80" w14:textId="77777777" w:rsidR="004B6E84" w:rsidRDefault="004B6E84">
            <w:pPr>
              <w:pStyle w:val="margin0020note"/>
              <w:keepNext/>
              <w:spacing w:before="0" w:beforeAutospacing="0" w:after="0" w:afterAutospacing="0"/>
              <w:rPr>
                <w:rStyle w:val="margin0020notechar"/>
                <w:rFonts w:asciiTheme="minorHAnsi" w:hAnsiTheme="minorHAnsi"/>
                <w:sz w:val="18"/>
                <w:szCs w:val="18"/>
              </w:rPr>
            </w:pPr>
          </w:p>
          <w:p w14:paraId="5B669A81" w14:textId="77777777" w:rsidR="004B6E84" w:rsidRDefault="004B6E84">
            <w:pPr>
              <w:pStyle w:val="margin0020note"/>
              <w:keepNext/>
              <w:spacing w:before="0" w:beforeAutospacing="0" w:after="0" w:afterAutospacing="0"/>
              <w:ind w:left="273"/>
            </w:pPr>
            <w:r>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Pr>
                <w:rStyle w:val="margin0020notechar"/>
                <w:rFonts w:asciiTheme="minorHAnsi" w:hAnsiTheme="minorHAnsi"/>
                <w:sz w:val="18"/>
                <w:szCs w:val="18"/>
              </w:rPr>
              <w:t>Lps</w:t>
            </w:r>
            <w:proofErr w:type="spellEnd"/>
            <w:r>
              <w:rPr>
                <w:rStyle w:val="margin0020notechar"/>
                <w:rFonts w:asciiTheme="minorHAnsi" w:hAnsiTheme="minorHAnsi"/>
                <w:sz w:val="18"/>
                <w:szCs w:val="18"/>
              </w:rPr>
              <w:t>/100 m</w:t>
            </w:r>
            <w:r>
              <w:rPr>
                <w:rStyle w:val="margin0020notechar"/>
                <w:rFonts w:asciiTheme="minorHAnsi" w:hAnsiTheme="minorHAnsi"/>
                <w:sz w:val="18"/>
                <w:szCs w:val="18"/>
                <w:vertAlign w:val="superscript"/>
              </w:rPr>
              <w:t>2</w:t>
            </w:r>
            <w:r>
              <w:rPr>
                <w:rStyle w:val="margin0020notechar"/>
                <w:rFonts w:asciiTheme="minorHAnsi" w:hAnsiTheme="minorHAnsi"/>
                <w:sz w:val="18"/>
                <w:szCs w:val="18"/>
              </w:rPr>
              <w:t xml:space="preserve">) of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4B6E84" w14:paraId="5B669A85"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3" w14:textId="77777777" w:rsidR="004B6E84" w:rsidRDefault="004B6E84">
            <w:pPr>
              <w:keepNext/>
              <w:jc w:val="center"/>
              <w:rPr>
                <w:rFonts w:asciiTheme="minorHAnsi" w:hAnsiTheme="minorHAnsi"/>
                <w:sz w:val="18"/>
                <w:szCs w:val="18"/>
              </w:rPr>
            </w:pPr>
            <w:r>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4" w14:textId="77777777" w:rsidR="004B6E84" w:rsidRDefault="004B6E84">
            <w:pPr>
              <w:keepNext/>
              <w:ind w:left="273" w:hanging="273"/>
            </w:pPr>
            <w:r>
              <w:rPr>
                <w:rFonts w:asciiTheme="minorHAnsi" w:hAnsiTheme="minorHAnsi"/>
                <w:b/>
                <w:sz w:val="18"/>
                <w:szCs w:val="18"/>
              </w:rPr>
              <w:t xml:space="preserve">6.5 Garages. </w:t>
            </w:r>
            <w:r>
              <w:rPr>
                <w:rStyle w:val="margin0020notechar"/>
                <w:rFonts w:asciiTheme="minorHAnsi" w:hAnsiTheme="minorHAnsi"/>
                <w:sz w:val="18"/>
                <w:szCs w:val="18"/>
              </w:rPr>
              <w:t xml:space="preserve">When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adjoins a garage, the design must prevent migration of contaminants to the adjoining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Air seal the walls, ceilings, and floors that separate garages from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weather stripped, wrapped, or otherwise sealed to limit air movement. Doors between garages and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spaces shall be </w:t>
            </w:r>
            <w:proofErr w:type="spellStart"/>
            <w:r>
              <w:rPr>
                <w:rStyle w:val="margin0020notechar"/>
                <w:rFonts w:asciiTheme="minorHAnsi" w:hAnsiTheme="minorHAnsi"/>
                <w:sz w:val="18"/>
                <w:szCs w:val="18"/>
              </w:rPr>
              <w:t>gasketed</w:t>
            </w:r>
            <w:proofErr w:type="spellEnd"/>
            <w:r>
              <w:rPr>
                <w:rStyle w:val="margin0020notechar"/>
                <w:rFonts w:asciiTheme="minorHAnsi" w:hAnsiTheme="minorHAnsi"/>
                <w:sz w:val="18"/>
                <w:szCs w:val="18"/>
              </w:rPr>
              <w:t xml:space="preserve"> or made substantially airtight with weather stripping.</w:t>
            </w:r>
          </w:p>
        </w:tc>
      </w:tr>
      <w:tr w:rsidR="004B6E84" w14:paraId="5B669A88"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6" w14:textId="77777777" w:rsidR="004B6E84" w:rsidRDefault="004B6E84">
            <w:pPr>
              <w:keepNext/>
              <w:jc w:val="center"/>
              <w:rPr>
                <w:rFonts w:asciiTheme="minorHAnsi" w:hAnsiTheme="minorHAnsi"/>
                <w:sz w:val="18"/>
                <w:szCs w:val="18"/>
              </w:rPr>
            </w:pPr>
            <w:r>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7" w14:textId="77777777" w:rsidR="004B6E84" w:rsidRDefault="004B6E84">
            <w:pPr>
              <w:keepNext/>
              <w:ind w:left="273" w:hanging="273"/>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Spaces shall have ventilation openings as listed below. Such openings shall meet the requirements of Section 6.8.</w:t>
            </w:r>
          </w:p>
        </w:tc>
      </w:tr>
      <w:tr w:rsidR="004B6E84" w14:paraId="5B669A8B"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9" w14:textId="77777777" w:rsidR="004B6E84" w:rsidRDefault="004B6E84">
            <w:pPr>
              <w:keepNext/>
              <w:jc w:val="center"/>
              <w:rPr>
                <w:rFonts w:asciiTheme="minorHAnsi" w:hAnsiTheme="minorHAnsi"/>
                <w:sz w:val="18"/>
                <w:szCs w:val="18"/>
              </w:rPr>
            </w:pPr>
            <w:r>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A" w14:textId="77777777" w:rsidR="004B6E84" w:rsidRDefault="004B6E84">
            <w:pPr>
              <w:keepNext/>
              <w:ind w:left="273" w:hanging="273"/>
            </w:pPr>
            <w:r>
              <w:rPr>
                <w:rFonts w:asciiTheme="minorHAnsi" w:hAnsiTheme="minorHAnsi"/>
                <w:b/>
                <w:sz w:val="18"/>
                <w:szCs w:val="18"/>
              </w:rPr>
              <w:t>6.7 Minimum filtration.</w:t>
            </w:r>
            <w:r>
              <w:rPr>
                <w:rFonts w:asciiTheme="minorHAnsi" w:hAnsiTheme="minorHAnsi"/>
                <w:sz w:val="18"/>
                <w:szCs w:val="18"/>
              </w:rPr>
              <w:t xml:space="preserve"> </w:t>
            </w:r>
            <w:r>
              <w:rPr>
                <w:rStyle w:val="margin0020notechar"/>
                <w:rFonts w:asciiTheme="minorHAnsi" w:hAnsiTheme="minorHAnsi"/>
                <w:sz w:val="18"/>
                <w:szCs w:val="18"/>
              </w:rPr>
              <w:t xml:space="preserve">Mechanical systems that supply air to an </w:t>
            </w:r>
            <w:proofErr w:type="spellStart"/>
            <w:r>
              <w:rPr>
                <w:rStyle w:val="margin0020notechar"/>
                <w:rFonts w:asciiTheme="minorHAnsi" w:hAnsiTheme="minorHAnsi"/>
                <w:sz w:val="18"/>
                <w:szCs w:val="18"/>
              </w:rPr>
              <w:t>occupiable</w:t>
            </w:r>
            <w:proofErr w:type="spellEnd"/>
            <w:r>
              <w:rPr>
                <w:rStyle w:val="margin0020notechar"/>
                <w:rFonts w:asciiTheme="minorHAnsi" w:hAnsiTheme="minorHAnsi"/>
                <w:sz w:val="18"/>
                <w:szCs w:val="18"/>
              </w:rPr>
              <w:t xml:space="preserve"> space through ductwork exceeding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p>
        </w:tc>
      </w:tr>
      <w:tr w:rsidR="004B6E84" w14:paraId="5B669A8E"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C" w14:textId="77777777" w:rsidR="004B6E84" w:rsidRDefault="004B6E84">
            <w:pPr>
              <w:keepNext/>
              <w:jc w:val="center"/>
              <w:rPr>
                <w:rFonts w:asciiTheme="minorHAnsi" w:hAnsiTheme="minorHAnsi"/>
                <w:sz w:val="18"/>
                <w:szCs w:val="18"/>
              </w:rPr>
            </w:pPr>
            <w:r>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8D" w14:textId="77777777" w:rsidR="004B6E84" w:rsidRDefault="004B6E84">
            <w:pPr>
              <w:keepNext/>
              <w:ind w:left="273" w:hanging="273"/>
            </w:pPr>
            <w:r>
              <w:rPr>
                <w:rFonts w:asciiTheme="minorHAnsi" w:hAnsiTheme="minorHAnsi"/>
                <w:b/>
                <w:sz w:val="18"/>
                <w:szCs w:val="18"/>
              </w:rPr>
              <w:t>6.8 Air Inlets.</w:t>
            </w:r>
            <w:r>
              <w:rPr>
                <w:rFonts w:asciiTheme="minorHAnsi" w:hAnsiTheme="minorHAnsi"/>
                <w:sz w:val="18"/>
                <w:szCs w:val="18"/>
              </w:rPr>
              <w:t xml:space="preserve"> </w:t>
            </w:r>
            <w:r>
              <w:rPr>
                <w:rStyle w:val="margin0020notechar"/>
                <w:rFonts w:asciiTheme="minorHAnsi" w:hAnsiTheme="minorHAnsi"/>
                <w:sz w:val="18"/>
                <w:szCs w:val="18"/>
              </w:rPr>
              <w:t xml:space="preserve">Air inlets that are part of the ventilation design shall be located a minimum of 10 </w:t>
            </w:r>
            <w:proofErr w:type="spellStart"/>
            <w:r>
              <w:rPr>
                <w:rStyle w:val="margin0020notechar"/>
                <w:rFonts w:asciiTheme="minorHAnsi" w:hAnsiTheme="minorHAnsi"/>
                <w:sz w:val="18"/>
                <w:szCs w:val="18"/>
              </w:rPr>
              <w:t>ft</w:t>
            </w:r>
            <w:proofErr w:type="spellEnd"/>
            <w:r>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p>
        </w:tc>
      </w:tr>
      <w:tr w:rsidR="004B6E84" w14:paraId="5B669A91"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hideMark/>
          </w:tcPr>
          <w:p w14:paraId="5B669A8F" w14:textId="77777777" w:rsidR="004B6E84" w:rsidRDefault="004B6E84">
            <w:pPr>
              <w:keepNext/>
              <w:jc w:val="center"/>
              <w:rPr>
                <w:rFonts w:asciiTheme="minorHAnsi" w:hAnsiTheme="minorHAnsi"/>
                <w:sz w:val="18"/>
                <w:szCs w:val="18"/>
              </w:rPr>
            </w:pPr>
            <w:r>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hideMark/>
          </w:tcPr>
          <w:p w14:paraId="5B669A90" w14:textId="77777777" w:rsidR="004B6E84" w:rsidRDefault="004B6E84">
            <w:pPr>
              <w:autoSpaceDE w:val="0"/>
              <w:autoSpaceDN w:val="0"/>
              <w:adjustRightInd w:val="0"/>
              <w:ind w:left="273" w:hanging="273"/>
            </w:pPr>
            <w:r>
              <w:rPr>
                <w:rFonts w:asciiTheme="minorHAnsi" w:hAnsiTheme="minorHAnsi"/>
                <w:b/>
                <w:sz w:val="18"/>
                <w:szCs w:val="18"/>
              </w:rPr>
              <w:t>6.9 Carbon Monoxide Detectors.</w:t>
            </w:r>
            <w:r>
              <w:rPr>
                <w:rFonts w:asciiTheme="minorHAnsi" w:hAnsiTheme="minorHAnsi"/>
                <w:sz w:val="18"/>
                <w:szCs w:val="18"/>
              </w:rPr>
              <w:t xml:space="preserve"> </w:t>
            </w:r>
            <w:r>
              <w:rPr>
                <w:rFonts w:asciiTheme="minorHAnsi" w:hAnsiTheme="minorHAnsi" w:cs="TimesNewRomanPSMT"/>
                <w:sz w:val="18"/>
                <w:szCs w:val="18"/>
              </w:rPr>
              <w:t xml:space="preserve">A carbon monoxide alarm shall be installed in each dwelling unit in accordance with NFPA 720, </w:t>
            </w:r>
            <w:r>
              <w:rPr>
                <w:rFonts w:asciiTheme="minorHAnsi" w:hAnsiTheme="minorHAnsi" w:cs="TimesNewRomanPS-ItalicMT"/>
                <w:i/>
                <w:iCs/>
                <w:sz w:val="18"/>
                <w:szCs w:val="18"/>
              </w:rPr>
              <w:t>Standard for the Installation of Carbon Monoxide (CO) Detection and Warning Equipment</w:t>
            </w:r>
            <w:r>
              <w:rPr>
                <w:rFonts w:asciiTheme="minorHAnsi" w:hAnsiTheme="minorHAnsi" w:cs="TimesNewRomanPSMT"/>
                <w:sz w:val="18"/>
                <w:szCs w:val="18"/>
              </w:rPr>
              <w:t>14, and shall be consistent with requirements of applicable laws, codes, and standards.</w:t>
            </w:r>
          </w:p>
        </w:tc>
      </w:tr>
      <w:tr w:rsidR="004B6E84" w14:paraId="5B669A93"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hideMark/>
          </w:tcPr>
          <w:p w14:paraId="5B669A92" w14:textId="77777777" w:rsidR="004B6E84" w:rsidRDefault="004B6E84">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94" w14:textId="77777777" w:rsidR="00AC0F91" w:rsidRDefault="00AC0F91">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0F7AAF" w:rsidRPr="006C4FD8" w14:paraId="5B669A96"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95" w14:textId="77777777" w:rsidR="000F7AAF" w:rsidRPr="006C4FD8" w:rsidRDefault="000F7AAF" w:rsidP="00D26DCF">
            <w:pPr>
              <w:keepNext/>
              <w:rPr>
                <w:rFonts w:asciiTheme="minorHAnsi" w:hAnsiTheme="minorHAnsi"/>
                <w:b/>
                <w:bCs/>
                <w:sz w:val="18"/>
                <w:szCs w:val="18"/>
              </w:rPr>
            </w:pPr>
            <w:r w:rsidRPr="0029047D">
              <w:rPr>
                <w:rFonts w:asciiTheme="minorHAnsi" w:hAnsiTheme="minorHAnsi"/>
                <w:b/>
                <w:bCs/>
                <w:szCs w:val="18"/>
              </w:rPr>
              <w:lastRenderedPageBreak/>
              <w:t>F. Air Moving Equipment</w:t>
            </w:r>
          </w:p>
        </w:tc>
      </w:tr>
      <w:tr w:rsidR="000F7AAF" w:rsidRPr="006C4FD8" w14:paraId="5B669A98"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97" w14:textId="77777777" w:rsidR="000F7AAF" w:rsidRPr="006C4FD8"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CB00C9">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w:t>
            </w:r>
            <w:r>
              <w:rPr>
                <w:rFonts w:asciiTheme="minorHAnsi" w:hAnsiTheme="minorHAnsi"/>
                <w:i/>
                <w:sz w:val="18"/>
                <w:szCs w:val="18"/>
              </w:rPr>
              <w:t>6</w:t>
            </w:r>
            <w:r w:rsidRPr="00CB00C9">
              <w:rPr>
                <w:rFonts w:asciiTheme="minorHAnsi" w:hAnsiTheme="minorHAnsi"/>
                <w:i/>
                <w:sz w:val="18"/>
                <w:szCs w:val="18"/>
              </w:rPr>
              <w:t>)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0F7AAF" w:rsidRPr="006C4FD8" w14:paraId="5B669A9B"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99"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A9A" w14:textId="77777777" w:rsidR="000F7AAF" w:rsidRPr="00DA6319"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CB00C9">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0F7AAF" w:rsidRPr="006C4FD8" w14:paraId="5B669AA0"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9C"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5B669A9D" w14:textId="77777777" w:rsidR="000F7AAF" w:rsidRDefault="000F7AAF" w:rsidP="00D26DCF">
            <w:pPr>
              <w:keepNext/>
              <w:autoSpaceDE w:val="0"/>
              <w:autoSpaceDN w:val="0"/>
              <w:adjustRightInd w:val="0"/>
              <w:ind w:left="270" w:hanging="270"/>
              <w:jc w:val="both"/>
              <w:rPr>
                <w:rFonts w:asciiTheme="minorHAnsi" w:hAnsiTheme="minorHAnsi"/>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 xml:space="preserve">. </w:t>
            </w:r>
            <w:r w:rsidRPr="00CB00C9">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CB00C9">
              <w:rPr>
                <w:rFonts w:asciiTheme="minorHAnsi" w:hAnsiTheme="minorHAnsi"/>
                <w:sz w:val="18"/>
                <w:szCs w:val="18"/>
              </w:rPr>
              <w:t>w.c.</w:t>
            </w:r>
            <w:proofErr w:type="spellEnd"/>
            <w:r w:rsidRPr="00CB00C9">
              <w:rPr>
                <w:rFonts w:asciiTheme="minorHAnsi" w:hAnsiTheme="minorHAnsi"/>
                <w:sz w:val="18"/>
                <w:szCs w:val="18"/>
              </w:rPr>
              <w:t xml:space="preserve"> (25 Pa) static pressure.</w:t>
            </w:r>
          </w:p>
          <w:p w14:paraId="5B669A9E" w14:textId="77777777" w:rsidR="000F7AAF" w:rsidRDefault="000F7AAF" w:rsidP="00D26DCF">
            <w:pPr>
              <w:keepNext/>
              <w:autoSpaceDE w:val="0"/>
              <w:autoSpaceDN w:val="0"/>
              <w:adjustRightInd w:val="0"/>
              <w:ind w:left="1080" w:hanging="360"/>
              <w:jc w:val="both"/>
              <w:rPr>
                <w:rFonts w:asciiTheme="minorHAnsi" w:hAnsiTheme="minorHAnsi"/>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Whole-Building or Continuous Ventilation Fans. </w:t>
            </w:r>
            <w:r w:rsidRPr="003C1C51">
              <w:rPr>
                <w:rFonts w:asciiTheme="minorHAnsi" w:hAnsiTheme="minorHAnsi"/>
                <w:sz w:val="18"/>
                <w:szCs w:val="18"/>
              </w:rPr>
              <w:t xml:space="preserve">These fans shall be rated for sound at a maximum of 1.0 </w:t>
            </w:r>
            <w:proofErr w:type="spellStart"/>
            <w:r w:rsidRPr="003C1C51">
              <w:rPr>
                <w:rFonts w:asciiTheme="minorHAnsi" w:hAnsiTheme="minorHAnsi"/>
                <w:sz w:val="18"/>
                <w:szCs w:val="18"/>
              </w:rPr>
              <w:t>sone</w:t>
            </w:r>
            <w:proofErr w:type="spellEnd"/>
            <w:r w:rsidRPr="003C1C51">
              <w:rPr>
                <w:rFonts w:asciiTheme="minorHAnsi" w:hAnsiTheme="minorHAnsi"/>
                <w:sz w:val="18"/>
                <w:szCs w:val="18"/>
              </w:rPr>
              <w:t>.</w:t>
            </w:r>
            <w:r w:rsidRPr="00CB00C9">
              <w:rPr>
                <w:rFonts w:asciiTheme="minorHAnsi" w:hAnsiTheme="minorHAnsi"/>
                <w:sz w:val="18"/>
                <w:szCs w:val="18"/>
              </w:rPr>
              <w:t xml:space="preserve"> </w:t>
            </w:r>
          </w:p>
          <w:p w14:paraId="5B669A9F" w14:textId="77777777" w:rsidR="000F7AAF" w:rsidRDefault="000F7AAF" w:rsidP="00D26DCF">
            <w:pPr>
              <w:keepNext/>
              <w:autoSpaceDE w:val="0"/>
              <w:autoSpaceDN w:val="0"/>
              <w:adjustRightInd w:val="0"/>
              <w:ind w:left="1080" w:hanging="360"/>
              <w:jc w:val="both"/>
            </w:pPr>
            <w:r w:rsidRPr="00DA6319">
              <w:rPr>
                <w:rFonts w:asciiTheme="minorHAnsi" w:hAnsiTheme="minorHAnsi"/>
                <w:bCs/>
                <w:sz w:val="18"/>
                <w:szCs w:val="18"/>
              </w:rPr>
              <w:t>7.2.2</w:t>
            </w:r>
            <w:r w:rsidRPr="003C1C51">
              <w:rPr>
                <w:rFonts w:asciiTheme="minorHAnsi" w:hAnsiTheme="minorHAnsi"/>
                <w:b/>
                <w:bCs/>
                <w:sz w:val="18"/>
                <w:szCs w:val="18"/>
              </w:rPr>
              <w:t xml:space="preserve"> Intermittent Local Exhaust Fans. </w:t>
            </w:r>
            <w:r w:rsidRPr="003C1C51">
              <w:rPr>
                <w:rFonts w:asciiTheme="minorHAnsi" w:hAnsiTheme="minorHAnsi"/>
                <w:sz w:val="18"/>
                <w:szCs w:val="18"/>
              </w:rPr>
              <w:t xml:space="preserve">Fans used to comply with Section 5.2 shall be rated for sound at a maximum of 3 </w:t>
            </w:r>
            <w:proofErr w:type="spellStart"/>
            <w:r w:rsidRPr="003C1C51">
              <w:rPr>
                <w:rFonts w:asciiTheme="minorHAnsi" w:hAnsiTheme="minorHAnsi"/>
                <w:sz w:val="18"/>
                <w:szCs w:val="18"/>
              </w:rPr>
              <w:t>sone</w:t>
            </w:r>
            <w:proofErr w:type="spellEnd"/>
            <w:r w:rsidRPr="003C1C51">
              <w:rPr>
                <w:rFonts w:asciiTheme="minorHAnsi" w:hAnsiTheme="minorHAnsi"/>
                <w:sz w:val="18"/>
                <w:szCs w:val="18"/>
              </w:rPr>
              <w:t>,</w:t>
            </w:r>
            <w:r>
              <w:rPr>
                <w:rFonts w:asciiTheme="minorHAnsi" w:hAnsiTheme="minorHAnsi"/>
                <w:sz w:val="18"/>
                <w:szCs w:val="18"/>
              </w:rPr>
              <w:t xml:space="preserve">              </w:t>
            </w:r>
            <w:r w:rsidRPr="003C1C51">
              <w:rPr>
                <w:rFonts w:asciiTheme="minorHAnsi" w:hAnsiTheme="minorHAnsi"/>
                <w:sz w:val="18"/>
                <w:szCs w:val="18"/>
              </w:rPr>
              <w:t xml:space="preserve"> </w:t>
            </w:r>
            <w:r>
              <w:rPr>
                <w:rFonts w:asciiTheme="minorHAnsi" w:hAnsiTheme="minorHAnsi"/>
                <w:sz w:val="18"/>
                <w:szCs w:val="18"/>
              </w:rPr>
              <w:t xml:space="preserve"> </w:t>
            </w:r>
            <w:r w:rsidRPr="003C1C51">
              <w:rPr>
                <w:rFonts w:asciiTheme="minorHAnsi" w:hAnsiTheme="minorHAnsi"/>
                <w:sz w:val="18"/>
                <w:szCs w:val="18"/>
              </w:rPr>
              <w:t>unless their maximum rated airflow exceeds 400 cfm (200 L/s).</w:t>
            </w:r>
            <w:r w:rsidRPr="00CB00C9">
              <w:rPr>
                <w:rFonts w:asciiTheme="minorHAnsi" w:hAnsiTheme="minorHAnsi"/>
                <w:sz w:val="18"/>
                <w:szCs w:val="18"/>
              </w:rPr>
              <w:t xml:space="preserve"> (Some exceptions may apply.)</w:t>
            </w:r>
          </w:p>
        </w:tc>
      </w:tr>
      <w:tr w:rsidR="000F7AAF" w:rsidRPr="006C4FD8" w14:paraId="5B669AA3"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A1" w14:textId="77777777" w:rsidR="000F7AAF" w:rsidRPr="006C4FD8" w:rsidRDefault="000F7AAF" w:rsidP="00D26DCF">
            <w:pPr>
              <w:keepNext/>
              <w:jc w:val="center"/>
              <w:rPr>
                <w:rFonts w:asciiTheme="minorHAnsi" w:hAnsiTheme="minorHAnsi"/>
                <w:sz w:val="18"/>
                <w:szCs w:val="18"/>
              </w:rPr>
            </w:pPr>
            <w:r w:rsidRPr="006C4FD8">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5B669AA2" w14:textId="77777777" w:rsidR="000F7AAF" w:rsidRDefault="000F7AAF" w:rsidP="001D331F">
            <w:pPr>
              <w:keepNext/>
              <w:ind w:left="273" w:hanging="273"/>
            </w:pPr>
            <w:r w:rsidRPr="00C47060">
              <w:rPr>
                <w:rFonts w:asciiTheme="minorHAnsi" w:hAnsiTheme="minorHAnsi"/>
                <w:b/>
                <w:sz w:val="18"/>
                <w:szCs w:val="18"/>
              </w:rPr>
              <w:t xml:space="preserve">7.3  </w:t>
            </w:r>
            <w:proofErr w:type="spellStart"/>
            <w:r w:rsidRPr="00C47060">
              <w:rPr>
                <w:rFonts w:asciiTheme="minorHAnsi" w:hAnsiTheme="minorHAnsi"/>
                <w:b/>
                <w:bCs/>
                <w:sz w:val="18"/>
                <w:szCs w:val="18"/>
              </w:rPr>
              <w:t>Multibranch</w:t>
            </w:r>
            <w:proofErr w:type="spellEnd"/>
            <w:r w:rsidRPr="00C47060">
              <w:rPr>
                <w:rFonts w:asciiTheme="minorHAnsi" w:hAnsiTheme="minorHAnsi"/>
                <w:b/>
                <w:bCs/>
                <w:sz w:val="18"/>
                <w:szCs w:val="18"/>
              </w:rPr>
              <w:t xml:space="preserve"> Exhaust Ducting.</w:t>
            </w:r>
            <w:r w:rsidRPr="00CB00C9">
              <w:rPr>
                <w:rFonts w:asciiTheme="minorHAnsi" w:hAnsiTheme="minorHAnsi"/>
                <w:b/>
                <w:bCs/>
                <w:sz w:val="18"/>
                <w:szCs w:val="18"/>
              </w:rPr>
              <w:t xml:space="preserve"> </w:t>
            </w:r>
            <w:r w:rsidRPr="00CB00C9">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0F7AAF" w:rsidRPr="006C4FD8" w14:paraId="5B669AA5"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A4" w14:textId="77777777" w:rsidR="000F7AAF" w:rsidRPr="006C4FD8" w:rsidRDefault="0064067F" w:rsidP="00D26DCF">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A6" w14:textId="77777777" w:rsidR="000F7AAF" w:rsidRPr="0029047D" w:rsidRDefault="000F7AAF" w:rsidP="00D65FA1">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192313" w:rsidRPr="00D2491C" w14:paraId="5B669AA8"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9F343C" w14:textId="77777777" w:rsidR="0029047D" w:rsidRPr="0029047D" w:rsidRDefault="00192313" w:rsidP="00192313">
            <w:pPr>
              <w:keepNext/>
              <w:rPr>
                <w:rFonts w:asciiTheme="minorHAnsi" w:hAnsiTheme="minorHAnsi" w:cs="Arial"/>
                <w:b/>
                <w:szCs w:val="18"/>
              </w:rPr>
            </w:pPr>
            <w:r w:rsidRPr="0029047D">
              <w:rPr>
                <w:rFonts w:asciiTheme="minorHAnsi" w:hAnsiTheme="minorHAnsi" w:cs="Arial"/>
                <w:b/>
                <w:szCs w:val="18"/>
              </w:rPr>
              <w:t xml:space="preserve">G. Multifamily Buildings - Other Requirements </w:t>
            </w:r>
          </w:p>
          <w:p w14:paraId="5B669AA7" w14:textId="7EA39CD6" w:rsidR="00192313" w:rsidRPr="0029047D" w:rsidRDefault="00192313" w:rsidP="00192313">
            <w:pPr>
              <w:keepNext/>
              <w:rPr>
                <w:rFonts w:asciiTheme="minorHAnsi" w:hAnsiTheme="minorHAnsi"/>
                <w:bCs/>
                <w:sz w:val="18"/>
                <w:szCs w:val="18"/>
              </w:rPr>
            </w:pPr>
            <w:r w:rsidRPr="0029047D">
              <w:rPr>
                <w:rFonts w:asciiTheme="minorHAnsi" w:hAnsiTheme="minorHAnsi" w:cs="Arial"/>
                <w:sz w:val="18"/>
                <w:szCs w:val="18"/>
              </w:rPr>
              <w:t xml:space="preserve"> &lt;&lt;only print this section if multi-family is selected in row A.1&gt;&gt;</w:t>
            </w:r>
          </w:p>
        </w:tc>
      </w:tr>
      <w:tr w:rsidR="00192313" w:rsidRPr="00D2491C" w14:paraId="5B669AAA" w14:textId="77777777" w:rsidTr="001D331F">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A9" w14:textId="77777777" w:rsidR="00192313" w:rsidRPr="00D2491C"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192313" w:rsidRPr="00D2491C" w14:paraId="5B669AB1" w14:textId="77777777" w:rsidTr="001D331F">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5B669AAB" w14:textId="77777777" w:rsidR="00192313" w:rsidRPr="00D2491C" w:rsidRDefault="00192313" w:rsidP="00192313">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5B669AAC" w14:textId="77777777" w:rsidR="00192313" w:rsidRDefault="00192313" w:rsidP="00192313">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5B669AAD" w14:textId="77777777" w:rsidR="00192313" w:rsidRPr="00D2491C" w:rsidRDefault="00192313" w:rsidP="00192313">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5B669AAE" w14:textId="6150BC63" w:rsidR="00192313" w:rsidRDefault="00192313" w:rsidP="0019231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1D331F">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5B669AAF" w14:textId="77777777" w:rsidR="00192313" w:rsidRPr="00F3733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5B669AB0" w14:textId="77777777" w:rsidR="00192313" w:rsidRPr="00D2491C" w:rsidRDefault="00192313" w:rsidP="00192313">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192313" w:rsidRPr="00D2491C" w14:paraId="5B669AB3" w14:textId="77777777" w:rsidTr="001D331F">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B669AB2" w14:textId="77777777" w:rsidR="00192313" w:rsidRPr="00D2491C" w:rsidRDefault="00192313" w:rsidP="00192313">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5B669AB4" w14:textId="77777777" w:rsidR="00192313" w:rsidRDefault="00192313" w:rsidP="00D65FA1">
      <w:pPr>
        <w:rPr>
          <w:rFonts w:asciiTheme="minorHAnsi" w:hAnsiTheme="minorHAnsi"/>
          <w:sz w:val="18"/>
          <w:szCs w:val="18"/>
        </w:rPr>
      </w:pPr>
    </w:p>
    <w:p w14:paraId="5B669AB5" w14:textId="77777777" w:rsidR="00192313" w:rsidRDefault="00192313" w:rsidP="00D65FA1">
      <w:pPr>
        <w:rPr>
          <w:rFonts w:asciiTheme="minorHAnsi" w:hAnsiTheme="minorHAnsi"/>
          <w:sz w:val="18"/>
          <w:szCs w:val="18"/>
        </w:rPr>
      </w:pPr>
    </w:p>
    <w:p w14:paraId="5B669AB6" w14:textId="77777777" w:rsidR="000F7AAF" w:rsidRDefault="000F7AAF" w:rsidP="00D65FA1">
      <w:pPr>
        <w:rPr>
          <w:rFonts w:asciiTheme="minorHAnsi" w:hAnsiTheme="minorHAnsi"/>
          <w:sz w:val="18"/>
          <w:szCs w:val="18"/>
        </w:rPr>
      </w:pPr>
    </w:p>
    <w:p w14:paraId="5B669AB7" w14:textId="77777777" w:rsidR="000F7AAF" w:rsidRDefault="000F7AA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0F7AAF" w:rsidRPr="009E2C1C" w14:paraId="5B669AB9" w14:textId="77777777" w:rsidTr="0029047D">
        <w:trPr>
          <w:trHeight w:val="323"/>
        </w:trPr>
        <w:tc>
          <w:tcPr>
            <w:tcW w:w="10950" w:type="dxa"/>
            <w:gridSpan w:val="4"/>
            <w:vAlign w:val="center"/>
          </w:tcPr>
          <w:p w14:paraId="5B669AB8"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5B669ABB" w14:textId="77777777" w:rsidTr="00D26DCF">
        <w:trPr>
          <w:trHeight w:val="206"/>
        </w:trPr>
        <w:tc>
          <w:tcPr>
            <w:tcW w:w="10950" w:type="dxa"/>
            <w:gridSpan w:val="4"/>
            <w:vAlign w:val="center"/>
          </w:tcPr>
          <w:p w14:paraId="5B669ABA"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5B669ABE" w14:textId="77777777" w:rsidTr="00D26DCF">
        <w:trPr>
          <w:trHeight w:val="360"/>
        </w:trPr>
        <w:tc>
          <w:tcPr>
            <w:tcW w:w="5577" w:type="dxa"/>
            <w:gridSpan w:val="2"/>
          </w:tcPr>
          <w:p w14:paraId="5B669ABC"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5B669ABD"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5B669AC1" w14:textId="77777777" w:rsidTr="00D26DCF">
        <w:trPr>
          <w:trHeight w:val="360"/>
        </w:trPr>
        <w:tc>
          <w:tcPr>
            <w:tcW w:w="5577" w:type="dxa"/>
            <w:gridSpan w:val="2"/>
          </w:tcPr>
          <w:p w14:paraId="5B669ABF"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5B669AC0"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5B669AC4" w14:textId="77777777" w:rsidTr="00D26DCF">
        <w:trPr>
          <w:trHeight w:val="360"/>
        </w:trPr>
        <w:tc>
          <w:tcPr>
            <w:tcW w:w="5577" w:type="dxa"/>
            <w:gridSpan w:val="2"/>
          </w:tcPr>
          <w:p w14:paraId="5B669AC2"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5B669AC3" w14:textId="64F03B02"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5B669AC7" w14:textId="77777777" w:rsidTr="00D26DCF">
        <w:trPr>
          <w:trHeight w:val="360"/>
        </w:trPr>
        <w:tc>
          <w:tcPr>
            <w:tcW w:w="5577" w:type="dxa"/>
            <w:gridSpan w:val="2"/>
          </w:tcPr>
          <w:p w14:paraId="5B669AC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5B669AC6"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5B669AC9" w14:textId="77777777" w:rsidTr="00D26DCF">
        <w:tblPrEx>
          <w:tblCellMar>
            <w:left w:w="115" w:type="dxa"/>
            <w:right w:w="115" w:type="dxa"/>
          </w:tblCellMar>
        </w:tblPrEx>
        <w:trPr>
          <w:trHeight w:val="296"/>
        </w:trPr>
        <w:tc>
          <w:tcPr>
            <w:tcW w:w="10950" w:type="dxa"/>
            <w:gridSpan w:val="4"/>
            <w:vAlign w:val="center"/>
          </w:tcPr>
          <w:p w14:paraId="5B669AC8"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5B669AD1" w14:textId="77777777" w:rsidTr="00D26DCF">
        <w:tblPrEx>
          <w:tblCellMar>
            <w:left w:w="115" w:type="dxa"/>
            <w:right w:w="115" w:type="dxa"/>
          </w:tblCellMar>
        </w:tblPrEx>
        <w:trPr>
          <w:trHeight w:val="504"/>
        </w:trPr>
        <w:tc>
          <w:tcPr>
            <w:tcW w:w="10950" w:type="dxa"/>
            <w:gridSpan w:val="4"/>
          </w:tcPr>
          <w:p w14:paraId="1F0DE21A" w14:textId="77777777" w:rsidR="005D3BD0" w:rsidRPr="005D3BD0" w:rsidRDefault="005D3BD0" w:rsidP="005D3BD0">
            <w:pPr>
              <w:pStyle w:val="Heading3"/>
              <w:numPr>
                <w:ilvl w:val="0"/>
                <w:numId w:val="0"/>
              </w:numPr>
              <w:spacing w:before="60"/>
              <w:ind w:right="86"/>
              <w:rPr>
                <w:ins w:id="21" w:author="Shewmaker, Michael@Energy" w:date="2016-10-11T11:23:00Z"/>
                <w:rFonts w:asciiTheme="minorHAnsi" w:hAnsiTheme="minorHAnsi"/>
                <w:caps/>
                <w:sz w:val="18"/>
                <w:szCs w:val="18"/>
              </w:rPr>
            </w:pPr>
            <w:ins w:id="22" w:author="Shewmaker, Michael@Energy" w:date="2016-10-11T11:23:00Z">
              <w:r w:rsidRPr="005D3BD0">
                <w:rPr>
                  <w:rFonts w:asciiTheme="minorHAnsi" w:hAnsiTheme="minorHAnsi"/>
                  <w:sz w:val="18"/>
                  <w:szCs w:val="18"/>
                </w:rPr>
                <w:t xml:space="preserve">I certify the following under penalty of perjury, under the laws of the State of California: </w:t>
              </w:r>
            </w:ins>
          </w:p>
          <w:p w14:paraId="72A7B17F" w14:textId="77777777" w:rsidR="005D3BD0" w:rsidRPr="005D3BD0" w:rsidRDefault="005D3BD0" w:rsidP="005D3BD0">
            <w:pPr>
              <w:pStyle w:val="Heading3"/>
              <w:numPr>
                <w:ilvl w:val="0"/>
                <w:numId w:val="18"/>
              </w:numPr>
              <w:spacing w:before="0"/>
              <w:ind w:right="90"/>
              <w:rPr>
                <w:ins w:id="23" w:author="Shewmaker, Michael@Energy" w:date="2016-10-11T11:23:00Z"/>
                <w:rFonts w:asciiTheme="minorHAnsi" w:hAnsiTheme="minorHAnsi"/>
                <w:caps/>
                <w:sz w:val="18"/>
                <w:szCs w:val="18"/>
              </w:rPr>
            </w:pPr>
            <w:ins w:id="24" w:author="Shewmaker, Michael@Energy" w:date="2016-10-11T11:23:00Z">
              <w:r w:rsidRPr="005D3BD0">
                <w:rPr>
                  <w:rFonts w:asciiTheme="minorHAnsi" w:hAnsiTheme="minorHAnsi"/>
                  <w:sz w:val="18"/>
                  <w:szCs w:val="18"/>
                </w:rPr>
                <w:t xml:space="preserve">The information provided on this Certificate of Installation is true and correct. </w:t>
              </w:r>
            </w:ins>
          </w:p>
          <w:p w14:paraId="26513BDE" w14:textId="77777777" w:rsidR="005D3BD0" w:rsidRPr="005D3BD0" w:rsidRDefault="005D3BD0" w:rsidP="005D3BD0">
            <w:pPr>
              <w:pStyle w:val="Heading3"/>
              <w:numPr>
                <w:ilvl w:val="0"/>
                <w:numId w:val="18"/>
              </w:numPr>
              <w:spacing w:before="0"/>
              <w:ind w:right="90"/>
              <w:rPr>
                <w:ins w:id="25" w:author="Shewmaker, Michael@Energy" w:date="2016-10-11T11:23:00Z"/>
                <w:rFonts w:asciiTheme="minorHAnsi" w:hAnsiTheme="minorHAnsi"/>
                <w:caps/>
                <w:sz w:val="18"/>
                <w:szCs w:val="22"/>
              </w:rPr>
            </w:pPr>
            <w:ins w:id="26" w:author="Shewmaker, Michael@Energy" w:date="2016-10-11T11:23:00Z">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ins>
          </w:p>
          <w:p w14:paraId="15726853" w14:textId="77777777" w:rsidR="005D3BD0" w:rsidRPr="005D3BD0" w:rsidRDefault="005D3BD0" w:rsidP="005D3BD0">
            <w:pPr>
              <w:keepNext/>
              <w:numPr>
                <w:ilvl w:val="0"/>
                <w:numId w:val="18"/>
              </w:numPr>
              <w:autoSpaceDE w:val="0"/>
              <w:autoSpaceDN w:val="0"/>
              <w:adjustRightInd w:val="0"/>
              <w:ind w:right="90"/>
              <w:rPr>
                <w:ins w:id="27" w:author="Shewmaker, Michael@Energy" w:date="2016-10-11T11:23:00Z"/>
                <w:rFonts w:asciiTheme="minorHAnsi" w:hAnsiTheme="minorHAnsi"/>
                <w:sz w:val="18"/>
                <w:szCs w:val="18"/>
              </w:rPr>
            </w:pPr>
            <w:ins w:id="28" w:author="Shewmaker, Michael@Energy" w:date="2016-10-11T11:23:00Z">
              <w:r w:rsidRPr="005D3BD0">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ins>
          </w:p>
          <w:p w14:paraId="6119063A" w14:textId="77777777" w:rsidR="005D3BD0" w:rsidRPr="005D3BD0" w:rsidRDefault="005D3BD0" w:rsidP="005D3BD0">
            <w:pPr>
              <w:pStyle w:val="ListParagraph"/>
              <w:keepNext/>
              <w:numPr>
                <w:ilvl w:val="0"/>
                <w:numId w:val="18"/>
              </w:numPr>
              <w:autoSpaceDE w:val="0"/>
              <w:autoSpaceDN w:val="0"/>
              <w:adjustRightInd w:val="0"/>
              <w:rPr>
                <w:ins w:id="29" w:author="Shewmaker, Michael@Energy" w:date="2016-10-11T11:23:00Z"/>
                <w:rFonts w:asciiTheme="minorHAnsi" w:hAnsiTheme="minorHAnsi"/>
                <w:sz w:val="18"/>
                <w:rPrChange w:id="30" w:author="Shewmaker, Michael@Energy" w:date="2016-10-11T11:23:00Z">
                  <w:rPr>
                    <w:ins w:id="31" w:author="Shewmaker, Michael@Energy" w:date="2016-10-11T11:23:00Z"/>
                    <w:rFonts w:asciiTheme="minorHAnsi" w:hAnsiTheme="minorHAnsi"/>
                    <w:sz w:val="18"/>
                  </w:rPr>
                </w:rPrChange>
              </w:rPr>
            </w:pPr>
            <w:bookmarkStart w:id="32" w:name="_GoBack"/>
            <w:bookmarkEnd w:id="32"/>
            <w:ins w:id="33" w:author="Shewmaker, Michael@Energy" w:date="2016-10-11T11:23:00Z">
              <w:r w:rsidRPr="005D3BD0">
                <w:rPr>
                  <w:rFonts w:asciiTheme="minorHAnsi" w:hAnsiTheme="minorHAnsi"/>
                  <w:sz w:val="18"/>
                  <w:szCs w:val="18"/>
                </w:rPr>
                <w:t>I understand that a HERS rater will check the installation to verify compliance and if such checking determines the installation fails to comply, I am required to of</w:t>
              </w:r>
              <w:r w:rsidRPr="005D3BD0">
                <w:rPr>
                  <w:rFonts w:asciiTheme="minorHAnsi" w:hAnsiTheme="minorHAnsi"/>
                  <w:sz w:val="18"/>
                  <w:szCs w:val="18"/>
                  <w:rPrChange w:id="34" w:author="Shewmaker, Michael@Energy" w:date="2016-10-11T11:23:00Z">
                    <w:rPr>
                      <w:rFonts w:asciiTheme="minorHAnsi" w:hAnsiTheme="minorHAnsi"/>
                      <w:sz w:val="18"/>
                      <w:szCs w:val="18"/>
                    </w:rPr>
                  </w:rPrChange>
                </w:rPr>
                <w:t xml:space="preserve">fer any necessary corrective action at no charge to the building owner.  </w:t>
              </w:r>
            </w:ins>
          </w:p>
          <w:p w14:paraId="5B669AD0" w14:textId="34BA427E"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ins w:id="35" w:author="Shewmaker, Michael@Energy" w:date="2016-10-11T11:23:00Z">
              <w:r w:rsidRPr="005D3BD0">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0F7AAF" w:rsidRPr="00B272DC" w14:paraId="5B669AD4" w14:textId="77777777" w:rsidTr="00D26DCF">
        <w:tblPrEx>
          <w:tblCellMar>
            <w:left w:w="108" w:type="dxa"/>
            <w:right w:w="108" w:type="dxa"/>
          </w:tblCellMar>
        </w:tblPrEx>
        <w:trPr>
          <w:trHeight w:val="360"/>
        </w:trPr>
        <w:tc>
          <w:tcPr>
            <w:tcW w:w="5307" w:type="dxa"/>
          </w:tcPr>
          <w:p w14:paraId="5B669AD2"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5B669AD3"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5B669AD7"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5" w14:textId="6F149B42"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5B669AD6"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5B669ADA"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8"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5B669AD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5B669ADE"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B"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B669ADC" w14:textId="77018249"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B669ADD"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5B669AE1" w14:textId="77777777" w:rsidTr="00D26DC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B669AD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5B669AE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5B669AE2" w14:textId="77777777" w:rsidR="00202E7F" w:rsidRDefault="00202E7F" w:rsidP="00D65FA1">
      <w:pPr>
        <w:rPr>
          <w:rFonts w:asciiTheme="minorHAnsi" w:hAnsiTheme="minorHAnsi"/>
          <w:sz w:val="18"/>
          <w:szCs w:val="18"/>
        </w:rPr>
      </w:pPr>
    </w:p>
    <w:p w14:paraId="5B669AE3" w14:textId="77777777" w:rsidR="00202E7F" w:rsidRDefault="00202E7F">
      <w:pPr>
        <w:rPr>
          <w:rFonts w:asciiTheme="minorHAnsi" w:hAnsiTheme="minorHAnsi"/>
          <w:sz w:val="18"/>
          <w:szCs w:val="18"/>
        </w:rPr>
      </w:pPr>
    </w:p>
    <w:sectPr w:rsidR="00202E7F"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6DA165" w14:textId="77777777" w:rsidR="00FB7C8C" w:rsidRDefault="00FB7C8C">
      <w:r>
        <w:separator/>
      </w:r>
    </w:p>
  </w:endnote>
  <w:endnote w:type="continuationSeparator" w:id="0">
    <w:p w14:paraId="30318446" w14:textId="77777777" w:rsidR="00FB7C8C" w:rsidRDefault="00FB7C8C">
      <w:r>
        <w:continuationSeparator/>
      </w:r>
    </w:p>
  </w:endnote>
  <w:endnote w:type="continuationNotice" w:id="1">
    <w:p w14:paraId="47668F0E" w14:textId="77777777" w:rsidR="00FB7C8C" w:rsidRDefault="00FB7C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AFB" w14:textId="77777777" w:rsidR="00FB7C8C" w:rsidRPr="009213E6" w:rsidRDefault="00FB7C8C" w:rsidP="009213E6">
    <w:pPr>
      <w:pStyle w:val="Footer"/>
      <w:rPr>
        <w:b/>
      </w:rPr>
    </w:pPr>
    <w:r w:rsidRPr="009213E6">
      <w:t xml:space="preserve">Registration Number:                                            Registration Date/Time:                                                    HERS Provider:                                   </w:t>
    </w:r>
  </w:p>
  <w:p w14:paraId="5B669AFC" w14:textId="28FA378E" w:rsidR="00FB7C8C" w:rsidRPr="009213E6" w:rsidRDefault="00FB7C8C" w:rsidP="009213E6">
    <w:pPr>
      <w:pStyle w:val="Footer"/>
    </w:pPr>
    <w:r w:rsidRPr="009213E6">
      <w:t>CA Building Energy Efficiency Standards - 201</w:t>
    </w:r>
    <w:r>
      <w:t>6</w:t>
    </w:r>
    <w:r w:rsidRPr="009213E6">
      <w:t xml:space="preserve"> Residential Compliance</w:t>
    </w:r>
    <w:r w:rsidRPr="009213E6">
      <w:tab/>
    </w:r>
    <w:del w:id="15" w:author="Shewmaker, Michael@Energy" w:date="2016-03-29T15:38:00Z">
      <w:r w:rsidDel="00C91598">
        <w:delText xml:space="preserve">January </w:delText>
      </w:r>
    </w:del>
    <w:ins w:id="16" w:author="Shewmaker, Michael@Energy" w:date="2016-10-11T11:24:00Z">
      <w:r w:rsidR="005D3BD0">
        <w:t>October</w:t>
      </w:r>
    </w:ins>
    <w:ins w:id="17" w:author="Shewmaker, Michael@Energy" w:date="2016-03-29T15:38:00Z">
      <w:r w:rsidR="00C91598">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B06" w14:textId="6F525089" w:rsidR="00FB7C8C" w:rsidRPr="009213E6" w:rsidRDefault="00FB7C8C" w:rsidP="009213E6">
    <w:pPr>
      <w:pStyle w:val="Footer"/>
    </w:pPr>
    <w:r w:rsidRPr="009213E6">
      <w:t>CA Building Energy Efficiency Standards - 201</w:t>
    </w:r>
    <w:r>
      <w:t>6</w:t>
    </w:r>
    <w:r w:rsidRPr="009213E6">
      <w:t xml:space="preserve"> Residential Compliance</w:t>
    </w:r>
    <w:r w:rsidRPr="009213E6">
      <w:tab/>
    </w:r>
    <w:del w:id="18" w:author="Shewmaker, Michael@Energy" w:date="2016-03-29T15:38:00Z">
      <w:r w:rsidDel="00C91598">
        <w:delText xml:space="preserve">January </w:delText>
      </w:r>
    </w:del>
    <w:ins w:id="19" w:author="Shewmaker, Michael@Energy" w:date="2016-10-11T11:24:00Z">
      <w:r w:rsidR="005D3BD0">
        <w:t>October</w:t>
      </w:r>
    </w:ins>
    <w:ins w:id="20" w:author="Shewmaker, Michael@Energy" w:date="2016-03-29T15:38:00Z">
      <w:r w:rsidR="00C91598">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B10" w14:textId="05BE1691" w:rsidR="00FB7C8C" w:rsidRPr="00A165EE" w:rsidRDefault="00FB7C8C" w:rsidP="009213E6">
    <w:pPr>
      <w:pStyle w:val="Footer"/>
      <w:rPr>
        <w:b/>
      </w:rPr>
    </w:pPr>
    <w:r w:rsidRPr="00A165EE">
      <w:t>CA Building Energy Efficiency Standards - 201</w:t>
    </w:r>
    <w:r>
      <w:t>6</w:t>
    </w:r>
    <w:r w:rsidRPr="00A165EE">
      <w:t xml:space="preserve"> Residential Compliance</w:t>
    </w:r>
    <w:r w:rsidRPr="00A165EE">
      <w:tab/>
    </w:r>
    <w:del w:id="36" w:author="Shewmaker, Michael@Energy" w:date="2016-03-29T15:38:00Z">
      <w:r w:rsidDel="00C91598">
        <w:delText xml:space="preserve">January </w:delText>
      </w:r>
    </w:del>
    <w:ins w:id="37" w:author="Shewmaker, Michael@Energy" w:date="2016-10-11T11:24:00Z">
      <w:r w:rsidR="005D3BD0">
        <w:t>October</w:t>
      </w:r>
    </w:ins>
    <w:ins w:id="38" w:author="Shewmaker, Michael@Energy" w:date="2016-03-29T15:38:00Z">
      <w:r w:rsidR="00C91598">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9E4DA2" w14:textId="77777777" w:rsidR="00FB7C8C" w:rsidRDefault="00FB7C8C">
      <w:r>
        <w:separator/>
      </w:r>
    </w:p>
  </w:footnote>
  <w:footnote w:type="continuationSeparator" w:id="0">
    <w:p w14:paraId="2B07EDAE" w14:textId="77777777" w:rsidR="00FB7C8C" w:rsidRDefault="00FB7C8C">
      <w:r>
        <w:continuationSeparator/>
      </w:r>
    </w:p>
  </w:footnote>
  <w:footnote w:type="continuationNotice" w:id="1">
    <w:p w14:paraId="32E3F14E" w14:textId="77777777" w:rsidR="00FB7C8C" w:rsidRDefault="00FB7C8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AE8" w14:textId="77777777" w:rsidR="00FB7C8C" w:rsidRDefault="005D3BD0">
    <w:pPr>
      <w:pStyle w:val="Header"/>
    </w:pPr>
    <w:r>
      <w:rPr>
        <w:noProof/>
      </w:rPr>
      <w:pict w14:anchorId="5B669B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229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AE9" w14:textId="04952386" w:rsidR="00FB7C8C" w:rsidRPr="007770C5" w:rsidRDefault="005D3BD0" w:rsidP="00352336">
    <w:pPr>
      <w:suppressAutoHyphens/>
      <w:ind w:left="-90"/>
      <w:rPr>
        <w:rFonts w:ascii="Arial" w:hAnsi="Arial" w:cs="Arial"/>
        <w:sz w:val="14"/>
        <w:szCs w:val="14"/>
      </w:rPr>
    </w:pPr>
    <w:r>
      <w:rPr>
        <w:rFonts w:ascii="Arial" w:hAnsi="Arial" w:cs="Arial"/>
        <w:noProof/>
        <w:sz w:val="14"/>
        <w:szCs w:val="14"/>
      </w:rPr>
      <w:pict w14:anchorId="5B669B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2291"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B7C8C" w:rsidRPr="007770C5">
      <w:rPr>
        <w:rFonts w:ascii="Arial" w:hAnsi="Arial" w:cs="Arial"/>
        <w:sz w:val="14"/>
        <w:szCs w:val="14"/>
      </w:rPr>
      <w:t>STATE OF CALIFORNIA</w:t>
    </w:r>
  </w:p>
  <w:p w14:paraId="5B669AEA" w14:textId="04E01AA2" w:rsidR="00FB7C8C" w:rsidRPr="007770C5" w:rsidRDefault="00FB7C8C"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0" behindDoc="0" locked="0" layoutInCell="1" allowOverlap="1" wp14:anchorId="5B669B14" wp14:editId="529A8223">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INDOOR AIR QUALITY AND MECHANICAL VENTILATION</w:t>
    </w:r>
  </w:p>
  <w:p w14:paraId="5B669AEB" w14:textId="09728D69" w:rsidR="00FB7C8C" w:rsidRPr="007770C5" w:rsidRDefault="00FB7C8C" w:rsidP="00352336">
    <w:pPr>
      <w:suppressAutoHyphens/>
      <w:ind w:left="-90"/>
      <w:rPr>
        <w:rFonts w:ascii="Arial" w:hAnsi="Arial" w:cs="Arial"/>
        <w:sz w:val="14"/>
        <w:szCs w:val="14"/>
      </w:rPr>
    </w:pPr>
    <w:r>
      <w:rPr>
        <w:rFonts w:ascii="Arial" w:hAnsi="Arial" w:cs="Arial"/>
        <w:sz w:val="14"/>
        <w:szCs w:val="14"/>
      </w:rPr>
      <w:t>CEC-CF2R-MCH-27b-H</w:t>
    </w:r>
    <w:r w:rsidRPr="007770C5">
      <w:rPr>
        <w:rFonts w:ascii="Arial" w:hAnsi="Arial" w:cs="Arial"/>
        <w:sz w:val="14"/>
        <w:szCs w:val="14"/>
      </w:rPr>
      <w:t xml:space="preserve"> (Revised</w:t>
    </w:r>
    <w:ins w:id="11" w:author="Shewmaker, Michael@Energy" w:date="2016-09-29T14:18:00Z">
      <w:r w:rsidR="00D45E88">
        <w:rPr>
          <w:rFonts w:ascii="Arial" w:hAnsi="Arial" w:cs="Arial"/>
          <w:sz w:val="14"/>
          <w:szCs w:val="14"/>
        </w:rPr>
        <w:t xml:space="preserve"> </w:t>
      </w:r>
    </w:ins>
    <w:del w:id="12" w:author="Shewmaker, Michael@Energy" w:date="2016-09-29T14:18:00Z">
      <w:r w:rsidDel="00D45E88">
        <w:rPr>
          <w:rFonts w:ascii="Arial" w:hAnsi="Arial" w:cs="Arial"/>
          <w:sz w:val="14"/>
          <w:szCs w:val="14"/>
        </w:rPr>
        <w:delText>0</w:delText>
      </w:r>
    </w:del>
    <w:del w:id="13" w:author="Shewmaker, Michael@Energy" w:date="2016-03-29T15:38:00Z">
      <w:r w:rsidDel="00C91598">
        <w:rPr>
          <w:rFonts w:ascii="Arial" w:hAnsi="Arial" w:cs="Arial"/>
          <w:sz w:val="14"/>
          <w:szCs w:val="14"/>
        </w:rPr>
        <w:delText>1</w:delText>
      </w:r>
    </w:del>
    <w:ins w:id="14" w:author="Shewmaker, Michael@Energy" w:date="2016-10-11T11:24:00Z">
      <w:r w:rsidR="005D3BD0">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FB7C8C" w:rsidRPr="00F85124" w14:paraId="5B669AEE" w14:textId="77777777" w:rsidTr="0013183D">
      <w:trPr>
        <w:cantSplit/>
        <w:trHeight w:val="288"/>
      </w:trPr>
      <w:tc>
        <w:tcPr>
          <w:tcW w:w="3881" w:type="pct"/>
          <w:gridSpan w:val="2"/>
          <w:tcBorders>
            <w:bottom w:val="single" w:sz="4" w:space="0" w:color="auto"/>
            <w:right w:val="nil"/>
          </w:tcBorders>
          <w:vAlign w:val="center"/>
        </w:tcPr>
        <w:p w14:paraId="5B669AEC" w14:textId="77777777" w:rsidR="00FB7C8C" w:rsidRPr="00D65FA1" w:rsidRDefault="00FB7C8C"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5B669AED" w14:textId="77777777" w:rsidR="00FB7C8C" w:rsidRPr="00D65FA1" w:rsidRDefault="00FB7C8C" w:rsidP="007F6151">
          <w:pPr>
            <w:pStyle w:val="Style18"/>
            <w:rPr>
              <w:b/>
              <w:sz w:val="20"/>
            </w:rPr>
          </w:pPr>
          <w:r w:rsidRPr="00D65FA1">
            <w:rPr>
              <w:sz w:val="20"/>
            </w:rPr>
            <w:t>CF2R-MCH-27</w:t>
          </w:r>
          <w:r>
            <w:rPr>
              <w:sz w:val="20"/>
            </w:rPr>
            <w:t>-H</w:t>
          </w:r>
        </w:p>
      </w:tc>
    </w:tr>
    <w:tr w:rsidR="00FB7C8C" w:rsidRPr="00F85124" w14:paraId="5B669AF1" w14:textId="77777777" w:rsidTr="0013183D">
      <w:trPr>
        <w:cantSplit/>
        <w:trHeight w:val="288"/>
      </w:trPr>
      <w:tc>
        <w:tcPr>
          <w:tcW w:w="2285" w:type="pct"/>
          <w:tcBorders>
            <w:right w:val="nil"/>
          </w:tcBorders>
        </w:tcPr>
        <w:p w14:paraId="5B669AEF" w14:textId="77777777" w:rsidR="00FB7C8C" w:rsidRPr="00F85124" w:rsidRDefault="00FB7C8C" w:rsidP="0013183D">
          <w:pPr>
            <w:pStyle w:val="Style19"/>
            <w:rPr>
              <w:sz w:val="12"/>
              <w:szCs w:val="12"/>
            </w:rPr>
          </w:pPr>
          <w:r w:rsidRPr="00505A99">
            <w:t>Indoor Air Quality and Mechanical Ventilation</w:t>
          </w:r>
        </w:p>
      </w:tc>
      <w:tc>
        <w:tcPr>
          <w:tcW w:w="2715" w:type="pct"/>
          <w:gridSpan w:val="2"/>
          <w:tcBorders>
            <w:left w:val="nil"/>
          </w:tcBorders>
        </w:tcPr>
        <w:p w14:paraId="5B669AF0" w14:textId="77777777" w:rsidR="00FB7C8C" w:rsidRPr="00F85124" w:rsidRDefault="00FB7C8C"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D3BD0" w:rsidRPr="005D3BD0">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r w:rsidR="005D3BD0">
            <w:fldChar w:fldCharType="begin"/>
          </w:r>
          <w:r w:rsidR="005D3BD0">
            <w:instrText xml:space="preserve"> SECTIONPAGES   \* MERGEFORMAT </w:instrText>
          </w:r>
          <w:r w:rsidR="005D3BD0">
            <w:fldChar w:fldCharType="separate"/>
          </w:r>
          <w:r w:rsidR="005D3BD0" w:rsidRPr="005D3BD0">
            <w:rPr>
              <w:rFonts w:asciiTheme="minorHAnsi" w:hAnsiTheme="minorHAnsi"/>
              <w:bCs/>
              <w:noProof/>
            </w:rPr>
            <w:t>5</w:t>
          </w:r>
          <w:r w:rsidR="005D3BD0">
            <w:rPr>
              <w:rFonts w:asciiTheme="minorHAnsi" w:hAnsiTheme="minorHAnsi"/>
              <w:bCs/>
              <w:noProof/>
            </w:rPr>
            <w:fldChar w:fldCharType="end"/>
          </w:r>
          <w:r w:rsidRPr="00F85124">
            <w:rPr>
              <w:rFonts w:asciiTheme="minorHAnsi" w:hAnsiTheme="minorHAnsi"/>
              <w:bCs/>
            </w:rPr>
            <w:t>)</w:t>
          </w:r>
        </w:p>
      </w:tc>
    </w:tr>
    <w:tr w:rsidR="00FB7C8C" w:rsidRPr="00F85124" w14:paraId="5B669AF5" w14:textId="77777777" w:rsidTr="0013183D">
      <w:trPr>
        <w:cantSplit/>
        <w:trHeight w:val="288"/>
      </w:trPr>
      <w:tc>
        <w:tcPr>
          <w:tcW w:w="0" w:type="auto"/>
        </w:tcPr>
        <w:p w14:paraId="5B669AF2" w14:textId="77777777" w:rsidR="00FB7C8C" w:rsidRPr="00F85124" w:rsidRDefault="00FB7C8C" w:rsidP="0013183D">
          <w:pPr>
            <w:pStyle w:val="Style20"/>
          </w:pPr>
          <w:r w:rsidRPr="00F85124">
            <w:t>Project Name:</w:t>
          </w:r>
        </w:p>
      </w:tc>
      <w:tc>
        <w:tcPr>
          <w:tcW w:w="1596" w:type="pct"/>
        </w:tcPr>
        <w:p w14:paraId="5B669AF3" w14:textId="77777777" w:rsidR="00FB7C8C" w:rsidRPr="00F85124" w:rsidRDefault="00FB7C8C" w:rsidP="0013183D">
          <w:pPr>
            <w:pStyle w:val="Style20"/>
          </w:pPr>
          <w:r w:rsidRPr="00F85124">
            <w:t>Enforcement Agency:</w:t>
          </w:r>
        </w:p>
      </w:tc>
      <w:tc>
        <w:tcPr>
          <w:tcW w:w="1119" w:type="pct"/>
        </w:tcPr>
        <w:p w14:paraId="5B669AF4" w14:textId="77777777" w:rsidR="00FB7C8C" w:rsidRPr="00F85124" w:rsidRDefault="00FB7C8C" w:rsidP="0013183D">
          <w:pPr>
            <w:pStyle w:val="Style20"/>
          </w:pPr>
          <w:r w:rsidRPr="00F85124">
            <w:t>Permit Number:</w:t>
          </w:r>
        </w:p>
      </w:tc>
    </w:tr>
    <w:tr w:rsidR="00FB7C8C" w:rsidRPr="00F85124" w14:paraId="5B669AF9" w14:textId="77777777" w:rsidTr="0013183D">
      <w:trPr>
        <w:cantSplit/>
        <w:trHeight w:val="288"/>
      </w:trPr>
      <w:tc>
        <w:tcPr>
          <w:tcW w:w="0" w:type="auto"/>
        </w:tcPr>
        <w:p w14:paraId="5B669AF6" w14:textId="77777777" w:rsidR="00FB7C8C" w:rsidRPr="00F85124" w:rsidRDefault="00FB7C8C" w:rsidP="0013183D">
          <w:pPr>
            <w:pStyle w:val="Style20"/>
            <w:rPr>
              <w:vertAlign w:val="superscript"/>
            </w:rPr>
          </w:pPr>
          <w:r w:rsidRPr="00F85124">
            <w:t>Dwelling Address:</w:t>
          </w:r>
        </w:p>
      </w:tc>
      <w:tc>
        <w:tcPr>
          <w:tcW w:w="1596" w:type="pct"/>
        </w:tcPr>
        <w:p w14:paraId="5B669AF7" w14:textId="583EDBC6" w:rsidR="00FB7C8C" w:rsidRPr="00F85124" w:rsidRDefault="00FB7C8C" w:rsidP="0013183D">
          <w:pPr>
            <w:pStyle w:val="Style20"/>
            <w:rPr>
              <w:vertAlign w:val="superscript"/>
            </w:rPr>
          </w:pPr>
          <w:r w:rsidRPr="00F85124">
            <w:t>City</w:t>
          </w:r>
          <w:r>
            <w:t>:</w:t>
          </w:r>
        </w:p>
      </w:tc>
      <w:tc>
        <w:tcPr>
          <w:tcW w:w="1119" w:type="pct"/>
        </w:tcPr>
        <w:p w14:paraId="5B669AF8" w14:textId="7E820FAC" w:rsidR="00FB7C8C" w:rsidRPr="00F85124" w:rsidRDefault="00FB7C8C" w:rsidP="0013183D">
          <w:pPr>
            <w:pStyle w:val="Style20"/>
            <w:rPr>
              <w:vertAlign w:val="superscript"/>
            </w:rPr>
          </w:pPr>
          <w:r w:rsidRPr="00F85124">
            <w:t>Zip Code</w:t>
          </w:r>
          <w:r>
            <w:t>:</w:t>
          </w:r>
        </w:p>
      </w:tc>
    </w:tr>
  </w:tbl>
  <w:p w14:paraId="5B669AFA" w14:textId="77777777" w:rsidR="00FB7C8C" w:rsidRDefault="00FB7C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AFD" w14:textId="77777777" w:rsidR="00FB7C8C" w:rsidRDefault="005D3BD0">
    <w:pPr>
      <w:pStyle w:val="Header"/>
    </w:pPr>
    <w:r>
      <w:rPr>
        <w:noProof/>
      </w:rPr>
      <w:pict w14:anchorId="5B669B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228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AFE" w14:textId="77777777" w:rsidR="00FB7C8C" w:rsidRDefault="005D3BD0">
    <w:pPr>
      <w:pStyle w:val="Header"/>
    </w:pPr>
    <w:r>
      <w:rPr>
        <w:noProof/>
      </w:rPr>
      <w:pict w14:anchorId="5B669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229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FB7C8C" w:rsidRPr="00F85124" w14:paraId="5B669B01" w14:textId="77777777" w:rsidTr="00023A98">
      <w:trPr>
        <w:cantSplit/>
        <w:trHeight w:val="288"/>
      </w:trPr>
      <w:tc>
        <w:tcPr>
          <w:tcW w:w="3881" w:type="pct"/>
          <w:gridSpan w:val="2"/>
          <w:tcBorders>
            <w:bottom w:val="single" w:sz="4" w:space="0" w:color="auto"/>
            <w:right w:val="nil"/>
          </w:tcBorders>
          <w:vAlign w:val="center"/>
        </w:tcPr>
        <w:p w14:paraId="5B669AFF" w14:textId="77777777" w:rsidR="00FB7C8C" w:rsidRPr="00927918" w:rsidRDefault="005D3BD0" w:rsidP="00023A98">
          <w:pPr>
            <w:pStyle w:val="Style17"/>
            <w:rPr>
              <w:b/>
              <w:sz w:val="20"/>
            </w:rPr>
          </w:pPr>
          <w:r>
            <w:rPr>
              <w:noProof/>
              <w:sz w:val="20"/>
            </w:rPr>
            <w:pict w14:anchorId="5B669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229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B7C8C" w:rsidRPr="00927918">
            <w:rPr>
              <w:sz w:val="20"/>
            </w:rPr>
            <w:t>CERTIFICATE OF INSTALLATION</w:t>
          </w:r>
          <w:r w:rsidR="00FB7C8C" w:rsidRPr="0053106D">
            <w:rPr>
              <w:sz w:val="20"/>
            </w:rPr>
            <w:t xml:space="preserve"> </w:t>
          </w:r>
          <w:r w:rsidR="00FB7C8C">
            <w:rPr>
              <w:sz w:val="20"/>
            </w:rPr>
            <w:t xml:space="preserve">- </w:t>
          </w:r>
          <w:r w:rsidR="00FB7C8C" w:rsidRPr="0053106D">
            <w:rPr>
              <w:sz w:val="20"/>
            </w:rPr>
            <w:t>USER INSTRUCTIONS</w:t>
          </w:r>
        </w:p>
      </w:tc>
      <w:tc>
        <w:tcPr>
          <w:tcW w:w="1119" w:type="pct"/>
          <w:tcBorders>
            <w:left w:val="nil"/>
            <w:bottom w:val="single" w:sz="4" w:space="0" w:color="auto"/>
          </w:tcBorders>
          <w:tcMar>
            <w:left w:w="115" w:type="dxa"/>
            <w:right w:w="115" w:type="dxa"/>
          </w:tcMar>
          <w:vAlign w:val="center"/>
        </w:tcPr>
        <w:p w14:paraId="5B669B00" w14:textId="77777777" w:rsidR="00FB7C8C" w:rsidRPr="00927918" w:rsidRDefault="00FB7C8C" w:rsidP="00D85A3A">
          <w:pPr>
            <w:pStyle w:val="Style18"/>
            <w:rPr>
              <w:b/>
              <w:sz w:val="20"/>
            </w:rPr>
          </w:pPr>
          <w:r w:rsidRPr="00927918">
            <w:rPr>
              <w:sz w:val="20"/>
            </w:rPr>
            <w:t>CF2R-MCH-27</w:t>
          </w:r>
          <w:r>
            <w:rPr>
              <w:sz w:val="20"/>
            </w:rPr>
            <w:t>-H</w:t>
          </w:r>
        </w:p>
      </w:tc>
    </w:tr>
    <w:tr w:rsidR="00FB7C8C" w:rsidRPr="00F85124" w14:paraId="5B669B04" w14:textId="77777777" w:rsidTr="00023A98">
      <w:trPr>
        <w:cantSplit/>
        <w:trHeight w:val="288"/>
      </w:trPr>
      <w:tc>
        <w:tcPr>
          <w:tcW w:w="2285" w:type="pct"/>
          <w:tcBorders>
            <w:right w:val="nil"/>
          </w:tcBorders>
        </w:tcPr>
        <w:p w14:paraId="5B669B02" w14:textId="77777777" w:rsidR="00FB7C8C" w:rsidRPr="00F85124" w:rsidRDefault="00FB7C8C"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5B669B03" w14:textId="77777777" w:rsidR="00FB7C8C" w:rsidRPr="00F85124" w:rsidRDefault="00FB7C8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D3BD0" w:rsidRPr="005D3BD0">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sidR="005D3BD0">
            <w:fldChar w:fldCharType="begin"/>
          </w:r>
          <w:r w:rsidR="005D3BD0">
            <w:instrText xml:space="preserve"> SECTIONPAGES   \* MERGEFORMAT </w:instrText>
          </w:r>
          <w:r w:rsidR="005D3BD0">
            <w:fldChar w:fldCharType="separate"/>
          </w:r>
          <w:r w:rsidR="005D3BD0" w:rsidRPr="005D3BD0">
            <w:rPr>
              <w:rFonts w:asciiTheme="minorHAnsi" w:hAnsiTheme="minorHAnsi"/>
              <w:bCs/>
              <w:noProof/>
            </w:rPr>
            <w:t>3</w:t>
          </w:r>
          <w:r w:rsidR="005D3BD0">
            <w:rPr>
              <w:rFonts w:asciiTheme="minorHAnsi" w:hAnsiTheme="minorHAnsi"/>
              <w:bCs/>
              <w:noProof/>
            </w:rPr>
            <w:fldChar w:fldCharType="end"/>
          </w:r>
          <w:r w:rsidRPr="00F85124">
            <w:rPr>
              <w:rFonts w:asciiTheme="minorHAnsi" w:hAnsiTheme="minorHAnsi"/>
              <w:bCs/>
            </w:rPr>
            <w:t>)</w:t>
          </w:r>
        </w:p>
      </w:tc>
    </w:tr>
  </w:tbl>
  <w:p w14:paraId="5B669B05" w14:textId="77777777" w:rsidR="00FB7C8C" w:rsidRDefault="00FB7C8C" w:rsidP="00D65FA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B07" w14:textId="77777777" w:rsidR="00FB7C8C" w:rsidRDefault="005D3BD0">
    <w:pPr>
      <w:pStyle w:val="Header"/>
    </w:pPr>
    <w:r>
      <w:rPr>
        <w:noProof/>
      </w:rPr>
      <w:pict w14:anchorId="5B669B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229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B08" w14:textId="77777777" w:rsidR="00FB7C8C" w:rsidRDefault="005D3BD0">
    <w:pPr>
      <w:pStyle w:val="Header"/>
    </w:pPr>
    <w:r>
      <w:rPr>
        <w:noProof/>
      </w:rPr>
      <w:pict w14:anchorId="5B669B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229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FB7C8C" w:rsidRPr="00F85124" w14:paraId="5B669B0B" w14:textId="77777777" w:rsidTr="00023A98">
      <w:trPr>
        <w:cantSplit/>
        <w:trHeight w:val="288"/>
      </w:trPr>
      <w:tc>
        <w:tcPr>
          <w:tcW w:w="3881" w:type="pct"/>
          <w:gridSpan w:val="2"/>
          <w:tcBorders>
            <w:bottom w:val="single" w:sz="4" w:space="0" w:color="auto"/>
            <w:right w:val="nil"/>
          </w:tcBorders>
          <w:vAlign w:val="center"/>
        </w:tcPr>
        <w:p w14:paraId="5B669B09" w14:textId="77777777" w:rsidR="00FB7C8C" w:rsidRPr="00D65FA1" w:rsidRDefault="005D3BD0" w:rsidP="00023A98">
          <w:pPr>
            <w:pStyle w:val="Style17"/>
            <w:rPr>
              <w:b/>
              <w:sz w:val="20"/>
            </w:rPr>
          </w:pPr>
          <w:r>
            <w:rPr>
              <w:noProof/>
              <w:sz w:val="20"/>
            </w:rPr>
            <w:pict w14:anchorId="5B669B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229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B7C8C" w:rsidRPr="00D65FA1">
            <w:rPr>
              <w:sz w:val="20"/>
            </w:rPr>
            <w:t>CERTIFICATE OF INSTALLATION</w:t>
          </w:r>
          <w:r w:rsidR="00FB7C8C">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5B669B0A" w14:textId="77777777" w:rsidR="00FB7C8C" w:rsidRPr="00D65FA1" w:rsidRDefault="00FB7C8C" w:rsidP="00D85A3A">
          <w:pPr>
            <w:pStyle w:val="Style18"/>
            <w:rPr>
              <w:b/>
              <w:sz w:val="20"/>
            </w:rPr>
          </w:pPr>
          <w:r w:rsidRPr="00D65FA1">
            <w:rPr>
              <w:sz w:val="20"/>
            </w:rPr>
            <w:t>CF2R-MCH-27</w:t>
          </w:r>
          <w:r>
            <w:rPr>
              <w:sz w:val="20"/>
            </w:rPr>
            <w:t>-H</w:t>
          </w:r>
        </w:p>
      </w:tc>
    </w:tr>
    <w:tr w:rsidR="00FB7C8C" w:rsidRPr="00F85124" w14:paraId="5B669B0E" w14:textId="77777777" w:rsidTr="00023A98">
      <w:trPr>
        <w:cantSplit/>
        <w:trHeight w:val="288"/>
      </w:trPr>
      <w:tc>
        <w:tcPr>
          <w:tcW w:w="2285" w:type="pct"/>
          <w:tcBorders>
            <w:right w:val="nil"/>
          </w:tcBorders>
        </w:tcPr>
        <w:p w14:paraId="5B669B0C" w14:textId="77777777" w:rsidR="00FB7C8C" w:rsidRPr="00F85124" w:rsidRDefault="00FB7C8C" w:rsidP="00023A9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5B669B0D" w14:textId="77777777" w:rsidR="00FB7C8C" w:rsidRPr="00F85124" w:rsidRDefault="00FB7C8C"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D3BD0" w:rsidRPr="005D3BD0">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 xml:space="preserve"> of </w:t>
          </w:r>
          <w:r w:rsidR="005D3BD0">
            <w:fldChar w:fldCharType="begin"/>
          </w:r>
          <w:r w:rsidR="005D3BD0">
            <w:instrText xml:space="preserve"> SECTIONPAGES   \* MERGEFORMAT </w:instrText>
          </w:r>
          <w:r w:rsidR="005D3BD0">
            <w:fldChar w:fldCharType="separate"/>
          </w:r>
          <w:r w:rsidR="005D3BD0" w:rsidRPr="005D3BD0">
            <w:rPr>
              <w:rFonts w:asciiTheme="minorHAnsi" w:hAnsiTheme="minorHAnsi"/>
              <w:bCs/>
              <w:noProof/>
            </w:rPr>
            <w:t>6</w:t>
          </w:r>
          <w:r w:rsidR="005D3BD0">
            <w:rPr>
              <w:rFonts w:asciiTheme="minorHAnsi" w:hAnsiTheme="minorHAnsi"/>
              <w:bCs/>
              <w:noProof/>
            </w:rPr>
            <w:fldChar w:fldCharType="end"/>
          </w:r>
          <w:r w:rsidRPr="00F85124">
            <w:rPr>
              <w:rFonts w:asciiTheme="minorHAnsi" w:hAnsiTheme="minorHAnsi"/>
              <w:bCs/>
            </w:rPr>
            <w:t>)</w:t>
          </w:r>
        </w:p>
      </w:tc>
    </w:tr>
  </w:tbl>
  <w:p w14:paraId="5B669B0F" w14:textId="77777777" w:rsidR="00FB7C8C" w:rsidRDefault="00FB7C8C" w:rsidP="007F615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669B11" w14:textId="77777777" w:rsidR="00FB7C8C" w:rsidRDefault="005D3BD0">
    <w:pPr>
      <w:pStyle w:val="Header"/>
    </w:pPr>
    <w:r>
      <w:rPr>
        <w:noProof/>
      </w:rPr>
      <w:pict w14:anchorId="5B669B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229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9">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11"/>
  </w:num>
  <w:num w:numId="4">
    <w:abstractNumId w:val="1"/>
  </w:num>
  <w:num w:numId="5">
    <w:abstractNumId w:val="0"/>
  </w:num>
  <w:num w:numId="6">
    <w:abstractNumId w:val="5"/>
  </w:num>
  <w:num w:numId="7">
    <w:abstractNumId w:val="12"/>
  </w:num>
  <w:num w:numId="8">
    <w:abstractNumId w:val="13"/>
  </w:num>
  <w:num w:numId="9">
    <w:abstractNumId w:val="4"/>
  </w:num>
  <w:num w:numId="10">
    <w:abstractNumId w:val="8"/>
  </w:num>
  <w:num w:numId="11">
    <w:abstractNumId w:val="14"/>
  </w:num>
  <w:num w:numId="12">
    <w:abstractNumId w:val="9"/>
  </w:num>
  <w:num w:numId="13">
    <w:abstractNumId w:val="7"/>
  </w:num>
  <w:num w:numId="14">
    <w:abstractNumId w:val="10"/>
  </w:num>
  <w:num w:numId="1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5"/>
  </w:num>
  <w:num w:numId="1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2298"/>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1052E"/>
    <w:rsid w:val="00010C95"/>
    <w:rsid w:val="00023A98"/>
    <w:rsid w:val="00026B59"/>
    <w:rsid w:val="00037F93"/>
    <w:rsid w:val="000452DE"/>
    <w:rsid w:val="00045AF9"/>
    <w:rsid w:val="00093A7F"/>
    <w:rsid w:val="00094357"/>
    <w:rsid w:val="000A01E6"/>
    <w:rsid w:val="000A6716"/>
    <w:rsid w:val="000B1B45"/>
    <w:rsid w:val="000C4D97"/>
    <w:rsid w:val="000C6B12"/>
    <w:rsid w:val="000D01A4"/>
    <w:rsid w:val="000D065E"/>
    <w:rsid w:val="000D4776"/>
    <w:rsid w:val="000E0347"/>
    <w:rsid w:val="000F2727"/>
    <w:rsid w:val="000F7AAF"/>
    <w:rsid w:val="00103283"/>
    <w:rsid w:val="001051B9"/>
    <w:rsid w:val="00127A5E"/>
    <w:rsid w:val="0013183D"/>
    <w:rsid w:val="00131E30"/>
    <w:rsid w:val="001456B0"/>
    <w:rsid w:val="00164B1B"/>
    <w:rsid w:val="00170A93"/>
    <w:rsid w:val="00174B78"/>
    <w:rsid w:val="001837A7"/>
    <w:rsid w:val="001844F5"/>
    <w:rsid w:val="00192313"/>
    <w:rsid w:val="001A6444"/>
    <w:rsid w:val="001B335E"/>
    <w:rsid w:val="001B6972"/>
    <w:rsid w:val="001C0809"/>
    <w:rsid w:val="001C4226"/>
    <w:rsid w:val="001C624C"/>
    <w:rsid w:val="001D331F"/>
    <w:rsid w:val="001E3C1B"/>
    <w:rsid w:val="002011BC"/>
    <w:rsid w:val="00202E7F"/>
    <w:rsid w:val="00204C45"/>
    <w:rsid w:val="0021359B"/>
    <w:rsid w:val="00213B87"/>
    <w:rsid w:val="002477FB"/>
    <w:rsid w:val="00260F33"/>
    <w:rsid w:val="0026531F"/>
    <w:rsid w:val="00276E1F"/>
    <w:rsid w:val="0029047D"/>
    <w:rsid w:val="002A3EBD"/>
    <w:rsid w:val="002A4574"/>
    <w:rsid w:val="002C03F1"/>
    <w:rsid w:val="0030200E"/>
    <w:rsid w:val="003363E8"/>
    <w:rsid w:val="003426B7"/>
    <w:rsid w:val="00350756"/>
    <w:rsid w:val="00352336"/>
    <w:rsid w:val="00377144"/>
    <w:rsid w:val="0038173A"/>
    <w:rsid w:val="003A3A65"/>
    <w:rsid w:val="003A3D8D"/>
    <w:rsid w:val="003A6A70"/>
    <w:rsid w:val="003B6CB0"/>
    <w:rsid w:val="003E3948"/>
    <w:rsid w:val="003E7FF4"/>
    <w:rsid w:val="003F2391"/>
    <w:rsid w:val="003F49B9"/>
    <w:rsid w:val="004351D2"/>
    <w:rsid w:val="00444E93"/>
    <w:rsid w:val="0045236C"/>
    <w:rsid w:val="00467A82"/>
    <w:rsid w:val="00484240"/>
    <w:rsid w:val="00490895"/>
    <w:rsid w:val="004913AF"/>
    <w:rsid w:val="0049664A"/>
    <w:rsid w:val="004B12CA"/>
    <w:rsid w:val="004B6E84"/>
    <w:rsid w:val="004C3F98"/>
    <w:rsid w:val="004C4DA0"/>
    <w:rsid w:val="004C5AC8"/>
    <w:rsid w:val="004D1B4B"/>
    <w:rsid w:val="004E4F83"/>
    <w:rsid w:val="004E5751"/>
    <w:rsid w:val="00502D64"/>
    <w:rsid w:val="00505A99"/>
    <w:rsid w:val="005066B1"/>
    <w:rsid w:val="00511464"/>
    <w:rsid w:val="00517C75"/>
    <w:rsid w:val="00521E1D"/>
    <w:rsid w:val="0054256A"/>
    <w:rsid w:val="00573D96"/>
    <w:rsid w:val="005A21B1"/>
    <w:rsid w:val="005A2B97"/>
    <w:rsid w:val="005D3BD0"/>
    <w:rsid w:val="005D51CC"/>
    <w:rsid w:val="006368EF"/>
    <w:rsid w:val="00636F83"/>
    <w:rsid w:val="0064067F"/>
    <w:rsid w:val="00640CBD"/>
    <w:rsid w:val="00665B38"/>
    <w:rsid w:val="00681623"/>
    <w:rsid w:val="00697E52"/>
    <w:rsid w:val="006A4533"/>
    <w:rsid w:val="006A5191"/>
    <w:rsid w:val="006E0082"/>
    <w:rsid w:val="006F20AA"/>
    <w:rsid w:val="006F5261"/>
    <w:rsid w:val="007043ED"/>
    <w:rsid w:val="00707DEC"/>
    <w:rsid w:val="0072157A"/>
    <w:rsid w:val="00731786"/>
    <w:rsid w:val="00771100"/>
    <w:rsid w:val="00777B2F"/>
    <w:rsid w:val="00786052"/>
    <w:rsid w:val="0078705F"/>
    <w:rsid w:val="0079128F"/>
    <w:rsid w:val="00795E0C"/>
    <w:rsid w:val="007C522D"/>
    <w:rsid w:val="007D4CA3"/>
    <w:rsid w:val="007E1719"/>
    <w:rsid w:val="007F6151"/>
    <w:rsid w:val="00800C91"/>
    <w:rsid w:val="00802060"/>
    <w:rsid w:val="008236A7"/>
    <w:rsid w:val="008472E3"/>
    <w:rsid w:val="0085658C"/>
    <w:rsid w:val="00883B90"/>
    <w:rsid w:val="008A0EE5"/>
    <w:rsid w:val="008A46CE"/>
    <w:rsid w:val="008A77FE"/>
    <w:rsid w:val="008C702A"/>
    <w:rsid w:val="008D7DBB"/>
    <w:rsid w:val="008E74BE"/>
    <w:rsid w:val="008F77B0"/>
    <w:rsid w:val="00912F68"/>
    <w:rsid w:val="009213E6"/>
    <w:rsid w:val="009335C5"/>
    <w:rsid w:val="00951BB7"/>
    <w:rsid w:val="009528FF"/>
    <w:rsid w:val="00954811"/>
    <w:rsid w:val="0096325C"/>
    <w:rsid w:val="00992AE0"/>
    <w:rsid w:val="009A4F12"/>
    <w:rsid w:val="009A708E"/>
    <w:rsid w:val="009B1087"/>
    <w:rsid w:val="00A064F6"/>
    <w:rsid w:val="00A26E22"/>
    <w:rsid w:val="00A31477"/>
    <w:rsid w:val="00A35980"/>
    <w:rsid w:val="00A4665D"/>
    <w:rsid w:val="00A6101B"/>
    <w:rsid w:val="00A648E4"/>
    <w:rsid w:val="00A729CA"/>
    <w:rsid w:val="00AA5BE8"/>
    <w:rsid w:val="00AC0F91"/>
    <w:rsid w:val="00AC79A0"/>
    <w:rsid w:val="00AD1A32"/>
    <w:rsid w:val="00AE5DAC"/>
    <w:rsid w:val="00B3284C"/>
    <w:rsid w:val="00B41FFD"/>
    <w:rsid w:val="00B461A4"/>
    <w:rsid w:val="00B573A6"/>
    <w:rsid w:val="00B71555"/>
    <w:rsid w:val="00B9070D"/>
    <w:rsid w:val="00BA4F7A"/>
    <w:rsid w:val="00BA4F86"/>
    <w:rsid w:val="00BB7005"/>
    <w:rsid w:val="00BF340F"/>
    <w:rsid w:val="00C01E1A"/>
    <w:rsid w:val="00C053EF"/>
    <w:rsid w:val="00C1794E"/>
    <w:rsid w:val="00C23D5F"/>
    <w:rsid w:val="00C3222B"/>
    <w:rsid w:val="00C44D97"/>
    <w:rsid w:val="00C474C1"/>
    <w:rsid w:val="00C5055B"/>
    <w:rsid w:val="00C62D48"/>
    <w:rsid w:val="00C64DBF"/>
    <w:rsid w:val="00C91598"/>
    <w:rsid w:val="00CA4FE4"/>
    <w:rsid w:val="00CA740A"/>
    <w:rsid w:val="00CB00C9"/>
    <w:rsid w:val="00CB22EC"/>
    <w:rsid w:val="00CD6B8A"/>
    <w:rsid w:val="00CF0F79"/>
    <w:rsid w:val="00D1405D"/>
    <w:rsid w:val="00D2532B"/>
    <w:rsid w:val="00D26DCF"/>
    <w:rsid w:val="00D329E4"/>
    <w:rsid w:val="00D45E88"/>
    <w:rsid w:val="00D54DA1"/>
    <w:rsid w:val="00D6244D"/>
    <w:rsid w:val="00D642FF"/>
    <w:rsid w:val="00D65FA1"/>
    <w:rsid w:val="00D67E5B"/>
    <w:rsid w:val="00D85A3A"/>
    <w:rsid w:val="00D85C84"/>
    <w:rsid w:val="00DE4D94"/>
    <w:rsid w:val="00DE79CE"/>
    <w:rsid w:val="00E04D85"/>
    <w:rsid w:val="00E168DF"/>
    <w:rsid w:val="00E37C19"/>
    <w:rsid w:val="00E658A8"/>
    <w:rsid w:val="00E74FA7"/>
    <w:rsid w:val="00E84254"/>
    <w:rsid w:val="00E94DBE"/>
    <w:rsid w:val="00EB40E3"/>
    <w:rsid w:val="00EC0A97"/>
    <w:rsid w:val="00EC36AD"/>
    <w:rsid w:val="00ED2264"/>
    <w:rsid w:val="00ED7383"/>
    <w:rsid w:val="00EE1876"/>
    <w:rsid w:val="00EE6757"/>
    <w:rsid w:val="00EF05FF"/>
    <w:rsid w:val="00EF64A5"/>
    <w:rsid w:val="00F1220E"/>
    <w:rsid w:val="00F464CD"/>
    <w:rsid w:val="00F557F6"/>
    <w:rsid w:val="00F635DD"/>
    <w:rsid w:val="00F86E28"/>
    <w:rsid w:val="00FA76EA"/>
    <w:rsid w:val="00FB5CF1"/>
    <w:rsid w:val="00FB7C8C"/>
    <w:rsid w:val="00FC5CD6"/>
    <w:rsid w:val="00FD0B67"/>
    <w:rsid w:val="00FD4D9A"/>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8"/>
    <o:shapelayout v:ext="edit">
      <o:idmap v:ext="edit" data="1"/>
    </o:shapelayout>
  </w:shapeDefaults>
  <w:decimalSymbol w:val="."/>
  <w:listSeparator w:val=","/>
  <w14:docId w14:val="5B66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8065AD-29DA-40A0-8CC7-339A05EE6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6562</Words>
  <Characters>37406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12</cp:revision>
  <dcterms:created xsi:type="dcterms:W3CDTF">2015-06-09T19:46:00Z</dcterms:created>
  <dcterms:modified xsi:type="dcterms:W3CDTF">2016-10-11T18:24:00Z</dcterms:modified>
</cp:coreProperties>
</file>