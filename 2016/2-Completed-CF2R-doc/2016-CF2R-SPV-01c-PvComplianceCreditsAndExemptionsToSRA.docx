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Look w:val="04A0" w:firstRow="1" w:lastRow="0" w:firstColumn="1" w:lastColumn="0" w:noHBand="0" w:noVBand="1"/>
      </w:tblPr>
      <w:tblGrid>
        <w:gridCol w:w="11016"/>
      </w:tblGrid>
      <w:tr w:rsidR="00780062" w14:paraId="5E988D46" w14:textId="77777777" w:rsidTr="00780062">
        <w:tc>
          <w:tcPr>
            <w:tcW w:w="10206" w:type="dxa"/>
          </w:tcPr>
          <w:p w14:paraId="5E988D43" w14:textId="2C29E138" w:rsidR="00780062" w:rsidRDefault="00780062" w:rsidP="00780062">
            <w:pPr>
              <w:pStyle w:val="BulletCALetter"/>
              <w:spacing w:before="0"/>
              <w:ind w:left="0" w:firstLine="0"/>
              <w:rPr>
                <w:rFonts w:asciiTheme="minorHAnsi" w:hAnsiTheme="minorHAnsi"/>
                <w:i/>
              </w:rPr>
            </w:pPr>
            <w:r w:rsidRPr="00B60503">
              <w:rPr>
                <w:rFonts w:asciiTheme="minorHAnsi" w:hAnsiTheme="minorHAnsi"/>
                <w:i/>
              </w:rPr>
              <w:t xml:space="preserve">The installer is required to fill out this </w:t>
            </w:r>
            <w:r w:rsidR="00267445">
              <w:rPr>
                <w:rFonts w:asciiTheme="minorHAnsi" w:hAnsiTheme="minorHAnsi"/>
                <w:i/>
              </w:rPr>
              <w:t>compliance document</w:t>
            </w:r>
            <w:r w:rsidR="00267445" w:rsidRPr="00B60503">
              <w:rPr>
                <w:rFonts w:asciiTheme="minorHAnsi" w:hAnsiTheme="minorHAnsi"/>
                <w:i/>
              </w:rPr>
              <w:t xml:space="preserve"> </w:t>
            </w:r>
            <w:r w:rsidRPr="00B60503">
              <w:rPr>
                <w:rFonts w:asciiTheme="minorHAnsi" w:hAnsiTheme="minorHAnsi"/>
                <w:i/>
              </w:rPr>
              <w:t xml:space="preserve">for all newly installed Photovoltaic Systems (PV) when the </w:t>
            </w:r>
            <w:r w:rsidR="00D615B9">
              <w:rPr>
                <w:rFonts w:asciiTheme="minorHAnsi" w:hAnsiTheme="minorHAnsi"/>
                <w:i/>
              </w:rPr>
              <w:t>CF1R</w:t>
            </w:r>
            <w:r w:rsidRPr="00B60503">
              <w:rPr>
                <w:rFonts w:asciiTheme="minorHAnsi" w:hAnsiTheme="minorHAnsi"/>
                <w:i/>
              </w:rPr>
              <w:t xml:space="preserve"> shows PV as required for compliance. </w:t>
            </w:r>
            <w:r w:rsidR="000221BA">
              <w:rPr>
                <w:rFonts w:asciiTheme="minorHAnsi" w:hAnsiTheme="minorHAnsi"/>
                <w:i/>
              </w:rPr>
              <w:t>Single family and multifamily residences</w:t>
            </w:r>
            <w:r w:rsidRPr="00B60503">
              <w:rPr>
                <w:rFonts w:asciiTheme="minorHAnsi" w:hAnsiTheme="minorHAnsi"/>
                <w:i/>
              </w:rPr>
              <w:t xml:space="preserve"> may install a PV system for compliance purposes. The performance compliance approach must be utilized and the project must be located in climate zones </w:t>
            </w:r>
            <w:r w:rsidR="000221BA">
              <w:rPr>
                <w:rFonts w:asciiTheme="minorHAnsi" w:hAnsiTheme="minorHAnsi"/>
                <w:i/>
              </w:rPr>
              <w:t>1-5 or 8</w:t>
            </w:r>
            <w:r w:rsidRPr="00B60503">
              <w:rPr>
                <w:rFonts w:asciiTheme="minorHAnsi" w:hAnsiTheme="minorHAnsi"/>
                <w:i/>
              </w:rPr>
              <w:t>-1</w:t>
            </w:r>
            <w:r w:rsidR="000221BA">
              <w:rPr>
                <w:rFonts w:asciiTheme="minorHAnsi" w:hAnsiTheme="minorHAnsi"/>
                <w:i/>
              </w:rPr>
              <w:t>6</w:t>
            </w:r>
            <w:r w:rsidRPr="00B60503">
              <w:rPr>
                <w:rFonts w:asciiTheme="minorHAnsi" w:hAnsiTheme="minorHAnsi"/>
                <w:i/>
              </w:rPr>
              <w:t>. Procedures for verifying compliance are described in Reference Residential Appendix RA4.6</w:t>
            </w:r>
            <w:r>
              <w:rPr>
                <w:rFonts w:asciiTheme="minorHAnsi" w:hAnsiTheme="minorHAnsi"/>
                <w:i/>
              </w:rPr>
              <w:t>.</w:t>
            </w:r>
          </w:p>
          <w:p w14:paraId="5E988D44" w14:textId="77777777" w:rsidR="00780062" w:rsidRDefault="00780062" w:rsidP="00780062">
            <w:pPr>
              <w:pStyle w:val="BulletCALetter"/>
              <w:spacing w:before="0"/>
              <w:ind w:left="0" w:firstLine="0"/>
              <w:rPr>
                <w:rFonts w:asciiTheme="minorHAnsi" w:hAnsiTheme="minorHAnsi"/>
                <w:i/>
              </w:rPr>
            </w:pPr>
          </w:p>
          <w:p w14:paraId="5E988D45" w14:textId="3335FE79" w:rsidR="00780062" w:rsidRDefault="00780062" w:rsidP="001939A0">
            <w:pPr>
              <w:pStyle w:val="BulletCALetter"/>
              <w:spacing w:before="0"/>
              <w:ind w:left="0" w:firstLine="0"/>
              <w:rPr>
                <w:rFonts w:asciiTheme="minorHAnsi" w:hAnsiTheme="minorHAnsi"/>
                <w:i/>
              </w:rPr>
            </w:pPr>
            <w:r>
              <w:rPr>
                <w:rFonts w:asciiTheme="minorHAnsi" w:hAnsiTheme="minorHAnsi"/>
                <w:i/>
              </w:rPr>
              <w:t xml:space="preserve">The installer is required to fill out this </w:t>
            </w:r>
            <w:r w:rsidR="001939A0">
              <w:rPr>
                <w:rFonts w:asciiTheme="minorHAnsi" w:hAnsiTheme="minorHAnsi"/>
                <w:i/>
              </w:rPr>
              <w:t xml:space="preserve">compliance document </w:t>
            </w:r>
            <w:r>
              <w:rPr>
                <w:rFonts w:asciiTheme="minorHAnsi" w:hAnsiTheme="minorHAnsi"/>
                <w:i/>
              </w:rPr>
              <w:t xml:space="preserve">for all newly installed Photovoltaic Systems (PV) when the PV system is being used to claim an exception to the Solar Ready requirements of Section 110.10, specifically Exception 1 to Section 110.10(b)1A for single family residences or Exception 1 to Section 110.10(b)1B for low-rise multifamily buildings. High-rise Multifamily buildings and Hotel/Motel Occupancies with fewer than </w:t>
            </w:r>
            <w:r w:rsidR="001939A0">
              <w:rPr>
                <w:rFonts w:asciiTheme="minorHAnsi" w:hAnsiTheme="minorHAnsi"/>
                <w:i/>
              </w:rPr>
              <w:t>10</w:t>
            </w:r>
            <w:r>
              <w:rPr>
                <w:rFonts w:asciiTheme="minorHAnsi" w:hAnsiTheme="minorHAnsi"/>
                <w:i/>
              </w:rPr>
              <w:t xml:space="preserve"> stories and nonresidential buildings with </w:t>
            </w:r>
            <w:r w:rsidR="001939A0">
              <w:rPr>
                <w:rFonts w:asciiTheme="minorHAnsi" w:hAnsiTheme="minorHAnsi"/>
                <w:i/>
              </w:rPr>
              <w:t>3</w:t>
            </w:r>
            <w:r>
              <w:rPr>
                <w:rFonts w:asciiTheme="minorHAnsi" w:hAnsiTheme="minorHAnsi"/>
                <w:i/>
              </w:rPr>
              <w:t xml:space="preserve"> stories or fewer must use the NRCI—SPV-01-E to claim Exception 1 to Section 110.10(b)1B.     </w:t>
            </w:r>
            <w:r w:rsidRPr="00B60503">
              <w:rPr>
                <w:rFonts w:asciiTheme="minorHAnsi" w:hAnsiTheme="minorHAnsi"/>
                <w:i/>
              </w:rPr>
              <w:t xml:space="preserve"> </w:t>
            </w:r>
          </w:p>
        </w:tc>
      </w:tr>
    </w:tbl>
    <w:p w14:paraId="5E988D47" w14:textId="77777777" w:rsidR="004259CA" w:rsidRDefault="004259CA" w:rsidP="00365244">
      <w:pPr>
        <w:spacing w:before="0"/>
        <w:rPr>
          <w:rFonts w:asciiTheme="minorHAnsi" w:hAnsiTheme="minorHAnsi"/>
          <w:b/>
        </w:rPr>
      </w:pPr>
    </w:p>
    <w:tbl>
      <w:tblPr>
        <w:tblStyle w:val="TableGrid"/>
        <w:tblW w:w="5000" w:type="pct"/>
        <w:tblLook w:val="04A0" w:firstRow="1" w:lastRow="0" w:firstColumn="1" w:lastColumn="0" w:noHBand="0" w:noVBand="1"/>
      </w:tblPr>
      <w:tblGrid>
        <w:gridCol w:w="672"/>
        <w:gridCol w:w="5171"/>
        <w:gridCol w:w="5173"/>
      </w:tblGrid>
      <w:tr w:rsidR="00780062" w:rsidRPr="00727BFF" w14:paraId="5E988D49" w14:textId="77777777" w:rsidTr="00780062">
        <w:tc>
          <w:tcPr>
            <w:tcW w:w="11016" w:type="dxa"/>
            <w:gridSpan w:val="3"/>
          </w:tcPr>
          <w:p w14:paraId="5E988D48" w14:textId="6E116145" w:rsidR="00780062" w:rsidRPr="00727BFF" w:rsidRDefault="00780062" w:rsidP="00780062">
            <w:pPr>
              <w:spacing w:before="0"/>
              <w:rPr>
                <w:rFonts w:asciiTheme="minorHAnsi" w:hAnsiTheme="minorHAnsi"/>
                <w:b/>
              </w:rPr>
            </w:pPr>
            <w:r>
              <w:rPr>
                <w:rFonts w:asciiTheme="minorHAnsi" w:hAnsiTheme="minorHAnsi"/>
                <w:b/>
              </w:rPr>
              <w:t>A. General Information</w:t>
            </w:r>
          </w:p>
        </w:tc>
      </w:tr>
      <w:tr w:rsidR="00105B99" w:rsidRPr="0074459C" w14:paraId="5E988D4D" w14:textId="77777777" w:rsidTr="00780062">
        <w:tc>
          <w:tcPr>
            <w:tcW w:w="672" w:type="dxa"/>
            <w:vAlign w:val="center"/>
          </w:tcPr>
          <w:p w14:paraId="5E988D4A" w14:textId="77777777" w:rsidR="00105B99" w:rsidRDefault="00105B99" w:rsidP="00780062">
            <w:pPr>
              <w:spacing w:before="0"/>
              <w:jc w:val="center"/>
              <w:rPr>
                <w:rFonts w:asciiTheme="minorHAnsi" w:hAnsiTheme="minorHAnsi"/>
              </w:rPr>
            </w:pPr>
            <w:r>
              <w:rPr>
                <w:rFonts w:asciiTheme="minorHAnsi" w:hAnsiTheme="minorHAnsi"/>
              </w:rPr>
              <w:t>01</w:t>
            </w:r>
          </w:p>
        </w:tc>
        <w:tc>
          <w:tcPr>
            <w:tcW w:w="5171" w:type="dxa"/>
            <w:vAlign w:val="center"/>
          </w:tcPr>
          <w:p w14:paraId="5E988D4B" w14:textId="77777777" w:rsidR="00105B99" w:rsidRDefault="00105B99" w:rsidP="00780062">
            <w:pPr>
              <w:spacing w:before="0"/>
              <w:rPr>
                <w:rFonts w:asciiTheme="minorHAnsi" w:hAnsiTheme="minorHAnsi"/>
              </w:rPr>
            </w:pPr>
            <w:r>
              <w:rPr>
                <w:rFonts w:asciiTheme="minorHAnsi" w:hAnsiTheme="minorHAnsi"/>
              </w:rPr>
              <w:t>Is this PV system being used to claim a Compliance Credit for PV installation in a single family residence?</w:t>
            </w:r>
          </w:p>
        </w:tc>
        <w:tc>
          <w:tcPr>
            <w:tcW w:w="5173" w:type="dxa"/>
            <w:vAlign w:val="center"/>
          </w:tcPr>
          <w:p w14:paraId="5E988D4C" w14:textId="77777777" w:rsidR="00105B99" w:rsidRPr="0074459C" w:rsidRDefault="00105B99" w:rsidP="00FC4EFA">
            <w:pPr>
              <w:pStyle w:val="ListParagraph"/>
              <w:spacing w:before="0"/>
              <w:rPr>
                <w:rFonts w:asciiTheme="minorHAnsi" w:hAnsiTheme="minorHAnsi"/>
              </w:rPr>
            </w:pPr>
          </w:p>
        </w:tc>
      </w:tr>
      <w:tr w:rsidR="00105B99" w:rsidRPr="00CE62A4" w14:paraId="5E988D51" w14:textId="77777777" w:rsidTr="00780062">
        <w:tc>
          <w:tcPr>
            <w:tcW w:w="672" w:type="dxa"/>
            <w:vAlign w:val="center"/>
          </w:tcPr>
          <w:p w14:paraId="5E988D4E" w14:textId="77777777" w:rsidR="00105B99" w:rsidRDefault="00105B99" w:rsidP="00780062">
            <w:pPr>
              <w:spacing w:before="0"/>
              <w:jc w:val="center"/>
              <w:rPr>
                <w:rFonts w:asciiTheme="minorHAnsi" w:hAnsiTheme="minorHAnsi"/>
              </w:rPr>
            </w:pPr>
            <w:r>
              <w:rPr>
                <w:rFonts w:asciiTheme="minorHAnsi" w:hAnsiTheme="minorHAnsi"/>
              </w:rPr>
              <w:t>02</w:t>
            </w:r>
          </w:p>
        </w:tc>
        <w:tc>
          <w:tcPr>
            <w:tcW w:w="5171" w:type="dxa"/>
            <w:vAlign w:val="center"/>
          </w:tcPr>
          <w:p w14:paraId="5E988D4F" w14:textId="77777777" w:rsidR="00105B99" w:rsidRDefault="00105B99" w:rsidP="00780062">
            <w:pPr>
              <w:spacing w:before="0"/>
              <w:rPr>
                <w:rFonts w:asciiTheme="minorHAnsi" w:hAnsiTheme="minorHAnsi"/>
              </w:rPr>
            </w:pPr>
            <w:r>
              <w:rPr>
                <w:rFonts w:asciiTheme="minorHAnsi" w:hAnsiTheme="minorHAnsi"/>
              </w:rPr>
              <w:t>Is this PV system being used to comply with the Solar Ready Area Exception?</w:t>
            </w:r>
          </w:p>
        </w:tc>
        <w:tc>
          <w:tcPr>
            <w:tcW w:w="5173" w:type="dxa"/>
            <w:vAlign w:val="center"/>
          </w:tcPr>
          <w:p w14:paraId="5E988D50" w14:textId="77777777" w:rsidR="00105B99" w:rsidRPr="00CE62A4" w:rsidRDefault="00105B99" w:rsidP="00FC4EFA">
            <w:pPr>
              <w:pStyle w:val="ListParagraph"/>
              <w:spacing w:before="0"/>
              <w:rPr>
                <w:rFonts w:asciiTheme="minorHAnsi" w:hAnsiTheme="minorHAnsi"/>
              </w:rPr>
            </w:pPr>
          </w:p>
        </w:tc>
      </w:tr>
    </w:tbl>
    <w:p w14:paraId="5AB86A92" w14:textId="77777777" w:rsidR="00D111AA" w:rsidRDefault="00D111AA" w:rsidP="00D43FFF">
      <w:pPr>
        <w:spacing w:before="0"/>
        <w:rPr>
          <w:rFonts w:asciiTheme="minorHAnsi" w:hAnsiTheme="minorHAnsi"/>
          <w:b/>
        </w:rPr>
      </w:pPr>
    </w:p>
    <w:tbl>
      <w:tblPr>
        <w:tblStyle w:val="TableGrid"/>
        <w:tblW w:w="5000" w:type="pct"/>
        <w:tblLook w:val="04A0" w:firstRow="1" w:lastRow="0" w:firstColumn="1" w:lastColumn="0" w:noHBand="0" w:noVBand="1"/>
      </w:tblPr>
      <w:tblGrid>
        <w:gridCol w:w="11016"/>
      </w:tblGrid>
      <w:tr w:rsidR="00992739" w:rsidRPr="00B60503" w14:paraId="5E988D54" w14:textId="77777777" w:rsidTr="00FC4EFA">
        <w:tc>
          <w:tcPr>
            <w:tcW w:w="10188" w:type="dxa"/>
          </w:tcPr>
          <w:p w14:paraId="5E988D53" w14:textId="3375AB4F" w:rsidR="00992739" w:rsidRDefault="00F3706F" w:rsidP="00992739">
            <w:pPr>
              <w:spacing w:before="0"/>
              <w:rPr>
                <w:rFonts w:asciiTheme="minorHAnsi" w:hAnsiTheme="minorHAnsi"/>
                <w:b/>
              </w:rPr>
            </w:pPr>
            <w:r>
              <w:rPr>
                <w:rFonts w:asciiTheme="minorHAnsi" w:hAnsiTheme="minorHAnsi"/>
                <w:b/>
              </w:rPr>
              <w:t>SPV-</w:t>
            </w:r>
            <w:r w:rsidR="00992739" w:rsidRPr="007A221D">
              <w:rPr>
                <w:rFonts w:asciiTheme="minorHAnsi" w:hAnsiTheme="minorHAnsi"/>
                <w:b/>
              </w:rPr>
              <w:t>01c PV Compliance Credits + Exceptions to SRA requirements</w:t>
            </w:r>
          </w:p>
        </w:tc>
      </w:tr>
    </w:tbl>
    <w:p w14:paraId="6FDD38E7" w14:textId="77777777" w:rsidR="00D111AA" w:rsidRDefault="00D111AA" w:rsidP="00003F11">
      <w:pPr>
        <w:spacing w:before="0"/>
        <w:rPr>
          <w:rFonts w:asciiTheme="minorHAnsi" w:hAnsiTheme="minorHAnsi"/>
        </w:rPr>
      </w:pPr>
    </w:p>
    <w:tbl>
      <w:tblPr>
        <w:tblStyle w:val="TableGrid"/>
        <w:tblW w:w="5000" w:type="pct"/>
        <w:tblInd w:w="18" w:type="dxa"/>
        <w:tblLook w:val="04A0" w:firstRow="1" w:lastRow="0" w:firstColumn="1" w:lastColumn="0" w:noHBand="0" w:noVBand="1"/>
      </w:tblPr>
      <w:tblGrid>
        <w:gridCol w:w="583"/>
        <w:gridCol w:w="5267"/>
        <w:gridCol w:w="5166"/>
      </w:tblGrid>
      <w:tr w:rsidR="00003F11" w:rsidRPr="00727BFF" w14:paraId="5E988D57" w14:textId="77777777" w:rsidTr="00A83937">
        <w:tc>
          <w:tcPr>
            <w:tcW w:w="11016" w:type="dxa"/>
            <w:gridSpan w:val="3"/>
          </w:tcPr>
          <w:p w14:paraId="5E988D56" w14:textId="77777777" w:rsidR="00003F11" w:rsidRPr="00727BFF" w:rsidRDefault="00003F11" w:rsidP="005B40A2">
            <w:pPr>
              <w:keepNext/>
              <w:spacing w:before="0"/>
              <w:rPr>
                <w:rFonts w:asciiTheme="minorHAnsi" w:hAnsiTheme="minorHAnsi"/>
                <w:b/>
              </w:rPr>
            </w:pPr>
            <w:r>
              <w:rPr>
                <w:rFonts w:asciiTheme="minorHAnsi" w:hAnsiTheme="minorHAnsi"/>
                <w:b/>
              </w:rPr>
              <w:t>B</w:t>
            </w:r>
            <w:r w:rsidRPr="00727BFF">
              <w:rPr>
                <w:rFonts w:asciiTheme="minorHAnsi" w:hAnsiTheme="minorHAnsi"/>
                <w:b/>
              </w:rPr>
              <w:t xml:space="preserve">. </w:t>
            </w:r>
            <w:r w:rsidR="00105B99">
              <w:rPr>
                <w:rFonts w:asciiTheme="minorHAnsi" w:hAnsiTheme="minorHAnsi"/>
                <w:b/>
              </w:rPr>
              <w:t>PV System Eligibility for Solar Ready Area Exception</w:t>
            </w:r>
          </w:p>
        </w:tc>
      </w:tr>
      <w:tr w:rsidR="00003F11" w:rsidRPr="005E72FF" w14:paraId="5E988D5B" w14:textId="77777777" w:rsidTr="00365244">
        <w:trPr>
          <w:trHeight w:val="288"/>
        </w:trPr>
        <w:tc>
          <w:tcPr>
            <w:tcW w:w="583" w:type="dxa"/>
            <w:tcBorders>
              <w:bottom w:val="single" w:sz="4" w:space="0" w:color="000000" w:themeColor="text1"/>
            </w:tcBorders>
            <w:vAlign w:val="center"/>
          </w:tcPr>
          <w:p w14:paraId="5E988D58" w14:textId="77777777" w:rsidR="00003F11" w:rsidRDefault="00003F11" w:rsidP="00105B99">
            <w:pPr>
              <w:keepNext/>
              <w:spacing w:before="0"/>
              <w:jc w:val="center"/>
              <w:rPr>
                <w:rFonts w:asciiTheme="minorHAnsi" w:hAnsiTheme="minorHAnsi"/>
              </w:rPr>
            </w:pPr>
            <w:r>
              <w:rPr>
                <w:rFonts w:asciiTheme="minorHAnsi" w:hAnsiTheme="minorHAnsi"/>
              </w:rPr>
              <w:t>01</w:t>
            </w:r>
          </w:p>
        </w:tc>
        <w:tc>
          <w:tcPr>
            <w:tcW w:w="5267" w:type="dxa"/>
            <w:tcBorders>
              <w:bottom w:val="single" w:sz="4" w:space="0" w:color="000000" w:themeColor="text1"/>
            </w:tcBorders>
            <w:vAlign w:val="center"/>
          </w:tcPr>
          <w:p w14:paraId="5E988D59" w14:textId="6860F4B0" w:rsidR="00003F11" w:rsidRDefault="00003F11" w:rsidP="00365244">
            <w:pPr>
              <w:keepNext/>
              <w:spacing w:before="0"/>
              <w:rPr>
                <w:rFonts w:asciiTheme="minorHAnsi" w:hAnsiTheme="minorHAnsi"/>
              </w:rPr>
            </w:pPr>
            <w:r>
              <w:rPr>
                <w:rFonts w:asciiTheme="minorHAnsi" w:hAnsiTheme="minorHAnsi"/>
              </w:rPr>
              <w:t>Enter Module Manufacturer Name</w:t>
            </w:r>
          </w:p>
        </w:tc>
        <w:tc>
          <w:tcPr>
            <w:tcW w:w="5166" w:type="dxa"/>
            <w:tcBorders>
              <w:bottom w:val="single" w:sz="4" w:space="0" w:color="000000" w:themeColor="text1"/>
            </w:tcBorders>
          </w:tcPr>
          <w:p w14:paraId="5E988D5A" w14:textId="77777777" w:rsidR="00003F11" w:rsidRPr="005E72FF" w:rsidRDefault="00003F11" w:rsidP="00003F11">
            <w:pPr>
              <w:keepNext/>
              <w:spacing w:before="0"/>
              <w:rPr>
                <w:rFonts w:asciiTheme="minorHAnsi" w:hAnsiTheme="minorHAnsi"/>
              </w:rPr>
            </w:pPr>
          </w:p>
        </w:tc>
      </w:tr>
      <w:tr w:rsidR="00003F11" w:rsidRPr="005E72FF" w14:paraId="5E988D5F" w14:textId="77777777" w:rsidTr="00365244">
        <w:trPr>
          <w:trHeight w:val="288"/>
        </w:trPr>
        <w:tc>
          <w:tcPr>
            <w:tcW w:w="583" w:type="dxa"/>
            <w:tcBorders>
              <w:bottom w:val="single" w:sz="4" w:space="0" w:color="000000" w:themeColor="text1"/>
            </w:tcBorders>
            <w:vAlign w:val="center"/>
          </w:tcPr>
          <w:p w14:paraId="5E988D5C" w14:textId="77777777" w:rsidR="00003F11" w:rsidRDefault="00003F11" w:rsidP="00105B99">
            <w:pPr>
              <w:keepNext/>
              <w:spacing w:before="0"/>
              <w:jc w:val="center"/>
              <w:rPr>
                <w:rFonts w:asciiTheme="minorHAnsi" w:hAnsiTheme="minorHAnsi"/>
              </w:rPr>
            </w:pPr>
            <w:r>
              <w:rPr>
                <w:rFonts w:asciiTheme="minorHAnsi" w:hAnsiTheme="minorHAnsi"/>
              </w:rPr>
              <w:t>02</w:t>
            </w:r>
          </w:p>
        </w:tc>
        <w:tc>
          <w:tcPr>
            <w:tcW w:w="5267" w:type="dxa"/>
            <w:tcBorders>
              <w:bottom w:val="single" w:sz="4" w:space="0" w:color="000000" w:themeColor="text1"/>
            </w:tcBorders>
            <w:vAlign w:val="center"/>
          </w:tcPr>
          <w:p w14:paraId="5E988D5D" w14:textId="6A97E232" w:rsidR="00003F11" w:rsidRDefault="00003F11" w:rsidP="00365244">
            <w:pPr>
              <w:keepNext/>
              <w:spacing w:before="0"/>
              <w:rPr>
                <w:rFonts w:asciiTheme="minorHAnsi" w:hAnsiTheme="minorHAnsi"/>
              </w:rPr>
            </w:pPr>
            <w:r>
              <w:rPr>
                <w:rFonts w:asciiTheme="minorHAnsi" w:hAnsiTheme="minorHAnsi"/>
              </w:rPr>
              <w:t>Enter Module Model Number</w:t>
            </w:r>
          </w:p>
        </w:tc>
        <w:tc>
          <w:tcPr>
            <w:tcW w:w="5166" w:type="dxa"/>
            <w:tcBorders>
              <w:bottom w:val="single" w:sz="4" w:space="0" w:color="000000" w:themeColor="text1"/>
            </w:tcBorders>
          </w:tcPr>
          <w:p w14:paraId="5E988D5E" w14:textId="77777777" w:rsidR="00003F11" w:rsidRPr="005E72FF" w:rsidRDefault="00003F11" w:rsidP="00003F11">
            <w:pPr>
              <w:keepNext/>
              <w:spacing w:before="0"/>
              <w:rPr>
                <w:rFonts w:asciiTheme="minorHAnsi" w:hAnsiTheme="minorHAnsi"/>
              </w:rPr>
            </w:pPr>
          </w:p>
        </w:tc>
      </w:tr>
      <w:tr w:rsidR="00003F11" w:rsidRPr="005E72FF" w14:paraId="5E988D63" w14:textId="77777777" w:rsidTr="00365244">
        <w:trPr>
          <w:trHeight w:val="288"/>
        </w:trPr>
        <w:tc>
          <w:tcPr>
            <w:tcW w:w="583" w:type="dxa"/>
            <w:tcBorders>
              <w:bottom w:val="single" w:sz="4" w:space="0" w:color="000000" w:themeColor="text1"/>
            </w:tcBorders>
            <w:vAlign w:val="center"/>
          </w:tcPr>
          <w:p w14:paraId="5E988D60" w14:textId="77777777" w:rsidR="00003F11" w:rsidRDefault="00003F11" w:rsidP="00105B99">
            <w:pPr>
              <w:keepNext/>
              <w:spacing w:before="0"/>
              <w:jc w:val="center"/>
              <w:rPr>
                <w:rFonts w:asciiTheme="minorHAnsi" w:hAnsiTheme="minorHAnsi"/>
              </w:rPr>
            </w:pPr>
            <w:r>
              <w:rPr>
                <w:rFonts w:asciiTheme="minorHAnsi" w:hAnsiTheme="minorHAnsi"/>
              </w:rPr>
              <w:t>03</w:t>
            </w:r>
          </w:p>
        </w:tc>
        <w:tc>
          <w:tcPr>
            <w:tcW w:w="5267" w:type="dxa"/>
            <w:tcBorders>
              <w:bottom w:val="single" w:sz="4" w:space="0" w:color="000000" w:themeColor="text1"/>
            </w:tcBorders>
            <w:vAlign w:val="center"/>
          </w:tcPr>
          <w:p w14:paraId="5E988D61" w14:textId="5FCD8555" w:rsidR="00003F11" w:rsidRDefault="00003F11" w:rsidP="00365244">
            <w:pPr>
              <w:keepNext/>
              <w:spacing w:before="0"/>
              <w:rPr>
                <w:rFonts w:asciiTheme="minorHAnsi" w:hAnsiTheme="minorHAnsi"/>
              </w:rPr>
            </w:pPr>
            <w:r>
              <w:rPr>
                <w:rFonts w:asciiTheme="minorHAnsi" w:hAnsiTheme="minorHAnsi"/>
              </w:rPr>
              <w:t xml:space="preserve">Enter Module </w:t>
            </w:r>
            <w:r w:rsidR="00F3706F">
              <w:rPr>
                <w:rFonts w:asciiTheme="minorHAnsi" w:hAnsiTheme="minorHAnsi"/>
              </w:rPr>
              <w:t>N</w:t>
            </w:r>
            <w:r>
              <w:rPr>
                <w:rFonts w:asciiTheme="minorHAnsi" w:hAnsiTheme="minorHAnsi"/>
              </w:rPr>
              <w:t xml:space="preserve">ameplate DC Power Rating </w:t>
            </w:r>
            <w:r w:rsidR="00F3706F">
              <w:rPr>
                <w:rFonts w:asciiTheme="minorHAnsi" w:hAnsiTheme="minorHAnsi"/>
              </w:rPr>
              <w:t>M</w:t>
            </w:r>
            <w:r>
              <w:rPr>
                <w:rFonts w:asciiTheme="minorHAnsi" w:hAnsiTheme="minorHAnsi"/>
              </w:rPr>
              <w:t>easure</w:t>
            </w:r>
            <w:r w:rsidR="005912F5">
              <w:rPr>
                <w:rFonts w:asciiTheme="minorHAnsi" w:hAnsiTheme="minorHAnsi"/>
              </w:rPr>
              <w:t>d</w:t>
            </w:r>
            <w:r>
              <w:rPr>
                <w:rFonts w:asciiTheme="minorHAnsi" w:hAnsiTheme="minorHAnsi"/>
              </w:rPr>
              <w:t xml:space="preserve"> </w:t>
            </w:r>
            <w:r w:rsidR="00F3706F">
              <w:rPr>
                <w:rFonts w:asciiTheme="minorHAnsi" w:hAnsiTheme="minorHAnsi"/>
              </w:rPr>
              <w:t>U</w:t>
            </w:r>
            <w:r>
              <w:rPr>
                <w:rFonts w:asciiTheme="minorHAnsi" w:hAnsiTheme="minorHAnsi"/>
              </w:rPr>
              <w:t>nder Standard Test Conditions (</w:t>
            </w:r>
            <w:r w:rsidR="00105B99">
              <w:rPr>
                <w:rFonts w:asciiTheme="minorHAnsi" w:hAnsiTheme="minorHAnsi"/>
              </w:rPr>
              <w:t>W</w:t>
            </w:r>
            <w:r>
              <w:rPr>
                <w:rFonts w:asciiTheme="minorHAnsi" w:hAnsiTheme="minorHAnsi"/>
              </w:rPr>
              <w:t>atts)</w:t>
            </w:r>
          </w:p>
        </w:tc>
        <w:tc>
          <w:tcPr>
            <w:tcW w:w="5166" w:type="dxa"/>
            <w:tcBorders>
              <w:bottom w:val="single" w:sz="4" w:space="0" w:color="000000" w:themeColor="text1"/>
            </w:tcBorders>
          </w:tcPr>
          <w:p w14:paraId="5E988D62" w14:textId="77777777" w:rsidR="00003F11" w:rsidRPr="005E72FF" w:rsidRDefault="00003F11" w:rsidP="00003F11">
            <w:pPr>
              <w:keepNext/>
              <w:spacing w:before="0"/>
              <w:rPr>
                <w:rFonts w:asciiTheme="minorHAnsi" w:hAnsiTheme="minorHAnsi"/>
              </w:rPr>
            </w:pPr>
          </w:p>
        </w:tc>
      </w:tr>
      <w:tr w:rsidR="00003F11" w:rsidRPr="005E72FF" w14:paraId="5E988D67" w14:textId="77777777" w:rsidTr="00365244">
        <w:trPr>
          <w:trHeight w:val="288"/>
        </w:trPr>
        <w:tc>
          <w:tcPr>
            <w:tcW w:w="583" w:type="dxa"/>
            <w:tcBorders>
              <w:bottom w:val="single" w:sz="4" w:space="0" w:color="000000" w:themeColor="text1"/>
            </w:tcBorders>
            <w:vAlign w:val="center"/>
          </w:tcPr>
          <w:p w14:paraId="5E988D64" w14:textId="77777777" w:rsidR="00003F11" w:rsidRDefault="00003F11" w:rsidP="00105B99">
            <w:pPr>
              <w:keepNext/>
              <w:spacing w:before="0"/>
              <w:jc w:val="center"/>
              <w:rPr>
                <w:rFonts w:asciiTheme="minorHAnsi" w:hAnsiTheme="minorHAnsi"/>
              </w:rPr>
            </w:pPr>
            <w:r>
              <w:rPr>
                <w:rFonts w:asciiTheme="minorHAnsi" w:hAnsiTheme="minorHAnsi"/>
              </w:rPr>
              <w:t>04</w:t>
            </w:r>
          </w:p>
        </w:tc>
        <w:tc>
          <w:tcPr>
            <w:tcW w:w="5267" w:type="dxa"/>
            <w:tcBorders>
              <w:bottom w:val="single" w:sz="4" w:space="0" w:color="000000" w:themeColor="text1"/>
            </w:tcBorders>
            <w:vAlign w:val="center"/>
          </w:tcPr>
          <w:p w14:paraId="5E988D65" w14:textId="6A8100AB" w:rsidR="00003F11" w:rsidRDefault="00003F11" w:rsidP="00365244">
            <w:pPr>
              <w:keepNext/>
              <w:spacing w:before="0"/>
              <w:rPr>
                <w:rFonts w:asciiTheme="minorHAnsi" w:hAnsiTheme="minorHAnsi"/>
              </w:rPr>
            </w:pPr>
            <w:r>
              <w:rPr>
                <w:rFonts w:asciiTheme="minorHAnsi" w:hAnsiTheme="minorHAnsi"/>
              </w:rPr>
              <w:t xml:space="preserve">Enter Number of Modules </w:t>
            </w:r>
            <w:r w:rsidR="00F3706F">
              <w:rPr>
                <w:rFonts w:asciiTheme="minorHAnsi" w:hAnsiTheme="minorHAnsi"/>
              </w:rPr>
              <w:t>U</w:t>
            </w:r>
            <w:r>
              <w:rPr>
                <w:rFonts w:asciiTheme="minorHAnsi" w:hAnsiTheme="minorHAnsi"/>
              </w:rPr>
              <w:t>sed in the PV System</w:t>
            </w:r>
          </w:p>
        </w:tc>
        <w:tc>
          <w:tcPr>
            <w:tcW w:w="5166" w:type="dxa"/>
            <w:tcBorders>
              <w:bottom w:val="single" w:sz="4" w:space="0" w:color="000000" w:themeColor="text1"/>
            </w:tcBorders>
          </w:tcPr>
          <w:p w14:paraId="5E988D66" w14:textId="77777777" w:rsidR="00003F11" w:rsidRPr="005E72FF" w:rsidRDefault="00003F11" w:rsidP="00003F11">
            <w:pPr>
              <w:keepNext/>
              <w:spacing w:before="0"/>
              <w:rPr>
                <w:rFonts w:asciiTheme="minorHAnsi" w:hAnsiTheme="minorHAnsi"/>
              </w:rPr>
            </w:pPr>
          </w:p>
        </w:tc>
      </w:tr>
      <w:tr w:rsidR="00003F11" w14:paraId="5E988D6B" w14:textId="77777777" w:rsidTr="00365244">
        <w:trPr>
          <w:trHeight w:val="288"/>
        </w:trPr>
        <w:tc>
          <w:tcPr>
            <w:tcW w:w="583" w:type="dxa"/>
            <w:vAlign w:val="center"/>
          </w:tcPr>
          <w:p w14:paraId="5E988D68" w14:textId="77777777" w:rsidR="00003F11" w:rsidRDefault="00003F11" w:rsidP="00105B99">
            <w:pPr>
              <w:keepNext/>
              <w:spacing w:before="0"/>
              <w:jc w:val="center"/>
              <w:rPr>
                <w:rFonts w:asciiTheme="minorHAnsi" w:hAnsiTheme="minorHAnsi"/>
              </w:rPr>
            </w:pPr>
            <w:r>
              <w:rPr>
                <w:rFonts w:asciiTheme="minorHAnsi" w:hAnsiTheme="minorHAnsi"/>
              </w:rPr>
              <w:t>05</w:t>
            </w:r>
          </w:p>
        </w:tc>
        <w:tc>
          <w:tcPr>
            <w:tcW w:w="5267" w:type="dxa"/>
            <w:vAlign w:val="center"/>
          </w:tcPr>
          <w:p w14:paraId="5E988D69" w14:textId="72038473" w:rsidR="00003F11" w:rsidRDefault="00003F11" w:rsidP="00365244">
            <w:pPr>
              <w:keepNext/>
              <w:spacing w:before="0"/>
              <w:rPr>
                <w:rFonts w:asciiTheme="minorHAnsi" w:hAnsiTheme="minorHAnsi"/>
              </w:rPr>
            </w:pPr>
            <w:r>
              <w:rPr>
                <w:rFonts w:asciiTheme="minorHAnsi" w:hAnsiTheme="minorHAnsi"/>
              </w:rPr>
              <w:t>Installed PV System Nameplate DC Power Rating (</w:t>
            </w:r>
            <w:r w:rsidR="00105B99">
              <w:rPr>
                <w:rFonts w:asciiTheme="minorHAnsi" w:hAnsiTheme="minorHAnsi"/>
              </w:rPr>
              <w:t>W</w:t>
            </w:r>
            <w:r>
              <w:rPr>
                <w:rFonts w:asciiTheme="minorHAnsi" w:hAnsiTheme="minorHAnsi"/>
              </w:rPr>
              <w:t>atts)</w:t>
            </w:r>
          </w:p>
        </w:tc>
        <w:tc>
          <w:tcPr>
            <w:tcW w:w="5166" w:type="dxa"/>
            <w:vAlign w:val="center"/>
          </w:tcPr>
          <w:p w14:paraId="5E988D6A" w14:textId="77777777" w:rsidR="00003F11" w:rsidRDefault="00003F11" w:rsidP="001E3266">
            <w:pPr>
              <w:keepNext/>
              <w:spacing w:before="0"/>
              <w:rPr>
                <w:rFonts w:asciiTheme="minorHAnsi" w:hAnsiTheme="minorHAnsi"/>
              </w:rPr>
            </w:pPr>
          </w:p>
        </w:tc>
      </w:tr>
      <w:tr w:rsidR="00105B99" w14:paraId="5E988D6E" w14:textId="77777777" w:rsidTr="00365244">
        <w:trPr>
          <w:trHeight w:val="288"/>
        </w:trPr>
        <w:tc>
          <w:tcPr>
            <w:tcW w:w="583" w:type="dxa"/>
            <w:tcBorders>
              <w:bottom w:val="single" w:sz="4" w:space="0" w:color="000000" w:themeColor="text1"/>
            </w:tcBorders>
            <w:vAlign w:val="center"/>
          </w:tcPr>
          <w:p w14:paraId="5E988D6C" w14:textId="77777777" w:rsidR="00105B99" w:rsidRDefault="00105B99" w:rsidP="00105B99">
            <w:pPr>
              <w:keepNext/>
              <w:spacing w:before="0"/>
              <w:jc w:val="center"/>
              <w:rPr>
                <w:rFonts w:asciiTheme="minorHAnsi" w:hAnsiTheme="minorHAnsi"/>
              </w:rPr>
            </w:pPr>
            <w:r>
              <w:rPr>
                <w:rFonts w:asciiTheme="minorHAnsi" w:hAnsiTheme="minorHAnsi"/>
              </w:rPr>
              <w:t>06</w:t>
            </w:r>
          </w:p>
        </w:tc>
        <w:tc>
          <w:tcPr>
            <w:tcW w:w="10433" w:type="dxa"/>
            <w:gridSpan w:val="2"/>
            <w:tcBorders>
              <w:bottom w:val="single" w:sz="4" w:space="0" w:color="000000" w:themeColor="text1"/>
            </w:tcBorders>
            <w:vAlign w:val="center"/>
          </w:tcPr>
          <w:p w14:paraId="5E988D6D" w14:textId="0EFD05ED" w:rsidR="00105B99" w:rsidRDefault="00105B99" w:rsidP="00365244">
            <w:pPr>
              <w:keepNext/>
              <w:spacing w:before="0"/>
              <w:rPr>
                <w:rFonts w:asciiTheme="minorHAnsi" w:hAnsiTheme="minorHAnsi"/>
              </w:rPr>
            </w:pPr>
            <w:r>
              <w:rPr>
                <w:rFonts w:asciiTheme="minorHAnsi" w:hAnsiTheme="minorHAnsi"/>
              </w:rPr>
              <w:t xml:space="preserve">Compliance </w:t>
            </w:r>
            <w:r w:rsidR="00F3706F">
              <w:rPr>
                <w:rFonts w:asciiTheme="minorHAnsi" w:hAnsiTheme="minorHAnsi"/>
              </w:rPr>
              <w:t>S</w:t>
            </w:r>
            <w:r>
              <w:rPr>
                <w:rFonts w:asciiTheme="minorHAnsi" w:hAnsiTheme="minorHAnsi"/>
              </w:rPr>
              <w:t>tatement</w:t>
            </w:r>
            <w:r w:rsidR="00F3706F">
              <w:rPr>
                <w:rFonts w:asciiTheme="minorHAnsi" w:hAnsiTheme="minorHAnsi"/>
              </w:rPr>
              <w:t>:</w:t>
            </w:r>
          </w:p>
        </w:tc>
      </w:tr>
    </w:tbl>
    <w:p w14:paraId="5E988D6F" w14:textId="77777777" w:rsidR="00003F11" w:rsidRDefault="00003F11" w:rsidP="00003F11">
      <w:pPr>
        <w:spacing w:before="0"/>
        <w:rPr>
          <w:rFonts w:asciiTheme="minorHAnsi" w:hAnsiTheme="minorHAnsi"/>
        </w:rPr>
      </w:pPr>
    </w:p>
    <w:tbl>
      <w:tblPr>
        <w:tblStyle w:val="TableGrid"/>
        <w:tblW w:w="5000" w:type="pct"/>
        <w:tblInd w:w="18" w:type="dxa"/>
        <w:tblLook w:val="04A0" w:firstRow="1" w:lastRow="0" w:firstColumn="1" w:lastColumn="0" w:noHBand="0" w:noVBand="1"/>
      </w:tblPr>
      <w:tblGrid>
        <w:gridCol w:w="812"/>
        <w:gridCol w:w="6593"/>
        <w:gridCol w:w="3611"/>
      </w:tblGrid>
      <w:tr w:rsidR="00003F11" w:rsidRPr="00B60503" w14:paraId="5E988D80" w14:textId="77777777" w:rsidTr="00A83937">
        <w:tc>
          <w:tcPr>
            <w:tcW w:w="11016" w:type="dxa"/>
            <w:gridSpan w:val="3"/>
          </w:tcPr>
          <w:p w14:paraId="5E988D7F" w14:textId="7378A41D" w:rsidR="00003F11" w:rsidRPr="00727BFF" w:rsidRDefault="00A94385" w:rsidP="00A94385">
            <w:pPr>
              <w:keepNext/>
              <w:spacing w:before="0"/>
              <w:rPr>
                <w:rFonts w:asciiTheme="minorHAnsi" w:hAnsiTheme="minorHAnsi"/>
                <w:b/>
              </w:rPr>
            </w:pPr>
            <w:r>
              <w:rPr>
                <w:rFonts w:asciiTheme="minorHAnsi" w:hAnsiTheme="minorHAnsi"/>
                <w:b/>
              </w:rPr>
              <w:t>C</w:t>
            </w:r>
            <w:r w:rsidR="00003F11" w:rsidRPr="00727BFF">
              <w:rPr>
                <w:rFonts w:asciiTheme="minorHAnsi" w:hAnsiTheme="minorHAnsi"/>
                <w:b/>
              </w:rPr>
              <w:t xml:space="preserve">. </w:t>
            </w:r>
            <w:r w:rsidR="00105B99">
              <w:rPr>
                <w:rFonts w:asciiTheme="minorHAnsi" w:hAnsiTheme="minorHAnsi"/>
                <w:b/>
              </w:rPr>
              <w:t>PV System Eligibility for Compliance Credit</w:t>
            </w:r>
          </w:p>
        </w:tc>
      </w:tr>
      <w:tr w:rsidR="00003F11" w:rsidRPr="00B60503" w14:paraId="5E988D84" w14:textId="77777777" w:rsidTr="00A83937">
        <w:trPr>
          <w:trHeight w:val="288"/>
        </w:trPr>
        <w:tc>
          <w:tcPr>
            <w:tcW w:w="812" w:type="dxa"/>
            <w:vAlign w:val="center"/>
          </w:tcPr>
          <w:p w14:paraId="5E988D81" w14:textId="77777777" w:rsidR="00003F11" w:rsidRDefault="00003F11" w:rsidP="00003F11">
            <w:pPr>
              <w:keepNext/>
              <w:spacing w:before="0"/>
              <w:jc w:val="center"/>
              <w:rPr>
                <w:rFonts w:asciiTheme="minorHAnsi" w:hAnsiTheme="minorHAnsi"/>
              </w:rPr>
            </w:pPr>
            <w:r>
              <w:rPr>
                <w:rFonts w:asciiTheme="minorHAnsi" w:hAnsiTheme="minorHAnsi"/>
              </w:rPr>
              <w:t>01</w:t>
            </w:r>
          </w:p>
        </w:tc>
        <w:tc>
          <w:tcPr>
            <w:tcW w:w="6593" w:type="dxa"/>
          </w:tcPr>
          <w:p w14:paraId="5E988D82" w14:textId="0BFD11F0" w:rsidR="00003F11" w:rsidRDefault="00003F11" w:rsidP="00003F11">
            <w:pPr>
              <w:keepNext/>
              <w:spacing w:before="0"/>
              <w:rPr>
                <w:rFonts w:asciiTheme="minorHAnsi" w:hAnsiTheme="minorHAnsi"/>
              </w:rPr>
            </w:pPr>
            <w:r>
              <w:rPr>
                <w:rFonts w:asciiTheme="minorHAnsi" w:hAnsiTheme="minorHAnsi"/>
              </w:rPr>
              <w:t>Inverter Manufacturer Name</w:t>
            </w:r>
          </w:p>
        </w:tc>
        <w:tc>
          <w:tcPr>
            <w:tcW w:w="3611" w:type="dxa"/>
          </w:tcPr>
          <w:p w14:paraId="5E988D83" w14:textId="77777777" w:rsidR="00003F11" w:rsidRDefault="00003F11" w:rsidP="00003F11">
            <w:pPr>
              <w:keepNext/>
              <w:spacing w:before="0"/>
              <w:rPr>
                <w:rFonts w:asciiTheme="minorHAnsi" w:hAnsiTheme="minorHAnsi"/>
              </w:rPr>
            </w:pPr>
          </w:p>
        </w:tc>
      </w:tr>
      <w:tr w:rsidR="00003F11" w:rsidRPr="00B60503" w14:paraId="5E988D88" w14:textId="77777777" w:rsidTr="00A83937">
        <w:trPr>
          <w:trHeight w:val="288"/>
        </w:trPr>
        <w:tc>
          <w:tcPr>
            <w:tcW w:w="812" w:type="dxa"/>
            <w:vAlign w:val="center"/>
          </w:tcPr>
          <w:p w14:paraId="5E988D85" w14:textId="77777777" w:rsidR="00003F11" w:rsidRDefault="00003F11" w:rsidP="00003F11">
            <w:pPr>
              <w:keepNext/>
              <w:spacing w:before="0"/>
              <w:jc w:val="center"/>
              <w:rPr>
                <w:rFonts w:asciiTheme="minorHAnsi" w:hAnsiTheme="minorHAnsi"/>
              </w:rPr>
            </w:pPr>
            <w:r>
              <w:rPr>
                <w:rFonts w:asciiTheme="minorHAnsi" w:hAnsiTheme="minorHAnsi"/>
              </w:rPr>
              <w:t>02</w:t>
            </w:r>
          </w:p>
        </w:tc>
        <w:tc>
          <w:tcPr>
            <w:tcW w:w="6593" w:type="dxa"/>
          </w:tcPr>
          <w:p w14:paraId="5E988D86" w14:textId="06A5D5B8" w:rsidR="00003F11" w:rsidRDefault="00003F11" w:rsidP="00003F11">
            <w:pPr>
              <w:keepNext/>
              <w:spacing w:before="0"/>
              <w:rPr>
                <w:rFonts w:asciiTheme="minorHAnsi" w:hAnsiTheme="minorHAnsi"/>
              </w:rPr>
            </w:pPr>
            <w:r>
              <w:rPr>
                <w:rFonts w:asciiTheme="minorHAnsi" w:hAnsiTheme="minorHAnsi"/>
              </w:rPr>
              <w:t>Inverter Model Name</w:t>
            </w:r>
          </w:p>
        </w:tc>
        <w:tc>
          <w:tcPr>
            <w:tcW w:w="3611" w:type="dxa"/>
          </w:tcPr>
          <w:p w14:paraId="5E988D87" w14:textId="77777777" w:rsidR="00003F11" w:rsidRDefault="00003F11" w:rsidP="00003F11">
            <w:pPr>
              <w:keepNext/>
              <w:spacing w:before="0"/>
              <w:rPr>
                <w:rFonts w:asciiTheme="minorHAnsi" w:hAnsiTheme="minorHAnsi"/>
              </w:rPr>
            </w:pPr>
          </w:p>
        </w:tc>
      </w:tr>
      <w:tr w:rsidR="00003F11" w:rsidRPr="00B60503" w14:paraId="5E988D8B" w14:textId="77777777" w:rsidTr="00A83937">
        <w:trPr>
          <w:trHeight w:val="288"/>
        </w:trPr>
        <w:tc>
          <w:tcPr>
            <w:tcW w:w="812" w:type="dxa"/>
            <w:vAlign w:val="center"/>
          </w:tcPr>
          <w:p w14:paraId="5E988D89" w14:textId="77777777" w:rsidR="00003F11" w:rsidRPr="00B60503" w:rsidRDefault="00003F11" w:rsidP="00003F11">
            <w:pPr>
              <w:keepNext/>
              <w:spacing w:before="0"/>
              <w:jc w:val="center"/>
              <w:rPr>
                <w:rFonts w:asciiTheme="minorHAnsi" w:hAnsiTheme="minorHAnsi"/>
              </w:rPr>
            </w:pPr>
            <w:r>
              <w:rPr>
                <w:rFonts w:asciiTheme="minorHAnsi" w:hAnsiTheme="minorHAnsi"/>
              </w:rPr>
              <w:t>03</w:t>
            </w:r>
          </w:p>
        </w:tc>
        <w:tc>
          <w:tcPr>
            <w:tcW w:w="10204" w:type="dxa"/>
            <w:gridSpan w:val="2"/>
          </w:tcPr>
          <w:p w14:paraId="5E988D8A" w14:textId="77777777" w:rsidR="00003F11" w:rsidRDefault="00003F11" w:rsidP="00A83937">
            <w:pPr>
              <w:keepNext/>
              <w:spacing w:before="0"/>
              <w:rPr>
                <w:rFonts w:asciiTheme="minorHAnsi" w:hAnsiTheme="minorHAnsi"/>
              </w:rPr>
            </w:pPr>
            <w:r>
              <w:rPr>
                <w:rFonts w:asciiTheme="minorHAnsi" w:hAnsiTheme="minorHAnsi"/>
              </w:rPr>
              <w:t>Compliance Statement</w:t>
            </w:r>
            <w:r w:rsidR="00A83937">
              <w:rPr>
                <w:rFonts w:asciiTheme="minorHAnsi" w:hAnsiTheme="minorHAnsi"/>
              </w:rPr>
              <w:t>:</w:t>
            </w:r>
          </w:p>
        </w:tc>
      </w:tr>
      <w:tr w:rsidR="00F06B8F" w:rsidRPr="00B60503" w14:paraId="5E988D93" w14:textId="77777777" w:rsidTr="008827AA">
        <w:trPr>
          <w:trHeight w:val="1043"/>
        </w:trPr>
        <w:tc>
          <w:tcPr>
            <w:tcW w:w="812" w:type="dxa"/>
            <w:vAlign w:val="center"/>
          </w:tcPr>
          <w:p w14:paraId="5E988D8F" w14:textId="1E2993DE" w:rsidR="00F06B8F" w:rsidRPr="00B60503" w:rsidRDefault="00A94385" w:rsidP="00003F11">
            <w:pPr>
              <w:keepNext/>
              <w:spacing w:before="0"/>
              <w:jc w:val="center"/>
              <w:rPr>
                <w:rFonts w:asciiTheme="minorHAnsi" w:hAnsiTheme="minorHAnsi"/>
              </w:rPr>
            </w:pPr>
            <w:r>
              <w:rPr>
                <w:rFonts w:asciiTheme="minorHAnsi" w:hAnsiTheme="minorHAnsi"/>
              </w:rPr>
              <w:t>04</w:t>
            </w:r>
          </w:p>
        </w:tc>
        <w:tc>
          <w:tcPr>
            <w:tcW w:w="10204" w:type="dxa"/>
            <w:gridSpan w:val="2"/>
          </w:tcPr>
          <w:p w14:paraId="5E988D90" w14:textId="77777777" w:rsidR="00F06B8F" w:rsidRPr="00093E18" w:rsidRDefault="00F06B8F" w:rsidP="00003F11">
            <w:pPr>
              <w:keepNext/>
              <w:spacing w:before="0"/>
              <w:rPr>
                <w:rFonts w:asciiTheme="minorHAnsi" w:hAnsiTheme="minorHAnsi"/>
              </w:rPr>
            </w:pPr>
            <w:r w:rsidRPr="00093E18">
              <w:rPr>
                <w:rFonts w:asciiTheme="minorHAnsi" w:hAnsiTheme="minorHAnsi"/>
              </w:rPr>
              <w:t>PV array</w:t>
            </w:r>
            <w:r>
              <w:rPr>
                <w:rFonts w:asciiTheme="minorHAnsi" w:hAnsiTheme="minorHAnsi"/>
              </w:rPr>
              <w:t xml:space="preserve"> installed at either:</w:t>
            </w:r>
          </w:p>
          <w:p w14:paraId="5E988D91" w14:textId="5D2A247E" w:rsidR="00F06B8F" w:rsidRPr="0007396B" w:rsidRDefault="00F06B8F" w:rsidP="001939A0">
            <w:pPr>
              <w:pStyle w:val="ListParagraph"/>
              <w:keepNext/>
              <w:numPr>
                <w:ilvl w:val="0"/>
                <w:numId w:val="25"/>
              </w:numPr>
              <w:spacing w:before="0"/>
              <w:ind w:left="700"/>
              <w:outlineLvl w:val="1"/>
              <w:rPr>
                <w:rFonts w:asciiTheme="minorHAnsi" w:hAnsiTheme="minorHAnsi"/>
              </w:rPr>
            </w:pPr>
            <w:r>
              <w:rPr>
                <w:rFonts w:asciiTheme="minorHAnsi" w:hAnsiTheme="minorHAnsi"/>
              </w:rPr>
              <w:t xml:space="preserve">A roof pitch no greater than </w:t>
            </w:r>
            <w:r w:rsidRPr="00886A4D">
              <w:rPr>
                <w:rFonts w:asciiTheme="minorHAnsi" w:hAnsiTheme="minorHAnsi"/>
              </w:rPr>
              <w:t>2.4</w:t>
            </w:r>
            <w:r w:rsidR="001939A0">
              <w:rPr>
                <w:rFonts w:asciiTheme="minorHAnsi" w:hAnsiTheme="minorHAnsi"/>
              </w:rPr>
              <w:t>°</w:t>
            </w:r>
            <w:r w:rsidRPr="00886A4D">
              <w:rPr>
                <w:rFonts w:asciiTheme="minorHAnsi" w:hAnsiTheme="minorHAnsi"/>
              </w:rPr>
              <w:t xml:space="preserve"> </w:t>
            </w:r>
            <w:r>
              <w:rPr>
                <w:rFonts w:asciiTheme="minorHAnsi" w:hAnsiTheme="minorHAnsi"/>
              </w:rPr>
              <w:t xml:space="preserve">(ratio of rise to run no greater than </w:t>
            </w:r>
            <w:r w:rsidRPr="00886A4D">
              <w:rPr>
                <w:rFonts w:asciiTheme="minorHAnsi" w:hAnsiTheme="minorHAnsi"/>
              </w:rPr>
              <w:t>0.5:12</w:t>
            </w:r>
            <w:r>
              <w:rPr>
                <w:rFonts w:asciiTheme="minorHAnsi" w:hAnsiTheme="minorHAnsi"/>
              </w:rPr>
              <w:t>)</w:t>
            </w:r>
            <w:r w:rsidR="001939A0">
              <w:rPr>
                <w:rFonts w:asciiTheme="minorHAnsi" w:hAnsiTheme="minorHAnsi"/>
              </w:rPr>
              <w:t>; or</w:t>
            </w:r>
          </w:p>
          <w:p w14:paraId="5E988D92" w14:textId="7543B683" w:rsidR="00F06B8F" w:rsidRPr="00F06B8F" w:rsidRDefault="00F06B8F" w:rsidP="001939A0">
            <w:pPr>
              <w:pStyle w:val="ListParagraph"/>
              <w:keepNext/>
              <w:numPr>
                <w:ilvl w:val="0"/>
                <w:numId w:val="25"/>
              </w:numPr>
              <w:spacing w:before="0"/>
              <w:ind w:left="700"/>
              <w:rPr>
                <w:rFonts w:asciiTheme="minorHAnsi" w:hAnsiTheme="minorHAnsi"/>
              </w:rPr>
            </w:pPr>
            <w:r>
              <w:rPr>
                <w:rFonts w:asciiTheme="minorHAnsi" w:hAnsiTheme="minorHAnsi"/>
              </w:rPr>
              <w:t>A roof pitch greater than 2.4</w:t>
            </w:r>
            <w:r w:rsidR="001939A0">
              <w:rPr>
                <w:rFonts w:asciiTheme="minorHAnsi" w:hAnsiTheme="minorHAnsi"/>
              </w:rPr>
              <w:t>°</w:t>
            </w:r>
            <w:r>
              <w:rPr>
                <w:rFonts w:asciiTheme="minorHAnsi" w:hAnsiTheme="minorHAnsi"/>
              </w:rPr>
              <w:t xml:space="preserve"> and no greater than </w:t>
            </w:r>
            <w:r w:rsidRPr="00B60503">
              <w:rPr>
                <w:rFonts w:asciiTheme="minorHAnsi" w:hAnsiTheme="minorHAnsi"/>
              </w:rPr>
              <w:t>30.3</w:t>
            </w:r>
            <w:r w:rsidR="001939A0">
              <w:rPr>
                <w:rFonts w:asciiTheme="minorHAnsi" w:hAnsiTheme="minorHAnsi"/>
              </w:rPr>
              <w:t>°</w:t>
            </w:r>
            <w:r w:rsidRPr="00B60503">
              <w:rPr>
                <w:rFonts w:asciiTheme="minorHAnsi" w:hAnsiTheme="minorHAnsi"/>
              </w:rPr>
              <w:t xml:space="preserve"> </w:t>
            </w:r>
            <w:r>
              <w:rPr>
                <w:rFonts w:asciiTheme="minorHAnsi" w:hAnsiTheme="minorHAnsi"/>
              </w:rPr>
              <w:t xml:space="preserve">(ratio of rise to run no greater than </w:t>
            </w:r>
            <w:r w:rsidRPr="00B60503">
              <w:rPr>
                <w:rFonts w:asciiTheme="minorHAnsi" w:hAnsiTheme="minorHAnsi"/>
              </w:rPr>
              <w:t>7:12</w:t>
            </w:r>
            <w:r>
              <w:rPr>
                <w:rFonts w:asciiTheme="minorHAnsi" w:hAnsiTheme="minorHAnsi"/>
              </w:rPr>
              <w:t xml:space="preserve">) </w:t>
            </w:r>
            <w:r w:rsidRPr="00B60503">
              <w:rPr>
                <w:rFonts w:asciiTheme="minorHAnsi" w:hAnsiTheme="minorHAnsi"/>
              </w:rPr>
              <w:t>and with an orientation between 110</w:t>
            </w:r>
            <w:r w:rsidR="001939A0">
              <w:rPr>
                <w:rFonts w:asciiTheme="minorHAnsi" w:hAnsiTheme="minorHAnsi"/>
              </w:rPr>
              <w:t>°</w:t>
            </w:r>
            <w:r w:rsidRPr="00B60503">
              <w:rPr>
                <w:rFonts w:asciiTheme="minorHAnsi" w:hAnsiTheme="minorHAnsi"/>
              </w:rPr>
              <w:t xml:space="preserve"> and 270</w:t>
            </w:r>
            <w:r w:rsidR="001939A0">
              <w:rPr>
                <w:rFonts w:asciiTheme="minorHAnsi" w:hAnsiTheme="minorHAnsi"/>
              </w:rPr>
              <w:t>°</w:t>
            </w:r>
            <w:r w:rsidRPr="00B60503">
              <w:rPr>
                <w:rFonts w:asciiTheme="minorHAnsi" w:hAnsiTheme="minorHAnsi"/>
              </w:rPr>
              <w:t xml:space="preserve"> </w:t>
            </w:r>
            <w:r w:rsidR="00105B99">
              <w:rPr>
                <w:rFonts w:asciiTheme="minorHAnsi" w:hAnsiTheme="minorHAnsi"/>
              </w:rPr>
              <w:t>relative to</w:t>
            </w:r>
            <w:r w:rsidR="00105B99" w:rsidRPr="00B60503">
              <w:rPr>
                <w:rFonts w:asciiTheme="minorHAnsi" w:hAnsiTheme="minorHAnsi"/>
              </w:rPr>
              <w:t xml:space="preserve"> </w:t>
            </w:r>
            <w:r w:rsidRPr="00B60503">
              <w:rPr>
                <w:rFonts w:asciiTheme="minorHAnsi" w:hAnsiTheme="minorHAnsi"/>
              </w:rPr>
              <w:t>true north.</w:t>
            </w:r>
          </w:p>
        </w:tc>
      </w:tr>
      <w:tr w:rsidR="00F06B8F" w:rsidRPr="00B60503" w14:paraId="5E988D99" w14:textId="77777777" w:rsidTr="008827AA">
        <w:trPr>
          <w:trHeight w:val="288"/>
        </w:trPr>
        <w:tc>
          <w:tcPr>
            <w:tcW w:w="812" w:type="dxa"/>
            <w:vAlign w:val="center"/>
          </w:tcPr>
          <w:p w14:paraId="5E988D94" w14:textId="259F1580" w:rsidR="00F06B8F" w:rsidRPr="00B60503" w:rsidRDefault="00A94385" w:rsidP="00003F11">
            <w:pPr>
              <w:keepNext/>
              <w:spacing w:before="0"/>
              <w:jc w:val="center"/>
              <w:rPr>
                <w:rFonts w:asciiTheme="minorHAnsi" w:hAnsiTheme="minorHAnsi"/>
              </w:rPr>
            </w:pPr>
            <w:r>
              <w:rPr>
                <w:rFonts w:asciiTheme="minorHAnsi" w:hAnsiTheme="minorHAnsi"/>
              </w:rPr>
              <w:t>05</w:t>
            </w:r>
          </w:p>
        </w:tc>
        <w:tc>
          <w:tcPr>
            <w:tcW w:w="10204" w:type="dxa"/>
            <w:gridSpan w:val="2"/>
          </w:tcPr>
          <w:p w14:paraId="5E988D95" w14:textId="77777777" w:rsidR="00F06B8F" w:rsidRPr="00093E18" w:rsidRDefault="00F06B8F" w:rsidP="00003F11">
            <w:pPr>
              <w:keepNext/>
              <w:spacing w:before="0"/>
              <w:rPr>
                <w:rFonts w:asciiTheme="minorHAnsi" w:hAnsiTheme="minorHAnsi"/>
              </w:rPr>
            </w:pPr>
            <w:r>
              <w:rPr>
                <w:rFonts w:asciiTheme="minorHAnsi" w:hAnsiTheme="minorHAnsi"/>
              </w:rPr>
              <w:t xml:space="preserve">The PV System is equipped with one of the following: </w:t>
            </w:r>
          </w:p>
          <w:p w14:paraId="5E988D96" w14:textId="63089615" w:rsidR="00F06B8F" w:rsidRPr="00B60503" w:rsidRDefault="00F06B8F" w:rsidP="00F06B8F">
            <w:pPr>
              <w:pStyle w:val="ListParagraph"/>
              <w:keepNext/>
              <w:numPr>
                <w:ilvl w:val="0"/>
                <w:numId w:val="26"/>
              </w:numPr>
              <w:spacing w:before="0"/>
              <w:rPr>
                <w:rFonts w:asciiTheme="minorHAnsi" w:hAnsiTheme="minorHAnsi"/>
              </w:rPr>
            </w:pPr>
            <w:r>
              <w:rPr>
                <w:rFonts w:asciiTheme="minorHAnsi" w:hAnsiTheme="minorHAnsi"/>
              </w:rPr>
              <w:t xml:space="preserve">A </w:t>
            </w:r>
            <w:r w:rsidRPr="00B60503">
              <w:rPr>
                <w:rFonts w:asciiTheme="minorHAnsi" w:hAnsiTheme="minorHAnsi"/>
              </w:rPr>
              <w:t>system energy production meter that is integral to the inverter</w:t>
            </w:r>
            <w:r w:rsidR="001939A0">
              <w:rPr>
                <w:rFonts w:asciiTheme="minorHAnsi" w:hAnsiTheme="minorHAnsi"/>
              </w:rPr>
              <w:t>;</w:t>
            </w:r>
          </w:p>
          <w:p w14:paraId="5E988D97" w14:textId="5B728183" w:rsidR="00F06B8F" w:rsidRPr="00B60503" w:rsidRDefault="00F06B8F" w:rsidP="00F06B8F">
            <w:pPr>
              <w:pStyle w:val="ListParagraph"/>
              <w:keepNext/>
              <w:numPr>
                <w:ilvl w:val="0"/>
                <w:numId w:val="26"/>
              </w:numPr>
              <w:spacing w:before="0"/>
              <w:rPr>
                <w:rFonts w:asciiTheme="minorHAnsi" w:hAnsiTheme="minorHAnsi"/>
              </w:rPr>
            </w:pPr>
            <w:r>
              <w:rPr>
                <w:rFonts w:asciiTheme="minorHAnsi" w:hAnsiTheme="minorHAnsi"/>
              </w:rPr>
              <w:t xml:space="preserve">A </w:t>
            </w:r>
            <w:r w:rsidRPr="00B60503">
              <w:rPr>
                <w:rFonts w:asciiTheme="minorHAnsi" w:hAnsiTheme="minorHAnsi"/>
              </w:rPr>
              <w:t>standalone system energy production meter</w:t>
            </w:r>
            <w:r w:rsidR="001939A0">
              <w:rPr>
                <w:rFonts w:asciiTheme="minorHAnsi" w:hAnsiTheme="minorHAnsi"/>
              </w:rPr>
              <w:t>;</w:t>
            </w:r>
          </w:p>
          <w:p w14:paraId="5E988D98" w14:textId="77777777" w:rsidR="00F06B8F" w:rsidRPr="00F06B8F" w:rsidRDefault="00F06B8F" w:rsidP="00F06B8F">
            <w:pPr>
              <w:pStyle w:val="ListParagraph"/>
              <w:keepNext/>
              <w:numPr>
                <w:ilvl w:val="0"/>
                <w:numId w:val="26"/>
              </w:numPr>
              <w:spacing w:before="0"/>
              <w:rPr>
                <w:rFonts w:asciiTheme="minorHAnsi" w:hAnsiTheme="minorHAnsi"/>
              </w:rPr>
            </w:pPr>
            <w:r w:rsidRPr="00F06B8F">
              <w:rPr>
                <w:rFonts w:asciiTheme="minorHAnsi" w:hAnsiTheme="minorHAnsi"/>
              </w:rPr>
              <w:t>An energy production monitoring system.</w:t>
            </w:r>
          </w:p>
        </w:tc>
      </w:tr>
      <w:tr w:rsidR="00F06B8F" w:rsidRPr="00B60503" w14:paraId="5E988D9C" w14:textId="77777777" w:rsidTr="008827AA">
        <w:trPr>
          <w:trHeight w:val="288"/>
        </w:trPr>
        <w:tc>
          <w:tcPr>
            <w:tcW w:w="812" w:type="dxa"/>
            <w:vAlign w:val="center"/>
          </w:tcPr>
          <w:p w14:paraId="5E988D9A" w14:textId="60BCFE30" w:rsidR="00F06B8F" w:rsidRPr="00B60503" w:rsidRDefault="00A94385" w:rsidP="00003F11">
            <w:pPr>
              <w:keepNext/>
              <w:spacing w:before="0"/>
              <w:jc w:val="center"/>
              <w:rPr>
                <w:rFonts w:asciiTheme="minorHAnsi" w:hAnsiTheme="minorHAnsi"/>
              </w:rPr>
            </w:pPr>
            <w:r>
              <w:rPr>
                <w:rFonts w:asciiTheme="minorHAnsi" w:hAnsiTheme="minorHAnsi"/>
              </w:rPr>
              <w:t>06</w:t>
            </w:r>
          </w:p>
        </w:tc>
        <w:tc>
          <w:tcPr>
            <w:tcW w:w="10204" w:type="dxa"/>
            <w:gridSpan w:val="2"/>
          </w:tcPr>
          <w:p w14:paraId="5E988D9B" w14:textId="77777777" w:rsidR="00F06B8F" w:rsidRPr="00B60503" w:rsidRDefault="00F06B8F" w:rsidP="00003F11">
            <w:pPr>
              <w:keepNext/>
              <w:spacing w:before="0"/>
              <w:rPr>
                <w:rFonts w:asciiTheme="minorHAnsi" w:hAnsiTheme="minorHAnsi"/>
              </w:rPr>
            </w:pPr>
            <w:r>
              <w:rPr>
                <w:rFonts w:asciiTheme="minorHAnsi" w:hAnsiTheme="minorHAnsi"/>
              </w:rPr>
              <w:t>Any obstruction that projects above a PV array shall be located twice the distance, measured in the horizontal plane, of the height difference between the highest point of the obstruction and the horizontal projection of the nearest point of the PV array, measured in the vertical plane.</w:t>
            </w:r>
          </w:p>
        </w:tc>
      </w:tr>
      <w:tr w:rsidR="001E3266" w:rsidRPr="00B60503" w14:paraId="5E988D9E" w14:textId="77777777" w:rsidTr="00132BA5">
        <w:trPr>
          <w:trHeight w:val="288"/>
        </w:trPr>
        <w:tc>
          <w:tcPr>
            <w:tcW w:w="11016" w:type="dxa"/>
            <w:gridSpan w:val="3"/>
            <w:tcBorders>
              <w:bottom w:val="single" w:sz="4" w:space="0" w:color="000000" w:themeColor="text1"/>
            </w:tcBorders>
            <w:vAlign w:val="center"/>
          </w:tcPr>
          <w:p w14:paraId="5E988D9D" w14:textId="77777777" w:rsidR="001E3266" w:rsidRPr="00E15E4D" w:rsidRDefault="001E3266" w:rsidP="001E3266">
            <w:pPr>
              <w:spacing w:before="0" w:line="276" w:lineRule="auto"/>
              <w:rPr>
                <w:rFonts w:asciiTheme="minorHAnsi" w:hAnsiTheme="minorHAnsi"/>
              </w:rPr>
            </w:pPr>
            <w:r w:rsidRPr="001E3266">
              <w:rPr>
                <w:rFonts w:ascii="Calibri" w:eastAsia="Calibri" w:hAnsi="Calibri"/>
                <w:b/>
                <w:sz w:val="18"/>
                <w:szCs w:val="18"/>
              </w:rPr>
              <w:t xml:space="preserve">The responsible person’s signature on this compliance document affirms that all applicable requirements in this table have been met.  </w:t>
            </w:r>
          </w:p>
        </w:tc>
      </w:tr>
    </w:tbl>
    <w:p w14:paraId="5E988D9F" w14:textId="77777777" w:rsidR="00003F11" w:rsidRDefault="00003F11" w:rsidP="00003F11">
      <w:pPr>
        <w:spacing w:before="0"/>
        <w:rPr>
          <w:rFonts w:asciiTheme="minorHAnsi" w:hAnsiTheme="minorHAnsi"/>
        </w:rPr>
      </w:pPr>
    </w:p>
    <w:p w14:paraId="107C34D7" w14:textId="77777777" w:rsidR="00365244" w:rsidRDefault="00365244">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321"/>
        <w:gridCol w:w="271"/>
        <w:gridCol w:w="2558"/>
        <w:gridCol w:w="2822"/>
      </w:tblGrid>
      <w:tr w:rsidR="00E0303F" w:rsidRPr="00E0303F" w14:paraId="5E988DA1" w14:textId="77777777" w:rsidTr="00365244">
        <w:trPr>
          <w:trHeight w:val="251"/>
        </w:trPr>
        <w:tc>
          <w:tcPr>
            <w:tcW w:w="10972" w:type="dxa"/>
            <w:gridSpan w:val="4"/>
            <w:vAlign w:val="center"/>
          </w:tcPr>
          <w:p w14:paraId="5E988DA0" w14:textId="77777777" w:rsidR="00E0303F" w:rsidRPr="00E0303F" w:rsidRDefault="00E0303F" w:rsidP="00E0303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rPr>
                <w:rFonts w:ascii="Times New Roman" w:hAnsi="Times New Roman" w:cs="Arial"/>
                <w:b/>
              </w:rPr>
            </w:pPr>
            <w:r w:rsidRPr="00E0303F">
              <w:rPr>
                <w:rFonts w:asciiTheme="minorHAnsi" w:hAnsiTheme="minorHAnsi" w:cs="Arial"/>
                <w:b/>
                <w:caps/>
                <w:sz w:val="18"/>
                <w:szCs w:val="18"/>
              </w:rPr>
              <w:lastRenderedPageBreak/>
              <w:t>Documentation Author's Declaration Statement</w:t>
            </w:r>
          </w:p>
        </w:tc>
      </w:tr>
      <w:tr w:rsidR="00E0303F" w:rsidRPr="00E0303F" w14:paraId="5E988DA3" w14:textId="77777777" w:rsidTr="00365244">
        <w:trPr>
          <w:trHeight w:hRule="exact" w:val="360"/>
        </w:trPr>
        <w:tc>
          <w:tcPr>
            <w:tcW w:w="10972" w:type="dxa"/>
            <w:gridSpan w:val="4"/>
            <w:vAlign w:val="center"/>
          </w:tcPr>
          <w:p w14:paraId="5E988DA2" w14:textId="77777777" w:rsidR="00E0303F" w:rsidRPr="00E0303F" w:rsidRDefault="00E0303F" w:rsidP="00A94385">
            <w:pPr>
              <w:keepNext/>
              <w:numPr>
                <w:ilvl w:val="0"/>
                <w:numId w:val="11"/>
              </w:numPr>
              <w:tabs>
                <w:tab w:val="left" w:pos="-2600"/>
              </w:tabs>
              <w:spacing w:before="0"/>
              <w:ind w:right="90"/>
              <w:outlineLvl w:val="2"/>
              <w:rPr>
                <w:rFonts w:asciiTheme="minorHAnsi" w:hAnsiTheme="minorHAnsi"/>
                <w:sz w:val="18"/>
                <w:szCs w:val="18"/>
              </w:rPr>
            </w:pPr>
            <w:r w:rsidRPr="00E0303F">
              <w:rPr>
                <w:rFonts w:asciiTheme="minorHAnsi" w:hAnsiTheme="minorHAnsi"/>
                <w:sz w:val="18"/>
                <w:szCs w:val="18"/>
              </w:rPr>
              <w:t>I certify that this Certificate of Installation documentation is accurate and complete.</w:t>
            </w:r>
          </w:p>
        </w:tc>
      </w:tr>
      <w:tr w:rsidR="00E0303F" w:rsidRPr="00E0303F" w14:paraId="5E988DA6" w14:textId="77777777" w:rsidTr="00365244">
        <w:trPr>
          <w:trHeight w:val="360"/>
        </w:trPr>
        <w:tc>
          <w:tcPr>
            <w:tcW w:w="5592" w:type="dxa"/>
            <w:gridSpan w:val="2"/>
          </w:tcPr>
          <w:p w14:paraId="5E988DA4" w14:textId="77777777" w:rsidR="00E0303F" w:rsidRPr="00E0303F" w:rsidRDefault="00E0303F" w:rsidP="00E0303F">
            <w:pPr>
              <w:keepNext/>
              <w:spacing w:before="0"/>
              <w:rPr>
                <w:rFonts w:asciiTheme="minorHAnsi" w:hAnsiTheme="minorHAnsi"/>
                <w:sz w:val="14"/>
                <w:szCs w:val="14"/>
              </w:rPr>
            </w:pPr>
            <w:r w:rsidRPr="00E0303F">
              <w:rPr>
                <w:rFonts w:asciiTheme="minorHAnsi" w:hAnsiTheme="minorHAnsi"/>
                <w:sz w:val="14"/>
                <w:szCs w:val="14"/>
              </w:rPr>
              <w:t>Documentation Author Name:</w:t>
            </w:r>
          </w:p>
        </w:tc>
        <w:tc>
          <w:tcPr>
            <w:tcW w:w="5380" w:type="dxa"/>
            <w:gridSpan w:val="2"/>
          </w:tcPr>
          <w:p w14:paraId="5E988DA5" w14:textId="77777777" w:rsidR="00E0303F" w:rsidRPr="00E0303F" w:rsidRDefault="00E0303F" w:rsidP="00E0303F">
            <w:pPr>
              <w:keepNext/>
              <w:spacing w:before="0"/>
              <w:rPr>
                <w:rFonts w:asciiTheme="minorHAnsi" w:hAnsiTheme="minorHAnsi"/>
                <w:sz w:val="14"/>
                <w:szCs w:val="14"/>
              </w:rPr>
            </w:pPr>
            <w:r w:rsidRPr="00E0303F">
              <w:rPr>
                <w:rFonts w:asciiTheme="minorHAnsi" w:hAnsiTheme="minorHAnsi"/>
                <w:sz w:val="14"/>
                <w:szCs w:val="14"/>
              </w:rPr>
              <w:t>Documentation Author Signature:</w:t>
            </w:r>
          </w:p>
        </w:tc>
      </w:tr>
      <w:tr w:rsidR="00E0303F" w:rsidRPr="00E0303F" w14:paraId="5E988DA9" w14:textId="77777777" w:rsidTr="00365244">
        <w:trPr>
          <w:trHeight w:val="360"/>
        </w:trPr>
        <w:tc>
          <w:tcPr>
            <w:tcW w:w="5592" w:type="dxa"/>
            <w:gridSpan w:val="2"/>
          </w:tcPr>
          <w:p w14:paraId="5E988DA7" w14:textId="77777777" w:rsidR="00E0303F" w:rsidRPr="00E0303F" w:rsidRDefault="00E0303F" w:rsidP="00E0303F">
            <w:pPr>
              <w:keepNext/>
              <w:spacing w:before="0"/>
              <w:rPr>
                <w:rFonts w:asciiTheme="minorHAnsi" w:hAnsiTheme="minorHAnsi"/>
                <w:sz w:val="14"/>
                <w:szCs w:val="14"/>
              </w:rPr>
            </w:pPr>
            <w:r w:rsidRPr="00E0303F">
              <w:rPr>
                <w:rFonts w:asciiTheme="minorHAnsi" w:hAnsiTheme="minorHAnsi"/>
                <w:sz w:val="14"/>
                <w:szCs w:val="14"/>
              </w:rPr>
              <w:t>Documentation Author Company Name:</w:t>
            </w:r>
          </w:p>
        </w:tc>
        <w:tc>
          <w:tcPr>
            <w:tcW w:w="5380" w:type="dxa"/>
            <w:gridSpan w:val="2"/>
          </w:tcPr>
          <w:p w14:paraId="5E988DA8" w14:textId="77777777" w:rsidR="00E0303F" w:rsidRPr="00E0303F" w:rsidRDefault="00E0303F" w:rsidP="00E0303F">
            <w:pPr>
              <w:keepNext/>
              <w:spacing w:before="0"/>
              <w:rPr>
                <w:rFonts w:asciiTheme="minorHAnsi" w:hAnsiTheme="minorHAnsi"/>
                <w:sz w:val="14"/>
                <w:szCs w:val="14"/>
              </w:rPr>
            </w:pPr>
            <w:r w:rsidRPr="00E0303F">
              <w:rPr>
                <w:rFonts w:asciiTheme="minorHAnsi" w:hAnsiTheme="minorHAnsi"/>
                <w:sz w:val="14"/>
                <w:szCs w:val="14"/>
              </w:rPr>
              <w:t>Date Signed:</w:t>
            </w:r>
          </w:p>
        </w:tc>
      </w:tr>
      <w:tr w:rsidR="00E0303F" w:rsidRPr="00E0303F" w14:paraId="5E988DAC" w14:textId="77777777" w:rsidTr="00365244">
        <w:trPr>
          <w:trHeight w:val="360"/>
        </w:trPr>
        <w:tc>
          <w:tcPr>
            <w:tcW w:w="5592" w:type="dxa"/>
            <w:gridSpan w:val="2"/>
          </w:tcPr>
          <w:p w14:paraId="5E988DAA" w14:textId="77777777" w:rsidR="00E0303F" w:rsidRPr="00E0303F" w:rsidRDefault="00E0303F" w:rsidP="00E0303F">
            <w:pPr>
              <w:keepNext/>
              <w:spacing w:before="0"/>
              <w:rPr>
                <w:rFonts w:asciiTheme="minorHAnsi" w:hAnsiTheme="minorHAnsi"/>
                <w:sz w:val="14"/>
                <w:szCs w:val="14"/>
              </w:rPr>
            </w:pPr>
            <w:r w:rsidRPr="00E0303F">
              <w:rPr>
                <w:rFonts w:asciiTheme="minorHAnsi" w:hAnsiTheme="minorHAnsi"/>
                <w:sz w:val="14"/>
                <w:szCs w:val="14"/>
              </w:rPr>
              <w:t>Address:</w:t>
            </w:r>
          </w:p>
        </w:tc>
        <w:tc>
          <w:tcPr>
            <w:tcW w:w="5380" w:type="dxa"/>
            <w:gridSpan w:val="2"/>
          </w:tcPr>
          <w:p w14:paraId="5E988DAB" w14:textId="1BD918FC" w:rsidR="00E0303F" w:rsidRPr="00E0303F" w:rsidRDefault="00E0303F" w:rsidP="00365244">
            <w:pPr>
              <w:keepNext/>
              <w:spacing w:before="0"/>
              <w:rPr>
                <w:rFonts w:asciiTheme="minorHAnsi" w:hAnsiTheme="minorHAnsi"/>
                <w:sz w:val="14"/>
                <w:szCs w:val="14"/>
              </w:rPr>
            </w:pPr>
            <w:r w:rsidRPr="00E0303F">
              <w:rPr>
                <w:rFonts w:asciiTheme="minorHAnsi" w:hAnsiTheme="minorHAnsi"/>
                <w:sz w:val="14"/>
                <w:szCs w:val="14"/>
              </w:rPr>
              <w:t>CEA/HERS Certification Identification (</w:t>
            </w:r>
            <w:r w:rsidR="00F3706F">
              <w:rPr>
                <w:rFonts w:asciiTheme="minorHAnsi" w:hAnsiTheme="minorHAnsi"/>
                <w:sz w:val="14"/>
                <w:szCs w:val="14"/>
              </w:rPr>
              <w:t>i</w:t>
            </w:r>
            <w:r w:rsidRPr="00E0303F">
              <w:rPr>
                <w:rFonts w:asciiTheme="minorHAnsi" w:hAnsiTheme="minorHAnsi"/>
                <w:sz w:val="14"/>
                <w:szCs w:val="14"/>
              </w:rPr>
              <w:t>f applicable):</w:t>
            </w:r>
          </w:p>
        </w:tc>
      </w:tr>
      <w:tr w:rsidR="00E0303F" w:rsidRPr="00E0303F" w14:paraId="5E988DAF" w14:textId="77777777" w:rsidTr="00365244">
        <w:trPr>
          <w:trHeight w:val="360"/>
        </w:trPr>
        <w:tc>
          <w:tcPr>
            <w:tcW w:w="5592" w:type="dxa"/>
            <w:gridSpan w:val="2"/>
          </w:tcPr>
          <w:p w14:paraId="5E988DAD" w14:textId="77777777" w:rsidR="00E0303F" w:rsidRPr="00E0303F" w:rsidRDefault="00E0303F" w:rsidP="00E0303F">
            <w:pPr>
              <w:keepNext/>
              <w:spacing w:before="0"/>
              <w:rPr>
                <w:rFonts w:asciiTheme="minorHAnsi" w:hAnsiTheme="minorHAnsi"/>
                <w:sz w:val="14"/>
                <w:szCs w:val="14"/>
              </w:rPr>
            </w:pPr>
            <w:r w:rsidRPr="00E0303F">
              <w:rPr>
                <w:rFonts w:asciiTheme="minorHAnsi" w:hAnsiTheme="minorHAnsi"/>
                <w:sz w:val="14"/>
                <w:szCs w:val="14"/>
              </w:rPr>
              <w:t>City/State/Zip:</w:t>
            </w:r>
          </w:p>
        </w:tc>
        <w:tc>
          <w:tcPr>
            <w:tcW w:w="5380" w:type="dxa"/>
            <w:gridSpan w:val="2"/>
          </w:tcPr>
          <w:p w14:paraId="5E988DAE" w14:textId="77777777" w:rsidR="00E0303F" w:rsidRPr="00E0303F" w:rsidRDefault="00E0303F" w:rsidP="00E0303F">
            <w:pPr>
              <w:keepNext/>
              <w:spacing w:before="0"/>
              <w:rPr>
                <w:rFonts w:asciiTheme="minorHAnsi" w:hAnsiTheme="minorHAnsi"/>
                <w:sz w:val="14"/>
                <w:szCs w:val="14"/>
              </w:rPr>
            </w:pPr>
            <w:r w:rsidRPr="00E0303F">
              <w:rPr>
                <w:rFonts w:asciiTheme="minorHAnsi" w:hAnsiTheme="minorHAnsi"/>
                <w:sz w:val="14"/>
                <w:szCs w:val="14"/>
              </w:rPr>
              <w:t>Phone:</w:t>
            </w:r>
          </w:p>
        </w:tc>
      </w:tr>
      <w:tr w:rsidR="00E0303F" w:rsidRPr="00E0303F" w14:paraId="5E988DB1" w14:textId="77777777" w:rsidTr="00365244">
        <w:tblPrEx>
          <w:tblCellMar>
            <w:left w:w="115" w:type="dxa"/>
            <w:right w:w="115" w:type="dxa"/>
          </w:tblCellMar>
        </w:tblPrEx>
        <w:trPr>
          <w:trHeight w:val="296"/>
        </w:trPr>
        <w:tc>
          <w:tcPr>
            <w:tcW w:w="10972" w:type="dxa"/>
            <w:gridSpan w:val="4"/>
            <w:vAlign w:val="center"/>
          </w:tcPr>
          <w:p w14:paraId="5E988DB0" w14:textId="77777777" w:rsidR="00E0303F" w:rsidRPr="00E0303F" w:rsidRDefault="00E0303F" w:rsidP="00E0303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rPr>
                <w:rFonts w:asciiTheme="minorHAnsi" w:hAnsiTheme="minorHAnsi"/>
                <w:sz w:val="18"/>
                <w:szCs w:val="18"/>
              </w:rPr>
            </w:pPr>
            <w:r w:rsidRPr="00E0303F">
              <w:rPr>
                <w:rFonts w:asciiTheme="minorHAnsi" w:hAnsiTheme="minorHAnsi" w:cs="Arial"/>
                <w:b/>
                <w:caps/>
                <w:sz w:val="18"/>
                <w:szCs w:val="18"/>
              </w:rPr>
              <w:t>Responsible Person's Declaration statement</w:t>
            </w:r>
          </w:p>
        </w:tc>
      </w:tr>
      <w:tr w:rsidR="00E0303F" w:rsidRPr="00E0303F" w14:paraId="5E988DB8" w14:textId="77777777" w:rsidTr="00365244">
        <w:tblPrEx>
          <w:tblCellMar>
            <w:left w:w="115" w:type="dxa"/>
            <w:right w:w="115" w:type="dxa"/>
          </w:tblCellMar>
        </w:tblPrEx>
        <w:trPr>
          <w:trHeight w:val="504"/>
        </w:trPr>
        <w:tc>
          <w:tcPr>
            <w:tcW w:w="10972" w:type="dxa"/>
            <w:gridSpan w:val="4"/>
          </w:tcPr>
          <w:p w14:paraId="12F405A6" w14:textId="77777777" w:rsidR="00B12747" w:rsidRDefault="00B12747" w:rsidP="00B12747">
            <w:pPr>
              <w:pStyle w:val="Heading3"/>
              <w:numPr>
                <w:ilvl w:val="0"/>
                <w:numId w:val="0"/>
              </w:numPr>
              <w:spacing w:before="60"/>
              <w:ind w:right="86"/>
              <w:rPr>
                <w:ins w:id="0" w:author="Author"/>
                <w:rFonts w:asciiTheme="minorHAnsi" w:hAnsiTheme="minorHAnsi"/>
                <w:sz w:val="18"/>
              </w:rPr>
            </w:pPr>
            <w:ins w:id="1" w:author="Author">
              <w:r>
                <w:rPr>
                  <w:rFonts w:asciiTheme="minorHAnsi" w:hAnsiTheme="minorHAnsi"/>
                  <w:sz w:val="18"/>
                </w:rPr>
                <w:t xml:space="preserve">I certify the following under penalty of perjury, under the laws of the State of California: </w:t>
              </w:r>
            </w:ins>
          </w:p>
          <w:p w14:paraId="36897FD5" w14:textId="77777777" w:rsidR="00B12747" w:rsidRDefault="00B12747" w:rsidP="00B12747">
            <w:pPr>
              <w:pStyle w:val="Heading3"/>
              <w:numPr>
                <w:ilvl w:val="0"/>
                <w:numId w:val="31"/>
              </w:numPr>
              <w:tabs>
                <w:tab w:val="left" w:pos="-2600"/>
                <w:tab w:val="num" w:pos="1800"/>
              </w:tabs>
              <w:spacing w:before="0"/>
              <w:ind w:right="90"/>
              <w:rPr>
                <w:ins w:id="2" w:author="Author"/>
                <w:rFonts w:asciiTheme="minorHAnsi" w:hAnsiTheme="minorHAnsi"/>
                <w:color w:val="4F81BD" w:themeColor="accent1"/>
                <w:sz w:val="18"/>
              </w:rPr>
            </w:pPr>
            <w:ins w:id="3" w:author="Author">
              <w:r>
                <w:rPr>
                  <w:rFonts w:asciiTheme="minorHAnsi" w:hAnsiTheme="minorHAnsi"/>
                  <w:sz w:val="18"/>
                </w:rPr>
                <w:t xml:space="preserve">The information provided on this Certificate of Installation is true and correct. </w:t>
              </w:r>
            </w:ins>
          </w:p>
          <w:p w14:paraId="53F9CFA4" w14:textId="77777777" w:rsidR="00B12747" w:rsidRDefault="00B12747" w:rsidP="00B12747">
            <w:pPr>
              <w:keepNext/>
              <w:widowControl w:val="0"/>
              <w:numPr>
                <w:ilvl w:val="0"/>
                <w:numId w:val="31"/>
              </w:numPr>
              <w:spacing w:before="0"/>
              <w:ind w:right="90"/>
              <w:rPr>
                <w:ins w:id="4" w:author="Author"/>
                <w:rFonts w:asciiTheme="minorHAnsi" w:hAnsiTheme="minorHAnsi"/>
                <w:sz w:val="18"/>
              </w:rPr>
            </w:pPr>
            <w:ins w:id="5" w:author="Author">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ins>
          </w:p>
          <w:p w14:paraId="319FA870" w14:textId="77777777" w:rsidR="00B12747" w:rsidRDefault="00B12747" w:rsidP="00B12747">
            <w:pPr>
              <w:pStyle w:val="ListParagraph"/>
              <w:keepNext/>
              <w:numPr>
                <w:ilvl w:val="0"/>
                <w:numId w:val="31"/>
              </w:numPr>
              <w:autoSpaceDE w:val="0"/>
              <w:autoSpaceDN w:val="0"/>
              <w:adjustRightInd w:val="0"/>
              <w:spacing w:before="0"/>
              <w:ind w:right="90"/>
              <w:rPr>
                <w:ins w:id="6" w:author="Author"/>
                <w:rFonts w:asciiTheme="minorHAnsi" w:hAnsiTheme="minorHAnsi"/>
                <w:sz w:val="18"/>
                <w:szCs w:val="22"/>
              </w:rPr>
            </w:pPr>
            <w:ins w:id="7" w:author="Author">
              <w:r>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ins>
          </w:p>
          <w:p w14:paraId="5E988DB7" w14:textId="1F4124A9" w:rsidR="00E0303F" w:rsidRPr="00E0303F" w:rsidRDefault="00B12747" w:rsidP="00365244">
            <w:pPr>
              <w:keepNext/>
              <w:numPr>
                <w:ilvl w:val="0"/>
                <w:numId w:val="15"/>
              </w:numPr>
              <w:spacing w:before="0"/>
              <w:contextualSpacing/>
              <w:rPr>
                <w:rFonts w:ascii="Times New Roman" w:hAnsi="Times New Roman"/>
              </w:rPr>
            </w:pPr>
            <w:ins w:id="8" w:author="Author">
              <w:r>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tc>
      </w:tr>
      <w:tr w:rsidR="00E0303F" w:rsidRPr="00E0303F" w14:paraId="5E988DBB" w14:textId="77777777" w:rsidTr="00365244">
        <w:tblPrEx>
          <w:tblCellMar>
            <w:left w:w="108" w:type="dxa"/>
            <w:right w:w="108" w:type="dxa"/>
          </w:tblCellMar>
        </w:tblPrEx>
        <w:trPr>
          <w:trHeight w:val="360"/>
        </w:trPr>
        <w:tc>
          <w:tcPr>
            <w:tcW w:w="5321" w:type="dxa"/>
          </w:tcPr>
          <w:p w14:paraId="5E988DB9" w14:textId="77777777" w:rsidR="00E0303F" w:rsidRPr="00E0303F" w:rsidRDefault="00E0303F" w:rsidP="00E0303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E0303F">
              <w:rPr>
                <w:rFonts w:asciiTheme="minorHAnsi" w:hAnsiTheme="minorHAnsi"/>
                <w:sz w:val="14"/>
                <w:szCs w:val="14"/>
              </w:rPr>
              <w:t>Responsible Builder/Installer Name:</w:t>
            </w:r>
          </w:p>
        </w:tc>
        <w:tc>
          <w:tcPr>
            <w:tcW w:w="5651" w:type="dxa"/>
            <w:gridSpan w:val="3"/>
          </w:tcPr>
          <w:p w14:paraId="5E988DBA" w14:textId="77777777" w:rsidR="00E0303F" w:rsidRPr="00E0303F" w:rsidRDefault="00E0303F" w:rsidP="00E0303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E0303F">
              <w:rPr>
                <w:rFonts w:asciiTheme="minorHAnsi" w:hAnsiTheme="minorHAnsi"/>
                <w:sz w:val="14"/>
                <w:szCs w:val="14"/>
              </w:rPr>
              <w:t>Responsible Builder/Installer Signature:</w:t>
            </w:r>
          </w:p>
        </w:tc>
      </w:tr>
      <w:tr w:rsidR="00E0303F" w:rsidRPr="00E0303F" w14:paraId="5E988DBE" w14:textId="77777777" w:rsidTr="00365244">
        <w:tblPrEx>
          <w:tblCellMar>
            <w:left w:w="108" w:type="dxa"/>
            <w:right w:w="108" w:type="dxa"/>
          </w:tblCellMar>
        </w:tblPrEx>
        <w:trPr>
          <w:trHeight w:val="360"/>
        </w:trPr>
        <w:tc>
          <w:tcPr>
            <w:tcW w:w="5321" w:type="dxa"/>
            <w:tcBorders>
              <w:top w:val="single" w:sz="4" w:space="0" w:color="auto"/>
              <w:left w:val="single" w:sz="4" w:space="0" w:color="auto"/>
              <w:bottom w:val="single" w:sz="4" w:space="0" w:color="auto"/>
              <w:right w:val="single" w:sz="4" w:space="0" w:color="auto"/>
            </w:tcBorders>
          </w:tcPr>
          <w:p w14:paraId="5E988DBC" w14:textId="72A044C0" w:rsidR="00E0303F" w:rsidRPr="00E0303F" w:rsidRDefault="00E0303F" w:rsidP="00E0303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E0303F">
              <w:rPr>
                <w:rFonts w:asciiTheme="minorHAnsi" w:hAnsiTheme="minorHAnsi"/>
                <w:sz w:val="14"/>
                <w:szCs w:val="14"/>
              </w:rPr>
              <w:t>Company Name: (Installing Subcontractor or General Contractor or Builder/Owner)</w:t>
            </w:r>
          </w:p>
        </w:tc>
        <w:tc>
          <w:tcPr>
            <w:tcW w:w="5651" w:type="dxa"/>
            <w:gridSpan w:val="3"/>
            <w:tcBorders>
              <w:top w:val="single" w:sz="4" w:space="0" w:color="auto"/>
              <w:left w:val="single" w:sz="4" w:space="0" w:color="auto"/>
              <w:bottom w:val="single" w:sz="4" w:space="0" w:color="auto"/>
              <w:right w:val="single" w:sz="4" w:space="0" w:color="auto"/>
            </w:tcBorders>
          </w:tcPr>
          <w:p w14:paraId="5E988DBD" w14:textId="77777777" w:rsidR="00E0303F" w:rsidRPr="00E0303F" w:rsidRDefault="00E0303F" w:rsidP="00E0303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E0303F">
              <w:rPr>
                <w:rFonts w:asciiTheme="minorHAnsi" w:hAnsiTheme="minorHAnsi"/>
                <w:sz w:val="14"/>
                <w:szCs w:val="14"/>
              </w:rPr>
              <w:t>Position With Company (Title):</w:t>
            </w:r>
          </w:p>
        </w:tc>
      </w:tr>
      <w:tr w:rsidR="00E0303F" w:rsidRPr="00E0303F" w14:paraId="5E988DC1" w14:textId="77777777" w:rsidTr="00365244">
        <w:tblPrEx>
          <w:tblCellMar>
            <w:left w:w="108" w:type="dxa"/>
            <w:right w:w="108" w:type="dxa"/>
          </w:tblCellMar>
        </w:tblPrEx>
        <w:trPr>
          <w:trHeight w:val="360"/>
        </w:trPr>
        <w:tc>
          <w:tcPr>
            <w:tcW w:w="5321" w:type="dxa"/>
            <w:tcBorders>
              <w:top w:val="single" w:sz="4" w:space="0" w:color="auto"/>
              <w:left w:val="single" w:sz="4" w:space="0" w:color="auto"/>
              <w:bottom w:val="single" w:sz="4" w:space="0" w:color="auto"/>
              <w:right w:val="single" w:sz="4" w:space="0" w:color="auto"/>
            </w:tcBorders>
          </w:tcPr>
          <w:p w14:paraId="5E988DBF" w14:textId="77777777" w:rsidR="00E0303F" w:rsidRPr="00E0303F" w:rsidRDefault="00E0303F" w:rsidP="00E0303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E0303F">
              <w:rPr>
                <w:rFonts w:asciiTheme="minorHAnsi" w:hAnsiTheme="minorHAnsi"/>
                <w:sz w:val="14"/>
                <w:szCs w:val="14"/>
              </w:rPr>
              <w:t>Address:</w:t>
            </w:r>
          </w:p>
        </w:tc>
        <w:tc>
          <w:tcPr>
            <w:tcW w:w="5651" w:type="dxa"/>
            <w:gridSpan w:val="3"/>
            <w:tcBorders>
              <w:top w:val="single" w:sz="4" w:space="0" w:color="auto"/>
              <w:left w:val="single" w:sz="4" w:space="0" w:color="auto"/>
              <w:bottom w:val="single" w:sz="4" w:space="0" w:color="auto"/>
              <w:right w:val="single" w:sz="4" w:space="0" w:color="auto"/>
            </w:tcBorders>
          </w:tcPr>
          <w:p w14:paraId="5E988DC0" w14:textId="77777777" w:rsidR="00E0303F" w:rsidRPr="00E0303F" w:rsidRDefault="00E0303F" w:rsidP="00E0303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E0303F">
              <w:rPr>
                <w:rFonts w:asciiTheme="minorHAnsi" w:hAnsiTheme="minorHAnsi"/>
                <w:sz w:val="14"/>
                <w:szCs w:val="14"/>
              </w:rPr>
              <w:t>CSLB License:</w:t>
            </w:r>
          </w:p>
        </w:tc>
      </w:tr>
      <w:tr w:rsidR="00E0303F" w:rsidRPr="00E0303F" w14:paraId="5E988DC5" w14:textId="77777777" w:rsidTr="00365244">
        <w:tblPrEx>
          <w:tblCellMar>
            <w:left w:w="108" w:type="dxa"/>
            <w:right w:w="108" w:type="dxa"/>
          </w:tblCellMar>
        </w:tblPrEx>
        <w:trPr>
          <w:trHeight w:val="360"/>
        </w:trPr>
        <w:tc>
          <w:tcPr>
            <w:tcW w:w="5321" w:type="dxa"/>
            <w:tcBorders>
              <w:top w:val="single" w:sz="4" w:space="0" w:color="auto"/>
              <w:left w:val="single" w:sz="4" w:space="0" w:color="auto"/>
              <w:bottom w:val="single" w:sz="4" w:space="0" w:color="auto"/>
              <w:right w:val="single" w:sz="4" w:space="0" w:color="auto"/>
            </w:tcBorders>
          </w:tcPr>
          <w:p w14:paraId="5E988DC2" w14:textId="77777777" w:rsidR="00E0303F" w:rsidRPr="00E0303F" w:rsidRDefault="00E0303F" w:rsidP="00E0303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E0303F">
              <w:rPr>
                <w:rFonts w:asciiTheme="minorHAnsi" w:hAnsiTheme="minorHAnsi"/>
                <w:sz w:val="14"/>
                <w:szCs w:val="14"/>
              </w:rPr>
              <w:t>City/State/Zip:</w:t>
            </w:r>
          </w:p>
        </w:tc>
        <w:tc>
          <w:tcPr>
            <w:tcW w:w="2829" w:type="dxa"/>
            <w:gridSpan w:val="2"/>
            <w:tcBorders>
              <w:top w:val="single" w:sz="4" w:space="0" w:color="auto"/>
              <w:left w:val="single" w:sz="4" w:space="0" w:color="auto"/>
              <w:bottom w:val="single" w:sz="4" w:space="0" w:color="auto"/>
              <w:right w:val="single" w:sz="4" w:space="0" w:color="auto"/>
            </w:tcBorders>
          </w:tcPr>
          <w:p w14:paraId="5E988DC3" w14:textId="4D0AE956" w:rsidR="00E0303F" w:rsidRPr="00E0303F" w:rsidRDefault="00E0303F" w:rsidP="00E0303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E0303F">
              <w:rPr>
                <w:rFonts w:asciiTheme="minorHAnsi" w:hAnsiTheme="minorHAnsi"/>
                <w:sz w:val="14"/>
                <w:szCs w:val="14"/>
              </w:rPr>
              <w:t>Phone</w:t>
            </w:r>
            <w:r w:rsidR="00F3706F">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5E988DC4" w14:textId="77777777" w:rsidR="00E0303F" w:rsidRPr="00E0303F" w:rsidRDefault="00E0303F" w:rsidP="00E0303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E0303F">
              <w:rPr>
                <w:rFonts w:asciiTheme="minorHAnsi" w:hAnsiTheme="minorHAnsi"/>
                <w:sz w:val="14"/>
                <w:szCs w:val="14"/>
              </w:rPr>
              <w:t>Date Signed:</w:t>
            </w:r>
          </w:p>
        </w:tc>
      </w:tr>
    </w:tbl>
    <w:p w14:paraId="5E988DC6" w14:textId="77777777" w:rsidR="0079069D" w:rsidRPr="00B60503" w:rsidRDefault="0079069D">
      <w:pPr>
        <w:rPr>
          <w:rFonts w:asciiTheme="minorHAnsi" w:hAnsiTheme="minorHAnsi"/>
          <w:b/>
        </w:rPr>
      </w:pPr>
    </w:p>
    <w:p w14:paraId="5E988DC7" w14:textId="77777777" w:rsidR="00741B85" w:rsidRPr="00B60503" w:rsidRDefault="00741B85">
      <w:pPr>
        <w:rPr>
          <w:rFonts w:asciiTheme="minorHAnsi" w:hAnsiTheme="minorHAnsi"/>
          <w:b/>
        </w:rPr>
        <w:sectPr w:rsidR="00741B85" w:rsidRPr="00B60503" w:rsidSect="004D5042">
          <w:headerReference w:type="even" r:id="rId10"/>
          <w:headerReference w:type="default" r:id="rId11"/>
          <w:footerReference w:type="default" r:id="rId12"/>
          <w:headerReference w:type="first" r:id="rId13"/>
          <w:pgSz w:w="12240" w:h="15840"/>
          <w:pgMar w:top="720" w:right="720" w:bottom="720" w:left="720" w:header="432" w:footer="432" w:gutter="0"/>
          <w:cols w:space="720"/>
          <w:docGrid w:linePitch="360"/>
        </w:sectPr>
      </w:pPr>
    </w:p>
    <w:p w14:paraId="5E988DC8" w14:textId="1E1BB081" w:rsidR="00741B85" w:rsidRDefault="005032D2" w:rsidP="00365244">
      <w:pPr>
        <w:spacing w:before="0"/>
        <w:jc w:val="center"/>
        <w:rPr>
          <w:rFonts w:asciiTheme="minorHAnsi" w:hAnsiTheme="minorHAnsi"/>
          <w:b/>
        </w:rPr>
      </w:pPr>
      <w:r w:rsidRPr="005032D2">
        <w:rPr>
          <w:rFonts w:asciiTheme="minorHAnsi" w:hAnsiTheme="minorHAnsi"/>
          <w:b/>
        </w:rPr>
        <w:lastRenderedPageBreak/>
        <w:t>CF2R-SPV-01c</w:t>
      </w:r>
      <w:r w:rsidR="00F3706F">
        <w:rPr>
          <w:rFonts w:asciiTheme="minorHAnsi" w:hAnsiTheme="minorHAnsi"/>
          <w:b/>
        </w:rPr>
        <w:t>-E User Instructions</w:t>
      </w:r>
    </w:p>
    <w:p w14:paraId="668FCAE5" w14:textId="77777777" w:rsidR="00F3706F" w:rsidRDefault="00F3706F" w:rsidP="00365244">
      <w:pPr>
        <w:spacing w:before="0"/>
        <w:jc w:val="center"/>
        <w:rPr>
          <w:rFonts w:asciiTheme="minorHAnsi" w:hAnsiTheme="minorHAnsi"/>
          <w:b/>
        </w:rPr>
      </w:pPr>
    </w:p>
    <w:p w14:paraId="5E988DC9" w14:textId="25374884" w:rsidR="00C633FB" w:rsidRPr="00804C51" w:rsidRDefault="00F3706F" w:rsidP="00365244">
      <w:pPr>
        <w:spacing w:before="0" w:line="276" w:lineRule="auto"/>
        <w:rPr>
          <w:rFonts w:asciiTheme="minorHAnsi" w:eastAsiaTheme="minorHAnsi" w:hAnsiTheme="minorHAnsi" w:cstheme="minorBidi"/>
          <w:b/>
        </w:rPr>
      </w:pPr>
      <w:r w:rsidRPr="00804C51">
        <w:rPr>
          <w:rFonts w:asciiTheme="minorHAnsi" w:eastAsiaTheme="minorHAnsi" w:hAnsiTheme="minorHAnsi" w:cstheme="minorBidi"/>
          <w:b/>
        </w:rPr>
        <w:t xml:space="preserve">A. </w:t>
      </w:r>
      <w:r w:rsidR="00C633FB" w:rsidRPr="00804C51">
        <w:rPr>
          <w:rFonts w:asciiTheme="minorHAnsi" w:eastAsiaTheme="minorHAnsi" w:hAnsiTheme="minorHAnsi" w:cstheme="minorBidi"/>
          <w:b/>
        </w:rPr>
        <w:t>General Information</w:t>
      </w:r>
    </w:p>
    <w:p w14:paraId="5E988DCA" w14:textId="4D7059E5" w:rsidR="00C633FB" w:rsidRPr="00C633FB" w:rsidRDefault="00C633FB" w:rsidP="00365244">
      <w:pPr>
        <w:spacing w:before="0"/>
        <w:ind w:left="360"/>
        <w:rPr>
          <w:rFonts w:asciiTheme="minorHAnsi" w:hAnsiTheme="minorHAnsi"/>
        </w:rPr>
      </w:pPr>
      <w:r w:rsidRPr="00C633FB">
        <w:rPr>
          <w:rFonts w:asciiTheme="minorHAnsi" w:hAnsiTheme="minorHAnsi"/>
        </w:rPr>
        <w:t>01 Is this PV system being used to claim a Compliance Credit for PV installation in a single family residence? User selects from available options: No compliance credit claimed, Credit Claimed</w:t>
      </w:r>
    </w:p>
    <w:p w14:paraId="5E988DCB" w14:textId="77777777" w:rsidR="00C633FB" w:rsidRPr="00C633FB" w:rsidRDefault="00C633FB" w:rsidP="00365244">
      <w:pPr>
        <w:spacing w:before="0"/>
        <w:ind w:left="360"/>
        <w:rPr>
          <w:rFonts w:asciiTheme="minorHAnsi" w:hAnsiTheme="minorHAnsi"/>
        </w:rPr>
      </w:pPr>
      <w:r w:rsidRPr="00C633FB">
        <w:rPr>
          <w:rFonts w:asciiTheme="minorHAnsi" w:hAnsiTheme="minorHAnsi"/>
        </w:rPr>
        <w:t>02 Is this PV system being used to comply with the Solar Ready Area Exception? User selects from available options: No exception claimed, Exception Claimed: Single family residence, Exception Claimed: Low-rise Multifamily building</w:t>
      </w:r>
    </w:p>
    <w:p w14:paraId="5E988DCC" w14:textId="77777777" w:rsidR="00C633FB" w:rsidRDefault="00C633FB" w:rsidP="00365244">
      <w:pPr>
        <w:spacing w:before="0"/>
        <w:ind w:left="360"/>
      </w:pPr>
    </w:p>
    <w:p w14:paraId="5E988DCD" w14:textId="54E5A693" w:rsidR="00C633FB" w:rsidRPr="00804C51" w:rsidRDefault="00F3706F" w:rsidP="00365244">
      <w:pPr>
        <w:spacing w:before="0" w:line="276" w:lineRule="auto"/>
        <w:rPr>
          <w:rFonts w:asciiTheme="minorHAnsi" w:eastAsiaTheme="minorHAnsi" w:hAnsiTheme="minorHAnsi" w:cstheme="minorBidi"/>
          <w:b/>
        </w:rPr>
      </w:pPr>
      <w:r w:rsidRPr="00804C51">
        <w:rPr>
          <w:rFonts w:asciiTheme="minorHAnsi" w:eastAsiaTheme="minorHAnsi" w:hAnsiTheme="minorHAnsi" w:cstheme="minorBidi"/>
          <w:b/>
        </w:rPr>
        <w:t xml:space="preserve">B. </w:t>
      </w:r>
      <w:r w:rsidR="00C633FB" w:rsidRPr="00804C51">
        <w:rPr>
          <w:rFonts w:asciiTheme="minorHAnsi" w:eastAsiaTheme="minorHAnsi" w:hAnsiTheme="minorHAnsi" w:cstheme="minorBidi"/>
          <w:b/>
        </w:rPr>
        <w:t>PV System Eligibility for Solar Ready Area Exception</w:t>
      </w:r>
    </w:p>
    <w:p w14:paraId="5E988DCE" w14:textId="77777777" w:rsidR="00C633FB" w:rsidRPr="00C633FB" w:rsidRDefault="00C633FB" w:rsidP="00365244">
      <w:pPr>
        <w:spacing w:before="0"/>
        <w:ind w:left="360"/>
        <w:rPr>
          <w:rFonts w:asciiTheme="minorHAnsi" w:hAnsiTheme="minorHAnsi"/>
        </w:rPr>
      </w:pPr>
      <w:r w:rsidRPr="00C633FB">
        <w:rPr>
          <w:rFonts w:asciiTheme="minorHAnsi" w:hAnsiTheme="minorHAnsi"/>
        </w:rPr>
        <w:t>01 Enter the module manufacturer name.</w:t>
      </w:r>
    </w:p>
    <w:p w14:paraId="5E988DCF" w14:textId="77777777" w:rsidR="00C633FB" w:rsidRPr="00C633FB" w:rsidRDefault="00C633FB" w:rsidP="00365244">
      <w:pPr>
        <w:spacing w:before="0"/>
        <w:ind w:left="360"/>
        <w:rPr>
          <w:rFonts w:asciiTheme="minorHAnsi" w:hAnsiTheme="minorHAnsi"/>
        </w:rPr>
      </w:pPr>
      <w:r w:rsidRPr="00C633FB">
        <w:rPr>
          <w:rFonts w:asciiTheme="minorHAnsi" w:hAnsiTheme="minorHAnsi"/>
        </w:rPr>
        <w:t>02 Enter the module model name.</w:t>
      </w:r>
    </w:p>
    <w:p w14:paraId="5E988DD0" w14:textId="6A357397" w:rsidR="00C633FB" w:rsidRPr="00C633FB" w:rsidRDefault="00C633FB" w:rsidP="00365244">
      <w:pPr>
        <w:spacing w:before="0"/>
        <w:ind w:left="360"/>
        <w:rPr>
          <w:rFonts w:asciiTheme="minorHAnsi" w:hAnsiTheme="minorHAnsi"/>
        </w:rPr>
      </w:pPr>
      <w:r w:rsidRPr="00C633FB">
        <w:rPr>
          <w:rFonts w:asciiTheme="minorHAnsi" w:hAnsiTheme="minorHAnsi"/>
        </w:rPr>
        <w:t xml:space="preserve">03 Enter the module’s nameplate DC power rating under Standard Test Conditions in </w:t>
      </w:r>
      <w:r w:rsidR="001939A0">
        <w:rPr>
          <w:rFonts w:asciiTheme="minorHAnsi" w:hAnsiTheme="minorHAnsi"/>
        </w:rPr>
        <w:t>W</w:t>
      </w:r>
      <w:r w:rsidRPr="00C633FB">
        <w:rPr>
          <w:rFonts w:asciiTheme="minorHAnsi" w:hAnsiTheme="minorHAnsi"/>
        </w:rPr>
        <w:t>atts.</w:t>
      </w:r>
    </w:p>
    <w:p w14:paraId="5E988DD1" w14:textId="77777777" w:rsidR="00C633FB" w:rsidRPr="00C633FB" w:rsidRDefault="00C633FB" w:rsidP="00365244">
      <w:pPr>
        <w:spacing w:before="0"/>
        <w:ind w:left="360"/>
        <w:rPr>
          <w:rFonts w:asciiTheme="minorHAnsi" w:hAnsiTheme="minorHAnsi"/>
        </w:rPr>
      </w:pPr>
      <w:r w:rsidRPr="00C633FB">
        <w:rPr>
          <w:rFonts w:asciiTheme="minorHAnsi" w:hAnsiTheme="minorHAnsi"/>
        </w:rPr>
        <w:t>04 Enter the number of modules used in the PV system.</w:t>
      </w:r>
    </w:p>
    <w:p w14:paraId="5E988DD2" w14:textId="77777777" w:rsidR="00C633FB" w:rsidRPr="00C633FB" w:rsidRDefault="00C633FB" w:rsidP="00365244">
      <w:pPr>
        <w:spacing w:before="0"/>
        <w:ind w:left="360"/>
        <w:rPr>
          <w:rFonts w:asciiTheme="minorHAnsi" w:hAnsiTheme="minorHAnsi"/>
        </w:rPr>
      </w:pPr>
      <w:r w:rsidRPr="00C633FB">
        <w:rPr>
          <w:rFonts w:asciiTheme="minorHAnsi" w:hAnsiTheme="minorHAnsi"/>
        </w:rPr>
        <w:t>05 The installed PV system’s DC power rating will be calculated by multiplying the module’s DC nameplate power rating by the number of modules used in the PV system.</w:t>
      </w:r>
    </w:p>
    <w:p w14:paraId="5E988DD7" w14:textId="77777777" w:rsidR="00C633FB" w:rsidRDefault="00C633FB" w:rsidP="00365244">
      <w:pPr>
        <w:spacing w:before="0"/>
        <w:ind w:left="360"/>
      </w:pPr>
    </w:p>
    <w:p w14:paraId="5E988DD8" w14:textId="20F26EB8" w:rsidR="00C633FB" w:rsidRPr="00804C51" w:rsidRDefault="00A94385" w:rsidP="00365244">
      <w:pPr>
        <w:spacing w:before="0" w:line="276" w:lineRule="auto"/>
        <w:rPr>
          <w:rFonts w:asciiTheme="minorHAnsi" w:eastAsiaTheme="minorHAnsi" w:hAnsiTheme="minorHAnsi" w:cstheme="minorBidi"/>
          <w:b/>
        </w:rPr>
      </w:pPr>
      <w:r w:rsidRPr="00804C51">
        <w:rPr>
          <w:rFonts w:asciiTheme="minorHAnsi" w:eastAsiaTheme="minorHAnsi" w:hAnsiTheme="minorHAnsi" w:cstheme="minorBidi"/>
          <w:b/>
        </w:rPr>
        <w:t>C</w:t>
      </w:r>
      <w:r w:rsidR="00F3706F" w:rsidRPr="00804C51">
        <w:rPr>
          <w:rFonts w:asciiTheme="minorHAnsi" w:eastAsiaTheme="minorHAnsi" w:hAnsiTheme="minorHAnsi" w:cstheme="minorBidi"/>
          <w:b/>
        </w:rPr>
        <w:t xml:space="preserve">. </w:t>
      </w:r>
      <w:r w:rsidR="00C633FB" w:rsidRPr="00804C51">
        <w:rPr>
          <w:rFonts w:asciiTheme="minorHAnsi" w:eastAsiaTheme="minorHAnsi" w:hAnsiTheme="minorHAnsi" w:cstheme="minorBidi"/>
          <w:b/>
        </w:rPr>
        <w:t>PV System Eligibility for Compliance Credit</w:t>
      </w:r>
    </w:p>
    <w:p w14:paraId="5E988DD9" w14:textId="77777777" w:rsidR="00C633FB" w:rsidRPr="00C633FB" w:rsidRDefault="00C633FB" w:rsidP="00365244">
      <w:pPr>
        <w:spacing w:before="0"/>
        <w:ind w:left="360"/>
        <w:rPr>
          <w:rFonts w:asciiTheme="minorHAnsi" w:hAnsiTheme="minorHAnsi"/>
        </w:rPr>
      </w:pPr>
      <w:r w:rsidRPr="00C633FB">
        <w:rPr>
          <w:rFonts w:asciiTheme="minorHAnsi" w:hAnsiTheme="minorHAnsi"/>
        </w:rPr>
        <w:t>0</w:t>
      </w:r>
      <w:r>
        <w:rPr>
          <w:rFonts w:asciiTheme="minorHAnsi" w:hAnsiTheme="minorHAnsi"/>
        </w:rPr>
        <w:t>1</w:t>
      </w:r>
      <w:r w:rsidRPr="00C633FB">
        <w:rPr>
          <w:rFonts w:asciiTheme="minorHAnsi" w:hAnsiTheme="minorHAnsi"/>
        </w:rPr>
        <w:t xml:space="preserve"> Enter the inverter manufacturer name.</w:t>
      </w:r>
    </w:p>
    <w:p w14:paraId="5E988DDA" w14:textId="77777777" w:rsidR="00C633FB" w:rsidRDefault="00C633FB" w:rsidP="00365244">
      <w:pPr>
        <w:spacing w:before="0"/>
        <w:ind w:left="360"/>
        <w:rPr>
          <w:rFonts w:asciiTheme="minorHAnsi" w:hAnsiTheme="minorHAnsi"/>
        </w:rPr>
      </w:pPr>
      <w:r w:rsidRPr="00C633FB">
        <w:rPr>
          <w:rFonts w:asciiTheme="minorHAnsi" w:hAnsiTheme="minorHAnsi"/>
        </w:rPr>
        <w:t>0</w:t>
      </w:r>
      <w:r>
        <w:rPr>
          <w:rFonts w:asciiTheme="minorHAnsi" w:hAnsiTheme="minorHAnsi"/>
        </w:rPr>
        <w:t>2</w:t>
      </w:r>
      <w:r w:rsidRPr="00C633FB">
        <w:rPr>
          <w:rFonts w:asciiTheme="minorHAnsi" w:hAnsiTheme="minorHAnsi"/>
        </w:rPr>
        <w:t xml:space="preserve"> Enter the inverter model name.</w:t>
      </w:r>
    </w:p>
    <w:p w14:paraId="5E988DDB" w14:textId="478F9A40" w:rsidR="00C633FB" w:rsidRPr="00C633FB" w:rsidRDefault="00C633FB" w:rsidP="00365244">
      <w:pPr>
        <w:spacing w:before="0"/>
        <w:ind w:left="360"/>
        <w:rPr>
          <w:rFonts w:asciiTheme="minorHAnsi" w:hAnsiTheme="minorHAnsi"/>
        </w:rPr>
      </w:pPr>
      <w:r>
        <w:rPr>
          <w:rFonts w:asciiTheme="minorHAnsi" w:hAnsiTheme="minorHAnsi"/>
        </w:rPr>
        <w:t xml:space="preserve">03 </w:t>
      </w:r>
      <w:r w:rsidRPr="00DE5536">
        <w:rPr>
          <w:rFonts w:asciiTheme="minorHAnsi" w:hAnsiTheme="minorHAnsi"/>
        </w:rPr>
        <w:t>The installed PV system’s DC power rating will be calculated by multiplying the module DC nameplate power rating by the number of modules used in the PV system. The PV system complies if the installed system’s DC power rating is greater than or equal to 2</w:t>
      </w:r>
      <w:r w:rsidR="001939A0">
        <w:rPr>
          <w:rFonts w:asciiTheme="minorHAnsi" w:hAnsiTheme="minorHAnsi"/>
        </w:rPr>
        <w:t>,</w:t>
      </w:r>
      <w:r w:rsidRPr="00DE5536">
        <w:rPr>
          <w:rFonts w:asciiTheme="minorHAnsi" w:hAnsiTheme="minorHAnsi"/>
        </w:rPr>
        <w:t xml:space="preserve">000 </w:t>
      </w:r>
      <w:r w:rsidR="00F3706F">
        <w:rPr>
          <w:rFonts w:asciiTheme="minorHAnsi" w:hAnsiTheme="minorHAnsi"/>
        </w:rPr>
        <w:t>W</w:t>
      </w:r>
      <w:r w:rsidRPr="00DE5536">
        <w:rPr>
          <w:rFonts w:asciiTheme="minorHAnsi" w:hAnsiTheme="minorHAnsi"/>
        </w:rPr>
        <w:t>atts.</w:t>
      </w:r>
    </w:p>
    <w:p w14:paraId="5E988DDC" w14:textId="62B4D908" w:rsidR="00C633FB" w:rsidRPr="00C633FB" w:rsidRDefault="00C633FB" w:rsidP="00365244">
      <w:pPr>
        <w:spacing w:before="0"/>
        <w:ind w:left="360"/>
        <w:rPr>
          <w:rFonts w:asciiTheme="minorHAnsi" w:hAnsiTheme="minorHAnsi"/>
        </w:rPr>
      </w:pPr>
      <w:r>
        <w:rPr>
          <w:rFonts w:asciiTheme="minorHAnsi" w:hAnsiTheme="minorHAnsi"/>
        </w:rPr>
        <w:t>04</w:t>
      </w:r>
      <w:r w:rsidRPr="00C633FB">
        <w:rPr>
          <w:rFonts w:asciiTheme="minorHAnsi" w:hAnsiTheme="minorHAnsi"/>
        </w:rPr>
        <w:t xml:space="preserve"> </w:t>
      </w:r>
      <w:r>
        <w:rPr>
          <w:rFonts w:asciiTheme="minorHAnsi" w:hAnsiTheme="minorHAnsi"/>
        </w:rPr>
        <w:t>By signing the form, the applicant acknowledges that all requirements listed in C0</w:t>
      </w:r>
      <w:r w:rsidR="003A134D">
        <w:rPr>
          <w:rFonts w:asciiTheme="minorHAnsi" w:hAnsiTheme="minorHAnsi"/>
        </w:rPr>
        <w:t>4</w:t>
      </w:r>
      <w:r>
        <w:rPr>
          <w:rFonts w:asciiTheme="minorHAnsi" w:hAnsiTheme="minorHAnsi"/>
        </w:rPr>
        <w:t xml:space="preserve"> thru C</w:t>
      </w:r>
      <w:r w:rsidR="003A134D">
        <w:rPr>
          <w:rFonts w:asciiTheme="minorHAnsi" w:hAnsiTheme="minorHAnsi"/>
        </w:rPr>
        <w:t>06</w:t>
      </w:r>
      <w:r>
        <w:rPr>
          <w:rFonts w:asciiTheme="minorHAnsi" w:hAnsiTheme="minorHAnsi"/>
        </w:rPr>
        <w:t xml:space="preserve"> have been met.</w:t>
      </w:r>
    </w:p>
    <w:p w14:paraId="5E988DDD" w14:textId="77777777" w:rsidR="00C633FB" w:rsidRPr="00B60503" w:rsidRDefault="00C633FB">
      <w:pPr>
        <w:rPr>
          <w:rFonts w:asciiTheme="minorHAnsi" w:hAnsiTheme="minorHAnsi"/>
          <w:b/>
        </w:rPr>
      </w:pPr>
    </w:p>
    <w:p w14:paraId="0A6F8CCD" w14:textId="77777777" w:rsidR="00F3706F" w:rsidRDefault="00F3706F">
      <w:pPr>
        <w:spacing w:before="0" w:after="200" w:line="276" w:lineRule="auto"/>
        <w:rPr>
          <w:rFonts w:asciiTheme="minorHAnsi" w:hAnsiTheme="minorHAnsi"/>
        </w:rPr>
      </w:pPr>
      <w:r>
        <w:rPr>
          <w:rFonts w:asciiTheme="minorHAnsi" w:hAnsiTheme="minorHAnsi"/>
        </w:rPr>
        <w:br w:type="page"/>
      </w:r>
    </w:p>
    <w:p w14:paraId="5E988DE7" w14:textId="77777777" w:rsidR="00741B85" w:rsidRPr="00B60503" w:rsidRDefault="00741B85" w:rsidP="00741B85">
      <w:pPr>
        <w:rPr>
          <w:rFonts w:asciiTheme="minorHAnsi" w:hAnsiTheme="minorHAnsi"/>
          <w:b/>
        </w:rPr>
      </w:pPr>
      <w:r w:rsidRPr="00B60503">
        <w:rPr>
          <w:rFonts w:asciiTheme="minorHAnsi" w:hAnsiTheme="minorHAnsi"/>
          <w:b/>
        </w:rPr>
        <w:lastRenderedPageBreak/>
        <w:t>Shading.</w:t>
      </w:r>
      <w:r w:rsidRPr="00B60503">
        <w:rPr>
          <w:rFonts w:asciiTheme="minorHAnsi" w:hAnsiTheme="minorHAnsi"/>
        </w:rPr>
        <w:t xml:space="preserve"> </w:t>
      </w:r>
      <w:r w:rsidRPr="00B60503">
        <w:rPr>
          <w:rFonts w:asciiTheme="minorHAnsi" w:hAnsiTheme="minorHAnsi"/>
          <w:b/>
        </w:rPr>
        <w:tab/>
      </w:r>
      <w:r w:rsidRPr="00B60503">
        <w:rPr>
          <w:rFonts w:asciiTheme="minorHAnsi" w:hAnsiTheme="minorHAnsi"/>
          <w:b/>
          <w:bdr w:val="single" w:sz="4" w:space="0" w:color="auto"/>
        </w:rPr>
        <w:t xml:space="preserve">     </w:t>
      </w:r>
      <w:r w:rsidRPr="00B60503">
        <w:rPr>
          <w:rFonts w:asciiTheme="minorHAnsi" w:hAnsiTheme="minorHAnsi"/>
          <w:bdr w:val="single" w:sz="4" w:space="0" w:color="auto"/>
        </w:rPr>
        <w:t>§110.10(b)3</w:t>
      </w:r>
      <w:r w:rsidRPr="00B60503">
        <w:rPr>
          <w:rFonts w:asciiTheme="minorHAnsi" w:hAnsiTheme="minorHAnsi"/>
          <w:bdr w:val="single" w:sz="4" w:space="0" w:color="auto"/>
        </w:rPr>
        <w:tab/>
      </w:r>
      <w:r w:rsidRPr="00B60503">
        <w:rPr>
          <w:rFonts w:asciiTheme="minorHAnsi" w:hAnsiTheme="minorHAnsi"/>
          <w:bdr w:val="single" w:sz="4" w:space="0" w:color="auto"/>
        </w:rPr>
        <w:tab/>
        <w:t xml:space="preserve">          </w:t>
      </w:r>
    </w:p>
    <w:p w14:paraId="5E988DE8" w14:textId="77777777" w:rsidR="00741B85" w:rsidRPr="00B60503" w:rsidRDefault="00741B85" w:rsidP="00741B85">
      <w:pPr>
        <w:rPr>
          <w:rFonts w:asciiTheme="minorHAnsi" w:hAnsiTheme="minorHAnsi"/>
        </w:rPr>
      </w:pPr>
      <w:r w:rsidRPr="00B60503">
        <w:rPr>
          <w:rFonts w:asciiTheme="minorHAnsi" w:hAnsiTheme="minorHAnsi"/>
        </w:rPr>
        <w:t xml:space="preserve">For both single family residences and low-rise multi-family buildings, the solar zone shall be free from roof penetrations and shall not have any obstructions such as vents, chimneys, architectural features, or roof mounted equipment located in the solar zone. This requirement is so that the solar zone remains clear and open for the future installation of a solar energy system. </w:t>
      </w:r>
    </w:p>
    <w:p w14:paraId="5E988DE9" w14:textId="77777777" w:rsidR="00741B85" w:rsidRPr="00B60503" w:rsidRDefault="00741B85" w:rsidP="00741B85">
      <w:pPr>
        <w:rPr>
          <w:rFonts w:asciiTheme="minorHAnsi" w:hAnsiTheme="minorHAnsi"/>
        </w:rPr>
      </w:pPr>
    </w:p>
    <w:p w14:paraId="5E988DEA" w14:textId="77777777" w:rsidR="00741B85" w:rsidRDefault="00741B85" w:rsidP="00741B85">
      <w:pPr>
        <w:rPr>
          <w:rFonts w:asciiTheme="minorHAnsi" w:hAnsiTheme="minorHAnsi"/>
        </w:rPr>
      </w:pPr>
      <w:r w:rsidRPr="00B60503">
        <w:rPr>
          <w:rFonts w:asciiTheme="minorHAnsi" w:hAnsiTheme="minorHAnsi"/>
        </w:rPr>
        <w:t xml:space="preserve">For both single family residences and low-rise multi-family buildings, any obstruction, located on the roof or any other part of the </w:t>
      </w:r>
      <w:r w:rsidR="005C5169" w:rsidRPr="00B60503">
        <w:rPr>
          <w:rFonts w:asciiTheme="minorHAnsi" w:hAnsiTheme="minorHAnsi"/>
        </w:rPr>
        <w:t>building that</w:t>
      </w:r>
      <w:r w:rsidRPr="00B60503">
        <w:rPr>
          <w:rFonts w:asciiTheme="minorHAnsi" w:hAnsiTheme="minorHAnsi"/>
        </w:rPr>
        <w:t xml:space="preserve"> projects above the solar zone shall be located at a sufficient horizontal distance away from the solar zone, in order to reduce the resulting shading of the solar zone. For each obstruction, the horizontal distance (“D”) from the obstruction to the solar zone shall be at least two times the height </w:t>
      </w:r>
      <w:r w:rsidR="005C5169" w:rsidRPr="00B60503">
        <w:rPr>
          <w:rFonts w:asciiTheme="minorHAnsi" w:hAnsiTheme="minorHAnsi"/>
        </w:rPr>
        <w:t>difference (</w:t>
      </w:r>
      <w:r w:rsidRPr="00B60503">
        <w:rPr>
          <w:rFonts w:asciiTheme="minorHAnsi" w:hAnsiTheme="minorHAnsi"/>
        </w:rPr>
        <w:t>“H”) between the highest point of the obstruction and the horizontal projection of the nearest point of the solar zone.</w:t>
      </w:r>
    </w:p>
    <w:p w14:paraId="75C39667" w14:textId="77777777" w:rsidR="0077242F" w:rsidRDefault="0077242F" w:rsidP="00741B85">
      <w:pPr>
        <w:rPr>
          <w:rFonts w:asciiTheme="minorHAnsi" w:hAnsiTheme="minorHAnsi"/>
        </w:rPr>
      </w:pPr>
    </w:p>
    <w:p w14:paraId="6B6DD258" w14:textId="4834F098" w:rsidR="0077242F" w:rsidRPr="0077242F" w:rsidRDefault="0077242F" w:rsidP="00741B85">
      <w:pPr>
        <w:rPr>
          <w:rFonts w:asciiTheme="minorHAnsi" w:hAnsiTheme="minorHAnsi"/>
          <w:b/>
        </w:rPr>
      </w:pPr>
      <w:r>
        <w:rPr>
          <w:rFonts w:asciiTheme="minorHAnsi" w:hAnsiTheme="minorHAnsi"/>
          <w:b/>
        </w:rPr>
        <w:t>Figure 7.1 Artistic Depiction of “H” and “D”</w:t>
      </w:r>
    </w:p>
    <w:p w14:paraId="5E988DEB" w14:textId="77777777" w:rsidR="00741B85" w:rsidRPr="00B60503" w:rsidRDefault="00741B85" w:rsidP="00741B85">
      <w:pPr>
        <w:jc w:val="center"/>
        <w:rPr>
          <w:rFonts w:asciiTheme="minorHAnsi" w:hAnsiTheme="minorHAnsi"/>
        </w:rPr>
      </w:pPr>
      <m:oMathPara>
        <m:oMath>
          <m:r>
            <w:rPr>
              <w:rFonts w:ascii="Cambria Math" w:hAnsi="Cambria Math"/>
            </w:rPr>
            <m:t>D ≥2×H</m:t>
          </m:r>
        </m:oMath>
      </m:oMathPara>
    </w:p>
    <w:p w14:paraId="5E988DEC" w14:textId="53A55F99" w:rsidR="00741B85" w:rsidRPr="00B60503" w:rsidRDefault="0077242F" w:rsidP="0077242F">
      <w:pPr>
        <w:jc w:val="center"/>
        <w:rPr>
          <w:rFonts w:asciiTheme="minorHAnsi" w:hAnsiTheme="minorHAnsi"/>
          <w:highlight w:val="yellow"/>
        </w:rPr>
      </w:pPr>
      <w:r w:rsidRPr="004E0DF1">
        <w:rPr>
          <w:rFonts w:ascii="Calibri" w:hAnsi="Calibri"/>
          <w:noProof/>
          <w:sz w:val="18"/>
          <w:szCs w:val="18"/>
        </w:rPr>
        <w:drawing>
          <wp:inline distT="0" distB="0" distL="0" distR="0" wp14:anchorId="3B4E63C1" wp14:editId="4955A5B9">
            <wp:extent cx="4627164" cy="21687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4">
                      <a:extLst>
                        <a:ext uri="{28A0092B-C50C-407E-A947-70E740481C1C}">
                          <a14:useLocalDpi xmlns:a14="http://schemas.microsoft.com/office/drawing/2010/main" val="0"/>
                        </a:ext>
                      </a:extLst>
                    </a:blip>
                    <a:stretch>
                      <a:fillRect/>
                    </a:stretch>
                  </pic:blipFill>
                  <pic:spPr>
                    <a:xfrm>
                      <a:off x="0" y="0"/>
                      <a:ext cx="4627164" cy="2168769"/>
                    </a:xfrm>
                    <a:prstGeom prst="rect">
                      <a:avLst/>
                    </a:prstGeom>
                  </pic:spPr>
                </pic:pic>
              </a:graphicData>
            </a:graphic>
          </wp:inline>
        </w:drawing>
      </w:r>
    </w:p>
    <w:p w14:paraId="5E988DED" w14:textId="77777777" w:rsidR="00741B85" w:rsidRPr="00B60503" w:rsidRDefault="00741B85" w:rsidP="00741B85">
      <w:pPr>
        <w:ind w:left="1440"/>
        <w:rPr>
          <w:rFonts w:asciiTheme="minorHAnsi" w:hAnsiTheme="minorHAnsi"/>
        </w:rPr>
      </w:pPr>
    </w:p>
    <w:p w14:paraId="5E988DEE" w14:textId="77777777" w:rsidR="00741B85" w:rsidRDefault="00741B85" w:rsidP="00741B85">
      <w:pPr>
        <w:rPr>
          <w:rFonts w:asciiTheme="minorHAnsi" w:hAnsiTheme="minorHAnsi"/>
        </w:rPr>
      </w:pPr>
      <w:r w:rsidRPr="00B60503">
        <w:rPr>
          <w:rFonts w:asciiTheme="minorHAnsi" w:hAnsiTheme="minorHAnsi"/>
        </w:rPr>
        <w:t xml:space="preserve">Any obstruction oriented north of all points of the solar zone is not subject to these requirements. Any obstruction which is not located on the roof or another part of the building, such as landscaping or a neighboring </w:t>
      </w:r>
      <w:r w:rsidR="005C5169" w:rsidRPr="00B60503">
        <w:rPr>
          <w:rFonts w:asciiTheme="minorHAnsi" w:hAnsiTheme="minorHAnsi"/>
        </w:rPr>
        <w:t>building</w:t>
      </w:r>
      <w:r w:rsidRPr="00B60503">
        <w:rPr>
          <w:rFonts w:asciiTheme="minorHAnsi" w:hAnsiTheme="minorHAnsi"/>
        </w:rPr>
        <w:t xml:space="preserve"> is not subject to these requirements.</w:t>
      </w:r>
    </w:p>
    <w:p w14:paraId="5E988DEF" w14:textId="77777777" w:rsidR="00F80497" w:rsidRDefault="00F80497" w:rsidP="00F00859">
      <w:pPr>
        <w:pStyle w:val="ListParagraph"/>
        <w:ind w:left="0"/>
        <w:rPr>
          <w:rFonts w:asciiTheme="minorHAnsi" w:hAnsiTheme="minorHAnsi"/>
          <w:b/>
        </w:rPr>
      </w:pPr>
    </w:p>
    <w:p w14:paraId="5E988DF0" w14:textId="77777777" w:rsidR="00F80497" w:rsidRDefault="00F80497" w:rsidP="00F00859">
      <w:pPr>
        <w:pStyle w:val="ListParagraph"/>
        <w:ind w:left="0"/>
        <w:rPr>
          <w:rFonts w:asciiTheme="minorHAnsi" w:hAnsiTheme="minorHAnsi"/>
          <w:b/>
        </w:rPr>
      </w:pPr>
    </w:p>
    <w:p w14:paraId="5E988DF1" w14:textId="77777777" w:rsidR="004259CA" w:rsidRDefault="004259CA" w:rsidP="00F00859">
      <w:pPr>
        <w:pStyle w:val="ListParagraph"/>
        <w:ind w:left="0"/>
        <w:rPr>
          <w:rFonts w:asciiTheme="minorHAnsi" w:hAnsiTheme="minorHAnsi"/>
          <w:b/>
        </w:rPr>
        <w:sectPr w:rsidR="004259CA" w:rsidSect="004D5042">
          <w:headerReference w:type="even" r:id="rId15"/>
          <w:headerReference w:type="default" r:id="rId16"/>
          <w:footerReference w:type="default" r:id="rId17"/>
          <w:headerReference w:type="first" r:id="rId18"/>
          <w:pgSz w:w="12240" w:h="15840"/>
          <w:pgMar w:top="720" w:right="720" w:bottom="720" w:left="720" w:header="576" w:footer="576" w:gutter="0"/>
          <w:pgNumType w:start="1"/>
          <w:cols w:space="720"/>
          <w:docGrid w:linePitch="360"/>
        </w:sectPr>
      </w:pPr>
    </w:p>
    <w:tbl>
      <w:tblPr>
        <w:tblStyle w:val="TableGrid"/>
        <w:tblW w:w="5000" w:type="pct"/>
        <w:tblLook w:val="04A0" w:firstRow="1" w:lastRow="0" w:firstColumn="1" w:lastColumn="0" w:noHBand="0" w:noVBand="1"/>
      </w:tblPr>
      <w:tblGrid>
        <w:gridCol w:w="11016"/>
      </w:tblGrid>
      <w:tr w:rsidR="004259CA" w14:paraId="5E988DF6" w14:textId="77777777" w:rsidTr="003E647A">
        <w:tc>
          <w:tcPr>
            <w:tcW w:w="10206" w:type="dxa"/>
          </w:tcPr>
          <w:p w14:paraId="5E988DF3" w14:textId="6CD3ABAE" w:rsidR="004259CA" w:rsidRDefault="004259CA" w:rsidP="004259CA">
            <w:pPr>
              <w:pStyle w:val="BulletCALetter"/>
              <w:spacing w:before="0"/>
              <w:ind w:left="0" w:firstLine="0"/>
              <w:rPr>
                <w:rFonts w:asciiTheme="minorHAnsi" w:hAnsiTheme="minorHAnsi"/>
                <w:i/>
              </w:rPr>
            </w:pPr>
            <w:r w:rsidRPr="00B60503">
              <w:rPr>
                <w:rFonts w:asciiTheme="minorHAnsi" w:hAnsiTheme="minorHAnsi"/>
                <w:i/>
              </w:rPr>
              <w:lastRenderedPageBreak/>
              <w:t xml:space="preserve">The installer is required to fill out this form for all newly installed Photovoltaic Systems (PV) when the </w:t>
            </w:r>
            <w:r w:rsidR="00D615B9">
              <w:rPr>
                <w:rFonts w:asciiTheme="minorHAnsi" w:hAnsiTheme="minorHAnsi"/>
                <w:i/>
              </w:rPr>
              <w:t>CF1R</w:t>
            </w:r>
            <w:r w:rsidRPr="00B60503">
              <w:rPr>
                <w:rFonts w:asciiTheme="minorHAnsi" w:hAnsiTheme="minorHAnsi"/>
                <w:i/>
              </w:rPr>
              <w:t xml:space="preserve"> shows PV as required for compliance. </w:t>
            </w:r>
            <w:r w:rsidR="000221BA">
              <w:rPr>
                <w:rFonts w:asciiTheme="minorHAnsi" w:hAnsiTheme="minorHAnsi"/>
                <w:i/>
              </w:rPr>
              <w:t>Single family and multifamily residences</w:t>
            </w:r>
            <w:r w:rsidRPr="00B60503">
              <w:rPr>
                <w:rFonts w:asciiTheme="minorHAnsi" w:hAnsiTheme="minorHAnsi"/>
                <w:i/>
              </w:rPr>
              <w:t xml:space="preserve"> may install a PV system for compliance purposes. The performance compliance approach must be utilized and the project must be located in climate zones </w:t>
            </w:r>
            <w:r w:rsidR="000221BA">
              <w:rPr>
                <w:rFonts w:asciiTheme="minorHAnsi" w:hAnsiTheme="minorHAnsi"/>
                <w:i/>
              </w:rPr>
              <w:t>1-5 or 8</w:t>
            </w:r>
            <w:r w:rsidRPr="00B60503">
              <w:rPr>
                <w:rFonts w:asciiTheme="minorHAnsi" w:hAnsiTheme="minorHAnsi"/>
                <w:i/>
              </w:rPr>
              <w:t>-1</w:t>
            </w:r>
            <w:r w:rsidR="000221BA">
              <w:rPr>
                <w:rFonts w:asciiTheme="minorHAnsi" w:hAnsiTheme="minorHAnsi"/>
                <w:i/>
              </w:rPr>
              <w:t>6</w:t>
            </w:r>
            <w:r w:rsidRPr="00B60503">
              <w:rPr>
                <w:rFonts w:asciiTheme="minorHAnsi" w:hAnsiTheme="minorHAnsi"/>
                <w:i/>
              </w:rPr>
              <w:t>. Procedures for verifying compliance are described in Reference Residential Appendix RA4.6</w:t>
            </w:r>
            <w:r>
              <w:rPr>
                <w:rFonts w:asciiTheme="minorHAnsi" w:hAnsiTheme="minorHAnsi"/>
                <w:i/>
              </w:rPr>
              <w:t>.</w:t>
            </w:r>
          </w:p>
          <w:p w14:paraId="5E988DF4" w14:textId="77777777" w:rsidR="004259CA" w:rsidRDefault="004259CA" w:rsidP="004259CA">
            <w:pPr>
              <w:pStyle w:val="BulletCALetter"/>
              <w:spacing w:before="0"/>
              <w:ind w:left="0" w:firstLine="0"/>
              <w:rPr>
                <w:rFonts w:asciiTheme="minorHAnsi" w:hAnsiTheme="minorHAnsi"/>
                <w:i/>
              </w:rPr>
            </w:pPr>
          </w:p>
          <w:p w14:paraId="5E988DF5" w14:textId="3C86911D" w:rsidR="004259CA" w:rsidRDefault="004259CA" w:rsidP="001939A0">
            <w:pPr>
              <w:pStyle w:val="BulletCALetter"/>
              <w:spacing w:before="0"/>
              <w:ind w:left="0" w:firstLine="0"/>
              <w:rPr>
                <w:rFonts w:asciiTheme="minorHAnsi" w:hAnsiTheme="minorHAnsi"/>
                <w:i/>
              </w:rPr>
            </w:pPr>
            <w:r>
              <w:rPr>
                <w:rFonts w:asciiTheme="minorHAnsi" w:hAnsiTheme="minorHAnsi"/>
                <w:i/>
              </w:rPr>
              <w:t xml:space="preserve">The installer is required to fill out this </w:t>
            </w:r>
            <w:r w:rsidR="001939A0">
              <w:rPr>
                <w:rFonts w:asciiTheme="minorHAnsi" w:hAnsiTheme="minorHAnsi"/>
                <w:i/>
              </w:rPr>
              <w:t xml:space="preserve">compliance document </w:t>
            </w:r>
            <w:r>
              <w:rPr>
                <w:rFonts w:asciiTheme="minorHAnsi" w:hAnsiTheme="minorHAnsi"/>
                <w:i/>
              </w:rPr>
              <w:t xml:space="preserve">for all newly installed Photovoltaic Systems (PV) when the PV system is being used to claim an exception to the Solar Ready requirements of Section 110.10, specifically Exception 1 to Section 110.10(b)1A for single family residences or Exception 1 to Section 110.10(b)1B for low-rise multifamily buildings. High-rise Multifamily buildings and Hotel/Motel Occupancies with fewer than </w:t>
            </w:r>
            <w:r w:rsidR="001939A0">
              <w:rPr>
                <w:rFonts w:asciiTheme="minorHAnsi" w:hAnsiTheme="minorHAnsi"/>
                <w:i/>
              </w:rPr>
              <w:t>10</w:t>
            </w:r>
            <w:r>
              <w:rPr>
                <w:rFonts w:asciiTheme="minorHAnsi" w:hAnsiTheme="minorHAnsi"/>
                <w:i/>
              </w:rPr>
              <w:t xml:space="preserve"> stories and nonresidential buildings with </w:t>
            </w:r>
            <w:r w:rsidR="001939A0">
              <w:rPr>
                <w:rFonts w:asciiTheme="minorHAnsi" w:hAnsiTheme="minorHAnsi"/>
                <w:i/>
              </w:rPr>
              <w:t>3</w:t>
            </w:r>
            <w:r>
              <w:rPr>
                <w:rFonts w:asciiTheme="minorHAnsi" w:hAnsiTheme="minorHAnsi"/>
                <w:i/>
              </w:rPr>
              <w:t xml:space="preserve"> stories or fewer must use the NRCI</w:t>
            </w:r>
            <w:r w:rsidR="001939A0">
              <w:rPr>
                <w:rFonts w:asciiTheme="minorHAnsi" w:hAnsiTheme="minorHAnsi"/>
                <w:i/>
              </w:rPr>
              <w:t>-</w:t>
            </w:r>
            <w:r>
              <w:rPr>
                <w:rFonts w:asciiTheme="minorHAnsi" w:hAnsiTheme="minorHAnsi"/>
                <w:i/>
              </w:rPr>
              <w:t xml:space="preserve">SPV-01-E to claim Exception 1 to Section 110.10(b)1B.     </w:t>
            </w:r>
            <w:r w:rsidRPr="00B60503">
              <w:rPr>
                <w:rFonts w:asciiTheme="minorHAnsi" w:hAnsiTheme="minorHAnsi"/>
                <w:i/>
              </w:rPr>
              <w:t xml:space="preserve"> </w:t>
            </w:r>
          </w:p>
        </w:tc>
      </w:tr>
    </w:tbl>
    <w:p w14:paraId="5E988DF7" w14:textId="77777777" w:rsidR="004259CA" w:rsidRDefault="004259CA" w:rsidP="004259CA">
      <w:pPr>
        <w:spacing w:before="0"/>
        <w:rPr>
          <w:rFonts w:asciiTheme="minorHAnsi" w:hAnsiTheme="minorHAnsi"/>
        </w:rPr>
      </w:pPr>
    </w:p>
    <w:tbl>
      <w:tblPr>
        <w:tblStyle w:val="TableGrid"/>
        <w:tblW w:w="5000" w:type="pct"/>
        <w:tblLook w:val="04A0" w:firstRow="1" w:lastRow="0" w:firstColumn="1" w:lastColumn="0" w:noHBand="0" w:noVBand="1"/>
      </w:tblPr>
      <w:tblGrid>
        <w:gridCol w:w="672"/>
        <w:gridCol w:w="5171"/>
        <w:gridCol w:w="5173"/>
      </w:tblGrid>
      <w:tr w:rsidR="00935A25" w:rsidRPr="00B60503" w14:paraId="5E988DF9" w14:textId="77777777" w:rsidTr="00F80497">
        <w:tc>
          <w:tcPr>
            <w:tcW w:w="10206" w:type="dxa"/>
            <w:gridSpan w:val="3"/>
          </w:tcPr>
          <w:p w14:paraId="5E988DF8" w14:textId="3CF6095D" w:rsidR="00935A25" w:rsidRPr="00727BFF" w:rsidRDefault="00935A25" w:rsidP="00935A25">
            <w:pPr>
              <w:spacing w:before="0"/>
              <w:rPr>
                <w:rFonts w:asciiTheme="minorHAnsi" w:hAnsiTheme="minorHAnsi"/>
                <w:b/>
              </w:rPr>
            </w:pPr>
            <w:r>
              <w:rPr>
                <w:rFonts w:asciiTheme="minorHAnsi" w:hAnsiTheme="minorHAnsi"/>
                <w:b/>
              </w:rPr>
              <w:t>A. General Information</w:t>
            </w:r>
          </w:p>
        </w:tc>
      </w:tr>
      <w:tr w:rsidR="00935A25" w:rsidRPr="00B60503" w14:paraId="5E988E00" w14:textId="77777777" w:rsidTr="00F80497">
        <w:tc>
          <w:tcPr>
            <w:tcW w:w="622" w:type="dxa"/>
            <w:vAlign w:val="center"/>
          </w:tcPr>
          <w:p w14:paraId="5E988DFA" w14:textId="77777777" w:rsidR="00935A25" w:rsidRDefault="00935A25" w:rsidP="00935A25">
            <w:pPr>
              <w:spacing w:before="0"/>
              <w:jc w:val="center"/>
              <w:rPr>
                <w:rFonts w:asciiTheme="minorHAnsi" w:hAnsiTheme="minorHAnsi"/>
              </w:rPr>
            </w:pPr>
            <w:r>
              <w:rPr>
                <w:rFonts w:asciiTheme="minorHAnsi" w:hAnsiTheme="minorHAnsi"/>
              </w:rPr>
              <w:t>01</w:t>
            </w:r>
          </w:p>
        </w:tc>
        <w:tc>
          <w:tcPr>
            <w:tcW w:w="4791" w:type="dxa"/>
            <w:vAlign w:val="center"/>
          </w:tcPr>
          <w:p w14:paraId="5E988DFB" w14:textId="77777777" w:rsidR="00935A25" w:rsidRDefault="00977643" w:rsidP="00977643">
            <w:pPr>
              <w:spacing w:before="0"/>
              <w:rPr>
                <w:rFonts w:asciiTheme="minorHAnsi" w:hAnsiTheme="minorHAnsi"/>
              </w:rPr>
            </w:pPr>
            <w:r>
              <w:rPr>
                <w:rFonts w:asciiTheme="minorHAnsi" w:hAnsiTheme="minorHAnsi"/>
              </w:rPr>
              <w:t xml:space="preserve">Is this PV system being used to claim a </w:t>
            </w:r>
            <w:r w:rsidR="00935A25">
              <w:rPr>
                <w:rFonts w:asciiTheme="minorHAnsi" w:hAnsiTheme="minorHAnsi"/>
              </w:rPr>
              <w:t>Compliance Credit for PV installation</w:t>
            </w:r>
            <w:r>
              <w:rPr>
                <w:rFonts w:asciiTheme="minorHAnsi" w:hAnsiTheme="minorHAnsi"/>
              </w:rPr>
              <w:t xml:space="preserve"> in a single family residence?</w:t>
            </w:r>
          </w:p>
        </w:tc>
        <w:tc>
          <w:tcPr>
            <w:tcW w:w="4793" w:type="dxa"/>
            <w:vAlign w:val="center"/>
          </w:tcPr>
          <w:p w14:paraId="5E988DFC" w14:textId="77777777" w:rsidR="00935A25" w:rsidRDefault="00935A25" w:rsidP="00935A25">
            <w:pPr>
              <w:pStyle w:val="ListParagraph"/>
              <w:spacing w:before="0"/>
              <w:jc w:val="both"/>
              <w:rPr>
                <w:rFonts w:asciiTheme="minorHAnsi" w:hAnsiTheme="minorHAnsi"/>
              </w:rPr>
            </w:pPr>
            <w:r w:rsidRPr="0074459C">
              <w:rPr>
                <w:rFonts w:asciiTheme="minorHAnsi" w:hAnsiTheme="minorHAnsi"/>
              </w:rPr>
              <w:t xml:space="preserve">&lt;&lt;user pick from list:  </w:t>
            </w:r>
          </w:p>
          <w:p w14:paraId="5E988DFD" w14:textId="77777777" w:rsidR="00935A25" w:rsidRDefault="00935A25" w:rsidP="00935A25">
            <w:pPr>
              <w:pStyle w:val="ListParagraph"/>
              <w:numPr>
                <w:ilvl w:val="0"/>
                <w:numId w:val="16"/>
              </w:numPr>
              <w:spacing w:before="0"/>
              <w:rPr>
                <w:rFonts w:asciiTheme="minorHAnsi" w:hAnsiTheme="minorHAnsi"/>
              </w:rPr>
            </w:pPr>
            <w:r>
              <w:rPr>
                <w:rFonts w:asciiTheme="minorHAnsi" w:hAnsiTheme="minorHAnsi"/>
              </w:rPr>
              <w:t>No compliance credit claimed</w:t>
            </w:r>
            <w:r w:rsidRPr="0074459C">
              <w:rPr>
                <w:rFonts w:asciiTheme="minorHAnsi" w:hAnsiTheme="minorHAnsi"/>
              </w:rPr>
              <w:t xml:space="preserve">;  or </w:t>
            </w:r>
          </w:p>
          <w:p w14:paraId="5E988DFF" w14:textId="69AC51DC" w:rsidR="00935A25" w:rsidRPr="0074459C" w:rsidRDefault="00935A25" w:rsidP="00A94385">
            <w:pPr>
              <w:pStyle w:val="ListParagraph"/>
              <w:numPr>
                <w:ilvl w:val="0"/>
                <w:numId w:val="16"/>
              </w:numPr>
              <w:spacing w:before="0"/>
              <w:rPr>
                <w:rFonts w:asciiTheme="minorHAnsi" w:hAnsiTheme="minorHAnsi"/>
              </w:rPr>
            </w:pPr>
            <w:r>
              <w:rPr>
                <w:rFonts w:asciiTheme="minorHAnsi" w:hAnsiTheme="minorHAnsi"/>
              </w:rPr>
              <w:t>Credit claimed</w:t>
            </w:r>
            <w:r w:rsidR="00A94385" w:rsidDel="00A94385">
              <w:rPr>
                <w:rFonts w:asciiTheme="minorHAnsi" w:hAnsiTheme="minorHAnsi"/>
              </w:rPr>
              <w:t xml:space="preserve"> </w:t>
            </w:r>
            <w:r>
              <w:rPr>
                <w:rFonts w:asciiTheme="minorHAnsi" w:hAnsiTheme="minorHAnsi"/>
              </w:rPr>
              <w:t>&gt;&gt;</w:t>
            </w:r>
          </w:p>
        </w:tc>
      </w:tr>
      <w:tr w:rsidR="00935A25" w:rsidRPr="00B60503" w14:paraId="5E988E07" w14:textId="77777777" w:rsidTr="00F80497">
        <w:tc>
          <w:tcPr>
            <w:tcW w:w="622" w:type="dxa"/>
            <w:vAlign w:val="center"/>
          </w:tcPr>
          <w:p w14:paraId="5E988E01" w14:textId="77777777" w:rsidR="00935A25" w:rsidRDefault="00935A25" w:rsidP="00935A25">
            <w:pPr>
              <w:spacing w:before="0"/>
              <w:jc w:val="center"/>
              <w:rPr>
                <w:rFonts w:asciiTheme="minorHAnsi" w:hAnsiTheme="minorHAnsi"/>
              </w:rPr>
            </w:pPr>
            <w:r>
              <w:rPr>
                <w:rFonts w:asciiTheme="minorHAnsi" w:hAnsiTheme="minorHAnsi"/>
              </w:rPr>
              <w:t>02</w:t>
            </w:r>
          </w:p>
        </w:tc>
        <w:tc>
          <w:tcPr>
            <w:tcW w:w="4791" w:type="dxa"/>
            <w:vAlign w:val="center"/>
          </w:tcPr>
          <w:p w14:paraId="5E988E02" w14:textId="77777777" w:rsidR="00935A25" w:rsidRDefault="00977643" w:rsidP="00977643">
            <w:pPr>
              <w:spacing w:before="0"/>
              <w:rPr>
                <w:rFonts w:asciiTheme="minorHAnsi" w:hAnsiTheme="minorHAnsi"/>
              </w:rPr>
            </w:pPr>
            <w:r>
              <w:rPr>
                <w:rFonts w:asciiTheme="minorHAnsi" w:hAnsiTheme="minorHAnsi"/>
              </w:rPr>
              <w:t xml:space="preserve">Is this PV system being used to comply with the </w:t>
            </w:r>
            <w:r w:rsidR="00935A25">
              <w:rPr>
                <w:rFonts w:asciiTheme="minorHAnsi" w:hAnsiTheme="minorHAnsi"/>
              </w:rPr>
              <w:t>Solar Ready Area Exception</w:t>
            </w:r>
            <w:r>
              <w:rPr>
                <w:rFonts w:asciiTheme="minorHAnsi" w:hAnsiTheme="minorHAnsi"/>
              </w:rPr>
              <w:t>?</w:t>
            </w:r>
          </w:p>
        </w:tc>
        <w:tc>
          <w:tcPr>
            <w:tcW w:w="4793" w:type="dxa"/>
            <w:vAlign w:val="center"/>
          </w:tcPr>
          <w:p w14:paraId="5E988E03" w14:textId="77777777" w:rsidR="00935A25" w:rsidRDefault="00935A25" w:rsidP="00935A25">
            <w:pPr>
              <w:spacing w:before="0"/>
              <w:rPr>
                <w:rFonts w:asciiTheme="minorHAnsi" w:hAnsiTheme="minorHAnsi"/>
              </w:rPr>
            </w:pPr>
            <w:r>
              <w:rPr>
                <w:rFonts w:asciiTheme="minorHAnsi" w:hAnsiTheme="minorHAnsi"/>
              </w:rPr>
              <w:t xml:space="preserve">&lt;&lt;user pick from list:  </w:t>
            </w:r>
          </w:p>
          <w:p w14:paraId="5E988E04" w14:textId="77777777" w:rsidR="00935A25" w:rsidRPr="00484EC1" w:rsidRDefault="00935A25" w:rsidP="00935A25">
            <w:pPr>
              <w:pStyle w:val="ListParagraph"/>
              <w:numPr>
                <w:ilvl w:val="0"/>
                <w:numId w:val="17"/>
              </w:numPr>
              <w:spacing w:before="0"/>
              <w:rPr>
                <w:rFonts w:asciiTheme="minorHAnsi" w:hAnsiTheme="minorHAnsi"/>
                <w:u w:val="single"/>
              </w:rPr>
            </w:pPr>
            <w:r>
              <w:rPr>
                <w:rFonts w:asciiTheme="minorHAnsi" w:hAnsiTheme="minorHAnsi"/>
                <w:u w:val="single"/>
              </w:rPr>
              <w:t>N</w:t>
            </w:r>
            <w:r w:rsidRPr="00484EC1">
              <w:rPr>
                <w:rFonts w:asciiTheme="minorHAnsi" w:hAnsiTheme="minorHAnsi"/>
                <w:u w:val="single"/>
              </w:rPr>
              <w:t>o ex</w:t>
            </w:r>
            <w:r>
              <w:rPr>
                <w:rFonts w:asciiTheme="minorHAnsi" w:hAnsiTheme="minorHAnsi"/>
                <w:u w:val="single"/>
              </w:rPr>
              <w:t>ce</w:t>
            </w:r>
            <w:r w:rsidRPr="00484EC1">
              <w:rPr>
                <w:rFonts w:asciiTheme="minorHAnsi" w:hAnsiTheme="minorHAnsi"/>
                <w:u w:val="single"/>
              </w:rPr>
              <w:t>ption claimed</w:t>
            </w:r>
          </w:p>
          <w:p w14:paraId="5E988E05" w14:textId="77777777" w:rsidR="00935A25" w:rsidRPr="00484EC1" w:rsidRDefault="00977643" w:rsidP="00935A25">
            <w:pPr>
              <w:pStyle w:val="ListParagraph"/>
              <w:numPr>
                <w:ilvl w:val="0"/>
                <w:numId w:val="17"/>
              </w:numPr>
              <w:spacing w:before="0"/>
              <w:rPr>
                <w:rFonts w:asciiTheme="minorHAnsi" w:hAnsiTheme="minorHAnsi"/>
                <w:u w:val="single"/>
              </w:rPr>
            </w:pPr>
            <w:r>
              <w:rPr>
                <w:rFonts w:asciiTheme="minorHAnsi" w:hAnsiTheme="minorHAnsi"/>
                <w:u w:val="single"/>
              </w:rPr>
              <w:t xml:space="preserve">Exception claimed: </w:t>
            </w:r>
            <w:r w:rsidR="00935A25" w:rsidRPr="00484EC1">
              <w:rPr>
                <w:rFonts w:asciiTheme="minorHAnsi" w:hAnsiTheme="minorHAnsi"/>
                <w:u w:val="single"/>
              </w:rPr>
              <w:t xml:space="preserve">Single family </w:t>
            </w:r>
            <w:r>
              <w:rPr>
                <w:rFonts w:asciiTheme="minorHAnsi" w:hAnsiTheme="minorHAnsi"/>
                <w:u w:val="single"/>
              </w:rPr>
              <w:t>residence</w:t>
            </w:r>
          </w:p>
          <w:p w14:paraId="5E988E06" w14:textId="77777777" w:rsidR="00935A25" w:rsidRPr="00CE62A4" w:rsidRDefault="00977643" w:rsidP="00935A25">
            <w:pPr>
              <w:pStyle w:val="ListParagraph"/>
              <w:numPr>
                <w:ilvl w:val="0"/>
                <w:numId w:val="17"/>
              </w:numPr>
              <w:spacing w:before="0"/>
              <w:rPr>
                <w:rFonts w:asciiTheme="minorHAnsi" w:hAnsiTheme="minorHAnsi"/>
              </w:rPr>
            </w:pPr>
            <w:r>
              <w:rPr>
                <w:rFonts w:asciiTheme="minorHAnsi" w:hAnsiTheme="minorHAnsi"/>
                <w:u w:val="single"/>
              </w:rPr>
              <w:t xml:space="preserve">Exception claimed: </w:t>
            </w:r>
            <w:r w:rsidR="00935A25" w:rsidRPr="00484EC1">
              <w:rPr>
                <w:rFonts w:asciiTheme="minorHAnsi" w:hAnsiTheme="minorHAnsi"/>
                <w:u w:val="single"/>
              </w:rPr>
              <w:t>Low-</w:t>
            </w:r>
            <w:r w:rsidR="00935A25">
              <w:rPr>
                <w:rFonts w:asciiTheme="minorHAnsi" w:hAnsiTheme="minorHAnsi"/>
                <w:u w:val="single"/>
              </w:rPr>
              <w:t>r</w:t>
            </w:r>
            <w:r w:rsidR="00935A25" w:rsidRPr="00484EC1">
              <w:rPr>
                <w:rFonts w:asciiTheme="minorHAnsi" w:hAnsiTheme="minorHAnsi"/>
                <w:u w:val="single"/>
              </w:rPr>
              <w:t>ise Multifamily building</w:t>
            </w:r>
            <w:r w:rsidR="00935A25">
              <w:rPr>
                <w:rFonts w:asciiTheme="minorHAnsi" w:hAnsiTheme="minorHAnsi"/>
              </w:rPr>
              <w:t>&gt;&gt;</w:t>
            </w:r>
          </w:p>
        </w:tc>
      </w:tr>
      <w:tr w:rsidR="00935A25" w:rsidRPr="00B60503" w14:paraId="5E988E14" w14:textId="77777777" w:rsidTr="00F80497">
        <w:tc>
          <w:tcPr>
            <w:tcW w:w="622" w:type="dxa"/>
            <w:vAlign w:val="center"/>
          </w:tcPr>
          <w:p w14:paraId="5E988E08" w14:textId="77777777" w:rsidR="00935A25" w:rsidRDefault="00935A25" w:rsidP="00935A25">
            <w:pPr>
              <w:spacing w:before="0"/>
              <w:jc w:val="center"/>
              <w:rPr>
                <w:rFonts w:asciiTheme="minorHAnsi" w:hAnsiTheme="minorHAnsi"/>
              </w:rPr>
            </w:pPr>
            <w:r>
              <w:rPr>
                <w:rFonts w:asciiTheme="minorHAnsi" w:hAnsiTheme="minorHAnsi"/>
              </w:rPr>
              <w:t>03</w:t>
            </w:r>
          </w:p>
        </w:tc>
        <w:tc>
          <w:tcPr>
            <w:tcW w:w="4791" w:type="dxa"/>
            <w:vAlign w:val="center"/>
          </w:tcPr>
          <w:p w14:paraId="5E988E09" w14:textId="77777777" w:rsidR="00935A25" w:rsidRPr="00484EC1" w:rsidRDefault="00935A25" w:rsidP="00935A25">
            <w:pPr>
              <w:spacing w:before="0"/>
              <w:rPr>
                <w:rFonts w:asciiTheme="minorHAnsi" w:hAnsiTheme="minorHAnsi"/>
              </w:rPr>
            </w:pPr>
            <w:r w:rsidRPr="00484EC1">
              <w:rPr>
                <w:rFonts w:asciiTheme="minorHAnsi" w:hAnsiTheme="minorHAnsi"/>
              </w:rPr>
              <w:t>determine compliance method for this document;  display applicable tables below;</w:t>
            </w:r>
          </w:p>
          <w:p w14:paraId="5E988E0A" w14:textId="77777777" w:rsidR="00935A25" w:rsidRDefault="00935A25" w:rsidP="00935A25">
            <w:pPr>
              <w:spacing w:before="0"/>
              <w:rPr>
                <w:rFonts w:asciiTheme="minorHAnsi" w:hAnsiTheme="minorHAnsi"/>
              </w:rPr>
            </w:pPr>
            <w:r w:rsidRPr="00484EC1">
              <w:rPr>
                <w:rFonts w:asciiTheme="minorHAnsi" w:hAnsiTheme="minorHAnsi"/>
              </w:rPr>
              <w:t>(this row not visible to user)</w:t>
            </w:r>
          </w:p>
        </w:tc>
        <w:tc>
          <w:tcPr>
            <w:tcW w:w="4793" w:type="dxa"/>
            <w:vAlign w:val="center"/>
          </w:tcPr>
          <w:p w14:paraId="5E988E0B" w14:textId="77777777" w:rsidR="00B4198C" w:rsidRPr="007A221D" w:rsidRDefault="00B4198C" w:rsidP="00B4198C">
            <w:pPr>
              <w:spacing w:before="0"/>
              <w:rPr>
                <w:rFonts w:asciiTheme="minorHAnsi" w:hAnsiTheme="minorHAnsi"/>
              </w:rPr>
            </w:pPr>
            <w:r w:rsidRPr="007A221D">
              <w:rPr>
                <w:rFonts w:asciiTheme="minorHAnsi" w:hAnsiTheme="minorHAnsi"/>
              </w:rPr>
              <w:t>&lt;&lt;Calculated Result:</w:t>
            </w:r>
          </w:p>
          <w:p w14:paraId="5E988E0C" w14:textId="77777777" w:rsidR="00B4198C" w:rsidRPr="007A221D" w:rsidRDefault="00B4198C" w:rsidP="00B4198C">
            <w:pPr>
              <w:spacing w:before="0"/>
              <w:rPr>
                <w:rFonts w:asciiTheme="minorHAnsi" w:hAnsiTheme="minorHAnsi"/>
              </w:rPr>
            </w:pPr>
          </w:p>
          <w:p w14:paraId="5E988E0D" w14:textId="77777777" w:rsidR="00B4198C" w:rsidRPr="007A221D" w:rsidRDefault="00B4198C" w:rsidP="00B4198C">
            <w:pPr>
              <w:spacing w:before="0"/>
              <w:rPr>
                <w:rFonts w:asciiTheme="minorHAnsi" w:hAnsiTheme="minorHAnsi"/>
              </w:rPr>
            </w:pPr>
            <w:r w:rsidRPr="007A221D">
              <w:rPr>
                <w:rFonts w:asciiTheme="minorHAnsi" w:hAnsiTheme="minorHAnsi"/>
              </w:rPr>
              <w:t>if A01=</w:t>
            </w:r>
            <w:r w:rsidRPr="007A221D">
              <w:rPr>
                <w:rFonts w:asciiTheme="minorHAnsi" w:hAnsiTheme="minorHAnsi"/>
                <w:u w:val="single"/>
              </w:rPr>
              <w:t xml:space="preserve"> </w:t>
            </w:r>
            <w:r>
              <w:rPr>
                <w:rFonts w:asciiTheme="minorHAnsi" w:hAnsiTheme="minorHAnsi"/>
                <w:u w:val="single"/>
              </w:rPr>
              <w:t>Credit Claimed and A02 = No exception claimed</w:t>
            </w:r>
            <w:r w:rsidRPr="007A221D">
              <w:rPr>
                <w:rFonts w:asciiTheme="minorHAnsi" w:hAnsiTheme="minorHAnsi"/>
                <w:u w:val="single"/>
              </w:rPr>
              <w:t>; then display method:</w:t>
            </w:r>
          </w:p>
          <w:p w14:paraId="5E988E0E" w14:textId="77777777" w:rsidR="00B4198C" w:rsidRPr="007A221D" w:rsidRDefault="00B4198C" w:rsidP="00B4198C">
            <w:pPr>
              <w:spacing w:before="0"/>
              <w:rPr>
                <w:rFonts w:asciiTheme="minorHAnsi" w:hAnsiTheme="minorHAnsi"/>
                <w:b/>
              </w:rPr>
            </w:pPr>
            <w:r w:rsidRPr="007A221D">
              <w:rPr>
                <w:rFonts w:asciiTheme="minorHAnsi" w:hAnsiTheme="minorHAnsi"/>
                <w:b/>
              </w:rPr>
              <w:t>01a Photo Voltaic Compliance Credits</w:t>
            </w:r>
          </w:p>
          <w:p w14:paraId="5E988E0F" w14:textId="77777777" w:rsidR="00B4198C" w:rsidRPr="007A221D" w:rsidRDefault="00B4198C" w:rsidP="00B4198C">
            <w:pPr>
              <w:spacing w:before="0"/>
              <w:rPr>
                <w:rFonts w:asciiTheme="minorHAnsi" w:hAnsiTheme="minorHAnsi"/>
              </w:rPr>
            </w:pPr>
            <w:r w:rsidRPr="007A221D">
              <w:rPr>
                <w:rFonts w:asciiTheme="minorHAnsi" w:hAnsiTheme="minorHAnsi"/>
              </w:rPr>
              <w:t xml:space="preserve">elseif A02= </w:t>
            </w:r>
            <w:r>
              <w:rPr>
                <w:rFonts w:asciiTheme="minorHAnsi" w:hAnsiTheme="minorHAnsi"/>
              </w:rPr>
              <w:t xml:space="preserve">Exception claimed: </w:t>
            </w:r>
            <w:r w:rsidRPr="00754037">
              <w:rPr>
                <w:rFonts w:asciiTheme="minorHAnsi" w:hAnsiTheme="minorHAnsi"/>
                <w:u w:val="single"/>
              </w:rPr>
              <w:t>S</w:t>
            </w:r>
            <w:r w:rsidRPr="007A221D">
              <w:rPr>
                <w:rFonts w:asciiTheme="minorHAnsi" w:hAnsiTheme="minorHAnsi"/>
                <w:u w:val="single"/>
              </w:rPr>
              <w:t xml:space="preserve">ingle family </w:t>
            </w:r>
            <w:r>
              <w:rPr>
                <w:rFonts w:asciiTheme="minorHAnsi" w:hAnsiTheme="minorHAnsi"/>
                <w:u w:val="single"/>
              </w:rPr>
              <w:t>residence</w:t>
            </w:r>
            <w:r w:rsidRPr="007A221D">
              <w:rPr>
                <w:rFonts w:asciiTheme="minorHAnsi" w:hAnsiTheme="minorHAnsi"/>
              </w:rPr>
              <w:t xml:space="preserve"> or </w:t>
            </w:r>
            <w:r>
              <w:rPr>
                <w:rFonts w:asciiTheme="minorHAnsi" w:hAnsiTheme="minorHAnsi"/>
              </w:rPr>
              <w:t xml:space="preserve">Exception claimed: </w:t>
            </w:r>
            <w:r w:rsidRPr="007A221D">
              <w:rPr>
                <w:rFonts w:asciiTheme="minorHAnsi" w:hAnsiTheme="minorHAnsi"/>
                <w:u w:val="single"/>
              </w:rPr>
              <w:t>Low-</w:t>
            </w:r>
            <w:r>
              <w:rPr>
                <w:rFonts w:asciiTheme="minorHAnsi" w:hAnsiTheme="minorHAnsi"/>
                <w:u w:val="single"/>
              </w:rPr>
              <w:t>r</w:t>
            </w:r>
            <w:r w:rsidRPr="007A221D">
              <w:rPr>
                <w:rFonts w:asciiTheme="minorHAnsi" w:hAnsiTheme="minorHAnsi"/>
                <w:u w:val="single"/>
              </w:rPr>
              <w:t>ise Multifamily building</w:t>
            </w:r>
            <w:r>
              <w:rPr>
                <w:rFonts w:asciiTheme="minorHAnsi" w:hAnsiTheme="minorHAnsi"/>
                <w:u w:val="single"/>
              </w:rPr>
              <w:t xml:space="preserve"> and A01 = No compliance credit claimed; then display method:</w:t>
            </w:r>
          </w:p>
          <w:p w14:paraId="5E988E10" w14:textId="77777777" w:rsidR="00B4198C" w:rsidRPr="007A221D" w:rsidRDefault="00B4198C" w:rsidP="00B4198C">
            <w:pPr>
              <w:spacing w:before="0"/>
              <w:rPr>
                <w:rFonts w:asciiTheme="minorHAnsi" w:hAnsiTheme="minorHAnsi"/>
                <w:b/>
              </w:rPr>
            </w:pPr>
            <w:r w:rsidRPr="007A221D">
              <w:rPr>
                <w:rFonts w:asciiTheme="minorHAnsi" w:hAnsiTheme="minorHAnsi"/>
                <w:b/>
              </w:rPr>
              <w:t>01b Solar Exception to Solar</w:t>
            </w:r>
            <w:r>
              <w:rPr>
                <w:rFonts w:asciiTheme="minorHAnsi" w:hAnsiTheme="minorHAnsi"/>
                <w:b/>
              </w:rPr>
              <w:t xml:space="preserve"> </w:t>
            </w:r>
            <w:r w:rsidRPr="007A221D">
              <w:rPr>
                <w:rFonts w:asciiTheme="minorHAnsi" w:hAnsiTheme="minorHAnsi"/>
                <w:b/>
              </w:rPr>
              <w:t>Ready Area requirements</w:t>
            </w:r>
          </w:p>
          <w:p w14:paraId="5E988E11" w14:textId="77777777" w:rsidR="00B4198C" w:rsidRPr="007A221D" w:rsidRDefault="00B4198C" w:rsidP="00B4198C">
            <w:pPr>
              <w:spacing w:before="0"/>
              <w:rPr>
                <w:rFonts w:asciiTheme="minorHAnsi" w:hAnsiTheme="minorHAnsi"/>
              </w:rPr>
            </w:pPr>
            <w:r>
              <w:rPr>
                <w:rFonts w:asciiTheme="minorHAnsi" w:hAnsiTheme="minorHAnsi"/>
              </w:rPr>
              <w:t xml:space="preserve">elseif </w:t>
            </w:r>
            <w:r w:rsidRPr="007A221D">
              <w:rPr>
                <w:rFonts w:asciiTheme="minorHAnsi" w:hAnsiTheme="minorHAnsi"/>
              </w:rPr>
              <w:t>A02=</w:t>
            </w:r>
            <w:r>
              <w:t xml:space="preserve"> </w:t>
            </w:r>
            <w:r w:rsidRPr="00977643">
              <w:rPr>
                <w:rFonts w:asciiTheme="minorHAnsi" w:hAnsiTheme="minorHAnsi"/>
              </w:rPr>
              <w:t xml:space="preserve">Exception claimed: </w:t>
            </w:r>
            <w:r w:rsidRPr="007A221D">
              <w:rPr>
                <w:rFonts w:asciiTheme="minorHAnsi" w:hAnsiTheme="minorHAnsi"/>
                <w:u w:val="single"/>
              </w:rPr>
              <w:t xml:space="preserve">Single family </w:t>
            </w:r>
            <w:r>
              <w:rPr>
                <w:rFonts w:asciiTheme="minorHAnsi" w:hAnsiTheme="minorHAnsi"/>
                <w:u w:val="single"/>
              </w:rPr>
              <w:t xml:space="preserve">residence, </w:t>
            </w:r>
          </w:p>
          <w:p w14:paraId="5E988E12" w14:textId="77777777" w:rsidR="00B4198C" w:rsidRPr="007A221D" w:rsidRDefault="00B4198C" w:rsidP="00B4198C">
            <w:pPr>
              <w:spacing w:before="0"/>
              <w:rPr>
                <w:rFonts w:asciiTheme="minorHAnsi" w:hAnsiTheme="minorHAnsi"/>
              </w:rPr>
            </w:pPr>
            <w:r>
              <w:rPr>
                <w:rFonts w:asciiTheme="minorHAnsi" w:hAnsiTheme="minorHAnsi"/>
                <w:u w:val="single"/>
              </w:rPr>
              <w:t xml:space="preserve">and A01≠ </w:t>
            </w:r>
            <w:r>
              <w:rPr>
                <w:rFonts w:asciiTheme="minorHAnsi" w:hAnsiTheme="minorHAnsi"/>
              </w:rPr>
              <w:t>No compliance credit claimed; then display method</w:t>
            </w:r>
          </w:p>
          <w:p w14:paraId="5E988E13" w14:textId="77777777" w:rsidR="00935A25" w:rsidRPr="007A221D" w:rsidRDefault="00B4198C" w:rsidP="00935A25">
            <w:pPr>
              <w:spacing w:before="0"/>
              <w:rPr>
                <w:rFonts w:asciiTheme="minorHAnsi" w:hAnsiTheme="minorHAnsi"/>
                <w:b/>
              </w:rPr>
            </w:pPr>
            <w:r w:rsidRPr="007A221D">
              <w:rPr>
                <w:rFonts w:asciiTheme="minorHAnsi" w:hAnsiTheme="minorHAnsi"/>
                <w:b/>
              </w:rPr>
              <w:t>01c PV Compliance Credits + Exceptions to SRA requirements</w:t>
            </w:r>
            <w:r w:rsidRPr="00A85DFA">
              <w:rPr>
                <w:rFonts w:asciiTheme="minorHAnsi" w:hAnsiTheme="minorHAnsi"/>
              </w:rPr>
              <w:t>&gt;&gt;</w:t>
            </w:r>
          </w:p>
        </w:tc>
      </w:tr>
    </w:tbl>
    <w:p w14:paraId="5E988E16" w14:textId="77777777" w:rsidR="003E647A" w:rsidRDefault="003E647A" w:rsidP="004259CA">
      <w:pPr>
        <w:spacing w:before="0"/>
        <w:rPr>
          <w:rFonts w:asciiTheme="minorHAnsi" w:hAnsiTheme="minorHAnsi"/>
        </w:rPr>
      </w:pPr>
    </w:p>
    <w:tbl>
      <w:tblPr>
        <w:tblStyle w:val="TableGrid"/>
        <w:tblW w:w="5000" w:type="pct"/>
        <w:tblLook w:val="04A0" w:firstRow="1" w:lastRow="0" w:firstColumn="1" w:lastColumn="0" w:noHBand="0" w:noVBand="1"/>
      </w:tblPr>
      <w:tblGrid>
        <w:gridCol w:w="11016"/>
      </w:tblGrid>
      <w:tr w:rsidR="003E647A" w:rsidRPr="00B60503" w14:paraId="5E988E18" w14:textId="77777777" w:rsidTr="00F80497">
        <w:tc>
          <w:tcPr>
            <w:tcW w:w="10188" w:type="dxa"/>
            <w:vAlign w:val="center"/>
          </w:tcPr>
          <w:p w14:paraId="5E988E17" w14:textId="4864AAB7" w:rsidR="003E647A" w:rsidRPr="003E647A" w:rsidRDefault="00365244" w:rsidP="003E647A">
            <w:pPr>
              <w:spacing w:before="0"/>
              <w:rPr>
                <w:rFonts w:asciiTheme="minorHAnsi" w:hAnsiTheme="minorHAnsi"/>
                <w:b/>
              </w:rPr>
            </w:pPr>
            <w:r>
              <w:rPr>
                <w:rFonts w:asciiTheme="minorHAnsi" w:hAnsiTheme="minorHAnsi"/>
                <w:b/>
              </w:rPr>
              <w:t>SPV-</w:t>
            </w:r>
            <w:r w:rsidR="003E647A" w:rsidRPr="002F7578">
              <w:rPr>
                <w:rFonts w:asciiTheme="minorHAnsi" w:hAnsiTheme="minorHAnsi"/>
                <w:b/>
              </w:rPr>
              <w:t>01c PV Compliance Credits + Exceptions to SRA requirements</w:t>
            </w:r>
          </w:p>
        </w:tc>
      </w:tr>
    </w:tbl>
    <w:p w14:paraId="5E988E1A" w14:textId="77777777" w:rsidR="00F06B8F" w:rsidRDefault="00F06B8F" w:rsidP="004259CA">
      <w:pPr>
        <w:spacing w:before="0"/>
        <w:rPr>
          <w:rFonts w:asciiTheme="minorHAnsi" w:hAnsiTheme="minorHAnsi"/>
        </w:rPr>
      </w:pPr>
    </w:p>
    <w:tbl>
      <w:tblPr>
        <w:tblStyle w:val="TableGrid"/>
        <w:tblW w:w="5000" w:type="pct"/>
        <w:tblInd w:w="18" w:type="dxa"/>
        <w:tblLook w:val="04A0" w:firstRow="1" w:lastRow="0" w:firstColumn="1" w:lastColumn="0" w:noHBand="0" w:noVBand="1"/>
      </w:tblPr>
      <w:tblGrid>
        <w:gridCol w:w="840"/>
        <w:gridCol w:w="7091"/>
        <w:gridCol w:w="3085"/>
      </w:tblGrid>
      <w:tr w:rsidR="00003F11" w:rsidRPr="00727BFF" w14:paraId="5E988E1C" w14:textId="77777777" w:rsidTr="00365244">
        <w:trPr>
          <w:trHeight w:val="224"/>
        </w:trPr>
        <w:tc>
          <w:tcPr>
            <w:tcW w:w="11016" w:type="dxa"/>
            <w:gridSpan w:val="3"/>
          </w:tcPr>
          <w:p w14:paraId="5E988E1B" w14:textId="23C7A17C" w:rsidR="00003F11" w:rsidRPr="00727BFF" w:rsidRDefault="00003F11" w:rsidP="00977643">
            <w:pPr>
              <w:keepNext/>
              <w:spacing w:before="0"/>
              <w:rPr>
                <w:rFonts w:asciiTheme="minorHAnsi" w:hAnsiTheme="minorHAnsi"/>
                <w:b/>
              </w:rPr>
            </w:pPr>
            <w:r>
              <w:rPr>
                <w:rFonts w:asciiTheme="minorHAnsi" w:hAnsiTheme="minorHAnsi"/>
                <w:b/>
              </w:rPr>
              <w:t>B</w:t>
            </w:r>
            <w:r w:rsidRPr="00727BFF">
              <w:rPr>
                <w:rFonts w:asciiTheme="minorHAnsi" w:hAnsiTheme="minorHAnsi"/>
                <w:b/>
              </w:rPr>
              <w:t xml:space="preserve">. </w:t>
            </w:r>
            <w:r w:rsidR="00977643">
              <w:rPr>
                <w:rFonts w:asciiTheme="minorHAnsi" w:hAnsiTheme="minorHAnsi"/>
                <w:b/>
              </w:rPr>
              <w:t>PV System Eligibility for Solar Ready Area Exception</w:t>
            </w:r>
          </w:p>
        </w:tc>
      </w:tr>
      <w:tr w:rsidR="00003F11" w:rsidRPr="005E72FF" w14:paraId="5E988E20" w14:textId="77777777" w:rsidTr="00365244">
        <w:trPr>
          <w:trHeight w:val="288"/>
        </w:trPr>
        <w:tc>
          <w:tcPr>
            <w:tcW w:w="840" w:type="dxa"/>
            <w:tcBorders>
              <w:bottom w:val="single" w:sz="4" w:space="0" w:color="000000" w:themeColor="text1"/>
            </w:tcBorders>
            <w:vAlign w:val="center"/>
          </w:tcPr>
          <w:p w14:paraId="5E988E1D" w14:textId="77777777" w:rsidR="00003F11" w:rsidRDefault="00003F11" w:rsidP="00003F11">
            <w:pPr>
              <w:keepNext/>
              <w:spacing w:before="0"/>
              <w:jc w:val="center"/>
              <w:rPr>
                <w:rFonts w:asciiTheme="minorHAnsi" w:hAnsiTheme="minorHAnsi"/>
              </w:rPr>
            </w:pPr>
            <w:r>
              <w:rPr>
                <w:rFonts w:asciiTheme="minorHAnsi" w:hAnsiTheme="minorHAnsi"/>
              </w:rPr>
              <w:t>01</w:t>
            </w:r>
          </w:p>
        </w:tc>
        <w:tc>
          <w:tcPr>
            <w:tcW w:w="7091" w:type="dxa"/>
            <w:tcBorders>
              <w:bottom w:val="single" w:sz="4" w:space="0" w:color="000000" w:themeColor="text1"/>
            </w:tcBorders>
            <w:vAlign w:val="center"/>
          </w:tcPr>
          <w:p w14:paraId="5E988E1E" w14:textId="2304A9CB" w:rsidR="00003F11" w:rsidRDefault="00003F11" w:rsidP="00365244">
            <w:pPr>
              <w:keepNext/>
              <w:spacing w:before="0"/>
              <w:rPr>
                <w:rFonts w:asciiTheme="minorHAnsi" w:hAnsiTheme="minorHAnsi"/>
              </w:rPr>
            </w:pPr>
            <w:r>
              <w:rPr>
                <w:rFonts w:asciiTheme="minorHAnsi" w:hAnsiTheme="minorHAnsi"/>
              </w:rPr>
              <w:t>Enter Module Manufacturer Name</w:t>
            </w:r>
          </w:p>
        </w:tc>
        <w:tc>
          <w:tcPr>
            <w:tcW w:w="3085" w:type="dxa"/>
            <w:tcBorders>
              <w:bottom w:val="single" w:sz="4" w:space="0" w:color="000000" w:themeColor="text1"/>
            </w:tcBorders>
          </w:tcPr>
          <w:p w14:paraId="5E988E1F" w14:textId="77777777" w:rsidR="00003F11" w:rsidRPr="005E72FF" w:rsidRDefault="00003F11" w:rsidP="00003F11">
            <w:pPr>
              <w:keepNext/>
              <w:spacing w:before="0"/>
              <w:rPr>
                <w:rFonts w:asciiTheme="minorHAnsi" w:hAnsiTheme="minorHAnsi"/>
              </w:rPr>
            </w:pPr>
            <w:r>
              <w:rPr>
                <w:rFonts w:asciiTheme="minorHAnsi" w:hAnsiTheme="minorHAnsi"/>
              </w:rPr>
              <w:t>&lt;&lt;user input</w:t>
            </w:r>
            <w:r w:rsidR="00977643">
              <w:rPr>
                <w:rFonts w:asciiTheme="minorHAnsi" w:hAnsiTheme="minorHAnsi"/>
              </w:rPr>
              <w:t>, text</w:t>
            </w:r>
            <w:r>
              <w:rPr>
                <w:rFonts w:asciiTheme="minorHAnsi" w:hAnsiTheme="minorHAnsi"/>
              </w:rPr>
              <w:t>&gt;&gt;</w:t>
            </w:r>
          </w:p>
        </w:tc>
      </w:tr>
      <w:tr w:rsidR="00003F11" w:rsidRPr="005E72FF" w14:paraId="5E988E24" w14:textId="77777777" w:rsidTr="00365244">
        <w:trPr>
          <w:trHeight w:val="288"/>
        </w:trPr>
        <w:tc>
          <w:tcPr>
            <w:tcW w:w="840" w:type="dxa"/>
            <w:tcBorders>
              <w:bottom w:val="single" w:sz="4" w:space="0" w:color="000000" w:themeColor="text1"/>
            </w:tcBorders>
            <w:vAlign w:val="center"/>
          </w:tcPr>
          <w:p w14:paraId="5E988E21" w14:textId="77777777" w:rsidR="00003F11" w:rsidRDefault="00003F11" w:rsidP="00003F11">
            <w:pPr>
              <w:keepNext/>
              <w:spacing w:before="0"/>
              <w:jc w:val="center"/>
              <w:rPr>
                <w:rFonts w:asciiTheme="minorHAnsi" w:hAnsiTheme="minorHAnsi"/>
              </w:rPr>
            </w:pPr>
            <w:r>
              <w:rPr>
                <w:rFonts w:asciiTheme="minorHAnsi" w:hAnsiTheme="minorHAnsi"/>
              </w:rPr>
              <w:t>02</w:t>
            </w:r>
          </w:p>
        </w:tc>
        <w:tc>
          <w:tcPr>
            <w:tcW w:w="7091" w:type="dxa"/>
            <w:tcBorders>
              <w:bottom w:val="single" w:sz="4" w:space="0" w:color="000000" w:themeColor="text1"/>
            </w:tcBorders>
            <w:vAlign w:val="center"/>
          </w:tcPr>
          <w:p w14:paraId="5E988E22" w14:textId="04F2A232" w:rsidR="00003F11" w:rsidRDefault="00003F11" w:rsidP="00365244">
            <w:pPr>
              <w:keepNext/>
              <w:spacing w:before="0"/>
              <w:rPr>
                <w:rFonts w:asciiTheme="minorHAnsi" w:hAnsiTheme="minorHAnsi"/>
              </w:rPr>
            </w:pPr>
            <w:r>
              <w:rPr>
                <w:rFonts w:asciiTheme="minorHAnsi" w:hAnsiTheme="minorHAnsi"/>
              </w:rPr>
              <w:t>Enter Module Model Number</w:t>
            </w:r>
          </w:p>
        </w:tc>
        <w:tc>
          <w:tcPr>
            <w:tcW w:w="3085" w:type="dxa"/>
            <w:tcBorders>
              <w:bottom w:val="single" w:sz="4" w:space="0" w:color="000000" w:themeColor="text1"/>
            </w:tcBorders>
          </w:tcPr>
          <w:p w14:paraId="5E988E23" w14:textId="77777777" w:rsidR="00003F11" w:rsidRPr="005E72FF" w:rsidRDefault="00003F11" w:rsidP="00003F11">
            <w:pPr>
              <w:keepNext/>
              <w:spacing w:before="0"/>
              <w:rPr>
                <w:rFonts w:asciiTheme="minorHAnsi" w:hAnsiTheme="minorHAnsi"/>
              </w:rPr>
            </w:pPr>
            <w:r>
              <w:rPr>
                <w:rFonts w:asciiTheme="minorHAnsi" w:hAnsiTheme="minorHAnsi"/>
              </w:rPr>
              <w:t>&lt;&lt;user input</w:t>
            </w:r>
            <w:r w:rsidR="00977643">
              <w:rPr>
                <w:rFonts w:asciiTheme="minorHAnsi" w:hAnsiTheme="minorHAnsi"/>
              </w:rPr>
              <w:t>, text</w:t>
            </w:r>
            <w:r>
              <w:rPr>
                <w:rFonts w:asciiTheme="minorHAnsi" w:hAnsiTheme="minorHAnsi"/>
              </w:rPr>
              <w:t>&gt;&gt;</w:t>
            </w:r>
          </w:p>
        </w:tc>
      </w:tr>
      <w:tr w:rsidR="00003F11" w:rsidRPr="005E72FF" w14:paraId="5E988E28" w14:textId="77777777" w:rsidTr="00365244">
        <w:trPr>
          <w:trHeight w:val="288"/>
        </w:trPr>
        <w:tc>
          <w:tcPr>
            <w:tcW w:w="840" w:type="dxa"/>
            <w:tcBorders>
              <w:bottom w:val="single" w:sz="4" w:space="0" w:color="000000" w:themeColor="text1"/>
            </w:tcBorders>
            <w:vAlign w:val="center"/>
          </w:tcPr>
          <w:p w14:paraId="5E988E25" w14:textId="77777777" w:rsidR="00003F11" w:rsidRDefault="00003F11" w:rsidP="00003F11">
            <w:pPr>
              <w:keepNext/>
              <w:spacing w:before="0"/>
              <w:jc w:val="center"/>
              <w:rPr>
                <w:rFonts w:asciiTheme="minorHAnsi" w:hAnsiTheme="minorHAnsi"/>
              </w:rPr>
            </w:pPr>
            <w:r>
              <w:rPr>
                <w:rFonts w:asciiTheme="minorHAnsi" w:hAnsiTheme="minorHAnsi"/>
              </w:rPr>
              <w:t>03</w:t>
            </w:r>
          </w:p>
        </w:tc>
        <w:tc>
          <w:tcPr>
            <w:tcW w:w="7091" w:type="dxa"/>
            <w:tcBorders>
              <w:bottom w:val="single" w:sz="4" w:space="0" w:color="000000" w:themeColor="text1"/>
            </w:tcBorders>
            <w:vAlign w:val="center"/>
          </w:tcPr>
          <w:p w14:paraId="5E988E26" w14:textId="6B451CA5" w:rsidR="00003F11" w:rsidRDefault="00003F11" w:rsidP="00365244">
            <w:pPr>
              <w:keepNext/>
              <w:spacing w:before="0"/>
              <w:rPr>
                <w:rFonts w:asciiTheme="minorHAnsi" w:hAnsiTheme="minorHAnsi"/>
              </w:rPr>
            </w:pPr>
            <w:r>
              <w:rPr>
                <w:rFonts w:asciiTheme="minorHAnsi" w:hAnsiTheme="minorHAnsi"/>
              </w:rPr>
              <w:t xml:space="preserve">Enter Module </w:t>
            </w:r>
            <w:r w:rsidR="00365244">
              <w:rPr>
                <w:rFonts w:asciiTheme="minorHAnsi" w:hAnsiTheme="minorHAnsi"/>
              </w:rPr>
              <w:t>N</w:t>
            </w:r>
            <w:r>
              <w:rPr>
                <w:rFonts w:asciiTheme="minorHAnsi" w:hAnsiTheme="minorHAnsi"/>
              </w:rPr>
              <w:t xml:space="preserve">ameplate DC Power Rating </w:t>
            </w:r>
            <w:r w:rsidR="00365244">
              <w:rPr>
                <w:rFonts w:asciiTheme="minorHAnsi" w:hAnsiTheme="minorHAnsi"/>
              </w:rPr>
              <w:t>M</w:t>
            </w:r>
            <w:r>
              <w:rPr>
                <w:rFonts w:asciiTheme="minorHAnsi" w:hAnsiTheme="minorHAnsi"/>
              </w:rPr>
              <w:t>easure</w:t>
            </w:r>
            <w:r w:rsidR="005912F5">
              <w:rPr>
                <w:rFonts w:asciiTheme="minorHAnsi" w:hAnsiTheme="minorHAnsi"/>
              </w:rPr>
              <w:t>d</w:t>
            </w:r>
            <w:r>
              <w:rPr>
                <w:rFonts w:asciiTheme="minorHAnsi" w:hAnsiTheme="minorHAnsi"/>
              </w:rPr>
              <w:t xml:space="preserve"> </w:t>
            </w:r>
            <w:r w:rsidR="00365244">
              <w:rPr>
                <w:rFonts w:asciiTheme="minorHAnsi" w:hAnsiTheme="minorHAnsi"/>
              </w:rPr>
              <w:t>U</w:t>
            </w:r>
            <w:r>
              <w:rPr>
                <w:rFonts w:asciiTheme="minorHAnsi" w:hAnsiTheme="minorHAnsi"/>
              </w:rPr>
              <w:t>nder Standard Test Conditions (</w:t>
            </w:r>
            <w:r w:rsidR="00977643">
              <w:rPr>
                <w:rFonts w:asciiTheme="minorHAnsi" w:hAnsiTheme="minorHAnsi"/>
              </w:rPr>
              <w:t>W</w:t>
            </w:r>
            <w:r>
              <w:rPr>
                <w:rFonts w:asciiTheme="minorHAnsi" w:hAnsiTheme="minorHAnsi"/>
              </w:rPr>
              <w:t>atts)</w:t>
            </w:r>
          </w:p>
        </w:tc>
        <w:tc>
          <w:tcPr>
            <w:tcW w:w="3085" w:type="dxa"/>
            <w:tcBorders>
              <w:bottom w:val="single" w:sz="4" w:space="0" w:color="000000" w:themeColor="text1"/>
            </w:tcBorders>
          </w:tcPr>
          <w:p w14:paraId="5E988E27" w14:textId="77777777" w:rsidR="00003F11" w:rsidRPr="005E72FF" w:rsidRDefault="00003F11" w:rsidP="00003F11">
            <w:pPr>
              <w:keepNext/>
              <w:spacing w:before="0"/>
              <w:rPr>
                <w:rFonts w:asciiTheme="minorHAnsi" w:hAnsiTheme="minorHAnsi"/>
              </w:rPr>
            </w:pPr>
            <w:r>
              <w:rPr>
                <w:rFonts w:asciiTheme="minorHAnsi" w:hAnsiTheme="minorHAnsi"/>
              </w:rPr>
              <w:t>&lt;&lt;user input</w:t>
            </w:r>
            <w:r w:rsidR="00977643">
              <w:rPr>
                <w:rFonts w:asciiTheme="minorHAnsi" w:hAnsiTheme="minorHAnsi"/>
              </w:rPr>
              <w:t>, number</w:t>
            </w:r>
            <w:r>
              <w:rPr>
                <w:rFonts w:asciiTheme="minorHAnsi" w:hAnsiTheme="minorHAnsi"/>
              </w:rPr>
              <w:t>&gt;&gt;</w:t>
            </w:r>
          </w:p>
        </w:tc>
      </w:tr>
      <w:tr w:rsidR="00003F11" w:rsidRPr="005E72FF" w14:paraId="5E988E2C" w14:textId="77777777" w:rsidTr="00365244">
        <w:trPr>
          <w:trHeight w:val="288"/>
        </w:trPr>
        <w:tc>
          <w:tcPr>
            <w:tcW w:w="840" w:type="dxa"/>
            <w:tcBorders>
              <w:bottom w:val="single" w:sz="4" w:space="0" w:color="000000" w:themeColor="text1"/>
            </w:tcBorders>
            <w:vAlign w:val="center"/>
          </w:tcPr>
          <w:p w14:paraId="5E988E29" w14:textId="77777777" w:rsidR="00003F11" w:rsidRDefault="00003F11" w:rsidP="00003F11">
            <w:pPr>
              <w:keepNext/>
              <w:spacing w:before="0"/>
              <w:jc w:val="center"/>
              <w:rPr>
                <w:rFonts w:asciiTheme="minorHAnsi" w:hAnsiTheme="minorHAnsi"/>
              </w:rPr>
            </w:pPr>
            <w:r>
              <w:rPr>
                <w:rFonts w:asciiTheme="minorHAnsi" w:hAnsiTheme="minorHAnsi"/>
              </w:rPr>
              <w:t>04</w:t>
            </w:r>
          </w:p>
        </w:tc>
        <w:tc>
          <w:tcPr>
            <w:tcW w:w="7091" w:type="dxa"/>
            <w:tcBorders>
              <w:bottom w:val="single" w:sz="4" w:space="0" w:color="000000" w:themeColor="text1"/>
            </w:tcBorders>
            <w:vAlign w:val="center"/>
          </w:tcPr>
          <w:p w14:paraId="5E988E2A" w14:textId="5568E6E4" w:rsidR="00003F11" w:rsidRDefault="00003F11" w:rsidP="00365244">
            <w:pPr>
              <w:keepNext/>
              <w:spacing w:before="0"/>
              <w:rPr>
                <w:rFonts w:asciiTheme="minorHAnsi" w:hAnsiTheme="minorHAnsi"/>
              </w:rPr>
            </w:pPr>
            <w:r>
              <w:rPr>
                <w:rFonts w:asciiTheme="minorHAnsi" w:hAnsiTheme="minorHAnsi"/>
              </w:rPr>
              <w:t>Enter Number of Modules used in the PV System</w:t>
            </w:r>
          </w:p>
        </w:tc>
        <w:tc>
          <w:tcPr>
            <w:tcW w:w="3085" w:type="dxa"/>
            <w:tcBorders>
              <w:bottom w:val="single" w:sz="4" w:space="0" w:color="000000" w:themeColor="text1"/>
            </w:tcBorders>
          </w:tcPr>
          <w:p w14:paraId="5E988E2B" w14:textId="77777777" w:rsidR="00003F11" w:rsidRPr="005E72FF" w:rsidRDefault="00003F11" w:rsidP="00003F11">
            <w:pPr>
              <w:keepNext/>
              <w:spacing w:before="0"/>
              <w:rPr>
                <w:rFonts w:asciiTheme="minorHAnsi" w:hAnsiTheme="minorHAnsi"/>
              </w:rPr>
            </w:pPr>
            <w:r>
              <w:rPr>
                <w:rFonts w:asciiTheme="minorHAnsi" w:hAnsiTheme="minorHAnsi"/>
              </w:rPr>
              <w:t>&lt;&lt;user input</w:t>
            </w:r>
            <w:r w:rsidR="00977643">
              <w:rPr>
                <w:rFonts w:asciiTheme="minorHAnsi" w:hAnsiTheme="minorHAnsi"/>
              </w:rPr>
              <w:t>, number</w:t>
            </w:r>
            <w:r>
              <w:rPr>
                <w:rFonts w:asciiTheme="minorHAnsi" w:hAnsiTheme="minorHAnsi"/>
              </w:rPr>
              <w:t>&gt;&gt;</w:t>
            </w:r>
          </w:p>
        </w:tc>
      </w:tr>
      <w:tr w:rsidR="00003F11" w14:paraId="5E988E32" w14:textId="77777777" w:rsidTr="00365244">
        <w:trPr>
          <w:trHeight w:val="314"/>
        </w:trPr>
        <w:tc>
          <w:tcPr>
            <w:tcW w:w="840" w:type="dxa"/>
            <w:vAlign w:val="center"/>
          </w:tcPr>
          <w:p w14:paraId="5E988E2D" w14:textId="77777777" w:rsidR="00003F11" w:rsidRDefault="00003F11" w:rsidP="00977643">
            <w:pPr>
              <w:keepNext/>
              <w:spacing w:before="0"/>
              <w:jc w:val="center"/>
              <w:rPr>
                <w:rFonts w:asciiTheme="minorHAnsi" w:hAnsiTheme="minorHAnsi"/>
              </w:rPr>
            </w:pPr>
            <w:r>
              <w:rPr>
                <w:rFonts w:asciiTheme="minorHAnsi" w:hAnsiTheme="minorHAnsi"/>
              </w:rPr>
              <w:t>05</w:t>
            </w:r>
          </w:p>
        </w:tc>
        <w:tc>
          <w:tcPr>
            <w:tcW w:w="7091" w:type="dxa"/>
            <w:vAlign w:val="center"/>
          </w:tcPr>
          <w:p w14:paraId="5E988E2F" w14:textId="346EA9E5" w:rsidR="00003F11" w:rsidRDefault="00003F11" w:rsidP="00365244">
            <w:pPr>
              <w:keepNext/>
              <w:spacing w:before="0"/>
              <w:rPr>
                <w:rFonts w:asciiTheme="minorHAnsi" w:hAnsiTheme="minorHAnsi"/>
              </w:rPr>
            </w:pPr>
            <w:r>
              <w:rPr>
                <w:rFonts w:asciiTheme="minorHAnsi" w:hAnsiTheme="minorHAnsi"/>
              </w:rPr>
              <w:t>Installed PV System Nameplate DC Power Rating (</w:t>
            </w:r>
            <w:r w:rsidR="00977643">
              <w:rPr>
                <w:rFonts w:asciiTheme="minorHAnsi" w:hAnsiTheme="minorHAnsi"/>
              </w:rPr>
              <w:t>W</w:t>
            </w:r>
            <w:r>
              <w:rPr>
                <w:rFonts w:asciiTheme="minorHAnsi" w:hAnsiTheme="minorHAnsi"/>
              </w:rPr>
              <w:t>atts)</w:t>
            </w:r>
          </w:p>
        </w:tc>
        <w:tc>
          <w:tcPr>
            <w:tcW w:w="3085" w:type="dxa"/>
          </w:tcPr>
          <w:p w14:paraId="5E988E31" w14:textId="777C901A" w:rsidR="00003F11" w:rsidRDefault="00003F11" w:rsidP="00003F11">
            <w:pPr>
              <w:keepNext/>
              <w:spacing w:before="0"/>
              <w:rPr>
                <w:rFonts w:asciiTheme="minorHAnsi" w:hAnsiTheme="minorHAnsi"/>
              </w:rPr>
            </w:pPr>
            <w:r>
              <w:rPr>
                <w:rFonts w:asciiTheme="minorHAnsi" w:hAnsiTheme="minorHAnsi"/>
              </w:rPr>
              <w:t>&lt;&lt;calculated value = B03*B04&gt;&gt;</w:t>
            </w:r>
          </w:p>
        </w:tc>
      </w:tr>
      <w:tr w:rsidR="00977643" w14:paraId="5E988E35" w14:textId="77777777" w:rsidTr="00977643">
        <w:trPr>
          <w:trHeight w:val="288"/>
        </w:trPr>
        <w:tc>
          <w:tcPr>
            <w:tcW w:w="840" w:type="dxa"/>
            <w:vAlign w:val="center"/>
          </w:tcPr>
          <w:p w14:paraId="5E988E33" w14:textId="77777777" w:rsidR="00977643" w:rsidRPr="00B60503" w:rsidRDefault="00977643" w:rsidP="00977643">
            <w:pPr>
              <w:keepNext/>
              <w:spacing w:before="0"/>
              <w:jc w:val="center"/>
              <w:rPr>
                <w:rFonts w:asciiTheme="minorHAnsi" w:hAnsiTheme="minorHAnsi"/>
              </w:rPr>
            </w:pPr>
            <w:r>
              <w:rPr>
                <w:rFonts w:asciiTheme="minorHAnsi" w:hAnsiTheme="minorHAnsi"/>
              </w:rPr>
              <w:t>06</w:t>
            </w:r>
          </w:p>
        </w:tc>
        <w:tc>
          <w:tcPr>
            <w:tcW w:w="10176" w:type="dxa"/>
            <w:gridSpan w:val="2"/>
          </w:tcPr>
          <w:p w14:paraId="5E988E34" w14:textId="223537B5" w:rsidR="00977643" w:rsidRDefault="00977643" w:rsidP="00365244">
            <w:pPr>
              <w:keepNext/>
              <w:spacing w:before="0"/>
              <w:rPr>
                <w:rFonts w:asciiTheme="minorHAnsi" w:hAnsiTheme="minorHAnsi"/>
              </w:rPr>
            </w:pPr>
            <w:r>
              <w:rPr>
                <w:rFonts w:asciiTheme="minorHAnsi" w:hAnsiTheme="minorHAnsi"/>
              </w:rPr>
              <w:t>Compliance Statement</w:t>
            </w:r>
            <w:r w:rsidR="001939A0">
              <w:rPr>
                <w:rFonts w:asciiTheme="minorHAnsi" w:hAnsiTheme="minorHAnsi"/>
              </w:rPr>
              <w:t>:</w:t>
            </w:r>
            <w:r>
              <w:rPr>
                <w:rFonts w:asciiTheme="minorHAnsi" w:hAnsiTheme="minorHAnsi"/>
              </w:rPr>
              <w:t xml:space="preserve"> &lt;&lt;if B05 (Installed PV system nameplate DC power rating) is greater than or equal to 1</w:t>
            </w:r>
            <w:r w:rsidR="00365244">
              <w:rPr>
                <w:rFonts w:asciiTheme="minorHAnsi" w:hAnsiTheme="minorHAnsi"/>
              </w:rPr>
              <w:t>,</w:t>
            </w:r>
            <w:r>
              <w:rPr>
                <w:rFonts w:asciiTheme="minorHAnsi" w:hAnsiTheme="minorHAnsi"/>
              </w:rPr>
              <w:t xml:space="preserve">000 </w:t>
            </w:r>
            <w:r w:rsidR="00365244">
              <w:rPr>
                <w:rFonts w:asciiTheme="minorHAnsi" w:hAnsiTheme="minorHAnsi"/>
              </w:rPr>
              <w:t>W</w:t>
            </w:r>
            <w:r>
              <w:rPr>
                <w:rFonts w:asciiTheme="minorHAnsi" w:hAnsiTheme="minorHAnsi"/>
              </w:rPr>
              <w:t>atts, system complies, otherwise it does not comply&gt;&gt;</w:t>
            </w:r>
          </w:p>
        </w:tc>
      </w:tr>
    </w:tbl>
    <w:p w14:paraId="5E988E36" w14:textId="77777777" w:rsidR="00003F11" w:rsidRDefault="00003F11" w:rsidP="004259CA">
      <w:pPr>
        <w:spacing w:before="0"/>
        <w:rPr>
          <w:rFonts w:asciiTheme="minorHAnsi" w:hAnsiTheme="minorHAnsi"/>
        </w:rPr>
      </w:pPr>
    </w:p>
    <w:p w14:paraId="5E988E37" w14:textId="77777777" w:rsidR="00003F11" w:rsidRDefault="00003F11" w:rsidP="004259CA">
      <w:pPr>
        <w:spacing w:before="0"/>
        <w:rPr>
          <w:rFonts w:asciiTheme="minorHAnsi" w:hAnsiTheme="minorHAnsi"/>
        </w:rPr>
      </w:pPr>
    </w:p>
    <w:p w14:paraId="5E988E47" w14:textId="77777777" w:rsidR="00935A25" w:rsidRPr="00B60503" w:rsidRDefault="00935A25" w:rsidP="00365244">
      <w:pPr>
        <w:spacing w:before="0"/>
        <w:ind w:left="270" w:hanging="270"/>
        <w:rPr>
          <w:rFonts w:asciiTheme="minorHAnsi" w:hAnsiTheme="minorHAnsi"/>
        </w:rPr>
      </w:pPr>
    </w:p>
    <w:tbl>
      <w:tblPr>
        <w:tblStyle w:val="TableGrid"/>
        <w:tblW w:w="5000" w:type="pct"/>
        <w:tblInd w:w="18" w:type="dxa"/>
        <w:tblLook w:val="04A0" w:firstRow="1" w:lastRow="0" w:firstColumn="1" w:lastColumn="0" w:noHBand="0" w:noVBand="1"/>
      </w:tblPr>
      <w:tblGrid>
        <w:gridCol w:w="728"/>
        <w:gridCol w:w="6677"/>
        <w:gridCol w:w="3611"/>
      </w:tblGrid>
      <w:tr w:rsidR="00935A25" w:rsidRPr="00B60503" w14:paraId="5E988E49" w14:textId="77777777" w:rsidTr="001E3266">
        <w:tc>
          <w:tcPr>
            <w:tcW w:w="11016" w:type="dxa"/>
            <w:gridSpan w:val="3"/>
          </w:tcPr>
          <w:p w14:paraId="4D256773" w14:textId="36D558EA" w:rsidR="00365244" w:rsidRDefault="00A94385" w:rsidP="00977643">
            <w:pPr>
              <w:keepNext/>
              <w:spacing w:before="0"/>
              <w:rPr>
                <w:rFonts w:asciiTheme="minorHAnsi" w:hAnsiTheme="minorHAnsi"/>
                <w:b/>
              </w:rPr>
            </w:pPr>
            <w:r>
              <w:rPr>
                <w:rFonts w:asciiTheme="minorHAnsi" w:hAnsiTheme="minorHAnsi"/>
                <w:b/>
              </w:rPr>
              <w:lastRenderedPageBreak/>
              <w:t>C</w:t>
            </w:r>
            <w:r w:rsidR="00935A25" w:rsidRPr="00727BFF">
              <w:rPr>
                <w:rFonts w:asciiTheme="minorHAnsi" w:hAnsiTheme="minorHAnsi"/>
                <w:b/>
              </w:rPr>
              <w:t xml:space="preserve">. </w:t>
            </w:r>
            <w:r w:rsidR="00977643">
              <w:rPr>
                <w:rFonts w:asciiTheme="minorHAnsi" w:hAnsiTheme="minorHAnsi"/>
                <w:b/>
              </w:rPr>
              <w:t>PV System Eligibility for Compliance Credit</w:t>
            </w:r>
            <w:r w:rsidR="00935A25">
              <w:rPr>
                <w:rFonts w:asciiTheme="minorHAnsi" w:hAnsiTheme="minorHAnsi"/>
                <w:b/>
              </w:rPr>
              <w:t xml:space="preserve"> </w:t>
            </w:r>
          </w:p>
          <w:p w14:paraId="5E988E48" w14:textId="04DEE3C9" w:rsidR="00935A25" w:rsidRPr="00727BFF" w:rsidRDefault="00977643" w:rsidP="00A94385">
            <w:pPr>
              <w:keepNext/>
              <w:spacing w:before="0"/>
              <w:rPr>
                <w:rFonts w:asciiTheme="minorHAnsi" w:hAnsiTheme="minorHAnsi"/>
                <w:b/>
              </w:rPr>
            </w:pPr>
            <w:r w:rsidRPr="00977643">
              <w:rPr>
                <w:rFonts w:asciiTheme="minorHAnsi" w:hAnsiTheme="minorHAnsi"/>
              </w:rPr>
              <w:t>&lt;&lt; if “Credit claimed</w:t>
            </w:r>
            <w:r>
              <w:rPr>
                <w:rFonts w:asciiTheme="minorHAnsi" w:hAnsiTheme="minorHAnsi"/>
              </w:rPr>
              <w:t xml:space="preserve">” is not selected </w:t>
            </w:r>
            <w:r w:rsidRPr="00977643">
              <w:rPr>
                <w:rFonts w:asciiTheme="minorHAnsi" w:hAnsiTheme="minorHAnsi"/>
              </w:rPr>
              <w:t>in A01,  then display the "section does not apply" message&gt;&gt;</w:t>
            </w:r>
          </w:p>
        </w:tc>
      </w:tr>
      <w:tr w:rsidR="00935A25" w:rsidRPr="00B60503" w14:paraId="5E988E4D" w14:textId="77777777" w:rsidTr="00365244">
        <w:trPr>
          <w:trHeight w:val="288"/>
        </w:trPr>
        <w:tc>
          <w:tcPr>
            <w:tcW w:w="728" w:type="dxa"/>
            <w:vAlign w:val="center"/>
          </w:tcPr>
          <w:p w14:paraId="5E988E4A" w14:textId="77777777" w:rsidR="00935A25" w:rsidRDefault="00935A25" w:rsidP="00977643">
            <w:pPr>
              <w:keepNext/>
              <w:spacing w:before="0"/>
              <w:jc w:val="center"/>
              <w:rPr>
                <w:rFonts w:asciiTheme="minorHAnsi" w:hAnsiTheme="minorHAnsi"/>
              </w:rPr>
            </w:pPr>
            <w:r>
              <w:rPr>
                <w:rFonts w:asciiTheme="minorHAnsi" w:hAnsiTheme="minorHAnsi"/>
              </w:rPr>
              <w:t>0</w:t>
            </w:r>
            <w:r w:rsidR="00003F11">
              <w:rPr>
                <w:rFonts w:asciiTheme="minorHAnsi" w:hAnsiTheme="minorHAnsi"/>
              </w:rPr>
              <w:t>1</w:t>
            </w:r>
          </w:p>
        </w:tc>
        <w:tc>
          <w:tcPr>
            <w:tcW w:w="6677" w:type="dxa"/>
            <w:vAlign w:val="center"/>
          </w:tcPr>
          <w:p w14:paraId="5E988E4B" w14:textId="147893B4" w:rsidR="00935A25" w:rsidRDefault="00935A25" w:rsidP="00365244">
            <w:pPr>
              <w:keepNext/>
              <w:spacing w:before="0"/>
              <w:rPr>
                <w:rFonts w:asciiTheme="minorHAnsi" w:hAnsiTheme="minorHAnsi"/>
              </w:rPr>
            </w:pPr>
            <w:r>
              <w:rPr>
                <w:rFonts w:asciiTheme="minorHAnsi" w:hAnsiTheme="minorHAnsi"/>
              </w:rPr>
              <w:t>Inverter Manufacturer Name</w:t>
            </w:r>
          </w:p>
        </w:tc>
        <w:tc>
          <w:tcPr>
            <w:tcW w:w="3611" w:type="dxa"/>
          </w:tcPr>
          <w:p w14:paraId="5E988E4C" w14:textId="77777777" w:rsidR="00935A25" w:rsidRDefault="00935A25" w:rsidP="00935A25">
            <w:pPr>
              <w:keepNext/>
              <w:spacing w:before="0"/>
              <w:rPr>
                <w:rFonts w:asciiTheme="minorHAnsi" w:hAnsiTheme="minorHAnsi"/>
              </w:rPr>
            </w:pPr>
            <w:r>
              <w:rPr>
                <w:rFonts w:asciiTheme="minorHAnsi" w:hAnsiTheme="minorHAnsi"/>
              </w:rPr>
              <w:t>&lt;&lt;user input</w:t>
            </w:r>
            <w:r w:rsidR="00977643">
              <w:rPr>
                <w:rFonts w:asciiTheme="minorHAnsi" w:hAnsiTheme="minorHAnsi"/>
              </w:rPr>
              <w:t>, text</w:t>
            </w:r>
            <w:r>
              <w:rPr>
                <w:rFonts w:asciiTheme="minorHAnsi" w:hAnsiTheme="minorHAnsi"/>
              </w:rPr>
              <w:t>&gt;&gt;</w:t>
            </w:r>
          </w:p>
        </w:tc>
      </w:tr>
      <w:tr w:rsidR="00935A25" w:rsidRPr="00B60503" w14:paraId="5E988E51" w14:textId="77777777" w:rsidTr="00365244">
        <w:trPr>
          <w:trHeight w:val="288"/>
        </w:trPr>
        <w:tc>
          <w:tcPr>
            <w:tcW w:w="728" w:type="dxa"/>
            <w:vAlign w:val="center"/>
          </w:tcPr>
          <w:p w14:paraId="5E988E4E" w14:textId="69301887" w:rsidR="00935A25" w:rsidRDefault="00935A25" w:rsidP="00003F11">
            <w:pPr>
              <w:keepNext/>
              <w:spacing w:before="0"/>
              <w:jc w:val="center"/>
              <w:rPr>
                <w:rFonts w:asciiTheme="minorHAnsi" w:hAnsiTheme="minorHAnsi"/>
              </w:rPr>
            </w:pPr>
            <w:r>
              <w:rPr>
                <w:rFonts w:asciiTheme="minorHAnsi" w:hAnsiTheme="minorHAnsi"/>
              </w:rPr>
              <w:t>0</w:t>
            </w:r>
            <w:r w:rsidR="00003F11">
              <w:rPr>
                <w:rFonts w:asciiTheme="minorHAnsi" w:hAnsiTheme="minorHAnsi"/>
              </w:rPr>
              <w:t>2</w:t>
            </w:r>
          </w:p>
        </w:tc>
        <w:tc>
          <w:tcPr>
            <w:tcW w:w="6677" w:type="dxa"/>
            <w:vAlign w:val="center"/>
          </w:tcPr>
          <w:p w14:paraId="5E988E4F" w14:textId="70C72E3D" w:rsidR="00935A25" w:rsidRDefault="00935A25" w:rsidP="00365244">
            <w:pPr>
              <w:keepNext/>
              <w:spacing w:before="0"/>
              <w:rPr>
                <w:rFonts w:asciiTheme="minorHAnsi" w:hAnsiTheme="minorHAnsi"/>
              </w:rPr>
            </w:pPr>
            <w:r>
              <w:rPr>
                <w:rFonts w:asciiTheme="minorHAnsi" w:hAnsiTheme="minorHAnsi"/>
              </w:rPr>
              <w:t>Inverter Model Name</w:t>
            </w:r>
          </w:p>
        </w:tc>
        <w:tc>
          <w:tcPr>
            <w:tcW w:w="3611" w:type="dxa"/>
          </w:tcPr>
          <w:p w14:paraId="5E988E50" w14:textId="77777777" w:rsidR="00935A25" w:rsidRDefault="00935A25" w:rsidP="00935A25">
            <w:pPr>
              <w:keepNext/>
              <w:spacing w:before="0"/>
              <w:rPr>
                <w:rFonts w:asciiTheme="minorHAnsi" w:hAnsiTheme="minorHAnsi"/>
              </w:rPr>
            </w:pPr>
            <w:r>
              <w:rPr>
                <w:rFonts w:asciiTheme="minorHAnsi" w:hAnsiTheme="minorHAnsi"/>
              </w:rPr>
              <w:t>&lt;&lt;user input</w:t>
            </w:r>
            <w:r w:rsidR="00977643">
              <w:rPr>
                <w:rFonts w:asciiTheme="minorHAnsi" w:hAnsiTheme="minorHAnsi"/>
              </w:rPr>
              <w:t>, text</w:t>
            </w:r>
            <w:r>
              <w:rPr>
                <w:rFonts w:asciiTheme="minorHAnsi" w:hAnsiTheme="minorHAnsi"/>
              </w:rPr>
              <w:t>&gt;&gt;</w:t>
            </w:r>
          </w:p>
        </w:tc>
      </w:tr>
      <w:tr w:rsidR="00935A25" w:rsidRPr="00B60503" w14:paraId="5E988E54" w14:textId="77777777" w:rsidTr="001E3266">
        <w:trPr>
          <w:trHeight w:val="288"/>
        </w:trPr>
        <w:tc>
          <w:tcPr>
            <w:tcW w:w="728" w:type="dxa"/>
            <w:vAlign w:val="center"/>
          </w:tcPr>
          <w:p w14:paraId="5E988E52" w14:textId="77777777" w:rsidR="00935A25" w:rsidRPr="00B60503" w:rsidRDefault="00935A25" w:rsidP="00003F11">
            <w:pPr>
              <w:keepNext/>
              <w:spacing w:before="0"/>
              <w:jc w:val="center"/>
              <w:rPr>
                <w:rFonts w:asciiTheme="minorHAnsi" w:hAnsiTheme="minorHAnsi"/>
              </w:rPr>
            </w:pPr>
            <w:r>
              <w:rPr>
                <w:rFonts w:asciiTheme="minorHAnsi" w:hAnsiTheme="minorHAnsi"/>
              </w:rPr>
              <w:t>0</w:t>
            </w:r>
            <w:r w:rsidR="00003F11">
              <w:rPr>
                <w:rFonts w:asciiTheme="minorHAnsi" w:hAnsiTheme="minorHAnsi"/>
              </w:rPr>
              <w:t>3</w:t>
            </w:r>
          </w:p>
        </w:tc>
        <w:tc>
          <w:tcPr>
            <w:tcW w:w="10288" w:type="dxa"/>
            <w:gridSpan w:val="2"/>
          </w:tcPr>
          <w:p w14:paraId="5E988E53" w14:textId="59DBE67B" w:rsidR="00935A25" w:rsidRDefault="00935A25" w:rsidP="00977643">
            <w:pPr>
              <w:keepNext/>
              <w:spacing w:before="0"/>
              <w:rPr>
                <w:rFonts w:asciiTheme="minorHAnsi" w:hAnsiTheme="minorHAnsi"/>
              </w:rPr>
            </w:pPr>
            <w:r>
              <w:rPr>
                <w:rFonts w:asciiTheme="minorHAnsi" w:hAnsiTheme="minorHAnsi"/>
              </w:rPr>
              <w:t>Compliance Statement</w:t>
            </w:r>
            <w:r w:rsidR="001939A0">
              <w:rPr>
                <w:rFonts w:asciiTheme="minorHAnsi" w:hAnsiTheme="minorHAnsi"/>
              </w:rPr>
              <w:t>:</w:t>
            </w:r>
            <w:r>
              <w:rPr>
                <w:rFonts w:asciiTheme="minorHAnsi" w:hAnsiTheme="minorHAnsi"/>
              </w:rPr>
              <w:t xml:space="preserve"> &lt;&lt;if </w:t>
            </w:r>
            <w:r w:rsidR="00977643">
              <w:rPr>
                <w:rFonts w:asciiTheme="minorHAnsi" w:hAnsiTheme="minorHAnsi"/>
              </w:rPr>
              <w:t>B</w:t>
            </w:r>
            <w:r w:rsidR="00003F11">
              <w:rPr>
                <w:rFonts w:asciiTheme="minorHAnsi" w:hAnsiTheme="minorHAnsi"/>
              </w:rPr>
              <w:t>05</w:t>
            </w:r>
            <w:r>
              <w:rPr>
                <w:rFonts w:asciiTheme="minorHAnsi" w:hAnsiTheme="minorHAnsi"/>
              </w:rPr>
              <w:t xml:space="preserve"> </w:t>
            </w:r>
            <w:r w:rsidR="00977643">
              <w:rPr>
                <w:rFonts w:asciiTheme="minorHAnsi" w:hAnsiTheme="minorHAnsi"/>
              </w:rPr>
              <w:t xml:space="preserve">(Installed PV system nameplate DC power rating) </w:t>
            </w:r>
            <w:r>
              <w:rPr>
                <w:rFonts w:asciiTheme="minorHAnsi" w:hAnsiTheme="minorHAnsi"/>
              </w:rPr>
              <w:t>is greater than or equal to 2000 watts, system complies, otherwise it does not comply&gt;&gt;</w:t>
            </w:r>
          </w:p>
        </w:tc>
      </w:tr>
      <w:tr w:rsidR="00F06B8F" w:rsidRPr="00B60503" w14:paraId="5E988E5C" w14:textId="77777777" w:rsidTr="001E3266">
        <w:trPr>
          <w:trHeight w:val="1043"/>
        </w:trPr>
        <w:tc>
          <w:tcPr>
            <w:tcW w:w="728" w:type="dxa"/>
            <w:vAlign w:val="center"/>
          </w:tcPr>
          <w:p w14:paraId="5E988E58" w14:textId="14F821B7" w:rsidR="00F06B8F" w:rsidRPr="00B60503" w:rsidRDefault="00A94385" w:rsidP="00977643">
            <w:pPr>
              <w:keepNext/>
              <w:spacing w:before="0"/>
              <w:jc w:val="center"/>
              <w:rPr>
                <w:rFonts w:asciiTheme="minorHAnsi" w:hAnsiTheme="minorHAnsi"/>
              </w:rPr>
            </w:pPr>
            <w:r>
              <w:rPr>
                <w:rFonts w:asciiTheme="minorHAnsi" w:hAnsiTheme="minorHAnsi"/>
              </w:rPr>
              <w:t>04</w:t>
            </w:r>
          </w:p>
        </w:tc>
        <w:tc>
          <w:tcPr>
            <w:tcW w:w="10288" w:type="dxa"/>
            <w:gridSpan w:val="2"/>
          </w:tcPr>
          <w:p w14:paraId="5E988E59" w14:textId="77777777" w:rsidR="00F06B8F" w:rsidRPr="00093E18" w:rsidRDefault="00F06B8F" w:rsidP="00935A25">
            <w:pPr>
              <w:keepNext/>
              <w:spacing w:before="0"/>
              <w:rPr>
                <w:rFonts w:asciiTheme="minorHAnsi" w:hAnsiTheme="minorHAnsi"/>
              </w:rPr>
            </w:pPr>
            <w:r w:rsidRPr="00093E18">
              <w:rPr>
                <w:rFonts w:asciiTheme="minorHAnsi" w:hAnsiTheme="minorHAnsi"/>
              </w:rPr>
              <w:t>PV array</w:t>
            </w:r>
            <w:r>
              <w:rPr>
                <w:rFonts w:asciiTheme="minorHAnsi" w:hAnsiTheme="minorHAnsi"/>
              </w:rPr>
              <w:t xml:space="preserve"> installed at </w:t>
            </w:r>
            <w:r w:rsidRPr="00F06B8F">
              <w:rPr>
                <w:rFonts w:asciiTheme="minorHAnsi" w:hAnsiTheme="minorHAnsi"/>
                <w:u w:val="single"/>
              </w:rPr>
              <w:t>either</w:t>
            </w:r>
            <w:r>
              <w:rPr>
                <w:rFonts w:asciiTheme="minorHAnsi" w:hAnsiTheme="minorHAnsi"/>
              </w:rPr>
              <w:t>:</w:t>
            </w:r>
          </w:p>
          <w:p w14:paraId="5E988E5A" w14:textId="32854093" w:rsidR="00F06B8F" w:rsidRDefault="00F06B8F" w:rsidP="001939A0">
            <w:pPr>
              <w:pStyle w:val="ListParagraph"/>
              <w:keepNext/>
              <w:numPr>
                <w:ilvl w:val="0"/>
                <w:numId w:val="23"/>
              </w:numPr>
              <w:spacing w:before="0"/>
              <w:ind w:left="694"/>
              <w:outlineLvl w:val="1"/>
              <w:rPr>
                <w:rFonts w:asciiTheme="minorHAnsi" w:hAnsiTheme="minorHAnsi"/>
              </w:rPr>
            </w:pPr>
            <w:r>
              <w:rPr>
                <w:rFonts w:asciiTheme="minorHAnsi" w:hAnsiTheme="minorHAnsi"/>
              </w:rPr>
              <w:t xml:space="preserve">A roof pitch no greater than </w:t>
            </w:r>
            <w:r w:rsidRPr="00886A4D">
              <w:rPr>
                <w:rFonts w:asciiTheme="minorHAnsi" w:hAnsiTheme="minorHAnsi"/>
              </w:rPr>
              <w:t>2.4</w:t>
            </w:r>
            <w:r w:rsidR="001939A0">
              <w:rPr>
                <w:rFonts w:asciiTheme="minorHAnsi" w:hAnsiTheme="minorHAnsi"/>
              </w:rPr>
              <w:t>°</w:t>
            </w:r>
            <w:r w:rsidRPr="00886A4D">
              <w:rPr>
                <w:rFonts w:asciiTheme="minorHAnsi" w:hAnsiTheme="minorHAnsi"/>
              </w:rPr>
              <w:t xml:space="preserve"> </w:t>
            </w:r>
            <w:r>
              <w:rPr>
                <w:rFonts w:asciiTheme="minorHAnsi" w:hAnsiTheme="minorHAnsi"/>
              </w:rPr>
              <w:t xml:space="preserve">(ratio of rise to run no greater than </w:t>
            </w:r>
            <w:r w:rsidRPr="00886A4D">
              <w:rPr>
                <w:rFonts w:asciiTheme="minorHAnsi" w:hAnsiTheme="minorHAnsi"/>
              </w:rPr>
              <w:t>0.5:12</w:t>
            </w:r>
            <w:r>
              <w:rPr>
                <w:rFonts w:asciiTheme="minorHAnsi" w:hAnsiTheme="minorHAnsi"/>
              </w:rPr>
              <w:t>)</w:t>
            </w:r>
            <w:r w:rsidR="001939A0">
              <w:rPr>
                <w:rFonts w:asciiTheme="minorHAnsi" w:hAnsiTheme="minorHAnsi"/>
              </w:rPr>
              <w:t>;</w:t>
            </w:r>
            <w:r>
              <w:rPr>
                <w:rFonts w:asciiTheme="minorHAnsi" w:hAnsiTheme="minorHAnsi"/>
              </w:rPr>
              <w:t xml:space="preserve"> or</w:t>
            </w:r>
            <w:r w:rsidRPr="00886A4D">
              <w:rPr>
                <w:rFonts w:asciiTheme="minorHAnsi" w:hAnsiTheme="minorHAnsi"/>
              </w:rPr>
              <w:t xml:space="preserve"> </w:t>
            </w:r>
          </w:p>
          <w:p w14:paraId="5E988E5B" w14:textId="2DCAA481" w:rsidR="00F06B8F" w:rsidRPr="00F06B8F" w:rsidRDefault="00F06B8F" w:rsidP="001939A0">
            <w:pPr>
              <w:pStyle w:val="ListParagraph"/>
              <w:keepNext/>
              <w:numPr>
                <w:ilvl w:val="0"/>
                <w:numId w:val="23"/>
              </w:numPr>
              <w:spacing w:before="0"/>
              <w:ind w:left="694"/>
              <w:rPr>
                <w:rFonts w:asciiTheme="minorHAnsi" w:hAnsiTheme="minorHAnsi"/>
              </w:rPr>
            </w:pPr>
            <w:r>
              <w:rPr>
                <w:rFonts w:asciiTheme="minorHAnsi" w:hAnsiTheme="minorHAnsi"/>
              </w:rPr>
              <w:t>A roof pitch greater than 2.4</w:t>
            </w:r>
            <w:r w:rsidR="001939A0">
              <w:rPr>
                <w:rFonts w:asciiTheme="minorHAnsi" w:hAnsiTheme="minorHAnsi"/>
              </w:rPr>
              <w:t>°</w:t>
            </w:r>
            <w:r>
              <w:rPr>
                <w:rFonts w:asciiTheme="minorHAnsi" w:hAnsiTheme="minorHAnsi"/>
              </w:rPr>
              <w:t xml:space="preserve"> and no greater than </w:t>
            </w:r>
            <w:r w:rsidRPr="00B60503">
              <w:rPr>
                <w:rFonts w:asciiTheme="minorHAnsi" w:hAnsiTheme="minorHAnsi"/>
              </w:rPr>
              <w:t>30.3</w:t>
            </w:r>
            <w:r w:rsidR="001939A0">
              <w:rPr>
                <w:rFonts w:asciiTheme="minorHAnsi" w:hAnsiTheme="minorHAnsi"/>
              </w:rPr>
              <w:t>°</w:t>
            </w:r>
            <w:r w:rsidRPr="00B60503">
              <w:rPr>
                <w:rFonts w:asciiTheme="minorHAnsi" w:hAnsiTheme="minorHAnsi"/>
              </w:rPr>
              <w:t xml:space="preserve"> </w:t>
            </w:r>
            <w:r>
              <w:rPr>
                <w:rFonts w:asciiTheme="minorHAnsi" w:hAnsiTheme="minorHAnsi"/>
              </w:rPr>
              <w:t xml:space="preserve">(ratio of rise to run no greater than </w:t>
            </w:r>
            <w:r w:rsidRPr="00B60503">
              <w:rPr>
                <w:rFonts w:asciiTheme="minorHAnsi" w:hAnsiTheme="minorHAnsi"/>
              </w:rPr>
              <w:t>7:12</w:t>
            </w:r>
            <w:r>
              <w:rPr>
                <w:rFonts w:asciiTheme="minorHAnsi" w:hAnsiTheme="minorHAnsi"/>
              </w:rPr>
              <w:t xml:space="preserve">) </w:t>
            </w:r>
            <w:r w:rsidRPr="00B60503">
              <w:rPr>
                <w:rFonts w:asciiTheme="minorHAnsi" w:hAnsiTheme="minorHAnsi"/>
              </w:rPr>
              <w:t>and with an orientation between 110</w:t>
            </w:r>
            <w:r w:rsidR="001939A0">
              <w:rPr>
                <w:rFonts w:asciiTheme="minorHAnsi" w:hAnsiTheme="minorHAnsi"/>
              </w:rPr>
              <w:t>°</w:t>
            </w:r>
            <w:r w:rsidRPr="00B60503">
              <w:rPr>
                <w:rFonts w:asciiTheme="minorHAnsi" w:hAnsiTheme="minorHAnsi"/>
              </w:rPr>
              <w:t xml:space="preserve"> and 270</w:t>
            </w:r>
            <w:r w:rsidR="001939A0">
              <w:rPr>
                <w:rFonts w:asciiTheme="minorHAnsi" w:hAnsiTheme="minorHAnsi"/>
              </w:rPr>
              <w:t>°</w:t>
            </w:r>
            <w:r w:rsidRPr="00B60503">
              <w:rPr>
                <w:rFonts w:asciiTheme="minorHAnsi" w:hAnsiTheme="minorHAnsi"/>
              </w:rPr>
              <w:t xml:space="preserve"> </w:t>
            </w:r>
            <w:r w:rsidR="00977643">
              <w:rPr>
                <w:rFonts w:asciiTheme="minorHAnsi" w:hAnsiTheme="minorHAnsi"/>
              </w:rPr>
              <w:t>relative to</w:t>
            </w:r>
            <w:r w:rsidR="00977643" w:rsidRPr="00B60503">
              <w:rPr>
                <w:rFonts w:asciiTheme="minorHAnsi" w:hAnsiTheme="minorHAnsi"/>
              </w:rPr>
              <w:t xml:space="preserve"> </w:t>
            </w:r>
            <w:r w:rsidRPr="00B60503">
              <w:rPr>
                <w:rFonts w:asciiTheme="minorHAnsi" w:hAnsiTheme="minorHAnsi"/>
              </w:rPr>
              <w:t>true north.</w:t>
            </w:r>
          </w:p>
        </w:tc>
      </w:tr>
      <w:tr w:rsidR="00F06B8F" w:rsidRPr="00B60503" w14:paraId="5E988E62" w14:textId="77777777" w:rsidTr="001E3266">
        <w:trPr>
          <w:trHeight w:val="288"/>
        </w:trPr>
        <w:tc>
          <w:tcPr>
            <w:tcW w:w="728" w:type="dxa"/>
            <w:vAlign w:val="center"/>
          </w:tcPr>
          <w:p w14:paraId="5E988E5D" w14:textId="27206D78" w:rsidR="00F06B8F" w:rsidRPr="00B60503" w:rsidRDefault="00A94385" w:rsidP="00977643">
            <w:pPr>
              <w:keepNext/>
              <w:spacing w:before="0"/>
              <w:jc w:val="center"/>
              <w:rPr>
                <w:rFonts w:asciiTheme="minorHAnsi" w:hAnsiTheme="minorHAnsi"/>
              </w:rPr>
            </w:pPr>
            <w:r>
              <w:rPr>
                <w:rFonts w:asciiTheme="minorHAnsi" w:hAnsiTheme="minorHAnsi"/>
              </w:rPr>
              <w:t>05</w:t>
            </w:r>
          </w:p>
        </w:tc>
        <w:tc>
          <w:tcPr>
            <w:tcW w:w="10288" w:type="dxa"/>
            <w:gridSpan w:val="2"/>
          </w:tcPr>
          <w:p w14:paraId="5E988E5E" w14:textId="77777777" w:rsidR="00F06B8F" w:rsidRPr="00093E18" w:rsidRDefault="00F06B8F" w:rsidP="00935A25">
            <w:pPr>
              <w:keepNext/>
              <w:spacing w:before="0"/>
              <w:rPr>
                <w:rFonts w:asciiTheme="minorHAnsi" w:hAnsiTheme="minorHAnsi"/>
              </w:rPr>
            </w:pPr>
            <w:r>
              <w:rPr>
                <w:rFonts w:asciiTheme="minorHAnsi" w:hAnsiTheme="minorHAnsi"/>
              </w:rPr>
              <w:t xml:space="preserve">The PV System is equipped with one of the following: </w:t>
            </w:r>
          </w:p>
          <w:p w14:paraId="5E988E5F" w14:textId="22146D50" w:rsidR="00F06B8F" w:rsidRDefault="00F06B8F" w:rsidP="001939A0">
            <w:pPr>
              <w:pStyle w:val="ListParagraph"/>
              <w:keepNext/>
              <w:numPr>
                <w:ilvl w:val="0"/>
                <w:numId w:val="24"/>
              </w:numPr>
              <w:spacing w:before="0"/>
              <w:ind w:left="694"/>
              <w:rPr>
                <w:rFonts w:asciiTheme="minorHAnsi" w:hAnsiTheme="minorHAnsi"/>
              </w:rPr>
            </w:pPr>
            <w:r>
              <w:rPr>
                <w:rFonts w:asciiTheme="minorHAnsi" w:hAnsiTheme="minorHAnsi"/>
              </w:rPr>
              <w:t xml:space="preserve">A </w:t>
            </w:r>
            <w:r w:rsidRPr="00B60503">
              <w:rPr>
                <w:rFonts w:asciiTheme="minorHAnsi" w:hAnsiTheme="minorHAnsi"/>
              </w:rPr>
              <w:t>system energy production meter that is integral to the inverter</w:t>
            </w:r>
            <w:r w:rsidR="001939A0">
              <w:rPr>
                <w:rFonts w:asciiTheme="minorHAnsi" w:hAnsiTheme="minorHAnsi"/>
              </w:rPr>
              <w:t>;</w:t>
            </w:r>
          </w:p>
          <w:p w14:paraId="5E988E60" w14:textId="04B24BF1" w:rsidR="00F06B8F" w:rsidRDefault="00F06B8F" w:rsidP="001939A0">
            <w:pPr>
              <w:pStyle w:val="ListParagraph"/>
              <w:keepNext/>
              <w:numPr>
                <w:ilvl w:val="0"/>
                <w:numId w:val="24"/>
              </w:numPr>
              <w:spacing w:before="0"/>
              <w:ind w:left="694"/>
              <w:rPr>
                <w:rFonts w:asciiTheme="minorHAnsi" w:hAnsiTheme="minorHAnsi"/>
              </w:rPr>
            </w:pPr>
            <w:r>
              <w:rPr>
                <w:rFonts w:asciiTheme="minorHAnsi" w:hAnsiTheme="minorHAnsi"/>
              </w:rPr>
              <w:t xml:space="preserve">A </w:t>
            </w:r>
            <w:r w:rsidRPr="00B60503">
              <w:rPr>
                <w:rFonts w:asciiTheme="minorHAnsi" w:hAnsiTheme="minorHAnsi"/>
              </w:rPr>
              <w:t>standalone system energy production meter</w:t>
            </w:r>
            <w:r w:rsidR="001939A0">
              <w:rPr>
                <w:rFonts w:asciiTheme="minorHAnsi" w:hAnsiTheme="minorHAnsi"/>
              </w:rPr>
              <w:t>;</w:t>
            </w:r>
          </w:p>
          <w:p w14:paraId="5E988E61" w14:textId="77777777" w:rsidR="00F06B8F" w:rsidRPr="00F06B8F" w:rsidRDefault="00F06B8F" w:rsidP="001939A0">
            <w:pPr>
              <w:pStyle w:val="ListParagraph"/>
              <w:keepNext/>
              <w:numPr>
                <w:ilvl w:val="0"/>
                <w:numId w:val="24"/>
              </w:numPr>
              <w:spacing w:before="0"/>
              <w:ind w:left="694"/>
              <w:rPr>
                <w:rFonts w:asciiTheme="minorHAnsi" w:hAnsiTheme="minorHAnsi"/>
              </w:rPr>
            </w:pPr>
            <w:r w:rsidRPr="00F06B8F">
              <w:rPr>
                <w:rFonts w:asciiTheme="minorHAnsi" w:hAnsiTheme="minorHAnsi"/>
              </w:rPr>
              <w:t>An energy production monitoring system.</w:t>
            </w:r>
          </w:p>
        </w:tc>
      </w:tr>
      <w:tr w:rsidR="00F06B8F" w:rsidRPr="00B60503" w14:paraId="5E988E65" w14:textId="77777777" w:rsidTr="001E3266">
        <w:trPr>
          <w:trHeight w:val="288"/>
        </w:trPr>
        <w:tc>
          <w:tcPr>
            <w:tcW w:w="728" w:type="dxa"/>
            <w:vAlign w:val="center"/>
          </w:tcPr>
          <w:p w14:paraId="5E988E63" w14:textId="7EDE68B9" w:rsidR="00F06B8F" w:rsidRPr="00B60503" w:rsidRDefault="00A94385" w:rsidP="00977643">
            <w:pPr>
              <w:keepNext/>
              <w:spacing w:before="0"/>
              <w:jc w:val="center"/>
              <w:rPr>
                <w:rFonts w:asciiTheme="minorHAnsi" w:hAnsiTheme="minorHAnsi"/>
              </w:rPr>
            </w:pPr>
            <w:r>
              <w:rPr>
                <w:rFonts w:asciiTheme="minorHAnsi" w:hAnsiTheme="minorHAnsi"/>
              </w:rPr>
              <w:t>06</w:t>
            </w:r>
          </w:p>
        </w:tc>
        <w:tc>
          <w:tcPr>
            <w:tcW w:w="10288" w:type="dxa"/>
            <w:gridSpan w:val="2"/>
          </w:tcPr>
          <w:p w14:paraId="5E988E64" w14:textId="77777777" w:rsidR="00F06B8F" w:rsidRPr="00B60503" w:rsidRDefault="00F06B8F" w:rsidP="00935A25">
            <w:pPr>
              <w:keepNext/>
              <w:spacing w:before="0"/>
              <w:rPr>
                <w:rFonts w:asciiTheme="minorHAnsi" w:hAnsiTheme="minorHAnsi"/>
              </w:rPr>
            </w:pPr>
            <w:r>
              <w:rPr>
                <w:rFonts w:asciiTheme="minorHAnsi" w:hAnsiTheme="minorHAnsi"/>
              </w:rPr>
              <w:t>Any obstruction that projects above a PV array shall be located twice the distance, measured in the horizontal plane, of the height difference between the highest point of the obstruction and the horizontal projection of the nearest point of the PV array, measured in the vertical plane.</w:t>
            </w:r>
          </w:p>
        </w:tc>
      </w:tr>
      <w:tr w:rsidR="001E3266" w:rsidRPr="00B60503" w14:paraId="5E988E67" w14:textId="77777777" w:rsidTr="00132BA5">
        <w:trPr>
          <w:trHeight w:val="288"/>
        </w:trPr>
        <w:tc>
          <w:tcPr>
            <w:tcW w:w="11016" w:type="dxa"/>
            <w:gridSpan w:val="3"/>
            <w:tcBorders>
              <w:bottom w:val="single" w:sz="4" w:space="0" w:color="000000" w:themeColor="text1"/>
            </w:tcBorders>
            <w:vAlign w:val="center"/>
          </w:tcPr>
          <w:p w14:paraId="5E988E66" w14:textId="77777777" w:rsidR="001E3266" w:rsidRPr="00E15E4D" w:rsidRDefault="001E3266" w:rsidP="001E3266">
            <w:pPr>
              <w:spacing w:before="0" w:line="276" w:lineRule="auto"/>
              <w:rPr>
                <w:rFonts w:asciiTheme="minorHAnsi" w:hAnsiTheme="minorHAnsi"/>
              </w:rPr>
            </w:pPr>
            <w:r w:rsidRPr="001E3266">
              <w:rPr>
                <w:rFonts w:ascii="Calibri" w:eastAsia="Calibri" w:hAnsi="Calibri"/>
                <w:b/>
                <w:sz w:val="18"/>
                <w:szCs w:val="18"/>
              </w:rPr>
              <w:t xml:space="preserve">The responsible person’s signature on this compliance document affirms that all applicable requirements in this table have been met. </w:t>
            </w:r>
          </w:p>
        </w:tc>
      </w:tr>
    </w:tbl>
    <w:p w14:paraId="5E988E68" w14:textId="77777777" w:rsidR="003E647A" w:rsidRDefault="003E647A" w:rsidP="004259CA">
      <w:pPr>
        <w:spacing w:before="0"/>
        <w:rPr>
          <w:rFonts w:asciiTheme="minorHAnsi" w:hAnsiTheme="minorHAnsi"/>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15"/>
      </w:tblGrid>
      <w:tr w:rsidR="004259CA" w:rsidRPr="009E2C1C" w14:paraId="5E988E77" w14:textId="77777777" w:rsidTr="004259CA">
        <w:trPr>
          <w:trHeight w:val="206"/>
        </w:trPr>
        <w:tc>
          <w:tcPr>
            <w:tcW w:w="10943" w:type="dxa"/>
            <w:gridSpan w:val="4"/>
            <w:vAlign w:val="center"/>
          </w:tcPr>
          <w:p w14:paraId="5E988E76" w14:textId="77777777" w:rsidR="004259CA" w:rsidRPr="009351D2" w:rsidRDefault="004259CA" w:rsidP="004259C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rPr>
                <w:rFonts w:cs="Arial"/>
                <w:b/>
              </w:rPr>
            </w:pPr>
            <w:r w:rsidRPr="00E136A4">
              <w:rPr>
                <w:rFonts w:asciiTheme="minorHAnsi" w:hAnsiTheme="minorHAnsi" w:cs="Arial"/>
                <w:b/>
                <w:caps/>
                <w:sz w:val="18"/>
                <w:szCs w:val="18"/>
              </w:rPr>
              <w:t>Documentation Author's Declaration Statement</w:t>
            </w:r>
          </w:p>
        </w:tc>
      </w:tr>
      <w:tr w:rsidR="004259CA" w:rsidRPr="00FD7A7F" w14:paraId="5E988E79" w14:textId="77777777" w:rsidTr="004259CA">
        <w:trPr>
          <w:trHeight w:hRule="exact" w:val="360"/>
        </w:trPr>
        <w:tc>
          <w:tcPr>
            <w:tcW w:w="10943" w:type="dxa"/>
            <w:gridSpan w:val="4"/>
            <w:vAlign w:val="center"/>
          </w:tcPr>
          <w:p w14:paraId="5E988E78" w14:textId="77777777" w:rsidR="004259CA" w:rsidRPr="003010EE" w:rsidRDefault="004259CA" w:rsidP="004375AE">
            <w:pPr>
              <w:pStyle w:val="Heading3"/>
              <w:numPr>
                <w:ilvl w:val="0"/>
                <w:numId w:val="27"/>
              </w:numPr>
              <w:tabs>
                <w:tab w:val="left" w:pos="-2600"/>
              </w:tabs>
              <w:spacing w:before="0" w:after="60"/>
              <w:ind w:right="90"/>
              <w:rPr>
                <w:rFonts w:asciiTheme="minorHAnsi" w:hAnsiTheme="minorHAnsi"/>
                <w:sz w:val="18"/>
                <w:szCs w:val="18"/>
              </w:rPr>
            </w:pPr>
            <w:r w:rsidRPr="003010EE">
              <w:rPr>
                <w:rFonts w:asciiTheme="minorHAnsi" w:hAnsiTheme="minorHAnsi"/>
                <w:sz w:val="18"/>
                <w:szCs w:val="18"/>
              </w:rPr>
              <w:t>I certify that this Certificate of Installation documentation is accurate and complete.</w:t>
            </w:r>
          </w:p>
        </w:tc>
      </w:tr>
      <w:tr w:rsidR="004259CA" w:rsidRPr="00B272DC" w14:paraId="5E988E7C" w14:textId="77777777" w:rsidTr="004259CA">
        <w:trPr>
          <w:trHeight w:val="360"/>
        </w:trPr>
        <w:tc>
          <w:tcPr>
            <w:tcW w:w="5577" w:type="dxa"/>
            <w:gridSpan w:val="2"/>
          </w:tcPr>
          <w:p w14:paraId="5E988E7A" w14:textId="77777777" w:rsidR="004259CA" w:rsidRPr="00B272DC" w:rsidRDefault="004259CA" w:rsidP="004259CA">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66" w:type="dxa"/>
            <w:gridSpan w:val="2"/>
          </w:tcPr>
          <w:p w14:paraId="5E988E7B" w14:textId="77777777" w:rsidR="004259CA" w:rsidRPr="00B272DC" w:rsidRDefault="004259CA" w:rsidP="004259CA">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4259CA" w:rsidRPr="00B272DC" w14:paraId="5E988E7F" w14:textId="77777777" w:rsidTr="004259CA">
        <w:trPr>
          <w:trHeight w:val="360"/>
        </w:trPr>
        <w:tc>
          <w:tcPr>
            <w:tcW w:w="5577" w:type="dxa"/>
            <w:gridSpan w:val="2"/>
          </w:tcPr>
          <w:p w14:paraId="5E988E7D" w14:textId="77777777" w:rsidR="004259CA" w:rsidRPr="00B272DC" w:rsidRDefault="004259CA" w:rsidP="004259CA">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66" w:type="dxa"/>
            <w:gridSpan w:val="2"/>
          </w:tcPr>
          <w:p w14:paraId="5E988E7E" w14:textId="77777777" w:rsidR="004259CA" w:rsidRPr="00B272DC" w:rsidRDefault="004259CA" w:rsidP="004259CA">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4259CA" w:rsidRPr="00B272DC" w14:paraId="5E988E82" w14:textId="77777777" w:rsidTr="004259CA">
        <w:trPr>
          <w:trHeight w:val="360"/>
        </w:trPr>
        <w:tc>
          <w:tcPr>
            <w:tcW w:w="5577" w:type="dxa"/>
            <w:gridSpan w:val="2"/>
          </w:tcPr>
          <w:p w14:paraId="5E988E80" w14:textId="77777777" w:rsidR="004259CA" w:rsidRPr="00B272DC" w:rsidRDefault="004259CA" w:rsidP="004259CA">
            <w:pPr>
              <w:keepNext/>
              <w:rPr>
                <w:rFonts w:asciiTheme="minorHAnsi" w:hAnsiTheme="minorHAnsi"/>
                <w:sz w:val="14"/>
                <w:szCs w:val="14"/>
              </w:rPr>
            </w:pPr>
            <w:r w:rsidRPr="00B272DC">
              <w:rPr>
                <w:rFonts w:asciiTheme="minorHAnsi" w:hAnsiTheme="minorHAnsi"/>
                <w:sz w:val="14"/>
                <w:szCs w:val="14"/>
              </w:rPr>
              <w:t>Address:</w:t>
            </w:r>
          </w:p>
        </w:tc>
        <w:tc>
          <w:tcPr>
            <w:tcW w:w="5366" w:type="dxa"/>
            <w:gridSpan w:val="2"/>
          </w:tcPr>
          <w:p w14:paraId="5E988E81" w14:textId="77777777" w:rsidR="004259CA" w:rsidRPr="00B272DC" w:rsidRDefault="004259CA" w:rsidP="004259CA">
            <w:pPr>
              <w:keepNext/>
              <w:rPr>
                <w:rFonts w:asciiTheme="minorHAnsi" w:hAnsiTheme="minorHAnsi"/>
                <w:sz w:val="14"/>
                <w:szCs w:val="14"/>
              </w:rPr>
            </w:pPr>
            <w:r w:rsidRPr="00B272DC">
              <w:rPr>
                <w:rFonts w:asciiTheme="minorHAnsi" w:hAnsiTheme="minorHAnsi"/>
                <w:sz w:val="14"/>
                <w:szCs w:val="14"/>
              </w:rPr>
              <w:t>CEA/CEPE/HERS certification identification (If applicable):</w:t>
            </w:r>
          </w:p>
        </w:tc>
      </w:tr>
      <w:tr w:rsidR="004259CA" w:rsidRPr="00B272DC" w14:paraId="5E988E85" w14:textId="77777777" w:rsidTr="004259CA">
        <w:trPr>
          <w:trHeight w:val="360"/>
        </w:trPr>
        <w:tc>
          <w:tcPr>
            <w:tcW w:w="5577" w:type="dxa"/>
            <w:gridSpan w:val="2"/>
          </w:tcPr>
          <w:p w14:paraId="5E988E83" w14:textId="77777777" w:rsidR="004259CA" w:rsidRPr="00B272DC" w:rsidRDefault="004259CA" w:rsidP="004259CA">
            <w:pPr>
              <w:keepNext/>
              <w:rPr>
                <w:rFonts w:asciiTheme="minorHAnsi" w:hAnsiTheme="minorHAnsi"/>
                <w:sz w:val="14"/>
                <w:szCs w:val="14"/>
              </w:rPr>
            </w:pPr>
            <w:r w:rsidRPr="00B272DC">
              <w:rPr>
                <w:rFonts w:asciiTheme="minorHAnsi" w:hAnsiTheme="minorHAnsi"/>
                <w:sz w:val="14"/>
                <w:szCs w:val="14"/>
              </w:rPr>
              <w:t>City/State/Zip:</w:t>
            </w:r>
          </w:p>
        </w:tc>
        <w:tc>
          <w:tcPr>
            <w:tcW w:w="5366" w:type="dxa"/>
            <w:gridSpan w:val="2"/>
          </w:tcPr>
          <w:p w14:paraId="5E988E84" w14:textId="77777777" w:rsidR="004259CA" w:rsidRPr="00B272DC" w:rsidRDefault="004259CA" w:rsidP="004259CA">
            <w:pPr>
              <w:keepNext/>
              <w:rPr>
                <w:rFonts w:asciiTheme="minorHAnsi" w:hAnsiTheme="minorHAnsi"/>
                <w:sz w:val="14"/>
                <w:szCs w:val="14"/>
              </w:rPr>
            </w:pPr>
            <w:r w:rsidRPr="00B272DC">
              <w:rPr>
                <w:rFonts w:asciiTheme="minorHAnsi" w:hAnsiTheme="minorHAnsi"/>
                <w:sz w:val="14"/>
                <w:szCs w:val="14"/>
              </w:rPr>
              <w:t>Phone:</w:t>
            </w:r>
          </w:p>
        </w:tc>
      </w:tr>
      <w:tr w:rsidR="004259CA" w:rsidRPr="008E6C57" w14:paraId="5E988E87" w14:textId="77777777" w:rsidTr="004259CA">
        <w:tblPrEx>
          <w:tblCellMar>
            <w:left w:w="115" w:type="dxa"/>
            <w:right w:w="115" w:type="dxa"/>
          </w:tblCellMar>
        </w:tblPrEx>
        <w:trPr>
          <w:trHeight w:val="296"/>
        </w:trPr>
        <w:tc>
          <w:tcPr>
            <w:tcW w:w="10943" w:type="dxa"/>
            <w:gridSpan w:val="4"/>
            <w:vAlign w:val="center"/>
          </w:tcPr>
          <w:p w14:paraId="5E988E86" w14:textId="77777777" w:rsidR="004259CA" w:rsidRDefault="004259CA" w:rsidP="004259C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p>
        </w:tc>
      </w:tr>
      <w:tr w:rsidR="004259CA" w:rsidRPr="008E6C57" w14:paraId="5E988E8E" w14:textId="77777777" w:rsidTr="004259CA">
        <w:tblPrEx>
          <w:tblCellMar>
            <w:left w:w="115" w:type="dxa"/>
            <w:right w:w="115" w:type="dxa"/>
          </w:tblCellMar>
        </w:tblPrEx>
        <w:trPr>
          <w:trHeight w:val="504"/>
        </w:trPr>
        <w:tc>
          <w:tcPr>
            <w:tcW w:w="10943" w:type="dxa"/>
            <w:gridSpan w:val="4"/>
          </w:tcPr>
          <w:p w14:paraId="3619E8FB" w14:textId="77777777" w:rsidR="00B12747" w:rsidRDefault="00B12747" w:rsidP="00B12747">
            <w:pPr>
              <w:pStyle w:val="Heading3"/>
              <w:numPr>
                <w:ilvl w:val="0"/>
                <w:numId w:val="0"/>
              </w:numPr>
              <w:spacing w:before="60"/>
              <w:ind w:right="86"/>
              <w:rPr>
                <w:ins w:id="15" w:author="Author"/>
                <w:rFonts w:asciiTheme="minorHAnsi" w:hAnsiTheme="minorHAnsi"/>
                <w:sz w:val="18"/>
              </w:rPr>
            </w:pPr>
            <w:ins w:id="16" w:author="Author">
              <w:r>
                <w:rPr>
                  <w:rFonts w:asciiTheme="minorHAnsi" w:hAnsiTheme="minorHAnsi"/>
                  <w:sz w:val="18"/>
                </w:rPr>
                <w:t xml:space="preserve">I certify the following under penalty of perjury, under the laws of the State of California: </w:t>
              </w:r>
            </w:ins>
          </w:p>
          <w:p w14:paraId="1B0BC40C" w14:textId="77777777" w:rsidR="00B12747" w:rsidRDefault="00B12747" w:rsidP="00B12747">
            <w:pPr>
              <w:pStyle w:val="Heading3"/>
              <w:numPr>
                <w:ilvl w:val="0"/>
                <w:numId w:val="32"/>
              </w:numPr>
              <w:tabs>
                <w:tab w:val="left" w:pos="-2600"/>
              </w:tabs>
              <w:spacing w:before="0"/>
              <w:ind w:right="90"/>
              <w:rPr>
                <w:ins w:id="17" w:author="Author"/>
                <w:rFonts w:asciiTheme="minorHAnsi" w:hAnsiTheme="minorHAnsi"/>
                <w:color w:val="4F81BD" w:themeColor="accent1"/>
                <w:sz w:val="18"/>
              </w:rPr>
            </w:pPr>
            <w:ins w:id="18" w:author="Author">
              <w:r>
                <w:rPr>
                  <w:rFonts w:asciiTheme="minorHAnsi" w:hAnsiTheme="minorHAnsi"/>
                  <w:sz w:val="18"/>
                </w:rPr>
                <w:t xml:space="preserve">The information provided on this Certificate of Installation is true and correct. </w:t>
              </w:r>
            </w:ins>
          </w:p>
          <w:p w14:paraId="2D6CB230" w14:textId="77777777" w:rsidR="00B12747" w:rsidRDefault="00B12747" w:rsidP="00B12747">
            <w:pPr>
              <w:keepNext/>
              <w:widowControl w:val="0"/>
              <w:numPr>
                <w:ilvl w:val="0"/>
                <w:numId w:val="32"/>
              </w:numPr>
              <w:spacing w:before="0"/>
              <w:ind w:right="90"/>
              <w:rPr>
                <w:ins w:id="19" w:author="Author"/>
                <w:rFonts w:asciiTheme="minorHAnsi" w:hAnsiTheme="minorHAnsi"/>
                <w:sz w:val="18"/>
              </w:rPr>
            </w:pPr>
            <w:ins w:id="20" w:author="Author">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ins>
          </w:p>
          <w:p w14:paraId="3DFCAD42" w14:textId="77777777" w:rsidR="00B12747" w:rsidRDefault="00B12747" w:rsidP="00B12747">
            <w:pPr>
              <w:pStyle w:val="ListParagraph"/>
              <w:keepNext/>
              <w:numPr>
                <w:ilvl w:val="0"/>
                <w:numId w:val="32"/>
              </w:numPr>
              <w:autoSpaceDE w:val="0"/>
              <w:autoSpaceDN w:val="0"/>
              <w:adjustRightInd w:val="0"/>
              <w:spacing w:before="0"/>
              <w:ind w:right="90"/>
              <w:rPr>
                <w:ins w:id="21" w:author="Author"/>
                <w:rFonts w:asciiTheme="minorHAnsi" w:hAnsiTheme="minorHAnsi"/>
                <w:sz w:val="18"/>
                <w:szCs w:val="22"/>
              </w:rPr>
            </w:pPr>
            <w:ins w:id="22" w:author="Author">
              <w:r>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ins>
          </w:p>
          <w:p w14:paraId="5E988E8D" w14:textId="6BE4E4D0" w:rsidR="004259CA" w:rsidRPr="00975DC6" w:rsidRDefault="00B12747" w:rsidP="00B12747">
            <w:pPr>
              <w:pStyle w:val="ListParagraph"/>
              <w:keepNext/>
              <w:numPr>
                <w:ilvl w:val="0"/>
                <w:numId w:val="32"/>
              </w:numPr>
              <w:spacing w:before="0" w:after="60"/>
            </w:pPr>
            <w:ins w:id="23" w:author="Author">
              <w:r>
                <w:rPr>
                  <w:rFonts w:asciiTheme="minorHAnsi" w:hAnsiTheme="minorHAnsi"/>
                  <w:sz w:val="18"/>
                </w:rPr>
                <w:t>I will ensure that a registered copy of thi</w:t>
              </w:r>
              <w:bookmarkStart w:id="24" w:name="_GoBack"/>
              <w:bookmarkEnd w:id="24"/>
              <w:r>
                <w:rPr>
                  <w:rFonts w:asciiTheme="minorHAnsi" w:hAnsiTheme="minorHAnsi"/>
                  <w:sz w:val="18"/>
                </w:rPr>
                <w:t>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tc>
      </w:tr>
      <w:tr w:rsidR="004259CA" w:rsidRPr="00B272DC" w14:paraId="5E988E91" w14:textId="77777777" w:rsidTr="004259CA">
        <w:tblPrEx>
          <w:tblCellMar>
            <w:left w:w="108" w:type="dxa"/>
            <w:right w:w="108" w:type="dxa"/>
          </w:tblCellMar>
        </w:tblPrEx>
        <w:trPr>
          <w:trHeight w:val="360"/>
        </w:trPr>
        <w:tc>
          <w:tcPr>
            <w:tcW w:w="5307" w:type="dxa"/>
          </w:tcPr>
          <w:p w14:paraId="5E988E8F" w14:textId="77777777" w:rsidR="004259CA" w:rsidRPr="00B272DC" w:rsidRDefault="004259CA" w:rsidP="004259C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36" w:type="dxa"/>
            <w:gridSpan w:val="3"/>
          </w:tcPr>
          <w:p w14:paraId="5E988E90" w14:textId="77777777" w:rsidR="004259CA" w:rsidRPr="00B272DC" w:rsidRDefault="004259CA" w:rsidP="004259C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4259CA" w:rsidRPr="00B272DC" w14:paraId="5E988E94" w14:textId="77777777" w:rsidTr="004259CA">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E988E92" w14:textId="356481C9" w:rsidR="004259CA" w:rsidRPr="00B272DC" w:rsidRDefault="004259CA" w:rsidP="004259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5E988E93" w14:textId="77777777" w:rsidR="004259CA" w:rsidRPr="00B272DC" w:rsidRDefault="004259CA" w:rsidP="004259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4259CA" w:rsidRPr="00B272DC" w14:paraId="5E988E97" w14:textId="77777777" w:rsidTr="004259CA">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E988E95" w14:textId="77777777" w:rsidR="004259CA" w:rsidRPr="00B272DC" w:rsidRDefault="004259CA" w:rsidP="004259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5E988E96" w14:textId="77777777" w:rsidR="004259CA" w:rsidRPr="00B272DC" w:rsidRDefault="004259CA" w:rsidP="004259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4259CA" w:rsidRPr="00B272DC" w14:paraId="5E988E9B" w14:textId="77777777" w:rsidTr="004259CA">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E988E98" w14:textId="77777777" w:rsidR="004259CA" w:rsidRPr="00B272DC" w:rsidRDefault="004259CA" w:rsidP="004259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5E988E99" w14:textId="77777777" w:rsidR="004259CA" w:rsidRPr="00B272DC" w:rsidRDefault="004259CA" w:rsidP="004259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p>
        </w:tc>
        <w:tc>
          <w:tcPr>
            <w:tcW w:w="2815" w:type="dxa"/>
            <w:tcBorders>
              <w:top w:val="single" w:sz="4" w:space="0" w:color="auto"/>
              <w:left w:val="single" w:sz="4" w:space="0" w:color="auto"/>
              <w:bottom w:val="single" w:sz="4" w:space="0" w:color="auto"/>
              <w:right w:val="single" w:sz="4" w:space="0" w:color="auto"/>
            </w:tcBorders>
          </w:tcPr>
          <w:p w14:paraId="5E988E9A" w14:textId="77777777" w:rsidR="004259CA" w:rsidRPr="00B272DC" w:rsidRDefault="004259CA" w:rsidP="004259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bl>
    <w:p w14:paraId="5E988E9C" w14:textId="77777777" w:rsidR="005D709A" w:rsidRPr="00B60503" w:rsidRDefault="005D709A" w:rsidP="00F00859">
      <w:pPr>
        <w:pStyle w:val="ListParagraph"/>
        <w:ind w:left="0"/>
        <w:rPr>
          <w:rFonts w:asciiTheme="minorHAnsi" w:hAnsiTheme="minorHAnsi"/>
          <w:b/>
        </w:rPr>
      </w:pPr>
    </w:p>
    <w:sectPr w:rsidR="005D709A" w:rsidRPr="00B60503" w:rsidSect="004D5042">
      <w:headerReference w:type="even" r:id="rId19"/>
      <w:headerReference w:type="default" r:id="rId20"/>
      <w:headerReference w:type="first" r:id="rId21"/>
      <w:pgSz w:w="12240" w:h="15840"/>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83C628" w14:textId="77777777" w:rsidR="00B4198C" w:rsidRDefault="00B4198C" w:rsidP="009C249E">
      <w:pPr>
        <w:spacing w:before="0"/>
      </w:pPr>
      <w:r>
        <w:separator/>
      </w:r>
    </w:p>
  </w:endnote>
  <w:endnote w:type="continuationSeparator" w:id="0">
    <w:p w14:paraId="10DF1C42" w14:textId="77777777" w:rsidR="00B4198C" w:rsidRDefault="00B4198C" w:rsidP="009C249E">
      <w:pPr>
        <w:spacing w:before="0"/>
      </w:pPr>
      <w:r>
        <w:continuationSeparator/>
      </w:r>
    </w:p>
  </w:endnote>
  <w:endnote w:type="continuationNotice" w:id="1">
    <w:p w14:paraId="2B33A12C" w14:textId="77777777" w:rsidR="00B4198C" w:rsidRDefault="00B4198C">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988EB5" w14:textId="77777777" w:rsidR="00B4198C" w:rsidRPr="002434AA" w:rsidRDefault="00B4198C" w:rsidP="009771AD">
    <w:pPr>
      <w:pStyle w:val="Style13"/>
      <w:tabs>
        <w:tab w:val="clear" w:pos="10800"/>
        <w:tab w:val="right" w:pos="9720"/>
      </w:tabs>
      <w:spacing w:before="0"/>
      <w:rPr>
        <w:rFonts w:asciiTheme="minorHAnsi" w:hAnsiTheme="minorHAnsi"/>
        <w:i w:val="0"/>
      </w:rPr>
    </w:pPr>
    <w:r w:rsidRPr="002434AA">
      <w:rPr>
        <w:rFonts w:asciiTheme="minorHAnsi" w:hAnsiTheme="minorHAnsi"/>
        <w:i w:val="0"/>
      </w:rPr>
      <w:t xml:space="preserve">Registration Number:                                </w:t>
    </w:r>
    <w:r>
      <w:rPr>
        <w:rFonts w:asciiTheme="minorHAnsi" w:hAnsiTheme="minorHAnsi"/>
        <w:i w:val="0"/>
      </w:rPr>
      <w:t xml:space="preserve">                            </w:t>
    </w:r>
    <w:r w:rsidRPr="002434AA">
      <w:rPr>
        <w:rFonts w:asciiTheme="minorHAnsi" w:hAnsiTheme="minorHAnsi"/>
        <w:i w:val="0"/>
      </w:rPr>
      <w:t xml:space="preserve">          Registration Date/Time:                               HERS Provider:                       </w:t>
    </w:r>
  </w:p>
  <w:p w14:paraId="5E988EB6" w14:textId="5949D497" w:rsidR="00B4198C" w:rsidRPr="002434AA" w:rsidRDefault="00B4198C" w:rsidP="00997AE5">
    <w:pPr>
      <w:pStyle w:val="Style13"/>
      <w:spacing w:before="0"/>
      <w:rPr>
        <w:rFonts w:asciiTheme="minorHAnsi" w:hAnsiTheme="minorHAnsi"/>
        <w:i w:val="0"/>
      </w:rPr>
    </w:pPr>
    <w:r w:rsidRPr="002434AA">
      <w:rPr>
        <w:rFonts w:asciiTheme="minorHAnsi" w:hAnsiTheme="minorHAnsi"/>
        <w:i w:val="0"/>
      </w:rPr>
      <w:t>CA Building Energy Efficiency Standards - 201</w:t>
    </w:r>
    <w:r>
      <w:rPr>
        <w:rFonts w:asciiTheme="minorHAnsi" w:hAnsiTheme="minorHAnsi"/>
        <w:i w:val="0"/>
      </w:rPr>
      <w:t>6</w:t>
    </w:r>
    <w:r w:rsidRPr="002434AA">
      <w:rPr>
        <w:rFonts w:asciiTheme="minorHAnsi" w:hAnsiTheme="minorHAnsi"/>
        <w:i w:val="0"/>
      </w:rPr>
      <w:t xml:space="preserve"> Residential Compliance</w:t>
    </w:r>
    <w:r w:rsidRPr="002434AA">
      <w:rPr>
        <w:rFonts w:asciiTheme="minorHAnsi" w:hAnsiTheme="minorHAnsi"/>
        <w:i w:val="0"/>
      </w:rPr>
      <w:tab/>
    </w:r>
    <w:del w:id="11" w:author="Author">
      <w:r w:rsidDel="00B12747">
        <w:rPr>
          <w:rFonts w:asciiTheme="minorHAnsi" w:hAnsiTheme="minorHAnsi"/>
          <w:i w:val="0"/>
        </w:rPr>
        <w:delText xml:space="preserve">January </w:delText>
      </w:r>
    </w:del>
    <w:ins w:id="12" w:author="Author">
      <w:r w:rsidR="00B12747">
        <w:rPr>
          <w:rFonts w:asciiTheme="minorHAnsi" w:hAnsiTheme="minorHAnsi"/>
          <w:i w:val="0"/>
        </w:rPr>
        <w:t>October</w:t>
      </w:r>
      <w:r w:rsidR="00B12747">
        <w:rPr>
          <w:rFonts w:asciiTheme="minorHAnsi" w:hAnsiTheme="minorHAnsi"/>
          <w:i w:val="0"/>
        </w:rPr>
        <w:t xml:space="preserve"> </w:t>
      </w:r>
    </w:ins>
    <w:r>
      <w:rPr>
        <w:rFonts w:asciiTheme="minorHAnsi" w:hAnsiTheme="minorHAnsi"/>
        <w:i w:val="0"/>
      </w:rP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988EC0" w14:textId="32FE43D4" w:rsidR="00B4198C" w:rsidRPr="002434AA" w:rsidRDefault="00B4198C" w:rsidP="003E647A">
    <w:pPr>
      <w:pStyle w:val="Style13"/>
      <w:spacing w:before="0"/>
      <w:rPr>
        <w:rFonts w:asciiTheme="minorHAnsi" w:hAnsiTheme="minorHAnsi"/>
        <w:i w:val="0"/>
      </w:rPr>
    </w:pPr>
    <w:r w:rsidRPr="002434AA">
      <w:rPr>
        <w:rFonts w:asciiTheme="minorHAnsi" w:hAnsiTheme="minorHAnsi"/>
        <w:i w:val="0"/>
      </w:rPr>
      <w:t>CA Building Energy Efficiency Standards - 201</w:t>
    </w:r>
    <w:r>
      <w:rPr>
        <w:rFonts w:asciiTheme="minorHAnsi" w:hAnsiTheme="minorHAnsi"/>
        <w:i w:val="0"/>
      </w:rPr>
      <w:t>6</w:t>
    </w:r>
    <w:r w:rsidRPr="002434AA">
      <w:rPr>
        <w:rFonts w:asciiTheme="minorHAnsi" w:hAnsiTheme="minorHAnsi"/>
        <w:i w:val="0"/>
      </w:rPr>
      <w:t xml:space="preserve"> Residential Compliance</w:t>
    </w:r>
    <w:r w:rsidRPr="002434AA">
      <w:rPr>
        <w:rFonts w:asciiTheme="minorHAnsi" w:hAnsiTheme="minorHAnsi"/>
        <w:i w:val="0"/>
      </w:rPr>
      <w:tab/>
    </w:r>
    <w:del w:id="13" w:author="Author">
      <w:r w:rsidDel="00B12747">
        <w:rPr>
          <w:rFonts w:asciiTheme="minorHAnsi" w:hAnsiTheme="minorHAnsi"/>
          <w:i w:val="0"/>
        </w:rPr>
        <w:delText xml:space="preserve">January </w:delText>
      </w:r>
    </w:del>
    <w:ins w:id="14" w:author="Author">
      <w:r w:rsidR="00B12747">
        <w:rPr>
          <w:rFonts w:asciiTheme="minorHAnsi" w:hAnsiTheme="minorHAnsi"/>
          <w:i w:val="0"/>
        </w:rPr>
        <w:t>October</w:t>
      </w:r>
      <w:r w:rsidR="00B12747">
        <w:rPr>
          <w:rFonts w:asciiTheme="minorHAnsi" w:hAnsiTheme="minorHAnsi"/>
          <w:i w:val="0"/>
        </w:rPr>
        <w:t xml:space="preserve"> </w:t>
      </w:r>
    </w:ins>
    <w:r>
      <w:rPr>
        <w:rFonts w:asciiTheme="minorHAnsi" w:hAnsiTheme="minorHAnsi"/>
        <w:i w:val="0"/>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7393DC" w14:textId="77777777" w:rsidR="00B4198C" w:rsidRDefault="00B4198C" w:rsidP="009C249E">
      <w:pPr>
        <w:spacing w:before="0"/>
      </w:pPr>
      <w:r>
        <w:separator/>
      </w:r>
    </w:p>
  </w:footnote>
  <w:footnote w:type="continuationSeparator" w:id="0">
    <w:p w14:paraId="61A0F9E7" w14:textId="77777777" w:rsidR="00B4198C" w:rsidRDefault="00B4198C" w:rsidP="009C249E">
      <w:pPr>
        <w:spacing w:before="0"/>
      </w:pPr>
      <w:r>
        <w:continuationSeparator/>
      </w:r>
    </w:p>
  </w:footnote>
  <w:footnote w:type="continuationNotice" w:id="1">
    <w:p w14:paraId="4EC60F14" w14:textId="77777777" w:rsidR="00B4198C" w:rsidRDefault="00B4198C">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988EA2" w14:textId="77777777" w:rsidR="00B4198C" w:rsidRDefault="00B12747">
    <w:pPr>
      <w:pStyle w:val="Header"/>
    </w:pPr>
    <w:r>
      <w:rPr>
        <w:noProof/>
      </w:rPr>
      <w:pict w14:anchorId="5E988E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15547" o:spid="_x0000_s26638"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988EA3" w14:textId="2168C512" w:rsidR="00B4198C" w:rsidRDefault="00B4198C">
    <w:pPr>
      <w:spacing w:before="0"/>
      <w:ind w:left="-90"/>
      <w:rPr>
        <w:rFonts w:cs="Arial"/>
        <w:sz w:val="14"/>
        <w:szCs w:val="14"/>
      </w:rPr>
    </w:pPr>
    <w:r>
      <w:rPr>
        <w:noProof/>
      </w:rPr>
      <w:drawing>
        <wp:anchor distT="0" distB="0" distL="114300" distR="114300" simplePos="0" relativeHeight="251658240" behindDoc="0" locked="0" layoutInCell="1" allowOverlap="1" wp14:anchorId="5E988ECD" wp14:editId="45001128">
          <wp:simplePos x="0" y="0"/>
          <wp:positionH relativeFrom="margin">
            <wp:posOffset>6563360</wp:posOffset>
          </wp:positionH>
          <wp:positionV relativeFrom="margin">
            <wp:posOffset>-1257935</wp:posOffset>
          </wp:positionV>
          <wp:extent cx="358140" cy="314325"/>
          <wp:effectExtent l="0" t="0" r="0"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8140" cy="314325"/>
                  </a:xfrm>
                  <a:prstGeom prst="rect">
                    <a:avLst/>
                  </a:prstGeom>
                  <a:noFill/>
                </pic:spPr>
              </pic:pic>
            </a:graphicData>
          </a:graphic>
          <wp14:sizeRelV relativeFrom="margin">
            <wp14:pctHeight>0</wp14:pctHeight>
          </wp14:sizeRelV>
        </wp:anchor>
      </w:drawing>
    </w:r>
    <w:r w:rsidR="00B12747">
      <w:rPr>
        <w:noProof/>
      </w:rPr>
      <w:pict w14:anchorId="5E988E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15548" o:spid="_x0000_s26639"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Pr>
        <w:rFonts w:cs="Arial"/>
        <w:sz w:val="14"/>
        <w:szCs w:val="14"/>
      </w:rPr>
      <w:t>STATE OF CALIFORNIA</w:t>
    </w:r>
  </w:p>
  <w:p w14:paraId="5E988EA4" w14:textId="77777777" w:rsidR="00B4198C" w:rsidRDefault="00B4198C">
    <w:pPr>
      <w:spacing w:before="0"/>
      <w:ind w:left="-90"/>
      <w:rPr>
        <w:rFonts w:cs="Arial"/>
        <w:b/>
        <w:szCs w:val="24"/>
      </w:rPr>
    </w:pPr>
    <w:r>
      <w:rPr>
        <w:rFonts w:cs="Arial"/>
        <w:b/>
        <w:szCs w:val="24"/>
      </w:rPr>
      <w:t xml:space="preserve">PHOTOVOLTAIC SYSTEMS </w:t>
    </w:r>
  </w:p>
  <w:p w14:paraId="5E988EA5" w14:textId="503394C4" w:rsidR="00B4198C" w:rsidRDefault="00B4198C">
    <w:pPr>
      <w:spacing w:before="0"/>
      <w:ind w:left="-90"/>
      <w:rPr>
        <w:rFonts w:cs="Arial"/>
        <w:sz w:val="14"/>
        <w:szCs w:val="14"/>
      </w:rPr>
    </w:pPr>
    <w:r>
      <w:rPr>
        <w:rFonts w:cs="Arial"/>
        <w:sz w:val="14"/>
        <w:szCs w:val="14"/>
      </w:rPr>
      <w:t xml:space="preserve">CEC-CF2R-SPV-01c-E (Revised </w:t>
    </w:r>
    <w:del w:id="9" w:author="Author">
      <w:r w:rsidDel="00B12747">
        <w:rPr>
          <w:rFonts w:cs="Arial"/>
          <w:sz w:val="14"/>
          <w:szCs w:val="14"/>
        </w:rPr>
        <w:delText>01</w:delText>
      </w:r>
    </w:del>
    <w:ins w:id="10" w:author="Author">
      <w:r w:rsidR="00B12747">
        <w:rPr>
          <w:rFonts w:cs="Arial"/>
          <w:sz w:val="14"/>
          <w:szCs w:val="14"/>
        </w:rPr>
        <w:t>10</w:t>
      </w:r>
    </w:ins>
    <w:r>
      <w:rPr>
        <w:rFonts w:cs="Arial"/>
        <w:sz w:val="14"/>
        <w:szCs w:val="14"/>
      </w:rPr>
      <w:t>/16)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B4198C" w:rsidRPr="00F85124" w14:paraId="5E988EA8" w14:textId="77777777" w:rsidTr="00F35651">
      <w:trPr>
        <w:cantSplit/>
        <w:trHeight w:val="288"/>
      </w:trPr>
      <w:tc>
        <w:tcPr>
          <w:tcW w:w="4016" w:type="pct"/>
          <w:gridSpan w:val="3"/>
          <w:tcBorders>
            <w:bottom w:val="single" w:sz="4" w:space="0" w:color="auto"/>
            <w:right w:val="nil"/>
          </w:tcBorders>
          <w:vAlign w:val="center"/>
        </w:tcPr>
        <w:p w14:paraId="5E988EA6" w14:textId="77777777" w:rsidR="00B4198C" w:rsidRPr="00F85124" w:rsidRDefault="00B4198C" w:rsidP="00DC2ABE">
          <w:pPr>
            <w:pStyle w:val="Style14"/>
            <w:rPr>
              <w:b/>
            </w:rPr>
          </w:pPr>
          <w:r>
            <w:t>CERTIFICATE OF INSTALLATION</w:t>
          </w:r>
        </w:p>
      </w:tc>
      <w:tc>
        <w:tcPr>
          <w:tcW w:w="984" w:type="pct"/>
          <w:tcBorders>
            <w:left w:val="nil"/>
            <w:bottom w:val="single" w:sz="4" w:space="0" w:color="auto"/>
          </w:tcBorders>
          <w:tcMar>
            <w:left w:w="115" w:type="dxa"/>
            <w:right w:w="115" w:type="dxa"/>
          </w:tcMar>
          <w:vAlign w:val="center"/>
        </w:tcPr>
        <w:p w14:paraId="5E988EA7" w14:textId="77777777" w:rsidR="00B4198C" w:rsidRPr="00F85124" w:rsidRDefault="00B4198C" w:rsidP="00977643">
          <w:pPr>
            <w:pStyle w:val="Style15"/>
            <w:rPr>
              <w:b/>
            </w:rPr>
          </w:pPr>
          <w:r>
            <w:t>CF2R-SPV-01-E</w:t>
          </w:r>
        </w:p>
      </w:tc>
    </w:tr>
    <w:tr w:rsidR="00B4198C" w:rsidRPr="00F85124" w14:paraId="5E988EAB" w14:textId="77777777" w:rsidTr="00DC2ABE">
      <w:trPr>
        <w:cantSplit/>
        <w:trHeight w:val="288"/>
      </w:trPr>
      <w:tc>
        <w:tcPr>
          <w:tcW w:w="2500" w:type="pct"/>
          <w:gridSpan w:val="2"/>
          <w:tcBorders>
            <w:right w:val="nil"/>
          </w:tcBorders>
        </w:tcPr>
        <w:p w14:paraId="5E988EA9" w14:textId="77777777" w:rsidR="00B4198C" w:rsidRPr="00F85124" w:rsidRDefault="00B4198C" w:rsidP="00EE527C">
          <w:pPr>
            <w:pStyle w:val="Style10"/>
            <w:rPr>
              <w:sz w:val="12"/>
              <w:szCs w:val="12"/>
            </w:rPr>
          </w:pPr>
          <w:r>
            <w:t>Photovoltaic Systems</w:t>
          </w:r>
        </w:p>
      </w:tc>
      <w:tc>
        <w:tcPr>
          <w:tcW w:w="2500" w:type="pct"/>
          <w:gridSpan w:val="2"/>
          <w:tcBorders>
            <w:left w:val="nil"/>
          </w:tcBorders>
        </w:tcPr>
        <w:p w14:paraId="5E988EAA" w14:textId="77777777" w:rsidR="00B4198C" w:rsidRPr="00F85124" w:rsidRDefault="00B4198C" w:rsidP="00DC2ABE">
          <w:pPr>
            <w:pStyle w:val="Style11"/>
            <w:rPr>
              <w:sz w:val="12"/>
              <w:szCs w:val="12"/>
            </w:rPr>
          </w:pPr>
          <w:r w:rsidRPr="00F85124">
            <w:t xml:space="preserve">(Page </w:t>
          </w:r>
          <w:r>
            <w:fldChar w:fldCharType="begin"/>
          </w:r>
          <w:r>
            <w:instrText xml:space="preserve"> PAGE   \* MERGEFORMAT </w:instrText>
          </w:r>
          <w:r>
            <w:fldChar w:fldCharType="separate"/>
          </w:r>
          <w:r w:rsidR="00B12747">
            <w:rPr>
              <w:noProof/>
            </w:rPr>
            <w:t>2</w:t>
          </w:r>
          <w:r>
            <w:fldChar w:fldCharType="end"/>
          </w:r>
          <w:r w:rsidRPr="00F85124">
            <w:t xml:space="preserve"> of </w:t>
          </w:r>
          <w:fldSimple w:instr=" SECTIONPAGES   \* MERGEFORMAT ">
            <w:r w:rsidR="00B12747">
              <w:rPr>
                <w:noProof/>
              </w:rPr>
              <w:t>2</w:t>
            </w:r>
          </w:fldSimple>
          <w:r w:rsidRPr="00F85124">
            <w:t>)</w:t>
          </w:r>
        </w:p>
      </w:tc>
    </w:tr>
    <w:tr w:rsidR="00B4198C" w:rsidRPr="00F85124" w14:paraId="5E988EAF" w14:textId="77777777" w:rsidTr="00F35651">
      <w:trPr>
        <w:cantSplit/>
        <w:trHeight w:val="288"/>
      </w:trPr>
      <w:tc>
        <w:tcPr>
          <w:tcW w:w="0" w:type="auto"/>
        </w:tcPr>
        <w:p w14:paraId="5E988EAC" w14:textId="77777777" w:rsidR="00B4198C" w:rsidRPr="00F85124" w:rsidRDefault="00B4198C" w:rsidP="00DC2ABE">
          <w:pPr>
            <w:pStyle w:val="Style12"/>
          </w:pPr>
          <w:r w:rsidRPr="00F85124">
            <w:t>Project Name:</w:t>
          </w:r>
        </w:p>
      </w:tc>
      <w:tc>
        <w:tcPr>
          <w:tcW w:w="1655" w:type="pct"/>
          <w:gridSpan w:val="2"/>
        </w:tcPr>
        <w:p w14:paraId="5E988EAD" w14:textId="77777777" w:rsidR="00B4198C" w:rsidRPr="00F85124" w:rsidRDefault="00B4198C" w:rsidP="00DC2ABE">
          <w:pPr>
            <w:pStyle w:val="Style12"/>
          </w:pPr>
          <w:r w:rsidRPr="00F85124">
            <w:t>Enforcement Agency:</w:t>
          </w:r>
        </w:p>
      </w:tc>
      <w:tc>
        <w:tcPr>
          <w:tcW w:w="984" w:type="pct"/>
        </w:tcPr>
        <w:p w14:paraId="5E988EAE" w14:textId="77777777" w:rsidR="00B4198C" w:rsidRPr="00F85124" w:rsidRDefault="00B4198C" w:rsidP="00DC2ABE">
          <w:pPr>
            <w:pStyle w:val="Style12"/>
          </w:pPr>
          <w:r w:rsidRPr="00F85124">
            <w:t>Permit Number:</w:t>
          </w:r>
        </w:p>
      </w:tc>
    </w:tr>
    <w:tr w:rsidR="00B4198C" w:rsidRPr="00F85124" w14:paraId="5E988EB3" w14:textId="77777777" w:rsidTr="00F35651">
      <w:trPr>
        <w:cantSplit/>
        <w:trHeight w:val="288"/>
      </w:trPr>
      <w:tc>
        <w:tcPr>
          <w:tcW w:w="0" w:type="auto"/>
        </w:tcPr>
        <w:p w14:paraId="5E988EB0" w14:textId="77777777" w:rsidR="00B4198C" w:rsidRPr="00F85124" w:rsidRDefault="00B4198C" w:rsidP="00DC2ABE">
          <w:pPr>
            <w:pStyle w:val="Style12"/>
            <w:rPr>
              <w:vertAlign w:val="superscript"/>
            </w:rPr>
          </w:pPr>
          <w:r w:rsidRPr="00F85124">
            <w:t>Dwelling Address:</w:t>
          </w:r>
        </w:p>
      </w:tc>
      <w:tc>
        <w:tcPr>
          <w:tcW w:w="1655" w:type="pct"/>
          <w:gridSpan w:val="2"/>
        </w:tcPr>
        <w:p w14:paraId="5E988EB1" w14:textId="05AD8267" w:rsidR="00B4198C" w:rsidRPr="00F85124" w:rsidRDefault="00B4198C" w:rsidP="00DC2ABE">
          <w:pPr>
            <w:pStyle w:val="Style12"/>
            <w:rPr>
              <w:vertAlign w:val="superscript"/>
            </w:rPr>
          </w:pPr>
          <w:r w:rsidRPr="00F85124">
            <w:t>City</w:t>
          </w:r>
          <w:r>
            <w:t>:</w:t>
          </w:r>
        </w:p>
      </w:tc>
      <w:tc>
        <w:tcPr>
          <w:tcW w:w="984" w:type="pct"/>
        </w:tcPr>
        <w:p w14:paraId="5E988EB2" w14:textId="6C706DE6" w:rsidR="00B4198C" w:rsidRPr="00F85124" w:rsidRDefault="00B4198C" w:rsidP="00DC2ABE">
          <w:pPr>
            <w:pStyle w:val="Style12"/>
            <w:rPr>
              <w:vertAlign w:val="superscript"/>
            </w:rPr>
          </w:pPr>
          <w:r w:rsidRPr="00F85124">
            <w:t>Zip Code</w:t>
          </w:r>
          <w:r>
            <w:t>:</w:t>
          </w:r>
        </w:p>
      </w:tc>
    </w:tr>
  </w:tbl>
  <w:p w14:paraId="5E988EB4" w14:textId="77777777" w:rsidR="00B4198C" w:rsidRPr="00281C54" w:rsidRDefault="00B4198C" w:rsidP="009771A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988EB7" w14:textId="77777777" w:rsidR="00B4198C" w:rsidRDefault="00B12747">
    <w:pPr>
      <w:pStyle w:val="Header"/>
    </w:pPr>
    <w:r>
      <w:rPr>
        <w:noProof/>
      </w:rPr>
      <w:pict w14:anchorId="5E988E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15546" o:spid="_x0000_s26637"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988EB8" w14:textId="77777777" w:rsidR="00B4198C" w:rsidRDefault="00B12747">
    <w:pPr>
      <w:pStyle w:val="Header"/>
    </w:pPr>
    <w:r>
      <w:rPr>
        <w:noProof/>
      </w:rPr>
      <w:pict w14:anchorId="5E988E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15550" o:spid="_x0000_s26641"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253"/>
      <w:gridCol w:w="1298"/>
      <w:gridCol w:w="1488"/>
    </w:tblGrid>
    <w:tr w:rsidR="00B4198C" w:rsidRPr="00F85124" w14:paraId="5E988EBB" w14:textId="77777777" w:rsidTr="00DC2ABE">
      <w:trPr>
        <w:cantSplit/>
        <w:trHeight w:val="288"/>
      </w:trPr>
      <w:tc>
        <w:tcPr>
          <w:tcW w:w="3738" w:type="pct"/>
          <w:tcBorders>
            <w:bottom w:val="single" w:sz="4" w:space="0" w:color="auto"/>
            <w:right w:val="nil"/>
          </w:tcBorders>
          <w:vAlign w:val="center"/>
        </w:tcPr>
        <w:p w14:paraId="5E988EB9" w14:textId="77777777" w:rsidR="00B4198C" w:rsidRPr="00F85124" w:rsidRDefault="00B12747" w:rsidP="004259CA">
          <w:pPr>
            <w:pStyle w:val="Style14"/>
            <w:rPr>
              <w:b/>
            </w:rPr>
          </w:pPr>
          <w:r>
            <w:rPr>
              <w:noProof/>
            </w:rPr>
            <w:pict w14:anchorId="5E988E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15551" o:spid="_x0000_s26642"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B4198C">
            <w:t>CERTIFICATE OF INSTALLATION – USER INSTRUCTIONS</w:t>
          </w:r>
        </w:p>
      </w:tc>
      <w:tc>
        <w:tcPr>
          <w:tcW w:w="1262" w:type="pct"/>
          <w:gridSpan w:val="2"/>
          <w:tcBorders>
            <w:left w:val="nil"/>
            <w:bottom w:val="single" w:sz="4" w:space="0" w:color="auto"/>
          </w:tcBorders>
          <w:tcMar>
            <w:left w:w="115" w:type="dxa"/>
            <w:right w:w="115" w:type="dxa"/>
          </w:tcMar>
          <w:vAlign w:val="center"/>
        </w:tcPr>
        <w:p w14:paraId="5E988EBA" w14:textId="77777777" w:rsidR="00B4198C" w:rsidRPr="00F85124" w:rsidRDefault="00B4198C" w:rsidP="00DC2ABE">
          <w:pPr>
            <w:pStyle w:val="Style15"/>
            <w:rPr>
              <w:b/>
            </w:rPr>
          </w:pPr>
          <w:r>
            <w:t>CF2R-SPV-01c-E</w:t>
          </w:r>
        </w:p>
      </w:tc>
    </w:tr>
    <w:tr w:rsidR="00B4198C" w:rsidRPr="00F85124" w14:paraId="5E988EBE" w14:textId="77777777" w:rsidTr="004259CA">
      <w:trPr>
        <w:cantSplit/>
        <w:trHeight w:val="288"/>
      </w:trPr>
      <w:tc>
        <w:tcPr>
          <w:tcW w:w="4326" w:type="pct"/>
          <w:gridSpan w:val="2"/>
          <w:tcBorders>
            <w:right w:val="nil"/>
          </w:tcBorders>
        </w:tcPr>
        <w:p w14:paraId="5E988EBC" w14:textId="77777777" w:rsidR="00B4198C" w:rsidRPr="00F85124" w:rsidRDefault="00B4198C" w:rsidP="00DC2ABE">
          <w:pPr>
            <w:pStyle w:val="Style10"/>
            <w:rPr>
              <w:sz w:val="12"/>
              <w:szCs w:val="12"/>
            </w:rPr>
          </w:pPr>
          <w:r>
            <w:t>Photovoltaic Systems -– CF2R-SPV-01c - PV Compliance Credits and Solar Ready Area Exemptions</w:t>
          </w:r>
        </w:p>
      </w:tc>
      <w:tc>
        <w:tcPr>
          <w:tcW w:w="674" w:type="pct"/>
          <w:tcBorders>
            <w:left w:val="nil"/>
          </w:tcBorders>
        </w:tcPr>
        <w:p w14:paraId="5E988EBD" w14:textId="77777777" w:rsidR="00B4198C" w:rsidRPr="00F85124" w:rsidRDefault="00B4198C" w:rsidP="00DC2ABE">
          <w:pPr>
            <w:pStyle w:val="Style11"/>
            <w:rPr>
              <w:sz w:val="12"/>
              <w:szCs w:val="12"/>
            </w:rPr>
          </w:pPr>
          <w:r w:rsidRPr="00F85124">
            <w:t xml:space="preserve">(Page </w:t>
          </w:r>
          <w:r>
            <w:fldChar w:fldCharType="begin"/>
          </w:r>
          <w:r>
            <w:instrText xml:space="preserve"> PAGE   \* MERGEFORMAT </w:instrText>
          </w:r>
          <w:r>
            <w:fldChar w:fldCharType="separate"/>
          </w:r>
          <w:r w:rsidR="00B12747">
            <w:rPr>
              <w:noProof/>
            </w:rPr>
            <w:t>2</w:t>
          </w:r>
          <w:r>
            <w:fldChar w:fldCharType="end"/>
          </w:r>
          <w:r w:rsidRPr="00F85124">
            <w:t xml:space="preserve"> of </w:t>
          </w:r>
          <w:fldSimple w:instr=" SECTIONPAGES   \* MERGEFORMAT ">
            <w:r w:rsidR="00B12747">
              <w:rPr>
                <w:noProof/>
              </w:rPr>
              <w:t>2</w:t>
            </w:r>
          </w:fldSimple>
          <w:r w:rsidRPr="00F85124">
            <w:t>)</w:t>
          </w:r>
        </w:p>
      </w:tc>
    </w:tr>
  </w:tbl>
  <w:p w14:paraId="5E988EBF" w14:textId="77777777" w:rsidR="00B4198C" w:rsidRDefault="00B4198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988EC1" w14:textId="77777777" w:rsidR="00B4198C" w:rsidRDefault="00B12747">
    <w:pPr>
      <w:pStyle w:val="Header"/>
    </w:pPr>
    <w:r>
      <w:rPr>
        <w:noProof/>
      </w:rPr>
      <w:pict w14:anchorId="5E988E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15549" o:spid="_x0000_s26640"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988EC2" w14:textId="77777777" w:rsidR="00B4198C" w:rsidRDefault="00B12747">
    <w:pPr>
      <w:pStyle w:val="Header"/>
    </w:pPr>
    <w:r>
      <w:rPr>
        <w:noProof/>
      </w:rPr>
      <w:pict w14:anchorId="5E988E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15553" o:spid="_x0000_s26644"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253"/>
      <w:gridCol w:w="1298"/>
      <w:gridCol w:w="1488"/>
    </w:tblGrid>
    <w:tr w:rsidR="00B4198C" w:rsidRPr="00F85124" w14:paraId="5E988EC5" w14:textId="77777777" w:rsidTr="00DC2ABE">
      <w:trPr>
        <w:cantSplit/>
        <w:trHeight w:val="288"/>
      </w:trPr>
      <w:tc>
        <w:tcPr>
          <w:tcW w:w="3738" w:type="pct"/>
          <w:tcBorders>
            <w:bottom w:val="single" w:sz="4" w:space="0" w:color="auto"/>
            <w:right w:val="nil"/>
          </w:tcBorders>
          <w:vAlign w:val="center"/>
        </w:tcPr>
        <w:p w14:paraId="5E988EC3" w14:textId="77777777" w:rsidR="00B4198C" w:rsidRPr="00F85124" w:rsidRDefault="00B12747" w:rsidP="0079069D">
          <w:pPr>
            <w:pStyle w:val="Style14"/>
            <w:rPr>
              <w:b/>
            </w:rPr>
          </w:pPr>
          <w:r>
            <w:rPr>
              <w:noProof/>
            </w:rPr>
            <w:pict w14:anchorId="5E988E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15554" o:spid="_x0000_s26645"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B4198C">
            <w:t xml:space="preserve">CERTIFICATE OF INSTALLATION – </w:t>
          </w:r>
          <w:r w:rsidR="00B4198C" w:rsidRPr="00B40F13">
            <w:t>DATA FIELD DEFINITIONS AND CALCULATIONS</w:t>
          </w:r>
        </w:p>
      </w:tc>
      <w:tc>
        <w:tcPr>
          <w:tcW w:w="1262" w:type="pct"/>
          <w:gridSpan w:val="2"/>
          <w:tcBorders>
            <w:left w:val="nil"/>
            <w:bottom w:val="single" w:sz="4" w:space="0" w:color="auto"/>
          </w:tcBorders>
          <w:tcMar>
            <w:left w:w="115" w:type="dxa"/>
            <w:right w:w="115" w:type="dxa"/>
          </w:tcMar>
          <w:vAlign w:val="center"/>
        </w:tcPr>
        <w:p w14:paraId="5E988EC4" w14:textId="77777777" w:rsidR="00B4198C" w:rsidRPr="00F85124" w:rsidRDefault="00B4198C" w:rsidP="00997AE5">
          <w:pPr>
            <w:pStyle w:val="Style15"/>
            <w:rPr>
              <w:b/>
            </w:rPr>
          </w:pPr>
          <w:r>
            <w:t>CF2R-SPV-01-E</w:t>
          </w:r>
        </w:p>
      </w:tc>
    </w:tr>
    <w:tr w:rsidR="00B4198C" w:rsidRPr="00F85124" w14:paraId="5E988EC8" w14:textId="77777777" w:rsidTr="004259CA">
      <w:trPr>
        <w:cantSplit/>
        <w:trHeight w:val="288"/>
      </w:trPr>
      <w:tc>
        <w:tcPr>
          <w:tcW w:w="4326" w:type="pct"/>
          <w:gridSpan w:val="2"/>
          <w:tcBorders>
            <w:right w:val="nil"/>
          </w:tcBorders>
        </w:tcPr>
        <w:p w14:paraId="5E988EC6" w14:textId="77777777" w:rsidR="00B4198C" w:rsidRPr="00F85124" w:rsidRDefault="00B4198C" w:rsidP="004259CA">
          <w:pPr>
            <w:pStyle w:val="Style10"/>
            <w:rPr>
              <w:sz w:val="12"/>
              <w:szCs w:val="12"/>
            </w:rPr>
          </w:pPr>
          <w:r>
            <w:t>Photovoltaic Systems -– CF2R-SPV-01c - PV Compliance Credits and Solar Ready Area Exemptions</w:t>
          </w:r>
        </w:p>
      </w:tc>
      <w:tc>
        <w:tcPr>
          <w:tcW w:w="674" w:type="pct"/>
          <w:tcBorders>
            <w:left w:val="nil"/>
          </w:tcBorders>
        </w:tcPr>
        <w:p w14:paraId="5E988EC7" w14:textId="77777777" w:rsidR="00B4198C" w:rsidRPr="00F85124" w:rsidRDefault="00B4198C" w:rsidP="00DC2ABE">
          <w:pPr>
            <w:pStyle w:val="Style11"/>
            <w:rPr>
              <w:sz w:val="12"/>
              <w:szCs w:val="12"/>
            </w:rPr>
          </w:pPr>
          <w:r w:rsidRPr="00F85124">
            <w:t xml:space="preserve">(Page </w:t>
          </w:r>
          <w:r>
            <w:fldChar w:fldCharType="begin"/>
          </w:r>
          <w:r>
            <w:instrText xml:space="preserve"> PAGE   \* MERGEFORMAT </w:instrText>
          </w:r>
          <w:r>
            <w:fldChar w:fldCharType="separate"/>
          </w:r>
          <w:r w:rsidR="00B12747">
            <w:rPr>
              <w:noProof/>
            </w:rPr>
            <w:t>2</w:t>
          </w:r>
          <w:r>
            <w:fldChar w:fldCharType="end"/>
          </w:r>
          <w:r w:rsidRPr="00F85124">
            <w:t xml:space="preserve"> of </w:t>
          </w:r>
          <w:fldSimple w:instr=" SECTIONPAGES   \* MERGEFORMAT ">
            <w:r w:rsidR="00B12747">
              <w:rPr>
                <w:noProof/>
              </w:rPr>
              <w:t>2</w:t>
            </w:r>
          </w:fldSimple>
          <w:r w:rsidRPr="00F85124">
            <w:t>)</w:t>
          </w:r>
        </w:p>
      </w:tc>
    </w:tr>
  </w:tbl>
  <w:p w14:paraId="5E988EC9" w14:textId="77777777" w:rsidR="00B4198C" w:rsidRDefault="00B4198C">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988ECA" w14:textId="77777777" w:rsidR="00B4198C" w:rsidRDefault="00B12747">
    <w:pPr>
      <w:pStyle w:val="Header"/>
    </w:pPr>
    <w:r>
      <w:rPr>
        <w:noProof/>
      </w:rPr>
      <w:pict w14:anchorId="5E988E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15552" o:spid="_x0000_s26643"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41B69"/>
    <w:multiLevelType w:val="hybridMultilevel"/>
    <w:tmpl w:val="92425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C456A8"/>
    <w:multiLevelType w:val="hybridMultilevel"/>
    <w:tmpl w:val="5E601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627E83"/>
    <w:multiLevelType w:val="hybridMultilevel"/>
    <w:tmpl w:val="B23AD9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26767D"/>
    <w:multiLevelType w:val="hybridMultilevel"/>
    <w:tmpl w:val="B8AC2CAE"/>
    <w:lvl w:ilvl="0" w:tplc="61345B40">
      <w:start w:val="1"/>
      <w:numFmt w:val="lowerLetter"/>
      <w:lvlText w:val="(%1)"/>
      <w:lvlJc w:val="left"/>
      <w:pPr>
        <w:ind w:left="990" w:hanging="360"/>
      </w:pPr>
      <w:rPr>
        <w:rFonts w:hint="default"/>
      </w:rPr>
    </w:lvl>
    <w:lvl w:ilvl="1" w:tplc="3BE2D874" w:tentative="1">
      <w:start w:val="1"/>
      <w:numFmt w:val="lowerLetter"/>
      <w:lvlText w:val="%2."/>
      <w:lvlJc w:val="left"/>
      <w:pPr>
        <w:ind w:left="1710" w:hanging="360"/>
      </w:pPr>
    </w:lvl>
    <w:lvl w:ilvl="2" w:tplc="77C2A7E2" w:tentative="1">
      <w:start w:val="1"/>
      <w:numFmt w:val="lowerRoman"/>
      <w:lvlText w:val="%3."/>
      <w:lvlJc w:val="right"/>
      <w:pPr>
        <w:ind w:left="2430" w:hanging="180"/>
      </w:pPr>
    </w:lvl>
    <w:lvl w:ilvl="3" w:tplc="1DCEDA1C" w:tentative="1">
      <w:start w:val="1"/>
      <w:numFmt w:val="decimal"/>
      <w:lvlText w:val="%4."/>
      <w:lvlJc w:val="left"/>
      <w:pPr>
        <w:ind w:left="3150" w:hanging="360"/>
      </w:pPr>
    </w:lvl>
    <w:lvl w:ilvl="4" w:tplc="24E4A526" w:tentative="1">
      <w:start w:val="1"/>
      <w:numFmt w:val="lowerLetter"/>
      <w:lvlText w:val="%5."/>
      <w:lvlJc w:val="left"/>
      <w:pPr>
        <w:ind w:left="3870" w:hanging="360"/>
      </w:pPr>
    </w:lvl>
    <w:lvl w:ilvl="5" w:tplc="5136E5F0" w:tentative="1">
      <w:start w:val="1"/>
      <w:numFmt w:val="lowerRoman"/>
      <w:lvlText w:val="%6."/>
      <w:lvlJc w:val="right"/>
      <w:pPr>
        <w:ind w:left="4590" w:hanging="180"/>
      </w:pPr>
    </w:lvl>
    <w:lvl w:ilvl="6" w:tplc="B78E7728" w:tentative="1">
      <w:start w:val="1"/>
      <w:numFmt w:val="decimal"/>
      <w:lvlText w:val="%7."/>
      <w:lvlJc w:val="left"/>
      <w:pPr>
        <w:ind w:left="5310" w:hanging="360"/>
      </w:pPr>
    </w:lvl>
    <w:lvl w:ilvl="7" w:tplc="DC9622D2" w:tentative="1">
      <w:start w:val="1"/>
      <w:numFmt w:val="lowerLetter"/>
      <w:lvlText w:val="%8."/>
      <w:lvlJc w:val="left"/>
      <w:pPr>
        <w:ind w:left="6030" w:hanging="360"/>
      </w:pPr>
    </w:lvl>
    <w:lvl w:ilvl="8" w:tplc="2DCE7CF8" w:tentative="1">
      <w:start w:val="1"/>
      <w:numFmt w:val="lowerRoman"/>
      <w:lvlText w:val="%9."/>
      <w:lvlJc w:val="right"/>
      <w:pPr>
        <w:ind w:left="6750" w:hanging="180"/>
      </w:pPr>
    </w:lvl>
  </w:abstractNum>
  <w:abstractNum w:abstractNumId="4">
    <w:nsid w:val="1B400CB7"/>
    <w:multiLevelType w:val="hybridMultilevel"/>
    <w:tmpl w:val="058E6346"/>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5">
    <w:nsid w:val="1C726CF7"/>
    <w:multiLevelType w:val="hybridMultilevel"/>
    <w:tmpl w:val="16286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D7A1297"/>
    <w:multiLevelType w:val="hybridMultilevel"/>
    <w:tmpl w:val="B386CB1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E0A2334"/>
    <w:multiLevelType w:val="hybridMultilevel"/>
    <w:tmpl w:val="C63EF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2217A59"/>
    <w:multiLevelType w:val="hybridMultilevel"/>
    <w:tmpl w:val="1BA84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49A5547"/>
    <w:multiLevelType w:val="hybridMultilevel"/>
    <w:tmpl w:val="4AF04304"/>
    <w:lvl w:ilvl="0" w:tplc="750EF8FE">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7AD4FAA"/>
    <w:multiLevelType w:val="hybridMultilevel"/>
    <w:tmpl w:val="AB8497B0"/>
    <w:lvl w:ilvl="0" w:tplc="EA4C008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B081AF6"/>
    <w:multiLevelType w:val="hybridMultilevel"/>
    <w:tmpl w:val="7A1CEC62"/>
    <w:lvl w:ilvl="0" w:tplc="B8AC3CD6">
      <w:start w:val="1"/>
      <w:numFmt w:val="decimal"/>
      <w:lvlText w:val="%1."/>
      <w:lvlJc w:val="left"/>
      <w:pPr>
        <w:ind w:left="360" w:hanging="360"/>
      </w:pPr>
      <w:rPr>
        <w:rFonts w:hint="default"/>
      </w:rPr>
    </w:lvl>
    <w:lvl w:ilvl="1" w:tplc="700A9452" w:tentative="1">
      <w:start w:val="1"/>
      <w:numFmt w:val="lowerLetter"/>
      <w:lvlText w:val="%2."/>
      <w:lvlJc w:val="left"/>
      <w:pPr>
        <w:ind w:left="1080" w:hanging="360"/>
      </w:pPr>
    </w:lvl>
    <w:lvl w:ilvl="2" w:tplc="B496852E" w:tentative="1">
      <w:start w:val="1"/>
      <w:numFmt w:val="lowerRoman"/>
      <w:lvlText w:val="%3."/>
      <w:lvlJc w:val="right"/>
      <w:pPr>
        <w:ind w:left="1800" w:hanging="180"/>
      </w:pPr>
    </w:lvl>
    <w:lvl w:ilvl="3" w:tplc="A34067DE" w:tentative="1">
      <w:start w:val="1"/>
      <w:numFmt w:val="decimal"/>
      <w:lvlText w:val="%4."/>
      <w:lvlJc w:val="left"/>
      <w:pPr>
        <w:ind w:left="2520" w:hanging="360"/>
      </w:pPr>
    </w:lvl>
    <w:lvl w:ilvl="4" w:tplc="12BC2F56" w:tentative="1">
      <w:start w:val="1"/>
      <w:numFmt w:val="lowerLetter"/>
      <w:lvlText w:val="%5."/>
      <w:lvlJc w:val="left"/>
      <w:pPr>
        <w:ind w:left="3240" w:hanging="360"/>
      </w:pPr>
    </w:lvl>
    <w:lvl w:ilvl="5" w:tplc="4EF0E3B2" w:tentative="1">
      <w:start w:val="1"/>
      <w:numFmt w:val="lowerRoman"/>
      <w:lvlText w:val="%6."/>
      <w:lvlJc w:val="right"/>
      <w:pPr>
        <w:ind w:left="3960" w:hanging="180"/>
      </w:pPr>
    </w:lvl>
    <w:lvl w:ilvl="6" w:tplc="AF0E4E82" w:tentative="1">
      <w:start w:val="1"/>
      <w:numFmt w:val="decimal"/>
      <w:lvlText w:val="%7."/>
      <w:lvlJc w:val="left"/>
      <w:pPr>
        <w:ind w:left="4680" w:hanging="360"/>
      </w:pPr>
    </w:lvl>
    <w:lvl w:ilvl="7" w:tplc="36303626" w:tentative="1">
      <w:start w:val="1"/>
      <w:numFmt w:val="lowerLetter"/>
      <w:lvlText w:val="%8."/>
      <w:lvlJc w:val="left"/>
      <w:pPr>
        <w:ind w:left="5400" w:hanging="360"/>
      </w:pPr>
    </w:lvl>
    <w:lvl w:ilvl="8" w:tplc="B5CE2D94" w:tentative="1">
      <w:start w:val="1"/>
      <w:numFmt w:val="lowerRoman"/>
      <w:lvlText w:val="%9."/>
      <w:lvlJc w:val="right"/>
      <w:pPr>
        <w:ind w:left="6120" w:hanging="180"/>
      </w:pPr>
    </w:lvl>
  </w:abstractNum>
  <w:abstractNum w:abstractNumId="12">
    <w:nsid w:val="2BF46B38"/>
    <w:multiLevelType w:val="hybridMultilevel"/>
    <w:tmpl w:val="DC702F6C"/>
    <w:lvl w:ilvl="0" w:tplc="9ECA24F0">
      <w:start w:val="1"/>
      <w:numFmt w:val="decimal"/>
      <w:lvlText w:val="%1."/>
      <w:lvlJc w:val="left"/>
      <w:pPr>
        <w:ind w:left="360" w:hanging="360"/>
      </w:pPr>
      <w:rPr>
        <w:rFonts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D0E2F6B"/>
    <w:multiLevelType w:val="hybridMultilevel"/>
    <w:tmpl w:val="B0D21CAE"/>
    <w:lvl w:ilvl="0" w:tplc="69E4E74C">
      <w:start w:val="1"/>
      <w:numFmt w:val="decimal"/>
      <w:lvlText w:val="%1."/>
      <w:lvlJc w:val="left"/>
      <w:pPr>
        <w:ind w:left="720" w:hanging="360"/>
      </w:pPr>
    </w:lvl>
    <w:lvl w:ilvl="1" w:tplc="CEAAE554" w:tentative="1">
      <w:start w:val="1"/>
      <w:numFmt w:val="lowerLetter"/>
      <w:lvlText w:val="%2."/>
      <w:lvlJc w:val="left"/>
      <w:pPr>
        <w:ind w:left="1440" w:hanging="360"/>
      </w:pPr>
    </w:lvl>
    <w:lvl w:ilvl="2" w:tplc="7F8EEF78" w:tentative="1">
      <w:start w:val="1"/>
      <w:numFmt w:val="lowerRoman"/>
      <w:lvlText w:val="%3."/>
      <w:lvlJc w:val="right"/>
      <w:pPr>
        <w:ind w:left="2160" w:hanging="180"/>
      </w:pPr>
    </w:lvl>
    <w:lvl w:ilvl="3" w:tplc="88082EB8" w:tentative="1">
      <w:start w:val="1"/>
      <w:numFmt w:val="decimal"/>
      <w:lvlText w:val="%4."/>
      <w:lvlJc w:val="left"/>
      <w:pPr>
        <w:ind w:left="2880" w:hanging="360"/>
      </w:pPr>
    </w:lvl>
    <w:lvl w:ilvl="4" w:tplc="C5C00FBE" w:tentative="1">
      <w:start w:val="1"/>
      <w:numFmt w:val="lowerLetter"/>
      <w:lvlText w:val="%5."/>
      <w:lvlJc w:val="left"/>
      <w:pPr>
        <w:ind w:left="3600" w:hanging="360"/>
      </w:pPr>
    </w:lvl>
    <w:lvl w:ilvl="5" w:tplc="4FFCF9CA" w:tentative="1">
      <w:start w:val="1"/>
      <w:numFmt w:val="lowerRoman"/>
      <w:lvlText w:val="%6."/>
      <w:lvlJc w:val="right"/>
      <w:pPr>
        <w:ind w:left="4320" w:hanging="180"/>
      </w:pPr>
    </w:lvl>
    <w:lvl w:ilvl="6" w:tplc="6FD48938" w:tentative="1">
      <w:start w:val="1"/>
      <w:numFmt w:val="decimal"/>
      <w:lvlText w:val="%7."/>
      <w:lvlJc w:val="left"/>
      <w:pPr>
        <w:ind w:left="5040" w:hanging="360"/>
      </w:pPr>
    </w:lvl>
    <w:lvl w:ilvl="7" w:tplc="9402A8B2" w:tentative="1">
      <w:start w:val="1"/>
      <w:numFmt w:val="lowerLetter"/>
      <w:lvlText w:val="%8."/>
      <w:lvlJc w:val="left"/>
      <w:pPr>
        <w:ind w:left="5760" w:hanging="360"/>
      </w:pPr>
    </w:lvl>
    <w:lvl w:ilvl="8" w:tplc="60E24D60" w:tentative="1">
      <w:start w:val="1"/>
      <w:numFmt w:val="lowerRoman"/>
      <w:lvlText w:val="%9."/>
      <w:lvlJc w:val="right"/>
      <w:pPr>
        <w:ind w:left="6480" w:hanging="180"/>
      </w:pPr>
    </w:lvl>
  </w:abstractNum>
  <w:abstractNum w:abstractNumId="14">
    <w:nsid w:val="30B70B98"/>
    <w:multiLevelType w:val="hybridMultilevel"/>
    <w:tmpl w:val="058E6346"/>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15">
    <w:nsid w:val="34CF2029"/>
    <w:multiLevelType w:val="hybridMultilevel"/>
    <w:tmpl w:val="6D2C8FDA"/>
    <w:lvl w:ilvl="0" w:tplc="1874606E">
      <w:start w:val="1"/>
      <w:numFmt w:val="decimal"/>
      <w:lvlText w:val="%1."/>
      <w:lvlJc w:val="left"/>
      <w:pPr>
        <w:ind w:left="360" w:hanging="360"/>
      </w:pPr>
      <w:rPr>
        <w:rFonts w:asciiTheme="minorHAnsi" w:eastAsia="Times New Roman" w:hAnsiTheme="minorHAnsi" w:cs="Times New Roman"/>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6B75685"/>
    <w:multiLevelType w:val="multilevel"/>
    <w:tmpl w:val="3FAAAADE"/>
    <w:lvl w:ilvl="0">
      <w:start w:val="1"/>
      <w:numFmt w:val="decimal"/>
      <w:pStyle w:val="Heading1"/>
      <w:suff w:val="space"/>
      <w:lvlText w:val="Appendix RA%1"/>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6"/>
      <w:numFmt w:val="decimal"/>
      <w:pStyle w:val="Heading2"/>
      <w:lvlText w:val="RA%1.%2"/>
      <w:lvlJc w:val="left"/>
      <w:pPr>
        <w:tabs>
          <w:tab w:val="num" w:pos="540"/>
        </w:tabs>
        <w:ind w:left="180" w:hanging="180"/>
      </w:pPr>
      <w:rPr>
        <w:rFonts w:ascii="Arial" w:hAnsi="Arial"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Heading3"/>
      <w:suff w:val="space"/>
      <w:lvlText w:val="RA%1.%2.%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RA%1.%2.%3.%4"/>
      <w:lvlJc w:val="left"/>
      <w:pPr>
        <w:tabs>
          <w:tab w:val="num" w:pos="2340"/>
        </w:tabs>
        <w:ind w:left="198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pStyle w:val="Heading5"/>
      <w:lvlText w:val="RA%1.%2.%3.%4.%5"/>
      <w:lvlJc w:val="left"/>
      <w:pPr>
        <w:tabs>
          <w:tab w:val="num" w:pos="1530"/>
        </w:tabs>
        <w:ind w:left="117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7">
    <w:nsid w:val="3BAA1BAF"/>
    <w:multiLevelType w:val="hybridMultilevel"/>
    <w:tmpl w:val="E966805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3C472164"/>
    <w:multiLevelType w:val="hybridMultilevel"/>
    <w:tmpl w:val="C63EF17C"/>
    <w:lvl w:ilvl="0" w:tplc="B9E29BA2">
      <w:start w:val="1"/>
      <w:numFmt w:val="decimal"/>
      <w:lvlText w:val="%1."/>
      <w:lvlJc w:val="left"/>
      <w:pPr>
        <w:ind w:left="360" w:hanging="360"/>
      </w:pPr>
    </w:lvl>
    <w:lvl w:ilvl="1" w:tplc="272882E4" w:tentative="1">
      <w:start w:val="1"/>
      <w:numFmt w:val="lowerLetter"/>
      <w:lvlText w:val="%2."/>
      <w:lvlJc w:val="left"/>
      <w:pPr>
        <w:ind w:left="1260" w:hanging="360"/>
      </w:pPr>
    </w:lvl>
    <w:lvl w:ilvl="2" w:tplc="C526BBBC" w:tentative="1">
      <w:start w:val="1"/>
      <w:numFmt w:val="lowerRoman"/>
      <w:lvlText w:val="%3."/>
      <w:lvlJc w:val="right"/>
      <w:pPr>
        <w:ind w:left="1980" w:hanging="180"/>
      </w:pPr>
    </w:lvl>
    <w:lvl w:ilvl="3" w:tplc="CAAA65EE" w:tentative="1">
      <w:start w:val="1"/>
      <w:numFmt w:val="decimal"/>
      <w:lvlText w:val="%4."/>
      <w:lvlJc w:val="left"/>
      <w:pPr>
        <w:ind w:left="2700" w:hanging="360"/>
      </w:pPr>
    </w:lvl>
    <w:lvl w:ilvl="4" w:tplc="F7003F60" w:tentative="1">
      <w:start w:val="1"/>
      <w:numFmt w:val="lowerLetter"/>
      <w:lvlText w:val="%5."/>
      <w:lvlJc w:val="left"/>
      <w:pPr>
        <w:ind w:left="3420" w:hanging="360"/>
      </w:pPr>
    </w:lvl>
    <w:lvl w:ilvl="5" w:tplc="B7B8AF18" w:tentative="1">
      <w:start w:val="1"/>
      <w:numFmt w:val="lowerRoman"/>
      <w:lvlText w:val="%6."/>
      <w:lvlJc w:val="right"/>
      <w:pPr>
        <w:ind w:left="4140" w:hanging="180"/>
      </w:pPr>
    </w:lvl>
    <w:lvl w:ilvl="6" w:tplc="D62286DA" w:tentative="1">
      <w:start w:val="1"/>
      <w:numFmt w:val="decimal"/>
      <w:lvlText w:val="%7."/>
      <w:lvlJc w:val="left"/>
      <w:pPr>
        <w:ind w:left="4860" w:hanging="360"/>
      </w:pPr>
    </w:lvl>
    <w:lvl w:ilvl="7" w:tplc="DB54B0AE" w:tentative="1">
      <w:start w:val="1"/>
      <w:numFmt w:val="lowerLetter"/>
      <w:lvlText w:val="%8."/>
      <w:lvlJc w:val="left"/>
      <w:pPr>
        <w:ind w:left="5580" w:hanging="360"/>
      </w:pPr>
    </w:lvl>
    <w:lvl w:ilvl="8" w:tplc="77AC6D2E" w:tentative="1">
      <w:start w:val="1"/>
      <w:numFmt w:val="lowerRoman"/>
      <w:lvlText w:val="%9."/>
      <w:lvlJc w:val="right"/>
      <w:pPr>
        <w:ind w:left="6300" w:hanging="180"/>
      </w:pPr>
    </w:lvl>
  </w:abstractNum>
  <w:abstractNum w:abstractNumId="19">
    <w:nsid w:val="43DB60F6"/>
    <w:multiLevelType w:val="hybridMultilevel"/>
    <w:tmpl w:val="2452BB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4C618AC"/>
    <w:multiLevelType w:val="hybridMultilevel"/>
    <w:tmpl w:val="42AE8DD2"/>
    <w:lvl w:ilvl="0" w:tplc="0409000F">
      <w:start w:val="1"/>
      <w:numFmt w:val="bullet"/>
      <w:lvlText w:val=""/>
      <w:lvlJc w:val="left"/>
      <w:pPr>
        <w:ind w:left="3600" w:hanging="360"/>
      </w:pPr>
      <w:rPr>
        <w:rFonts w:ascii="Symbol" w:hAnsi="Symbol" w:hint="default"/>
      </w:rPr>
    </w:lvl>
    <w:lvl w:ilvl="1" w:tplc="04090019">
      <w:start w:val="1"/>
      <w:numFmt w:val="bullet"/>
      <w:lvlText w:val="o"/>
      <w:lvlJc w:val="left"/>
      <w:pPr>
        <w:ind w:left="4320" w:hanging="360"/>
      </w:pPr>
      <w:rPr>
        <w:rFonts w:ascii="Courier New" w:hAnsi="Courier New" w:cs="Courier New" w:hint="default"/>
      </w:rPr>
    </w:lvl>
    <w:lvl w:ilvl="2" w:tplc="0409001B" w:tentative="1">
      <w:start w:val="1"/>
      <w:numFmt w:val="bullet"/>
      <w:lvlText w:val=""/>
      <w:lvlJc w:val="left"/>
      <w:pPr>
        <w:ind w:left="5040" w:hanging="360"/>
      </w:pPr>
      <w:rPr>
        <w:rFonts w:ascii="Wingdings" w:hAnsi="Wingdings" w:hint="default"/>
      </w:rPr>
    </w:lvl>
    <w:lvl w:ilvl="3" w:tplc="0409000F" w:tentative="1">
      <w:start w:val="1"/>
      <w:numFmt w:val="bullet"/>
      <w:lvlText w:val=""/>
      <w:lvlJc w:val="left"/>
      <w:pPr>
        <w:ind w:left="5760" w:hanging="360"/>
      </w:pPr>
      <w:rPr>
        <w:rFonts w:ascii="Symbol" w:hAnsi="Symbol" w:hint="default"/>
      </w:rPr>
    </w:lvl>
    <w:lvl w:ilvl="4" w:tplc="04090019" w:tentative="1">
      <w:start w:val="1"/>
      <w:numFmt w:val="bullet"/>
      <w:lvlText w:val="o"/>
      <w:lvlJc w:val="left"/>
      <w:pPr>
        <w:ind w:left="6480" w:hanging="360"/>
      </w:pPr>
      <w:rPr>
        <w:rFonts w:ascii="Courier New" w:hAnsi="Courier New" w:cs="Courier New" w:hint="default"/>
      </w:rPr>
    </w:lvl>
    <w:lvl w:ilvl="5" w:tplc="0409001B" w:tentative="1">
      <w:start w:val="1"/>
      <w:numFmt w:val="bullet"/>
      <w:lvlText w:val=""/>
      <w:lvlJc w:val="left"/>
      <w:pPr>
        <w:ind w:left="7200" w:hanging="360"/>
      </w:pPr>
      <w:rPr>
        <w:rFonts w:ascii="Wingdings" w:hAnsi="Wingdings" w:hint="default"/>
      </w:rPr>
    </w:lvl>
    <w:lvl w:ilvl="6" w:tplc="0409000F" w:tentative="1">
      <w:start w:val="1"/>
      <w:numFmt w:val="bullet"/>
      <w:lvlText w:val=""/>
      <w:lvlJc w:val="left"/>
      <w:pPr>
        <w:ind w:left="7920" w:hanging="360"/>
      </w:pPr>
      <w:rPr>
        <w:rFonts w:ascii="Symbol" w:hAnsi="Symbol" w:hint="default"/>
      </w:rPr>
    </w:lvl>
    <w:lvl w:ilvl="7" w:tplc="04090019" w:tentative="1">
      <w:start w:val="1"/>
      <w:numFmt w:val="bullet"/>
      <w:lvlText w:val="o"/>
      <w:lvlJc w:val="left"/>
      <w:pPr>
        <w:ind w:left="8640" w:hanging="360"/>
      </w:pPr>
      <w:rPr>
        <w:rFonts w:ascii="Courier New" w:hAnsi="Courier New" w:cs="Courier New" w:hint="default"/>
      </w:rPr>
    </w:lvl>
    <w:lvl w:ilvl="8" w:tplc="0409001B" w:tentative="1">
      <w:start w:val="1"/>
      <w:numFmt w:val="bullet"/>
      <w:lvlText w:val=""/>
      <w:lvlJc w:val="left"/>
      <w:pPr>
        <w:ind w:left="9360" w:hanging="360"/>
      </w:pPr>
      <w:rPr>
        <w:rFonts w:ascii="Wingdings" w:hAnsi="Wingdings" w:hint="default"/>
      </w:rPr>
    </w:lvl>
  </w:abstractNum>
  <w:abstractNum w:abstractNumId="21">
    <w:nsid w:val="517135C4"/>
    <w:multiLevelType w:val="hybridMultilevel"/>
    <w:tmpl w:val="80EA234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22">
    <w:nsid w:val="53B6372E"/>
    <w:multiLevelType w:val="hybridMultilevel"/>
    <w:tmpl w:val="6D2C8FDA"/>
    <w:lvl w:ilvl="0" w:tplc="1874606E">
      <w:start w:val="1"/>
      <w:numFmt w:val="decimal"/>
      <w:lvlText w:val="%1."/>
      <w:lvlJc w:val="left"/>
      <w:pPr>
        <w:ind w:left="360" w:hanging="360"/>
      </w:pPr>
      <w:rPr>
        <w:rFonts w:asciiTheme="minorHAnsi" w:eastAsia="Times New Roman" w:hAnsiTheme="minorHAnsi" w:cs="Times New Roman"/>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57854D21"/>
    <w:multiLevelType w:val="hybridMultilevel"/>
    <w:tmpl w:val="79705A2A"/>
    <w:lvl w:ilvl="0" w:tplc="0409000F">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57F16E38"/>
    <w:multiLevelType w:val="hybridMultilevel"/>
    <w:tmpl w:val="B49419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A9D082B"/>
    <w:multiLevelType w:val="hybridMultilevel"/>
    <w:tmpl w:val="058E6346"/>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26">
    <w:nsid w:val="5FA51770"/>
    <w:multiLevelType w:val="hybridMultilevel"/>
    <w:tmpl w:val="AB8497B0"/>
    <w:lvl w:ilvl="0" w:tplc="EA4C008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63EF1A76"/>
    <w:multiLevelType w:val="hybridMultilevel"/>
    <w:tmpl w:val="9EC22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972021F"/>
    <w:multiLevelType w:val="hybridMultilevel"/>
    <w:tmpl w:val="6D2C8FDA"/>
    <w:lvl w:ilvl="0" w:tplc="1874606E">
      <w:start w:val="1"/>
      <w:numFmt w:val="decimal"/>
      <w:lvlText w:val="%1."/>
      <w:lvlJc w:val="left"/>
      <w:pPr>
        <w:ind w:left="360" w:hanging="360"/>
      </w:pPr>
      <w:rPr>
        <w:rFonts w:asciiTheme="minorHAnsi" w:eastAsia="Times New Roman" w:hAnsiTheme="minorHAnsi" w:cs="Times New Roman"/>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6F265503"/>
    <w:multiLevelType w:val="hybridMultilevel"/>
    <w:tmpl w:val="497CAEA8"/>
    <w:lvl w:ilvl="0" w:tplc="04090001">
      <w:start w:val="1"/>
      <w:numFmt w:val="decimal"/>
      <w:lvlText w:val="%1."/>
      <w:lvlJc w:val="left"/>
      <w:pPr>
        <w:ind w:left="1080" w:hanging="360"/>
      </w:pPr>
      <w:rPr>
        <w:rFonts w:hint="default"/>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30">
    <w:nsid w:val="7F470FAA"/>
    <w:multiLevelType w:val="hybridMultilevel"/>
    <w:tmpl w:val="1960BEBC"/>
    <w:lvl w:ilvl="0" w:tplc="0409000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num w:numId="1">
    <w:abstractNumId w:val="16"/>
  </w:num>
  <w:num w:numId="2">
    <w:abstractNumId w:val="3"/>
  </w:num>
  <w:num w:numId="3">
    <w:abstractNumId w:val="29"/>
  </w:num>
  <w:num w:numId="4">
    <w:abstractNumId w:val="11"/>
  </w:num>
  <w:num w:numId="5">
    <w:abstractNumId w:val="13"/>
  </w:num>
  <w:num w:numId="6">
    <w:abstractNumId w:val="18"/>
  </w:num>
  <w:num w:numId="7">
    <w:abstractNumId w:val="28"/>
  </w:num>
  <w:num w:numId="8">
    <w:abstractNumId w:val="20"/>
  </w:num>
  <w:num w:numId="9">
    <w:abstractNumId w:val="7"/>
  </w:num>
  <w:num w:numId="10">
    <w:abstractNumId w:val="17"/>
  </w:num>
  <w:num w:numId="11">
    <w:abstractNumId w:val="12"/>
  </w:num>
  <w:num w:numId="12">
    <w:abstractNumId w:val="24"/>
  </w:num>
  <w:num w:numId="13">
    <w:abstractNumId w:val="30"/>
  </w:num>
  <w:num w:numId="14">
    <w:abstractNumId w:val="14"/>
  </w:num>
  <w:num w:numId="15">
    <w:abstractNumId w:val="10"/>
  </w:num>
  <w:num w:numId="16">
    <w:abstractNumId w:val="27"/>
  </w:num>
  <w:num w:numId="17">
    <w:abstractNumId w:val="8"/>
  </w:num>
  <w:num w:numId="18">
    <w:abstractNumId w:val="0"/>
  </w:num>
  <w:num w:numId="19">
    <w:abstractNumId w:val="22"/>
  </w:num>
  <w:num w:numId="20">
    <w:abstractNumId w:val="4"/>
  </w:num>
  <w:num w:numId="21">
    <w:abstractNumId w:val="15"/>
  </w:num>
  <w:num w:numId="22">
    <w:abstractNumId w:val="25"/>
  </w:num>
  <w:num w:numId="23">
    <w:abstractNumId w:val="6"/>
  </w:num>
  <w:num w:numId="24">
    <w:abstractNumId w:val="21"/>
  </w:num>
  <w:num w:numId="25">
    <w:abstractNumId w:val="19"/>
  </w:num>
  <w:num w:numId="26">
    <w:abstractNumId w:val="1"/>
  </w:num>
  <w:num w:numId="27">
    <w:abstractNumId w:val="23"/>
  </w:num>
  <w:num w:numId="28">
    <w:abstractNumId w:val="9"/>
  </w:num>
  <w:num w:numId="29">
    <w:abstractNumId w:val="5"/>
  </w:num>
  <w:num w:numId="30">
    <w:abstractNumId w:val="2"/>
  </w:num>
  <w:num w:numId="31">
    <w:abstractNumId w:val="10"/>
  </w:num>
  <w:num w:numId="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PersonalInformation/>
  <w:removeDateAndTime/>
  <w:trackRevisions/>
  <w:defaultTabStop w:val="720"/>
  <w:drawingGridHorizontalSpacing w:val="100"/>
  <w:displayHorizontalDrawingGridEvery w:val="2"/>
  <w:characterSpacingControl w:val="doNotCompress"/>
  <w:hdrShapeDefaults>
    <o:shapedefaults v:ext="edit" spidmax="26646"/>
    <o:shapelayout v:ext="edit">
      <o:idmap v:ext="edit" data="26"/>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337B"/>
    <w:rsid w:val="00003F11"/>
    <w:rsid w:val="000123DE"/>
    <w:rsid w:val="000221BA"/>
    <w:rsid w:val="0004544D"/>
    <w:rsid w:val="0007396B"/>
    <w:rsid w:val="00073F21"/>
    <w:rsid w:val="000826F7"/>
    <w:rsid w:val="00093E18"/>
    <w:rsid w:val="000958E8"/>
    <w:rsid w:val="000C292F"/>
    <w:rsid w:val="000F3E66"/>
    <w:rsid w:val="00105B99"/>
    <w:rsid w:val="00132660"/>
    <w:rsid w:val="00132BA5"/>
    <w:rsid w:val="001409AB"/>
    <w:rsid w:val="00140E8F"/>
    <w:rsid w:val="00163E2D"/>
    <w:rsid w:val="001939A0"/>
    <w:rsid w:val="001A2E0F"/>
    <w:rsid w:val="001A3614"/>
    <w:rsid w:val="001A50D9"/>
    <w:rsid w:val="001C5D5A"/>
    <w:rsid w:val="001C6DCE"/>
    <w:rsid w:val="001D7671"/>
    <w:rsid w:val="001E3266"/>
    <w:rsid w:val="001E48D4"/>
    <w:rsid w:val="0020450B"/>
    <w:rsid w:val="002107BE"/>
    <w:rsid w:val="0022294B"/>
    <w:rsid w:val="002434AA"/>
    <w:rsid w:val="00267445"/>
    <w:rsid w:val="0026781A"/>
    <w:rsid w:val="00281C54"/>
    <w:rsid w:val="00295B65"/>
    <w:rsid w:val="002A236C"/>
    <w:rsid w:val="002A3439"/>
    <w:rsid w:val="002A5054"/>
    <w:rsid w:val="002F7578"/>
    <w:rsid w:val="00314485"/>
    <w:rsid w:val="00365244"/>
    <w:rsid w:val="003679D3"/>
    <w:rsid w:val="0037271F"/>
    <w:rsid w:val="003772A0"/>
    <w:rsid w:val="00393DBE"/>
    <w:rsid w:val="003A134D"/>
    <w:rsid w:val="003C6591"/>
    <w:rsid w:val="003D3190"/>
    <w:rsid w:val="003D4776"/>
    <w:rsid w:val="003E562C"/>
    <w:rsid w:val="003E647A"/>
    <w:rsid w:val="003F2791"/>
    <w:rsid w:val="0040527A"/>
    <w:rsid w:val="00407532"/>
    <w:rsid w:val="0041009D"/>
    <w:rsid w:val="00414D3D"/>
    <w:rsid w:val="004259CA"/>
    <w:rsid w:val="004375AE"/>
    <w:rsid w:val="00446526"/>
    <w:rsid w:val="00460C99"/>
    <w:rsid w:val="00470354"/>
    <w:rsid w:val="0048335A"/>
    <w:rsid w:val="00484EC1"/>
    <w:rsid w:val="004A0E79"/>
    <w:rsid w:val="004D5042"/>
    <w:rsid w:val="005032D2"/>
    <w:rsid w:val="00511B07"/>
    <w:rsid w:val="00553720"/>
    <w:rsid w:val="0056369A"/>
    <w:rsid w:val="00565FA9"/>
    <w:rsid w:val="00584F56"/>
    <w:rsid w:val="005912F5"/>
    <w:rsid w:val="00594E36"/>
    <w:rsid w:val="005B40A2"/>
    <w:rsid w:val="005B569B"/>
    <w:rsid w:val="005C5169"/>
    <w:rsid w:val="005D5CE1"/>
    <w:rsid w:val="005D709A"/>
    <w:rsid w:val="005E021C"/>
    <w:rsid w:val="00624DFA"/>
    <w:rsid w:val="006340BF"/>
    <w:rsid w:val="00677DC8"/>
    <w:rsid w:val="006800F0"/>
    <w:rsid w:val="00690193"/>
    <w:rsid w:val="0069046B"/>
    <w:rsid w:val="006938C8"/>
    <w:rsid w:val="006A2E0B"/>
    <w:rsid w:val="006A3E79"/>
    <w:rsid w:val="006B0252"/>
    <w:rsid w:val="006B341F"/>
    <w:rsid w:val="006D5A04"/>
    <w:rsid w:val="00704069"/>
    <w:rsid w:val="00706953"/>
    <w:rsid w:val="007070A5"/>
    <w:rsid w:val="00727BFF"/>
    <w:rsid w:val="00741B85"/>
    <w:rsid w:val="0074459C"/>
    <w:rsid w:val="0076360D"/>
    <w:rsid w:val="0077242F"/>
    <w:rsid w:val="00780062"/>
    <w:rsid w:val="0079069D"/>
    <w:rsid w:val="00792289"/>
    <w:rsid w:val="007A221D"/>
    <w:rsid w:val="007D4790"/>
    <w:rsid w:val="007E244C"/>
    <w:rsid w:val="007F05AE"/>
    <w:rsid w:val="00804C51"/>
    <w:rsid w:val="00817F42"/>
    <w:rsid w:val="00837537"/>
    <w:rsid w:val="0084694F"/>
    <w:rsid w:val="008827AA"/>
    <w:rsid w:val="008A2F14"/>
    <w:rsid w:val="008D25A1"/>
    <w:rsid w:val="008E2E87"/>
    <w:rsid w:val="009259B6"/>
    <w:rsid w:val="00935A25"/>
    <w:rsid w:val="00943098"/>
    <w:rsid w:val="00951D69"/>
    <w:rsid w:val="009771AD"/>
    <w:rsid w:val="00977643"/>
    <w:rsid w:val="009835FA"/>
    <w:rsid w:val="00992739"/>
    <w:rsid w:val="00997AE5"/>
    <w:rsid w:val="009C249E"/>
    <w:rsid w:val="009C428B"/>
    <w:rsid w:val="009D5843"/>
    <w:rsid w:val="009E2520"/>
    <w:rsid w:val="009F11D2"/>
    <w:rsid w:val="00A029AB"/>
    <w:rsid w:val="00A0337B"/>
    <w:rsid w:val="00A116A2"/>
    <w:rsid w:val="00A20D09"/>
    <w:rsid w:val="00A32B27"/>
    <w:rsid w:val="00A43CFF"/>
    <w:rsid w:val="00A649D9"/>
    <w:rsid w:val="00A74ED1"/>
    <w:rsid w:val="00A83937"/>
    <w:rsid w:val="00A94385"/>
    <w:rsid w:val="00A95A61"/>
    <w:rsid w:val="00B006A9"/>
    <w:rsid w:val="00B05BF1"/>
    <w:rsid w:val="00B12747"/>
    <w:rsid w:val="00B152F5"/>
    <w:rsid w:val="00B21948"/>
    <w:rsid w:val="00B4198C"/>
    <w:rsid w:val="00B60503"/>
    <w:rsid w:val="00B76754"/>
    <w:rsid w:val="00B90BAA"/>
    <w:rsid w:val="00BA0147"/>
    <w:rsid w:val="00BA027D"/>
    <w:rsid w:val="00BB12F8"/>
    <w:rsid w:val="00C633FB"/>
    <w:rsid w:val="00C92BE3"/>
    <w:rsid w:val="00C95564"/>
    <w:rsid w:val="00CA690B"/>
    <w:rsid w:val="00CA6AF2"/>
    <w:rsid w:val="00CD3599"/>
    <w:rsid w:val="00CD3EDB"/>
    <w:rsid w:val="00CE62A4"/>
    <w:rsid w:val="00D111AA"/>
    <w:rsid w:val="00D17C03"/>
    <w:rsid w:val="00D26BDA"/>
    <w:rsid w:val="00D43FFF"/>
    <w:rsid w:val="00D450C4"/>
    <w:rsid w:val="00D510C3"/>
    <w:rsid w:val="00D51305"/>
    <w:rsid w:val="00D615B9"/>
    <w:rsid w:val="00D70FEE"/>
    <w:rsid w:val="00D851F5"/>
    <w:rsid w:val="00D92562"/>
    <w:rsid w:val="00DC2ABE"/>
    <w:rsid w:val="00DD5633"/>
    <w:rsid w:val="00DD7DDA"/>
    <w:rsid w:val="00DF14CD"/>
    <w:rsid w:val="00DF37FD"/>
    <w:rsid w:val="00E0303F"/>
    <w:rsid w:val="00E46C04"/>
    <w:rsid w:val="00E614AF"/>
    <w:rsid w:val="00E61F9C"/>
    <w:rsid w:val="00E6349F"/>
    <w:rsid w:val="00E72529"/>
    <w:rsid w:val="00E76955"/>
    <w:rsid w:val="00E93261"/>
    <w:rsid w:val="00EA3FC9"/>
    <w:rsid w:val="00ED7D1D"/>
    <w:rsid w:val="00EE4B3F"/>
    <w:rsid w:val="00EE527C"/>
    <w:rsid w:val="00F00859"/>
    <w:rsid w:val="00F06530"/>
    <w:rsid w:val="00F06B8F"/>
    <w:rsid w:val="00F11668"/>
    <w:rsid w:val="00F31EDE"/>
    <w:rsid w:val="00F351DD"/>
    <w:rsid w:val="00F35651"/>
    <w:rsid w:val="00F35AAB"/>
    <w:rsid w:val="00F3706F"/>
    <w:rsid w:val="00F70DB5"/>
    <w:rsid w:val="00F725E6"/>
    <w:rsid w:val="00F728C1"/>
    <w:rsid w:val="00F80497"/>
    <w:rsid w:val="00F919B7"/>
    <w:rsid w:val="00FC4572"/>
    <w:rsid w:val="00FC4EFA"/>
    <w:rsid w:val="00FE22F5"/>
    <w:rsid w:val="00FF6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46"/>
    <o:shapelayout v:ext="edit">
      <o:idmap v:ext="edit" data="1"/>
    </o:shapelayout>
  </w:shapeDefaults>
  <w:decimalSymbol w:val="."/>
  <w:listSeparator w:val=","/>
  <w14:docId w14:val="5E988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337B"/>
    <w:pPr>
      <w:spacing w:before="120"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A0337B"/>
    <w:pPr>
      <w:keepNext/>
      <w:numPr>
        <w:numId w:val="1"/>
      </w:numPr>
      <w:spacing w:before="480"/>
      <w:outlineLvl w:val="0"/>
    </w:pPr>
    <w:rPr>
      <w:b/>
      <w:sz w:val="36"/>
    </w:rPr>
  </w:style>
  <w:style w:type="paragraph" w:styleId="Heading2">
    <w:name w:val="heading 2"/>
    <w:aliases w:val="h2,h21,h22"/>
    <w:basedOn w:val="Normal"/>
    <w:next w:val="Normal"/>
    <w:link w:val="Heading2Char"/>
    <w:qFormat/>
    <w:rsid w:val="00A0337B"/>
    <w:pPr>
      <w:keepNext/>
      <w:numPr>
        <w:ilvl w:val="1"/>
        <w:numId w:val="1"/>
      </w:numPr>
      <w:pBdr>
        <w:top w:val="single" w:sz="4" w:space="1" w:color="auto"/>
      </w:pBdr>
      <w:spacing w:before="360"/>
      <w:outlineLvl w:val="1"/>
    </w:pPr>
    <w:rPr>
      <w:b/>
      <w:i/>
      <w:sz w:val="22"/>
    </w:rPr>
  </w:style>
  <w:style w:type="paragraph" w:styleId="Heading3">
    <w:name w:val="heading 3"/>
    <w:aliases w:val="h3,h31,h32"/>
    <w:basedOn w:val="Normal"/>
    <w:next w:val="Normal"/>
    <w:link w:val="Heading3Char"/>
    <w:qFormat/>
    <w:rsid w:val="00A0337B"/>
    <w:pPr>
      <w:keepNext/>
      <w:numPr>
        <w:ilvl w:val="2"/>
        <w:numId w:val="1"/>
      </w:numPr>
      <w:spacing w:before="240"/>
      <w:outlineLvl w:val="2"/>
    </w:pPr>
    <w:rPr>
      <w:rFonts w:ascii="Arial Black" w:hAnsi="Arial Black"/>
    </w:rPr>
  </w:style>
  <w:style w:type="paragraph" w:styleId="Heading4">
    <w:name w:val="heading 4"/>
    <w:basedOn w:val="Normal"/>
    <w:next w:val="Normal"/>
    <w:link w:val="Heading4Char"/>
    <w:qFormat/>
    <w:rsid w:val="00A0337B"/>
    <w:pPr>
      <w:keepNext/>
      <w:numPr>
        <w:ilvl w:val="3"/>
        <w:numId w:val="1"/>
      </w:numPr>
      <w:spacing w:before="360"/>
      <w:outlineLvl w:val="3"/>
    </w:pPr>
    <w:rPr>
      <w:b/>
      <w:i/>
    </w:rPr>
  </w:style>
  <w:style w:type="paragraph" w:styleId="Heading5">
    <w:name w:val="heading 5"/>
    <w:basedOn w:val="Normal"/>
    <w:next w:val="Normal"/>
    <w:link w:val="Heading5Char"/>
    <w:qFormat/>
    <w:rsid w:val="00A0337B"/>
    <w:pPr>
      <w:keepNext/>
      <w:numPr>
        <w:ilvl w:val="4"/>
        <w:numId w:val="1"/>
      </w:numPr>
      <w:tabs>
        <w:tab w:val="left" w:pos="1440"/>
      </w:tabs>
      <w:spacing w:before="240"/>
      <w:outlineLvl w:val="4"/>
    </w:pPr>
    <w:rPr>
      <w:b/>
    </w:rPr>
  </w:style>
  <w:style w:type="paragraph" w:styleId="Heading6">
    <w:name w:val="heading 6"/>
    <w:basedOn w:val="Normal"/>
    <w:next w:val="Normal"/>
    <w:link w:val="Heading6Char"/>
    <w:qFormat/>
    <w:rsid w:val="00A0337B"/>
    <w:pPr>
      <w:keepNext/>
      <w:numPr>
        <w:ilvl w:val="5"/>
        <w:numId w:val="1"/>
      </w:numPr>
      <w:tabs>
        <w:tab w:val="left" w:pos="1440"/>
      </w:tabs>
      <w:spacing w:before="240"/>
      <w:outlineLvl w:val="5"/>
    </w:pPr>
    <w:rPr>
      <w:i/>
    </w:rPr>
  </w:style>
  <w:style w:type="paragraph" w:styleId="Heading7">
    <w:name w:val="heading 7"/>
    <w:basedOn w:val="Normal"/>
    <w:next w:val="Normal"/>
    <w:link w:val="Heading7Char"/>
    <w:qFormat/>
    <w:rsid w:val="00A0337B"/>
    <w:pPr>
      <w:numPr>
        <w:ilvl w:val="6"/>
        <w:numId w:val="1"/>
      </w:numPr>
      <w:spacing w:before="240"/>
      <w:outlineLvl w:val="6"/>
    </w:pPr>
    <w:rPr>
      <w:i/>
    </w:rPr>
  </w:style>
  <w:style w:type="paragraph" w:styleId="Heading8">
    <w:name w:val="heading 8"/>
    <w:basedOn w:val="Normal"/>
    <w:next w:val="Normal"/>
    <w:link w:val="Heading8Char"/>
    <w:qFormat/>
    <w:rsid w:val="00A0337B"/>
    <w:pPr>
      <w:numPr>
        <w:ilvl w:val="7"/>
        <w:numId w:val="1"/>
      </w:numPr>
      <w:spacing w:before="240"/>
      <w:jc w:val="center"/>
      <w:outlineLvl w:val="7"/>
    </w:pPr>
    <w:rPr>
      <w:i/>
    </w:rPr>
  </w:style>
  <w:style w:type="paragraph" w:styleId="Heading9">
    <w:name w:val="heading 9"/>
    <w:basedOn w:val="Normal"/>
    <w:next w:val="Normal"/>
    <w:link w:val="Heading9Char"/>
    <w:qFormat/>
    <w:rsid w:val="00A0337B"/>
    <w:pPr>
      <w:numPr>
        <w:ilvl w:val="8"/>
        <w:numId w:val="1"/>
      </w:numPr>
      <w:spacing w:before="24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0337B"/>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A0337B"/>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A0337B"/>
    <w:rPr>
      <w:rFonts w:ascii="Arial Black" w:eastAsia="Times New Roman" w:hAnsi="Arial Black" w:cs="Times New Roman"/>
      <w:sz w:val="20"/>
      <w:szCs w:val="20"/>
    </w:rPr>
  </w:style>
  <w:style w:type="character" w:customStyle="1" w:styleId="Heading4Char">
    <w:name w:val="Heading 4 Char"/>
    <w:basedOn w:val="DefaultParagraphFont"/>
    <w:link w:val="Heading4"/>
    <w:rsid w:val="00A0337B"/>
    <w:rPr>
      <w:rFonts w:ascii="Arial" w:eastAsia="Times New Roman" w:hAnsi="Arial" w:cs="Times New Roman"/>
      <w:b/>
      <w:i/>
      <w:sz w:val="20"/>
      <w:szCs w:val="20"/>
    </w:rPr>
  </w:style>
  <w:style w:type="character" w:customStyle="1" w:styleId="Heading5Char">
    <w:name w:val="Heading 5 Char"/>
    <w:basedOn w:val="DefaultParagraphFont"/>
    <w:link w:val="Heading5"/>
    <w:rsid w:val="00A0337B"/>
    <w:rPr>
      <w:rFonts w:ascii="Arial" w:eastAsia="Times New Roman" w:hAnsi="Arial" w:cs="Times New Roman"/>
      <w:b/>
      <w:sz w:val="20"/>
      <w:szCs w:val="20"/>
    </w:rPr>
  </w:style>
  <w:style w:type="character" w:customStyle="1" w:styleId="Heading6Char">
    <w:name w:val="Heading 6 Char"/>
    <w:basedOn w:val="DefaultParagraphFont"/>
    <w:link w:val="Heading6"/>
    <w:rsid w:val="00A0337B"/>
    <w:rPr>
      <w:rFonts w:ascii="Arial" w:eastAsia="Times New Roman" w:hAnsi="Arial" w:cs="Times New Roman"/>
      <w:i/>
      <w:sz w:val="20"/>
      <w:szCs w:val="20"/>
    </w:rPr>
  </w:style>
  <w:style w:type="character" w:customStyle="1" w:styleId="Heading7Char">
    <w:name w:val="Heading 7 Char"/>
    <w:basedOn w:val="DefaultParagraphFont"/>
    <w:link w:val="Heading7"/>
    <w:rsid w:val="00A0337B"/>
    <w:rPr>
      <w:rFonts w:ascii="Arial" w:eastAsia="Times New Roman" w:hAnsi="Arial" w:cs="Times New Roman"/>
      <w:i/>
      <w:sz w:val="20"/>
      <w:szCs w:val="20"/>
    </w:rPr>
  </w:style>
  <w:style w:type="character" w:customStyle="1" w:styleId="Heading8Char">
    <w:name w:val="Heading 8 Char"/>
    <w:basedOn w:val="DefaultParagraphFont"/>
    <w:link w:val="Heading8"/>
    <w:rsid w:val="00A0337B"/>
    <w:rPr>
      <w:rFonts w:ascii="Arial" w:eastAsia="Times New Roman" w:hAnsi="Arial" w:cs="Times New Roman"/>
      <w:i/>
      <w:sz w:val="20"/>
      <w:szCs w:val="20"/>
    </w:rPr>
  </w:style>
  <w:style w:type="character" w:customStyle="1" w:styleId="Heading9Char">
    <w:name w:val="Heading 9 Char"/>
    <w:basedOn w:val="DefaultParagraphFont"/>
    <w:link w:val="Heading9"/>
    <w:rsid w:val="00A0337B"/>
    <w:rPr>
      <w:rFonts w:ascii="Arial" w:eastAsia="Times New Roman" w:hAnsi="Arial" w:cs="Times New Roman"/>
      <w:b/>
      <w:i/>
      <w:sz w:val="18"/>
      <w:szCs w:val="20"/>
    </w:rPr>
  </w:style>
  <w:style w:type="paragraph" w:styleId="ListParagraph">
    <w:name w:val="List Paragraph"/>
    <w:basedOn w:val="Normal"/>
    <w:uiPriority w:val="34"/>
    <w:qFormat/>
    <w:rsid w:val="00A0337B"/>
    <w:pPr>
      <w:ind w:left="720"/>
      <w:contextualSpacing/>
    </w:pPr>
  </w:style>
  <w:style w:type="character" w:styleId="Hyperlink">
    <w:name w:val="Hyperlink"/>
    <w:basedOn w:val="DefaultParagraphFont"/>
    <w:uiPriority w:val="99"/>
    <w:unhideWhenUsed/>
    <w:rsid w:val="00D510C3"/>
    <w:rPr>
      <w:color w:val="0000FF" w:themeColor="hyperlink"/>
      <w:u w:val="single"/>
    </w:rPr>
  </w:style>
  <w:style w:type="table" w:styleId="TableGrid">
    <w:name w:val="Table Grid"/>
    <w:basedOn w:val="TableNormal"/>
    <w:uiPriority w:val="59"/>
    <w:rsid w:val="008D25A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D25A1"/>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25A1"/>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0958E8"/>
    <w:rPr>
      <w:sz w:val="16"/>
      <w:szCs w:val="16"/>
    </w:rPr>
  </w:style>
  <w:style w:type="paragraph" w:styleId="CommentText">
    <w:name w:val="annotation text"/>
    <w:basedOn w:val="Normal"/>
    <w:link w:val="CommentTextChar"/>
    <w:uiPriority w:val="99"/>
    <w:semiHidden/>
    <w:unhideWhenUsed/>
    <w:rsid w:val="000958E8"/>
  </w:style>
  <w:style w:type="character" w:customStyle="1" w:styleId="CommentTextChar">
    <w:name w:val="Comment Text Char"/>
    <w:basedOn w:val="DefaultParagraphFont"/>
    <w:link w:val="CommentText"/>
    <w:uiPriority w:val="99"/>
    <w:semiHidden/>
    <w:rsid w:val="000958E8"/>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0958E8"/>
    <w:rPr>
      <w:b/>
      <w:bCs/>
    </w:rPr>
  </w:style>
  <w:style w:type="character" w:customStyle="1" w:styleId="CommentSubjectChar">
    <w:name w:val="Comment Subject Char"/>
    <w:basedOn w:val="CommentTextChar"/>
    <w:link w:val="CommentSubject"/>
    <w:uiPriority w:val="99"/>
    <w:semiHidden/>
    <w:rsid w:val="000958E8"/>
    <w:rPr>
      <w:rFonts w:ascii="Arial" w:eastAsia="Times New Roman" w:hAnsi="Arial" w:cs="Times New Roman"/>
      <w:b/>
      <w:bCs/>
      <w:sz w:val="20"/>
      <w:szCs w:val="20"/>
    </w:rPr>
  </w:style>
  <w:style w:type="paragraph" w:styleId="Header">
    <w:name w:val="header"/>
    <w:basedOn w:val="Normal"/>
    <w:link w:val="HeaderChar"/>
    <w:unhideWhenUsed/>
    <w:rsid w:val="009C249E"/>
    <w:pPr>
      <w:tabs>
        <w:tab w:val="center" w:pos="4680"/>
        <w:tab w:val="right" w:pos="9360"/>
      </w:tabs>
      <w:spacing w:before="0"/>
    </w:pPr>
  </w:style>
  <w:style w:type="character" w:customStyle="1" w:styleId="HeaderChar">
    <w:name w:val="Header Char"/>
    <w:basedOn w:val="DefaultParagraphFont"/>
    <w:link w:val="Header"/>
    <w:rsid w:val="009C249E"/>
    <w:rPr>
      <w:rFonts w:ascii="Arial" w:eastAsia="Times New Roman" w:hAnsi="Arial" w:cs="Times New Roman"/>
      <w:sz w:val="20"/>
      <w:szCs w:val="20"/>
    </w:rPr>
  </w:style>
  <w:style w:type="paragraph" w:styleId="Footer">
    <w:name w:val="footer"/>
    <w:basedOn w:val="Normal"/>
    <w:link w:val="FooterChar"/>
    <w:uiPriority w:val="99"/>
    <w:unhideWhenUsed/>
    <w:rsid w:val="009C249E"/>
    <w:pPr>
      <w:tabs>
        <w:tab w:val="center" w:pos="4680"/>
        <w:tab w:val="right" w:pos="9360"/>
      </w:tabs>
      <w:spacing w:before="0"/>
    </w:pPr>
  </w:style>
  <w:style w:type="character" w:customStyle="1" w:styleId="FooterChar">
    <w:name w:val="Footer Char"/>
    <w:basedOn w:val="DefaultParagraphFont"/>
    <w:link w:val="Footer"/>
    <w:uiPriority w:val="99"/>
    <w:rsid w:val="009C249E"/>
    <w:rPr>
      <w:rFonts w:ascii="Arial" w:eastAsia="Times New Roman" w:hAnsi="Arial" w:cs="Times New Roman"/>
      <w:sz w:val="20"/>
      <w:szCs w:val="20"/>
    </w:rPr>
  </w:style>
  <w:style w:type="paragraph" w:customStyle="1" w:styleId="BulletCALetter">
    <w:name w:val="Bullet C (A. Letter)"/>
    <w:basedOn w:val="Normal"/>
    <w:rsid w:val="009C249E"/>
    <w:pPr>
      <w:suppressAutoHyphens/>
      <w:ind w:left="1080" w:hanging="360"/>
    </w:pPr>
    <w:rPr>
      <w:rFonts w:ascii="Times New Roman" w:hAnsi="Times New Roman"/>
    </w:rPr>
  </w:style>
  <w:style w:type="character" w:customStyle="1" w:styleId="Char-Bold">
    <w:name w:val="Char - Bold"/>
    <w:rsid w:val="009C249E"/>
    <w:rPr>
      <w:b/>
    </w:rPr>
  </w:style>
  <w:style w:type="character" w:styleId="FollowedHyperlink">
    <w:name w:val="FollowedHyperlink"/>
    <w:basedOn w:val="DefaultParagraphFont"/>
    <w:uiPriority w:val="99"/>
    <w:semiHidden/>
    <w:unhideWhenUsed/>
    <w:rsid w:val="009835FA"/>
    <w:rPr>
      <w:color w:val="800080" w:themeColor="followedHyperlink"/>
      <w:u w:val="single"/>
    </w:rPr>
  </w:style>
  <w:style w:type="paragraph" w:customStyle="1" w:styleId="Style13">
    <w:name w:val="Style13"/>
    <w:basedOn w:val="Footer"/>
    <w:link w:val="Style13Char"/>
    <w:qFormat/>
    <w:rsid w:val="009771AD"/>
    <w:pPr>
      <w:pBdr>
        <w:top w:val="single" w:sz="4" w:space="1" w:color="auto"/>
      </w:pBdr>
      <w:tabs>
        <w:tab w:val="clear" w:pos="4680"/>
        <w:tab w:val="clear" w:pos="9360"/>
        <w:tab w:val="center" w:pos="4320"/>
        <w:tab w:val="right" w:pos="10800"/>
      </w:tabs>
      <w:spacing w:before="60"/>
    </w:pPr>
    <w:rPr>
      <w:i/>
    </w:rPr>
  </w:style>
  <w:style w:type="character" w:customStyle="1" w:styleId="Style13Char">
    <w:name w:val="Style13 Char"/>
    <w:basedOn w:val="FooterChar"/>
    <w:link w:val="Style13"/>
    <w:rsid w:val="009771AD"/>
    <w:rPr>
      <w:rFonts w:ascii="Arial" w:eastAsia="Times New Roman" w:hAnsi="Arial" w:cs="Times New Roman"/>
      <w:i/>
      <w:sz w:val="20"/>
      <w:szCs w:val="20"/>
    </w:rPr>
  </w:style>
  <w:style w:type="paragraph" w:customStyle="1" w:styleId="Style10">
    <w:name w:val="Style10"/>
    <w:basedOn w:val="Normal"/>
    <w:link w:val="Style10Char"/>
    <w:qFormat/>
    <w:rsid w:val="009771AD"/>
    <w:pPr>
      <w:tabs>
        <w:tab w:val="right" w:pos="10543"/>
      </w:tabs>
      <w:spacing w:before="0"/>
    </w:pPr>
    <w:rPr>
      <w:rFonts w:asciiTheme="minorHAnsi" w:hAnsiTheme="minorHAnsi"/>
      <w:bCs/>
    </w:rPr>
  </w:style>
  <w:style w:type="paragraph" w:customStyle="1" w:styleId="Style11">
    <w:name w:val="Style11"/>
    <w:basedOn w:val="Normal"/>
    <w:link w:val="Style11Char"/>
    <w:qFormat/>
    <w:rsid w:val="009771AD"/>
    <w:pPr>
      <w:tabs>
        <w:tab w:val="right" w:pos="10543"/>
      </w:tabs>
      <w:spacing w:before="0"/>
      <w:jc w:val="right"/>
    </w:pPr>
    <w:rPr>
      <w:rFonts w:asciiTheme="minorHAnsi" w:hAnsiTheme="minorHAnsi"/>
      <w:bCs/>
    </w:rPr>
  </w:style>
  <w:style w:type="character" w:customStyle="1" w:styleId="Style10Char">
    <w:name w:val="Style10 Char"/>
    <w:basedOn w:val="DefaultParagraphFont"/>
    <w:link w:val="Style10"/>
    <w:rsid w:val="009771AD"/>
    <w:rPr>
      <w:rFonts w:eastAsia="Times New Roman" w:cs="Times New Roman"/>
      <w:bCs/>
      <w:sz w:val="20"/>
      <w:szCs w:val="20"/>
    </w:rPr>
  </w:style>
  <w:style w:type="paragraph" w:customStyle="1" w:styleId="Style12">
    <w:name w:val="Style12"/>
    <w:basedOn w:val="Normal"/>
    <w:link w:val="Style12Char"/>
    <w:qFormat/>
    <w:rsid w:val="009771AD"/>
    <w:pPr>
      <w:spacing w:before="0"/>
    </w:pPr>
    <w:rPr>
      <w:rFonts w:asciiTheme="minorHAnsi" w:hAnsiTheme="minorHAnsi"/>
      <w:sz w:val="12"/>
      <w:szCs w:val="12"/>
    </w:rPr>
  </w:style>
  <w:style w:type="character" w:customStyle="1" w:styleId="Style11Char">
    <w:name w:val="Style11 Char"/>
    <w:basedOn w:val="DefaultParagraphFont"/>
    <w:link w:val="Style11"/>
    <w:rsid w:val="009771AD"/>
    <w:rPr>
      <w:rFonts w:eastAsia="Times New Roman" w:cs="Times New Roman"/>
      <w:bCs/>
      <w:sz w:val="20"/>
      <w:szCs w:val="20"/>
    </w:rPr>
  </w:style>
  <w:style w:type="character" w:customStyle="1" w:styleId="Style12Char">
    <w:name w:val="Style12 Char"/>
    <w:basedOn w:val="DefaultParagraphFont"/>
    <w:link w:val="Style12"/>
    <w:rsid w:val="009771AD"/>
    <w:rPr>
      <w:rFonts w:eastAsia="Times New Roman" w:cs="Times New Roman"/>
      <w:sz w:val="12"/>
      <w:szCs w:val="12"/>
    </w:rPr>
  </w:style>
  <w:style w:type="paragraph" w:customStyle="1" w:styleId="Style14">
    <w:name w:val="Style14"/>
    <w:basedOn w:val="Normal"/>
    <w:link w:val="Style14Char"/>
    <w:qFormat/>
    <w:rsid w:val="009771AD"/>
    <w:pPr>
      <w:keepNext/>
      <w:spacing w:before="0"/>
      <w:outlineLvl w:val="0"/>
    </w:pPr>
    <w:rPr>
      <w:rFonts w:asciiTheme="minorHAnsi" w:hAnsiTheme="minorHAnsi"/>
      <w:bCs/>
    </w:rPr>
  </w:style>
  <w:style w:type="paragraph" w:customStyle="1" w:styleId="Style15">
    <w:name w:val="Style15"/>
    <w:basedOn w:val="Normal"/>
    <w:link w:val="Style15Char"/>
    <w:qFormat/>
    <w:rsid w:val="009771AD"/>
    <w:pPr>
      <w:keepNext/>
      <w:spacing w:before="0"/>
      <w:jc w:val="right"/>
      <w:outlineLvl w:val="0"/>
    </w:pPr>
    <w:rPr>
      <w:rFonts w:asciiTheme="minorHAnsi" w:hAnsiTheme="minorHAnsi"/>
      <w:bCs/>
    </w:rPr>
  </w:style>
  <w:style w:type="character" w:customStyle="1" w:styleId="Style14Char">
    <w:name w:val="Style14 Char"/>
    <w:basedOn w:val="DefaultParagraphFont"/>
    <w:link w:val="Style14"/>
    <w:rsid w:val="009771AD"/>
    <w:rPr>
      <w:rFonts w:eastAsia="Times New Roman" w:cs="Times New Roman"/>
      <w:bCs/>
      <w:sz w:val="20"/>
      <w:szCs w:val="20"/>
    </w:rPr>
  </w:style>
  <w:style w:type="character" w:customStyle="1" w:styleId="Style15Char">
    <w:name w:val="Style15 Char"/>
    <w:basedOn w:val="DefaultParagraphFont"/>
    <w:link w:val="Style15"/>
    <w:rsid w:val="009771AD"/>
    <w:rPr>
      <w:rFonts w:eastAsia="Times New Roman" w:cs="Times New Roman"/>
      <w:bCs/>
      <w:sz w:val="20"/>
      <w:szCs w:val="20"/>
    </w:rPr>
  </w:style>
  <w:style w:type="paragraph" w:customStyle="1" w:styleId="Default">
    <w:name w:val="Default"/>
    <w:rsid w:val="00A116A2"/>
    <w:pPr>
      <w:autoSpaceDE w:val="0"/>
      <w:autoSpaceDN w:val="0"/>
      <w:adjustRightInd w:val="0"/>
      <w:spacing w:after="0" w:line="240" w:lineRule="auto"/>
    </w:pPr>
    <w:rPr>
      <w:rFonts w:ascii="Palatino Linotype" w:hAnsi="Palatino Linotype" w:cs="Palatino Linotype"/>
      <w:color w:val="000000"/>
      <w:sz w:val="24"/>
      <w:szCs w:val="24"/>
    </w:rPr>
  </w:style>
  <w:style w:type="paragraph" w:customStyle="1" w:styleId="p2">
    <w:name w:val="p2"/>
    <w:basedOn w:val="Normal"/>
    <w:rsid w:val="0079069D"/>
    <w:pPr>
      <w:widowControl w:val="0"/>
      <w:tabs>
        <w:tab w:val="left" w:pos="357"/>
      </w:tabs>
      <w:spacing w:before="0" w:line="255" w:lineRule="atLeast"/>
      <w:ind w:left="1083" w:hanging="357"/>
    </w:pPr>
    <w:rPr>
      <w:rFonts w:ascii="Times New Roman" w:hAnsi="Times New Roman"/>
      <w:snapToGrid w:val="0"/>
      <w:sz w:val="24"/>
    </w:rPr>
  </w:style>
  <w:style w:type="paragraph" w:styleId="Revision">
    <w:name w:val="Revision"/>
    <w:hidden/>
    <w:uiPriority w:val="99"/>
    <w:semiHidden/>
    <w:rsid w:val="00003F11"/>
    <w:pPr>
      <w:spacing w:after="0" w:line="240" w:lineRule="auto"/>
    </w:pPr>
    <w:rPr>
      <w:rFonts w:ascii="Arial" w:eastAsia="Times New Roman" w:hAnsi="Arial"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337B"/>
    <w:pPr>
      <w:spacing w:before="120"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A0337B"/>
    <w:pPr>
      <w:keepNext/>
      <w:numPr>
        <w:numId w:val="1"/>
      </w:numPr>
      <w:spacing w:before="480"/>
      <w:outlineLvl w:val="0"/>
    </w:pPr>
    <w:rPr>
      <w:b/>
      <w:sz w:val="36"/>
    </w:rPr>
  </w:style>
  <w:style w:type="paragraph" w:styleId="Heading2">
    <w:name w:val="heading 2"/>
    <w:aliases w:val="h2,h21,h22"/>
    <w:basedOn w:val="Normal"/>
    <w:next w:val="Normal"/>
    <w:link w:val="Heading2Char"/>
    <w:qFormat/>
    <w:rsid w:val="00A0337B"/>
    <w:pPr>
      <w:keepNext/>
      <w:numPr>
        <w:ilvl w:val="1"/>
        <w:numId w:val="1"/>
      </w:numPr>
      <w:pBdr>
        <w:top w:val="single" w:sz="4" w:space="1" w:color="auto"/>
      </w:pBdr>
      <w:spacing w:before="360"/>
      <w:outlineLvl w:val="1"/>
    </w:pPr>
    <w:rPr>
      <w:b/>
      <w:i/>
      <w:sz w:val="22"/>
    </w:rPr>
  </w:style>
  <w:style w:type="paragraph" w:styleId="Heading3">
    <w:name w:val="heading 3"/>
    <w:aliases w:val="h3,h31,h32"/>
    <w:basedOn w:val="Normal"/>
    <w:next w:val="Normal"/>
    <w:link w:val="Heading3Char"/>
    <w:qFormat/>
    <w:rsid w:val="00A0337B"/>
    <w:pPr>
      <w:keepNext/>
      <w:numPr>
        <w:ilvl w:val="2"/>
        <w:numId w:val="1"/>
      </w:numPr>
      <w:spacing w:before="240"/>
      <w:outlineLvl w:val="2"/>
    </w:pPr>
    <w:rPr>
      <w:rFonts w:ascii="Arial Black" w:hAnsi="Arial Black"/>
    </w:rPr>
  </w:style>
  <w:style w:type="paragraph" w:styleId="Heading4">
    <w:name w:val="heading 4"/>
    <w:basedOn w:val="Normal"/>
    <w:next w:val="Normal"/>
    <w:link w:val="Heading4Char"/>
    <w:qFormat/>
    <w:rsid w:val="00A0337B"/>
    <w:pPr>
      <w:keepNext/>
      <w:numPr>
        <w:ilvl w:val="3"/>
        <w:numId w:val="1"/>
      </w:numPr>
      <w:spacing w:before="360"/>
      <w:outlineLvl w:val="3"/>
    </w:pPr>
    <w:rPr>
      <w:b/>
      <w:i/>
    </w:rPr>
  </w:style>
  <w:style w:type="paragraph" w:styleId="Heading5">
    <w:name w:val="heading 5"/>
    <w:basedOn w:val="Normal"/>
    <w:next w:val="Normal"/>
    <w:link w:val="Heading5Char"/>
    <w:qFormat/>
    <w:rsid w:val="00A0337B"/>
    <w:pPr>
      <w:keepNext/>
      <w:numPr>
        <w:ilvl w:val="4"/>
        <w:numId w:val="1"/>
      </w:numPr>
      <w:tabs>
        <w:tab w:val="left" w:pos="1440"/>
      </w:tabs>
      <w:spacing w:before="240"/>
      <w:outlineLvl w:val="4"/>
    </w:pPr>
    <w:rPr>
      <w:b/>
    </w:rPr>
  </w:style>
  <w:style w:type="paragraph" w:styleId="Heading6">
    <w:name w:val="heading 6"/>
    <w:basedOn w:val="Normal"/>
    <w:next w:val="Normal"/>
    <w:link w:val="Heading6Char"/>
    <w:qFormat/>
    <w:rsid w:val="00A0337B"/>
    <w:pPr>
      <w:keepNext/>
      <w:numPr>
        <w:ilvl w:val="5"/>
        <w:numId w:val="1"/>
      </w:numPr>
      <w:tabs>
        <w:tab w:val="left" w:pos="1440"/>
      </w:tabs>
      <w:spacing w:before="240"/>
      <w:outlineLvl w:val="5"/>
    </w:pPr>
    <w:rPr>
      <w:i/>
    </w:rPr>
  </w:style>
  <w:style w:type="paragraph" w:styleId="Heading7">
    <w:name w:val="heading 7"/>
    <w:basedOn w:val="Normal"/>
    <w:next w:val="Normal"/>
    <w:link w:val="Heading7Char"/>
    <w:qFormat/>
    <w:rsid w:val="00A0337B"/>
    <w:pPr>
      <w:numPr>
        <w:ilvl w:val="6"/>
        <w:numId w:val="1"/>
      </w:numPr>
      <w:spacing w:before="240"/>
      <w:outlineLvl w:val="6"/>
    </w:pPr>
    <w:rPr>
      <w:i/>
    </w:rPr>
  </w:style>
  <w:style w:type="paragraph" w:styleId="Heading8">
    <w:name w:val="heading 8"/>
    <w:basedOn w:val="Normal"/>
    <w:next w:val="Normal"/>
    <w:link w:val="Heading8Char"/>
    <w:qFormat/>
    <w:rsid w:val="00A0337B"/>
    <w:pPr>
      <w:numPr>
        <w:ilvl w:val="7"/>
        <w:numId w:val="1"/>
      </w:numPr>
      <w:spacing w:before="240"/>
      <w:jc w:val="center"/>
      <w:outlineLvl w:val="7"/>
    </w:pPr>
    <w:rPr>
      <w:i/>
    </w:rPr>
  </w:style>
  <w:style w:type="paragraph" w:styleId="Heading9">
    <w:name w:val="heading 9"/>
    <w:basedOn w:val="Normal"/>
    <w:next w:val="Normal"/>
    <w:link w:val="Heading9Char"/>
    <w:qFormat/>
    <w:rsid w:val="00A0337B"/>
    <w:pPr>
      <w:numPr>
        <w:ilvl w:val="8"/>
        <w:numId w:val="1"/>
      </w:numPr>
      <w:spacing w:before="24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0337B"/>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A0337B"/>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A0337B"/>
    <w:rPr>
      <w:rFonts w:ascii="Arial Black" w:eastAsia="Times New Roman" w:hAnsi="Arial Black" w:cs="Times New Roman"/>
      <w:sz w:val="20"/>
      <w:szCs w:val="20"/>
    </w:rPr>
  </w:style>
  <w:style w:type="character" w:customStyle="1" w:styleId="Heading4Char">
    <w:name w:val="Heading 4 Char"/>
    <w:basedOn w:val="DefaultParagraphFont"/>
    <w:link w:val="Heading4"/>
    <w:rsid w:val="00A0337B"/>
    <w:rPr>
      <w:rFonts w:ascii="Arial" w:eastAsia="Times New Roman" w:hAnsi="Arial" w:cs="Times New Roman"/>
      <w:b/>
      <w:i/>
      <w:sz w:val="20"/>
      <w:szCs w:val="20"/>
    </w:rPr>
  </w:style>
  <w:style w:type="character" w:customStyle="1" w:styleId="Heading5Char">
    <w:name w:val="Heading 5 Char"/>
    <w:basedOn w:val="DefaultParagraphFont"/>
    <w:link w:val="Heading5"/>
    <w:rsid w:val="00A0337B"/>
    <w:rPr>
      <w:rFonts w:ascii="Arial" w:eastAsia="Times New Roman" w:hAnsi="Arial" w:cs="Times New Roman"/>
      <w:b/>
      <w:sz w:val="20"/>
      <w:szCs w:val="20"/>
    </w:rPr>
  </w:style>
  <w:style w:type="character" w:customStyle="1" w:styleId="Heading6Char">
    <w:name w:val="Heading 6 Char"/>
    <w:basedOn w:val="DefaultParagraphFont"/>
    <w:link w:val="Heading6"/>
    <w:rsid w:val="00A0337B"/>
    <w:rPr>
      <w:rFonts w:ascii="Arial" w:eastAsia="Times New Roman" w:hAnsi="Arial" w:cs="Times New Roman"/>
      <w:i/>
      <w:sz w:val="20"/>
      <w:szCs w:val="20"/>
    </w:rPr>
  </w:style>
  <w:style w:type="character" w:customStyle="1" w:styleId="Heading7Char">
    <w:name w:val="Heading 7 Char"/>
    <w:basedOn w:val="DefaultParagraphFont"/>
    <w:link w:val="Heading7"/>
    <w:rsid w:val="00A0337B"/>
    <w:rPr>
      <w:rFonts w:ascii="Arial" w:eastAsia="Times New Roman" w:hAnsi="Arial" w:cs="Times New Roman"/>
      <w:i/>
      <w:sz w:val="20"/>
      <w:szCs w:val="20"/>
    </w:rPr>
  </w:style>
  <w:style w:type="character" w:customStyle="1" w:styleId="Heading8Char">
    <w:name w:val="Heading 8 Char"/>
    <w:basedOn w:val="DefaultParagraphFont"/>
    <w:link w:val="Heading8"/>
    <w:rsid w:val="00A0337B"/>
    <w:rPr>
      <w:rFonts w:ascii="Arial" w:eastAsia="Times New Roman" w:hAnsi="Arial" w:cs="Times New Roman"/>
      <w:i/>
      <w:sz w:val="20"/>
      <w:szCs w:val="20"/>
    </w:rPr>
  </w:style>
  <w:style w:type="character" w:customStyle="1" w:styleId="Heading9Char">
    <w:name w:val="Heading 9 Char"/>
    <w:basedOn w:val="DefaultParagraphFont"/>
    <w:link w:val="Heading9"/>
    <w:rsid w:val="00A0337B"/>
    <w:rPr>
      <w:rFonts w:ascii="Arial" w:eastAsia="Times New Roman" w:hAnsi="Arial" w:cs="Times New Roman"/>
      <w:b/>
      <w:i/>
      <w:sz w:val="18"/>
      <w:szCs w:val="20"/>
    </w:rPr>
  </w:style>
  <w:style w:type="paragraph" w:styleId="ListParagraph">
    <w:name w:val="List Paragraph"/>
    <w:basedOn w:val="Normal"/>
    <w:uiPriority w:val="34"/>
    <w:qFormat/>
    <w:rsid w:val="00A0337B"/>
    <w:pPr>
      <w:ind w:left="720"/>
      <w:contextualSpacing/>
    </w:pPr>
  </w:style>
  <w:style w:type="character" w:styleId="Hyperlink">
    <w:name w:val="Hyperlink"/>
    <w:basedOn w:val="DefaultParagraphFont"/>
    <w:uiPriority w:val="99"/>
    <w:unhideWhenUsed/>
    <w:rsid w:val="00D510C3"/>
    <w:rPr>
      <w:color w:val="0000FF" w:themeColor="hyperlink"/>
      <w:u w:val="single"/>
    </w:rPr>
  </w:style>
  <w:style w:type="table" w:styleId="TableGrid">
    <w:name w:val="Table Grid"/>
    <w:basedOn w:val="TableNormal"/>
    <w:uiPriority w:val="59"/>
    <w:rsid w:val="008D25A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D25A1"/>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25A1"/>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0958E8"/>
    <w:rPr>
      <w:sz w:val="16"/>
      <w:szCs w:val="16"/>
    </w:rPr>
  </w:style>
  <w:style w:type="paragraph" w:styleId="CommentText">
    <w:name w:val="annotation text"/>
    <w:basedOn w:val="Normal"/>
    <w:link w:val="CommentTextChar"/>
    <w:uiPriority w:val="99"/>
    <w:semiHidden/>
    <w:unhideWhenUsed/>
    <w:rsid w:val="000958E8"/>
  </w:style>
  <w:style w:type="character" w:customStyle="1" w:styleId="CommentTextChar">
    <w:name w:val="Comment Text Char"/>
    <w:basedOn w:val="DefaultParagraphFont"/>
    <w:link w:val="CommentText"/>
    <w:uiPriority w:val="99"/>
    <w:semiHidden/>
    <w:rsid w:val="000958E8"/>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0958E8"/>
    <w:rPr>
      <w:b/>
      <w:bCs/>
    </w:rPr>
  </w:style>
  <w:style w:type="character" w:customStyle="1" w:styleId="CommentSubjectChar">
    <w:name w:val="Comment Subject Char"/>
    <w:basedOn w:val="CommentTextChar"/>
    <w:link w:val="CommentSubject"/>
    <w:uiPriority w:val="99"/>
    <w:semiHidden/>
    <w:rsid w:val="000958E8"/>
    <w:rPr>
      <w:rFonts w:ascii="Arial" w:eastAsia="Times New Roman" w:hAnsi="Arial" w:cs="Times New Roman"/>
      <w:b/>
      <w:bCs/>
      <w:sz w:val="20"/>
      <w:szCs w:val="20"/>
    </w:rPr>
  </w:style>
  <w:style w:type="paragraph" w:styleId="Header">
    <w:name w:val="header"/>
    <w:basedOn w:val="Normal"/>
    <w:link w:val="HeaderChar"/>
    <w:unhideWhenUsed/>
    <w:rsid w:val="009C249E"/>
    <w:pPr>
      <w:tabs>
        <w:tab w:val="center" w:pos="4680"/>
        <w:tab w:val="right" w:pos="9360"/>
      </w:tabs>
      <w:spacing w:before="0"/>
    </w:pPr>
  </w:style>
  <w:style w:type="character" w:customStyle="1" w:styleId="HeaderChar">
    <w:name w:val="Header Char"/>
    <w:basedOn w:val="DefaultParagraphFont"/>
    <w:link w:val="Header"/>
    <w:rsid w:val="009C249E"/>
    <w:rPr>
      <w:rFonts w:ascii="Arial" w:eastAsia="Times New Roman" w:hAnsi="Arial" w:cs="Times New Roman"/>
      <w:sz w:val="20"/>
      <w:szCs w:val="20"/>
    </w:rPr>
  </w:style>
  <w:style w:type="paragraph" w:styleId="Footer">
    <w:name w:val="footer"/>
    <w:basedOn w:val="Normal"/>
    <w:link w:val="FooterChar"/>
    <w:uiPriority w:val="99"/>
    <w:unhideWhenUsed/>
    <w:rsid w:val="009C249E"/>
    <w:pPr>
      <w:tabs>
        <w:tab w:val="center" w:pos="4680"/>
        <w:tab w:val="right" w:pos="9360"/>
      </w:tabs>
      <w:spacing w:before="0"/>
    </w:pPr>
  </w:style>
  <w:style w:type="character" w:customStyle="1" w:styleId="FooterChar">
    <w:name w:val="Footer Char"/>
    <w:basedOn w:val="DefaultParagraphFont"/>
    <w:link w:val="Footer"/>
    <w:uiPriority w:val="99"/>
    <w:rsid w:val="009C249E"/>
    <w:rPr>
      <w:rFonts w:ascii="Arial" w:eastAsia="Times New Roman" w:hAnsi="Arial" w:cs="Times New Roman"/>
      <w:sz w:val="20"/>
      <w:szCs w:val="20"/>
    </w:rPr>
  </w:style>
  <w:style w:type="paragraph" w:customStyle="1" w:styleId="BulletCALetter">
    <w:name w:val="Bullet C (A. Letter)"/>
    <w:basedOn w:val="Normal"/>
    <w:rsid w:val="009C249E"/>
    <w:pPr>
      <w:suppressAutoHyphens/>
      <w:ind w:left="1080" w:hanging="360"/>
    </w:pPr>
    <w:rPr>
      <w:rFonts w:ascii="Times New Roman" w:hAnsi="Times New Roman"/>
    </w:rPr>
  </w:style>
  <w:style w:type="character" w:customStyle="1" w:styleId="Char-Bold">
    <w:name w:val="Char - Bold"/>
    <w:rsid w:val="009C249E"/>
    <w:rPr>
      <w:b/>
    </w:rPr>
  </w:style>
  <w:style w:type="character" w:styleId="FollowedHyperlink">
    <w:name w:val="FollowedHyperlink"/>
    <w:basedOn w:val="DefaultParagraphFont"/>
    <w:uiPriority w:val="99"/>
    <w:semiHidden/>
    <w:unhideWhenUsed/>
    <w:rsid w:val="009835FA"/>
    <w:rPr>
      <w:color w:val="800080" w:themeColor="followedHyperlink"/>
      <w:u w:val="single"/>
    </w:rPr>
  </w:style>
  <w:style w:type="paragraph" w:customStyle="1" w:styleId="Style13">
    <w:name w:val="Style13"/>
    <w:basedOn w:val="Footer"/>
    <w:link w:val="Style13Char"/>
    <w:qFormat/>
    <w:rsid w:val="009771AD"/>
    <w:pPr>
      <w:pBdr>
        <w:top w:val="single" w:sz="4" w:space="1" w:color="auto"/>
      </w:pBdr>
      <w:tabs>
        <w:tab w:val="clear" w:pos="4680"/>
        <w:tab w:val="clear" w:pos="9360"/>
        <w:tab w:val="center" w:pos="4320"/>
        <w:tab w:val="right" w:pos="10800"/>
      </w:tabs>
      <w:spacing w:before="60"/>
    </w:pPr>
    <w:rPr>
      <w:i/>
    </w:rPr>
  </w:style>
  <w:style w:type="character" w:customStyle="1" w:styleId="Style13Char">
    <w:name w:val="Style13 Char"/>
    <w:basedOn w:val="FooterChar"/>
    <w:link w:val="Style13"/>
    <w:rsid w:val="009771AD"/>
    <w:rPr>
      <w:rFonts w:ascii="Arial" w:eastAsia="Times New Roman" w:hAnsi="Arial" w:cs="Times New Roman"/>
      <w:i/>
      <w:sz w:val="20"/>
      <w:szCs w:val="20"/>
    </w:rPr>
  </w:style>
  <w:style w:type="paragraph" w:customStyle="1" w:styleId="Style10">
    <w:name w:val="Style10"/>
    <w:basedOn w:val="Normal"/>
    <w:link w:val="Style10Char"/>
    <w:qFormat/>
    <w:rsid w:val="009771AD"/>
    <w:pPr>
      <w:tabs>
        <w:tab w:val="right" w:pos="10543"/>
      </w:tabs>
      <w:spacing w:before="0"/>
    </w:pPr>
    <w:rPr>
      <w:rFonts w:asciiTheme="minorHAnsi" w:hAnsiTheme="minorHAnsi"/>
      <w:bCs/>
    </w:rPr>
  </w:style>
  <w:style w:type="paragraph" w:customStyle="1" w:styleId="Style11">
    <w:name w:val="Style11"/>
    <w:basedOn w:val="Normal"/>
    <w:link w:val="Style11Char"/>
    <w:qFormat/>
    <w:rsid w:val="009771AD"/>
    <w:pPr>
      <w:tabs>
        <w:tab w:val="right" w:pos="10543"/>
      </w:tabs>
      <w:spacing w:before="0"/>
      <w:jc w:val="right"/>
    </w:pPr>
    <w:rPr>
      <w:rFonts w:asciiTheme="minorHAnsi" w:hAnsiTheme="minorHAnsi"/>
      <w:bCs/>
    </w:rPr>
  </w:style>
  <w:style w:type="character" w:customStyle="1" w:styleId="Style10Char">
    <w:name w:val="Style10 Char"/>
    <w:basedOn w:val="DefaultParagraphFont"/>
    <w:link w:val="Style10"/>
    <w:rsid w:val="009771AD"/>
    <w:rPr>
      <w:rFonts w:eastAsia="Times New Roman" w:cs="Times New Roman"/>
      <w:bCs/>
      <w:sz w:val="20"/>
      <w:szCs w:val="20"/>
    </w:rPr>
  </w:style>
  <w:style w:type="paragraph" w:customStyle="1" w:styleId="Style12">
    <w:name w:val="Style12"/>
    <w:basedOn w:val="Normal"/>
    <w:link w:val="Style12Char"/>
    <w:qFormat/>
    <w:rsid w:val="009771AD"/>
    <w:pPr>
      <w:spacing w:before="0"/>
    </w:pPr>
    <w:rPr>
      <w:rFonts w:asciiTheme="minorHAnsi" w:hAnsiTheme="minorHAnsi"/>
      <w:sz w:val="12"/>
      <w:szCs w:val="12"/>
    </w:rPr>
  </w:style>
  <w:style w:type="character" w:customStyle="1" w:styleId="Style11Char">
    <w:name w:val="Style11 Char"/>
    <w:basedOn w:val="DefaultParagraphFont"/>
    <w:link w:val="Style11"/>
    <w:rsid w:val="009771AD"/>
    <w:rPr>
      <w:rFonts w:eastAsia="Times New Roman" w:cs="Times New Roman"/>
      <w:bCs/>
      <w:sz w:val="20"/>
      <w:szCs w:val="20"/>
    </w:rPr>
  </w:style>
  <w:style w:type="character" w:customStyle="1" w:styleId="Style12Char">
    <w:name w:val="Style12 Char"/>
    <w:basedOn w:val="DefaultParagraphFont"/>
    <w:link w:val="Style12"/>
    <w:rsid w:val="009771AD"/>
    <w:rPr>
      <w:rFonts w:eastAsia="Times New Roman" w:cs="Times New Roman"/>
      <w:sz w:val="12"/>
      <w:szCs w:val="12"/>
    </w:rPr>
  </w:style>
  <w:style w:type="paragraph" w:customStyle="1" w:styleId="Style14">
    <w:name w:val="Style14"/>
    <w:basedOn w:val="Normal"/>
    <w:link w:val="Style14Char"/>
    <w:qFormat/>
    <w:rsid w:val="009771AD"/>
    <w:pPr>
      <w:keepNext/>
      <w:spacing w:before="0"/>
      <w:outlineLvl w:val="0"/>
    </w:pPr>
    <w:rPr>
      <w:rFonts w:asciiTheme="minorHAnsi" w:hAnsiTheme="minorHAnsi"/>
      <w:bCs/>
    </w:rPr>
  </w:style>
  <w:style w:type="paragraph" w:customStyle="1" w:styleId="Style15">
    <w:name w:val="Style15"/>
    <w:basedOn w:val="Normal"/>
    <w:link w:val="Style15Char"/>
    <w:qFormat/>
    <w:rsid w:val="009771AD"/>
    <w:pPr>
      <w:keepNext/>
      <w:spacing w:before="0"/>
      <w:jc w:val="right"/>
      <w:outlineLvl w:val="0"/>
    </w:pPr>
    <w:rPr>
      <w:rFonts w:asciiTheme="minorHAnsi" w:hAnsiTheme="minorHAnsi"/>
      <w:bCs/>
    </w:rPr>
  </w:style>
  <w:style w:type="character" w:customStyle="1" w:styleId="Style14Char">
    <w:name w:val="Style14 Char"/>
    <w:basedOn w:val="DefaultParagraphFont"/>
    <w:link w:val="Style14"/>
    <w:rsid w:val="009771AD"/>
    <w:rPr>
      <w:rFonts w:eastAsia="Times New Roman" w:cs="Times New Roman"/>
      <w:bCs/>
      <w:sz w:val="20"/>
      <w:szCs w:val="20"/>
    </w:rPr>
  </w:style>
  <w:style w:type="character" w:customStyle="1" w:styleId="Style15Char">
    <w:name w:val="Style15 Char"/>
    <w:basedOn w:val="DefaultParagraphFont"/>
    <w:link w:val="Style15"/>
    <w:rsid w:val="009771AD"/>
    <w:rPr>
      <w:rFonts w:eastAsia="Times New Roman" w:cs="Times New Roman"/>
      <w:bCs/>
      <w:sz w:val="20"/>
      <w:szCs w:val="20"/>
    </w:rPr>
  </w:style>
  <w:style w:type="paragraph" w:customStyle="1" w:styleId="Default">
    <w:name w:val="Default"/>
    <w:rsid w:val="00A116A2"/>
    <w:pPr>
      <w:autoSpaceDE w:val="0"/>
      <w:autoSpaceDN w:val="0"/>
      <w:adjustRightInd w:val="0"/>
      <w:spacing w:after="0" w:line="240" w:lineRule="auto"/>
    </w:pPr>
    <w:rPr>
      <w:rFonts w:ascii="Palatino Linotype" w:hAnsi="Palatino Linotype" w:cs="Palatino Linotype"/>
      <w:color w:val="000000"/>
      <w:sz w:val="24"/>
      <w:szCs w:val="24"/>
    </w:rPr>
  </w:style>
  <w:style w:type="paragraph" w:customStyle="1" w:styleId="p2">
    <w:name w:val="p2"/>
    <w:basedOn w:val="Normal"/>
    <w:rsid w:val="0079069D"/>
    <w:pPr>
      <w:widowControl w:val="0"/>
      <w:tabs>
        <w:tab w:val="left" w:pos="357"/>
      </w:tabs>
      <w:spacing w:before="0" w:line="255" w:lineRule="atLeast"/>
      <w:ind w:left="1083" w:hanging="357"/>
    </w:pPr>
    <w:rPr>
      <w:rFonts w:ascii="Times New Roman" w:hAnsi="Times New Roman"/>
      <w:snapToGrid w:val="0"/>
      <w:sz w:val="24"/>
    </w:rPr>
  </w:style>
  <w:style w:type="paragraph" w:styleId="Revision">
    <w:name w:val="Revision"/>
    <w:hidden/>
    <w:uiPriority w:val="99"/>
    <w:semiHidden/>
    <w:rsid w:val="00003F11"/>
    <w:pPr>
      <w:spacing w:after="0" w:line="240" w:lineRule="auto"/>
    </w:pPr>
    <w:rPr>
      <w:rFonts w:ascii="Arial" w:eastAsia="Times New Roman" w:hAnsi="Arial"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9477244">
      <w:bodyDiv w:val="1"/>
      <w:marLeft w:val="0"/>
      <w:marRight w:val="0"/>
      <w:marTop w:val="0"/>
      <w:marBottom w:val="0"/>
      <w:divBdr>
        <w:top w:val="none" w:sz="0" w:space="0" w:color="auto"/>
        <w:left w:val="none" w:sz="0" w:space="0" w:color="auto"/>
        <w:bottom w:val="none" w:sz="0" w:space="0" w:color="auto"/>
        <w:right w:val="none" w:sz="0" w:space="0" w:color="auto"/>
      </w:divBdr>
    </w:div>
    <w:div w:id="178330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header" Target="header9.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7.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CE16CE-ED45-4C1F-AB72-BE26C46AFFEB}">
  <ds:schemaRefs>
    <ds:schemaRef ds:uri="http://schemas.openxmlformats.org/officeDocument/2006/bibliography"/>
  </ds:schemaRefs>
</ds:datastoreItem>
</file>

<file path=customXml/itemProps2.xml><?xml version="1.0" encoding="utf-8"?>
<ds:datastoreItem xmlns:ds="http://schemas.openxmlformats.org/officeDocument/2006/customXml" ds:itemID="{7A6C5D2E-ACB4-4610-B53A-4F0E579DF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2072</Words>
  <Characters>11814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13859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2015-06-09T17:28:00Z</dcterms:created>
  <dcterms:modified xsi:type="dcterms:W3CDTF">2016-10-11T17:48:00Z</dcterms:modified>
</cp:coreProperties>
</file>