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88"/>
        <w:gridCol w:w="4650"/>
        <w:gridCol w:w="5778"/>
      </w:tblGrid>
      <w:tr w:rsidR="0066585C" w:rsidRPr="00C77D58" w14:paraId="7E96092E" w14:textId="77777777" w:rsidTr="0066585C">
        <w:tc>
          <w:tcPr>
            <w:tcW w:w="11016" w:type="dxa"/>
            <w:gridSpan w:val="3"/>
            <w:vAlign w:val="center"/>
          </w:tcPr>
          <w:p w14:paraId="7E96092D" w14:textId="3BFE7BF7" w:rsidR="0066585C" w:rsidRPr="00C77D58" w:rsidRDefault="0066585C" w:rsidP="0066585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b/>
                <w:sz w:val="18"/>
                <w:szCs w:val="18"/>
              </w:rPr>
            </w:pPr>
            <w:r w:rsidRPr="003F0913">
              <w:rPr>
                <w:rFonts w:ascii="Calibri" w:hAnsi="Calibri"/>
                <w:b/>
                <w:szCs w:val="18"/>
              </w:rPr>
              <w:t xml:space="preserve">A. Building Air Leakage </w:t>
            </w:r>
            <w:r w:rsidR="00EA1A38" w:rsidRPr="003F0913">
              <w:rPr>
                <w:rFonts w:ascii="Calibri" w:hAnsi="Calibri"/>
                <w:b/>
                <w:szCs w:val="18"/>
              </w:rPr>
              <w:t>-</w:t>
            </w:r>
            <w:r w:rsidRPr="003F0913">
              <w:rPr>
                <w:rFonts w:ascii="Calibri" w:hAnsi="Calibri"/>
                <w:b/>
                <w:szCs w:val="18"/>
              </w:rPr>
              <w:t xml:space="preserve"> General Information</w:t>
            </w:r>
          </w:p>
        </w:tc>
      </w:tr>
      <w:tr w:rsidR="009912E6" w:rsidRPr="00C77D58" w14:paraId="7E960932" w14:textId="77777777" w:rsidTr="00BE7226">
        <w:tc>
          <w:tcPr>
            <w:tcW w:w="588" w:type="dxa"/>
            <w:vAlign w:val="center"/>
          </w:tcPr>
          <w:p w14:paraId="7E96092F" w14:textId="77777777" w:rsidR="009912E6" w:rsidRPr="000367BC" w:rsidRDefault="00897C24" w:rsidP="0066585C">
            <w:pPr>
              <w:jc w:val="center"/>
              <w:rPr>
                <w:rFonts w:ascii="Calibri" w:hAnsi="Calibri"/>
                <w:sz w:val="18"/>
                <w:szCs w:val="18"/>
              </w:rPr>
            </w:pPr>
            <w:r>
              <w:rPr>
                <w:rFonts w:ascii="Calibri" w:hAnsi="Calibri"/>
                <w:sz w:val="18"/>
                <w:szCs w:val="18"/>
              </w:rPr>
              <w:t>01</w:t>
            </w:r>
          </w:p>
        </w:tc>
        <w:tc>
          <w:tcPr>
            <w:tcW w:w="4650" w:type="dxa"/>
            <w:vAlign w:val="center"/>
          </w:tcPr>
          <w:p w14:paraId="7E960930" w14:textId="72DB1EAA" w:rsidR="009912E6" w:rsidRPr="00A42BCC" w:rsidRDefault="009912E6" w:rsidP="00695A25">
            <w:pPr>
              <w:rPr>
                <w:rFonts w:asciiTheme="minorHAnsi" w:hAnsiTheme="minorHAnsi"/>
                <w:sz w:val="18"/>
                <w:szCs w:val="18"/>
              </w:rPr>
            </w:pPr>
            <w:r w:rsidRPr="00A42BCC">
              <w:rPr>
                <w:rFonts w:asciiTheme="minorHAnsi" w:hAnsiTheme="minorHAnsi"/>
                <w:sz w:val="18"/>
                <w:szCs w:val="18"/>
              </w:rPr>
              <w:t>Indoor Temperature During Test (</w:t>
            </w:r>
            <w:r w:rsidR="00695A25">
              <w:rPr>
                <w:rFonts w:asciiTheme="minorHAnsi" w:hAnsiTheme="minorHAnsi"/>
                <w:sz w:val="18"/>
                <w:szCs w:val="18"/>
              </w:rPr>
              <w:t>°</w:t>
            </w:r>
            <w:r w:rsidRPr="00A42BCC">
              <w:rPr>
                <w:rFonts w:asciiTheme="minorHAnsi" w:hAnsiTheme="minorHAnsi"/>
                <w:sz w:val="18"/>
                <w:szCs w:val="18"/>
              </w:rPr>
              <w:t>F)</w:t>
            </w:r>
          </w:p>
        </w:tc>
        <w:tc>
          <w:tcPr>
            <w:tcW w:w="5778" w:type="dxa"/>
          </w:tcPr>
          <w:p w14:paraId="7E960931" w14:textId="77777777" w:rsidR="009912E6" w:rsidRPr="00C77D58" w:rsidRDefault="009912E6" w:rsidP="0066585C">
            <w:pPr>
              <w:tabs>
                <w:tab w:val="left" w:pos="2189"/>
              </w:tabs>
              <w:rPr>
                <w:rFonts w:ascii="Calibri" w:hAnsi="Calibri"/>
                <w:sz w:val="18"/>
                <w:szCs w:val="18"/>
              </w:rPr>
            </w:pPr>
          </w:p>
        </w:tc>
      </w:tr>
      <w:tr w:rsidR="009912E6" w:rsidRPr="00C77D58" w14:paraId="7E960936" w14:textId="77777777" w:rsidTr="00BE7226">
        <w:tc>
          <w:tcPr>
            <w:tcW w:w="588" w:type="dxa"/>
            <w:vAlign w:val="center"/>
          </w:tcPr>
          <w:p w14:paraId="7E960933" w14:textId="77777777" w:rsidR="009912E6" w:rsidRPr="000367BC" w:rsidRDefault="00897C24" w:rsidP="0066585C">
            <w:pPr>
              <w:jc w:val="center"/>
              <w:rPr>
                <w:rFonts w:ascii="Calibri" w:hAnsi="Calibri"/>
                <w:sz w:val="18"/>
                <w:szCs w:val="18"/>
              </w:rPr>
            </w:pPr>
            <w:r>
              <w:rPr>
                <w:rFonts w:ascii="Calibri" w:hAnsi="Calibri"/>
                <w:sz w:val="18"/>
                <w:szCs w:val="18"/>
              </w:rPr>
              <w:t>02</w:t>
            </w:r>
          </w:p>
        </w:tc>
        <w:tc>
          <w:tcPr>
            <w:tcW w:w="4650" w:type="dxa"/>
            <w:vAlign w:val="center"/>
          </w:tcPr>
          <w:p w14:paraId="7E960934" w14:textId="5B344A01" w:rsidR="009912E6" w:rsidRPr="00A42BCC" w:rsidRDefault="009912E6" w:rsidP="00695A25">
            <w:pPr>
              <w:rPr>
                <w:rFonts w:asciiTheme="minorHAnsi" w:hAnsiTheme="minorHAnsi"/>
                <w:sz w:val="18"/>
                <w:szCs w:val="18"/>
              </w:rPr>
            </w:pPr>
            <w:r w:rsidRPr="00A42BCC">
              <w:rPr>
                <w:rFonts w:asciiTheme="minorHAnsi" w:hAnsiTheme="minorHAnsi"/>
                <w:sz w:val="18"/>
                <w:szCs w:val="18"/>
              </w:rPr>
              <w:t>Outdoor Temperature During Test (</w:t>
            </w:r>
            <w:r w:rsidR="00695A25">
              <w:rPr>
                <w:rFonts w:asciiTheme="minorHAnsi" w:hAnsiTheme="minorHAnsi"/>
                <w:sz w:val="18"/>
                <w:szCs w:val="18"/>
              </w:rPr>
              <w:t>°</w:t>
            </w:r>
            <w:r w:rsidRPr="00A42BCC">
              <w:rPr>
                <w:rFonts w:asciiTheme="minorHAnsi" w:hAnsiTheme="minorHAnsi"/>
                <w:sz w:val="18"/>
                <w:szCs w:val="18"/>
              </w:rPr>
              <w:t>F)</w:t>
            </w:r>
          </w:p>
        </w:tc>
        <w:tc>
          <w:tcPr>
            <w:tcW w:w="5778" w:type="dxa"/>
          </w:tcPr>
          <w:p w14:paraId="7E960935" w14:textId="77777777" w:rsidR="009912E6" w:rsidRPr="00C77D58" w:rsidRDefault="009912E6" w:rsidP="0066585C">
            <w:pPr>
              <w:rPr>
                <w:rFonts w:ascii="Calibri" w:hAnsi="Calibri"/>
                <w:sz w:val="18"/>
                <w:szCs w:val="18"/>
              </w:rPr>
            </w:pPr>
          </w:p>
        </w:tc>
      </w:tr>
      <w:tr w:rsidR="009912E6" w:rsidRPr="00C77D58" w14:paraId="7E96093A" w14:textId="77777777" w:rsidTr="00BE7226">
        <w:tc>
          <w:tcPr>
            <w:tcW w:w="588" w:type="dxa"/>
            <w:vAlign w:val="center"/>
          </w:tcPr>
          <w:p w14:paraId="7E960937" w14:textId="77777777" w:rsidR="009912E6" w:rsidRPr="00C77D58" w:rsidRDefault="00897C24" w:rsidP="0066585C">
            <w:pPr>
              <w:jc w:val="center"/>
              <w:rPr>
                <w:rFonts w:ascii="Calibri" w:hAnsi="Calibri"/>
                <w:sz w:val="18"/>
                <w:szCs w:val="18"/>
              </w:rPr>
            </w:pPr>
            <w:r>
              <w:rPr>
                <w:rFonts w:ascii="Calibri" w:hAnsi="Calibri"/>
                <w:sz w:val="18"/>
                <w:szCs w:val="18"/>
              </w:rPr>
              <w:t>03</w:t>
            </w:r>
          </w:p>
        </w:tc>
        <w:tc>
          <w:tcPr>
            <w:tcW w:w="4650" w:type="dxa"/>
            <w:vAlign w:val="center"/>
          </w:tcPr>
          <w:p w14:paraId="7E960938" w14:textId="7E172013" w:rsidR="009912E6" w:rsidRPr="00A42BCC" w:rsidRDefault="009912E6" w:rsidP="00BE7226">
            <w:pPr>
              <w:rPr>
                <w:rFonts w:asciiTheme="minorHAnsi" w:hAnsiTheme="minorHAnsi"/>
                <w:sz w:val="18"/>
                <w:szCs w:val="18"/>
              </w:rPr>
            </w:pPr>
            <w:r w:rsidRPr="00A42BCC">
              <w:rPr>
                <w:rFonts w:asciiTheme="minorHAnsi" w:hAnsiTheme="minorHAnsi"/>
                <w:sz w:val="18"/>
                <w:szCs w:val="18"/>
              </w:rPr>
              <w:t>Blower Door Location</w:t>
            </w:r>
          </w:p>
        </w:tc>
        <w:tc>
          <w:tcPr>
            <w:tcW w:w="5778" w:type="dxa"/>
          </w:tcPr>
          <w:p w14:paraId="7E960939" w14:textId="77777777" w:rsidR="009912E6" w:rsidRPr="00C77D58" w:rsidRDefault="009912E6" w:rsidP="0066585C">
            <w:pPr>
              <w:rPr>
                <w:rFonts w:ascii="Calibri" w:hAnsi="Calibri"/>
                <w:sz w:val="18"/>
                <w:szCs w:val="18"/>
              </w:rPr>
            </w:pPr>
          </w:p>
        </w:tc>
      </w:tr>
      <w:tr w:rsidR="009912E6" w:rsidRPr="00C77D58" w14:paraId="7E96093E" w14:textId="77777777" w:rsidTr="00BE7226">
        <w:tc>
          <w:tcPr>
            <w:tcW w:w="588" w:type="dxa"/>
            <w:vAlign w:val="center"/>
          </w:tcPr>
          <w:p w14:paraId="7E96093B" w14:textId="77777777" w:rsidR="009912E6" w:rsidRPr="00C77D58" w:rsidRDefault="00897C24" w:rsidP="0066585C">
            <w:pPr>
              <w:jc w:val="center"/>
              <w:rPr>
                <w:rFonts w:ascii="Calibri" w:hAnsi="Calibri"/>
                <w:sz w:val="18"/>
                <w:szCs w:val="18"/>
              </w:rPr>
            </w:pPr>
            <w:r>
              <w:rPr>
                <w:rFonts w:ascii="Calibri" w:hAnsi="Calibri"/>
                <w:sz w:val="18"/>
                <w:szCs w:val="18"/>
              </w:rPr>
              <w:t>04</w:t>
            </w:r>
          </w:p>
        </w:tc>
        <w:tc>
          <w:tcPr>
            <w:tcW w:w="4650" w:type="dxa"/>
            <w:vAlign w:val="center"/>
          </w:tcPr>
          <w:p w14:paraId="7E96093C" w14:textId="5836726F" w:rsidR="009912E6" w:rsidRPr="00A42BCC" w:rsidDel="00752910" w:rsidRDefault="009912E6" w:rsidP="00BE7226">
            <w:pPr>
              <w:rPr>
                <w:rFonts w:asciiTheme="minorHAnsi" w:hAnsiTheme="minorHAnsi"/>
                <w:sz w:val="18"/>
                <w:szCs w:val="18"/>
              </w:rPr>
            </w:pPr>
            <w:r w:rsidRPr="00A42BCC">
              <w:rPr>
                <w:rFonts w:asciiTheme="minorHAnsi" w:hAnsiTheme="minorHAnsi"/>
                <w:sz w:val="18"/>
                <w:szCs w:val="18"/>
              </w:rPr>
              <w:t>Building Elevation (</w:t>
            </w:r>
            <w:proofErr w:type="spellStart"/>
            <w:r w:rsidRPr="00A42BCC">
              <w:rPr>
                <w:rFonts w:asciiTheme="minorHAnsi" w:hAnsiTheme="minorHAnsi"/>
                <w:sz w:val="18"/>
                <w:szCs w:val="18"/>
              </w:rPr>
              <w:t>ft</w:t>
            </w:r>
            <w:proofErr w:type="spellEnd"/>
            <w:r w:rsidRPr="00A42BCC">
              <w:rPr>
                <w:rFonts w:asciiTheme="minorHAnsi" w:hAnsiTheme="minorHAnsi"/>
                <w:sz w:val="18"/>
                <w:szCs w:val="18"/>
              </w:rPr>
              <w:t>)</w:t>
            </w:r>
          </w:p>
        </w:tc>
        <w:tc>
          <w:tcPr>
            <w:tcW w:w="5778" w:type="dxa"/>
          </w:tcPr>
          <w:p w14:paraId="7E96093D" w14:textId="77777777" w:rsidR="009912E6" w:rsidRPr="00C77D58" w:rsidDel="00752910" w:rsidRDefault="009912E6" w:rsidP="0066585C">
            <w:pPr>
              <w:rPr>
                <w:rFonts w:ascii="Calibri" w:hAnsi="Calibri"/>
                <w:sz w:val="18"/>
                <w:szCs w:val="18"/>
              </w:rPr>
            </w:pPr>
          </w:p>
        </w:tc>
      </w:tr>
      <w:tr w:rsidR="009912E6" w:rsidRPr="00C77D58" w14:paraId="7E960942" w14:textId="77777777" w:rsidTr="00BE7226">
        <w:tc>
          <w:tcPr>
            <w:tcW w:w="588" w:type="dxa"/>
            <w:vAlign w:val="center"/>
          </w:tcPr>
          <w:p w14:paraId="7E96093F" w14:textId="77777777" w:rsidR="009912E6" w:rsidRPr="00C77D58" w:rsidRDefault="00897C24" w:rsidP="0066585C">
            <w:pPr>
              <w:jc w:val="center"/>
              <w:rPr>
                <w:rFonts w:ascii="Calibri" w:hAnsi="Calibri"/>
                <w:sz w:val="18"/>
                <w:szCs w:val="18"/>
              </w:rPr>
            </w:pPr>
            <w:r>
              <w:rPr>
                <w:rFonts w:ascii="Calibri" w:hAnsi="Calibri"/>
                <w:sz w:val="18"/>
                <w:szCs w:val="18"/>
              </w:rPr>
              <w:t>05</w:t>
            </w:r>
          </w:p>
        </w:tc>
        <w:tc>
          <w:tcPr>
            <w:tcW w:w="4650" w:type="dxa"/>
            <w:vAlign w:val="center"/>
          </w:tcPr>
          <w:p w14:paraId="7E960940" w14:textId="3BD0FDFE" w:rsidR="009912E6" w:rsidRPr="00A42BCC" w:rsidRDefault="009912E6" w:rsidP="00BE7226">
            <w:pPr>
              <w:rPr>
                <w:rFonts w:asciiTheme="minorHAnsi" w:hAnsiTheme="minorHAnsi"/>
                <w:sz w:val="18"/>
                <w:szCs w:val="18"/>
              </w:rPr>
            </w:pPr>
            <w:r w:rsidRPr="00A42BCC">
              <w:rPr>
                <w:rFonts w:asciiTheme="minorHAnsi" w:hAnsiTheme="minorHAnsi"/>
                <w:sz w:val="18"/>
                <w:szCs w:val="18"/>
              </w:rPr>
              <w:t>Building Volume (ft</w:t>
            </w:r>
            <w:r w:rsidRPr="00E87FCD">
              <w:rPr>
                <w:rFonts w:asciiTheme="minorHAnsi" w:hAnsiTheme="minorHAnsi"/>
                <w:sz w:val="18"/>
                <w:szCs w:val="18"/>
                <w:vertAlign w:val="superscript"/>
              </w:rPr>
              <w:t>3</w:t>
            </w:r>
            <w:r w:rsidRPr="00A42BCC">
              <w:rPr>
                <w:rFonts w:asciiTheme="minorHAnsi" w:hAnsiTheme="minorHAnsi"/>
                <w:sz w:val="18"/>
                <w:szCs w:val="18"/>
              </w:rPr>
              <w:t>)</w:t>
            </w:r>
          </w:p>
        </w:tc>
        <w:tc>
          <w:tcPr>
            <w:tcW w:w="5778" w:type="dxa"/>
          </w:tcPr>
          <w:p w14:paraId="7E960941" w14:textId="77777777" w:rsidR="009912E6" w:rsidRPr="00C77D58" w:rsidRDefault="009912E6" w:rsidP="0066585C">
            <w:pPr>
              <w:rPr>
                <w:rFonts w:ascii="Calibri" w:hAnsi="Calibri"/>
                <w:sz w:val="18"/>
                <w:szCs w:val="18"/>
              </w:rPr>
            </w:pPr>
          </w:p>
        </w:tc>
      </w:tr>
      <w:tr w:rsidR="009912E6" w:rsidRPr="00C77D58" w14:paraId="7E960946" w14:textId="77777777" w:rsidTr="00BE7226">
        <w:tc>
          <w:tcPr>
            <w:tcW w:w="588" w:type="dxa"/>
            <w:vAlign w:val="center"/>
          </w:tcPr>
          <w:p w14:paraId="7E960943" w14:textId="77777777" w:rsidR="009912E6" w:rsidRPr="00C77D58" w:rsidDel="0053362D" w:rsidRDefault="00897C24" w:rsidP="0066585C">
            <w:pPr>
              <w:jc w:val="center"/>
              <w:rPr>
                <w:rFonts w:ascii="Calibri" w:hAnsi="Calibri"/>
                <w:sz w:val="18"/>
                <w:szCs w:val="18"/>
              </w:rPr>
            </w:pPr>
            <w:r>
              <w:rPr>
                <w:rFonts w:ascii="Calibri" w:hAnsi="Calibri"/>
                <w:sz w:val="18"/>
                <w:szCs w:val="18"/>
              </w:rPr>
              <w:t>06</w:t>
            </w:r>
          </w:p>
        </w:tc>
        <w:tc>
          <w:tcPr>
            <w:tcW w:w="4650" w:type="dxa"/>
            <w:vAlign w:val="center"/>
          </w:tcPr>
          <w:p w14:paraId="7E960944" w14:textId="5BACC1CD" w:rsidR="009912E6" w:rsidRPr="00A42BCC" w:rsidRDefault="009912E6" w:rsidP="00BE7226">
            <w:pPr>
              <w:rPr>
                <w:rFonts w:asciiTheme="minorHAnsi" w:hAnsiTheme="minorHAnsi"/>
                <w:sz w:val="18"/>
                <w:szCs w:val="18"/>
              </w:rPr>
            </w:pPr>
            <w:r w:rsidRPr="00A42BCC">
              <w:rPr>
                <w:rFonts w:asciiTheme="minorHAnsi" w:hAnsiTheme="minorHAnsi"/>
                <w:sz w:val="18"/>
                <w:szCs w:val="18"/>
              </w:rPr>
              <w:t>Date of the Diagnostic Test for this Dwelling</w:t>
            </w:r>
          </w:p>
        </w:tc>
        <w:tc>
          <w:tcPr>
            <w:tcW w:w="5778" w:type="dxa"/>
          </w:tcPr>
          <w:p w14:paraId="7E960945" w14:textId="77777777" w:rsidR="009912E6" w:rsidRPr="00C77D58" w:rsidRDefault="009912E6" w:rsidP="0066585C">
            <w:pPr>
              <w:rPr>
                <w:rFonts w:ascii="Calibri" w:hAnsi="Calibri"/>
                <w:sz w:val="18"/>
                <w:szCs w:val="18"/>
              </w:rPr>
            </w:pPr>
          </w:p>
        </w:tc>
      </w:tr>
    </w:tbl>
    <w:p w14:paraId="7E960947" w14:textId="77777777" w:rsidR="0066585C" w:rsidRDefault="0066585C" w:rsidP="0066585C"/>
    <w:tbl>
      <w:tblPr>
        <w:tblW w:w="11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90"/>
        <w:gridCol w:w="1613"/>
        <w:gridCol w:w="562"/>
        <w:gridCol w:w="1641"/>
        <w:gridCol w:w="1109"/>
        <w:gridCol w:w="1094"/>
        <w:gridCol w:w="1656"/>
        <w:gridCol w:w="547"/>
        <w:gridCol w:w="2204"/>
      </w:tblGrid>
      <w:tr w:rsidR="0066585C" w14:paraId="7E960949" w14:textId="77777777" w:rsidTr="0066585C">
        <w:tc>
          <w:tcPr>
            <w:tcW w:w="11016" w:type="dxa"/>
            <w:gridSpan w:val="9"/>
          </w:tcPr>
          <w:p w14:paraId="7E960948" w14:textId="77777777" w:rsidR="0066585C" w:rsidRPr="003F0913" w:rsidRDefault="0066585C" w:rsidP="0066585C">
            <w:pPr>
              <w:rPr>
                <w:rFonts w:ascii="Calibri" w:hAnsi="Calibri"/>
              </w:rPr>
            </w:pPr>
            <w:r w:rsidRPr="003F0913">
              <w:rPr>
                <w:rFonts w:ascii="Calibri" w:hAnsi="Calibri"/>
                <w:b/>
                <w:szCs w:val="18"/>
              </w:rPr>
              <w:t>B. Diagnostic Equipment Information</w:t>
            </w:r>
          </w:p>
        </w:tc>
      </w:tr>
      <w:tr w:rsidR="0066585C" w14:paraId="7E96094D" w14:textId="77777777" w:rsidTr="0066585C">
        <w:tc>
          <w:tcPr>
            <w:tcW w:w="590" w:type="dxa"/>
            <w:vAlign w:val="center"/>
          </w:tcPr>
          <w:p w14:paraId="7E96094A" w14:textId="77777777" w:rsidR="0066585C" w:rsidRPr="00F502B3" w:rsidRDefault="0066585C" w:rsidP="0066585C">
            <w:pPr>
              <w:jc w:val="center"/>
              <w:rPr>
                <w:rFonts w:ascii="Calibri" w:hAnsi="Calibri"/>
              </w:rPr>
            </w:pPr>
            <w:r w:rsidRPr="00F502B3">
              <w:rPr>
                <w:rFonts w:ascii="Calibri" w:hAnsi="Calibri"/>
                <w:sz w:val="18"/>
                <w:szCs w:val="18"/>
              </w:rPr>
              <w:t>01</w:t>
            </w:r>
          </w:p>
        </w:tc>
        <w:tc>
          <w:tcPr>
            <w:tcW w:w="4925" w:type="dxa"/>
            <w:gridSpan w:val="4"/>
            <w:vAlign w:val="center"/>
          </w:tcPr>
          <w:p w14:paraId="7E96094B" w14:textId="0D93CF16" w:rsidR="0066585C" w:rsidRPr="00F502B3" w:rsidRDefault="0066585C" w:rsidP="0066585C">
            <w:pPr>
              <w:rPr>
                <w:rFonts w:ascii="Calibri" w:hAnsi="Calibri"/>
              </w:rPr>
            </w:pPr>
            <w:r w:rsidRPr="00F502B3">
              <w:rPr>
                <w:rFonts w:ascii="Calibri" w:hAnsi="Calibri"/>
                <w:sz w:val="18"/>
                <w:szCs w:val="18"/>
              </w:rPr>
              <w:t>Number of Manometers Used to Measure Home Pressurization</w:t>
            </w:r>
          </w:p>
        </w:tc>
        <w:tc>
          <w:tcPr>
            <w:tcW w:w="5501" w:type="dxa"/>
            <w:gridSpan w:val="4"/>
          </w:tcPr>
          <w:p w14:paraId="7E96094C" w14:textId="77777777" w:rsidR="0066585C" w:rsidRPr="00F502B3" w:rsidRDefault="0066585C" w:rsidP="0066585C">
            <w:pPr>
              <w:rPr>
                <w:rFonts w:ascii="Calibri" w:hAnsi="Calibri"/>
              </w:rPr>
            </w:pPr>
          </w:p>
        </w:tc>
      </w:tr>
      <w:tr w:rsidR="0066585C" w14:paraId="7E960953" w14:textId="77777777" w:rsidTr="0066585C">
        <w:tc>
          <w:tcPr>
            <w:tcW w:w="2203" w:type="dxa"/>
            <w:gridSpan w:val="2"/>
            <w:vAlign w:val="center"/>
          </w:tcPr>
          <w:p w14:paraId="7E96094E" w14:textId="77777777" w:rsidR="0066585C" w:rsidRPr="00F502B3" w:rsidRDefault="0066585C" w:rsidP="0066585C">
            <w:pPr>
              <w:jc w:val="center"/>
              <w:rPr>
                <w:rFonts w:ascii="Calibri" w:hAnsi="Calibri"/>
                <w:sz w:val="18"/>
                <w:szCs w:val="18"/>
              </w:rPr>
            </w:pPr>
            <w:r w:rsidRPr="00F502B3">
              <w:rPr>
                <w:rFonts w:ascii="Calibri" w:hAnsi="Calibri"/>
                <w:sz w:val="18"/>
                <w:szCs w:val="18"/>
              </w:rPr>
              <w:t>02</w:t>
            </w:r>
          </w:p>
        </w:tc>
        <w:tc>
          <w:tcPr>
            <w:tcW w:w="2203" w:type="dxa"/>
            <w:gridSpan w:val="2"/>
            <w:vAlign w:val="center"/>
          </w:tcPr>
          <w:p w14:paraId="7E96094F" w14:textId="77777777" w:rsidR="0066585C" w:rsidRPr="00F502B3" w:rsidRDefault="0066585C" w:rsidP="0066585C">
            <w:pPr>
              <w:jc w:val="center"/>
              <w:rPr>
                <w:rFonts w:ascii="Calibri" w:hAnsi="Calibri"/>
                <w:sz w:val="18"/>
                <w:szCs w:val="18"/>
              </w:rPr>
            </w:pPr>
            <w:r w:rsidRPr="00F502B3">
              <w:rPr>
                <w:rFonts w:ascii="Calibri" w:hAnsi="Calibri"/>
                <w:sz w:val="18"/>
                <w:szCs w:val="18"/>
              </w:rPr>
              <w:t>03</w:t>
            </w:r>
          </w:p>
        </w:tc>
        <w:tc>
          <w:tcPr>
            <w:tcW w:w="2203" w:type="dxa"/>
            <w:gridSpan w:val="2"/>
            <w:vAlign w:val="center"/>
          </w:tcPr>
          <w:p w14:paraId="7E960950" w14:textId="77777777" w:rsidR="0066585C" w:rsidRPr="00F502B3" w:rsidRDefault="0066585C" w:rsidP="0066585C">
            <w:pPr>
              <w:jc w:val="center"/>
              <w:rPr>
                <w:rFonts w:ascii="Calibri" w:hAnsi="Calibri"/>
                <w:sz w:val="18"/>
                <w:szCs w:val="18"/>
              </w:rPr>
            </w:pPr>
            <w:r w:rsidRPr="00F502B3">
              <w:rPr>
                <w:rFonts w:ascii="Calibri" w:hAnsi="Calibri"/>
                <w:sz w:val="18"/>
                <w:szCs w:val="18"/>
              </w:rPr>
              <w:t>04</w:t>
            </w:r>
          </w:p>
        </w:tc>
        <w:tc>
          <w:tcPr>
            <w:tcW w:w="2203" w:type="dxa"/>
            <w:gridSpan w:val="2"/>
            <w:vAlign w:val="center"/>
          </w:tcPr>
          <w:p w14:paraId="7E960951" w14:textId="77777777" w:rsidR="0066585C" w:rsidRPr="00F502B3" w:rsidRDefault="0066585C" w:rsidP="0066585C">
            <w:pPr>
              <w:jc w:val="center"/>
              <w:rPr>
                <w:rFonts w:ascii="Calibri" w:hAnsi="Calibri"/>
                <w:sz w:val="18"/>
                <w:szCs w:val="18"/>
              </w:rPr>
            </w:pPr>
            <w:r w:rsidRPr="00F502B3">
              <w:rPr>
                <w:rFonts w:ascii="Calibri" w:hAnsi="Calibri"/>
                <w:sz w:val="18"/>
                <w:szCs w:val="18"/>
              </w:rPr>
              <w:t>05</w:t>
            </w:r>
          </w:p>
        </w:tc>
        <w:tc>
          <w:tcPr>
            <w:tcW w:w="2204" w:type="dxa"/>
            <w:vAlign w:val="center"/>
          </w:tcPr>
          <w:p w14:paraId="7E960952" w14:textId="77777777" w:rsidR="0066585C" w:rsidRPr="00F502B3" w:rsidRDefault="0066585C" w:rsidP="0066585C">
            <w:pPr>
              <w:jc w:val="center"/>
              <w:rPr>
                <w:rFonts w:ascii="Calibri" w:hAnsi="Calibri"/>
                <w:sz w:val="18"/>
                <w:szCs w:val="18"/>
              </w:rPr>
            </w:pPr>
            <w:r w:rsidRPr="00F502B3">
              <w:rPr>
                <w:rFonts w:ascii="Calibri" w:hAnsi="Calibri"/>
                <w:sz w:val="18"/>
                <w:szCs w:val="18"/>
              </w:rPr>
              <w:t>06</w:t>
            </w:r>
          </w:p>
        </w:tc>
      </w:tr>
      <w:tr w:rsidR="0066585C" w14:paraId="7E960959" w14:textId="77777777" w:rsidTr="00695A25">
        <w:tc>
          <w:tcPr>
            <w:tcW w:w="2203" w:type="dxa"/>
            <w:gridSpan w:val="2"/>
            <w:vAlign w:val="bottom"/>
          </w:tcPr>
          <w:p w14:paraId="7E960954" w14:textId="77777777" w:rsidR="0066585C" w:rsidRPr="00F502B3" w:rsidRDefault="0066585C" w:rsidP="00695A25">
            <w:pPr>
              <w:jc w:val="center"/>
              <w:rPr>
                <w:rFonts w:ascii="Calibri" w:hAnsi="Calibri"/>
                <w:sz w:val="18"/>
                <w:szCs w:val="18"/>
              </w:rPr>
            </w:pPr>
            <w:r w:rsidRPr="00F502B3">
              <w:rPr>
                <w:rFonts w:ascii="Calibri" w:hAnsi="Calibri"/>
                <w:sz w:val="18"/>
                <w:szCs w:val="18"/>
              </w:rPr>
              <w:t>Manometer                  Make</w:t>
            </w:r>
          </w:p>
        </w:tc>
        <w:tc>
          <w:tcPr>
            <w:tcW w:w="2203" w:type="dxa"/>
            <w:gridSpan w:val="2"/>
            <w:vAlign w:val="bottom"/>
          </w:tcPr>
          <w:p w14:paraId="7E960955" w14:textId="77777777" w:rsidR="0066585C" w:rsidRPr="00F502B3" w:rsidRDefault="0066585C" w:rsidP="00695A25">
            <w:pPr>
              <w:jc w:val="center"/>
              <w:rPr>
                <w:rFonts w:ascii="Calibri" w:hAnsi="Calibri"/>
                <w:sz w:val="18"/>
                <w:szCs w:val="18"/>
              </w:rPr>
            </w:pPr>
            <w:r w:rsidRPr="00F502B3">
              <w:rPr>
                <w:rFonts w:ascii="Calibri" w:hAnsi="Calibri"/>
                <w:sz w:val="18"/>
                <w:szCs w:val="18"/>
              </w:rPr>
              <w:t>Manometer                 Model</w:t>
            </w:r>
          </w:p>
        </w:tc>
        <w:tc>
          <w:tcPr>
            <w:tcW w:w="2203" w:type="dxa"/>
            <w:gridSpan w:val="2"/>
            <w:vAlign w:val="bottom"/>
          </w:tcPr>
          <w:p w14:paraId="7E960956" w14:textId="77777777" w:rsidR="0066585C" w:rsidRPr="00F502B3" w:rsidRDefault="0066585C" w:rsidP="00695A25">
            <w:pPr>
              <w:jc w:val="center"/>
              <w:rPr>
                <w:rFonts w:ascii="Calibri" w:hAnsi="Calibri"/>
                <w:sz w:val="18"/>
                <w:szCs w:val="18"/>
              </w:rPr>
            </w:pPr>
            <w:r w:rsidRPr="00F502B3">
              <w:rPr>
                <w:rFonts w:ascii="Calibri" w:hAnsi="Calibri"/>
                <w:sz w:val="18"/>
                <w:szCs w:val="18"/>
              </w:rPr>
              <w:t>Manometer                   Serial                          Number</w:t>
            </w:r>
          </w:p>
        </w:tc>
        <w:tc>
          <w:tcPr>
            <w:tcW w:w="2203" w:type="dxa"/>
            <w:gridSpan w:val="2"/>
            <w:vAlign w:val="bottom"/>
          </w:tcPr>
          <w:p w14:paraId="7E960957" w14:textId="77777777" w:rsidR="0066585C" w:rsidRPr="00F502B3" w:rsidRDefault="0066585C" w:rsidP="00695A25">
            <w:pPr>
              <w:jc w:val="center"/>
              <w:rPr>
                <w:rFonts w:ascii="Calibri" w:hAnsi="Calibri"/>
                <w:sz w:val="18"/>
                <w:szCs w:val="18"/>
              </w:rPr>
            </w:pPr>
            <w:r w:rsidRPr="00F502B3">
              <w:rPr>
                <w:rFonts w:ascii="Calibri" w:hAnsi="Calibri"/>
                <w:sz w:val="18"/>
                <w:szCs w:val="18"/>
              </w:rPr>
              <w:t>Manometer         Calibration                      Date</w:t>
            </w:r>
          </w:p>
        </w:tc>
        <w:tc>
          <w:tcPr>
            <w:tcW w:w="2204" w:type="dxa"/>
            <w:vAlign w:val="bottom"/>
          </w:tcPr>
          <w:p w14:paraId="7E960958" w14:textId="77777777" w:rsidR="0066585C" w:rsidRPr="00F502B3" w:rsidRDefault="0066585C" w:rsidP="00695A25">
            <w:pPr>
              <w:jc w:val="center"/>
              <w:rPr>
                <w:rFonts w:ascii="Calibri" w:hAnsi="Calibri"/>
                <w:sz w:val="18"/>
                <w:szCs w:val="18"/>
              </w:rPr>
            </w:pPr>
            <w:r w:rsidRPr="00F502B3">
              <w:rPr>
                <w:rFonts w:ascii="Calibri" w:hAnsi="Calibri"/>
                <w:sz w:val="18"/>
                <w:szCs w:val="18"/>
              </w:rPr>
              <w:t>Manometer        Calibration                   Status</w:t>
            </w:r>
          </w:p>
        </w:tc>
      </w:tr>
      <w:tr w:rsidR="0066585C" w14:paraId="7E96095F" w14:textId="77777777" w:rsidTr="00E87FCD">
        <w:tc>
          <w:tcPr>
            <w:tcW w:w="2203" w:type="dxa"/>
            <w:gridSpan w:val="2"/>
            <w:tcBorders>
              <w:bottom w:val="single" w:sz="4" w:space="0" w:color="000000"/>
            </w:tcBorders>
            <w:vAlign w:val="center"/>
          </w:tcPr>
          <w:p w14:paraId="7E96095A" w14:textId="77777777" w:rsidR="0066585C" w:rsidRPr="00F502B3" w:rsidRDefault="0066585C" w:rsidP="0066585C">
            <w:pPr>
              <w:jc w:val="center"/>
              <w:rPr>
                <w:rFonts w:ascii="Calibri" w:hAnsi="Calibri"/>
                <w:sz w:val="18"/>
                <w:szCs w:val="18"/>
              </w:rPr>
            </w:pPr>
          </w:p>
        </w:tc>
        <w:tc>
          <w:tcPr>
            <w:tcW w:w="2203" w:type="dxa"/>
            <w:gridSpan w:val="2"/>
            <w:tcBorders>
              <w:bottom w:val="single" w:sz="4" w:space="0" w:color="000000"/>
            </w:tcBorders>
            <w:vAlign w:val="center"/>
          </w:tcPr>
          <w:p w14:paraId="7E96095B" w14:textId="77777777" w:rsidR="0066585C" w:rsidRPr="00F502B3" w:rsidRDefault="0066585C" w:rsidP="0066585C">
            <w:pPr>
              <w:jc w:val="center"/>
              <w:rPr>
                <w:rFonts w:ascii="Calibri" w:hAnsi="Calibri"/>
                <w:sz w:val="18"/>
                <w:szCs w:val="18"/>
              </w:rPr>
            </w:pPr>
          </w:p>
        </w:tc>
        <w:tc>
          <w:tcPr>
            <w:tcW w:w="2203" w:type="dxa"/>
            <w:gridSpan w:val="2"/>
            <w:tcBorders>
              <w:bottom w:val="single" w:sz="4" w:space="0" w:color="000000"/>
            </w:tcBorders>
            <w:vAlign w:val="center"/>
          </w:tcPr>
          <w:p w14:paraId="7E96095C" w14:textId="77777777" w:rsidR="0066585C" w:rsidRPr="00F502B3" w:rsidRDefault="0066585C" w:rsidP="0066585C">
            <w:pPr>
              <w:jc w:val="center"/>
              <w:rPr>
                <w:rFonts w:ascii="Calibri" w:hAnsi="Calibri"/>
                <w:sz w:val="18"/>
                <w:szCs w:val="18"/>
              </w:rPr>
            </w:pPr>
          </w:p>
        </w:tc>
        <w:tc>
          <w:tcPr>
            <w:tcW w:w="2203" w:type="dxa"/>
            <w:gridSpan w:val="2"/>
            <w:tcBorders>
              <w:bottom w:val="single" w:sz="4" w:space="0" w:color="000000"/>
            </w:tcBorders>
            <w:vAlign w:val="center"/>
          </w:tcPr>
          <w:p w14:paraId="7E96095D" w14:textId="77777777" w:rsidR="0066585C" w:rsidRPr="00F502B3" w:rsidRDefault="0066585C" w:rsidP="0066585C">
            <w:pPr>
              <w:jc w:val="center"/>
              <w:rPr>
                <w:rFonts w:ascii="Calibri" w:hAnsi="Calibri"/>
                <w:sz w:val="18"/>
                <w:szCs w:val="18"/>
              </w:rPr>
            </w:pPr>
          </w:p>
        </w:tc>
        <w:tc>
          <w:tcPr>
            <w:tcW w:w="2204" w:type="dxa"/>
            <w:tcBorders>
              <w:bottom w:val="single" w:sz="4" w:space="0" w:color="000000"/>
            </w:tcBorders>
            <w:vAlign w:val="center"/>
          </w:tcPr>
          <w:p w14:paraId="7E96095E" w14:textId="77777777" w:rsidR="0066585C" w:rsidRPr="00F502B3" w:rsidRDefault="0066585C" w:rsidP="0066585C">
            <w:pPr>
              <w:jc w:val="center"/>
              <w:rPr>
                <w:rFonts w:ascii="Calibri" w:hAnsi="Calibri"/>
                <w:sz w:val="18"/>
                <w:szCs w:val="18"/>
              </w:rPr>
            </w:pPr>
          </w:p>
        </w:tc>
      </w:tr>
      <w:tr w:rsidR="0066585C" w14:paraId="7E960965" w14:textId="77777777" w:rsidTr="00E87FCD">
        <w:tc>
          <w:tcPr>
            <w:tcW w:w="2203" w:type="dxa"/>
            <w:gridSpan w:val="2"/>
            <w:tcBorders>
              <w:bottom w:val="single" w:sz="4" w:space="0" w:color="000000"/>
            </w:tcBorders>
            <w:vAlign w:val="center"/>
          </w:tcPr>
          <w:p w14:paraId="7E960960" w14:textId="77777777" w:rsidR="0066585C" w:rsidRPr="00F502B3" w:rsidRDefault="0066585C" w:rsidP="0066585C">
            <w:pPr>
              <w:jc w:val="center"/>
              <w:rPr>
                <w:rFonts w:ascii="Calibri" w:hAnsi="Calibri"/>
                <w:sz w:val="18"/>
                <w:szCs w:val="18"/>
              </w:rPr>
            </w:pPr>
          </w:p>
        </w:tc>
        <w:tc>
          <w:tcPr>
            <w:tcW w:w="2203" w:type="dxa"/>
            <w:gridSpan w:val="2"/>
            <w:tcBorders>
              <w:bottom w:val="single" w:sz="4" w:space="0" w:color="000000"/>
            </w:tcBorders>
            <w:vAlign w:val="center"/>
          </w:tcPr>
          <w:p w14:paraId="7E960961" w14:textId="77777777" w:rsidR="0066585C" w:rsidRPr="00F502B3" w:rsidRDefault="0066585C" w:rsidP="0066585C">
            <w:pPr>
              <w:jc w:val="center"/>
              <w:rPr>
                <w:rFonts w:ascii="Calibri" w:hAnsi="Calibri"/>
                <w:sz w:val="18"/>
                <w:szCs w:val="18"/>
              </w:rPr>
            </w:pPr>
          </w:p>
        </w:tc>
        <w:tc>
          <w:tcPr>
            <w:tcW w:w="2203" w:type="dxa"/>
            <w:gridSpan w:val="2"/>
            <w:tcBorders>
              <w:bottom w:val="single" w:sz="4" w:space="0" w:color="000000"/>
            </w:tcBorders>
            <w:vAlign w:val="center"/>
          </w:tcPr>
          <w:p w14:paraId="7E960962" w14:textId="77777777" w:rsidR="0066585C" w:rsidRPr="00F502B3" w:rsidRDefault="0066585C" w:rsidP="0066585C">
            <w:pPr>
              <w:jc w:val="center"/>
              <w:rPr>
                <w:rFonts w:ascii="Calibri" w:hAnsi="Calibri"/>
                <w:sz w:val="18"/>
                <w:szCs w:val="18"/>
              </w:rPr>
            </w:pPr>
          </w:p>
        </w:tc>
        <w:tc>
          <w:tcPr>
            <w:tcW w:w="2203" w:type="dxa"/>
            <w:gridSpan w:val="2"/>
            <w:tcBorders>
              <w:bottom w:val="single" w:sz="4" w:space="0" w:color="000000"/>
            </w:tcBorders>
            <w:vAlign w:val="center"/>
          </w:tcPr>
          <w:p w14:paraId="7E960963" w14:textId="77777777" w:rsidR="0066585C" w:rsidRPr="00F502B3" w:rsidRDefault="0066585C" w:rsidP="0066585C">
            <w:pPr>
              <w:jc w:val="center"/>
              <w:rPr>
                <w:rFonts w:ascii="Calibri" w:hAnsi="Calibri"/>
                <w:sz w:val="18"/>
                <w:szCs w:val="18"/>
              </w:rPr>
            </w:pPr>
          </w:p>
        </w:tc>
        <w:tc>
          <w:tcPr>
            <w:tcW w:w="2204" w:type="dxa"/>
            <w:tcBorders>
              <w:bottom w:val="single" w:sz="4" w:space="0" w:color="000000"/>
            </w:tcBorders>
            <w:vAlign w:val="center"/>
          </w:tcPr>
          <w:p w14:paraId="7E960964" w14:textId="77777777" w:rsidR="0066585C" w:rsidRPr="00F502B3" w:rsidRDefault="0066585C" w:rsidP="0066585C">
            <w:pPr>
              <w:jc w:val="center"/>
              <w:rPr>
                <w:rFonts w:ascii="Calibri" w:hAnsi="Calibri"/>
                <w:sz w:val="18"/>
                <w:szCs w:val="18"/>
              </w:rPr>
            </w:pPr>
          </w:p>
        </w:tc>
      </w:tr>
      <w:tr w:rsidR="0066585C" w14:paraId="7E960969" w14:textId="77777777" w:rsidTr="00E87FCD">
        <w:tc>
          <w:tcPr>
            <w:tcW w:w="590" w:type="dxa"/>
            <w:tcBorders>
              <w:top w:val="single" w:sz="4" w:space="0" w:color="000000"/>
            </w:tcBorders>
            <w:vAlign w:val="center"/>
          </w:tcPr>
          <w:p w14:paraId="7E960966" w14:textId="77777777" w:rsidR="0066585C" w:rsidRPr="00F502B3" w:rsidRDefault="0066585C" w:rsidP="0066585C">
            <w:pPr>
              <w:jc w:val="center"/>
              <w:rPr>
                <w:rFonts w:ascii="Calibri" w:hAnsi="Calibri"/>
                <w:sz w:val="18"/>
                <w:szCs w:val="18"/>
              </w:rPr>
            </w:pPr>
            <w:r w:rsidRPr="00F502B3">
              <w:rPr>
                <w:rFonts w:ascii="Calibri" w:hAnsi="Calibri"/>
                <w:sz w:val="18"/>
                <w:szCs w:val="18"/>
              </w:rPr>
              <w:t>07</w:t>
            </w:r>
          </w:p>
        </w:tc>
        <w:tc>
          <w:tcPr>
            <w:tcW w:w="4925" w:type="dxa"/>
            <w:gridSpan w:val="4"/>
            <w:tcBorders>
              <w:top w:val="single" w:sz="4" w:space="0" w:color="000000"/>
            </w:tcBorders>
            <w:vAlign w:val="center"/>
          </w:tcPr>
          <w:p w14:paraId="7E960967" w14:textId="7A7C2AE6" w:rsidR="0066585C" w:rsidRDefault="0066585C" w:rsidP="0066585C">
            <w:pPr>
              <w:rPr>
                <w:rFonts w:ascii="Calibri" w:hAnsi="Calibri"/>
                <w:sz w:val="18"/>
                <w:szCs w:val="18"/>
              </w:rPr>
            </w:pPr>
            <w:r w:rsidRPr="00F502B3">
              <w:rPr>
                <w:rFonts w:ascii="Calibri" w:hAnsi="Calibri"/>
                <w:sz w:val="18"/>
                <w:szCs w:val="18"/>
              </w:rPr>
              <w:t>Number of Fans Used to Pressurize Home</w:t>
            </w:r>
          </w:p>
        </w:tc>
        <w:tc>
          <w:tcPr>
            <w:tcW w:w="5501" w:type="dxa"/>
            <w:gridSpan w:val="4"/>
            <w:tcBorders>
              <w:top w:val="single" w:sz="4" w:space="0" w:color="000000"/>
            </w:tcBorders>
            <w:vAlign w:val="center"/>
          </w:tcPr>
          <w:p w14:paraId="7E960968" w14:textId="77777777" w:rsidR="0066585C" w:rsidRPr="00F502B3" w:rsidRDefault="0066585C" w:rsidP="0066585C">
            <w:pPr>
              <w:rPr>
                <w:rFonts w:ascii="Calibri" w:hAnsi="Calibri"/>
                <w:sz w:val="18"/>
                <w:szCs w:val="18"/>
              </w:rPr>
            </w:pPr>
          </w:p>
        </w:tc>
      </w:tr>
      <w:tr w:rsidR="0066585C" w14:paraId="7E96096E" w14:textId="77777777" w:rsidTr="0066585C">
        <w:tc>
          <w:tcPr>
            <w:tcW w:w="2765" w:type="dxa"/>
            <w:gridSpan w:val="3"/>
            <w:vAlign w:val="center"/>
          </w:tcPr>
          <w:p w14:paraId="7E96096A" w14:textId="77777777" w:rsidR="0066585C" w:rsidRPr="00F502B3" w:rsidRDefault="0066585C" w:rsidP="0066585C">
            <w:pPr>
              <w:jc w:val="center"/>
              <w:rPr>
                <w:rFonts w:ascii="Calibri" w:hAnsi="Calibri"/>
                <w:sz w:val="18"/>
                <w:szCs w:val="18"/>
              </w:rPr>
            </w:pPr>
            <w:r w:rsidRPr="00F502B3">
              <w:rPr>
                <w:rFonts w:ascii="Calibri" w:hAnsi="Calibri"/>
                <w:sz w:val="18"/>
                <w:szCs w:val="18"/>
              </w:rPr>
              <w:t>08</w:t>
            </w:r>
          </w:p>
        </w:tc>
        <w:tc>
          <w:tcPr>
            <w:tcW w:w="2750" w:type="dxa"/>
            <w:gridSpan w:val="2"/>
            <w:vAlign w:val="center"/>
          </w:tcPr>
          <w:p w14:paraId="7E96096B" w14:textId="77777777" w:rsidR="0066585C" w:rsidRPr="00F502B3" w:rsidRDefault="0066585C" w:rsidP="0066585C">
            <w:pPr>
              <w:jc w:val="center"/>
              <w:rPr>
                <w:rFonts w:ascii="Calibri" w:hAnsi="Calibri"/>
                <w:sz w:val="18"/>
                <w:szCs w:val="18"/>
              </w:rPr>
            </w:pPr>
            <w:r w:rsidRPr="00F502B3">
              <w:rPr>
                <w:rFonts w:ascii="Calibri" w:hAnsi="Calibri"/>
                <w:sz w:val="18"/>
                <w:szCs w:val="18"/>
              </w:rPr>
              <w:t>09</w:t>
            </w:r>
          </w:p>
        </w:tc>
        <w:tc>
          <w:tcPr>
            <w:tcW w:w="2750" w:type="dxa"/>
            <w:gridSpan w:val="2"/>
            <w:vAlign w:val="center"/>
          </w:tcPr>
          <w:p w14:paraId="7E96096C" w14:textId="77777777" w:rsidR="0066585C" w:rsidRPr="00F502B3" w:rsidRDefault="0066585C" w:rsidP="0066585C">
            <w:pPr>
              <w:jc w:val="center"/>
              <w:rPr>
                <w:rFonts w:ascii="Calibri" w:hAnsi="Calibri"/>
                <w:sz w:val="18"/>
                <w:szCs w:val="18"/>
              </w:rPr>
            </w:pPr>
            <w:r w:rsidRPr="00F502B3">
              <w:rPr>
                <w:rFonts w:ascii="Calibri" w:hAnsi="Calibri"/>
                <w:sz w:val="18"/>
                <w:szCs w:val="18"/>
              </w:rPr>
              <w:t>10</w:t>
            </w:r>
          </w:p>
        </w:tc>
        <w:tc>
          <w:tcPr>
            <w:tcW w:w="2751" w:type="dxa"/>
            <w:gridSpan w:val="2"/>
            <w:vAlign w:val="center"/>
          </w:tcPr>
          <w:p w14:paraId="7E96096D" w14:textId="77777777" w:rsidR="0066585C" w:rsidRPr="00F502B3" w:rsidRDefault="0066585C" w:rsidP="0066585C">
            <w:pPr>
              <w:jc w:val="center"/>
              <w:rPr>
                <w:rFonts w:ascii="Calibri" w:hAnsi="Calibri"/>
                <w:sz w:val="18"/>
                <w:szCs w:val="18"/>
              </w:rPr>
            </w:pPr>
            <w:r w:rsidRPr="00F502B3">
              <w:rPr>
                <w:rFonts w:ascii="Calibri" w:hAnsi="Calibri"/>
                <w:sz w:val="18"/>
                <w:szCs w:val="18"/>
              </w:rPr>
              <w:t>11</w:t>
            </w:r>
          </w:p>
        </w:tc>
      </w:tr>
      <w:tr w:rsidR="0066585C" w14:paraId="7E960973" w14:textId="77777777" w:rsidTr="0066585C">
        <w:tc>
          <w:tcPr>
            <w:tcW w:w="2765" w:type="dxa"/>
            <w:gridSpan w:val="3"/>
            <w:vAlign w:val="center"/>
          </w:tcPr>
          <w:p w14:paraId="7E96096F" w14:textId="77777777" w:rsidR="0066585C" w:rsidRPr="00F502B3" w:rsidRDefault="0066585C" w:rsidP="0066585C">
            <w:pPr>
              <w:jc w:val="center"/>
              <w:rPr>
                <w:rFonts w:ascii="Calibri" w:hAnsi="Calibri"/>
                <w:sz w:val="18"/>
                <w:szCs w:val="18"/>
              </w:rPr>
            </w:pPr>
            <w:r w:rsidRPr="00F502B3">
              <w:rPr>
                <w:rFonts w:ascii="Calibri" w:hAnsi="Calibri"/>
                <w:sz w:val="18"/>
                <w:szCs w:val="18"/>
              </w:rPr>
              <w:t>Fan Make</w:t>
            </w:r>
          </w:p>
        </w:tc>
        <w:tc>
          <w:tcPr>
            <w:tcW w:w="2750" w:type="dxa"/>
            <w:gridSpan w:val="2"/>
            <w:vAlign w:val="center"/>
          </w:tcPr>
          <w:p w14:paraId="7E960970" w14:textId="77777777" w:rsidR="0066585C" w:rsidRPr="00F502B3" w:rsidRDefault="0066585C" w:rsidP="0066585C">
            <w:pPr>
              <w:jc w:val="center"/>
              <w:rPr>
                <w:rFonts w:ascii="Calibri" w:hAnsi="Calibri"/>
                <w:sz w:val="18"/>
                <w:szCs w:val="18"/>
              </w:rPr>
            </w:pPr>
            <w:r w:rsidRPr="00F502B3">
              <w:rPr>
                <w:rFonts w:ascii="Calibri" w:hAnsi="Calibri"/>
                <w:sz w:val="18"/>
                <w:szCs w:val="18"/>
              </w:rPr>
              <w:t>Fan Model</w:t>
            </w:r>
          </w:p>
        </w:tc>
        <w:tc>
          <w:tcPr>
            <w:tcW w:w="2750" w:type="dxa"/>
            <w:gridSpan w:val="2"/>
            <w:vAlign w:val="center"/>
          </w:tcPr>
          <w:p w14:paraId="7E960971" w14:textId="77777777" w:rsidR="0066585C" w:rsidRPr="00F502B3" w:rsidRDefault="0066585C" w:rsidP="0066585C">
            <w:pPr>
              <w:jc w:val="center"/>
              <w:rPr>
                <w:rFonts w:ascii="Calibri" w:hAnsi="Calibri"/>
                <w:sz w:val="18"/>
                <w:szCs w:val="18"/>
              </w:rPr>
            </w:pPr>
            <w:r w:rsidRPr="00F502B3">
              <w:rPr>
                <w:rFonts w:ascii="Calibri" w:hAnsi="Calibri"/>
                <w:sz w:val="18"/>
                <w:szCs w:val="18"/>
              </w:rPr>
              <w:t>Fan Serial Number</w:t>
            </w:r>
          </w:p>
        </w:tc>
        <w:tc>
          <w:tcPr>
            <w:tcW w:w="2751" w:type="dxa"/>
            <w:gridSpan w:val="2"/>
            <w:vAlign w:val="center"/>
          </w:tcPr>
          <w:p w14:paraId="7E960972" w14:textId="77777777" w:rsidR="0066585C" w:rsidRPr="00F502B3" w:rsidRDefault="0066585C" w:rsidP="00E87FCD">
            <w:pPr>
              <w:jc w:val="center"/>
              <w:rPr>
                <w:rFonts w:ascii="Calibri" w:hAnsi="Calibri"/>
                <w:sz w:val="18"/>
                <w:szCs w:val="18"/>
              </w:rPr>
            </w:pPr>
            <w:r w:rsidRPr="00F502B3">
              <w:rPr>
                <w:rFonts w:ascii="Calibri" w:hAnsi="Calibri"/>
                <w:sz w:val="18"/>
                <w:szCs w:val="18"/>
              </w:rPr>
              <w:t xml:space="preserve">Fan </w:t>
            </w:r>
            <w:r w:rsidR="00E87FCD">
              <w:rPr>
                <w:rFonts w:ascii="Calibri" w:hAnsi="Calibri"/>
                <w:sz w:val="18"/>
                <w:szCs w:val="18"/>
              </w:rPr>
              <w:t>C</w:t>
            </w:r>
            <w:r w:rsidRPr="00F502B3">
              <w:rPr>
                <w:rFonts w:ascii="Calibri" w:hAnsi="Calibri"/>
                <w:sz w:val="18"/>
                <w:szCs w:val="18"/>
              </w:rPr>
              <w:t>onfiguration (rings)</w:t>
            </w:r>
          </w:p>
        </w:tc>
      </w:tr>
      <w:tr w:rsidR="0066585C" w14:paraId="7E960978" w14:textId="77777777" w:rsidTr="0066585C">
        <w:tc>
          <w:tcPr>
            <w:tcW w:w="2765" w:type="dxa"/>
            <w:gridSpan w:val="3"/>
            <w:vAlign w:val="center"/>
          </w:tcPr>
          <w:p w14:paraId="7E960974" w14:textId="77777777" w:rsidR="0066585C" w:rsidRPr="00F502B3" w:rsidRDefault="0066585C" w:rsidP="0066585C">
            <w:pPr>
              <w:jc w:val="center"/>
              <w:rPr>
                <w:rFonts w:ascii="Calibri" w:hAnsi="Calibri"/>
                <w:sz w:val="18"/>
                <w:szCs w:val="18"/>
              </w:rPr>
            </w:pPr>
          </w:p>
        </w:tc>
        <w:tc>
          <w:tcPr>
            <w:tcW w:w="2750" w:type="dxa"/>
            <w:gridSpan w:val="2"/>
            <w:vAlign w:val="center"/>
          </w:tcPr>
          <w:p w14:paraId="7E960975" w14:textId="77777777" w:rsidR="0066585C" w:rsidRPr="00F502B3" w:rsidRDefault="0066585C" w:rsidP="0066585C">
            <w:pPr>
              <w:jc w:val="center"/>
              <w:rPr>
                <w:rFonts w:ascii="Calibri" w:hAnsi="Calibri"/>
                <w:sz w:val="18"/>
                <w:szCs w:val="18"/>
              </w:rPr>
            </w:pPr>
          </w:p>
        </w:tc>
        <w:tc>
          <w:tcPr>
            <w:tcW w:w="2750" w:type="dxa"/>
            <w:gridSpan w:val="2"/>
            <w:vAlign w:val="center"/>
          </w:tcPr>
          <w:p w14:paraId="7E960976" w14:textId="77777777" w:rsidR="0066585C" w:rsidRPr="00F502B3" w:rsidRDefault="0066585C" w:rsidP="0066585C">
            <w:pPr>
              <w:jc w:val="center"/>
              <w:rPr>
                <w:rFonts w:ascii="Calibri" w:hAnsi="Calibri"/>
                <w:sz w:val="18"/>
                <w:szCs w:val="18"/>
              </w:rPr>
            </w:pPr>
          </w:p>
        </w:tc>
        <w:tc>
          <w:tcPr>
            <w:tcW w:w="2751" w:type="dxa"/>
            <w:gridSpan w:val="2"/>
            <w:vAlign w:val="center"/>
          </w:tcPr>
          <w:p w14:paraId="7E960977" w14:textId="77777777" w:rsidR="0066585C" w:rsidRPr="00F502B3" w:rsidRDefault="0066585C" w:rsidP="0066585C">
            <w:pPr>
              <w:jc w:val="center"/>
              <w:rPr>
                <w:rFonts w:ascii="Calibri" w:hAnsi="Calibri"/>
                <w:sz w:val="18"/>
                <w:szCs w:val="18"/>
              </w:rPr>
            </w:pPr>
          </w:p>
        </w:tc>
      </w:tr>
      <w:tr w:rsidR="0066585C" w14:paraId="7E96097D" w14:textId="77777777" w:rsidTr="0066585C">
        <w:tc>
          <w:tcPr>
            <w:tcW w:w="2765" w:type="dxa"/>
            <w:gridSpan w:val="3"/>
            <w:vAlign w:val="center"/>
          </w:tcPr>
          <w:p w14:paraId="7E960979" w14:textId="77777777" w:rsidR="0066585C" w:rsidRPr="00F502B3" w:rsidRDefault="0066585C" w:rsidP="0066585C">
            <w:pPr>
              <w:jc w:val="center"/>
              <w:rPr>
                <w:rFonts w:ascii="Calibri" w:hAnsi="Calibri"/>
                <w:sz w:val="18"/>
                <w:szCs w:val="18"/>
              </w:rPr>
            </w:pPr>
          </w:p>
        </w:tc>
        <w:tc>
          <w:tcPr>
            <w:tcW w:w="2750" w:type="dxa"/>
            <w:gridSpan w:val="2"/>
            <w:vAlign w:val="center"/>
          </w:tcPr>
          <w:p w14:paraId="7E96097A" w14:textId="77777777" w:rsidR="0066585C" w:rsidRPr="00F502B3" w:rsidRDefault="0066585C" w:rsidP="0066585C">
            <w:pPr>
              <w:jc w:val="center"/>
              <w:rPr>
                <w:rFonts w:ascii="Calibri" w:hAnsi="Calibri"/>
                <w:sz w:val="18"/>
                <w:szCs w:val="18"/>
              </w:rPr>
            </w:pPr>
          </w:p>
        </w:tc>
        <w:tc>
          <w:tcPr>
            <w:tcW w:w="2750" w:type="dxa"/>
            <w:gridSpan w:val="2"/>
            <w:vAlign w:val="center"/>
          </w:tcPr>
          <w:p w14:paraId="7E96097B" w14:textId="77777777" w:rsidR="0066585C" w:rsidRPr="00F502B3" w:rsidRDefault="0066585C" w:rsidP="0066585C">
            <w:pPr>
              <w:jc w:val="center"/>
              <w:rPr>
                <w:rFonts w:ascii="Calibri" w:hAnsi="Calibri"/>
                <w:sz w:val="18"/>
                <w:szCs w:val="18"/>
              </w:rPr>
            </w:pPr>
          </w:p>
        </w:tc>
        <w:tc>
          <w:tcPr>
            <w:tcW w:w="2751" w:type="dxa"/>
            <w:gridSpan w:val="2"/>
            <w:vAlign w:val="center"/>
          </w:tcPr>
          <w:p w14:paraId="7E96097C" w14:textId="77777777" w:rsidR="0066585C" w:rsidRPr="00F502B3" w:rsidRDefault="0066585C" w:rsidP="0066585C">
            <w:pPr>
              <w:jc w:val="center"/>
              <w:rPr>
                <w:rFonts w:ascii="Calibri" w:hAnsi="Calibri"/>
                <w:sz w:val="18"/>
                <w:szCs w:val="18"/>
              </w:rPr>
            </w:pPr>
          </w:p>
        </w:tc>
      </w:tr>
    </w:tbl>
    <w:p w14:paraId="7E96097E" w14:textId="77777777" w:rsidR="0066585C" w:rsidRDefault="0066585C" w:rsidP="0066585C"/>
    <w:tbl>
      <w:tblPr>
        <w:tblW w:w="5001"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90"/>
        <w:gridCol w:w="4651"/>
        <w:gridCol w:w="5777"/>
      </w:tblGrid>
      <w:tr w:rsidR="0066585C" w:rsidRPr="00C77D58" w14:paraId="7E960980" w14:textId="77777777" w:rsidTr="0066585C">
        <w:tc>
          <w:tcPr>
            <w:tcW w:w="11018" w:type="dxa"/>
            <w:gridSpan w:val="3"/>
          </w:tcPr>
          <w:p w14:paraId="7E96097F" w14:textId="77777777" w:rsidR="0066585C" w:rsidRPr="00C77D58" w:rsidRDefault="0066585C" w:rsidP="00E87FC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3F0913">
              <w:rPr>
                <w:rFonts w:ascii="Calibri" w:hAnsi="Calibri"/>
                <w:b/>
                <w:szCs w:val="18"/>
              </w:rPr>
              <w:t xml:space="preserve">C. Envelope Leakage </w:t>
            </w:r>
            <w:r w:rsidR="00CC0F45" w:rsidRPr="003F0913">
              <w:rPr>
                <w:rFonts w:ascii="Calibri" w:hAnsi="Calibri"/>
                <w:b/>
                <w:szCs w:val="18"/>
              </w:rPr>
              <w:t>Worksheet</w:t>
            </w:r>
            <w:r w:rsidR="00550391" w:rsidRPr="003F0913">
              <w:rPr>
                <w:rFonts w:ascii="Calibri" w:hAnsi="Calibri"/>
                <w:b/>
                <w:szCs w:val="18"/>
              </w:rPr>
              <w:t xml:space="preserve"> </w:t>
            </w:r>
            <w:r w:rsidR="00E87FCD" w:rsidRPr="003F0913">
              <w:rPr>
                <w:rFonts w:ascii="Calibri" w:hAnsi="Calibri"/>
                <w:b/>
                <w:szCs w:val="18"/>
              </w:rPr>
              <w:t xml:space="preserve">- </w:t>
            </w:r>
            <w:r w:rsidR="00550391" w:rsidRPr="003F0913">
              <w:rPr>
                <w:rFonts w:ascii="Calibri" w:hAnsi="Calibri"/>
                <w:b/>
                <w:szCs w:val="18"/>
              </w:rPr>
              <w:t xml:space="preserve">Depressurization - </w:t>
            </w:r>
            <w:r w:rsidRPr="003F0913">
              <w:rPr>
                <w:rFonts w:ascii="Calibri" w:hAnsi="Calibri"/>
                <w:b/>
                <w:szCs w:val="18"/>
              </w:rPr>
              <w:t>MCH24a - Single Point Air Tightness Test With Manual Meter</w:t>
            </w:r>
            <w:r w:rsidRPr="003F0913">
              <w:rPr>
                <w:rFonts w:ascii="Calibri" w:hAnsi="Calibri"/>
                <w:szCs w:val="18"/>
              </w:rPr>
              <w:t xml:space="preserve"> </w:t>
            </w:r>
          </w:p>
        </w:tc>
      </w:tr>
      <w:tr w:rsidR="003218FD" w:rsidRPr="00C77D58" w14:paraId="7E960984" w14:textId="77777777" w:rsidTr="0066585C">
        <w:tc>
          <w:tcPr>
            <w:tcW w:w="590" w:type="dxa"/>
            <w:vAlign w:val="center"/>
          </w:tcPr>
          <w:p w14:paraId="7E960981" w14:textId="77777777" w:rsidR="003218FD" w:rsidRPr="00A42BCC" w:rsidRDefault="003218FD" w:rsidP="003218F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01</w:t>
            </w:r>
          </w:p>
        </w:tc>
        <w:tc>
          <w:tcPr>
            <w:tcW w:w="4651" w:type="dxa"/>
            <w:vAlign w:val="center"/>
          </w:tcPr>
          <w:p w14:paraId="7E960982" w14:textId="0886A455" w:rsidR="003218FD" w:rsidRDefault="003218FD" w:rsidP="00E87FC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 xml:space="preserve">Time </w:t>
            </w:r>
            <w:r w:rsidR="00E87FCD">
              <w:rPr>
                <w:rFonts w:asciiTheme="minorHAnsi" w:hAnsiTheme="minorHAnsi"/>
                <w:sz w:val="18"/>
                <w:szCs w:val="18"/>
              </w:rPr>
              <w:t>A</w:t>
            </w:r>
            <w:r>
              <w:rPr>
                <w:rFonts w:asciiTheme="minorHAnsi" w:hAnsiTheme="minorHAnsi"/>
                <w:sz w:val="18"/>
                <w:szCs w:val="18"/>
              </w:rPr>
              <w:t xml:space="preserve">verage </w:t>
            </w:r>
            <w:r w:rsidR="00E87FCD">
              <w:rPr>
                <w:rFonts w:asciiTheme="minorHAnsi" w:hAnsiTheme="minorHAnsi"/>
                <w:sz w:val="18"/>
                <w:szCs w:val="18"/>
              </w:rPr>
              <w:t>P</w:t>
            </w:r>
            <w:r>
              <w:rPr>
                <w:rFonts w:asciiTheme="minorHAnsi" w:hAnsiTheme="minorHAnsi"/>
                <w:sz w:val="18"/>
                <w:szCs w:val="18"/>
              </w:rPr>
              <w:t xml:space="preserve">eriod of </w:t>
            </w:r>
            <w:r w:rsidR="00E87FCD">
              <w:rPr>
                <w:rFonts w:asciiTheme="minorHAnsi" w:hAnsiTheme="minorHAnsi"/>
                <w:sz w:val="18"/>
                <w:szCs w:val="18"/>
              </w:rPr>
              <w:t>M</w:t>
            </w:r>
            <w:r>
              <w:rPr>
                <w:rFonts w:asciiTheme="minorHAnsi" w:hAnsiTheme="minorHAnsi"/>
                <w:sz w:val="18"/>
                <w:szCs w:val="18"/>
              </w:rPr>
              <w:t>eter</w:t>
            </w:r>
          </w:p>
        </w:tc>
        <w:tc>
          <w:tcPr>
            <w:tcW w:w="5777" w:type="dxa"/>
            <w:vAlign w:val="center"/>
          </w:tcPr>
          <w:p w14:paraId="7E960983" w14:textId="77777777" w:rsidR="003218FD" w:rsidRPr="001046D3" w:rsidRDefault="003218FD" w:rsidP="0066585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p>
        </w:tc>
      </w:tr>
      <w:tr w:rsidR="003218FD" w:rsidRPr="00C77D58" w14:paraId="7E960988" w14:textId="77777777" w:rsidTr="0066585C">
        <w:tc>
          <w:tcPr>
            <w:tcW w:w="590" w:type="dxa"/>
            <w:vAlign w:val="center"/>
          </w:tcPr>
          <w:p w14:paraId="7E960985" w14:textId="77777777" w:rsidR="003218FD" w:rsidRPr="00A42BCC" w:rsidRDefault="003218FD" w:rsidP="003218F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02</w:t>
            </w:r>
          </w:p>
        </w:tc>
        <w:tc>
          <w:tcPr>
            <w:tcW w:w="4651" w:type="dxa"/>
            <w:vAlign w:val="center"/>
          </w:tcPr>
          <w:p w14:paraId="7E960986" w14:textId="305AFE36" w:rsidR="003218FD" w:rsidRDefault="003218FD" w:rsidP="003218F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Test Methodology</w:t>
            </w:r>
          </w:p>
        </w:tc>
        <w:tc>
          <w:tcPr>
            <w:tcW w:w="5777" w:type="dxa"/>
            <w:vAlign w:val="center"/>
          </w:tcPr>
          <w:p w14:paraId="7E960987" w14:textId="77777777" w:rsidR="003218FD" w:rsidRPr="001046D3" w:rsidRDefault="00550391" w:rsidP="003D03C9">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Pr>
                <w:rFonts w:ascii="Calibri" w:hAnsi="Calibri"/>
                <w:sz w:val="18"/>
                <w:szCs w:val="18"/>
              </w:rPr>
              <w:t>Depressurization</w:t>
            </w:r>
          </w:p>
        </w:tc>
      </w:tr>
      <w:tr w:rsidR="003218FD" w:rsidRPr="00C77D58" w14:paraId="7E96098C" w14:textId="77777777" w:rsidTr="0066585C">
        <w:tc>
          <w:tcPr>
            <w:tcW w:w="590" w:type="dxa"/>
            <w:vAlign w:val="center"/>
          </w:tcPr>
          <w:p w14:paraId="7E960989" w14:textId="77777777" w:rsidR="003218FD" w:rsidRPr="00A42BCC" w:rsidRDefault="003218FD" w:rsidP="003218F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03</w:t>
            </w:r>
          </w:p>
        </w:tc>
        <w:tc>
          <w:tcPr>
            <w:tcW w:w="4651" w:type="dxa"/>
            <w:vAlign w:val="center"/>
          </w:tcPr>
          <w:p w14:paraId="7E96098A" w14:textId="2DD73356" w:rsidR="003218FD" w:rsidRDefault="003218FD" w:rsidP="003218F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Baseline Building Pressure Reading #1</w:t>
            </w:r>
          </w:p>
        </w:tc>
        <w:tc>
          <w:tcPr>
            <w:tcW w:w="5777" w:type="dxa"/>
            <w:vAlign w:val="center"/>
          </w:tcPr>
          <w:p w14:paraId="7E96098B" w14:textId="77777777" w:rsidR="003218FD" w:rsidRPr="001046D3" w:rsidRDefault="003218FD" w:rsidP="0066585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p>
        </w:tc>
      </w:tr>
      <w:tr w:rsidR="003218FD" w:rsidRPr="00C77D58" w14:paraId="7E960990" w14:textId="77777777" w:rsidTr="0066585C">
        <w:tc>
          <w:tcPr>
            <w:tcW w:w="590" w:type="dxa"/>
            <w:vAlign w:val="center"/>
          </w:tcPr>
          <w:p w14:paraId="7E96098D" w14:textId="77777777" w:rsidR="003218FD" w:rsidRPr="00A42BCC" w:rsidRDefault="003218FD" w:rsidP="003218F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04</w:t>
            </w:r>
          </w:p>
        </w:tc>
        <w:tc>
          <w:tcPr>
            <w:tcW w:w="4651" w:type="dxa"/>
            <w:vAlign w:val="center"/>
          </w:tcPr>
          <w:p w14:paraId="7E96098E" w14:textId="33D93C4A" w:rsidR="003218FD" w:rsidRDefault="003218FD" w:rsidP="003218F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Baseline Building Pressure Reading #2</w:t>
            </w:r>
          </w:p>
        </w:tc>
        <w:tc>
          <w:tcPr>
            <w:tcW w:w="5777" w:type="dxa"/>
            <w:vAlign w:val="center"/>
          </w:tcPr>
          <w:p w14:paraId="7E96098F" w14:textId="77777777" w:rsidR="003218FD" w:rsidRPr="001046D3" w:rsidRDefault="003218FD" w:rsidP="0066585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p>
        </w:tc>
      </w:tr>
      <w:tr w:rsidR="003218FD" w:rsidRPr="00C77D58" w14:paraId="7E960994" w14:textId="77777777" w:rsidTr="0066585C">
        <w:tc>
          <w:tcPr>
            <w:tcW w:w="590" w:type="dxa"/>
            <w:vAlign w:val="center"/>
          </w:tcPr>
          <w:p w14:paraId="7E960991" w14:textId="77777777" w:rsidR="003218FD" w:rsidRPr="00A42BCC" w:rsidRDefault="003218FD" w:rsidP="003218F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05</w:t>
            </w:r>
          </w:p>
        </w:tc>
        <w:tc>
          <w:tcPr>
            <w:tcW w:w="4651" w:type="dxa"/>
            <w:vAlign w:val="center"/>
          </w:tcPr>
          <w:p w14:paraId="7E960992" w14:textId="2FEAB8C0" w:rsidR="003218FD" w:rsidRDefault="003218FD" w:rsidP="003218F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Baseline Building Pressure Reading #3</w:t>
            </w:r>
          </w:p>
        </w:tc>
        <w:tc>
          <w:tcPr>
            <w:tcW w:w="5777" w:type="dxa"/>
            <w:vAlign w:val="center"/>
          </w:tcPr>
          <w:p w14:paraId="7E960993" w14:textId="77777777" w:rsidR="003218FD" w:rsidRPr="001046D3" w:rsidRDefault="003218FD" w:rsidP="0066585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p>
        </w:tc>
      </w:tr>
      <w:tr w:rsidR="003218FD" w:rsidRPr="00C77D58" w14:paraId="7E960998" w14:textId="77777777" w:rsidTr="0066585C">
        <w:tc>
          <w:tcPr>
            <w:tcW w:w="590" w:type="dxa"/>
            <w:vAlign w:val="center"/>
          </w:tcPr>
          <w:p w14:paraId="7E960995" w14:textId="77777777" w:rsidR="003218FD" w:rsidRPr="00A42BCC" w:rsidRDefault="003218FD" w:rsidP="003218F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06</w:t>
            </w:r>
          </w:p>
        </w:tc>
        <w:tc>
          <w:tcPr>
            <w:tcW w:w="4651" w:type="dxa"/>
            <w:vAlign w:val="center"/>
          </w:tcPr>
          <w:p w14:paraId="7E960996" w14:textId="5ABE7DBB" w:rsidR="003218FD" w:rsidRDefault="003218FD" w:rsidP="003218F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Baseline Building Pressure Reading #4</w:t>
            </w:r>
          </w:p>
        </w:tc>
        <w:tc>
          <w:tcPr>
            <w:tcW w:w="5777" w:type="dxa"/>
            <w:vAlign w:val="center"/>
          </w:tcPr>
          <w:p w14:paraId="7E960997" w14:textId="77777777" w:rsidR="003218FD" w:rsidRPr="001046D3" w:rsidRDefault="003218FD" w:rsidP="0066585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p>
        </w:tc>
      </w:tr>
      <w:tr w:rsidR="003218FD" w:rsidRPr="00C77D58" w14:paraId="7E96099C" w14:textId="77777777" w:rsidTr="0066585C">
        <w:tc>
          <w:tcPr>
            <w:tcW w:w="590" w:type="dxa"/>
            <w:vAlign w:val="center"/>
          </w:tcPr>
          <w:p w14:paraId="7E960999" w14:textId="77777777" w:rsidR="003218FD" w:rsidRPr="00A42BCC" w:rsidRDefault="003218FD" w:rsidP="003218F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07</w:t>
            </w:r>
          </w:p>
        </w:tc>
        <w:tc>
          <w:tcPr>
            <w:tcW w:w="4651" w:type="dxa"/>
            <w:vAlign w:val="center"/>
          </w:tcPr>
          <w:p w14:paraId="7E96099A" w14:textId="58EA62EC" w:rsidR="003218FD" w:rsidRDefault="003218FD" w:rsidP="003218F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Baseline Building Pressure Reading #5</w:t>
            </w:r>
          </w:p>
        </w:tc>
        <w:tc>
          <w:tcPr>
            <w:tcW w:w="5777" w:type="dxa"/>
            <w:vAlign w:val="center"/>
          </w:tcPr>
          <w:p w14:paraId="7E96099B" w14:textId="77777777" w:rsidR="003218FD" w:rsidRPr="001046D3" w:rsidRDefault="003218FD" w:rsidP="0066585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p>
        </w:tc>
      </w:tr>
      <w:tr w:rsidR="003218FD" w:rsidRPr="00C77D58" w14:paraId="7E9609A0" w14:textId="77777777" w:rsidTr="0066585C">
        <w:tc>
          <w:tcPr>
            <w:tcW w:w="590" w:type="dxa"/>
            <w:vAlign w:val="center"/>
          </w:tcPr>
          <w:p w14:paraId="7E96099D" w14:textId="77777777" w:rsidR="003218FD" w:rsidRPr="00A42BCC" w:rsidRDefault="003218FD" w:rsidP="003218F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08</w:t>
            </w:r>
          </w:p>
        </w:tc>
        <w:tc>
          <w:tcPr>
            <w:tcW w:w="4651" w:type="dxa"/>
            <w:vAlign w:val="center"/>
          </w:tcPr>
          <w:p w14:paraId="7E96099E" w14:textId="32E1D878" w:rsidR="003218FD" w:rsidRDefault="003218FD" w:rsidP="003218F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Baseline Range</w:t>
            </w:r>
          </w:p>
        </w:tc>
        <w:tc>
          <w:tcPr>
            <w:tcW w:w="5777" w:type="dxa"/>
            <w:vAlign w:val="center"/>
          </w:tcPr>
          <w:p w14:paraId="7E96099F" w14:textId="77777777" w:rsidR="003218FD" w:rsidRPr="001046D3" w:rsidRDefault="003218FD" w:rsidP="0066585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p>
        </w:tc>
      </w:tr>
      <w:tr w:rsidR="003218FD" w:rsidRPr="00C77D58" w14:paraId="7E9609A4" w14:textId="77777777" w:rsidTr="0066585C">
        <w:tc>
          <w:tcPr>
            <w:tcW w:w="590" w:type="dxa"/>
            <w:vAlign w:val="center"/>
          </w:tcPr>
          <w:p w14:paraId="7E9609A1" w14:textId="77777777" w:rsidR="003218FD" w:rsidRPr="00A42BCC" w:rsidRDefault="003218FD" w:rsidP="003218F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09</w:t>
            </w:r>
          </w:p>
        </w:tc>
        <w:tc>
          <w:tcPr>
            <w:tcW w:w="4651" w:type="dxa"/>
            <w:vAlign w:val="center"/>
          </w:tcPr>
          <w:p w14:paraId="7E9609A2" w14:textId="1D3A3A2E" w:rsidR="003218FD" w:rsidRDefault="003218FD" w:rsidP="003218F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Accuracy Level</w:t>
            </w:r>
          </w:p>
        </w:tc>
        <w:tc>
          <w:tcPr>
            <w:tcW w:w="5777" w:type="dxa"/>
            <w:vAlign w:val="center"/>
          </w:tcPr>
          <w:p w14:paraId="7E9609A3" w14:textId="77777777" w:rsidR="003218FD" w:rsidRPr="001046D3" w:rsidRDefault="003218FD" w:rsidP="0066585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p>
        </w:tc>
      </w:tr>
      <w:tr w:rsidR="003218FD" w:rsidRPr="00C77D58" w14:paraId="7E9609A8" w14:textId="77777777" w:rsidTr="0066585C">
        <w:tc>
          <w:tcPr>
            <w:tcW w:w="590" w:type="dxa"/>
            <w:vAlign w:val="center"/>
          </w:tcPr>
          <w:p w14:paraId="7E9609A5" w14:textId="77777777" w:rsidR="003218FD" w:rsidRPr="00A42BCC" w:rsidRDefault="003218FD" w:rsidP="003218F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10</w:t>
            </w:r>
          </w:p>
        </w:tc>
        <w:tc>
          <w:tcPr>
            <w:tcW w:w="4651" w:type="dxa"/>
            <w:vAlign w:val="center"/>
          </w:tcPr>
          <w:p w14:paraId="7E9609A6" w14:textId="5DD6AE3B" w:rsidR="003218FD" w:rsidRDefault="003218FD" w:rsidP="003218F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Average Baseline Building Pressure Reading</w:t>
            </w:r>
          </w:p>
        </w:tc>
        <w:tc>
          <w:tcPr>
            <w:tcW w:w="5777" w:type="dxa"/>
            <w:vAlign w:val="center"/>
          </w:tcPr>
          <w:p w14:paraId="7E9609A7" w14:textId="77777777" w:rsidR="003218FD" w:rsidRPr="001046D3" w:rsidRDefault="003218FD" w:rsidP="0066585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p>
        </w:tc>
      </w:tr>
      <w:tr w:rsidR="003218FD" w:rsidRPr="00C77D58" w14:paraId="7E9609AC" w14:textId="77777777" w:rsidTr="0066585C">
        <w:tc>
          <w:tcPr>
            <w:tcW w:w="590" w:type="dxa"/>
            <w:vAlign w:val="center"/>
          </w:tcPr>
          <w:p w14:paraId="7E9609A9" w14:textId="77777777" w:rsidR="003218FD" w:rsidRPr="00A42BCC" w:rsidRDefault="003218FD" w:rsidP="003218F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11</w:t>
            </w:r>
          </w:p>
        </w:tc>
        <w:tc>
          <w:tcPr>
            <w:tcW w:w="4651" w:type="dxa"/>
            <w:vAlign w:val="center"/>
          </w:tcPr>
          <w:p w14:paraId="7E9609AA" w14:textId="0007F7F0" w:rsidR="003218FD" w:rsidRDefault="003218FD" w:rsidP="00695A25">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Pre-</w:t>
            </w:r>
            <w:r w:rsidR="00695A25">
              <w:rPr>
                <w:rFonts w:asciiTheme="minorHAnsi" w:hAnsiTheme="minorHAnsi"/>
                <w:sz w:val="18"/>
                <w:szCs w:val="18"/>
              </w:rPr>
              <w:t>T</w:t>
            </w:r>
            <w:r>
              <w:rPr>
                <w:rFonts w:asciiTheme="minorHAnsi" w:hAnsiTheme="minorHAnsi"/>
                <w:sz w:val="18"/>
                <w:szCs w:val="18"/>
              </w:rPr>
              <w:t xml:space="preserve">est </w:t>
            </w:r>
            <w:r w:rsidR="00E87FCD">
              <w:rPr>
                <w:rFonts w:asciiTheme="minorHAnsi" w:hAnsiTheme="minorHAnsi"/>
                <w:sz w:val="18"/>
                <w:szCs w:val="18"/>
              </w:rPr>
              <w:t>B</w:t>
            </w:r>
            <w:r>
              <w:rPr>
                <w:rFonts w:asciiTheme="minorHAnsi" w:hAnsiTheme="minorHAnsi"/>
                <w:sz w:val="18"/>
                <w:szCs w:val="18"/>
              </w:rPr>
              <w:t xml:space="preserve">aseline </w:t>
            </w:r>
            <w:r w:rsidR="00E87FCD">
              <w:rPr>
                <w:rFonts w:asciiTheme="minorHAnsi" w:hAnsiTheme="minorHAnsi"/>
                <w:sz w:val="18"/>
                <w:szCs w:val="18"/>
              </w:rPr>
              <w:t>B</w:t>
            </w:r>
            <w:r>
              <w:rPr>
                <w:rFonts w:asciiTheme="minorHAnsi" w:hAnsiTheme="minorHAnsi"/>
                <w:sz w:val="18"/>
                <w:szCs w:val="18"/>
              </w:rPr>
              <w:t xml:space="preserve">uilding </w:t>
            </w:r>
            <w:r w:rsidR="00E87FCD">
              <w:rPr>
                <w:rFonts w:asciiTheme="minorHAnsi" w:hAnsiTheme="minorHAnsi"/>
                <w:sz w:val="18"/>
                <w:szCs w:val="18"/>
              </w:rPr>
              <w:t>P</w:t>
            </w:r>
            <w:r>
              <w:rPr>
                <w:rFonts w:asciiTheme="minorHAnsi" w:hAnsiTheme="minorHAnsi"/>
                <w:sz w:val="18"/>
                <w:szCs w:val="18"/>
              </w:rPr>
              <w:t>ressure</w:t>
            </w:r>
          </w:p>
        </w:tc>
        <w:tc>
          <w:tcPr>
            <w:tcW w:w="5777" w:type="dxa"/>
            <w:vAlign w:val="center"/>
          </w:tcPr>
          <w:p w14:paraId="7E9609AB" w14:textId="77777777" w:rsidR="003218FD" w:rsidRPr="001046D3" w:rsidRDefault="003218FD" w:rsidP="0066585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p>
        </w:tc>
      </w:tr>
      <w:tr w:rsidR="003218FD" w:rsidRPr="00C77D58" w14:paraId="7E9609B0" w14:textId="77777777" w:rsidTr="0066585C">
        <w:tc>
          <w:tcPr>
            <w:tcW w:w="590" w:type="dxa"/>
            <w:vAlign w:val="center"/>
          </w:tcPr>
          <w:p w14:paraId="7E9609AD" w14:textId="77777777" w:rsidR="003218FD" w:rsidRPr="00A42BCC" w:rsidDel="0092568A" w:rsidRDefault="003218FD" w:rsidP="003218F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12</w:t>
            </w:r>
          </w:p>
        </w:tc>
        <w:tc>
          <w:tcPr>
            <w:tcW w:w="4651" w:type="dxa"/>
            <w:vAlign w:val="center"/>
          </w:tcPr>
          <w:p w14:paraId="7E9609AE" w14:textId="2BAFF2A9" w:rsidR="003218FD" w:rsidRDefault="003218FD" w:rsidP="003218F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Unadjusted Building Pressure Target</w:t>
            </w:r>
          </w:p>
        </w:tc>
        <w:tc>
          <w:tcPr>
            <w:tcW w:w="5777" w:type="dxa"/>
            <w:vAlign w:val="center"/>
          </w:tcPr>
          <w:p w14:paraId="7E9609AF" w14:textId="77777777" w:rsidR="003218FD" w:rsidRPr="001046D3" w:rsidRDefault="003218FD" w:rsidP="0066585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p>
        </w:tc>
      </w:tr>
      <w:tr w:rsidR="003218FD" w:rsidRPr="00C77D58" w14:paraId="7E9609B4" w14:textId="77777777" w:rsidTr="0066585C">
        <w:tc>
          <w:tcPr>
            <w:tcW w:w="590" w:type="dxa"/>
            <w:vAlign w:val="center"/>
          </w:tcPr>
          <w:p w14:paraId="7E9609B1" w14:textId="77777777" w:rsidR="003218FD" w:rsidRPr="00A42BCC" w:rsidDel="0092568A" w:rsidRDefault="003218FD" w:rsidP="003218F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13</w:t>
            </w:r>
          </w:p>
        </w:tc>
        <w:tc>
          <w:tcPr>
            <w:tcW w:w="4651" w:type="dxa"/>
            <w:vAlign w:val="center"/>
          </w:tcPr>
          <w:p w14:paraId="7E9609B2" w14:textId="17FCF97D" w:rsidR="003218FD" w:rsidRDefault="003218FD" w:rsidP="003218F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Unadjusted Building Pressure Measured</w:t>
            </w:r>
          </w:p>
        </w:tc>
        <w:tc>
          <w:tcPr>
            <w:tcW w:w="5777" w:type="dxa"/>
            <w:vAlign w:val="center"/>
          </w:tcPr>
          <w:p w14:paraId="7E9609B3" w14:textId="77777777" w:rsidR="003218FD" w:rsidRPr="001046D3" w:rsidRDefault="003218FD" w:rsidP="0066585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p>
        </w:tc>
      </w:tr>
      <w:tr w:rsidR="003218FD" w:rsidRPr="00C77D58" w14:paraId="7E9609B8" w14:textId="77777777" w:rsidTr="0066585C">
        <w:tc>
          <w:tcPr>
            <w:tcW w:w="590" w:type="dxa"/>
            <w:vAlign w:val="center"/>
          </w:tcPr>
          <w:p w14:paraId="7E9609B5" w14:textId="77777777" w:rsidR="003218FD" w:rsidRPr="00A42BCC" w:rsidRDefault="003218FD" w:rsidP="003218F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14</w:t>
            </w:r>
          </w:p>
        </w:tc>
        <w:tc>
          <w:tcPr>
            <w:tcW w:w="4651" w:type="dxa"/>
            <w:vAlign w:val="center"/>
          </w:tcPr>
          <w:p w14:paraId="7E9609B6" w14:textId="5EFBFDCF" w:rsidR="003218FD" w:rsidRDefault="003218FD" w:rsidP="00E87FC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 xml:space="preserve">Induced </w:t>
            </w:r>
            <w:r w:rsidR="00E87FCD">
              <w:rPr>
                <w:rFonts w:asciiTheme="minorHAnsi" w:hAnsiTheme="minorHAnsi"/>
                <w:sz w:val="18"/>
                <w:szCs w:val="18"/>
              </w:rPr>
              <w:t>B</w:t>
            </w:r>
            <w:r>
              <w:rPr>
                <w:rFonts w:asciiTheme="minorHAnsi" w:hAnsiTheme="minorHAnsi"/>
                <w:sz w:val="18"/>
                <w:szCs w:val="18"/>
              </w:rPr>
              <w:t xml:space="preserve">uilding </w:t>
            </w:r>
            <w:r w:rsidR="00E87FCD">
              <w:rPr>
                <w:rFonts w:asciiTheme="minorHAnsi" w:hAnsiTheme="minorHAnsi"/>
                <w:sz w:val="18"/>
                <w:szCs w:val="18"/>
              </w:rPr>
              <w:t>P</w:t>
            </w:r>
            <w:r>
              <w:rPr>
                <w:rFonts w:asciiTheme="minorHAnsi" w:hAnsiTheme="minorHAnsi"/>
                <w:sz w:val="18"/>
                <w:szCs w:val="18"/>
              </w:rPr>
              <w:t xml:space="preserve">ressure </w:t>
            </w:r>
            <w:r w:rsidR="00E87FCD">
              <w:rPr>
                <w:rFonts w:asciiTheme="minorHAnsi" w:hAnsiTheme="minorHAnsi"/>
                <w:sz w:val="18"/>
                <w:szCs w:val="18"/>
              </w:rPr>
              <w:t>C</w:t>
            </w:r>
            <w:r>
              <w:rPr>
                <w:rFonts w:asciiTheme="minorHAnsi" w:hAnsiTheme="minorHAnsi"/>
                <w:sz w:val="18"/>
                <w:szCs w:val="18"/>
              </w:rPr>
              <w:t>heck</w:t>
            </w:r>
          </w:p>
        </w:tc>
        <w:tc>
          <w:tcPr>
            <w:tcW w:w="5777" w:type="dxa"/>
            <w:vAlign w:val="center"/>
          </w:tcPr>
          <w:p w14:paraId="7E9609B7" w14:textId="77777777" w:rsidR="003218FD" w:rsidRPr="001046D3" w:rsidRDefault="003218FD" w:rsidP="0066585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p>
        </w:tc>
      </w:tr>
      <w:tr w:rsidR="003218FD" w:rsidRPr="00C77D58" w14:paraId="7E9609BC" w14:textId="77777777" w:rsidTr="0066585C">
        <w:tc>
          <w:tcPr>
            <w:tcW w:w="590" w:type="dxa"/>
            <w:vAlign w:val="center"/>
          </w:tcPr>
          <w:p w14:paraId="7E9609B9" w14:textId="77777777" w:rsidR="003218FD" w:rsidRPr="00A42BCC" w:rsidRDefault="003218FD" w:rsidP="003218F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15</w:t>
            </w:r>
          </w:p>
        </w:tc>
        <w:tc>
          <w:tcPr>
            <w:tcW w:w="4651" w:type="dxa"/>
            <w:vAlign w:val="center"/>
          </w:tcPr>
          <w:p w14:paraId="7E9609BA" w14:textId="0444E065" w:rsidR="003218FD" w:rsidRDefault="003218FD" w:rsidP="00E87FC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 xml:space="preserve">Nominal Fan </w:t>
            </w:r>
            <w:r w:rsidR="00E87FCD">
              <w:rPr>
                <w:rFonts w:asciiTheme="minorHAnsi" w:hAnsiTheme="minorHAnsi"/>
                <w:sz w:val="18"/>
                <w:szCs w:val="18"/>
              </w:rPr>
              <w:t>F</w:t>
            </w:r>
            <w:r>
              <w:rPr>
                <w:rFonts w:asciiTheme="minorHAnsi" w:hAnsiTheme="minorHAnsi"/>
                <w:sz w:val="18"/>
                <w:szCs w:val="18"/>
              </w:rPr>
              <w:t xml:space="preserve">low at </w:t>
            </w:r>
            <w:r w:rsidR="00E87FCD">
              <w:rPr>
                <w:rFonts w:asciiTheme="minorHAnsi" w:hAnsiTheme="minorHAnsi"/>
                <w:sz w:val="18"/>
                <w:szCs w:val="18"/>
              </w:rPr>
              <w:t>A</w:t>
            </w:r>
            <w:r>
              <w:rPr>
                <w:rFonts w:asciiTheme="minorHAnsi" w:hAnsiTheme="minorHAnsi"/>
                <w:sz w:val="18"/>
                <w:szCs w:val="18"/>
              </w:rPr>
              <w:t xml:space="preserve">bove </w:t>
            </w:r>
            <w:r w:rsidR="00E87FCD">
              <w:rPr>
                <w:rFonts w:asciiTheme="minorHAnsi" w:hAnsiTheme="minorHAnsi"/>
                <w:sz w:val="18"/>
                <w:szCs w:val="18"/>
              </w:rPr>
              <w:t>F</w:t>
            </w:r>
            <w:r>
              <w:rPr>
                <w:rFonts w:asciiTheme="minorHAnsi" w:hAnsiTheme="minorHAnsi"/>
                <w:sz w:val="18"/>
                <w:szCs w:val="18"/>
              </w:rPr>
              <w:t xml:space="preserve">an </w:t>
            </w:r>
            <w:r w:rsidR="00E87FCD">
              <w:rPr>
                <w:rFonts w:asciiTheme="minorHAnsi" w:hAnsiTheme="minorHAnsi"/>
                <w:sz w:val="18"/>
                <w:szCs w:val="18"/>
              </w:rPr>
              <w:t>P</w:t>
            </w:r>
            <w:r>
              <w:rPr>
                <w:rFonts w:asciiTheme="minorHAnsi" w:hAnsiTheme="minorHAnsi"/>
                <w:sz w:val="18"/>
                <w:szCs w:val="18"/>
              </w:rPr>
              <w:t>ressure</w:t>
            </w:r>
          </w:p>
        </w:tc>
        <w:tc>
          <w:tcPr>
            <w:tcW w:w="5777" w:type="dxa"/>
            <w:vAlign w:val="center"/>
          </w:tcPr>
          <w:p w14:paraId="7E9609BB" w14:textId="77777777" w:rsidR="003218FD" w:rsidRPr="001046D3" w:rsidRDefault="003218FD" w:rsidP="0066585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p>
        </w:tc>
      </w:tr>
      <w:tr w:rsidR="003218FD" w:rsidRPr="00C77D58" w14:paraId="7E9609C0" w14:textId="77777777" w:rsidTr="0066585C">
        <w:tc>
          <w:tcPr>
            <w:tcW w:w="590" w:type="dxa"/>
            <w:vAlign w:val="center"/>
          </w:tcPr>
          <w:p w14:paraId="7E9609BD" w14:textId="77777777" w:rsidR="003218FD" w:rsidRPr="00A42BCC" w:rsidRDefault="003218FD" w:rsidP="003218F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16</w:t>
            </w:r>
          </w:p>
        </w:tc>
        <w:tc>
          <w:tcPr>
            <w:tcW w:w="4651" w:type="dxa"/>
            <w:vAlign w:val="center"/>
          </w:tcPr>
          <w:p w14:paraId="7E9609BE" w14:textId="5736343C" w:rsidR="003218FD" w:rsidRDefault="003218FD" w:rsidP="003218F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Nominal CFM50</w:t>
            </w:r>
          </w:p>
        </w:tc>
        <w:tc>
          <w:tcPr>
            <w:tcW w:w="5777" w:type="dxa"/>
            <w:vAlign w:val="center"/>
          </w:tcPr>
          <w:p w14:paraId="7E9609BF" w14:textId="77777777" w:rsidR="003218FD" w:rsidRPr="001046D3" w:rsidRDefault="003218FD" w:rsidP="0066585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p>
        </w:tc>
      </w:tr>
      <w:tr w:rsidR="00D606F9" w:rsidRPr="00C77D58" w14:paraId="3C33BA33" w14:textId="77777777" w:rsidTr="004B7D05">
        <w:trPr>
          <w:ins w:id="0" w:author="Shewmaker, Michael@Energy" w:date="2016-03-29T14:44:00Z"/>
        </w:trPr>
        <w:tc>
          <w:tcPr>
            <w:tcW w:w="11018" w:type="dxa"/>
            <w:gridSpan w:val="3"/>
            <w:vAlign w:val="center"/>
          </w:tcPr>
          <w:p w14:paraId="7756F6A7" w14:textId="77777777" w:rsidR="00D606F9" w:rsidRDefault="00D606F9" w:rsidP="00D606F9">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ins w:id="1" w:author="Shewmaker, Michael@Energy" w:date="2016-03-29T14:44:00Z"/>
                <w:rFonts w:ascii="Calibri" w:hAnsi="Calibri"/>
                <w:sz w:val="18"/>
                <w:szCs w:val="18"/>
              </w:rPr>
            </w:pPr>
            <w:ins w:id="2" w:author="Shewmaker, Michael@Energy" w:date="2016-03-29T14:44:00Z">
              <w:r>
                <w:rPr>
                  <w:rFonts w:ascii="Calibri" w:hAnsi="Calibri"/>
                  <w:sz w:val="18"/>
                  <w:szCs w:val="18"/>
                </w:rPr>
                <w:t>Note:</w:t>
              </w:r>
            </w:ins>
          </w:p>
          <w:p w14:paraId="10EBAC0A" w14:textId="5E416E16" w:rsidR="00D606F9" w:rsidRPr="001B28DE" w:rsidRDefault="00D606F9" w:rsidP="00C22D3A">
            <w:pPr>
              <w:pStyle w:val="ListParagraph"/>
              <w:numPr>
                <w:ilvl w:val="0"/>
                <w:numId w:val="29"/>
              </w:num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ins w:id="3" w:author="Shewmaker, Michael@Energy" w:date="2016-03-29T14:44:00Z"/>
                <w:rFonts w:ascii="Calibri" w:hAnsi="Calibri"/>
                <w:sz w:val="18"/>
              </w:rPr>
            </w:pPr>
            <w:ins w:id="4" w:author="Shewmaker, Michael@Energy" w:date="2016-03-29T14:44:00Z">
              <w:r w:rsidRPr="00C22D3A">
                <w:rPr>
                  <w:rFonts w:asciiTheme="minorHAnsi" w:hAnsiTheme="minorHAnsi"/>
                  <w:sz w:val="18"/>
                </w:rPr>
                <w:t>For multifamily, each dwelling unit must be tested in</w:t>
              </w:r>
              <w:r w:rsidRPr="00DA49D4">
                <w:rPr>
                  <w:rFonts w:asciiTheme="minorHAnsi" w:hAnsiTheme="minorHAnsi"/>
                  <w:sz w:val="18"/>
                </w:rPr>
                <w:t>dividually and shown to meet the leakage requirements. Depressurization of the adjacent dwelling units while conducting this test is not allowed.</w:t>
              </w:r>
            </w:ins>
          </w:p>
        </w:tc>
      </w:tr>
    </w:tbl>
    <w:p w14:paraId="7E9609C1" w14:textId="77777777" w:rsidR="0066585C" w:rsidRDefault="0066585C" w:rsidP="0066585C"/>
    <w:tbl>
      <w:tblPr>
        <w:tblW w:w="500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90"/>
        <w:gridCol w:w="4651"/>
        <w:gridCol w:w="5779"/>
      </w:tblGrid>
      <w:tr w:rsidR="0066585C" w:rsidRPr="00C77D58" w14:paraId="7E9609C3" w14:textId="77777777" w:rsidTr="0066585C">
        <w:tc>
          <w:tcPr>
            <w:tcW w:w="11020" w:type="dxa"/>
            <w:gridSpan w:val="3"/>
          </w:tcPr>
          <w:p w14:paraId="7E9609C2" w14:textId="77777777" w:rsidR="0066585C" w:rsidRPr="00C77D58" w:rsidRDefault="0066585C" w:rsidP="0066585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highlight w:val="cyan"/>
              </w:rPr>
            </w:pPr>
            <w:r w:rsidRPr="003F0913">
              <w:rPr>
                <w:rFonts w:ascii="Calibri" w:hAnsi="Calibri"/>
                <w:b/>
                <w:szCs w:val="18"/>
              </w:rPr>
              <w:t>D. Altitude and Temperature Correction</w:t>
            </w:r>
          </w:p>
        </w:tc>
      </w:tr>
      <w:tr w:rsidR="0066585C" w:rsidRPr="00C77D58" w14:paraId="7E9609C7" w14:textId="77777777" w:rsidTr="0066585C">
        <w:tc>
          <w:tcPr>
            <w:tcW w:w="590" w:type="dxa"/>
            <w:vAlign w:val="center"/>
          </w:tcPr>
          <w:p w14:paraId="7E9609C4" w14:textId="77777777" w:rsidR="0066585C" w:rsidRPr="00C77D58" w:rsidRDefault="0066585C" w:rsidP="0066585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highlight w:val="cyan"/>
              </w:rPr>
            </w:pPr>
            <w:r>
              <w:rPr>
                <w:rFonts w:ascii="Calibri" w:hAnsi="Calibri"/>
                <w:sz w:val="18"/>
                <w:szCs w:val="18"/>
              </w:rPr>
              <w:t>0</w:t>
            </w:r>
            <w:r w:rsidRPr="00C77D58">
              <w:rPr>
                <w:rFonts w:ascii="Calibri" w:hAnsi="Calibri"/>
                <w:sz w:val="18"/>
                <w:szCs w:val="18"/>
              </w:rPr>
              <w:t>1</w:t>
            </w:r>
          </w:p>
        </w:tc>
        <w:tc>
          <w:tcPr>
            <w:tcW w:w="4651" w:type="dxa"/>
          </w:tcPr>
          <w:p w14:paraId="7E9609C5" w14:textId="557EBF02" w:rsidR="0066585C" w:rsidRPr="00C77D58" w:rsidRDefault="0066585C" w:rsidP="00E87FC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highlight w:val="cyan"/>
              </w:rPr>
            </w:pPr>
            <w:r w:rsidRPr="00C77D58">
              <w:rPr>
                <w:rFonts w:ascii="Calibri" w:hAnsi="Calibri"/>
                <w:sz w:val="18"/>
                <w:szCs w:val="18"/>
              </w:rPr>
              <w:t xml:space="preserve">Altitude </w:t>
            </w:r>
            <w:r w:rsidR="00E87FCD">
              <w:rPr>
                <w:rFonts w:ascii="Calibri" w:hAnsi="Calibri"/>
                <w:sz w:val="18"/>
                <w:szCs w:val="18"/>
              </w:rPr>
              <w:t>C</w:t>
            </w:r>
            <w:r w:rsidRPr="00C77D58">
              <w:rPr>
                <w:rFonts w:ascii="Calibri" w:hAnsi="Calibri"/>
                <w:sz w:val="18"/>
                <w:szCs w:val="18"/>
              </w:rPr>
              <w:t xml:space="preserve">orrection </w:t>
            </w:r>
            <w:r w:rsidR="00E87FCD">
              <w:rPr>
                <w:rFonts w:ascii="Calibri" w:hAnsi="Calibri"/>
                <w:sz w:val="18"/>
                <w:szCs w:val="18"/>
              </w:rPr>
              <w:t>F</w:t>
            </w:r>
            <w:r w:rsidRPr="00C77D58">
              <w:rPr>
                <w:rFonts w:ascii="Calibri" w:hAnsi="Calibri"/>
                <w:sz w:val="18"/>
                <w:szCs w:val="18"/>
              </w:rPr>
              <w:t>actor</w:t>
            </w:r>
          </w:p>
        </w:tc>
        <w:tc>
          <w:tcPr>
            <w:tcW w:w="5779" w:type="dxa"/>
          </w:tcPr>
          <w:p w14:paraId="7E9609C6" w14:textId="77777777" w:rsidR="0066585C" w:rsidRPr="00C77D58" w:rsidRDefault="0066585C" w:rsidP="0066585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highlight w:val="cyan"/>
              </w:rPr>
            </w:pPr>
          </w:p>
        </w:tc>
      </w:tr>
      <w:tr w:rsidR="0066585C" w:rsidRPr="00C77D58" w14:paraId="7E9609CB" w14:textId="77777777" w:rsidTr="0066585C">
        <w:tc>
          <w:tcPr>
            <w:tcW w:w="590" w:type="dxa"/>
            <w:vAlign w:val="center"/>
          </w:tcPr>
          <w:p w14:paraId="7E9609C8" w14:textId="77777777" w:rsidR="0066585C" w:rsidRPr="00C77D58" w:rsidRDefault="0066585C" w:rsidP="0066585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highlight w:val="cyan"/>
              </w:rPr>
            </w:pPr>
            <w:r>
              <w:rPr>
                <w:rFonts w:ascii="Calibri" w:hAnsi="Calibri"/>
                <w:sz w:val="18"/>
                <w:szCs w:val="18"/>
              </w:rPr>
              <w:t>0</w:t>
            </w:r>
            <w:r w:rsidRPr="00C77D58">
              <w:rPr>
                <w:rFonts w:ascii="Calibri" w:hAnsi="Calibri"/>
                <w:sz w:val="18"/>
                <w:szCs w:val="18"/>
              </w:rPr>
              <w:t>2</w:t>
            </w:r>
          </w:p>
        </w:tc>
        <w:tc>
          <w:tcPr>
            <w:tcW w:w="4651" w:type="dxa"/>
          </w:tcPr>
          <w:p w14:paraId="7E9609C9" w14:textId="7A728810" w:rsidR="0066585C" w:rsidRPr="00C77D58" w:rsidRDefault="0066585C" w:rsidP="00E87FC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highlight w:val="cyan"/>
              </w:rPr>
            </w:pPr>
            <w:r w:rsidRPr="00C77D58">
              <w:rPr>
                <w:rFonts w:ascii="Calibri" w:hAnsi="Calibri"/>
                <w:sz w:val="18"/>
                <w:szCs w:val="18"/>
              </w:rPr>
              <w:t xml:space="preserve">Temperature </w:t>
            </w:r>
            <w:r w:rsidR="00E87FCD">
              <w:rPr>
                <w:rFonts w:ascii="Calibri" w:hAnsi="Calibri"/>
                <w:sz w:val="18"/>
                <w:szCs w:val="18"/>
              </w:rPr>
              <w:t>C</w:t>
            </w:r>
            <w:r w:rsidRPr="00C77D58">
              <w:rPr>
                <w:rFonts w:ascii="Calibri" w:hAnsi="Calibri"/>
                <w:sz w:val="18"/>
                <w:szCs w:val="18"/>
              </w:rPr>
              <w:t xml:space="preserve">orrection </w:t>
            </w:r>
            <w:r w:rsidR="00E87FCD">
              <w:rPr>
                <w:rFonts w:ascii="Calibri" w:hAnsi="Calibri"/>
                <w:sz w:val="18"/>
                <w:szCs w:val="18"/>
              </w:rPr>
              <w:t>F</w:t>
            </w:r>
            <w:r w:rsidRPr="00C77D58">
              <w:rPr>
                <w:rFonts w:ascii="Calibri" w:hAnsi="Calibri"/>
                <w:sz w:val="18"/>
                <w:szCs w:val="18"/>
              </w:rPr>
              <w:t>actor</w:t>
            </w:r>
          </w:p>
        </w:tc>
        <w:tc>
          <w:tcPr>
            <w:tcW w:w="5779" w:type="dxa"/>
          </w:tcPr>
          <w:p w14:paraId="7E9609CA" w14:textId="77777777" w:rsidR="0066585C" w:rsidRPr="00C77D58" w:rsidRDefault="0066585C" w:rsidP="0066585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highlight w:val="cyan"/>
              </w:rPr>
            </w:pPr>
          </w:p>
        </w:tc>
      </w:tr>
      <w:tr w:rsidR="0066585C" w:rsidRPr="00C77D58" w14:paraId="7E9609CF" w14:textId="77777777" w:rsidTr="0066585C">
        <w:tc>
          <w:tcPr>
            <w:tcW w:w="590" w:type="dxa"/>
            <w:vAlign w:val="center"/>
          </w:tcPr>
          <w:p w14:paraId="7E9609CC" w14:textId="77777777" w:rsidR="0066585C" w:rsidRPr="00C77D58" w:rsidRDefault="0066585C" w:rsidP="0066585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Pr>
                <w:rFonts w:ascii="Calibri" w:hAnsi="Calibri"/>
                <w:sz w:val="18"/>
                <w:szCs w:val="18"/>
              </w:rPr>
              <w:t>0</w:t>
            </w:r>
            <w:r w:rsidRPr="00C77D58">
              <w:rPr>
                <w:rFonts w:ascii="Calibri" w:hAnsi="Calibri"/>
                <w:sz w:val="18"/>
                <w:szCs w:val="18"/>
              </w:rPr>
              <w:t>3</w:t>
            </w:r>
          </w:p>
        </w:tc>
        <w:tc>
          <w:tcPr>
            <w:tcW w:w="4651" w:type="dxa"/>
          </w:tcPr>
          <w:p w14:paraId="7E9609CD" w14:textId="16DAD3F0" w:rsidR="0066585C" w:rsidRPr="00C77D58" w:rsidRDefault="0066585C" w:rsidP="0066585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C77D58">
              <w:rPr>
                <w:rFonts w:ascii="Calibri" w:hAnsi="Calibri"/>
                <w:sz w:val="18"/>
                <w:szCs w:val="18"/>
              </w:rPr>
              <w:t>Corrected CFM50</w:t>
            </w:r>
          </w:p>
        </w:tc>
        <w:tc>
          <w:tcPr>
            <w:tcW w:w="5779" w:type="dxa"/>
          </w:tcPr>
          <w:p w14:paraId="7E9609CE" w14:textId="77777777" w:rsidR="0066585C" w:rsidRPr="00C77D58" w:rsidRDefault="0066585C" w:rsidP="0066585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p>
        </w:tc>
      </w:tr>
    </w:tbl>
    <w:p w14:paraId="7E9609D0" w14:textId="77777777" w:rsidR="0066585C" w:rsidRDefault="0066585C" w:rsidP="0066585C">
      <w:pPr>
        <w:keepNext/>
        <w:rPr>
          <w:b/>
        </w:rPr>
      </w:pPr>
    </w:p>
    <w:tbl>
      <w:tblPr>
        <w:tblW w:w="5001"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90"/>
        <w:gridCol w:w="4651"/>
        <w:gridCol w:w="5777"/>
      </w:tblGrid>
      <w:tr w:rsidR="0066585C" w:rsidRPr="00C77D58" w14:paraId="7E9609D2" w14:textId="77777777" w:rsidTr="003218FD">
        <w:tc>
          <w:tcPr>
            <w:tcW w:w="11018" w:type="dxa"/>
            <w:gridSpan w:val="3"/>
          </w:tcPr>
          <w:p w14:paraId="7E9609D1" w14:textId="77777777" w:rsidR="0066585C" w:rsidRPr="00C77D58" w:rsidRDefault="0066585C" w:rsidP="0066585C">
            <w:pPr>
              <w:keepNext/>
              <w:rPr>
                <w:rFonts w:ascii="Calibri" w:hAnsi="Calibri"/>
                <w:sz w:val="18"/>
                <w:szCs w:val="18"/>
              </w:rPr>
            </w:pPr>
            <w:r w:rsidRPr="003F0913">
              <w:rPr>
                <w:rFonts w:ascii="Calibri" w:hAnsi="Calibri"/>
                <w:b/>
                <w:szCs w:val="18"/>
              </w:rPr>
              <w:t>E. Accuracy Adjustment</w:t>
            </w:r>
          </w:p>
        </w:tc>
      </w:tr>
      <w:tr w:rsidR="003218FD" w:rsidRPr="00C77D58" w14:paraId="7E9609D6" w14:textId="77777777" w:rsidTr="003218FD">
        <w:tc>
          <w:tcPr>
            <w:tcW w:w="590" w:type="dxa"/>
            <w:vAlign w:val="center"/>
          </w:tcPr>
          <w:p w14:paraId="7E9609D3" w14:textId="77777777" w:rsidR="003218FD" w:rsidRPr="00C77D58" w:rsidRDefault="003218FD" w:rsidP="0066585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Pr>
                <w:rFonts w:ascii="Calibri" w:hAnsi="Calibri"/>
                <w:sz w:val="18"/>
                <w:szCs w:val="18"/>
              </w:rPr>
              <w:t>0</w:t>
            </w:r>
            <w:r w:rsidRPr="00C77D58">
              <w:rPr>
                <w:rFonts w:ascii="Calibri" w:hAnsi="Calibri"/>
                <w:sz w:val="18"/>
                <w:szCs w:val="18"/>
              </w:rPr>
              <w:t>1</w:t>
            </w:r>
          </w:p>
        </w:tc>
        <w:tc>
          <w:tcPr>
            <w:tcW w:w="4651" w:type="dxa"/>
            <w:vAlign w:val="center"/>
          </w:tcPr>
          <w:p w14:paraId="7E9609D4" w14:textId="640156E8" w:rsidR="003218FD" w:rsidRDefault="003218FD" w:rsidP="00E87FC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 xml:space="preserve">Accuracy Adjustment </w:t>
            </w:r>
            <w:r w:rsidR="00E87FCD">
              <w:rPr>
                <w:rFonts w:asciiTheme="minorHAnsi" w:hAnsiTheme="minorHAnsi"/>
                <w:sz w:val="18"/>
                <w:szCs w:val="18"/>
              </w:rPr>
              <w:t>F</w:t>
            </w:r>
            <w:r>
              <w:rPr>
                <w:rFonts w:asciiTheme="minorHAnsi" w:hAnsiTheme="minorHAnsi"/>
                <w:sz w:val="18"/>
                <w:szCs w:val="18"/>
              </w:rPr>
              <w:t>actor</w:t>
            </w:r>
          </w:p>
        </w:tc>
        <w:tc>
          <w:tcPr>
            <w:tcW w:w="5777" w:type="dxa"/>
          </w:tcPr>
          <w:p w14:paraId="7E9609D5" w14:textId="77777777" w:rsidR="003218FD" w:rsidRPr="001046D3" w:rsidRDefault="003218FD" w:rsidP="0066585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p>
        </w:tc>
      </w:tr>
      <w:tr w:rsidR="003218FD" w:rsidRPr="00C77D58" w14:paraId="7E9609DB" w14:textId="77777777" w:rsidTr="003218FD">
        <w:tc>
          <w:tcPr>
            <w:tcW w:w="590" w:type="dxa"/>
            <w:vAlign w:val="center"/>
          </w:tcPr>
          <w:p w14:paraId="7E9609D7" w14:textId="77777777" w:rsidR="003218FD" w:rsidRPr="00C77D58" w:rsidRDefault="003218FD" w:rsidP="0066585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Pr>
                <w:rFonts w:ascii="Calibri" w:hAnsi="Calibri"/>
                <w:sz w:val="18"/>
                <w:szCs w:val="18"/>
              </w:rPr>
              <w:t>0</w:t>
            </w:r>
            <w:r w:rsidRPr="00C77D58">
              <w:rPr>
                <w:rFonts w:ascii="Calibri" w:hAnsi="Calibri"/>
                <w:sz w:val="18"/>
                <w:szCs w:val="18"/>
              </w:rPr>
              <w:t>2</w:t>
            </w:r>
          </w:p>
        </w:tc>
        <w:tc>
          <w:tcPr>
            <w:tcW w:w="4651" w:type="dxa"/>
            <w:vAlign w:val="center"/>
          </w:tcPr>
          <w:p w14:paraId="7E9609D8" w14:textId="77777777" w:rsidR="00BB4F4A" w:rsidRDefault="003218FD" w:rsidP="003218F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 xml:space="preserve">Adjusted CFM50 </w:t>
            </w:r>
            <w:r w:rsidR="00BB4F4A">
              <w:rPr>
                <w:rFonts w:asciiTheme="minorHAnsi" w:hAnsiTheme="minorHAnsi"/>
                <w:sz w:val="18"/>
                <w:szCs w:val="18"/>
              </w:rPr>
              <w:t xml:space="preserve">Depressurization </w:t>
            </w:r>
          </w:p>
          <w:p w14:paraId="7E9609D9" w14:textId="226FEF61" w:rsidR="003218FD" w:rsidRDefault="003218FD" w:rsidP="003218F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(measured air leakage rate)</w:t>
            </w:r>
          </w:p>
        </w:tc>
        <w:tc>
          <w:tcPr>
            <w:tcW w:w="5777" w:type="dxa"/>
          </w:tcPr>
          <w:p w14:paraId="7E9609DA" w14:textId="77777777" w:rsidR="003218FD" w:rsidRPr="001046D3" w:rsidRDefault="003218FD" w:rsidP="0066585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p>
        </w:tc>
      </w:tr>
    </w:tbl>
    <w:p w14:paraId="7E9609DC" w14:textId="77777777" w:rsidR="0066585C" w:rsidRPr="001F1EB8" w:rsidRDefault="0066585C" w:rsidP="0066585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rPr>
          <w:rFonts w:ascii="Calibri" w:hAnsi="Calibri"/>
          <w:b/>
        </w:rPr>
      </w:pPr>
    </w:p>
    <w:tbl>
      <w:tblPr>
        <w:tblW w:w="5001"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90"/>
        <w:gridCol w:w="4651"/>
        <w:gridCol w:w="5777"/>
      </w:tblGrid>
      <w:tr w:rsidR="00BB4F4A" w:rsidRPr="00C77D58" w14:paraId="7E9609DE" w14:textId="77777777" w:rsidTr="00BE7226">
        <w:tc>
          <w:tcPr>
            <w:tcW w:w="11018" w:type="dxa"/>
            <w:gridSpan w:val="3"/>
          </w:tcPr>
          <w:p w14:paraId="7E9609DD" w14:textId="2E391F80" w:rsidR="00BE61C6" w:rsidRDefault="00BB4F4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3F0913">
              <w:rPr>
                <w:rFonts w:ascii="Calibri" w:hAnsi="Calibri"/>
                <w:b/>
                <w:szCs w:val="18"/>
              </w:rPr>
              <w:lastRenderedPageBreak/>
              <w:t xml:space="preserve">F. Envelope Leakage Worksheet </w:t>
            </w:r>
            <w:r w:rsidR="00EA1A38" w:rsidRPr="003F0913">
              <w:rPr>
                <w:rFonts w:ascii="Calibri" w:hAnsi="Calibri"/>
                <w:b/>
                <w:szCs w:val="18"/>
              </w:rPr>
              <w:t>-</w:t>
            </w:r>
            <w:r w:rsidRPr="003F0913">
              <w:rPr>
                <w:rFonts w:ascii="Calibri" w:hAnsi="Calibri"/>
                <w:b/>
                <w:szCs w:val="18"/>
              </w:rPr>
              <w:t xml:space="preserve"> Pressurization - MCH24a – Single Point Air Tightness Test With Manual Meter</w:t>
            </w:r>
            <w:r w:rsidRPr="003F0913">
              <w:rPr>
                <w:rFonts w:ascii="Calibri" w:hAnsi="Calibri"/>
                <w:szCs w:val="18"/>
              </w:rPr>
              <w:t xml:space="preserve"> </w:t>
            </w:r>
          </w:p>
        </w:tc>
      </w:tr>
      <w:tr w:rsidR="00BB4F4A" w:rsidRPr="00C77D58" w14:paraId="7E9609E2" w14:textId="77777777" w:rsidTr="00BE7226">
        <w:tc>
          <w:tcPr>
            <w:tcW w:w="590" w:type="dxa"/>
            <w:vAlign w:val="center"/>
          </w:tcPr>
          <w:p w14:paraId="7E9609DF" w14:textId="77777777" w:rsidR="00BE61C6" w:rsidRDefault="00BB4F4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01</w:t>
            </w:r>
          </w:p>
        </w:tc>
        <w:tc>
          <w:tcPr>
            <w:tcW w:w="4651" w:type="dxa"/>
            <w:vAlign w:val="center"/>
          </w:tcPr>
          <w:p w14:paraId="7E9609E0" w14:textId="3B3F21B3" w:rsidR="00BE61C6" w:rsidRDefault="00BB4F4A" w:rsidP="00E87FC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 xml:space="preserve">Time </w:t>
            </w:r>
            <w:r w:rsidR="00E87FCD">
              <w:rPr>
                <w:rFonts w:asciiTheme="minorHAnsi" w:hAnsiTheme="minorHAnsi"/>
                <w:sz w:val="18"/>
                <w:szCs w:val="18"/>
              </w:rPr>
              <w:t>A</w:t>
            </w:r>
            <w:r>
              <w:rPr>
                <w:rFonts w:asciiTheme="minorHAnsi" w:hAnsiTheme="minorHAnsi"/>
                <w:sz w:val="18"/>
                <w:szCs w:val="18"/>
              </w:rPr>
              <w:t xml:space="preserve">verage </w:t>
            </w:r>
            <w:r w:rsidR="00E87FCD">
              <w:rPr>
                <w:rFonts w:asciiTheme="minorHAnsi" w:hAnsiTheme="minorHAnsi"/>
                <w:sz w:val="18"/>
                <w:szCs w:val="18"/>
              </w:rPr>
              <w:t>P</w:t>
            </w:r>
            <w:r>
              <w:rPr>
                <w:rFonts w:asciiTheme="minorHAnsi" w:hAnsiTheme="minorHAnsi"/>
                <w:sz w:val="18"/>
                <w:szCs w:val="18"/>
              </w:rPr>
              <w:t xml:space="preserve">eriod of </w:t>
            </w:r>
            <w:r w:rsidR="00E87FCD">
              <w:rPr>
                <w:rFonts w:asciiTheme="minorHAnsi" w:hAnsiTheme="minorHAnsi"/>
                <w:sz w:val="18"/>
                <w:szCs w:val="18"/>
              </w:rPr>
              <w:t>M</w:t>
            </w:r>
            <w:r>
              <w:rPr>
                <w:rFonts w:asciiTheme="minorHAnsi" w:hAnsiTheme="minorHAnsi"/>
                <w:sz w:val="18"/>
                <w:szCs w:val="18"/>
              </w:rPr>
              <w:t>eter</w:t>
            </w:r>
          </w:p>
        </w:tc>
        <w:tc>
          <w:tcPr>
            <w:tcW w:w="5777" w:type="dxa"/>
            <w:vAlign w:val="center"/>
          </w:tcPr>
          <w:p w14:paraId="7E9609E1" w14:textId="77777777" w:rsidR="00BE61C6" w:rsidRDefault="00BE61C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p>
        </w:tc>
      </w:tr>
      <w:tr w:rsidR="00BB4F4A" w:rsidRPr="00C77D58" w14:paraId="7E9609E6" w14:textId="77777777" w:rsidTr="00BE7226">
        <w:tc>
          <w:tcPr>
            <w:tcW w:w="590" w:type="dxa"/>
            <w:vAlign w:val="center"/>
          </w:tcPr>
          <w:p w14:paraId="7E9609E3" w14:textId="77777777" w:rsidR="00BE61C6" w:rsidRDefault="00BB4F4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02</w:t>
            </w:r>
          </w:p>
        </w:tc>
        <w:tc>
          <w:tcPr>
            <w:tcW w:w="4651" w:type="dxa"/>
            <w:vAlign w:val="center"/>
          </w:tcPr>
          <w:p w14:paraId="7E9609E4" w14:textId="7FFC921C" w:rsidR="00BE61C6" w:rsidRDefault="00BB4F4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Test Methodology</w:t>
            </w:r>
          </w:p>
        </w:tc>
        <w:tc>
          <w:tcPr>
            <w:tcW w:w="5777" w:type="dxa"/>
            <w:vAlign w:val="center"/>
          </w:tcPr>
          <w:p w14:paraId="7E9609E5" w14:textId="77777777" w:rsidR="00BE61C6" w:rsidRDefault="00BB4F4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Pr>
                <w:rFonts w:ascii="Calibri" w:hAnsi="Calibri"/>
                <w:sz w:val="18"/>
                <w:szCs w:val="18"/>
              </w:rPr>
              <w:t>Pressurization</w:t>
            </w:r>
          </w:p>
        </w:tc>
      </w:tr>
      <w:tr w:rsidR="00BB4F4A" w:rsidRPr="00C77D58" w14:paraId="7E9609EA" w14:textId="77777777" w:rsidTr="00BE7226">
        <w:tc>
          <w:tcPr>
            <w:tcW w:w="590" w:type="dxa"/>
            <w:vAlign w:val="center"/>
          </w:tcPr>
          <w:p w14:paraId="7E9609E7" w14:textId="77777777" w:rsidR="00BE61C6" w:rsidRDefault="00BB4F4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03</w:t>
            </w:r>
          </w:p>
        </w:tc>
        <w:tc>
          <w:tcPr>
            <w:tcW w:w="4651" w:type="dxa"/>
            <w:vAlign w:val="center"/>
          </w:tcPr>
          <w:p w14:paraId="7E9609E8" w14:textId="177E4452" w:rsidR="00BE61C6" w:rsidRDefault="00BB4F4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Baseline Building Pressure Reading #1</w:t>
            </w:r>
          </w:p>
        </w:tc>
        <w:tc>
          <w:tcPr>
            <w:tcW w:w="5777" w:type="dxa"/>
            <w:vAlign w:val="center"/>
          </w:tcPr>
          <w:p w14:paraId="7E9609E9" w14:textId="77777777" w:rsidR="00BE61C6" w:rsidRDefault="00BE61C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p>
        </w:tc>
      </w:tr>
      <w:tr w:rsidR="00BB4F4A" w:rsidRPr="00C77D58" w14:paraId="7E9609EE" w14:textId="77777777" w:rsidTr="00BE7226">
        <w:tc>
          <w:tcPr>
            <w:tcW w:w="590" w:type="dxa"/>
            <w:vAlign w:val="center"/>
          </w:tcPr>
          <w:p w14:paraId="7E9609EB" w14:textId="77777777" w:rsidR="00BE61C6" w:rsidRDefault="00BB4F4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04</w:t>
            </w:r>
          </w:p>
        </w:tc>
        <w:tc>
          <w:tcPr>
            <w:tcW w:w="4651" w:type="dxa"/>
            <w:vAlign w:val="center"/>
          </w:tcPr>
          <w:p w14:paraId="7E9609EC" w14:textId="620FB2E9" w:rsidR="00BE61C6" w:rsidRDefault="00BB4F4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Baseline Building Pressure Reading #2</w:t>
            </w:r>
          </w:p>
        </w:tc>
        <w:tc>
          <w:tcPr>
            <w:tcW w:w="5777" w:type="dxa"/>
            <w:vAlign w:val="center"/>
          </w:tcPr>
          <w:p w14:paraId="7E9609ED" w14:textId="77777777" w:rsidR="00BE61C6" w:rsidRDefault="00BE61C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p>
        </w:tc>
      </w:tr>
      <w:tr w:rsidR="00BB4F4A" w:rsidRPr="00C77D58" w14:paraId="7E9609F2" w14:textId="77777777" w:rsidTr="00BE7226">
        <w:tc>
          <w:tcPr>
            <w:tcW w:w="590" w:type="dxa"/>
            <w:vAlign w:val="center"/>
          </w:tcPr>
          <w:p w14:paraId="7E9609EF" w14:textId="77777777" w:rsidR="00BE61C6" w:rsidRDefault="00BB4F4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05</w:t>
            </w:r>
          </w:p>
        </w:tc>
        <w:tc>
          <w:tcPr>
            <w:tcW w:w="4651" w:type="dxa"/>
            <w:vAlign w:val="center"/>
          </w:tcPr>
          <w:p w14:paraId="7E9609F0" w14:textId="0F4F8C88" w:rsidR="00BE61C6" w:rsidRDefault="00BB4F4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Baseline Building Pressure Reading #3</w:t>
            </w:r>
          </w:p>
        </w:tc>
        <w:tc>
          <w:tcPr>
            <w:tcW w:w="5777" w:type="dxa"/>
            <w:vAlign w:val="center"/>
          </w:tcPr>
          <w:p w14:paraId="7E9609F1" w14:textId="77777777" w:rsidR="00BE61C6" w:rsidRDefault="00BE61C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p>
        </w:tc>
      </w:tr>
      <w:tr w:rsidR="00BB4F4A" w:rsidRPr="00C77D58" w14:paraId="7E9609F6" w14:textId="77777777" w:rsidTr="00BE7226">
        <w:tc>
          <w:tcPr>
            <w:tcW w:w="590" w:type="dxa"/>
            <w:vAlign w:val="center"/>
          </w:tcPr>
          <w:p w14:paraId="7E9609F3" w14:textId="77777777" w:rsidR="00BE61C6" w:rsidRDefault="00BB4F4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06</w:t>
            </w:r>
          </w:p>
        </w:tc>
        <w:tc>
          <w:tcPr>
            <w:tcW w:w="4651" w:type="dxa"/>
            <w:vAlign w:val="center"/>
          </w:tcPr>
          <w:p w14:paraId="7E9609F4" w14:textId="79CF08DB" w:rsidR="00BE61C6" w:rsidRDefault="00BB4F4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Baseline Building Pressure Reading #4</w:t>
            </w:r>
          </w:p>
        </w:tc>
        <w:tc>
          <w:tcPr>
            <w:tcW w:w="5777" w:type="dxa"/>
            <w:vAlign w:val="center"/>
          </w:tcPr>
          <w:p w14:paraId="7E9609F5" w14:textId="77777777" w:rsidR="00BE61C6" w:rsidRDefault="00BE61C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p>
        </w:tc>
      </w:tr>
      <w:tr w:rsidR="00BB4F4A" w:rsidRPr="00C77D58" w14:paraId="7E9609FA" w14:textId="77777777" w:rsidTr="00BE7226">
        <w:tc>
          <w:tcPr>
            <w:tcW w:w="590" w:type="dxa"/>
            <w:vAlign w:val="center"/>
          </w:tcPr>
          <w:p w14:paraId="7E9609F7" w14:textId="77777777" w:rsidR="00BE61C6" w:rsidRDefault="00BB4F4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07</w:t>
            </w:r>
          </w:p>
        </w:tc>
        <w:tc>
          <w:tcPr>
            <w:tcW w:w="4651" w:type="dxa"/>
            <w:vAlign w:val="center"/>
          </w:tcPr>
          <w:p w14:paraId="7E9609F8" w14:textId="1693B664" w:rsidR="00BE61C6" w:rsidRDefault="00BB4F4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Baseline Building Pressure Reading #5</w:t>
            </w:r>
          </w:p>
        </w:tc>
        <w:tc>
          <w:tcPr>
            <w:tcW w:w="5777" w:type="dxa"/>
            <w:vAlign w:val="center"/>
          </w:tcPr>
          <w:p w14:paraId="7E9609F9" w14:textId="77777777" w:rsidR="00BE61C6" w:rsidRDefault="00BE61C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p>
        </w:tc>
      </w:tr>
      <w:tr w:rsidR="00BB4F4A" w:rsidRPr="00C77D58" w14:paraId="7E9609FE" w14:textId="77777777" w:rsidTr="00BE7226">
        <w:tc>
          <w:tcPr>
            <w:tcW w:w="590" w:type="dxa"/>
            <w:vAlign w:val="center"/>
          </w:tcPr>
          <w:p w14:paraId="7E9609FB" w14:textId="77777777" w:rsidR="00BE61C6" w:rsidRDefault="00BB4F4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08</w:t>
            </w:r>
          </w:p>
        </w:tc>
        <w:tc>
          <w:tcPr>
            <w:tcW w:w="4651" w:type="dxa"/>
            <w:vAlign w:val="center"/>
          </w:tcPr>
          <w:p w14:paraId="7E9609FC" w14:textId="3BC8E555" w:rsidR="00BE61C6" w:rsidRDefault="00BB4F4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Baseline Range</w:t>
            </w:r>
          </w:p>
        </w:tc>
        <w:tc>
          <w:tcPr>
            <w:tcW w:w="5777" w:type="dxa"/>
            <w:vAlign w:val="center"/>
          </w:tcPr>
          <w:p w14:paraId="7E9609FD" w14:textId="77777777" w:rsidR="00BE61C6" w:rsidRDefault="00BE61C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p>
        </w:tc>
      </w:tr>
      <w:tr w:rsidR="00BB4F4A" w:rsidRPr="00C77D58" w14:paraId="7E960A02" w14:textId="77777777" w:rsidTr="00BE7226">
        <w:tc>
          <w:tcPr>
            <w:tcW w:w="590" w:type="dxa"/>
            <w:vAlign w:val="center"/>
          </w:tcPr>
          <w:p w14:paraId="7E9609FF" w14:textId="77777777" w:rsidR="00BB4F4A" w:rsidRPr="00A42BCC" w:rsidRDefault="00BB4F4A" w:rsidP="00BB4F4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09</w:t>
            </w:r>
          </w:p>
        </w:tc>
        <w:tc>
          <w:tcPr>
            <w:tcW w:w="4651" w:type="dxa"/>
            <w:vAlign w:val="center"/>
          </w:tcPr>
          <w:p w14:paraId="7E960A00" w14:textId="2512C0E7" w:rsidR="00BB4F4A" w:rsidRDefault="00BB4F4A" w:rsidP="00BB4F4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Accuracy Level</w:t>
            </w:r>
          </w:p>
        </w:tc>
        <w:tc>
          <w:tcPr>
            <w:tcW w:w="5777" w:type="dxa"/>
            <w:vAlign w:val="center"/>
          </w:tcPr>
          <w:p w14:paraId="7E960A01" w14:textId="77777777" w:rsidR="00AF4AE0" w:rsidRDefault="00AF4AE0">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p>
        </w:tc>
      </w:tr>
      <w:tr w:rsidR="00BB4F4A" w:rsidRPr="00C77D58" w14:paraId="7E960A06" w14:textId="77777777" w:rsidTr="00BE7226">
        <w:tc>
          <w:tcPr>
            <w:tcW w:w="590" w:type="dxa"/>
            <w:vAlign w:val="center"/>
          </w:tcPr>
          <w:p w14:paraId="7E960A03" w14:textId="77777777" w:rsidR="00BE61C6" w:rsidRDefault="00BB4F4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10</w:t>
            </w:r>
          </w:p>
        </w:tc>
        <w:tc>
          <w:tcPr>
            <w:tcW w:w="4651" w:type="dxa"/>
            <w:vAlign w:val="center"/>
          </w:tcPr>
          <w:p w14:paraId="7E960A04" w14:textId="5B7F1B48" w:rsidR="00BE61C6" w:rsidRDefault="00BB4F4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Average Baseline Building Pressure Reading</w:t>
            </w:r>
          </w:p>
        </w:tc>
        <w:tc>
          <w:tcPr>
            <w:tcW w:w="5777" w:type="dxa"/>
            <w:vAlign w:val="center"/>
          </w:tcPr>
          <w:p w14:paraId="7E960A05" w14:textId="77777777" w:rsidR="00BE61C6" w:rsidRDefault="00BE61C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p>
        </w:tc>
      </w:tr>
      <w:tr w:rsidR="00BB4F4A" w:rsidRPr="00C77D58" w14:paraId="7E960A0A" w14:textId="77777777" w:rsidTr="00BE7226">
        <w:tc>
          <w:tcPr>
            <w:tcW w:w="590" w:type="dxa"/>
            <w:vAlign w:val="center"/>
          </w:tcPr>
          <w:p w14:paraId="7E960A07" w14:textId="77777777" w:rsidR="00BE61C6" w:rsidRDefault="00BB4F4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11</w:t>
            </w:r>
          </w:p>
        </w:tc>
        <w:tc>
          <w:tcPr>
            <w:tcW w:w="4651" w:type="dxa"/>
            <w:vAlign w:val="center"/>
          </w:tcPr>
          <w:p w14:paraId="7E960A08" w14:textId="3646904B" w:rsidR="00BE61C6" w:rsidRDefault="00BB4F4A" w:rsidP="00E87FC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 xml:space="preserve">Pre-test </w:t>
            </w:r>
            <w:r w:rsidR="00E87FCD">
              <w:rPr>
                <w:rFonts w:asciiTheme="minorHAnsi" w:hAnsiTheme="minorHAnsi"/>
                <w:sz w:val="18"/>
                <w:szCs w:val="18"/>
              </w:rPr>
              <w:t>B</w:t>
            </w:r>
            <w:r>
              <w:rPr>
                <w:rFonts w:asciiTheme="minorHAnsi" w:hAnsiTheme="minorHAnsi"/>
                <w:sz w:val="18"/>
                <w:szCs w:val="18"/>
              </w:rPr>
              <w:t xml:space="preserve">aseline </w:t>
            </w:r>
            <w:r w:rsidR="00E87FCD">
              <w:rPr>
                <w:rFonts w:asciiTheme="minorHAnsi" w:hAnsiTheme="minorHAnsi"/>
                <w:sz w:val="18"/>
                <w:szCs w:val="18"/>
              </w:rPr>
              <w:t>B</w:t>
            </w:r>
            <w:r>
              <w:rPr>
                <w:rFonts w:asciiTheme="minorHAnsi" w:hAnsiTheme="minorHAnsi"/>
                <w:sz w:val="18"/>
                <w:szCs w:val="18"/>
              </w:rPr>
              <w:t xml:space="preserve">uilding </w:t>
            </w:r>
            <w:r w:rsidR="00E87FCD">
              <w:rPr>
                <w:rFonts w:asciiTheme="minorHAnsi" w:hAnsiTheme="minorHAnsi"/>
                <w:sz w:val="18"/>
                <w:szCs w:val="18"/>
              </w:rPr>
              <w:t>P</w:t>
            </w:r>
            <w:r>
              <w:rPr>
                <w:rFonts w:asciiTheme="minorHAnsi" w:hAnsiTheme="minorHAnsi"/>
                <w:sz w:val="18"/>
                <w:szCs w:val="18"/>
              </w:rPr>
              <w:t>ressure</w:t>
            </w:r>
          </w:p>
        </w:tc>
        <w:tc>
          <w:tcPr>
            <w:tcW w:w="5777" w:type="dxa"/>
            <w:vAlign w:val="center"/>
          </w:tcPr>
          <w:p w14:paraId="7E960A09" w14:textId="77777777" w:rsidR="00BE61C6" w:rsidRDefault="00BE61C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p>
        </w:tc>
      </w:tr>
      <w:tr w:rsidR="00BB4F4A" w:rsidRPr="00C77D58" w14:paraId="7E960A0E" w14:textId="77777777" w:rsidTr="00BE7226">
        <w:tc>
          <w:tcPr>
            <w:tcW w:w="590" w:type="dxa"/>
            <w:vAlign w:val="center"/>
          </w:tcPr>
          <w:p w14:paraId="7E960A0B" w14:textId="77777777" w:rsidR="00BE61C6" w:rsidRDefault="00BB4F4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12</w:t>
            </w:r>
          </w:p>
        </w:tc>
        <w:tc>
          <w:tcPr>
            <w:tcW w:w="4651" w:type="dxa"/>
            <w:vAlign w:val="center"/>
          </w:tcPr>
          <w:p w14:paraId="7E960A0C" w14:textId="4C1A5FBE" w:rsidR="00BE61C6" w:rsidRDefault="00BB4F4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Unadjusted Building Pressure Target</w:t>
            </w:r>
          </w:p>
        </w:tc>
        <w:tc>
          <w:tcPr>
            <w:tcW w:w="5777" w:type="dxa"/>
            <w:vAlign w:val="center"/>
          </w:tcPr>
          <w:p w14:paraId="7E960A0D" w14:textId="77777777" w:rsidR="00BE61C6" w:rsidRDefault="00BE61C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p>
        </w:tc>
      </w:tr>
      <w:tr w:rsidR="00BB4F4A" w:rsidRPr="00C77D58" w14:paraId="7E960A12" w14:textId="77777777" w:rsidTr="00BE7226">
        <w:tc>
          <w:tcPr>
            <w:tcW w:w="590" w:type="dxa"/>
            <w:vAlign w:val="center"/>
          </w:tcPr>
          <w:p w14:paraId="7E960A0F" w14:textId="77777777" w:rsidR="00BE61C6" w:rsidRDefault="00BB4F4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13</w:t>
            </w:r>
          </w:p>
        </w:tc>
        <w:tc>
          <w:tcPr>
            <w:tcW w:w="4651" w:type="dxa"/>
            <w:vAlign w:val="center"/>
          </w:tcPr>
          <w:p w14:paraId="7E960A10" w14:textId="2AD7D557" w:rsidR="00BE61C6" w:rsidRDefault="00BB4F4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Unadjusted Building Pressure Measured</w:t>
            </w:r>
          </w:p>
        </w:tc>
        <w:tc>
          <w:tcPr>
            <w:tcW w:w="5777" w:type="dxa"/>
            <w:vAlign w:val="center"/>
          </w:tcPr>
          <w:p w14:paraId="7E960A11" w14:textId="77777777" w:rsidR="00BE61C6" w:rsidRDefault="00BE61C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p>
        </w:tc>
      </w:tr>
      <w:tr w:rsidR="00BB4F4A" w:rsidRPr="00C77D58" w14:paraId="7E960A16" w14:textId="77777777" w:rsidTr="00BE7226">
        <w:tc>
          <w:tcPr>
            <w:tcW w:w="590" w:type="dxa"/>
            <w:vAlign w:val="center"/>
          </w:tcPr>
          <w:p w14:paraId="7E960A13" w14:textId="77777777" w:rsidR="00BE61C6" w:rsidRDefault="00BB4F4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14</w:t>
            </w:r>
          </w:p>
        </w:tc>
        <w:tc>
          <w:tcPr>
            <w:tcW w:w="4651" w:type="dxa"/>
            <w:vAlign w:val="center"/>
          </w:tcPr>
          <w:p w14:paraId="7E960A14" w14:textId="352031DD" w:rsidR="00BE61C6" w:rsidRDefault="00BB4F4A" w:rsidP="00E87FC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 xml:space="preserve">Induced </w:t>
            </w:r>
            <w:r w:rsidR="00E87FCD">
              <w:rPr>
                <w:rFonts w:asciiTheme="minorHAnsi" w:hAnsiTheme="minorHAnsi"/>
                <w:sz w:val="18"/>
                <w:szCs w:val="18"/>
              </w:rPr>
              <w:t>B</w:t>
            </w:r>
            <w:r>
              <w:rPr>
                <w:rFonts w:asciiTheme="minorHAnsi" w:hAnsiTheme="minorHAnsi"/>
                <w:sz w:val="18"/>
                <w:szCs w:val="18"/>
              </w:rPr>
              <w:t xml:space="preserve">uilding </w:t>
            </w:r>
            <w:r w:rsidR="00E87FCD">
              <w:rPr>
                <w:rFonts w:asciiTheme="minorHAnsi" w:hAnsiTheme="minorHAnsi"/>
                <w:sz w:val="18"/>
                <w:szCs w:val="18"/>
              </w:rPr>
              <w:t>P</w:t>
            </w:r>
            <w:r>
              <w:rPr>
                <w:rFonts w:asciiTheme="minorHAnsi" w:hAnsiTheme="minorHAnsi"/>
                <w:sz w:val="18"/>
                <w:szCs w:val="18"/>
              </w:rPr>
              <w:t xml:space="preserve">ressure </w:t>
            </w:r>
            <w:r w:rsidR="00E87FCD">
              <w:rPr>
                <w:rFonts w:asciiTheme="minorHAnsi" w:hAnsiTheme="minorHAnsi"/>
                <w:sz w:val="18"/>
                <w:szCs w:val="18"/>
              </w:rPr>
              <w:t>C</w:t>
            </w:r>
            <w:r>
              <w:rPr>
                <w:rFonts w:asciiTheme="minorHAnsi" w:hAnsiTheme="minorHAnsi"/>
                <w:sz w:val="18"/>
                <w:szCs w:val="18"/>
              </w:rPr>
              <w:t>heck</w:t>
            </w:r>
          </w:p>
        </w:tc>
        <w:tc>
          <w:tcPr>
            <w:tcW w:w="5777" w:type="dxa"/>
            <w:vAlign w:val="center"/>
          </w:tcPr>
          <w:p w14:paraId="7E960A15" w14:textId="77777777" w:rsidR="00BE61C6" w:rsidRDefault="00BE61C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p>
        </w:tc>
      </w:tr>
      <w:tr w:rsidR="00BB4F4A" w:rsidRPr="00C77D58" w14:paraId="7E960A1A" w14:textId="77777777" w:rsidTr="00BE7226">
        <w:tc>
          <w:tcPr>
            <w:tcW w:w="590" w:type="dxa"/>
            <w:vAlign w:val="center"/>
          </w:tcPr>
          <w:p w14:paraId="7E960A17" w14:textId="77777777" w:rsidR="00BE61C6" w:rsidRDefault="00BB4F4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15</w:t>
            </w:r>
          </w:p>
        </w:tc>
        <w:tc>
          <w:tcPr>
            <w:tcW w:w="4651" w:type="dxa"/>
            <w:vAlign w:val="center"/>
          </w:tcPr>
          <w:p w14:paraId="7E960A18" w14:textId="2F25BB29" w:rsidR="00BE61C6" w:rsidRDefault="00BB4F4A" w:rsidP="00E87FC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 xml:space="preserve">Nominal Fan flow at </w:t>
            </w:r>
            <w:r w:rsidR="00E87FCD">
              <w:rPr>
                <w:rFonts w:asciiTheme="minorHAnsi" w:hAnsiTheme="minorHAnsi"/>
                <w:sz w:val="18"/>
                <w:szCs w:val="18"/>
              </w:rPr>
              <w:t>A</w:t>
            </w:r>
            <w:r>
              <w:rPr>
                <w:rFonts w:asciiTheme="minorHAnsi" w:hAnsiTheme="minorHAnsi"/>
                <w:sz w:val="18"/>
                <w:szCs w:val="18"/>
              </w:rPr>
              <w:t xml:space="preserve">bove </w:t>
            </w:r>
            <w:r w:rsidR="00E87FCD">
              <w:rPr>
                <w:rFonts w:asciiTheme="minorHAnsi" w:hAnsiTheme="minorHAnsi"/>
                <w:sz w:val="18"/>
                <w:szCs w:val="18"/>
              </w:rPr>
              <w:t>F</w:t>
            </w:r>
            <w:r>
              <w:rPr>
                <w:rFonts w:asciiTheme="minorHAnsi" w:hAnsiTheme="minorHAnsi"/>
                <w:sz w:val="18"/>
                <w:szCs w:val="18"/>
              </w:rPr>
              <w:t xml:space="preserve">an </w:t>
            </w:r>
            <w:r w:rsidR="00E87FCD">
              <w:rPr>
                <w:rFonts w:asciiTheme="minorHAnsi" w:hAnsiTheme="minorHAnsi"/>
                <w:sz w:val="18"/>
                <w:szCs w:val="18"/>
              </w:rPr>
              <w:t>P</w:t>
            </w:r>
            <w:r>
              <w:rPr>
                <w:rFonts w:asciiTheme="minorHAnsi" w:hAnsiTheme="minorHAnsi"/>
                <w:sz w:val="18"/>
                <w:szCs w:val="18"/>
              </w:rPr>
              <w:t>ressure</w:t>
            </w:r>
          </w:p>
        </w:tc>
        <w:tc>
          <w:tcPr>
            <w:tcW w:w="5777" w:type="dxa"/>
            <w:vAlign w:val="center"/>
          </w:tcPr>
          <w:p w14:paraId="7E960A19" w14:textId="77777777" w:rsidR="00BE61C6" w:rsidRDefault="00BE61C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p>
        </w:tc>
      </w:tr>
      <w:tr w:rsidR="00BB4F4A" w:rsidRPr="00C77D58" w14:paraId="7E960A1E" w14:textId="77777777" w:rsidTr="00BE7226">
        <w:tc>
          <w:tcPr>
            <w:tcW w:w="590" w:type="dxa"/>
            <w:vAlign w:val="center"/>
          </w:tcPr>
          <w:p w14:paraId="7E960A1B" w14:textId="77777777" w:rsidR="00BE61C6" w:rsidRDefault="00BB4F4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16</w:t>
            </w:r>
          </w:p>
        </w:tc>
        <w:tc>
          <w:tcPr>
            <w:tcW w:w="4651" w:type="dxa"/>
            <w:vAlign w:val="center"/>
          </w:tcPr>
          <w:p w14:paraId="7E960A1C" w14:textId="5589DF7F" w:rsidR="00BE61C6" w:rsidRDefault="00BB4F4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Nominal CFM50</w:t>
            </w:r>
          </w:p>
        </w:tc>
        <w:tc>
          <w:tcPr>
            <w:tcW w:w="5777" w:type="dxa"/>
            <w:vAlign w:val="center"/>
          </w:tcPr>
          <w:p w14:paraId="7E960A1D" w14:textId="77777777" w:rsidR="00BE61C6" w:rsidRDefault="00BE61C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p>
        </w:tc>
      </w:tr>
      <w:tr w:rsidR="00D606F9" w:rsidRPr="00C77D58" w14:paraId="792182C1" w14:textId="77777777" w:rsidTr="004B7D05">
        <w:trPr>
          <w:ins w:id="5" w:author="Shewmaker, Michael@Energy" w:date="2016-03-29T14:44:00Z"/>
        </w:trPr>
        <w:tc>
          <w:tcPr>
            <w:tcW w:w="11018" w:type="dxa"/>
            <w:gridSpan w:val="3"/>
            <w:vAlign w:val="center"/>
          </w:tcPr>
          <w:p w14:paraId="621E0189" w14:textId="77777777" w:rsidR="00D606F9" w:rsidRDefault="00D606F9" w:rsidP="00D606F9">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ins w:id="6" w:author="Shewmaker, Michael@Energy" w:date="2016-03-29T14:44:00Z"/>
                <w:rFonts w:ascii="Calibri" w:hAnsi="Calibri"/>
                <w:sz w:val="18"/>
                <w:szCs w:val="18"/>
              </w:rPr>
            </w:pPr>
            <w:ins w:id="7" w:author="Shewmaker, Michael@Energy" w:date="2016-03-29T14:44:00Z">
              <w:r>
                <w:rPr>
                  <w:rFonts w:ascii="Calibri" w:hAnsi="Calibri"/>
                  <w:sz w:val="18"/>
                  <w:szCs w:val="18"/>
                </w:rPr>
                <w:t>Note:</w:t>
              </w:r>
            </w:ins>
          </w:p>
          <w:p w14:paraId="34569867" w14:textId="342DBDDC" w:rsidR="00D606F9" w:rsidRPr="00DA49D4" w:rsidRDefault="00D606F9" w:rsidP="00C22D3A">
            <w:pPr>
              <w:pStyle w:val="ListParagraph"/>
              <w:keepNext/>
              <w:numPr>
                <w:ilvl w:val="0"/>
                <w:numId w:val="29"/>
              </w:num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ins w:id="8" w:author="Shewmaker, Michael@Energy" w:date="2016-03-29T14:44:00Z"/>
                <w:rFonts w:ascii="Calibri" w:hAnsi="Calibri"/>
                <w:sz w:val="18"/>
              </w:rPr>
            </w:pPr>
            <w:ins w:id="9" w:author="Shewmaker, Michael@Energy" w:date="2016-03-29T14:44:00Z">
              <w:r w:rsidRPr="00C22D3A">
                <w:rPr>
                  <w:rFonts w:asciiTheme="minorHAnsi" w:hAnsiTheme="minorHAnsi"/>
                  <w:sz w:val="18"/>
                </w:rPr>
                <w:t>For multifamily, each dwelling unit must be tested individually and shown to meet the leakage requirements. Pressurization of the adjacent dwelling units while conduc</w:t>
              </w:r>
              <w:r w:rsidRPr="00DA49D4">
                <w:rPr>
                  <w:rFonts w:asciiTheme="minorHAnsi" w:hAnsiTheme="minorHAnsi"/>
                  <w:sz w:val="18"/>
                </w:rPr>
                <w:t>ting this test is not allowed.</w:t>
              </w:r>
            </w:ins>
          </w:p>
        </w:tc>
      </w:tr>
    </w:tbl>
    <w:p w14:paraId="7E960A1F" w14:textId="77777777" w:rsidR="00BB4F4A" w:rsidRDefault="00BB4F4A" w:rsidP="00BB4F4A"/>
    <w:tbl>
      <w:tblPr>
        <w:tblW w:w="500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90"/>
        <w:gridCol w:w="4651"/>
        <w:gridCol w:w="5779"/>
      </w:tblGrid>
      <w:tr w:rsidR="00BB4F4A" w:rsidRPr="00C77D58" w14:paraId="7E960A21" w14:textId="77777777" w:rsidTr="00BE7226">
        <w:tc>
          <w:tcPr>
            <w:tcW w:w="11020" w:type="dxa"/>
            <w:gridSpan w:val="3"/>
          </w:tcPr>
          <w:p w14:paraId="7E960A20" w14:textId="77777777" w:rsidR="00BB4F4A" w:rsidRPr="00C77D58" w:rsidRDefault="00BB4F4A" w:rsidP="00BE72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highlight w:val="cyan"/>
              </w:rPr>
            </w:pPr>
            <w:r w:rsidRPr="003F0913">
              <w:rPr>
                <w:rFonts w:ascii="Calibri" w:hAnsi="Calibri"/>
                <w:b/>
                <w:szCs w:val="18"/>
              </w:rPr>
              <w:t>G. Altitude and Temperature Correction</w:t>
            </w:r>
          </w:p>
        </w:tc>
      </w:tr>
      <w:tr w:rsidR="00BB4F4A" w:rsidRPr="00C77D58" w14:paraId="7E960A25" w14:textId="77777777" w:rsidTr="00BE7226">
        <w:tc>
          <w:tcPr>
            <w:tcW w:w="590" w:type="dxa"/>
            <w:vAlign w:val="center"/>
          </w:tcPr>
          <w:p w14:paraId="7E960A22" w14:textId="77777777" w:rsidR="00BB4F4A" w:rsidRPr="00C77D58" w:rsidRDefault="00BB4F4A" w:rsidP="00BE7226">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highlight w:val="cyan"/>
              </w:rPr>
            </w:pPr>
            <w:r>
              <w:rPr>
                <w:rFonts w:ascii="Calibri" w:hAnsi="Calibri"/>
                <w:sz w:val="18"/>
                <w:szCs w:val="18"/>
              </w:rPr>
              <w:t>0</w:t>
            </w:r>
            <w:r w:rsidRPr="00C77D58">
              <w:rPr>
                <w:rFonts w:ascii="Calibri" w:hAnsi="Calibri"/>
                <w:sz w:val="18"/>
                <w:szCs w:val="18"/>
              </w:rPr>
              <w:t>1</w:t>
            </w:r>
          </w:p>
        </w:tc>
        <w:tc>
          <w:tcPr>
            <w:tcW w:w="4651" w:type="dxa"/>
          </w:tcPr>
          <w:p w14:paraId="7E960A23" w14:textId="254FEF8B" w:rsidR="00BB4F4A" w:rsidRPr="00C77D58" w:rsidRDefault="00BB4F4A" w:rsidP="00E87FC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highlight w:val="cyan"/>
              </w:rPr>
            </w:pPr>
            <w:r w:rsidRPr="00C77D58">
              <w:rPr>
                <w:rFonts w:ascii="Calibri" w:hAnsi="Calibri"/>
                <w:sz w:val="18"/>
                <w:szCs w:val="18"/>
              </w:rPr>
              <w:t xml:space="preserve">Altitude </w:t>
            </w:r>
            <w:r w:rsidR="00E87FCD">
              <w:rPr>
                <w:rFonts w:ascii="Calibri" w:hAnsi="Calibri"/>
                <w:sz w:val="18"/>
                <w:szCs w:val="18"/>
              </w:rPr>
              <w:t>C</w:t>
            </w:r>
            <w:r w:rsidRPr="00C77D58">
              <w:rPr>
                <w:rFonts w:ascii="Calibri" w:hAnsi="Calibri"/>
                <w:sz w:val="18"/>
                <w:szCs w:val="18"/>
              </w:rPr>
              <w:t xml:space="preserve">orrection </w:t>
            </w:r>
            <w:r w:rsidR="00E87FCD">
              <w:rPr>
                <w:rFonts w:ascii="Calibri" w:hAnsi="Calibri"/>
                <w:sz w:val="18"/>
                <w:szCs w:val="18"/>
              </w:rPr>
              <w:t>F</w:t>
            </w:r>
            <w:r w:rsidRPr="00C77D58">
              <w:rPr>
                <w:rFonts w:ascii="Calibri" w:hAnsi="Calibri"/>
                <w:sz w:val="18"/>
                <w:szCs w:val="18"/>
              </w:rPr>
              <w:t>actor</w:t>
            </w:r>
          </w:p>
        </w:tc>
        <w:tc>
          <w:tcPr>
            <w:tcW w:w="5779" w:type="dxa"/>
          </w:tcPr>
          <w:p w14:paraId="7E960A24" w14:textId="77777777" w:rsidR="00BB4F4A" w:rsidRPr="00C77D58" w:rsidRDefault="00BB4F4A" w:rsidP="00BE7226">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highlight w:val="cyan"/>
              </w:rPr>
            </w:pPr>
          </w:p>
        </w:tc>
      </w:tr>
      <w:tr w:rsidR="00BB4F4A" w:rsidRPr="00C77D58" w14:paraId="7E960A29" w14:textId="77777777" w:rsidTr="00BE7226">
        <w:tc>
          <w:tcPr>
            <w:tcW w:w="590" w:type="dxa"/>
            <w:vAlign w:val="center"/>
          </w:tcPr>
          <w:p w14:paraId="7E960A26" w14:textId="77777777" w:rsidR="00BB4F4A" w:rsidRPr="00C77D58" w:rsidRDefault="00BB4F4A" w:rsidP="00BE7226">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highlight w:val="cyan"/>
              </w:rPr>
            </w:pPr>
            <w:r>
              <w:rPr>
                <w:rFonts w:ascii="Calibri" w:hAnsi="Calibri"/>
                <w:sz w:val="18"/>
                <w:szCs w:val="18"/>
              </w:rPr>
              <w:t>0</w:t>
            </w:r>
            <w:r w:rsidRPr="00C77D58">
              <w:rPr>
                <w:rFonts w:ascii="Calibri" w:hAnsi="Calibri"/>
                <w:sz w:val="18"/>
                <w:szCs w:val="18"/>
              </w:rPr>
              <w:t>2</w:t>
            </w:r>
          </w:p>
        </w:tc>
        <w:tc>
          <w:tcPr>
            <w:tcW w:w="4651" w:type="dxa"/>
          </w:tcPr>
          <w:p w14:paraId="7E960A27" w14:textId="06A56A43" w:rsidR="00BB4F4A" w:rsidRPr="00C77D58" w:rsidRDefault="00BB4F4A" w:rsidP="00E87FC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highlight w:val="cyan"/>
              </w:rPr>
            </w:pPr>
            <w:r w:rsidRPr="00C77D58">
              <w:rPr>
                <w:rFonts w:ascii="Calibri" w:hAnsi="Calibri"/>
                <w:sz w:val="18"/>
                <w:szCs w:val="18"/>
              </w:rPr>
              <w:t xml:space="preserve">Temperature </w:t>
            </w:r>
            <w:r w:rsidR="00E87FCD">
              <w:rPr>
                <w:rFonts w:ascii="Calibri" w:hAnsi="Calibri"/>
                <w:sz w:val="18"/>
                <w:szCs w:val="18"/>
              </w:rPr>
              <w:t>C</w:t>
            </w:r>
            <w:r w:rsidRPr="00C77D58">
              <w:rPr>
                <w:rFonts w:ascii="Calibri" w:hAnsi="Calibri"/>
                <w:sz w:val="18"/>
                <w:szCs w:val="18"/>
              </w:rPr>
              <w:t xml:space="preserve">orrection </w:t>
            </w:r>
            <w:r w:rsidR="00E87FCD">
              <w:rPr>
                <w:rFonts w:ascii="Calibri" w:hAnsi="Calibri"/>
                <w:sz w:val="18"/>
                <w:szCs w:val="18"/>
              </w:rPr>
              <w:t>F</w:t>
            </w:r>
            <w:r w:rsidRPr="00C77D58">
              <w:rPr>
                <w:rFonts w:ascii="Calibri" w:hAnsi="Calibri"/>
                <w:sz w:val="18"/>
                <w:szCs w:val="18"/>
              </w:rPr>
              <w:t>actor</w:t>
            </w:r>
          </w:p>
        </w:tc>
        <w:tc>
          <w:tcPr>
            <w:tcW w:w="5779" w:type="dxa"/>
          </w:tcPr>
          <w:p w14:paraId="7E960A28" w14:textId="77777777" w:rsidR="00BB4F4A" w:rsidRPr="00C77D58" w:rsidRDefault="00BB4F4A" w:rsidP="00BE7226">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highlight w:val="cyan"/>
              </w:rPr>
            </w:pPr>
          </w:p>
        </w:tc>
      </w:tr>
      <w:tr w:rsidR="00BB4F4A" w:rsidRPr="00C77D58" w14:paraId="7E960A2D" w14:textId="77777777" w:rsidTr="00BE7226">
        <w:tc>
          <w:tcPr>
            <w:tcW w:w="590" w:type="dxa"/>
            <w:vAlign w:val="center"/>
          </w:tcPr>
          <w:p w14:paraId="7E960A2A" w14:textId="77777777" w:rsidR="00BB4F4A" w:rsidRPr="00C77D58" w:rsidRDefault="00BB4F4A" w:rsidP="00BE7226">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Pr>
                <w:rFonts w:ascii="Calibri" w:hAnsi="Calibri"/>
                <w:sz w:val="18"/>
                <w:szCs w:val="18"/>
              </w:rPr>
              <w:t>0</w:t>
            </w:r>
            <w:r w:rsidRPr="00C77D58">
              <w:rPr>
                <w:rFonts w:ascii="Calibri" w:hAnsi="Calibri"/>
                <w:sz w:val="18"/>
                <w:szCs w:val="18"/>
              </w:rPr>
              <w:t>3</w:t>
            </w:r>
          </w:p>
        </w:tc>
        <w:tc>
          <w:tcPr>
            <w:tcW w:w="4651" w:type="dxa"/>
          </w:tcPr>
          <w:p w14:paraId="7E960A2B" w14:textId="12EA39C0" w:rsidR="00BB4F4A" w:rsidRPr="00C77D58" w:rsidRDefault="00BB4F4A" w:rsidP="00BE7226">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C77D58">
              <w:rPr>
                <w:rFonts w:ascii="Calibri" w:hAnsi="Calibri"/>
                <w:sz w:val="18"/>
                <w:szCs w:val="18"/>
              </w:rPr>
              <w:t>Corrected CFM50</w:t>
            </w:r>
          </w:p>
        </w:tc>
        <w:tc>
          <w:tcPr>
            <w:tcW w:w="5779" w:type="dxa"/>
          </w:tcPr>
          <w:p w14:paraId="7E960A2C" w14:textId="77777777" w:rsidR="00BB4F4A" w:rsidRPr="00C77D58" w:rsidRDefault="00BB4F4A" w:rsidP="00BE7226">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p>
        </w:tc>
      </w:tr>
    </w:tbl>
    <w:p w14:paraId="7E960A2E" w14:textId="77777777" w:rsidR="00BB4F4A" w:rsidRDefault="00BB4F4A" w:rsidP="00BB4F4A">
      <w:pPr>
        <w:keepNext/>
        <w:rPr>
          <w:b/>
        </w:rPr>
      </w:pPr>
    </w:p>
    <w:tbl>
      <w:tblPr>
        <w:tblW w:w="5001"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90"/>
        <w:gridCol w:w="4651"/>
        <w:gridCol w:w="5777"/>
      </w:tblGrid>
      <w:tr w:rsidR="00BB4F4A" w:rsidRPr="00C77D58" w14:paraId="7E960A30" w14:textId="77777777" w:rsidTr="00BE7226">
        <w:tc>
          <w:tcPr>
            <w:tcW w:w="11018" w:type="dxa"/>
            <w:gridSpan w:val="3"/>
          </w:tcPr>
          <w:p w14:paraId="7E960A2F" w14:textId="77777777" w:rsidR="00BB4F4A" w:rsidRPr="00C77D58" w:rsidRDefault="00BB4F4A" w:rsidP="00BE7226">
            <w:pPr>
              <w:keepNext/>
              <w:rPr>
                <w:rFonts w:ascii="Calibri" w:hAnsi="Calibri"/>
                <w:sz w:val="18"/>
                <w:szCs w:val="18"/>
              </w:rPr>
            </w:pPr>
            <w:r w:rsidRPr="003F0913">
              <w:rPr>
                <w:rFonts w:ascii="Calibri" w:hAnsi="Calibri"/>
                <w:b/>
                <w:szCs w:val="18"/>
              </w:rPr>
              <w:t>H. Accuracy Adjustment</w:t>
            </w:r>
          </w:p>
        </w:tc>
      </w:tr>
      <w:tr w:rsidR="00BB4F4A" w:rsidRPr="00C77D58" w14:paraId="7E960A34" w14:textId="77777777" w:rsidTr="00BE7226">
        <w:tc>
          <w:tcPr>
            <w:tcW w:w="590" w:type="dxa"/>
            <w:vAlign w:val="center"/>
          </w:tcPr>
          <w:p w14:paraId="7E960A31" w14:textId="77777777" w:rsidR="00BB4F4A" w:rsidRPr="00C77D58" w:rsidRDefault="00BB4F4A" w:rsidP="00BE72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Pr>
                <w:rFonts w:ascii="Calibri" w:hAnsi="Calibri"/>
                <w:sz w:val="18"/>
                <w:szCs w:val="18"/>
              </w:rPr>
              <w:t>0</w:t>
            </w:r>
            <w:r w:rsidRPr="00C77D58">
              <w:rPr>
                <w:rFonts w:ascii="Calibri" w:hAnsi="Calibri"/>
                <w:sz w:val="18"/>
                <w:szCs w:val="18"/>
              </w:rPr>
              <w:t>1</w:t>
            </w:r>
          </w:p>
        </w:tc>
        <w:tc>
          <w:tcPr>
            <w:tcW w:w="4651" w:type="dxa"/>
            <w:vAlign w:val="center"/>
          </w:tcPr>
          <w:p w14:paraId="7E960A32" w14:textId="3EB63113" w:rsidR="00BB4F4A" w:rsidRDefault="00BB4F4A" w:rsidP="00E87FC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 xml:space="preserve">Accuracy Adjustment </w:t>
            </w:r>
            <w:r w:rsidR="00E87FCD">
              <w:rPr>
                <w:rFonts w:asciiTheme="minorHAnsi" w:hAnsiTheme="minorHAnsi"/>
                <w:sz w:val="18"/>
                <w:szCs w:val="18"/>
              </w:rPr>
              <w:t>F</w:t>
            </w:r>
            <w:r>
              <w:rPr>
                <w:rFonts w:asciiTheme="minorHAnsi" w:hAnsiTheme="minorHAnsi"/>
                <w:sz w:val="18"/>
                <w:szCs w:val="18"/>
              </w:rPr>
              <w:t>actor</w:t>
            </w:r>
          </w:p>
        </w:tc>
        <w:tc>
          <w:tcPr>
            <w:tcW w:w="5777" w:type="dxa"/>
          </w:tcPr>
          <w:p w14:paraId="7E960A33" w14:textId="77777777" w:rsidR="00BB4F4A" w:rsidRPr="001046D3" w:rsidRDefault="00BB4F4A" w:rsidP="00BE72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p>
        </w:tc>
      </w:tr>
      <w:tr w:rsidR="00BB4F4A" w:rsidRPr="00C77D58" w14:paraId="7E960A39" w14:textId="77777777" w:rsidTr="00BE7226">
        <w:tc>
          <w:tcPr>
            <w:tcW w:w="590" w:type="dxa"/>
            <w:vAlign w:val="center"/>
          </w:tcPr>
          <w:p w14:paraId="7E960A35" w14:textId="77777777" w:rsidR="00BB4F4A" w:rsidRPr="00C77D58" w:rsidRDefault="00BB4F4A" w:rsidP="00BE72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Pr>
                <w:rFonts w:ascii="Calibri" w:hAnsi="Calibri"/>
                <w:sz w:val="18"/>
                <w:szCs w:val="18"/>
              </w:rPr>
              <w:t>0</w:t>
            </w:r>
            <w:r w:rsidRPr="00C77D58">
              <w:rPr>
                <w:rFonts w:ascii="Calibri" w:hAnsi="Calibri"/>
                <w:sz w:val="18"/>
                <w:szCs w:val="18"/>
              </w:rPr>
              <w:t>2</w:t>
            </w:r>
          </w:p>
        </w:tc>
        <w:tc>
          <w:tcPr>
            <w:tcW w:w="4651" w:type="dxa"/>
            <w:vAlign w:val="center"/>
          </w:tcPr>
          <w:p w14:paraId="7E960A36" w14:textId="77777777" w:rsidR="00E87FCD" w:rsidRDefault="00BB4F4A" w:rsidP="00BE72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 xml:space="preserve">Adjusted CFM50 Pressurization </w:t>
            </w:r>
          </w:p>
          <w:p w14:paraId="7E960A37" w14:textId="6E8573D3" w:rsidR="00BB4F4A" w:rsidRDefault="00BB4F4A" w:rsidP="00BE72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(measured air leakage rate)</w:t>
            </w:r>
          </w:p>
        </w:tc>
        <w:tc>
          <w:tcPr>
            <w:tcW w:w="5777" w:type="dxa"/>
          </w:tcPr>
          <w:p w14:paraId="7E960A38" w14:textId="77777777" w:rsidR="00BB4F4A" w:rsidRPr="001046D3" w:rsidRDefault="00BB4F4A" w:rsidP="00BE72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p>
        </w:tc>
      </w:tr>
    </w:tbl>
    <w:p w14:paraId="7E960A3A" w14:textId="77777777" w:rsidR="0066585C" w:rsidRDefault="0066585C" w:rsidP="0066585C">
      <w:pPr>
        <w:rPr>
          <w:b/>
        </w:rPr>
      </w:pPr>
    </w:p>
    <w:tbl>
      <w:tblPr>
        <w:tblW w:w="500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90"/>
        <w:gridCol w:w="10430"/>
      </w:tblGrid>
      <w:tr w:rsidR="0066585C" w:rsidRPr="00305DBA" w:rsidDel="00D606F9" w14:paraId="7E960A3C" w14:textId="2DA26540" w:rsidTr="0066585C">
        <w:trPr>
          <w:del w:id="10" w:author="Shewmaker, Michael@Energy" w:date="2016-03-29T14:44:00Z"/>
        </w:trPr>
        <w:tc>
          <w:tcPr>
            <w:tcW w:w="11020" w:type="dxa"/>
            <w:gridSpan w:val="2"/>
          </w:tcPr>
          <w:p w14:paraId="7E960A3B" w14:textId="2E8489AC" w:rsidR="0066585C" w:rsidRPr="00305DBA" w:rsidDel="00D606F9" w:rsidRDefault="00BB4F4A" w:rsidP="00E87FC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del w:id="11" w:author="Shewmaker, Michael@Energy" w:date="2016-03-29T14:44:00Z"/>
                <w:rFonts w:ascii="Calibri" w:hAnsi="Calibri"/>
                <w:sz w:val="18"/>
                <w:szCs w:val="18"/>
                <w:highlight w:val="cyan"/>
              </w:rPr>
            </w:pPr>
            <w:del w:id="12" w:author="Shewmaker, Michael@Energy" w:date="2016-03-29T14:44:00Z">
              <w:r w:rsidRPr="003F0913" w:rsidDel="00D606F9">
                <w:rPr>
                  <w:rFonts w:ascii="Calibri" w:hAnsi="Calibri"/>
                  <w:b/>
                  <w:szCs w:val="18"/>
                </w:rPr>
                <w:delText>I</w:delText>
              </w:r>
              <w:r w:rsidR="0066585C" w:rsidRPr="003F0913" w:rsidDel="00D606F9">
                <w:rPr>
                  <w:rFonts w:ascii="Calibri" w:hAnsi="Calibri"/>
                  <w:b/>
                  <w:szCs w:val="18"/>
                </w:rPr>
                <w:delText xml:space="preserve">. Additional Requirements </w:delText>
              </w:r>
              <w:r w:rsidR="00E87FCD" w:rsidRPr="003F0913" w:rsidDel="00D606F9">
                <w:rPr>
                  <w:rFonts w:ascii="Calibri" w:hAnsi="Calibri"/>
                  <w:b/>
                  <w:szCs w:val="18"/>
                </w:rPr>
                <w:delText>f</w:delText>
              </w:r>
              <w:r w:rsidR="0066585C" w:rsidRPr="003F0913" w:rsidDel="00D606F9">
                <w:rPr>
                  <w:rFonts w:ascii="Calibri" w:hAnsi="Calibri"/>
                  <w:b/>
                  <w:szCs w:val="18"/>
                </w:rPr>
                <w:delText>or Compliance</w:delText>
              </w:r>
            </w:del>
          </w:p>
        </w:tc>
      </w:tr>
      <w:tr w:rsidR="00DE1AF7" w:rsidRPr="00305DBA" w:rsidDel="00D606F9" w14:paraId="7E960A3F" w14:textId="600C9D32" w:rsidTr="0066585C">
        <w:trPr>
          <w:del w:id="13" w:author="Shewmaker, Michael@Energy" w:date="2016-03-29T14:44:00Z"/>
        </w:trPr>
        <w:tc>
          <w:tcPr>
            <w:tcW w:w="590" w:type="dxa"/>
            <w:vAlign w:val="center"/>
          </w:tcPr>
          <w:p w14:paraId="7E960A3D" w14:textId="7D9EBE04" w:rsidR="00DE1AF7" w:rsidRPr="00305DBA" w:rsidDel="00D606F9" w:rsidRDefault="00DE1AF7" w:rsidP="0066585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del w:id="14" w:author="Shewmaker, Michael@Energy" w:date="2016-03-29T14:44:00Z"/>
                <w:rFonts w:ascii="Calibri" w:hAnsi="Calibri"/>
                <w:sz w:val="18"/>
                <w:szCs w:val="18"/>
                <w:highlight w:val="cyan"/>
              </w:rPr>
            </w:pPr>
            <w:del w:id="15" w:author="Shewmaker, Michael@Energy" w:date="2016-03-29T14:44:00Z">
              <w:r w:rsidDel="00D606F9">
                <w:rPr>
                  <w:rFonts w:ascii="Calibri" w:hAnsi="Calibri"/>
                  <w:sz w:val="18"/>
                  <w:szCs w:val="18"/>
                </w:rPr>
                <w:delText>0</w:delText>
              </w:r>
              <w:r w:rsidRPr="00305DBA" w:rsidDel="00D606F9">
                <w:rPr>
                  <w:rFonts w:ascii="Calibri" w:hAnsi="Calibri"/>
                  <w:sz w:val="18"/>
                  <w:szCs w:val="18"/>
                </w:rPr>
                <w:delText>1</w:delText>
              </w:r>
            </w:del>
          </w:p>
        </w:tc>
        <w:tc>
          <w:tcPr>
            <w:tcW w:w="10430" w:type="dxa"/>
            <w:vAlign w:val="center"/>
          </w:tcPr>
          <w:p w14:paraId="7E960A3E" w14:textId="082073F1" w:rsidR="00DE1AF7" w:rsidDel="00D606F9" w:rsidRDefault="00DE1AF7" w:rsidP="00BE7226">
            <w:pPr>
              <w:shd w:val="clear" w:color="auto" w:fill="FFFFFF"/>
              <w:rPr>
                <w:del w:id="16" w:author="Shewmaker, Michael@Energy" w:date="2016-03-29T14:44:00Z"/>
                <w:rFonts w:asciiTheme="minorHAnsi" w:hAnsiTheme="minorHAnsi"/>
                <w:sz w:val="18"/>
                <w:szCs w:val="18"/>
                <w:highlight w:val="cyan"/>
              </w:rPr>
            </w:pPr>
            <w:del w:id="17" w:author="Shewmaker, Michael@Energy" w:date="2016-03-29T14:44:00Z">
              <w:r w:rsidDel="00D606F9">
                <w:rPr>
                  <w:rFonts w:asciiTheme="minorHAnsi" w:hAnsiTheme="minorHAnsi"/>
                  <w:sz w:val="18"/>
                  <w:szCs w:val="18"/>
                </w:rPr>
                <w:delText>Open all interior doors and access including those to closets and those between a conditioned basement and attic.</w:delText>
              </w:r>
            </w:del>
          </w:p>
        </w:tc>
      </w:tr>
      <w:tr w:rsidR="00DE1AF7" w:rsidRPr="00305DBA" w:rsidDel="00D606F9" w14:paraId="7E960A42" w14:textId="04CE5B97" w:rsidTr="0066585C">
        <w:trPr>
          <w:del w:id="18" w:author="Shewmaker, Michael@Energy" w:date="2016-03-29T14:44:00Z"/>
        </w:trPr>
        <w:tc>
          <w:tcPr>
            <w:tcW w:w="590" w:type="dxa"/>
            <w:vAlign w:val="center"/>
          </w:tcPr>
          <w:p w14:paraId="7E960A40" w14:textId="128849BB" w:rsidR="00DE1AF7" w:rsidRPr="00305DBA" w:rsidDel="00D606F9" w:rsidRDefault="00DE1AF7" w:rsidP="0066585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del w:id="19" w:author="Shewmaker, Michael@Energy" w:date="2016-03-29T14:44:00Z"/>
                <w:rFonts w:ascii="Calibri" w:hAnsi="Calibri"/>
                <w:sz w:val="18"/>
                <w:szCs w:val="18"/>
                <w:highlight w:val="cyan"/>
              </w:rPr>
            </w:pPr>
            <w:del w:id="20" w:author="Shewmaker, Michael@Energy" w:date="2016-03-29T14:44:00Z">
              <w:r w:rsidDel="00D606F9">
                <w:rPr>
                  <w:rFonts w:ascii="Calibri" w:hAnsi="Calibri"/>
                  <w:sz w:val="18"/>
                  <w:szCs w:val="18"/>
                </w:rPr>
                <w:delText>0</w:delText>
              </w:r>
              <w:r w:rsidRPr="00305DBA" w:rsidDel="00D606F9">
                <w:rPr>
                  <w:rFonts w:ascii="Calibri" w:hAnsi="Calibri"/>
                  <w:sz w:val="18"/>
                  <w:szCs w:val="18"/>
                </w:rPr>
                <w:delText>2</w:delText>
              </w:r>
            </w:del>
          </w:p>
        </w:tc>
        <w:tc>
          <w:tcPr>
            <w:tcW w:w="10430" w:type="dxa"/>
            <w:vAlign w:val="center"/>
          </w:tcPr>
          <w:p w14:paraId="7E960A41" w14:textId="27FBE008" w:rsidR="00DE1AF7" w:rsidDel="00D606F9" w:rsidRDefault="00DE1AF7" w:rsidP="00BE7226">
            <w:pPr>
              <w:shd w:val="clear" w:color="auto" w:fill="FFFFFF"/>
              <w:contextualSpacing/>
              <w:rPr>
                <w:del w:id="21" w:author="Shewmaker, Michael@Energy" w:date="2016-03-29T14:44:00Z"/>
                <w:rFonts w:asciiTheme="minorHAnsi" w:hAnsiTheme="minorHAnsi"/>
                <w:sz w:val="18"/>
                <w:szCs w:val="18"/>
              </w:rPr>
            </w:pPr>
            <w:del w:id="22" w:author="Shewmaker, Michael@Energy" w:date="2016-03-29T14:44:00Z">
              <w:r w:rsidDel="00D606F9">
                <w:rPr>
                  <w:rFonts w:asciiTheme="minorHAnsi" w:hAnsiTheme="minorHAnsi"/>
                  <w:sz w:val="18"/>
                  <w:szCs w:val="18"/>
                </w:rPr>
                <w:delText>HVAC Supply and return register dampers shall be fully open.</w:delText>
              </w:r>
            </w:del>
          </w:p>
        </w:tc>
      </w:tr>
      <w:tr w:rsidR="00DE1AF7" w:rsidRPr="00305DBA" w:rsidDel="00D606F9" w14:paraId="7E960A45" w14:textId="7601F386" w:rsidTr="0066585C">
        <w:trPr>
          <w:del w:id="23" w:author="Shewmaker, Michael@Energy" w:date="2016-03-29T14:44:00Z"/>
        </w:trPr>
        <w:tc>
          <w:tcPr>
            <w:tcW w:w="590" w:type="dxa"/>
            <w:vAlign w:val="center"/>
          </w:tcPr>
          <w:p w14:paraId="7E960A43" w14:textId="5553D4E5" w:rsidR="00DE1AF7" w:rsidRPr="00305DBA" w:rsidDel="00D606F9" w:rsidRDefault="00DE1AF7" w:rsidP="0066585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del w:id="24" w:author="Shewmaker, Michael@Energy" w:date="2016-03-29T14:44:00Z"/>
                <w:rFonts w:ascii="Calibri" w:hAnsi="Calibri"/>
                <w:sz w:val="18"/>
                <w:szCs w:val="18"/>
              </w:rPr>
            </w:pPr>
            <w:del w:id="25" w:author="Shewmaker, Michael@Energy" w:date="2016-03-29T14:44:00Z">
              <w:r w:rsidDel="00D606F9">
                <w:rPr>
                  <w:rFonts w:ascii="Calibri" w:hAnsi="Calibri"/>
                  <w:sz w:val="18"/>
                  <w:szCs w:val="18"/>
                </w:rPr>
                <w:delText>0</w:delText>
              </w:r>
              <w:r w:rsidRPr="00305DBA" w:rsidDel="00D606F9">
                <w:rPr>
                  <w:rFonts w:ascii="Calibri" w:hAnsi="Calibri"/>
                  <w:sz w:val="18"/>
                  <w:szCs w:val="18"/>
                </w:rPr>
                <w:delText>3</w:delText>
              </w:r>
            </w:del>
          </w:p>
        </w:tc>
        <w:tc>
          <w:tcPr>
            <w:tcW w:w="10430" w:type="dxa"/>
            <w:vAlign w:val="center"/>
          </w:tcPr>
          <w:p w14:paraId="7E960A44" w14:textId="0DAB0C42" w:rsidR="00DE1AF7" w:rsidDel="00D606F9" w:rsidRDefault="00DE1AF7" w:rsidP="00BE7226">
            <w:pPr>
              <w:shd w:val="clear" w:color="auto" w:fill="FFFFFF"/>
              <w:rPr>
                <w:del w:id="26" w:author="Shewmaker, Michael@Energy" w:date="2016-03-29T14:44:00Z"/>
                <w:rFonts w:asciiTheme="minorHAnsi" w:hAnsiTheme="minorHAnsi"/>
                <w:sz w:val="18"/>
                <w:szCs w:val="18"/>
              </w:rPr>
            </w:pPr>
            <w:del w:id="27" w:author="Shewmaker, Michael@Energy" w:date="2016-03-29T14:44:00Z">
              <w:r w:rsidDel="00D606F9">
                <w:rPr>
                  <w:rFonts w:asciiTheme="minorHAnsi" w:hAnsiTheme="minorHAnsi"/>
                  <w:sz w:val="18"/>
                  <w:szCs w:val="18"/>
                </w:rPr>
                <w:delText xml:space="preserve">Temporarily sealing of combustion flues and intermittent exhaust fans are not allowed. Some examples are: combustion flues, fresh air intakes, dryer vents, bathroom and kitchen exhaust vents and fire place.  </w:delText>
              </w:r>
            </w:del>
          </w:p>
        </w:tc>
      </w:tr>
      <w:tr w:rsidR="00DE1AF7" w:rsidRPr="00305DBA" w:rsidDel="00D606F9" w14:paraId="7E960A48" w14:textId="34CBA619" w:rsidTr="0066585C">
        <w:trPr>
          <w:del w:id="28" w:author="Shewmaker, Michael@Energy" w:date="2016-03-29T14:44:00Z"/>
        </w:trPr>
        <w:tc>
          <w:tcPr>
            <w:tcW w:w="590" w:type="dxa"/>
            <w:vAlign w:val="center"/>
          </w:tcPr>
          <w:p w14:paraId="7E960A46" w14:textId="4654CCF0" w:rsidR="00DE1AF7" w:rsidRPr="00305DBA" w:rsidDel="00D606F9" w:rsidRDefault="00DE1AF7" w:rsidP="0066585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del w:id="29" w:author="Shewmaker, Michael@Energy" w:date="2016-03-29T14:44:00Z"/>
                <w:rFonts w:ascii="Calibri" w:hAnsi="Calibri"/>
                <w:sz w:val="18"/>
                <w:szCs w:val="18"/>
              </w:rPr>
            </w:pPr>
            <w:del w:id="30" w:author="Shewmaker, Michael@Energy" w:date="2016-03-29T14:44:00Z">
              <w:r w:rsidDel="00D606F9">
                <w:rPr>
                  <w:rFonts w:ascii="Calibri" w:hAnsi="Calibri"/>
                  <w:sz w:val="18"/>
                  <w:szCs w:val="18"/>
                </w:rPr>
                <w:delText>0</w:delText>
              </w:r>
              <w:r w:rsidRPr="00305DBA" w:rsidDel="00D606F9">
                <w:rPr>
                  <w:rFonts w:ascii="Calibri" w:hAnsi="Calibri"/>
                  <w:sz w:val="18"/>
                  <w:szCs w:val="18"/>
                </w:rPr>
                <w:delText>4</w:delText>
              </w:r>
            </w:del>
          </w:p>
        </w:tc>
        <w:tc>
          <w:tcPr>
            <w:tcW w:w="10430" w:type="dxa"/>
            <w:vAlign w:val="center"/>
          </w:tcPr>
          <w:p w14:paraId="7E960A47" w14:textId="447E1A81" w:rsidR="00DE1AF7" w:rsidDel="00D606F9" w:rsidRDefault="00DE1AF7" w:rsidP="00BE7226">
            <w:pPr>
              <w:autoSpaceDE w:val="0"/>
              <w:autoSpaceDN w:val="0"/>
              <w:adjustRightInd w:val="0"/>
              <w:rPr>
                <w:del w:id="31" w:author="Shewmaker, Michael@Energy" w:date="2016-03-29T14:44:00Z"/>
                <w:rFonts w:asciiTheme="minorHAnsi" w:hAnsiTheme="minorHAnsi"/>
                <w:sz w:val="18"/>
                <w:szCs w:val="18"/>
              </w:rPr>
            </w:pPr>
            <w:del w:id="32" w:author="Shewmaker, Michael@Energy" w:date="2016-03-29T14:44:00Z">
              <w:r w:rsidDel="00D606F9">
                <w:rPr>
                  <w:rFonts w:asciiTheme="minorHAnsi" w:hAnsiTheme="minorHAnsi"/>
                  <w:sz w:val="18"/>
                  <w:szCs w:val="18"/>
                </w:rPr>
                <w:delText xml:space="preserve">Continuously operated ventilation devices like energy recovery ventilators may be sealed.  </w:delText>
              </w:r>
            </w:del>
          </w:p>
        </w:tc>
      </w:tr>
      <w:tr w:rsidR="00DE1AF7" w:rsidRPr="00305DBA" w:rsidDel="00D606F9" w14:paraId="7E960A4B" w14:textId="75842ECB" w:rsidTr="0066585C">
        <w:trPr>
          <w:del w:id="33" w:author="Shewmaker, Michael@Energy" w:date="2016-03-29T14:44:00Z"/>
        </w:trPr>
        <w:tc>
          <w:tcPr>
            <w:tcW w:w="590" w:type="dxa"/>
            <w:vAlign w:val="center"/>
          </w:tcPr>
          <w:p w14:paraId="7E960A49" w14:textId="45868DB7" w:rsidR="00DE1AF7" w:rsidRPr="00305DBA" w:rsidDel="00D606F9" w:rsidRDefault="00DE1AF7" w:rsidP="0066585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del w:id="34" w:author="Shewmaker, Michael@Energy" w:date="2016-03-29T14:44:00Z"/>
                <w:rFonts w:ascii="Calibri" w:hAnsi="Calibri"/>
                <w:sz w:val="18"/>
                <w:szCs w:val="18"/>
              </w:rPr>
            </w:pPr>
            <w:del w:id="35" w:author="Shewmaker, Michael@Energy" w:date="2016-03-29T14:44:00Z">
              <w:r w:rsidDel="00D606F9">
                <w:rPr>
                  <w:rFonts w:ascii="Calibri" w:hAnsi="Calibri"/>
                  <w:sz w:val="18"/>
                  <w:szCs w:val="18"/>
                </w:rPr>
                <w:delText>0</w:delText>
              </w:r>
              <w:r w:rsidRPr="00305DBA" w:rsidDel="00D606F9">
                <w:rPr>
                  <w:rFonts w:ascii="Calibri" w:hAnsi="Calibri"/>
                  <w:sz w:val="18"/>
                  <w:szCs w:val="18"/>
                </w:rPr>
                <w:delText>5</w:delText>
              </w:r>
            </w:del>
          </w:p>
        </w:tc>
        <w:tc>
          <w:tcPr>
            <w:tcW w:w="10430" w:type="dxa"/>
            <w:vAlign w:val="center"/>
          </w:tcPr>
          <w:p w14:paraId="7E960A4A" w14:textId="76675711" w:rsidR="00DE1AF7" w:rsidDel="00D606F9" w:rsidRDefault="00DE1AF7" w:rsidP="00BE7226">
            <w:pPr>
              <w:autoSpaceDE w:val="0"/>
              <w:autoSpaceDN w:val="0"/>
              <w:adjustRightInd w:val="0"/>
              <w:rPr>
                <w:del w:id="36" w:author="Shewmaker, Michael@Energy" w:date="2016-03-29T14:44:00Z"/>
                <w:rFonts w:asciiTheme="minorHAnsi" w:hAnsiTheme="minorHAnsi"/>
                <w:sz w:val="18"/>
                <w:szCs w:val="18"/>
              </w:rPr>
            </w:pPr>
            <w:del w:id="37" w:author="Shewmaker, Michael@Energy" w:date="2016-03-29T14:44:00Z">
              <w:r w:rsidDel="00D606F9">
                <w:rPr>
                  <w:rFonts w:asciiTheme="minorHAnsi" w:hAnsiTheme="minorHAnsi"/>
                  <w:sz w:val="18"/>
                  <w:szCs w:val="18"/>
                </w:rPr>
                <w:delText>Multi</w:delText>
              </w:r>
              <w:r w:rsidR="00695A25" w:rsidDel="00D606F9">
                <w:rPr>
                  <w:rFonts w:asciiTheme="minorHAnsi" w:hAnsiTheme="minorHAnsi"/>
                  <w:sz w:val="18"/>
                  <w:szCs w:val="18"/>
                </w:rPr>
                <w:delText>-</w:delText>
              </w:r>
              <w:r w:rsidDel="00D606F9">
                <w:rPr>
                  <w:rFonts w:asciiTheme="minorHAnsi" w:hAnsiTheme="minorHAnsi"/>
                  <w:sz w:val="18"/>
                  <w:szCs w:val="18"/>
                </w:rPr>
                <w:delText>family – Each dwelling unit must be tested individually and shown to meet the leakage requirements. Pressurization of the adjacent dwelling units while conducting this test is not allowed.</w:delText>
              </w:r>
            </w:del>
          </w:p>
        </w:tc>
      </w:tr>
      <w:tr w:rsidR="0066585C" w:rsidRPr="00317238" w:rsidDel="00D606F9" w14:paraId="7E960A4D" w14:textId="27FEAC84" w:rsidTr="0066585C">
        <w:trPr>
          <w:del w:id="38" w:author="Shewmaker, Michael@Energy" w:date="2016-03-29T14:44:00Z"/>
        </w:trPr>
        <w:tc>
          <w:tcPr>
            <w:tcW w:w="11020" w:type="dxa"/>
            <w:gridSpan w:val="2"/>
            <w:vAlign w:val="center"/>
          </w:tcPr>
          <w:p w14:paraId="7E960A4C" w14:textId="1744084A" w:rsidR="0066585C" w:rsidRPr="00400BDB" w:rsidDel="00D606F9" w:rsidRDefault="0066585C" w:rsidP="0066585C">
            <w:pPr>
              <w:autoSpaceDE w:val="0"/>
              <w:autoSpaceDN w:val="0"/>
              <w:adjustRightInd w:val="0"/>
              <w:rPr>
                <w:del w:id="39" w:author="Shewmaker, Michael@Energy" w:date="2016-03-29T14:44:00Z"/>
                <w:rFonts w:ascii="Calibri" w:hAnsi="Calibri"/>
                <w:sz w:val="18"/>
                <w:szCs w:val="18"/>
              </w:rPr>
            </w:pPr>
            <w:del w:id="40" w:author="Shewmaker, Michael@Energy" w:date="2016-03-29T14:44:00Z">
              <w:r w:rsidRPr="00400BDB" w:rsidDel="00D606F9">
                <w:rPr>
                  <w:rFonts w:ascii="Calibri" w:hAnsi="Calibri"/>
                  <w:b/>
                  <w:sz w:val="18"/>
                  <w:szCs w:val="18"/>
                </w:rPr>
                <w:delText>The responsible person’s signature on this compliance document affirms that all applicable requirements in this table have been met.</w:delText>
              </w:r>
            </w:del>
          </w:p>
        </w:tc>
      </w:tr>
    </w:tbl>
    <w:p w14:paraId="7E960A54" w14:textId="77777777" w:rsidR="00EA01F0" w:rsidRPr="005700F0" w:rsidRDefault="00EA01F0" w:rsidP="009762F6">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b/>
        </w:rPr>
      </w:pPr>
    </w:p>
    <w:p w14:paraId="7E960A55" w14:textId="77777777" w:rsidR="00EA01F0" w:rsidRDefault="00EA01F0" w:rsidP="009762F6">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b/>
        </w:rPr>
      </w:pPr>
    </w:p>
    <w:p w14:paraId="7E960A56" w14:textId="77777777" w:rsidR="00EA01F0" w:rsidRDefault="00EA01F0" w:rsidP="009762F6">
      <w:pPr>
        <w:rPr>
          <w:rFonts w:ascii="Calibri" w:hAnsi="Calibri"/>
          <w:b/>
        </w:rPr>
      </w:pPr>
      <w:r>
        <w:rPr>
          <w:rFonts w:ascii="Calibri" w:hAnsi="Calibri"/>
          <w:b/>
        </w:rPr>
        <w:br w:type="page"/>
      </w:r>
    </w:p>
    <w:tbl>
      <w:tblPr>
        <w:tblW w:w="499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307"/>
        <w:gridCol w:w="270"/>
        <w:gridCol w:w="2551"/>
        <w:gridCol w:w="2822"/>
      </w:tblGrid>
      <w:tr w:rsidR="00EA01F0" w:rsidRPr="009E2C1C" w14:paraId="7E960A58" w14:textId="77777777" w:rsidTr="003F0913">
        <w:trPr>
          <w:trHeight w:val="305"/>
        </w:trPr>
        <w:tc>
          <w:tcPr>
            <w:tcW w:w="10950" w:type="dxa"/>
            <w:gridSpan w:val="4"/>
            <w:vAlign w:val="center"/>
          </w:tcPr>
          <w:p w14:paraId="7E960A57" w14:textId="77777777" w:rsidR="00EA01F0" w:rsidRPr="009351D2" w:rsidRDefault="00EA01F0" w:rsidP="00231CFA">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rPr>
            </w:pPr>
            <w:r w:rsidRPr="00E136A4">
              <w:rPr>
                <w:rFonts w:ascii="Calibri" w:hAnsi="Calibri" w:cs="Arial"/>
                <w:b/>
                <w:caps/>
                <w:sz w:val="18"/>
                <w:szCs w:val="18"/>
              </w:rPr>
              <w:lastRenderedPageBreak/>
              <w:t>Documentation Author's Declaration Statement</w:t>
            </w:r>
          </w:p>
        </w:tc>
      </w:tr>
      <w:tr w:rsidR="00EA01F0" w:rsidRPr="001B14D6" w14:paraId="7E960A5A" w14:textId="77777777" w:rsidTr="00231CFA">
        <w:trPr>
          <w:trHeight w:val="206"/>
        </w:trPr>
        <w:tc>
          <w:tcPr>
            <w:tcW w:w="10950" w:type="dxa"/>
            <w:gridSpan w:val="4"/>
            <w:vAlign w:val="center"/>
          </w:tcPr>
          <w:p w14:paraId="7E960A59" w14:textId="77777777" w:rsidR="00EA01F0" w:rsidRDefault="00EA01F0" w:rsidP="003F0913">
            <w:pPr>
              <w:keepNext/>
              <w:numPr>
                <w:ilvl w:val="0"/>
                <w:numId w:val="14"/>
              </w:numPr>
              <w:ind w:left="270" w:hanging="270"/>
              <w:rPr>
                <w:rFonts w:ascii="Calibri" w:hAnsi="Calibri"/>
                <w:sz w:val="18"/>
                <w:szCs w:val="18"/>
              </w:rPr>
            </w:pPr>
            <w:r w:rsidRPr="00E136A4">
              <w:rPr>
                <w:rFonts w:ascii="Calibri" w:hAnsi="Calibri"/>
                <w:sz w:val="18"/>
                <w:szCs w:val="18"/>
              </w:rPr>
              <w:t xml:space="preserve">I certify that this Certificate of </w:t>
            </w:r>
            <w:r>
              <w:rPr>
                <w:rFonts w:ascii="Calibri" w:hAnsi="Calibri"/>
                <w:sz w:val="18"/>
                <w:szCs w:val="18"/>
              </w:rPr>
              <w:t>Installation</w:t>
            </w:r>
            <w:r w:rsidRPr="00E136A4">
              <w:rPr>
                <w:rFonts w:ascii="Calibri" w:hAnsi="Calibri"/>
                <w:sz w:val="18"/>
                <w:szCs w:val="18"/>
              </w:rPr>
              <w:t xml:space="preserve"> documentation is accurate and complete.</w:t>
            </w:r>
          </w:p>
        </w:tc>
      </w:tr>
      <w:tr w:rsidR="00EA01F0" w:rsidRPr="00B272DC" w14:paraId="7E960A5D" w14:textId="77777777" w:rsidTr="00231CFA">
        <w:trPr>
          <w:trHeight w:val="360"/>
        </w:trPr>
        <w:tc>
          <w:tcPr>
            <w:tcW w:w="5577" w:type="dxa"/>
            <w:gridSpan w:val="2"/>
          </w:tcPr>
          <w:p w14:paraId="7E960A5B" w14:textId="77777777" w:rsidR="00EA01F0" w:rsidRPr="00B272DC" w:rsidRDefault="00EA01F0" w:rsidP="00231CFA">
            <w:pPr>
              <w:keepNext/>
              <w:rPr>
                <w:rFonts w:ascii="Calibri" w:hAnsi="Calibri"/>
                <w:sz w:val="14"/>
                <w:szCs w:val="14"/>
              </w:rPr>
            </w:pPr>
            <w:r>
              <w:rPr>
                <w:rFonts w:ascii="Calibri" w:hAnsi="Calibri"/>
                <w:sz w:val="14"/>
                <w:szCs w:val="14"/>
              </w:rPr>
              <w:t xml:space="preserve">Documentation Author </w:t>
            </w:r>
            <w:r w:rsidRPr="00B272DC">
              <w:rPr>
                <w:rFonts w:ascii="Calibri" w:hAnsi="Calibri"/>
                <w:sz w:val="14"/>
                <w:szCs w:val="14"/>
              </w:rPr>
              <w:t>Name:</w:t>
            </w:r>
          </w:p>
        </w:tc>
        <w:tc>
          <w:tcPr>
            <w:tcW w:w="5373" w:type="dxa"/>
            <w:gridSpan w:val="2"/>
          </w:tcPr>
          <w:p w14:paraId="7E960A5C" w14:textId="77777777" w:rsidR="00EA01F0" w:rsidRPr="00B272DC" w:rsidRDefault="00EA01F0" w:rsidP="00231CFA">
            <w:pPr>
              <w:keepNext/>
              <w:rPr>
                <w:rFonts w:ascii="Calibri" w:hAnsi="Calibri"/>
                <w:sz w:val="14"/>
                <w:szCs w:val="14"/>
              </w:rPr>
            </w:pPr>
            <w:r>
              <w:rPr>
                <w:rFonts w:ascii="Calibri" w:hAnsi="Calibri"/>
                <w:sz w:val="14"/>
                <w:szCs w:val="14"/>
              </w:rPr>
              <w:t xml:space="preserve">Documentation Author </w:t>
            </w:r>
            <w:r w:rsidRPr="00B272DC">
              <w:rPr>
                <w:rFonts w:ascii="Calibri" w:hAnsi="Calibri"/>
                <w:sz w:val="14"/>
                <w:szCs w:val="14"/>
              </w:rPr>
              <w:t>Signature:</w:t>
            </w:r>
          </w:p>
        </w:tc>
      </w:tr>
      <w:tr w:rsidR="00EA01F0" w:rsidRPr="00B272DC" w14:paraId="7E960A60" w14:textId="77777777" w:rsidTr="00231CFA">
        <w:trPr>
          <w:trHeight w:val="360"/>
        </w:trPr>
        <w:tc>
          <w:tcPr>
            <w:tcW w:w="5577" w:type="dxa"/>
            <w:gridSpan w:val="2"/>
          </w:tcPr>
          <w:p w14:paraId="7E960A5E" w14:textId="77777777" w:rsidR="00EA01F0" w:rsidRPr="00B272DC" w:rsidRDefault="00EA01F0" w:rsidP="00231CFA">
            <w:pPr>
              <w:keepNext/>
              <w:rPr>
                <w:rFonts w:ascii="Calibri" w:hAnsi="Calibri"/>
                <w:sz w:val="14"/>
                <w:szCs w:val="14"/>
              </w:rPr>
            </w:pPr>
            <w:r>
              <w:rPr>
                <w:rFonts w:ascii="Calibri" w:hAnsi="Calibri"/>
                <w:sz w:val="14"/>
                <w:szCs w:val="14"/>
              </w:rPr>
              <w:t>Documentation Author Company Name</w:t>
            </w:r>
            <w:r w:rsidRPr="00B272DC">
              <w:rPr>
                <w:rFonts w:ascii="Calibri" w:hAnsi="Calibri"/>
                <w:sz w:val="14"/>
                <w:szCs w:val="14"/>
              </w:rPr>
              <w:t>:</w:t>
            </w:r>
          </w:p>
        </w:tc>
        <w:tc>
          <w:tcPr>
            <w:tcW w:w="5373" w:type="dxa"/>
            <w:gridSpan w:val="2"/>
          </w:tcPr>
          <w:p w14:paraId="7E960A5F" w14:textId="77777777" w:rsidR="00EA01F0" w:rsidRPr="00B272DC" w:rsidRDefault="00EA01F0" w:rsidP="00231CFA">
            <w:pPr>
              <w:keepNext/>
              <w:rPr>
                <w:rFonts w:ascii="Calibri" w:hAnsi="Calibri"/>
                <w:sz w:val="14"/>
                <w:szCs w:val="14"/>
              </w:rPr>
            </w:pPr>
            <w:r w:rsidRPr="00B272DC">
              <w:rPr>
                <w:rFonts w:ascii="Calibri" w:hAnsi="Calibri"/>
                <w:sz w:val="14"/>
                <w:szCs w:val="14"/>
              </w:rPr>
              <w:t>Date</w:t>
            </w:r>
            <w:r>
              <w:rPr>
                <w:rFonts w:ascii="Calibri" w:hAnsi="Calibri"/>
                <w:sz w:val="14"/>
                <w:szCs w:val="14"/>
              </w:rPr>
              <w:t xml:space="preserve"> Signed</w:t>
            </w:r>
            <w:r w:rsidRPr="00B272DC">
              <w:rPr>
                <w:rFonts w:ascii="Calibri" w:hAnsi="Calibri"/>
                <w:sz w:val="14"/>
                <w:szCs w:val="14"/>
              </w:rPr>
              <w:t>:</w:t>
            </w:r>
          </w:p>
        </w:tc>
      </w:tr>
      <w:tr w:rsidR="00EA01F0" w:rsidRPr="00B272DC" w14:paraId="7E960A63" w14:textId="77777777" w:rsidTr="00231CFA">
        <w:trPr>
          <w:trHeight w:val="360"/>
        </w:trPr>
        <w:tc>
          <w:tcPr>
            <w:tcW w:w="5577" w:type="dxa"/>
            <w:gridSpan w:val="2"/>
          </w:tcPr>
          <w:p w14:paraId="7E960A61" w14:textId="77777777" w:rsidR="00EA01F0" w:rsidRPr="00B272DC" w:rsidRDefault="00EA01F0" w:rsidP="00231CFA">
            <w:pPr>
              <w:keepNext/>
              <w:rPr>
                <w:rFonts w:ascii="Calibri" w:hAnsi="Calibri"/>
                <w:sz w:val="14"/>
                <w:szCs w:val="14"/>
              </w:rPr>
            </w:pPr>
            <w:r w:rsidRPr="00B272DC">
              <w:rPr>
                <w:rFonts w:ascii="Calibri" w:hAnsi="Calibri"/>
                <w:sz w:val="14"/>
                <w:szCs w:val="14"/>
              </w:rPr>
              <w:t>Address:</w:t>
            </w:r>
          </w:p>
        </w:tc>
        <w:tc>
          <w:tcPr>
            <w:tcW w:w="5373" w:type="dxa"/>
            <w:gridSpan w:val="2"/>
          </w:tcPr>
          <w:p w14:paraId="7E960A62" w14:textId="3AE6D123" w:rsidR="00EA01F0" w:rsidRPr="00B272DC" w:rsidRDefault="00EA01F0" w:rsidP="00231CFA">
            <w:pPr>
              <w:keepNext/>
              <w:rPr>
                <w:rFonts w:ascii="Calibri" w:hAnsi="Calibri"/>
                <w:sz w:val="14"/>
                <w:szCs w:val="14"/>
              </w:rPr>
            </w:pPr>
            <w:r w:rsidRPr="00B272DC">
              <w:rPr>
                <w:rFonts w:ascii="Calibri" w:hAnsi="Calibri"/>
                <w:sz w:val="14"/>
                <w:szCs w:val="14"/>
              </w:rPr>
              <w:t>CEA/</w:t>
            </w:r>
            <w:r>
              <w:rPr>
                <w:rFonts w:ascii="Calibri" w:hAnsi="Calibri"/>
                <w:sz w:val="14"/>
                <w:szCs w:val="14"/>
              </w:rPr>
              <w:t>HERS Certification I</w:t>
            </w:r>
            <w:r w:rsidRPr="00B272DC">
              <w:rPr>
                <w:rFonts w:ascii="Calibri" w:hAnsi="Calibri"/>
                <w:sz w:val="14"/>
                <w:szCs w:val="14"/>
              </w:rPr>
              <w:t>dentification (</w:t>
            </w:r>
            <w:r w:rsidR="003F0913">
              <w:rPr>
                <w:rFonts w:ascii="Calibri" w:hAnsi="Calibri"/>
                <w:sz w:val="14"/>
                <w:szCs w:val="14"/>
              </w:rPr>
              <w:t>i</w:t>
            </w:r>
            <w:r w:rsidRPr="00B272DC">
              <w:rPr>
                <w:rFonts w:ascii="Calibri" w:hAnsi="Calibri"/>
                <w:sz w:val="14"/>
                <w:szCs w:val="14"/>
              </w:rPr>
              <w:t>f applicable):</w:t>
            </w:r>
          </w:p>
        </w:tc>
      </w:tr>
      <w:tr w:rsidR="00EA01F0" w:rsidRPr="00B272DC" w14:paraId="7E960A66" w14:textId="77777777" w:rsidTr="00231CFA">
        <w:trPr>
          <w:trHeight w:val="360"/>
        </w:trPr>
        <w:tc>
          <w:tcPr>
            <w:tcW w:w="5577" w:type="dxa"/>
            <w:gridSpan w:val="2"/>
          </w:tcPr>
          <w:p w14:paraId="7E960A64" w14:textId="77777777" w:rsidR="00EA01F0" w:rsidRPr="00B272DC" w:rsidRDefault="00EA01F0" w:rsidP="00231CFA">
            <w:pPr>
              <w:keepNext/>
              <w:rPr>
                <w:rFonts w:ascii="Calibri" w:hAnsi="Calibri"/>
                <w:sz w:val="14"/>
                <w:szCs w:val="14"/>
              </w:rPr>
            </w:pPr>
            <w:r w:rsidRPr="00B272DC">
              <w:rPr>
                <w:rFonts w:ascii="Calibri" w:hAnsi="Calibri"/>
                <w:sz w:val="14"/>
                <w:szCs w:val="14"/>
              </w:rPr>
              <w:t>City/State/Zip:</w:t>
            </w:r>
          </w:p>
        </w:tc>
        <w:tc>
          <w:tcPr>
            <w:tcW w:w="5373" w:type="dxa"/>
            <w:gridSpan w:val="2"/>
          </w:tcPr>
          <w:p w14:paraId="7E960A65" w14:textId="77777777" w:rsidR="00EA01F0" w:rsidRPr="00B272DC" w:rsidRDefault="00EA01F0" w:rsidP="00231CFA">
            <w:pPr>
              <w:keepNext/>
              <w:rPr>
                <w:rFonts w:ascii="Calibri" w:hAnsi="Calibri"/>
                <w:sz w:val="14"/>
                <w:szCs w:val="14"/>
              </w:rPr>
            </w:pPr>
            <w:r w:rsidRPr="00B272DC">
              <w:rPr>
                <w:rFonts w:ascii="Calibri" w:hAnsi="Calibri"/>
                <w:sz w:val="14"/>
                <w:szCs w:val="14"/>
              </w:rPr>
              <w:t>Phone:</w:t>
            </w:r>
          </w:p>
        </w:tc>
      </w:tr>
      <w:tr w:rsidR="00EA01F0" w:rsidRPr="008E6C57" w14:paraId="7E960A68" w14:textId="77777777" w:rsidTr="003F0913">
        <w:tblPrEx>
          <w:tblCellMar>
            <w:left w:w="115" w:type="dxa"/>
            <w:right w:w="115" w:type="dxa"/>
          </w:tblCellMar>
        </w:tblPrEx>
        <w:trPr>
          <w:trHeight w:val="341"/>
        </w:trPr>
        <w:tc>
          <w:tcPr>
            <w:tcW w:w="10950" w:type="dxa"/>
            <w:gridSpan w:val="4"/>
            <w:vAlign w:val="center"/>
          </w:tcPr>
          <w:p w14:paraId="7E960A67" w14:textId="77777777" w:rsidR="00EA01F0" w:rsidRDefault="00EA01F0" w:rsidP="00231CFA">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Pr>
                <w:rFonts w:ascii="Calibri" w:hAnsi="Calibri" w:cs="Arial"/>
                <w:b/>
                <w:caps/>
                <w:sz w:val="18"/>
                <w:szCs w:val="18"/>
              </w:rPr>
              <w:t xml:space="preserve">Responsible Person's </w:t>
            </w:r>
            <w:r w:rsidRPr="008E6C57">
              <w:rPr>
                <w:rFonts w:ascii="Calibri" w:hAnsi="Calibri" w:cs="Arial"/>
                <w:b/>
                <w:caps/>
                <w:sz w:val="18"/>
                <w:szCs w:val="18"/>
              </w:rPr>
              <w:t>Declaration statement</w:t>
            </w:r>
            <w:r>
              <w:rPr>
                <w:rFonts w:ascii="Calibri" w:hAnsi="Calibri" w:cs="Arial"/>
                <w:b/>
                <w:caps/>
                <w:sz w:val="18"/>
                <w:szCs w:val="18"/>
              </w:rPr>
              <w:t xml:space="preserve">  </w:t>
            </w:r>
          </w:p>
        </w:tc>
      </w:tr>
      <w:tr w:rsidR="00EA01F0" w:rsidRPr="008E6C57" w14:paraId="7E960A70" w14:textId="77777777" w:rsidTr="00231CFA">
        <w:tblPrEx>
          <w:tblCellMar>
            <w:left w:w="115" w:type="dxa"/>
            <w:right w:w="115" w:type="dxa"/>
          </w:tblCellMar>
        </w:tblPrEx>
        <w:trPr>
          <w:trHeight w:val="504"/>
        </w:trPr>
        <w:tc>
          <w:tcPr>
            <w:tcW w:w="10950" w:type="dxa"/>
            <w:gridSpan w:val="4"/>
          </w:tcPr>
          <w:p w14:paraId="7E960A69" w14:textId="77777777" w:rsidR="00EA01F0" w:rsidRPr="001B4FCA" w:rsidRDefault="00EA01F0" w:rsidP="003F0913">
            <w:pPr>
              <w:pStyle w:val="Heading3"/>
              <w:numPr>
                <w:ilvl w:val="0"/>
                <w:numId w:val="0"/>
              </w:numPr>
              <w:spacing w:before="0"/>
              <w:ind w:right="86"/>
              <w:rPr>
                <w:ins w:id="41" w:author="Pacheco, Misael@Energy" w:date="2016-10-11T11:13:00Z"/>
                <w:rFonts w:asciiTheme="minorHAnsi" w:hAnsiTheme="minorHAnsi"/>
                <w:sz w:val="18"/>
                <w:szCs w:val="18"/>
              </w:rPr>
            </w:pPr>
            <w:r w:rsidRPr="001B4FCA">
              <w:rPr>
                <w:rFonts w:asciiTheme="minorHAnsi" w:hAnsiTheme="minorHAnsi"/>
                <w:sz w:val="18"/>
                <w:szCs w:val="18"/>
              </w:rPr>
              <w:t xml:space="preserve">I certify the following under penalty of perjury, under the laws of the State of California: </w:t>
            </w:r>
          </w:p>
          <w:p w14:paraId="04F3E69E" w14:textId="77777777" w:rsidR="001B28DE" w:rsidRPr="001B4FCA" w:rsidRDefault="001B28DE" w:rsidP="001B28DE">
            <w:pPr>
              <w:pStyle w:val="Heading3"/>
              <w:numPr>
                <w:ilvl w:val="0"/>
                <w:numId w:val="30"/>
              </w:numPr>
              <w:spacing w:before="0"/>
              <w:ind w:right="90"/>
              <w:rPr>
                <w:ins w:id="42" w:author="Pacheco, Misael@Energy" w:date="2016-10-11T11:13:00Z"/>
                <w:rFonts w:asciiTheme="minorHAnsi" w:hAnsiTheme="minorHAnsi"/>
                <w:b/>
                <w:caps/>
                <w:sz w:val="18"/>
                <w:szCs w:val="18"/>
              </w:rPr>
            </w:pPr>
            <w:ins w:id="43" w:author="Pacheco, Misael@Energy" w:date="2016-10-11T11:13:00Z">
              <w:r w:rsidRPr="001B4FCA">
                <w:rPr>
                  <w:rFonts w:asciiTheme="minorHAnsi" w:hAnsiTheme="minorHAnsi"/>
                  <w:sz w:val="18"/>
                  <w:szCs w:val="18"/>
                </w:rPr>
                <w:t xml:space="preserve">The information provided on this Certificate of Installation is true and correct. </w:t>
              </w:r>
            </w:ins>
          </w:p>
          <w:p w14:paraId="1BE2E7FC" w14:textId="77777777" w:rsidR="001B28DE" w:rsidRPr="001B4FCA" w:rsidRDefault="001B28DE" w:rsidP="001B28DE">
            <w:pPr>
              <w:pStyle w:val="Heading3"/>
              <w:numPr>
                <w:ilvl w:val="0"/>
                <w:numId w:val="30"/>
              </w:numPr>
              <w:spacing w:before="0"/>
              <w:ind w:right="90"/>
              <w:rPr>
                <w:ins w:id="44" w:author="Pacheco, Misael@Energy" w:date="2016-10-11T11:13:00Z"/>
                <w:rFonts w:asciiTheme="minorHAnsi" w:hAnsiTheme="minorHAnsi"/>
                <w:b/>
                <w:caps/>
                <w:sz w:val="18"/>
                <w:rPrChange w:id="45" w:author="Shewmaker, Michael@Energy" w:date="2016-10-11T12:52:00Z">
                  <w:rPr>
                    <w:ins w:id="46" w:author="Pacheco, Misael@Energy" w:date="2016-10-11T11:13:00Z"/>
                    <w:rFonts w:asciiTheme="minorHAnsi" w:hAnsiTheme="minorHAnsi"/>
                    <w:b/>
                    <w:caps/>
                    <w:sz w:val="18"/>
                  </w:rPr>
                </w:rPrChange>
              </w:rPr>
            </w:pPr>
            <w:ins w:id="47" w:author="Pacheco, Misael@Energy" w:date="2016-10-11T11:13:00Z">
              <w:r w:rsidRPr="001B4FCA">
                <w:rPr>
                  <w:rFonts w:asciiTheme="minorHAnsi" w:hAnsiTheme="minorHAnsi"/>
                  <w:snapToGrid w:val="0"/>
                  <w:sz w:val="18"/>
                  <w:szCs w:val="18"/>
                </w:rPr>
                <w:t xml:space="preserve">I am either: a) a responsible person eligible under Division 3 of the Business and Professions Code </w:t>
              </w:r>
              <w:r w:rsidRPr="001B4FCA">
                <w:rPr>
                  <w:rFonts w:asciiTheme="minorHAnsi" w:hAnsiTheme="minorHAnsi"/>
                  <w:sz w:val="18"/>
                  <w:szCs w:val="18"/>
                </w:rPr>
                <w:t xml:space="preserve">in the applicable classification to accept responsibility for the system </w:t>
              </w:r>
              <w:r w:rsidRPr="001B4FCA">
                <w:rPr>
                  <w:rFonts w:asciiTheme="minorHAnsi" w:hAnsiTheme="minorHAnsi"/>
                  <w:sz w:val="18"/>
                  <w:szCs w:val="18"/>
                  <w:rPrChange w:id="48" w:author="Shewmaker, Michael@Energy" w:date="2016-10-11T12:52:00Z">
                    <w:rPr>
                      <w:rFonts w:asciiTheme="minorHAnsi" w:hAnsiTheme="minorHAnsi"/>
                      <w:sz w:val="18"/>
                      <w:szCs w:val="18"/>
                    </w:rPr>
                  </w:rPrChange>
                </w:rPr>
                <w:t xml:space="preserve">design, construction, or installation </w:t>
              </w:r>
              <w:r w:rsidRPr="001B4FCA">
                <w:rPr>
                  <w:rFonts w:asciiTheme="minorHAnsi" w:hAnsiTheme="minorHAnsi"/>
                  <w:snapToGrid w:val="0"/>
                  <w:sz w:val="18"/>
                  <w:szCs w:val="18"/>
                  <w:rPrChange w:id="49" w:author="Shewmaker, Michael@Energy" w:date="2016-10-11T12:52:00Z">
                    <w:rPr>
                      <w:rFonts w:asciiTheme="minorHAnsi" w:hAnsiTheme="minorHAnsi"/>
                      <w:snapToGrid w:val="0"/>
                      <w:sz w:val="18"/>
                      <w:szCs w:val="18"/>
                    </w:rPr>
                  </w:rPrChange>
                </w:rPr>
                <w:t xml:space="preserve">of features, materials, components, or manufactured devices </w:t>
              </w:r>
              <w:r w:rsidRPr="001B4FCA">
                <w:rPr>
                  <w:rFonts w:asciiTheme="minorHAnsi" w:hAnsiTheme="minorHAnsi"/>
                  <w:sz w:val="18"/>
                  <w:szCs w:val="18"/>
                  <w:rPrChange w:id="50" w:author="Shewmaker, Michael@Energy" w:date="2016-10-11T12:52:00Z">
                    <w:rPr>
                      <w:rFonts w:asciiTheme="minorHAnsi" w:hAnsiTheme="minorHAnsi"/>
                      <w:sz w:val="18"/>
                      <w:szCs w:val="18"/>
                    </w:rPr>
                  </w:rPrChange>
                </w:rPr>
                <w:t xml:space="preserve">for the scope of work identified on this Certificate of Installation </w:t>
              </w:r>
              <w:r w:rsidRPr="001B4FCA">
                <w:rPr>
                  <w:rFonts w:asciiTheme="minorHAnsi" w:hAnsiTheme="minorHAnsi"/>
                  <w:snapToGrid w:val="0"/>
                  <w:sz w:val="18"/>
                  <w:szCs w:val="18"/>
                  <w:rPrChange w:id="51" w:author="Shewmaker, Michael@Energy" w:date="2016-10-11T12:52:00Z">
                    <w:rPr>
                      <w:rFonts w:asciiTheme="minorHAnsi" w:hAnsiTheme="minorHAnsi"/>
                      <w:snapToGrid w:val="0"/>
                      <w:sz w:val="18"/>
                      <w:szCs w:val="18"/>
                    </w:rPr>
                  </w:rPrChange>
                </w:rPr>
                <w:t>and attest to the declarations in this statement</w:t>
              </w:r>
              <w:r w:rsidRPr="001B4FCA">
                <w:rPr>
                  <w:rFonts w:asciiTheme="minorHAnsi" w:hAnsiTheme="minorHAnsi"/>
                  <w:sz w:val="18"/>
                  <w:szCs w:val="18"/>
                  <w:rPrChange w:id="52" w:author="Shewmaker, Michael@Energy" w:date="2016-10-11T12:52:00Z">
                    <w:rPr>
                      <w:rFonts w:asciiTheme="minorHAnsi" w:hAnsiTheme="minorHAnsi"/>
                      <w:sz w:val="18"/>
                      <w:szCs w:val="18"/>
                    </w:rPr>
                  </w:rPrChange>
                </w:rPr>
                <w:t>, or b) I am an authorized representative of the responsible person and attest to the declarations in this statement on the responsible person’s behalf</w:t>
              </w:r>
              <w:r w:rsidRPr="001B4FCA">
                <w:rPr>
                  <w:rFonts w:asciiTheme="minorHAnsi" w:eastAsia="Calibri" w:hAnsiTheme="minorHAnsi"/>
                  <w:sz w:val="18"/>
                  <w:szCs w:val="18"/>
                  <w:rPrChange w:id="53" w:author="Shewmaker, Michael@Energy" w:date="2016-10-11T12:52:00Z">
                    <w:rPr>
                      <w:rFonts w:asciiTheme="minorHAnsi" w:eastAsia="Calibri" w:hAnsiTheme="minorHAnsi"/>
                      <w:sz w:val="18"/>
                      <w:szCs w:val="18"/>
                    </w:rPr>
                  </w:rPrChange>
                </w:rPr>
                <w:t>.</w:t>
              </w:r>
            </w:ins>
          </w:p>
          <w:p w14:paraId="6AEA64F1" w14:textId="77777777" w:rsidR="001B28DE" w:rsidRPr="001B4FCA" w:rsidRDefault="001B28DE" w:rsidP="001B4FCA">
            <w:pPr>
              <w:keepNext/>
              <w:numPr>
                <w:ilvl w:val="0"/>
                <w:numId w:val="30"/>
              </w:numPr>
              <w:autoSpaceDE w:val="0"/>
              <w:autoSpaceDN w:val="0"/>
              <w:adjustRightInd w:val="0"/>
              <w:ind w:right="90"/>
              <w:rPr>
                <w:ins w:id="54" w:author="Pacheco, Misael@Energy" w:date="2016-10-11T11:13:00Z"/>
                <w:rFonts w:asciiTheme="minorHAnsi" w:hAnsiTheme="minorHAnsi"/>
                <w:sz w:val="18"/>
                <w:szCs w:val="18"/>
              </w:rPr>
            </w:pPr>
            <w:ins w:id="55" w:author="Pacheco, Misael@Energy" w:date="2016-10-11T11:13:00Z">
              <w:r w:rsidRPr="001B4FCA">
                <w:rPr>
                  <w:rFonts w:asciiTheme="minorHAnsi" w:hAnsiTheme="minorHAnsi"/>
                  <w:sz w:val="18"/>
                  <w:szCs w:val="18"/>
                </w:rPr>
                <w:t>The constructed or installed features, materials, components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r w:rsidRPr="001B4FCA">
                <w:rPr>
                  <w:rFonts w:asciiTheme="minorHAnsi" w:eastAsia="Calibri" w:hAnsiTheme="minorHAnsi" w:cs="TimesNewRomanPSMT"/>
                  <w:sz w:val="18"/>
                  <w:szCs w:val="18"/>
                </w:rPr>
                <w:t>.</w:t>
              </w:r>
            </w:ins>
          </w:p>
          <w:p w14:paraId="3D2F6CCF" w14:textId="77777777" w:rsidR="001B28DE" w:rsidRPr="001B4FCA" w:rsidRDefault="001B28DE" w:rsidP="001B28DE">
            <w:pPr>
              <w:pStyle w:val="ListParagraph"/>
              <w:keepNext/>
              <w:numPr>
                <w:ilvl w:val="0"/>
                <w:numId w:val="30"/>
              </w:numPr>
              <w:autoSpaceDE w:val="0"/>
              <w:autoSpaceDN w:val="0"/>
              <w:adjustRightInd w:val="0"/>
              <w:rPr>
                <w:ins w:id="56" w:author="Pacheco, Misael@Energy" w:date="2016-10-11T11:13:00Z"/>
                <w:rFonts w:asciiTheme="minorHAnsi" w:hAnsiTheme="minorHAnsi"/>
                <w:sz w:val="18"/>
              </w:rPr>
            </w:pPr>
            <w:ins w:id="57" w:author="Pacheco, Misael@Energy" w:date="2016-10-11T11:13:00Z">
              <w:r w:rsidRPr="001B4FCA">
                <w:rPr>
                  <w:rFonts w:asciiTheme="minorHAnsi" w:hAnsiTheme="minorHAnsi"/>
                  <w:sz w:val="18"/>
                  <w:szCs w:val="18"/>
                </w:rPr>
                <w:t xml:space="preserve">I understand that a HERS rater will check the installation to verify compliance and if such checking determines the installation fails to comply, I am required to offer any necessary corrective action at no charge to the building owner.  </w:t>
              </w:r>
            </w:ins>
          </w:p>
          <w:p w14:paraId="5F6E1365" w14:textId="77777777" w:rsidR="001B28DE" w:rsidRPr="001B4FCA" w:rsidDel="001B4FCA" w:rsidRDefault="001B28DE" w:rsidP="001B28DE">
            <w:pPr>
              <w:pStyle w:val="ListParagraph"/>
              <w:numPr>
                <w:ilvl w:val="0"/>
                <w:numId w:val="30"/>
              </w:numPr>
              <w:rPr>
                <w:ins w:id="58" w:author="Pacheco, Misael@Energy" w:date="2016-10-11T11:13:00Z"/>
                <w:del w:id="59" w:author="Shewmaker, Michael@Energy" w:date="2016-10-11T12:52:00Z"/>
                <w:rFonts w:asciiTheme="minorHAnsi" w:hAnsiTheme="minorHAnsi"/>
              </w:rPr>
            </w:pPr>
            <w:ins w:id="60" w:author="Pacheco, Misael@Energy" w:date="2016-10-11T11:13:00Z">
              <w:r w:rsidRPr="001B4FCA">
                <w:rPr>
                  <w:rFonts w:asciiTheme="minorHAnsi" w:hAnsiTheme="minorHAnsi"/>
                  <w:sz w:val="18"/>
                  <w:szCs w:val="18"/>
                </w:rPr>
                <w:t>I will ensure that a registered copy of this Certificate of Installation shall be posted, or made available with the building permit(s) issued for the building, and made available to the enforcement agency for all applicable inspections. I understand that a registered copy of this Certificate of Installation is required to be included with the documentation the builder provides to the building owner at occupancy.</w:t>
              </w:r>
            </w:ins>
          </w:p>
          <w:p w14:paraId="3881CB42" w14:textId="77777777" w:rsidR="001B28DE" w:rsidRPr="001B4FCA" w:rsidDel="001B4FCA" w:rsidRDefault="001B28DE" w:rsidP="001B4FCA">
            <w:pPr>
              <w:pStyle w:val="ListParagraph"/>
              <w:numPr>
                <w:ilvl w:val="0"/>
                <w:numId w:val="30"/>
              </w:numPr>
              <w:rPr>
                <w:del w:id="61" w:author="Shewmaker, Michael@Energy" w:date="2016-10-11T12:52:00Z"/>
              </w:rPr>
            </w:pPr>
          </w:p>
          <w:p w14:paraId="7E960A6F" w14:textId="58D9618A" w:rsidR="00EA01F0" w:rsidRPr="001B4FCA" w:rsidRDefault="00EA01F0" w:rsidP="001B4FCA">
            <w:pPr>
              <w:pStyle w:val="ListParagraph"/>
              <w:numPr>
                <w:ilvl w:val="0"/>
                <w:numId w:val="30"/>
              </w:numPr>
              <w:rPr>
                <w:rFonts w:ascii="Calibri" w:hAnsi="Calibri"/>
                <w:b/>
              </w:rPr>
            </w:pPr>
            <w:del w:id="62" w:author="Shewmaker, Michael@Energy" w:date="2016-10-11T12:52:00Z">
              <w:r w:rsidRPr="001B4FCA" w:rsidDel="001B4FCA">
                <w:rPr>
                  <w:rFonts w:ascii="Calibri" w:hAnsi="Calibri"/>
                  <w:sz w:val="18"/>
                  <w:szCs w:val="18"/>
                </w:rPr>
                <w:delText xml:space="preserve"> </w:delText>
              </w:r>
            </w:del>
          </w:p>
        </w:tc>
      </w:tr>
      <w:tr w:rsidR="00EA01F0" w:rsidRPr="00B272DC" w14:paraId="7E960A73" w14:textId="77777777" w:rsidTr="00231CFA">
        <w:tblPrEx>
          <w:tblCellMar>
            <w:left w:w="108" w:type="dxa"/>
            <w:right w:w="108" w:type="dxa"/>
          </w:tblCellMar>
        </w:tblPrEx>
        <w:trPr>
          <w:trHeight w:val="360"/>
        </w:trPr>
        <w:tc>
          <w:tcPr>
            <w:tcW w:w="5307" w:type="dxa"/>
          </w:tcPr>
          <w:p w14:paraId="7E960A71" w14:textId="77777777" w:rsidR="00EA01F0" w:rsidRPr="00B272DC" w:rsidRDefault="00EA01F0" w:rsidP="00231CF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B272DC">
              <w:rPr>
                <w:rFonts w:ascii="Calibri" w:hAnsi="Calibri"/>
                <w:sz w:val="14"/>
                <w:szCs w:val="14"/>
              </w:rPr>
              <w:t xml:space="preserve">Responsible </w:t>
            </w:r>
            <w:r>
              <w:rPr>
                <w:rFonts w:ascii="Calibri" w:hAnsi="Calibri"/>
                <w:sz w:val="14"/>
                <w:szCs w:val="14"/>
              </w:rPr>
              <w:t>Builder/I</w:t>
            </w:r>
            <w:r w:rsidRPr="00997081">
              <w:rPr>
                <w:rFonts w:ascii="Calibri" w:hAnsi="Calibri"/>
                <w:sz w:val="14"/>
                <w:szCs w:val="14"/>
              </w:rPr>
              <w:t xml:space="preserve">nstaller </w:t>
            </w:r>
            <w:r w:rsidRPr="00B272DC">
              <w:rPr>
                <w:rFonts w:ascii="Calibri" w:hAnsi="Calibri"/>
                <w:sz w:val="14"/>
                <w:szCs w:val="14"/>
              </w:rPr>
              <w:t>Name:</w:t>
            </w:r>
          </w:p>
        </w:tc>
        <w:tc>
          <w:tcPr>
            <w:tcW w:w="5643" w:type="dxa"/>
            <w:gridSpan w:val="3"/>
          </w:tcPr>
          <w:p w14:paraId="7E960A72" w14:textId="77777777" w:rsidR="00EA01F0" w:rsidRPr="00B272DC" w:rsidRDefault="00EA01F0" w:rsidP="00231CF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B272DC">
              <w:rPr>
                <w:rFonts w:ascii="Calibri" w:hAnsi="Calibri"/>
                <w:sz w:val="14"/>
                <w:szCs w:val="14"/>
              </w:rPr>
              <w:t xml:space="preserve">Responsible </w:t>
            </w:r>
            <w:r>
              <w:rPr>
                <w:rFonts w:ascii="Calibri" w:hAnsi="Calibri"/>
                <w:sz w:val="14"/>
                <w:szCs w:val="14"/>
              </w:rPr>
              <w:t>Builder/I</w:t>
            </w:r>
            <w:r w:rsidRPr="00997081">
              <w:rPr>
                <w:rFonts w:ascii="Calibri" w:hAnsi="Calibri"/>
                <w:sz w:val="14"/>
                <w:szCs w:val="14"/>
              </w:rPr>
              <w:t xml:space="preserve">nstaller </w:t>
            </w:r>
            <w:r w:rsidRPr="00B272DC">
              <w:rPr>
                <w:rFonts w:ascii="Calibri" w:hAnsi="Calibri"/>
                <w:sz w:val="14"/>
                <w:szCs w:val="14"/>
              </w:rPr>
              <w:t>Signature:</w:t>
            </w:r>
          </w:p>
        </w:tc>
      </w:tr>
      <w:tr w:rsidR="00EA01F0" w:rsidRPr="00B272DC" w14:paraId="7E960A76" w14:textId="77777777" w:rsidTr="00231CFA">
        <w:tblPrEx>
          <w:tblCellMar>
            <w:left w:w="108" w:type="dxa"/>
            <w:right w:w="108" w:type="dxa"/>
          </w:tblCellMar>
        </w:tblPrEx>
        <w:trPr>
          <w:trHeight w:val="360"/>
        </w:trPr>
        <w:tc>
          <w:tcPr>
            <w:tcW w:w="5307" w:type="dxa"/>
          </w:tcPr>
          <w:p w14:paraId="7E960A74" w14:textId="1EBC806B" w:rsidR="00EA01F0" w:rsidRPr="00B272DC" w:rsidRDefault="00EA01F0" w:rsidP="00231CFA">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B272DC">
              <w:rPr>
                <w:rFonts w:ascii="Calibri" w:hAnsi="Calibri"/>
                <w:sz w:val="14"/>
                <w:szCs w:val="14"/>
              </w:rPr>
              <w:t>Company Name: (Installing Subcontractor or General Contractor or Builder/Owner)</w:t>
            </w:r>
          </w:p>
        </w:tc>
        <w:tc>
          <w:tcPr>
            <w:tcW w:w="5643" w:type="dxa"/>
            <w:gridSpan w:val="3"/>
          </w:tcPr>
          <w:p w14:paraId="7E960A75" w14:textId="77777777" w:rsidR="00EA01F0" w:rsidRPr="00B272DC" w:rsidRDefault="00EA01F0" w:rsidP="00231CFA">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B272DC">
              <w:rPr>
                <w:rFonts w:ascii="Calibri" w:hAnsi="Calibri"/>
                <w:sz w:val="14"/>
                <w:szCs w:val="14"/>
              </w:rPr>
              <w:t>Position With Company (Title):</w:t>
            </w:r>
          </w:p>
        </w:tc>
      </w:tr>
      <w:tr w:rsidR="00EA01F0" w:rsidRPr="00B272DC" w14:paraId="7E960A79" w14:textId="77777777" w:rsidTr="00231CFA">
        <w:tblPrEx>
          <w:tblCellMar>
            <w:left w:w="108" w:type="dxa"/>
            <w:right w:w="108" w:type="dxa"/>
          </w:tblCellMar>
        </w:tblPrEx>
        <w:trPr>
          <w:trHeight w:val="360"/>
        </w:trPr>
        <w:tc>
          <w:tcPr>
            <w:tcW w:w="5307" w:type="dxa"/>
          </w:tcPr>
          <w:p w14:paraId="7E960A77" w14:textId="77777777" w:rsidR="00EA01F0" w:rsidRPr="00B272DC" w:rsidRDefault="00EA01F0" w:rsidP="00231CFA">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47600B">
              <w:rPr>
                <w:rFonts w:ascii="Calibri" w:hAnsi="Calibri"/>
                <w:sz w:val="14"/>
                <w:szCs w:val="14"/>
              </w:rPr>
              <w:t>Address:</w:t>
            </w:r>
          </w:p>
        </w:tc>
        <w:tc>
          <w:tcPr>
            <w:tcW w:w="5643" w:type="dxa"/>
            <w:gridSpan w:val="3"/>
          </w:tcPr>
          <w:p w14:paraId="7E960A78" w14:textId="77777777" w:rsidR="00EA01F0" w:rsidRPr="00B272DC" w:rsidRDefault="00EA01F0" w:rsidP="00231CFA">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B272DC">
              <w:rPr>
                <w:rFonts w:ascii="Calibri" w:hAnsi="Calibri"/>
                <w:sz w:val="14"/>
                <w:szCs w:val="14"/>
              </w:rPr>
              <w:t>CSLB License:</w:t>
            </w:r>
          </w:p>
        </w:tc>
      </w:tr>
      <w:tr w:rsidR="00EA01F0" w:rsidRPr="00B272DC" w14:paraId="7E960A7D" w14:textId="77777777" w:rsidTr="00231CFA">
        <w:tblPrEx>
          <w:tblCellMar>
            <w:left w:w="108" w:type="dxa"/>
            <w:right w:w="108" w:type="dxa"/>
          </w:tblCellMar>
        </w:tblPrEx>
        <w:trPr>
          <w:trHeight w:val="360"/>
        </w:trPr>
        <w:tc>
          <w:tcPr>
            <w:tcW w:w="5307" w:type="dxa"/>
          </w:tcPr>
          <w:p w14:paraId="7E960A7A" w14:textId="77777777" w:rsidR="00EA01F0" w:rsidRPr="00B272DC" w:rsidRDefault="00EA01F0" w:rsidP="00231CFA">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47600B">
              <w:rPr>
                <w:rFonts w:ascii="Calibri" w:hAnsi="Calibri"/>
                <w:sz w:val="14"/>
                <w:szCs w:val="14"/>
              </w:rPr>
              <w:t>City/State/Zip:</w:t>
            </w:r>
          </w:p>
        </w:tc>
        <w:tc>
          <w:tcPr>
            <w:tcW w:w="2821" w:type="dxa"/>
            <w:gridSpan w:val="2"/>
          </w:tcPr>
          <w:p w14:paraId="7E960A7B" w14:textId="7F79C543" w:rsidR="00EA01F0" w:rsidRPr="00B272DC" w:rsidRDefault="00EA01F0" w:rsidP="00231CFA">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Pr>
                <w:rFonts w:ascii="Calibri" w:hAnsi="Calibri"/>
                <w:sz w:val="14"/>
                <w:szCs w:val="14"/>
              </w:rPr>
              <w:t>Phone</w:t>
            </w:r>
            <w:r w:rsidR="003F0913">
              <w:rPr>
                <w:rFonts w:ascii="Calibri" w:hAnsi="Calibri"/>
                <w:sz w:val="14"/>
                <w:szCs w:val="14"/>
              </w:rPr>
              <w:t>:</w:t>
            </w:r>
          </w:p>
        </w:tc>
        <w:tc>
          <w:tcPr>
            <w:tcW w:w="2822" w:type="dxa"/>
          </w:tcPr>
          <w:p w14:paraId="7E960A7C" w14:textId="77777777" w:rsidR="00EA01F0" w:rsidRPr="00B272DC" w:rsidRDefault="00EA01F0" w:rsidP="00231CFA">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B272DC">
              <w:rPr>
                <w:rFonts w:ascii="Calibri" w:hAnsi="Calibri"/>
                <w:sz w:val="14"/>
                <w:szCs w:val="14"/>
              </w:rPr>
              <w:t>Date Signed:</w:t>
            </w:r>
          </w:p>
        </w:tc>
      </w:tr>
      <w:tr w:rsidR="00EA01F0" w:rsidRPr="00B272DC" w14:paraId="7E960A80" w14:textId="77777777" w:rsidTr="00231CFA">
        <w:tblPrEx>
          <w:tblCellMar>
            <w:left w:w="108" w:type="dxa"/>
            <w:right w:w="108" w:type="dxa"/>
          </w:tblCellMar>
        </w:tblPrEx>
        <w:trPr>
          <w:trHeight w:val="360"/>
        </w:trPr>
        <w:tc>
          <w:tcPr>
            <w:tcW w:w="5307" w:type="dxa"/>
          </w:tcPr>
          <w:p w14:paraId="7E960A7E" w14:textId="77777777" w:rsidR="00EA01F0" w:rsidRPr="00B272DC" w:rsidRDefault="00EA01F0" w:rsidP="00231CFA">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1B6B55">
              <w:rPr>
                <w:rFonts w:ascii="Calibri" w:hAnsi="Calibri"/>
                <w:sz w:val="14"/>
                <w:szCs w:val="14"/>
              </w:rPr>
              <w:t>Third Party Quality Control Program (TPQCP)</w:t>
            </w:r>
            <w:r>
              <w:rPr>
                <w:rFonts w:ascii="Calibri" w:hAnsi="Calibri"/>
                <w:sz w:val="14"/>
                <w:szCs w:val="14"/>
              </w:rPr>
              <w:t xml:space="preserve"> Status:</w:t>
            </w:r>
          </w:p>
        </w:tc>
        <w:tc>
          <w:tcPr>
            <w:tcW w:w="5643" w:type="dxa"/>
            <w:gridSpan w:val="3"/>
          </w:tcPr>
          <w:p w14:paraId="7E960A7F" w14:textId="77777777" w:rsidR="00EA01F0" w:rsidRPr="00B272DC" w:rsidRDefault="00EA01F0" w:rsidP="00231CFA">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B272DC">
              <w:rPr>
                <w:rFonts w:ascii="Calibri" w:hAnsi="Calibri"/>
                <w:sz w:val="14"/>
                <w:szCs w:val="14"/>
              </w:rPr>
              <w:t xml:space="preserve">Name of TPQCP (if applicable): </w:t>
            </w:r>
          </w:p>
        </w:tc>
      </w:tr>
    </w:tbl>
    <w:p w14:paraId="7E960A81" w14:textId="77777777" w:rsidR="00EA01F0" w:rsidRDefault="00EA01F0" w:rsidP="009762F6">
      <w:pPr>
        <w:ind w:hanging="677"/>
        <w:rPr>
          <w:rFonts w:ascii="Calibri" w:hAnsi="Calibri"/>
        </w:rPr>
      </w:pPr>
    </w:p>
    <w:p w14:paraId="7E960A82" w14:textId="77777777" w:rsidR="00EA01F0" w:rsidRDefault="00EA01F0" w:rsidP="009762F6">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b/>
        </w:rPr>
      </w:pPr>
    </w:p>
    <w:p w14:paraId="7E960A83" w14:textId="77777777" w:rsidR="00EA01F0" w:rsidRDefault="00EA01F0" w:rsidP="009762F6">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rPr>
          <w:b/>
        </w:rPr>
        <w:sectPr w:rsidR="00EA01F0" w:rsidSect="005202AD">
          <w:headerReference w:type="even" r:id="rId9"/>
          <w:headerReference w:type="default" r:id="rId10"/>
          <w:footerReference w:type="even" r:id="rId11"/>
          <w:footerReference w:type="default" r:id="rId12"/>
          <w:headerReference w:type="first" r:id="rId13"/>
          <w:footerReference w:type="first" r:id="rId14"/>
          <w:type w:val="continuous"/>
          <w:pgSz w:w="12240" w:h="15840" w:code="1"/>
          <w:pgMar w:top="720" w:right="720" w:bottom="720" w:left="720" w:header="432" w:footer="432" w:gutter="0"/>
          <w:pgNumType w:start="1"/>
          <w:cols w:space="720"/>
          <w:docGrid w:linePitch="272"/>
        </w:sectPr>
      </w:pPr>
    </w:p>
    <w:p w14:paraId="7E960A84" w14:textId="77777777" w:rsidR="00BE61C6" w:rsidRPr="003F0913" w:rsidRDefault="00E87FCD">
      <w:pPr>
        <w:jc w:val="center"/>
        <w:rPr>
          <w:rFonts w:ascii="Calibri" w:hAnsi="Calibri"/>
          <w:b/>
          <w:szCs w:val="18"/>
        </w:rPr>
      </w:pPr>
      <w:r w:rsidRPr="003F0913">
        <w:rPr>
          <w:rFonts w:ascii="Calibri" w:hAnsi="Calibri"/>
          <w:b/>
          <w:szCs w:val="18"/>
        </w:rPr>
        <w:lastRenderedPageBreak/>
        <w:t>CF2R-MCH-24a-H User Instructions</w:t>
      </w:r>
    </w:p>
    <w:p w14:paraId="7E960A85" w14:textId="77777777" w:rsidR="00EA01F0" w:rsidRPr="00BF1ADA" w:rsidRDefault="00EA01F0" w:rsidP="009762F6">
      <w:pPr>
        <w:rPr>
          <w:rFonts w:ascii="Calibri" w:hAnsi="Calibri"/>
          <w:sz w:val="18"/>
          <w:szCs w:val="18"/>
        </w:rPr>
      </w:pPr>
    </w:p>
    <w:p w14:paraId="7E960A86" w14:textId="77777777" w:rsidR="008670D6" w:rsidRPr="00782762" w:rsidRDefault="008670D6" w:rsidP="008670D6">
      <w:pPr>
        <w:rPr>
          <w:rFonts w:ascii="Calibri" w:hAnsi="Calibri"/>
          <w:b/>
          <w:sz w:val="18"/>
          <w:szCs w:val="18"/>
        </w:rPr>
      </w:pPr>
      <w:r>
        <w:rPr>
          <w:rFonts w:ascii="Calibri" w:hAnsi="Calibri"/>
          <w:b/>
          <w:sz w:val="18"/>
          <w:szCs w:val="18"/>
        </w:rPr>
        <w:t xml:space="preserve">Section A. Building Air Leakage – General Information </w:t>
      </w:r>
    </w:p>
    <w:p w14:paraId="7E960A87" w14:textId="77777777" w:rsidR="008670D6" w:rsidRPr="0060297D" w:rsidRDefault="008670D6" w:rsidP="008670D6">
      <w:pPr>
        <w:pStyle w:val="ListParagraph"/>
        <w:numPr>
          <w:ilvl w:val="0"/>
          <w:numId w:val="15"/>
        </w:numPr>
        <w:rPr>
          <w:rFonts w:ascii="Calibri" w:hAnsi="Calibri"/>
          <w:sz w:val="18"/>
          <w:szCs w:val="18"/>
        </w:rPr>
      </w:pPr>
      <w:r w:rsidRPr="0060297D">
        <w:rPr>
          <w:rFonts w:ascii="Calibri" w:hAnsi="Calibri"/>
          <w:sz w:val="18"/>
          <w:szCs w:val="18"/>
        </w:rPr>
        <w:t>Enter the indoor temperature measured at the time that the building air leakage test was performed.</w:t>
      </w:r>
    </w:p>
    <w:p w14:paraId="7E960A88" w14:textId="77777777" w:rsidR="008670D6" w:rsidRPr="00782762" w:rsidRDefault="008670D6" w:rsidP="008670D6">
      <w:pPr>
        <w:pStyle w:val="ListParagraph"/>
        <w:numPr>
          <w:ilvl w:val="0"/>
          <w:numId w:val="15"/>
        </w:numPr>
        <w:rPr>
          <w:rFonts w:ascii="Calibri" w:hAnsi="Calibri"/>
          <w:sz w:val="18"/>
          <w:szCs w:val="18"/>
        </w:rPr>
      </w:pPr>
      <w:r>
        <w:rPr>
          <w:rFonts w:ascii="Calibri" w:hAnsi="Calibri"/>
          <w:sz w:val="18"/>
          <w:szCs w:val="18"/>
        </w:rPr>
        <w:t>Enter the outdoor temperature measured at the time that the building air leakage test was performed.</w:t>
      </w:r>
    </w:p>
    <w:p w14:paraId="7E960A89" w14:textId="77777777" w:rsidR="008670D6" w:rsidRPr="00782762" w:rsidRDefault="008670D6" w:rsidP="008670D6">
      <w:pPr>
        <w:pStyle w:val="ListParagraph"/>
        <w:numPr>
          <w:ilvl w:val="0"/>
          <w:numId w:val="15"/>
        </w:numPr>
        <w:rPr>
          <w:rFonts w:ascii="Calibri" w:hAnsi="Calibri"/>
          <w:sz w:val="18"/>
          <w:szCs w:val="18"/>
        </w:rPr>
      </w:pPr>
      <w:r>
        <w:rPr>
          <w:rFonts w:ascii="Calibri" w:hAnsi="Calibri"/>
          <w:sz w:val="18"/>
          <w:szCs w:val="18"/>
        </w:rPr>
        <w:t xml:space="preserve">Provide a brief description of the location where the blower door was installed for the test. </w:t>
      </w:r>
      <w:r w:rsidR="00C80E1A">
        <w:rPr>
          <w:rFonts w:ascii="Calibri" w:hAnsi="Calibri"/>
          <w:sz w:val="18"/>
          <w:szCs w:val="18"/>
        </w:rPr>
        <w:t>(</w:t>
      </w:r>
      <w:r>
        <w:rPr>
          <w:rFonts w:ascii="Calibri" w:hAnsi="Calibri"/>
          <w:sz w:val="18"/>
          <w:szCs w:val="18"/>
        </w:rPr>
        <w:t>Examples: “front entry door on west side of house”, “door between house and garage”, “large window in family room</w:t>
      </w:r>
      <w:r w:rsidR="00C80E1A">
        <w:rPr>
          <w:rFonts w:ascii="Calibri" w:hAnsi="Calibri"/>
          <w:sz w:val="18"/>
          <w:szCs w:val="18"/>
        </w:rPr>
        <w:t>”)</w:t>
      </w:r>
    </w:p>
    <w:p w14:paraId="7E960A8A" w14:textId="520A457E" w:rsidR="008670D6" w:rsidRPr="00782762" w:rsidRDefault="008670D6" w:rsidP="008670D6">
      <w:pPr>
        <w:pStyle w:val="ListParagraph"/>
        <w:numPr>
          <w:ilvl w:val="0"/>
          <w:numId w:val="15"/>
        </w:numPr>
        <w:rPr>
          <w:rFonts w:ascii="Calibri" w:hAnsi="Calibri"/>
          <w:sz w:val="18"/>
          <w:szCs w:val="18"/>
        </w:rPr>
      </w:pPr>
      <w:r>
        <w:rPr>
          <w:rFonts w:ascii="Calibri" w:hAnsi="Calibri"/>
          <w:sz w:val="18"/>
          <w:szCs w:val="18"/>
        </w:rPr>
        <w:t xml:space="preserve"> Enter the building elevation</w:t>
      </w:r>
      <w:r w:rsidR="00003602">
        <w:rPr>
          <w:rFonts w:ascii="Calibri" w:hAnsi="Calibri"/>
          <w:sz w:val="18"/>
          <w:szCs w:val="18"/>
        </w:rPr>
        <w:t>;</w:t>
      </w:r>
      <w:r>
        <w:rPr>
          <w:rFonts w:ascii="Calibri" w:hAnsi="Calibri"/>
          <w:sz w:val="18"/>
          <w:szCs w:val="18"/>
        </w:rPr>
        <w:t xml:space="preserve"> use the value for the closest city found in Joint Appendix JA2.2. Only elevations higher than 5</w:t>
      </w:r>
      <w:r w:rsidR="0019536D">
        <w:rPr>
          <w:rFonts w:ascii="Calibri" w:hAnsi="Calibri"/>
          <w:sz w:val="18"/>
          <w:szCs w:val="18"/>
        </w:rPr>
        <w:t>,</w:t>
      </w:r>
      <w:r>
        <w:rPr>
          <w:rFonts w:ascii="Calibri" w:hAnsi="Calibri"/>
          <w:sz w:val="18"/>
          <w:szCs w:val="18"/>
        </w:rPr>
        <w:t>000 feet require an adjustment to the calculations.</w:t>
      </w:r>
    </w:p>
    <w:p w14:paraId="7E960A8B" w14:textId="4CBF510F" w:rsidR="008670D6" w:rsidRPr="00782762" w:rsidRDefault="008670D6" w:rsidP="008670D6">
      <w:pPr>
        <w:pStyle w:val="ListParagraph"/>
        <w:numPr>
          <w:ilvl w:val="0"/>
          <w:numId w:val="15"/>
        </w:numPr>
        <w:rPr>
          <w:rFonts w:ascii="Calibri" w:hAnsi="Calibri"/>
          <w:sz w:val="18"/>
          <w:szCs w:val="18"/>
        </w:rPr>
      </w:pPr>
      <w:r>
        <w:rPr>
          <w:rFonts w:ascii="Calibri" w:hAnsi="Calibri"/>
          <w:sz w:val="18"/>
          <w:szCs w:val="18"/>
        </w:rPr>
        <w:t xml:space="preserve">This number is automatically pulled from the </w:t>
      </w:r>
      <w:r w:rsidR="00695A25">
        <w:rPr>
          <w:rFonts w:ascii="Calibri" w:hAnsi="Calibri"/>
          <w:sz w:val="18"/>
          <w:szCs w:val="18"/>
        </w:rPr>
        <w:t>CF1R</w:t>
      </w:r>
      <w:r>
        <w:rPr>
          <w:rFonts w:ascii="Calibri" w:hAnsi="Calibri"/>
          <w:sz w:val="18"/>
          <w:szCs w:val="18"/>
        </w:rPr>
        <w:t xml:space="preserve">. It is used to calculate air changes. </w:t>
      </w:r>
    </w:p>
    <w:p w14:paraId="7E960A8C" w14:textId="77777777" w:rsidR="008670D6" w:rsidRPr="00782762" w:rsidRDefault="008670D6" w:rsidP="008670D6">
      <w:pPr>
        <w:pStyle w:val="ListParagraph"/>
        <w:numPr>
          <w:ilvl w:val="0"/>
          <w:numId w:val="15"/>
        </w:numPr>
        <w:rPr>
          <w:rFonts w:ascii="Calibri" w:hAnsi="Calibri"/>
          <w:sz w:val="18"/>
          <w:szCs w:val="18"/>
        </w:rPr>
      </w:pPr>
      <w:r>
        <w:rPr>
          <w:rFonts w:ascii="Calibri" w:hAnsi="Calibri"/>
          <w:sz w:val="18"/>
          <w:szCs w:val="18"/>
        </w:rPr>
        <w:t>Enter the date that the building leakage test data was collected.</w:t>
      </w:r>
    </w:p>
    <w:p w14:paraId="7E960A8D" w14:textId="77777777" w:rsidR="008670D6" w:rsidRPr="00782762" w:rsidRDefault="008670D6" w:rsidP="008670D6">
      <w:pPr>
        <w:rPr>
          <w:rFonts w:ascii="Calibri" w:hAnsi="Calibri"/>
          <w:sz w:val="18"/>
          <w:szCs w:val="18"/>
        </w:rPr>
      </w:pPr>
    </w:p>
    <w:p w14:paraId="7E960A8E" w14:textId="77777777" w:rsidR="008670D6" w:rsidRPr="00782762" w:rsidRDefault="008670D6" w:rsidP="008670D6">
      <w:pPr>
        <w:rPr>
          <w:rFonts w:ascii="Calibri" w:hAnsi="Calibri"/>
          <w:b/>
          <w:sz w:val="18"/>
          <w:szCs w:val="18"/>
        </w:rPr>
      </w:pPr>
      <w:r>
        <w:rPr>
          <w:rFonts w:ascii="Calibri" w:hAnsi="Calibri"/>
          <w:b/>
          <w:sz w:val="18"/>
          <w:szCs w:val="18"/>
        </w:rPr>
        <w:t>Section B. Diagnostic Equipment Information</w:t>
      </w:r>
    </w:p>
    <w:p w14:paraId="7E960A8F" w14:textId="77777777" w:rsidR="008670D6" w:rsidRPr="00782762" w:rsidRDefault="008670D6" w:rsidP="008670D6">
      <w:pPr>
        <w:pStyle w:val="ListParagraph"/>
        <w:numPr>
          <w:ilvl w:val="0"/>
          <w:numId w:val="16"/>
        </w:numPr>
        <w:rPr>
          <w:rFonts w:ascii="Calibri" w:hAnsi="Calibri"/>
          <w:sz w:val="18"/>
          <w:szCs w:val="18"/>
        </w:rPr>
      </w:pPr>
      <w:r>
        <w:rPr>
          <w:rFonts w:ascii="Calibri" w:hAnsi="Calibri"/>
          <w:sz w:val="18"/>
          <w:szCs w:val="18"/>
        </w:rPr>
        <w:t>Enter the number of manometers used to measure the home pressurization. If more than one system is used, the fan flow numbers need to be manually added together, unless blower door software is used that will accommodate multiple fan systems running simultaneously.</w:t>
      </w:r>
    </w:p>
    <w:p w14:paraId="7E960A90" w14:textId="77777777" w:rsidR="008670D6" w:rsidRPr="00782762" w:rsidRDefault="008670D6" w:rsidP="008670D6">
      <w:pPr>
        <w:pStyle w:val="ListParagraph"/>
        <w:numPr>
          <w:ilvl w:val="0"/>
          <w:numId w:val="16"/>
        </w:numPr>
        <w:rPr>
          <w:rFonts w:ascii="Calibri" w:hAnsi="Calibri"/>
          <w:sz w:val="18"/>
          <w:szCs w:val="18"/>
        </w:rPr>
      </w:pPr>
      <w:r>
        <w:rPr>
          <w:rFonts w:ascii="Calibri" w:hAnsi="Calibri"/>
          <w:sz w:val="18"/>
          <w:szCs w:val="18"/>
        </w:rPr>
        <w:t xml:space="preserve">Enter the make (brand) of the manometer used to collect the building air leakage data. </w:t>
      </w:r>
      <w:r w:rsidR="00003602">
        <w:rPr>
          <w:rFonts w:ascii="Calibri" w:hAnsi="Calibri"/>
          <w:sz w:val="18"/>
          <w:szCs w:val="18"/>
        </w:rPr>
        <w:t>(</w:t>
      </w:r>
      <w:r>
        <w:rPr>
          <w:rFonts w:ascii="Calibri" w:hAnsi="Calibri"/>
          <w:sz w:val="18"/>
          <w:szCs w:val="18"/>
        </w:rPr>
        <w:t xml:space="preserve">Examples: </w:t>
      </w:r>
      <w:proofErr w:type="spellStart"/>
      <w:r>
        <w:rPr>
          <w:rFonts w:ascii="Calibri" w:hAnsi="Calibri"/>
          <w:sz w:val="18"/>
          <w:szCs w:val="18"/>
        </w:rPr>
        <w:t>Retrotec</w:t>
      </w:r>
      <w:proofErr w:type="spellEnd"/>
      <w:r>
        <w:rPr>
          <w:rFonts w:ascii="Calibri" w:hAnsi="Calibri"/>
          <w:sz w:val="18"/>
          <w:szCs w:val="18"/>
        </w:rPr>
        <w:t>, Energy Conservatory</w:t>
      </w:r>
      <w:r w:rsidR="00003602">
        <w:rPr>
          <w:rFonts w:ascii="Calibri" w:hAnsi="Calibri"/>
          <w:sz w:val="18"/>
          <w:szCs w:val="18"/>
        </w:rPr>
        <w:t>)</w:t>
      </w:r>
    </w:p>
    <w:p w14:paraId="7E960A91" w14:textId="77777777" w:rsidR="008670D6" w:rsidRPr="00782762" w:rsidRDefault="008670D6" w:rsidP="008670D6">
      <w:pPr>
        <w:pStyle w:val="ListParagraph"/>
        <w:numPr>
          <w:ilvl w:val="0"/>
          <w:numId w:val="16"/>
        </w:numPr>
        <w:rPr>
          <w:rFonts w:ascii="Calibri" w:hAnsi="Calibri"/>
          <w:sz w:val="18"/>
          <w:szCs w:val="18"/>
        </w:rPr>
      </w:pPr>
      <w:r>
        <w:rPr>
          <w:rFonts w:ascii="Calibri" w:hAnsi="Calibri"/>
          <w:sz w:val="18"/>
          <w:szCs w:val="18"/>
        </w:rPr>
        <w:t xml:space="preserve">Enter the model of the manometer used to collect the building air leakage data. </w:t>
      </w:r>
      <w:r w:rsidR="00003602">
        <w:rPr>
          <w:rFonts w:ascii="Calibri" w:hAnsi="Calibri"/>
          <w:sz w:val="18"/>
          <w:szCs w:val="18"/>
        </w:rPr>
        <w:t>(</w:t>
      </w:r>
      <w:r>
        <w:rPr>
          <w:rFonts w:ascii="Calibri" w:hAnsi="Calibri"/>
          <w:sz w:val="18"/>
          <w:szCs w:val="18"/>
        </w:rPr>
        <w:t>Examples: DM-2 Mark II, DG700</w:t>
      </w:r>
      <w:r w:rsidR="00003602">
        <w:rPr>
          <w:rFonts w:ascii="Calibri" w:hAnsi="Calibri"/>
          <w:sz w:val="18"/>
          <w:szCs w:val="18"/>
        </w:rPr>
        <w:t>)</w:t>
      </w:r>
    </w:p>
    <w:p w14:paraId="7E960A92" w14:textId="77777777" w:rsidR="008670D6" w:rsidRPr="00782762" w:rsidRDefault="008670D6" w:rsidP="008670D6">
      <w:pPr>
        <w:pStyle w:val="ListParagraph"/>
        <w:numPr>
          <w:ilvl w:val="0"/>
          <w:numId w:val="16"/>
        </w:numPr>
        <w:rPr>
          <w:rFonts w:ascii="Calibri" w:hAnsi="Calibri"/>
          <w:sz w:val="18"/>
          <w:szCs w:val="18"/>
        </w:rPr>
      </w:pPr>
      <w:r>
        <w:rPr>
          <w:rFonts w:ascii="Calibri" w:hAnsi="Calibri"/>
          <w:sz w:val="18"/>
          <w:szCs w:val="18"/>
        </w:rPr>
        <w:t>Enter the serial number of the manometer used to collect the building air leakage data.</w:t>
      </w:r>
    </w:p>
    <w:p w14:paraId="7E960A93" w14:textId="77777777" w:rsidR="008670D6" w:rsidRPr="00782762" w:rsidRDefault="008670D6" w:rsidP="008670D6">
      <w:pPr>
        <w:pStyle w:val="ListParagraph"/>
        <w:numPr>
          <w:ilvl w:val="0"/>
          <w:numId w:val="16"/>
        </w:numPr>
        <w:rPr>
          <w:rFonts w:ascii="Calibri" w:hAnsi="Calibri"/>
          <w:sz w:val="18"/>
          <w:szCs w:val="18"/>
        </w:rPr>
      </w:pPr>
      <w:r>
        <w:rPr>
          <w:rFonts w:ascii="Calibri" w:hAnsi="Calibri"/>
          <w:sz w:val="18"/>
          <w:szCs w:val="18"/>
        </w:rPr>
        <w:t>Enter the most recent date that the manometer was calibrated by following manufacturer’s calibration specifications.</w:t>
      </w:r>
    </w:p>
    <w:p w14:paraId="7E960A94" w14:textId="77777777" w:rsidR="008670D6" w:rsidRPr="00782762" w:rsidRDefault="008670D6" w:rsidP="008670D6">
      <w:pPr>
        <w:pStyle w:val="ListParagraph"/>
        <w:numPr>
          <w:ilvl w:val="0"/>
          <w:numId w:val="16"/>
        </w:numPr>
        <w:rPr>
          <w:rFonts w:ascii="Calibri" w:hAnsi="Calibri"/>
          <w:sz w:val="18"/>
          <w:szCs w:val="18"/>
        </w:rPr>
      </w:pPr>
      <w:r>
        <w:rPr>
          <w:rFonts w:ascii="Calibri" w:hAnsi="Calibri"/>
          <w:sz w:val="18"/>
          <w:szCs w:val="18"/>
        </w:rPr>
        <w:t>This field is automatically filled. If the calibration date was more than 12 months prior to the test date entered in Row A.</w:t>
      </w:r>
      <w:r w:rsidR="00897C24">
        <w:rPr>
          <w:rFonts w:ascii="Calibri" w:hAnsi="Calibri"/>
          <w:sz w:val="18"/>
          <w:szCs w:val="18"/>
        </w:rPr>
        <w:t>6</w:t>
      </w:r>
      <w:r>
        <w:rPr>
          <w:rFonts w:ascii="Calibri" w:hAnsi="Calibri"/>
          <w:sz w:val="18"/>
          <w:szCs w:val="18"/>
        </w:rPr>
        <w:t xml:space="preserve"> above, an error will appear.</w:t>
      </w:r>
    </w:p>
    <w:p w14:paraId="7E960A95" w14:textId="77777777" w:rsidR="008670D6" w:rsidRPr="00782762" w:rsidRDefault="008670D6" w:rsidP="008670D6">
      <w:pPr>
        <w:pStyle w:val="ListParagraph"/>
        <w:numPr>
          <w:ilvl w:val="0"/>
          <w:numId w:val="16"/>
        </w:numPr>
        <w:rPr>
          <w:rFonts w:ascii="Calibri" w:hAnsi="Calibri"/>
          <w:sz w:val="18"/>
          <w:szCs w:val="18"/>
        </w:rPr>
      </w:pPr>
      <w:r>
        <w:rPr>
          <w:rFonts w:ascii="Calibri" w:hAnsi="Calibri"/>
          <w:sz w:val="18"/>
          <w:szCs w:val="18"/>
        </w:rPr>
        <w:t>Enter the number of blower door fan systems required to run simultaneously to pressurize the home for the building air leakage test. If more than one system is used, the fan flow numbers need to be manually added together, unless blower door software is used that will accommodate multiple fan systems running simultaneously.</w:t>
      </w:r>
    </w:p>
    <w:p w14:paraId="7E960A96" w14:textId="77777777" w:rsidR="008670D6" w:rsidRPr="00782762" w:rsidRDefault="008670D6" w:rsidP="008670D6">
      <w:pPr>
        <w:pStyle w:val="ListParagraph"/>
        <w:numPr>
          <w:ilvl w:val="0"/>
          <w:numId w:val="16"/>
        </w:numPr>
        <w:rPr>
          <w:rFonts w:ascii="Calibri" w:hAnsi="Calibri"/>
          <w:sz w:val="18"/>
          <w:szCs w:val="18"/>
        </w:rPr>
      </w:pPr>
      <w:r>
        <w:rPr>
          <w:rFonts w:ascii="Calibri" w:hAnsi="Calibri"/>
          <w:sz w:val="18"/>
          <w:szCs w:val="18"/>
        </w:rPr>
        <w:t xml:space="preserve">Enter the make (brand) of the fan used to collect the building air leakage data. </w:t>
      </w:r>
      <w:r w:rsidR="00003602">
        <w:rPr>
          <w:rFonts w:ascii="Calibri" w:hAnsi="Calibri"/>
          <w:sz w:val="18"/>
          <w:szCs w:val="18"/>
        </w:rPr>
        <w:t>(</w:t>
      </w:r>
      <w:r>
        <w:rPr>
          <w:rFonts w:ascii="Calibri" w:hAnsi="Calibri"/>
          <w:sz w:val="18"/>
          <w:szCs w:val="18"/>
        </w:rPr>
        <w:t xml:space="preserve">Examples: </w:t>
      </w:r>
      <w:proofErr w:type="spellStart"/>
      <w:r>
        <w:rPr>
          <w:rFonts w:ascii="Calibri" w:hAnsi="Calibri"/>
          <w:sz w:val="18"/>
          <w:szCs w:val="18"/>
        </w:rPr>
        <w:t>Retrotec</w:t>
      </w:r>
      <w:proofErr w:type="spellEnd"/>
      <w:r>
        <w:rPr>
          <w:rFonts w:ascii="Calibri" w:hAnsi="Calibri"/>
          <w:sz w:val="18"/>
          <w:szCs w:val="18"/>
        </w:rPr>
        <w:t>, Energy Conservatory</w:t>
      </w:r>
      <w:r w:rsidR="00003602">
        <w:rPr>
          <w:rFonts w:ascii="Calibri" w:hAnsi="Calibri"/>
          <w:sz w:val="18"/>
          <w:szCs w:val="18"/>
        </w:rPr>
        <w:t>)</w:t>
      </w:r>
    </w:p>
    <w:p w14:paraId="7E960A97" w14:textId="77777777" w:rsidR="008670D6" w:rsidRPr="00782762" w:rsidRDefault="008670D6" w:rsidP="008670D6">
      <w:pPr>
        <w:pStyle w:val="ListParagraph"/>
        <w:numPr>
          <w:ilvl w:val="0"/>
          <w:numId w:val="16"/>
        </w:numPr>
        <w:rPr>
          <w:rFonts w:ascii="Calibri" w:hAnsi="Calibri"/>
          <w:sz w:val="18"/>
          <w:szCs w:val="18"/>
        </w:rPr>
      </w:pPr>
      <w:r>
        <w:rPr>
          <w:rFonts w:ascii="Calibri" w:hAnsi="Calibri"/>
          <w:sz w:val="18"/>
          <w:szCs w:val="18"/>
        </w:rPr>
        <w:t xml:space="preserve">Enter the model of the fan used to collect the building air leakage data. </w:t>
      </w:r>
      <w:r w:rsidR="00003602">
        <w:rPr>
          <w:rFonts w:ascii="Calibri" w:hAnsi="Calibri"/>
          <w:sz w:val="18"/>
          <w:szCs w:val="18"/>
        </w:rPr>
        <w:t>(</w:t>
      </w:r>
      <w:r>
        <w:rPr>
          <w:rFonts w:ascii="Calibri" w:hAnsi="Calibri"/>
          <w:sz w:val="18"/>
          <w:szCs w:val="18"/>
        </w:rPr>
        <w:t>Examples: US1000, Q46, BD3, BD4</w:t>
      </w:r>
      <w:r w:rsidR="00003602">
        <w:rPr>
          <w:rFonts w:ascii="Calibri" w:hAnsi="Calibri"/>
          <w:sz w:val="18"/>
          <w:szCs w:val="18"/>
        </w:rPr>
        <w:t>)</w:t>
      </w:r>
    </w:p>
    <w:p w14:paraId="7E960A98" w14:textId="77777777" w:rsidR="008670D6" w:rsidRPr="00782762" w:rsidRDefault="008670D6" w:rsidP="008670D6">
      <w:pPr>
        <w:pStyle w:val="ListParagraph"/>
        <w:numPr>
          <w:ilvl w:val="0"/>
          <w:numId w:val="16"/>
        </w:numPr>
        <w:rPr>
          <w:rFonts w:ascii="Calibri" w:hAnsi="Calibri"/>
          <w:sz w:val="18"/>
          <w:szCs w:val="18"/>
        </w:rPr>
      </w:pPr>
      <w:r>
        <w:rPr>
          <w:rFonts w:ascii="Calibri" w:hAnsi="Calibri"/>
          <w:sz w:val="18"/>
          <w:szCs w:val="18"/>
        </w:rPr>
        <w:t>Enter the serial number of the fan used to collect the building air leakage data.</w:t>
      </w:r>
    </w:p>
    <w:p w14:paraId="7E960A99" w14:textId="77777777" w:rsidR="008670D6" w:rsidRPr="00782762" w:rsidRDefault="008670D6" w:rsidP="008670D6">
      <w:pPr>
        <w:pStyle w:val="ListParagraph"/>
        <w:numPr>
          <w:ilvl w:val="0"/>
          <w:numId w:val="16"/>
        </w:numPr>
        <w:rPr>
          <w:rFonts w:ascii="Calibri" w:hAnsi="Calibri"/>
          <w:sz w:val="18"/>
          <w:szCs w:val="18"/>
        </w:rPr>
      </w:pPr>
      <w:r>
        <w:rPr>
          <w:rFonts w:ascii="Calibri" w:hAnsi="Calibri"/>
          <w:sz w:val="18"/>
          <w:szCs w:val="18"/>
        </w:rPr>
        <w:t xml:space="preserve">Enter the fan configuration shown on the meter. This is sometimes referred to as “range configuration”, “CONFIG” or “rings”. </w:t>
      </w:r>
      <w:r w:rsidR="00003602">
        <w:rPr>
          <w:rFonts w:ascii="Calibri" w:hAnsi="Calibri"/>
          <w:sz w:val="18"/>
          <w:szCs w:val="18"/>
        </w:rPr>
        <w:t>(</w:t>
      </w:r>
      <w:r>
        <w:rPr>
          <w:rFonts w:ascii="Calibri" w:hAnsi="Calibri"/>
          <w:sz w:val="18"/>
          <w:szCs w:val="18"/>
        </w:rPr>
        <w:t>Examples: Open, A, B, C8</w:t>
      </w:r>
      <w:r w:rsidR="00003602">
        <w:rPr>
          <w:rFonts w:ascii="Calibri" w:hAnsi="Calibri"/>
          <w:sz w:val="18"/>
          <w:szCs w:val="18"/>
        </w:rPr>
        <w:t>)</w:t>
      </w:r>
    </w:p>
    <w:p w14:paraId="7E960A9A" w14:textId="77777777" w:rsidR="008670D6" w:rsidRPr="00782762" w:rsidRDefault="008670D6" w:rsidP="008670D6">
      <w:pPr>
        <w:ind w:left="360"/>
        <w:rPr>
          <w:rFonts w:ascii="Calibri" w:hAnsi="Calibri"/>
          <w:sz w:val="18"/>
          <w:szCs w:val="18"/>
        </w:rPr>
      </w:pPr>
    </w:p>
    <w:p w14:paraId="7E960A9B" w14:textId="77777777" w:rsidR="008670D6" w:rsidRPr="00782762" w:rsidRDefault="008670D6" w:rsidP="008670D6">
      <w:pPr>
        <w:rPr>
          <w:rFonts w:ascii="Calibri" w:hAnsi="Calibri"/>
          <w:b/>
          <w:sz w:val="18"/>
          <w:szCs w:val="18"/>
        </w:rPr>
      </w:pPr>
      <w:r>
        <w:rPr>
          <w:rFonts w:ascii="Calibri" w:hAnsi="Calibri"/>
          <w:b/>
          <w:sz w:val="18"/>
          <w:szCs w:val="18"/>
        </w:rPr>
        <w:t xml:space="preserve">Section C. Envelope Leakage </w:t>
      </w:r>
      <w:r w:rsidR="009336D9">
        <w:rPr>
          <w:rFonts w:ascii="Calibri" w:hAnsi="Calibri"/>
          <w:b/>
          <w:sz w:val="18"/>
          <w:szCs w:val="18"/>
        </w:rPr>
        <w:t xml:space="preserve">Test </w:t>
      </w:r>
      <w:r>
        <w:rPr>
          <w:rFonts w:ascii="Calibri" w:hAnsi="Calibri"/>
          <w:b/>
          <w:sz w:val="18"/>
          <w:szCs w:val="18"/>
        </w:rPr>
        <w:t xml:space="preserve">(MCH24a) </w:t>
      </w:r>
      <w:r w:rsidR="00003602">
        <w:rPr>
          <w:rFonts w:ascii="Calibri" w:hAnsi="Calibri"/>
          <w:b/>
          <w:sz w:val="18"/>
          <w:szCs w:val="18"/>
        </w:rPr>
        <w:t xml:space="preserve">– Depressurization </w:t>
      </w:r>
    </w:p>
    <w:p w14:paraId="7E960A9C" w14:textId="77777777" w:rsidR="008670D6" w:rsidRPr="00782762" w:rsidRDefault="008670D6" w:rsidP="008670D6">
      <w:pPr>
        <w:pStyle w:val="ListParagraph"/>
        <w:numPr>
          <w:ilvl w:val="0"/>
          <w:numId w:val="17"/>
        </w:numPr>
        <w:rPr>
          <w:rFonts w:ascii="Calibri" w:hAnsi="Calibri"/>
          <w:sz w:val="18"/>
          <w:szCs w:val="18"/>
        </w:rPr>
      </w:pPr>
      <w:r>
        <w:rPr>
          <w:rFonts w:ascii="Calibri" w:hAnsi="Calibri"/>
          <w:sz w:val="18"/>
          <w:szCs w:val="18"/>
        </w:rPr>
        <w:t xml:space="preserve">Enter the </w:t>
      </w:r>
      <w:r w:rsidR="00E87FCD">
        <w:rPr>
          <w:rFonts w:ascii="Calibri" w:hAnsi="Calibri"/>
          <w:sz w:val="18"/>
          <w:szCs w:val="18"/>
        </w:rPr>
        <w:t>T</w:t>
      </w:r>
      <w:r>
        <w:rPr>
          <w:rFonts w:ascii="Calibri" w:hAnsi="Calibri"/>
          <w:sz w:val="18"/>
          <w:szCs w:val="18"/>
        </w:rPr>
        <w:t xml:space="preserve">ime </w:t>
      </w:r>
      <w:r w:rsidR="00E87FCD">
        <w:rPr>
          <w:rFonts w:ascii="Calibri" w:hAnsi="Calibri"/>
          <w:sz w:val="18"/>
          <w:szCs w:val="18"/>
        </w:rPr>
        <w:t>A</w:t>
      </w:r>
      <w:r>
        <w:rPr>
          <w:rFonts w:ascii="Calibri" w:hAnsi="Calibri"/>
          <w:sz w:val="18"/>
          <w:szCs w:val="18"/>
        </w:rPr>
        <w:t xml:space="preserve">verage </w:t>
      </w:r>
      <w:r w:rsidR="00E87FCD">
        <w:rPr>
          <w:rFonts w:ascii="Calibri" w:hAnsi="Calibri"/>
          <w:sz w:val="18"/>
          <w:szCs w:val="18"/>
        </w:rPr>
        <w:t>P</w:t>
      </w:r>
      <w:r>
        <w:rPr>
          <w:rFonts w:ascii="Calibri" w:hAnsi="Calibri"/>
          <w:sz w:val="18"/>
          <w:szCs w:val="18"/>
        </w:rPr>
        <w:t>eriod us</w:t>
      </w:r>
      <w:r w:rsidR="00DE1AF7">
        <w:rPr>
          <w:rFonts w:ascii="Calibri" w:hAnsi="Calibri"/>
          <w:sz w:val="18"/>
          <w:szCs w:val="18"/>
        </w:rPr>
        <w:t xml:space="preserve">ed on the manometer during the </w:t>
      </w:r>
      <w:r w:rsidR="00003602">
        <w:rPr>
          <w:rFonts w:ascii="Calibri" w:hAnsi="Calibri"/>
          <w:sz w:val="18"/>
          <w:szCs w:val="18"/>
        </w:rPr>
        <w:t xml:space="preserve">DEPRESSURIZATION </w:t>
      </w:r>
      <w:r>
        <w:rPr>
          <w:rFonts w:ascii="Calibri" w:hAnsi="Calibri"/>
          <w:sz w:val="18"/>
          <w:szCs w:val="18"/>
        </w:rPr>
        <w:t>test. Must be at least 10 seconds.</w:t>
      </w:r>
    </w:p>
    <w:p w14:paraId="7E960A9D" w14:textId="77777777" w:rsidR="009912E6" w:rsidRDefault="005E6CD9" w:rsidP="009912E6">
      <w:pPr>
        <w:pStyle w:val="ListParagraph"/>
        <w:numPr>
          <w:ilvl w:val="0"/>
          <w:numId w:val="17"/>
        </w:numPr>
        <w:rPr>
          <w:rFonts w:ascii="Calibri" w:hAnsi="Calibri"/>
          <w:sz w:val="18"/>
          <w:szCs w:val="18"/>
        </w:rPr>
      </w:pPr>
      <w:r>
        <w:rPr>
          <w:rFonts w:ascii="Calibri" w:hAnsi="Calibri"/>
          <w:sz w:val="18"/>
          <w:szCs w:val="18"/>
        </w:rPr>
        <w:t>T</w:t>
      </w:r>
      <w:r w:rsidR="009912E6">
        <w:rPr>
          <w:rFonts w:ascii="Calibri" w:hAnsi="Calibri"/>
          <w:sz w:val="18"/>
          <w:szCs w:val="18"/>
        </w:rPr>
        <w:t>ype of test being performed: Depressurization (air blowing out of house).</w:t>
      </w:r>
      <w:r w:rsidR="008D2E0C" w:rsidRPr="008D2E0C">
        <w:rPr>
          <w:rFonts w:ascii="Calibri" w:hAnsi="Calibri"/>
          <w:sz w:val="18"/>
          <w:szCs w:val="18"/>
        </w:rPr>
        <w:t xml:space="preserve"> </w:t>
      </w:r>
      <w:r w:rsidR="009912E6" w:rsidRPr="00BF1ADA">
        <w:rPr>
          <w:rFonts w:ascii="Calibri" w:hAnsi="Calibri"/>
          <w:sz w:val="18"/>
          <w:szCs w:val="18"/>
        </w:rPr>
        <w:t>All blower door induced pressures are to be negative relative to outside.</w:t>
      </w:r>
    </w:p>
    <w:p w14:paraId="7E960A9E" w14:textId="77777777" w:rsidR="008670D6" w:rsidRPr="00782762" w:rsidRDefault="008670D6" w:rsidP="008670D6">
      <w:pPr>
        <w:pStyle w:val="ListParagraph"/>
        <w:numPr>
          <w:ilvl w:val="0"/>
          <w:numId w:val="17"/>
        </w:numPr>
        <w:rPr>
          <w:rFonts w:ascii="Calibri" w:hAnsi="Calibri"/>
          <w:sz w:val="18"/>
          <w:szCs w:val="18"/>
        </w:rPr>
      </w:pPr>
      <w:r>
        <w:rPr>
          <w:rFonts w:ascii="Calibri" w:hAnsi="Calibri"/>
          <w:sz w:val="18"/>
          <w:szCs w:val="18"/>
        </w:rPr>
        <w:t>Enter the first of five baseline building pressure readings (Resolution of 0.1 Pa).</w:t>
      </w:r>
    </w:p>
    <w:p w14:paraId="7E960A9F" w14:textId="77777777" w:rsidR="008670D6" w:rsidRPr="00782762" w:rsidRDefault="008670D6" w:rsidP="008670D6">
      <w:pPr>
        <w:pStyle w:val="ListParagraph"/>
        <w:numPr>
          <w:ilvl w:val="0"/>
          <w:numId w:val="17"/>
        </w:numPr>
        <w:rPr>
          <w:rFonts w:ascii="Calibri" w:hAnsi="Calibri"/>
          <w:sz w:val="18"/>
          <w:szCs w:val="18"/>
        </w:rPr>
      </w:pPr>
      <w:r>
        <w:rPr>
          <w:rFonts w:ascii="Calibri" w:hAnsi="Calibri"/>
          <w:sz w:val="18"/>
          <w:szCs w:val="18"/>
        </w:rPr>
        <w:t>Enter the second of five baseline building pressure readings (Resolution of 0.1 Pa).</w:t>
      </w:r>
    </w:p>
    <w:p w14:paraId="7E960AA0" w14:textId="77777777" w:rsidR="008670D6" w:rsidRPr="00782762" w:rsidRDefault="008670D6" w:rsidP="008670D6">
      <w:pPr>
        <w:pStyle w:val="ListParagraph"/>
        <w:numPr>
          <w:ilvl w:val="0"/>
          <w:numId w:val="17"/>
        </w:numPr>
        <w:rPr>
          <w:rFonts w:ascii="Calibri" w:hAnsi="Calibri"/>
          <w:sz w:val="18"/>
          <w:szCs w:val="18"/>
        </w:rPr>
      </w:pPr>
      <w:r>
        <w:rPr>
          <w:rFonts w:ascii="Calibri" w:hAnsi="Calibri"/>
          <w:sz w:val="18"/>
          <w:szCs w:val="18"/>
        </w:rPr>
        <w:t>Enter the third of five baseline building pressure readings (Resolution of 0.1 Pa).</w:t>
      </w:r>
    </w:p>
    <w:p w14:paraId="7E960AA1" w14:textId="77777777" w:rsidR="008670D6" w:rsidRPr="00782762" w:rsidRDefault="008670D6" w:rsidP="008670D6">
      <w:pPr>
        <w:pStyle w:val="ListParagraph"/>
        <w:numPr>
          <w:ilvl w:val="0"/>
          <w:numId w:val="17"/>
        </w:numPr>
        <w:rPr>
          <w:rFonts w:ascii="Calibri" w:hAnsi="Calibri"/>
          <w:sz w:val="18"/>
          <w:szCs w:val="18"/>
        </w:rPr>
      </w:pPr>
      <w:r>
        <w:rPr>
          <w:rFonts w:ascii="Calibri" w:hAnsi="Calibri"/>
          <w:sz w:val="18"/>
          <w:szCs w:val="18"/>
        </w:rPr>
        <w:t>Enter the fourth of five baseline building pressure readings (Resolution of 0.1 Pa).</w:t>
      </w:r>
    </w:p>
    <w:p w14:paraId="7E960AA2" w14:textId="77777777" w:rsidR="008670D6" w:rsidRPr="00782762" w:rsidRDefault="008670D6" w:rsidP="008670D6">
      <w:pPr>
        <w:pStyle w:val="ListParagraph"/>
        <w:numPr>
          <w:ilvl w:val="0"/>
          <w:numId w:val="17"/>
        </w:numPr>
        <w:rPr>
          <w:rFonts w:ascii="Calibri" w:hAnsi="Calibri"/>
          <w:sz w:val="18"/>
          <w:szCs w:val="18"/>
        </w:rPr>
      </w:pPr>
      <w:r>
        <w:rPr>
          <w:rFonts w:ascii="Calibri" w:hAnsi="Calibri"/>
          <w:sz w:val="18"/>
          <w:szCs w:val="18"/>
        </w:rPr>
        <w:t>Enter the fifth of five baseline building pressure readings (Resolution of 0.1 Pa).</w:t>
      </w:r>
    </w:p>
    <w:p w14:paraId="7E960AA3" w14:textId="62957FFE" w:rsidR="008670D6" w:rsidRPr="00782762" w:rsidRDefault="008670D6" w:rsidP="008670D6">
      <w:pPr>
        <w:pStyle w:val="ListParagraph"/>
        <w:numPr>
          <w:ilvl w:val="0"/>
          <w:numId w:val="17"/>
        </w:numPr>
        <w:rPr>
          <w:rFonts w:ascii="Calibri" w:hAnsi="Calibri"/>
          <w:sz w:val="18"/>
          <w:szCs w:val="18"/>
        </w:rPr>
      </w:pPr>
      <w:r>
        <w:rPr>
          <w:rFonts w:ascii="Calibri" w:hAnsi="Calibri"/>
          <w:sz w:val="18"/>
          <w:szCs w:val="18"/>
        </w:rPr>
        <w:t>This field is automatically calculated. The Baseline Range is the largest value of the five baseline readings minus the smallest value of the five baseline readings.</w:t>
      </w:r>
    </w:p>
    <w:p w14:paraId="7E960AA4" w14:textId="1C5C2F0F" w:rsidR="008670D6" w:rsidRPr="00782762" w:rsidRDefault="008670D6" w:rsidP="008670D6">
      <w:pPr>
        <w:pStyle w:val="ListParagraph"/>
        <w:numPr>
          <w:ilvl w:val="0"/>
          <w:numId w:val="17"/>
        </w:numPr>
        <w:rPr>
          <w:rFonts w:ascii="Calibri" w:hAnsi="Calibri"/>
          <w:sz w:val="18"/>
          <w:szCs w:val="18"/>
        </w:rPr>
      </w:pPr>
      <w:r>
        <w:rPr>
          <w:rFonts w:ascii="Calibri" w:hAnsi="Calibri"/>
          <w:sz w:val="18"/>
          <w:szCs w:val="18"/>
        </w:rPr>
        <w:t>This field is automatically calculated. “Standard” is when the baseline range is less than 5 Pa; “Reduced” is when the baseline range is between 5 and 10 Pa (inclusive). If the baseline range is greater than 10 you must use a multi-point procedure.</w:t>
      </w:r>
    </w:p>
    <w:p w14:paraId="7E960AA5" w14:textId="178608A0" w:rsidR="008670D6" w:rsidRPr="00782762" w:rsidRDefault="008670D6" w:rsidP="008670D6">
      <w:pPr>
        <w:pStyle w:val="ListParagraph"/>
        <w:numPr>
          <w:ilvl w:val="0"/>
          <w:numId w:val="17"/>
        </w:numPr>
        <w:rPr>
          <w:rFonts w:ascii="Calibri" w:hAnsi="Calibri"/>
          <w:sz w:val="18"/>
          <w:szCs w:val="18"/>
        </w:rPr>
      </w:pPr>
      <w:r>
        <w:rPr>
          <w:rFonts w:ascii="Calibri" w:hAnsi="Calibri"/>
          <w:sz w:val="18"/>
          <w:szCs w:val="18"/>
        </w:rPr>
        <w:t>This field is automatically calculated. Average Baseline Building Pressure Reading is simply the average of the five baseline readings.</w:t>
      </w:r>
    </w:p>
    <w:p w14:paraId="7E960AA6" w14:textId="0C05A21E" w:rsidR="008670D6" w:rsidRPr="00782762" w:rsidRDefault="008670D6" w:rsidP="008670D6">
      <w:pPr>
        <w:pStyle w:val="ListParagraph"/>
        <w:numPr>
          <w:ilvl w:val="0"/>
          <w:numId w:val="17"/>
        </w:numPr>
        <w:rPr>
          <w:rFonts w:ascii="Calibri" w:hAnsi="Calibri"/>
          <w:sz w:val="18"/>
          <w:szCs w:val="18"/>
        </w:rPr>
      </w:pPr>
      <w:r>
        <w:rPr>
          <w:rFonts w:ascii="Calibri" w:hAnsi="Calibri"/>
          <w:sz w:val="18"/>
          <w:szCs w:val="18"/>
        </w:rPr>
        <w:t>Enter the Pre-</w:t>
      </w:r>
      <w:r w:rsidR="00695A25">
        <w:rPr>
          <w:rFonts w:ascii="Calibri" w:hAnsi="Calibri"/>
          <w:sz w:val="18"/>
          <w:szCs w:val="18"/>
        </w:rPr>
        <w:t>T</w:t>
      </w:r>
      <w:r>
        <w:rPr>
          <w:rFonts w:ascii="Calibri" w:hAnsi="Calibri"/>
          <w:sz w:val="18"/>
          <w:szCs w:val="18"/>
        </w:rPr>
        <w:t>est Baseline Building Pressure. The protocols allow the average to be used or a newly measured number can be used.</w:t>
      </w:r>
    </w:p>
    <w:p w14:paraId="7E960AA7" w14:textId="4F291105" w:rsidR="008670D6" w:rsidRPr="00782762" w:rsidRDefault="008670D6" w:rsidP="008670D6">
      <w:pPr>
        <w:pStyle w:val="ListParagraph"/>
        <w:numPr>
          <w:ilvl w:val="0"/>
          <w:numId w:val="17"/>
        </w:numPr>
        <w:rPr>
          <w:rFonts w:ascii="Calibri" w:hAnsi="Calibri"/>
          <w:sz w:val="18"/>
          <w:szCs w:val="18"/>
        </w:rPr>
      </w:pPr>
      <w:r>
        <w:rPr>
          <w:rFonts w:ascii="Calibri" w:hAnsi="Calibri"/>
          <w:sz w:val="18"/>
          <w:szCs w:val="18"/>
        </w:rPr>
        <w:t>This field is automatically calculated. The Unadjusted Building Pressure Target is the Pre-test Baseline Building Pressure plus the target building pressure (-50 Pa).</w:t>
      </w:r>
    </w:p>
    <w:p w14:paraId="7E960AA8" w14:textId="77777777" w:rsidR="008670D6" w:rsidRPr="00782762" w:rsidRDefault="008670D6" w:rsidP="008670D6">
      <w:pPr>
        <w:pStyle w:val="ListParagraph"/>
        <w:numPr>
          <w:ilvl w:val="0"/>
          <w:numId w:val="17"/>
        </w:numPr>
        <w:rPr>
          <w:rFonts w:ascii="Calibri" w:hAnsi="Calibri"/>
          <w:sz w:val="18"/>
          <w:szCs w:val="18"/>
        </w:rPr>
      </w:pPr>
      <w:r>
        <w:rPr>
          <w:rFonts w:ascii="Calibri" w:hAnsi="Calibri"/>
          <w:sz w:val="18"/>
          <w:szCs w:val="18"/>
        </w:rPr>
        <w:t>Enter the Measured Unadjusted Building Pressure straight from the manometer. It should be as close to the Unadjusted Building Pressure Target as possible. All blower door induced pressures for the depressurization tests are to be negative relative to outside.</w:t>
      </w:r>
    </w:p>
    <w:p w14:paraId="7E960AA9" w14:textId="757EC887" w:rsidR="008670D6" w:rsidRPr="00782762" w:rsidRDefault="008670D6" w:rsidP="008670D6">
      <w:pPr>
        <w:pStyle w:val="ListParagraph"/>
        <w:numPr>
          <w:ilvl w:val="0"/>
          <w:numId w:val="17"/>
        </w:numPr>
        <w:rPr>
          <w:rFonts w:ascii="Calibri" w:hAnsi="Calibri"/>
          <w:sz w:val="18"/>
          <w:szCs w:val="18"/>
        </w:rPr>
      </w:pPr>
      <w:r>
        <w:rPr>
          <w:rFonts w:ascii="Calibri" w:hAnsi="Calibri"/>
          <w:sz w:val="18"/>
          <w:szCs w:val="18"/>
        </w:rPr>
        <w:t xml:space="preserve">This field is automatically calculated. A check is performed to make sure that a pressure of at least -15 </w:t>
      </w:r>
      <w:r w:rsidR="00EA1A38">
        <w:rPr>
          <w:rFonts w:ascii="Calibri" w:hAnsi="Calibri"/>
          <w:sz w:val="18"/>
          <w:szCs w:val="18"/>
        </w:rPr>
        <w:t xml:space="preserve">Pa </w:t>
      </w:r>
      <w:r>
        <w:rPr>
          <w:rFonts w:ascii="Calibri" w:hAnsi="Calibri"/>
          <w:sz w:val="18"/>
          <w:szCs w:val="18"/>
        </w:rPr>
        <w:t>was achieved. If not, the Single Point Test may not be used.</w:t>
      </w:r>
    </w:p>
    <w:p w14:paraId="7E960AAA" w14:textId="77777777" w:rsidR="008670D6" w:rsidRPr="00782762" w:rsidRDefault="008670D6" w:rsidP="008670D6">
      <w:pPr>
        <w:pStyle w:val="ListParagraph"/>
        <w:numPr>
          <w:ilvl w:val="0"/>
          <w:numId w:val="17"/>
        </w:numPr>
        <w:rPr>
          <w:rFonts w:ascii="Calibri" w:hAnsi="Calibri"/>
          <w:sz w:val="18"/>
          <w:szCs w:val="18"/>
        </w:rPr>
      </w:pPr>
      <w:r>
        <w:rPr>
          <w:rFonts w:ascii="Calibri" w:hAnsi="Calibri"/>
          <w:sz w:val="18"/>
          <w:szCs w:val="18"/>
        </w:rPr>
        <w:t>Enter the fan flow from the manometer that corresponds to the Measured Unadjusted Building Pressure. All blower door induced pressures for the depressurization tests are to be negative relative to outside.</w:t>
      </w:r>
    </w:p>
    <w:p w14:paraId="7E960AAB" w14:textId="7340E61E" w:rsidR="008670D6" w:rsidRPr="00782762" w:rsidRDefault="008670D6" w:rsidP="008670D6">
      <w:pPr>
        <w:pStyle w:val="ListParagraph"/>
        <w:numPr>
          <w:ilvl w:val="0"/>
          <w:numId w:val="17"/>
        </w:numPr>
        <w:rPr>
          <w:rFonts w:ascii="Calibri" w:hAnsi="Calibri"/>
          <w:sz w:val="18"/>
          <w:szCs w:val="18"/>
        </w:rPr>
      </w:pPr>
      <w:r>
        <w:rPr>
          <w:rFonts w:ascii="Calibri" w:hAnsi="Calibri"/>
          <w:sz w:val="18"/>
          <w:szCs w:val="18"/>
        </w:rPr>
        <w:t>This field is automatically calculated. The Measured Unadjusted Building Pressure is automatically adjusted for a target pressure of -50 Pa.</w:t>
      </w:r>
    </w:p>
    <w:p w14:paraId="7E960AAC" w14:textId="77777777" w:rsidR="008670D6" w:rsidRPr="00782762" w:rsidRDefault="008670D6" w:rsidP="008670D6">
      <w:pPr>
        <w:rPr>
          <w:rFonts w:ascii="Calibri" w:hAnsi="Calibri"/>
          <w:sz w:val="18"/>
          <w:szCs w:val="18"/>
        </w:rPr>
      </w:pPr>
    </w:p>
    <w:p w14:paraId="7E960AAD" w14:textId="77777777" w:rsidR="00BE61C6" w:rsidRDefault="008670D6">
      <w:pPr>
        <w:keepNext/>
        <w:rPr>
          <w:rFonts w:ascii="Calibri" w:hAnsi="Calibri"/>
          <w:b/>
          <w:sz w:val="18"/>
          <w:szCs w:val="18"/>
        </w:rPr>
      </w:pPr>
      <w:r>
        <w:rPr>
          <w:rFonts w:ascii="Calibri" w:hAnsi="Calibri"/>
          <w:b/>
          <w:sz w:val="18"/>
          <w:szCs w:val="18"/>
        </w:rPr>
        <w:lastRenderedPageBreak/>
        <w:t>Section D. Altitude and Temperature Correction</w:t>
      </w:r>
    </w:p>
    <w:p w14:paraId="7E960AAE" w14:textId="1BC911D3" w:rsidR="00BE61C6" w:rsidRDefault="008670D6">
      <w:pPr>
        <w:pStyle w:val="ListParagraph"/>
        <w:keepNext/>
        <w:numPr>
          <w:ilvl w:val="0"/>
          <w:numId w:val="18"/>
        </w:numPr>
        <w:rPr>
          <w:rFonts w:ascii="Calibri" w:hAnsi="Calibri"/>
          <w:sz w:val="18"/>
          <w:szCs w:val="18"/>
        </w:rPr>
      </w:pPr>
      <w:r>
        <w:rPr>
          <w:rFonts w:ascii="Calibri" w:hAnsi="Calibri"/>
          <w:sz w:val="18"/>
          <w:szCs w:val="18"/>
        </w:rPr>
        <w:t>This field is automatically calculated. The equation used to calculate this value in the field equals:</w:t>
      </w:r>
    </w:p>
    <w:p w14:paraId="7E960AAF" w14:textId="4B2A65BA" w:rsidR="00BE61C6" w:rsidRDefault="008670D6">
      <w:pPr>
        <w:pStyle w:val="ListParagraph"/>
        <w:keepNext/>
        <w:numPr>
          <w:ilvl w:val="1"/>
          <w:numId w:val="15"/>
        </w:numPr>
        <w:rPr>
          <w:rFonts w:ascii="Calibri" w:hAnsi="Calibri"/>
          <w:sz w:val="18"/>
          <w:szCs w:val="18"/>
        </w:rPr>
      </w:pPr>
      <w:r>
        <w:rPr>
          <w:rFonts w:ascii="Calibri" w:hAnsi="Calibri"/>
          <w:sz w:val="18"/>
          <w:szCs w:val="18"/>
        </w:rPr>
        <w:t xml:space="preserve">If the elevation </w:t>
      </w:r>
      <w:r w:rsidR="00695A25">
        <w:rPr>
          <w:rFonts w:ascii="Calibri" w:hAnsi="Calibri"/>
          <w:sz w:val="18"/>
          <w:szCs w:val="18"/>
        </w:rPr>
        <w:t xml:space="preserve">is </w:t>
      </w:r>
      <w:r>
        <w:rPr>
          <w:rFonts w:ascii="Calibri" w:hAnsi="Calibri"/>
          <w:sz w:val="18"/>
          <w:szCs w:val="18"/>
        </w:rPr>
        <w:t xml:space="preserve">less than or equal to 5,000 </w:t>
      </w:r>
      <w:proofErr w:type="spellStart"/>
      <w:r>
        <w:rPr>
          <w:rFonts w:ascii="Calibri" w:hAnsi="Calibri"/>
          <w:sz w:val="18"/>
          <w:szCs w:val="18"/>
        </w:rPr>
        <w:t>ft</w:t>
      </w:r>
      <w:proofErr w:type="spellEnd"/>
      <w:r>
        <w:rPr>
          <w:rFonts w:ascii="Calibri" w:hAnsi="Calibri"/>
          <w:sz w:val="18"/>
          <w:szCs w:val="18"/>
        </w:rPr>
        <w:t xml:space="preserve">, the </w:t>
      </w:r>
      <w:r w:rsidR="00E87FCD">
        <w:rPr>
          <w:rFonts w:ascii="Calibri" w:hAnsi="Calibri"/>
          <w:sz w:val="18"/>
          <w:szCs w:val="18"/>
        </w:rPr>
        <w:t>A</w:t>
      </w:r>
      <w:r>
        <w:rPr>
          <w:rFonts w:ascii="Calibri" w:hAnsi="Calibri"/>
          <w:sz w:val="18"/>
          <w:szCs w:val="18"/>
        </w:rPr>
        <w:t xml:space="preserve">ltitude </w:t>
      </w:r>
      <w:r w:rsidR="00E87FCD">
        <w:rPr>
          <w:rFonts w:ascii="Calibri" w:hAnsi="Calibri"/>
          <w:sz w:val="18"/>
          <w:szCs w:val="18"/>
        </w:rPr>
        <w:t>C</w:t>
      </w:r>
      <w:r>
        <w:rPr>
          <w:rFonts w:ascii="Calibri" w:hAnsi="Calibri"/>
          <w:sz w:val="18"/>
          <w:szCs w:val="18"/>
        </w:rPr>
        <w:t xml:space="preserve">orrection </w:t>
      </w:r>
      <w:r w:rsidR="00E87FCD">
        <w:rPr>
          <w:rFonts w:ascii="Calibri" w:hAnsi="Calibri"/>
          <w:sz w:val="18"/>
          <w:szCs w:val="18"/>
        </w:rPr>
        <w:t>F</w:t>
      </w:r>
      <w:r>
        <w:rPr>
          <w:rFonts w:ascii="Calibri" w:hAnsi="Calibri"/>
          <w:sz w:val="18"/>
          <w:szCs w:val="18"/>
        </w:rPr>
        <w:t>actor is 1 (no adjustment).</w:t>
      </w:r>
    </w:p>
    <w:p w14:paraId="7E960AB0" w14:textId="77777777" w:rsidR="00BE61C6" w:rsidRDefault="008670D6">
      <w:pPr>
        <w:pStyle w:val="ListParagraph"/>
        <w:keepNext/>
        <w:numPr>
          <w:ilvl w:val="1"/>
          <w:numId w:val="15"/>
        </w:numPr>
        <w:rPr>
          <w:rFonts w:ascii="Calibri" w:hAnsi="Calibri"/>
          <w:sz w:val="18"/>
          <w:szCs w:val="18"/>
        </w:rPr>
      </w:pPr>
      <w:r>
        <w:rPr>
          <w:rFonts w:ascii="Calibri" w:hAnsi="Calibri"/>
          <w:sz w:val="18"/>
          <w:szCs w:val="18"/>
        </w:rPr>
        <w:t xml:space="preserve">If the elevation is greater than 5,000 </w:t>
      </w:r>
      <w:proofErr w:type="spellStart"/>
      <w:r>
        <w:rPr>
          <w:rFonts w:ascii="Calibri" w:hAnsi="Calibri"/>
          <w:sz w:val="18"/>
          <w:szCs w:val="18"/>
        </w:rPr>
        <w:t>ft</w:t>
      </w:r>
      <w:proofErr w:type="spellEnd"/>
      <w:r>
        <w:rPr>
          <w:rFonts w:ascii="Calibri" w:hAnsi="Calibri"/>
          <w:sz w:val="18"/>
          <w:szCs w:val="18"/>
        </w:rPr>
        <w:t xml:space="preserve">, the </w:t>
      </w:r>
      <w:r w:rsidR="00E87FCD">
        <w:rPr>
          <w:rFonts w:ascii="Calibri" w:hAnsi="Calibri"/>
          <w:sz w:val="18"/>
          <w:szCs w:val="18"/>
        </w:rPr>
        <w:t>A</w:t>
      </w:r>
      <w:r>
        <w:rPr>
          <w:rFonts w:ascii="Calibri" w:hAnsi="Calibri"/>
          <w:sz w:val="18"/>
          <w:szCs w:val="18"/>
        </w:rPr>
        <w:t xml:space="preserve">ltitude </w:t>
      </w:r>
      <w:r w:rsidR="00E87FCD">
        <w:rPr>
          <w:rFonts w:ascii="Calibri" w:hAnsi="Calibri"/>
          <w:sz w:val="18"/>
          <w:szCs w:val="18"/>
        </w:rPr>
        <w:t>C</w:t>
      </w:r>
      <w:r>
        <w:rPr>
          <w:rFonts w:ascii="Calibri" w:hAnsi="Calibri"/>
          <w:sz w:val="18"/>
          <w:szCs w:val="18"/>
        </w:rPr>
        <w:t xml:space="preserve">orrection equation equals 1 + (0.000006 * elevation in feet) </w:t>
      </w:r>
    </w:p>
    <w:p w14:paraId="7E960AB1" w14:textId="77777777" w:rsidR="00BE61C6" w:rsidRDefault="008670D6">
      <w:pPr>
        <w:pStyle w:val="ListParagraph"/>
        <w:keepNext/>
        <w:numPr>
          <w:ilvl w:val="0"/>
          <w:numId w:val="18"/>
        </w:numPr>
        <w:rPr>
          <w:rFonts w:ascii="Calibri" w:hAnsi="Calibri"/>
          <w:sz w:val="18"/>
          <w:szCs w:val="18"/>
        </w:rPr>
      </w:pPr>
      <w:r>
        <w:rPr>
          <w:rFonts w:ascii="Calibri" w:hAnsi="Calibri"/>
          <w:sz w:val="18"/>
          <w:szCs w:val="18"/>
        </w:rPr>
        <w:t xml:space="preserve">Enter the </w:t>
      </w:r>
      <w:r w:rsidR="00E87FCD">
        <w:rPr>
          <w:rFonts w:ascii="Calibri" w:hAnsi="Calibri"/>
          <w:sz w:val="18"/>
          <w:szCs w:val="18"/>
        </w:rPr>
        <w:t>T</w:t>
      </w:r>
      <w:r>
        <w:rPr>
          <w:rFonts w:ascii="Calibri" w:hAnsi="Calibri"/>
          <w:sz w:val="18"/>
          <w:szCs w:val="18"/>
        </w:rPr>
        <w:t xml:space="preserve">emperature </w:t>
      </w:r>
      <w:r w:rsidR="00E87FCD">
        <w:rPr>
          <w:rFonts w:ascii="Calibri" w:hAnsi="Calibri"/>
          <w:sz w:val="18"/>
          <w:szCs w:val="18"/>
        </w:rPr>
        <w:t>C</w:t>
      </w:r>
      <w:r>
        <w:rPr>
          <w:rFonts w:ascii="Calibri" w:hAnsi="Calibri"/>
          <w:sz w:val="18"/>
          <w:szCs w:val="18"/>
        </w:rPr>
        <w:t xml:space="preserve">orrection </w:t>
      </w:r>
      <w:r w:rsidR="00E87FCD">
        <w:rPr>
          <w:rFonts w:ascii="Calibri" w:hAnsi="Calibri"/>
          <w:sz w:val="18"/>
          <w:szCs w:val="18"/>
        </w:rPr>
        <w:t>F</w:t>
      </w:r>
      <w:r>
        <w:rPr>
          <w:rFonts w:ascii="Calibri" w:hAnsi="Calibri"/>
          <w:sz w:val="18"/>
          <w:szCs w:val="18"/>
        </w:rPr>
        <w:t>actor from Table RA3.8-2 using the indoor and outdoor temperatures entered in Section A.</w:t>
      </w:r>
    </w:p>
    <w:p w14:paraId="7E960AB2" w14:textId="77777777" w:rsidR="008670D6" w:rsidRPr="00782762" w:rsidRDefault="008670D6" w:rsidP="008670D6">
      <w:pPr>
        <w:pStyle w:val="ListParagraph"/>
        <w:rPr>
          <w:rFonts w:ascii="Calibri" w:hAnsi="Calibri"/>
          <w:sz w:val="18"/>
          <w:szCs w:val="18"/>
        </w:rPr>
      </w:pPr>
    </w:p>
    <w:p w14:paraId="7E960AB3" w14:textId="77777777" w:rsidR="008670D6" w:rsidRPr="00782762" w:rsidRDefault="008670D6" w:rsidP="00E87FCD">
      <w:pPr>
        <w:autoSpaceDE w:val="0"/>
        <w:autoSpaceDN w:val="0"/>
        <w:adjustRightInd w:val="0"/>
        <w:ind w:left="720" w:hanging="720"/>
        <w:jc w:val="center"/>
        <w:rPr>
          <w:rFonts w:ascii="Calibri" w:hAnsi="Calibri" w:cs="Arial"/>
          <w:i/>
          <w:iCs/>
          <w:sz w:val="18"/>
          <w:szCs w:val="18"/>
        </w:rPr>
      </w:pPr>
      <w:r>
        <w:rPr>
          <w:rFonts w:ascii="Calibri" w:hAnsi="Calibri"/>
          <w:b/>
          <w:sz w:val="18"/>
          <w:szCs w:val="18"/>
        </w:rPr>
        <w:t xml:space="preserve">Table RA3.8-2 </w:t>
      </w:r>
      <w:r>
        <w:rPr>
          <w:rFonts w:ascii="Calibri" w:hAnsi="Calibri" w:cs="Arial"/>
          <w:b/>
          <w:i/>
          <w:iCs/>
          <w:sz w:val="18"/>
          <w:szCs w:val="18"/>
        </w:rPr>
        <w:t>Temperature Correction Factors for Depressurization Testing</w:t>
      </w:r>
      <w:r>
        <w:rPr>
          <w:rFonts w:ascii="Calibri" w:hAnsi="Calibri" w:cs="Arial"/>
          <w:i/>
          <w:iCs/>
          <w:sz w:val="18"/>
          <w:szCs w:val="18"/>
        </w:rPr>
        <w:t>- Calculated according to ASTM E779-10</w:t>
      </w:r>
    </w:p>
    <w:tbl>
      <w:tblPr>
        <w:tblW w:w="0" w:type="auto"/>
        <w:jc w:val="center"/>
        <w:tblInd w:w="8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499"/>
        <w:gridCol w:w="490"/>
        <w:gridCol w:w="627"/>
        <w:gridCol w:w="627"/>
        <w:gridCol w:w="627"/>
        <w:gridCol w:w="627"/>
        <w:gridCol w:w="627"/>
        <w:gridCol w:w="627"/>
        <w:gridCol w:w="627"/>
        <w:gridCol w:w="627"/>
        <w:gridCol w:w="627"/>
      </w:tblGrid>
      <w:tr w:rsidR="008670D6" w:rsidRPr="00782762" w14:paraId="7E960AB7" w14:textId="77777777" w:rsidTr="00E87FCD">
        <w:trPr>
          <w:cantSplit/>
          <w:trHeight w:hRule="exact" w:val="187"/>
          <w:jc w:val="center"/>
        </w:trPr>
        <w:tc>
          <w:tcPr>
            <w:tcW w:w="0" w:type="auto"/>
            <w:vAlign w:val="center"/>
          </w:tcPr>
          <w:p w14:paraId="7E960AB4" w14:textId="77777777" w:rsidR="008670D6" w:rsidRPr="00782762" w:rsidRDefault="008670D6" w:rsidP="003218FD">
            <w:pPr>
              <w:jc w:val="center"/>
              <w:rPr>
                <w:rFonts w:ascii="Calibri" w:hAnsi="Calibri"/>
                <w:sz w:val="18"/>
                <w:szCs w:val="18"/>
              </w:rPr>
            </w:pPr>
          </w:p>
        </w:tc>
        <w:tc>
          <w:tcPr>
            <w:tcW w:w="0" w:type="auto"/>
            <w:vAlign w:val="center"/>
          </w:tcPr>
          <w:p w14:paraId="7E960AB5" w14:textId="77777777" w:rsidR="008670D6" w:rsidRPr="00782762" w:rsidRDefault="008670D6" w:rsidP="003218FD">
            <w:pPr>
              <w:jc w:val="center"/>
              <w:rPr>
                <w:rFonts w:ascii="Calibri" w:hAnsi="Calibri"/>
                <w:sz w:val="18"/>
                <w:szCs w:val="18"/>
              </w:rPr>
            </w:pPr>
          </w:p>
        </w:tc>
        <w:tc>
          <w:tcPr>
            <w:tcW w:w="0" w:type="auto"/>
            <w:gridSpan w:val="9"/>
            <w:vAlign w:val="center"/>
          </w:tcPr>
          <w:p w14:paraId="7E960AB6" w14:textId="77777777" w:rsidR="008670D6" w:rsidRPr="00782762" w:rsidRDefault="008670D6" w:rsidP="003218FD">
            <w:pPr>
              <w:keepNext/>
              <w:keepLines/>
              <w:jc w:val="center"/>
              <w:rPr>
                <w:rFonts w:ascii="Calibri" w:hAnsi="Calibri"/>
                <w:b/>
                <w:sz w:val="18"/>
                <w:szCs w:val="18"/>
              </w:rPr>
            </w:pPr>
            <w:r>
              <w:rPr>
                <w:rFonts w:ascii="Calibri" w:hAnsi="Calibri"/>
                <w:b/>
                <w:sz w:val="18"/>
                <w:szCs w:val="18"/>
              </w:rPr>
              <w:t>Inside Temperature (F)</w:t>
            </w:r>
          </w:p>
        </w:tc>
      </w:tr>
      <w:tr w:rsidR="008670D6" w:rsidRPr="00782762" w14:paraId="7E960AC3" w14:textId="77777777" w:rsidTr="00E87FCD">
        <w:trPr>
          <w:cantSplit/>
          <w:trHeight w:hRule="exact" w:val="187"/>
          <w:jc w:val="center"/>
        </w:trPr>
        <w:tc>
          <w:tcPr>
            <w:tcW w:w="0" w:type="auto"/>
            <w:vAlign w:val="center"/>
          </w:tcPr>
          <w:p w14:paraId="7E960AB8" w14:textId="77777777" w:rsidR="008670D6" w:rsidRPr="00782762" w:rsidRDefault="008670D6" w:rsidP="003218FD">
            <w:pPr>
              <w:jc w:val="center"/>
              <w:rPr>
                <w:rFonts w:ascii="Calibri" w:hAnsi="Calibri"/>
                <w:sz w:val="18"/>
                <w:szCs w:val="18"/>
              </w:rPr>
            </w:pPr>
          </w:p>
        </w:tc>
        <w:tc>
          <w:tcPr>
            <w:tcW w:w="0" w:type="auto"/>
            <w:vAlign w:val="center"/>
          </w:tcPr>
          <w:p w14:paraId="7E960AB9" w14:textId="77777777" w:rsidR="008670D6" w:rsidRPr="00782762" w:rsidRDefault="008670D6" w:rsidP="003218FD">
            <w:pPr>
              <w:jc w:val="center"/>
              <w:rPr>
                <w:rFonts w:ascii="Calibri" w:hAnsi="Calibri"/>
                <w:sz w:val="18"/>
                <w:szCs w:val="18"/>
              </w:rPr>
            </w:pPr>
          </w:p>
        </w:tc>
        <w:tc>
          <w:tcPr>
            <w:tcW w:w="0" w:type="auto"/>
            <w:vAlign w:val="center"/>
          </w:tcPr>
          <w:p w14:paraId="7E960ABA" w14:textId="77777777" w:rsidR="008670D6" w:rsidRPr="00782762" w:rsidRDefault="008670D6" w:rsidP="003218FD">
            <w:pPr>
              <w:jc w:val="center"/>
              <w:rPr>
                <w:rFonts w:ascii="Calibri" w:hAnsi="Calibri"/>
                <w:b/>
                <w:sz w:val="18"/>
                <w:szCs w:val="18"/>
              </w:rPr>
            </w:pPr>
            <w:r>
              <w:rPr>
                <w:rFonts w:ascii="Calibri" w:hAnsi="Calibri"/>
                <w:b/>
                <w:sz w:val="18"/>
                <w:szCs w:val="18"/>
              </w:rPr>
              <w:t>50</w:t>
            </w:r>
          </w:p>
        </w:tc>
        <w:tc>
          <w:tcPr>
            <w:tcW w:w="0" w:type="auto"/>
            <w:vAlign w:val="center"/>
          </w:tcPr>
          <w:p w14:paraId="7E960ABB" w14:textId="77777777" w:rsidR="008670D6" w:rsidRPr="00782762" w:rsidRDefault="008670D6" w:rsidP="003218FD">
            <w:pPr>
              <w:jc w:val="center"/>
              <w:rPr>
                <w:rFonts w:ascii="Calibri" w:hAnsi="Calibri"/>
                <w:b/>
                <w:sz w:val="18"/>
                <w:szCs w:val="18"/>
              </w:rPr>
            </w:pPr>
            <w:r>
              <w:rPr>
                <w:rFonts w:ascii="Calibri" w:hAnsi="Calibri"/>
                <w:b/>
                <w:sz w:val="18"/>
                <w:szCs w:val="18"/>
              </w:rPr>
              <w:t>55</w:t>
            </w:r>
          </w:p>
        </w:tc>
        <w:tc>
          <w:tcPr>
            <w:tcW w:w="0" w:type="auto"/>
            <w:vAlign w:val="center"/>
          </w:tcPr>
          <w:p w14:paraId="7E960ABC" w14:textId="77777777" w:rsidR="008670D6" w:rsidRPr="00782762" w:rsidRDefault="008670D6" w:rsidP="003218FD">
            <w:pPr>
              <w:jc w:val="center"/>
              <w:rPr>
                <w:rFonts w:ascii="Calibri" w:hAnsi="Calibri"/>
                <w:b/>
                <w:sz w:val="18"/>
                <w:szCs w:val="18"/>
              </w:rPr>
            </w:pPr>
            <w:r>
              <w:rPr>
                <w:rFonts w:ascii="Calibri" w:hAnsi="Calibri"/>
                <w:b/>
                <w:sz w:val="18"/>
                <w:szCs w:val="18"/>
              </w:rPr>
              <w:t>60</w:t>
            </w:r>
          </w:p>
        </w:tc>
        <w:tc>
          <w:tcPr>
            <w:tcW w:w="0" w:type="auto"/>
            <w:vAlign w:val="center"/>
          </w:tcPr>
          <w:p w14:paraId="7E960ABD" w14:textId="77777777" w:rsidR="008670D6" w:rsidRPr="00782762" w:rsidRDefault="008670D6" w:rsidP="003218FD">
            <w:pPr>
              <w:jc w:val="center"/>
              <w:rPr>
                <w:rFonts w:ascii="Calibri" w:hAnsi="Calibri"/>
                <w:b/>
                <w:sz w:val="18"/>
                <w:szCs w:val="18"/>
              </w:rPr>
            </w:pPr>
            <w:r>
              <w:rPr>
                <w:rFonts w:ascii="Calibri" w:hAnsi="Calibri"/>
                <w:b/>
                <w:sz w:val="18"/>
                <w:szCs w:val="18"/>
              </w:rPr>
              <w:t>65</w:t>
            </w:r>
          </w:p>
        </w:tc>
        <w:tc>
          <w:tcPr>
            <w:tcW w:w="0" w:type="auto"/>
            <w:vAlign w:val="center"/>
          </w:tcPr>
          <w:p w14:paraId="7E960ABE" w14:textId="77777777" w:rsidR="008670D6" w:rsidRPr="00782762" w:rsidRDefault="008670D6" w:rsidP="003218FD">
            <w:pPr>
              <w:jc w:val="center"/>
              <w:rPr>
                <w:rFonts w:ascii="Calibri" w:hAnsi="Calibri"/>
                <w:b/>
                <w:sz w:val="18"/>
                <w:szCs w:val="18"/>
              </w:rPr>
            </w:pPr>
            <w:r>
              <w:rPr>
                <w:rFonts w:ascii="Calibri" w:hAnsi="Calibri"/>
                <w:b/>
                <w:sz w:val="18"/>
                <w:szCs w:val="18"/>
              </w:rPr>
              <w:t>70</w:t>
            </w:r>
          </w:p>
        </w:tc>
        <w:tc>
          <w:tcPr>
            <w:tcW w:w="0" w:type="auto"/>
            <w:vAlign w:val="center"/>
          </w:tcPr>
          <w:p w14:paraId="7E960ABF" w14:textId="77777777" w:rsidR="008670D6" w:rsidRPr="00782762" w:rsidRDefault="008670D6" w:rsidP="003218FD">
            <w:pPr>
              <w:jc w:val="center"/>
              <w:rPr>
                <w:rFonts w:ascii="Calibri" w:hAnsi="Calibri"/>
                <w:b/>
                <w:sz w:val="18"/>
                <w:szCs w:val="18"/>
              </w:rPr>
            </w:pPr>
            <w:r>
              <w:rPr>
                <w:rFonts w:ascii="Calibri" w:hAnsi="Calibri"/>
                <w:b/>
                <w:sz w:val="18"/>
                <w:szCs w:val="18"/>
              </w:rPr>
              <w:t>75</w:t>
            </w:r>
          </w:p>
        </w:tc>
        <w:tc>
          <w:tcPr>
            <w:tcW w:w="0" w:type="auto"/>
            <w:vAlign w:val="center"/>
          </w:tcPr>
          <w:p w14:paraId="7E960AC0" w14:textId="77777777" w:rsidR="008670D6" w:rsidRPr="00782762" w:rsidRDefault="008670D6" w:rsidP="003218FD">
            <w:pPr>
              <w:jc w:val="center"/>
              <w:rPr>
                <w:rFonts w:ascii="Calibri" w:hAnsi="Calibri"/>
                <w:b/>
                <w:sz w:val="18"/>
                <w:szCs w:val="18"/>
              </w:rPr>
            </w:pPr>
            <w:r>
              <w:rPr>
                <w:rFonts w:ascii="Calibri" w:hAnsi="Calibri"/>
                <w:b/>
                <w:sz w:val="18"/>
                <w:szCs w:val="18"/>
              </w:rPr>
              <w:t>80</w:t>
            </w:r>
          </w:p>
        </w:tc>
        <w:tc>
          <w:tcPr>
            <w:tcW w:w="0" w:type="auto"/>
            <w:vAlign w:val="center"/>
          </w:tcPr>
          <w:p w14:paraId="7E960AC1" w14:textId="77777777" w:rsidR="008670D6" w:rsidRPr="00782762" w:rsidRDefault="008670D6" w:rsidP="003218FD">
            <w:pPr>
              <w:jc w:val="center"/>
              <w:rPr>
                <w:rFonts w:ascii="Calibri" w:hAnsi="Calibri"/>
                <w:b/>
                <w:sz w:val="18"/>
                <w:szCs w:val="18"/>
              </w:rPr>
            </w:pPr>
            <w:r>
              <w:rPr>
                <w:rFonts w:ascii="Calibri" w:hAnsi="Calibri"/>
                <w:b/>
                <w:sz w:val="18"/>
                <w:szCs w:val="18"/>
              </w:rPr>
              <w:t>85</w:t>
            </w:r>
          </w:p>
        </w:tc>
        <w:tc>
          <w:tcPr>
            <w:tcW w:w="0" w:type="auto"/>
            <w:vAlign w:val="center"/>
          </w:tcPr>
          <w:p w14:paraId="7E960AC2" w14:textId="77777777" w:rsidR="008670D6" w:rsidRPr="00782762" w:rsidRDefault="008670D6" w:rsidP="003218FD">
            <w:pPr>
              <w:jc w:val="center"/>
              <w:rPr>
                <w:rFonts w:ascii="Calibri" w:hAnsi="Calibri"/>
                <w:b/>
                <w:sz w:val="18"/>
                <w:szCs w:val="18"/>
              </w:rPr>
            </w:pPr>
            <w:r>
              <w:rPr>
                <w:rFonts w:ascii="Calibri" w:hAnsi="Calibri"/>
                <w:b/>
                <w:sz w:val="18"/>
                <w:szCs w:val="18"/>
              </w:rPr>
              <w:t>90</w:t>
            </w:r>
          </w:p>
        </w:tc>
      </w:tr>
      <w:tr w:rsidR="008670D6" w:rsidRPr="00782762" w14:paraId="7E960ACF" w14:textId="77777777" w:rsidTr="00E87FCD">
        <w:trPr>
          <w:cantSplit/>
          <w:trHeight w:hRule="exact" w:val="187"/>
          <w:jc w:val="center"/>
        </w:trPr>
        <w:tc>
          <w:tcPr>
            <w:tcW w:w="0" w:type="auto"/>
            <w:vMerge w:val="restart"/>
          </w:tcPr>
          <w:p w14:paraId="7E960AC4" w14:textId="77777777" w:rsidR="008670D6" w:rsidRPr="00782762" w:rsidRDefault="008670D6" w:rsidP="003218FD">
            <w:pPr>
              <w:keepNext/>
              <w:keepLines/>
              <w:rPr>
                <w:rFonts w:ascii="Calibri" w:hAnsi="Calibri"/>
                <w:b/>
                <w:sz w:val="18"/>
                <w:szCs w:val="18"/>
              </w:rPr>
            </w:pPr>
            <w:r>
              <w:rPr>
                <w:rFonts w:ascii="Calibri" w:hAnsi="Calibri"/>
                <w:b/>
                <w:sz w:val="18"/>
                <w:szCs w:val="18"/>
              </w:rPr>
              <w:t>Outside Temp (F)</w:t>
            </w:r>
          </w:p>
        </w:tc>
        <w:tc>
          <w:tcPr>
            <w:tcW w:w="0" w:type="auto"/>
            <w:vAlign w:val="center"/>
          </w:tcPr>
          <w:p w14:paraId="7E960AC5" w14:textId="77777777" w:rsidR="008670D6" w:rsidRPr="00782762" w:rsidRDefault="008670D6" w:rsidP="003218FD">
            <w:pPr>
              <w:jc w:val="center"/>
              <w:rPr>
                <w:rFonts w:ascii="Calibri" w:hAnsi="Calibri"/>
                <w:b/>
                <w:sz w:val="18"/>
                <w:szCs w:val="18"/>
              </w:rPr>
            </w:pPr>
            <w:r>
              <w:rPr>
                <w:rFonts w:ascii="Calibri" w:hAnsi="Calibri"/>
                <w:b/>
                <w:sz w:val="18"/>
                <w:szCs w:val="18"/>
              </w:rPr>
              <w:t>-20</w:t>
            </w:r>
          </w:p>
        </w:tc>
        <w:tc>
          <w:tcPr>
            <w:tcW w:w="0" w:type="auto"/>
            <w:vAlign w:val="center"/>
          </w:tcPr>
          <w:p w14:paraId="7E960AC6" w14:textId="77777777" w:rsidR="008670D6" w:rsidRPr="00782762" w:rsidRDefault="008670D6" w:rsidP="003218FD">
            <w:pPr>
              <w:jc w:val="center"/>
              <w:rPr>
                <w:rFonts w:ascii="Calibri" w:hAnsi="Calibri"/>
                <w:sz w:val="18"/>
                <w:szCs w:val="18"/>
              </w:rPr>
            </w:pPr>
            <w:r>
              <w:rPr>
                <w:rFonts w:ascii="Calibri" w:hAnsi="Calibri"/>
                <w:sz w:val="18"/>
                <w:szCs w:val="18"/>
              </w:rPr>
              <w:t>1.062</w:t>
            </w:r>
          </w:p>
        </w:tc>
        <w:tc>
          <w:tcPr>
            <w:tcW w:w="0" w:type="auto"/>
            <w:vAlign w:val="center"/>
          </w:tcPr>
          <w:p w14:paraId="7E960AC7" w14:textId="77777777" w:rsidR="008670D6" w:rsidRPr="00782762" w:rsidRDefault="008670D6" w:rsidP="003218FD">
            <w:pPr>
              <w:jc w:val="center"/>
              <w:rPr>
                <w:rFonts w:ascii="Calibri" w:hAnsi="Calibri"/>
                <w:sz w:val="18"/>
                <w:szCs w:val="18"/>
              </w:rPr>
            </w:pPr>
            <w:r>
              <w:rPr>
                <w:rFonts w:ascii="Calibri" w:hAnsi="Calibri"/>
                <w:sz w:val="18"/>
                <w:szCs w:val="18"/>
              </w:rPr>
              <w:t>1.072</w:t>
            </w:r>
          </w:p>
        </w:tc>
        <w:tc>
          <w:tcPr>
            <w:tcW w:w="0" w:type="auto"/>
            <w:vAlign w:val="center"/>
          </w:tcPr>
          <w:p w14:paraId="7E960AC8" w14:textId="77777777" w:rsidR="008670D6" w:rsidRPr="00782762" w:rsidRDefault="008670D6" w:rsidP="003218FD">
            <w:pPr>
              <w:jc w:val="center"/>
              <w:rPr>
                <w:rFonts w:ascii="Calibri" w:hAnsi="Calibri"/>
                <w:sz w:val="18"/>
                <w:szCs w:val="18"/>
              </w:rPr>
            </w:pPr>
            <w:r>
              <w:rPr>
                <w:rFonts w:ascii="Calibri" w:hAnsi="Calibri"/>
                <w:sz w:val="18"/>
                <w:szCs w:val="18"/>
              </w:rPr>
              <w:t>1.081</w:t>
            </w:r>
          </w:p>
        </w:tc>
        <w:tc>
          <w:tcPr>
            <w:tcW w:w="0" w:type="auto"/>
            <w:vAlign w:val="center"/>
          </w:tcPr>
          <w:p w14:paraId="7E960AC9" w14:textId="77777777" w:rsidR="008670D6" w:rsidRPr="00782762" w:rsidRDefault="008670D6" w:rsidP="003218FD">
            <w:pPr>
              <w:jc w:val="center"/>
              <w:rPr>
                <w:rFonts w:ascii="Calibri" w:hAnsi="Calibri"/>
                <w:sz w:val="18"/>
                <w:szCs w:val="18"/>
              </w:rPr>
            </w:pPr>
            <w:r>
              <w:rPr>
                <w:rFonts w:ascii="Calibri" w:hAnsi="Calibri"/>
                <w:sz w:val="18"/>
                <w:szCs w:val="18"/>
              </w:rPr>
              <w:t>1.090</w:t>
            </w:r>
          </w:p>
        </w:tc>
        <w:tc>
          <w:tcPr>
            <w:tcW w:w="0" w:type="auto"/>
            <w:vAlign w:val="center"/>
          </w:tcPr>
          <w:p w14:paraId="7E960ACA" w14:textId="77777777" w:rsidR="008670D6" w:rsidRPr="00782762" w:rsidRDefault="008670D6" w:rsidP="003218FD">
            <w:pPr>
              <w:jc w:val="center"/>
              <w:rPr>
                <w:rFonts w:ascii="Calibri" w:hAnsi="Calibri"/>
                <w:sz w:val="18"/>
                <w:szCs w:val="18"/>
              </w:rPr>
            </w:pPr>
            <w:r>
              <w:rPr>
                <w:rFonts w:ascii="Calibri" w:hAnsi="Calibri"/>
                <w:sz w:val="18"/>
                <w:szCs w:val="18"/>
              </w:rPr>
              <w:t>1.099</w:t>
            </w:r>
          </w:p>
        </w:tc>
        <w:tc>
          <w:tcPr>
            <w:tcW w:w="0" w:type="auto"/>
            <w:vAlign w:val="center"/>
          </w:tcPr>
          <w:p w14:paraId="7E960ACB" w14:textId="77777777" w:rsidR="008670D6" w:rsidRPr="00782762" w:rsidRDefault="008670D6" w:rsidP="003218FD">
            <w:pPr>
              <w:jc w:val="center"/>
              <w:rPr>
                <w:rFonts w:ascii="Calibri" w:hAnsi="Calibri"/>
                <w:sz w:val="18"/>
                <w:szCs w:val="18"/>
              </w:rPr>
            </w:pPr>
            <w:r>
              <w:rPr>
                <w:rFonts w:ascii="Calibri" w:hAnsi="Calibri"/>
                <w:sz w:val="18"/>
                <w:szCs w:val="18"/>
              </w:rPr>
              <w:t>1.108</w:t>
            </w:r>
          </w:p>
        </w:tc>
        <w:tc>
          <w:tcPr>
            <w:tcW w:w="0" w:type="auto"/>
            <w:vAlign w:val="center"/>
          </w:tcPr>
          <w:p w14:paraId="7E960ACC" w14:textId="77777777" w:rsidR="008670D6" w:rsidRPr="00782762" w:rsidRDefault="008670D6" w:rsidP="003218FD">
            <w:pPr>
              <w:jc w:val="center"/>
              <w:rPr>
                <w:rFonts w:ascii="Calibri" w:hAnsi="Calibri"/>
                <w:sz w:val="18"/>
                <w:szCs w:val="18"/>
              </w:rPr>
            </w:pPr>
            <w:r>
              <w:rPr>
                <w:rFonts w:ascii="Calibri" w:hAnsi="Calibri"/>
                <w:sz w:val="18"/>
                <w:szCs w:val="18"/>
              </w:rPr>
              <w:t>1.117</w:t>
            </w:r>
          </w:p>
        </w:tc>
        <w:tc>
          <w:tcPr>
            <w:tcW w:w="0" w:type="auto"/>
            <w:vAlign w:val="center"/>
          </w:tcPr>
          <w:p w14:paraId="7E960ACD" w14:textId="77777777" w:rsidR="008670D6" w:rsidRPr="00782762" w:rsidRDefault="008670D6" w:rsidP="003218FD">
            <w:pPr>
              <w:jc w:val="center"/>
              <w:rPr>
                <w:rFonts w:ascii="Calibri" w:hAnsi="Calibri"/>
                <w:sz w:val="18"/>
                <w:szCs w:val="18"/>
              </w:rPr>
            </w:pPr>
            <w:r>
              <w:rPr>
                <w:rFonts w:ascii="Calibri" w:hAnsi="Calibri"/>
                <w:sz w:val="18"/>
                <w:szCs w:val="18"/>
              </w:rPr>
              <w:t>1.127</w:t>
            </w:r>
          </w:p>
        </w:tc>
        <w:tc>
          <w:tcPr>
            <w:tcW w:w="0" w:type="auto"/>
            <w:vAlign w:val="center"/>
          </w:tcPr>
          <w:p w14:paraId="7E960ACE" w14:textId="77777777" w:rsidR="008670D6" w:rsidRPr="00782762" w:rsidRDefault="008670D6" w:rsidP="003218FD">
            <w:pPr>
              <w:jc w:val="center"/>
              <w:rPr>
                <w:rFonts w:ascii="Calibri" w:hAnsi="Calibri"/>
                <w:sz w:val="18"/>
                <w:szCs w:val="18"/>
              </w:rPr>
            </w:pPr>
            <w:r>
              <w:rPr>
                <w:rFonts w:ascii="Calibri" w:hAnsi="Calibri"/>
                <w:sz w:val="18"/>
                <w:szCs w:val="18"/>
              </w:rPr>
              <w:t>1.136</w:t>
            </w:r>
          </w:p>
        </w:tc>
      </w:tr>
      <w:tr w:rsidR="008670D6" w:rsidRPr="00782762" w14:paraId="7E960ADB" w14:textId="77777777" w:rsidTr="00E87FCD">
        <w:trPr>
          <w:cantSplit/>
          <w:trHeight w:hRule="exact" w:val="187"/>
          <w:jc w:val="center"/>
        </w:trPr>
        <w:tc>
          <w:tcPr>
            <w:tcW w:w="0" w:type="auto"/>
            <w:vMerge/>
            <w:vAlign w:val="center"/>
          </w:tcPr>
          <w:p w14:paraId="7E960AD0" w14:textId="77777777" w:rsidR="008670D6" w:rsidRPr="00782762" w:rsidRDefault="008670D6" w:rsidP="003218FD">
            <w:pPr>
              <w:jc w:val="center"/>
              <w:rPr>
                <w:rFonts w:ascii="Calibri" w:hAnsi="Calibri"/>
                <w:sz w:val="18"/>
                <w:szCs w:val="18"/>
              </w:rPr>
            </w:pPr>
          </w:p>
        </w:tc>
        <w:tc>
          <w:tcPr>
            <w:tcW w:w="0" w:type="auto"/>
            <w:vAlign w:val="center"/>
          </w:tcPr>
          <w:p w14:paraId="7E960AD1" w14:textId="77777777" w:rsidR="008670D6" w:rsidRPr="00782762" w:rsidRDefault="008670D6" w:rsidP="003218FD">
            <w:pPr>
              <w:jc w:val="center"/>
              <w:rPr>
                <w:rFonts w:ascii="Calibri" w:hAnsi="Calibri"/>
                <w:b/>
                <w:sz w:val="18"/>
                <w:szCs w:val="18"/>
              </w:rPr>
            </w:pPr>
            <w:r>
              <w:rPr>
                <w:rFonts w:ascii="Calibri" w:hAnsi="Calibri"/>
                <w:b/>
                <w:sz w:val="18"/>
                <w:szCs w:val="18"/>
              </w:rPr>
              <w:t>-15</w:t>
            </w:r>
          </w:p>
        </w:tc>
        <w:tc>
          <w:tcPr>
            <w:tcW w:w="0" w:type="auto"/>
            <w:vAlign w:val="center"/>
          </w:tcPr>
          <w:p w14:paraId="7E960AD2" w14:textId="77777777" w:rsidR="008670D6" w:rsidRPr="00782762" w:rsidRDefault="008670D6" w:rsidP="003218FD">
            <w:pPr>
              <w:jc w:val="center"/>
              <w:rPr>
                <w:rFonts w:ascii="Calibri" w:hAnsi="Calibri"/>
                <w:sz w:val="18"/>
                <w:szCs w:val="18"/>
              </w:rPr>
            </w:pPr>
            <w:r>
              <w:rPr>
                <w:rFonts w:ascii="Calibri" w:hAnsi="Calibri"/>
                <w:sz w:val="18"/>
                <w:szCs w:val="18"/>
              </w:rPr>
              <w:t>1.056</w:t>
            </w:r>
          </w:p>
        </w:tc>
        <w:tc>
          <w:tcPr>
            <w:tcW w:w="0" w:type="auto"/>
            <w:vAlign w:val="center"/>
          </w:tcPr>
          <w:p w14:paraId="7E960AD3" w14:textId="77777777" w:rsidR="008670D6" w:rsidRPr="00782762" w:rsidRDefault="008670D6" w:rsidP="003218FD">
            <w:pPr>
              <w:jc w:val="center"/>
              <w:rPr>
                <w:rFonts w:ascii="Calibri" w:hAnsi="Calibri"/>
                <w:sz w:val="18"/>
                <w:szCs w:val="18"/>
              </w:rPr>
            </w:pPr>
            <w:r>
              <w:rPr>
                <w:rFonts w:ascii="Calibri" w:hAnsi="Calibri"/>
                <w:sz w:val="18"/>
                <w:szCs w:val="18"/>
              </w:rPr>
              <w:t>1.066</w:t>
            </w:r>
          </w:p>
        </w:tc>
        <w:tc>
          <w:tcPr>
            <w:tcW w:w="0" w:type="auto"/>
            <w:vAlign w:val="center"/>
          </w:tcPr>
          <w:p w14:paraId="7E960AD4" w14:textId="77777777" w:rsidR="008670D6" w:rsidRPr="00782762" w:rsidRDefault="008670D6" w:rsidP="003218FD">
            <w:pPr>
              <w:jc w:val="center"/>
              <w:rPr>
                <w:rFonts w:ascii="Calibri" w:hAnsi="Calibri"/>
                <w:sz w:val="18"/>
                <w:szCs w:val="18"/>
              </w:rPr>
            </w:pPr>
            <w:r>
              <w:rPr>
                <w:rFonts w:ascii="Calibri" w:hAnsi="Calibri"/>
                <w:sz w:val="18"/>
                <w:szCs w:val="18"/>
              </w:rPr>
              <w:t>1.075</w:t>
            </w:r>
          </w:p>
        </w:tc>
        <w:tc>
          <w:tcPr>
            <w:tcW w:w="0" w:type="auto"/>
            <w:vAlign w:val="center"/>
          </w:tcPr>
          <w:p w14:paraId="7E960AD5" w14:textId="77777777" w:rsidR="008670D6" w:rsidRPr="00782762" w:rsidRDefault="008670D6" w:rsidP="003218FD">
            <w:pPr>
              <w:jc w:val="center"/>
              <w:rPr>
                <w:rFonts w:ascii="Calibri" w:hAnsi="Calibri"/>
                <w:sz w:val="18"/>
                <w:szCs w:val="18"/>
              </w:rPr>
            </w:pPr>
            <w:r>
              <w:rPr>
                <w:rFonts w:ascii="Calibri" w:hAnsi="Calibri"/>
                <w:sz w:val="18"/>
                <w:szCs w:val="18"/>
              </w:rPr>
              <w:t>1.084</w:t>
            </w:r>
          </w:p>
        </w:tc>
        <w:tc>
          <w:tcPr>
            <w:tcW w:w="0" w:type="auto"/>
            <w:vAlign w:val="center"/>
          </w:tcPr>
          <w:p w14:paraId="7E960AD6" w14:textId="77777777" w:rsidR="008670D6" w:rsidRPr="00782762" w:rsidRDefault="008670D6" w:rsidP="003218FD">
            <w:pPr>
              <w:jc w:val="center"/>
              <w:rPr>
                <w:rFonts w:ascii="Calibri" w:hAnsi="Calibri"/>
                <w:sz w:val="18"/>
                <w:szCs w:val="18"/>
              </w:rPr>
            </w:pPr>
            <w:r>
              <w:rPr>
                <w:rFonts w:ascii="Calibri" w:hAnsi="Calibri"/>
                <w:sz w:val="18"/>
                <w:szCs w:val="18"/>
              </w:rPr>
              <w:t>1.093</w:t>
            </w:r>
          </w:p>
        </w:tc>
        <w:tc>
          <w:tcPr>
            <w:tcW w:w="0" w:type="auto"/>
            <w:vAlign w:val="center"/>
          </w:tcPr>
          <w:p w14:paraId="7E960AD7" w14:textId="77777777" w:rsidR="008670D6" w:rsidRPr="00782762" w:rsidRDefault="008670D6" w:rsidP="003218FD">
            <w:pPr>
              <w:jc w:val="center"/>
              <w:rPr>
                <w:rFonts w:ascii="Calibri" w:hAnsi="Calibri"/>
                <w:sz w:val="18"/>
                <w:szCs w:val="18"/>
              </w:rPr>
            </w:pPr>
            <w:r>
              <w:rPr>
                <w:rFonts w:ascii="Calibri" w:hAnsi="Calibri"/>
                <w:sz w:val="18"/>
                <w:szCs w:val="18"/>
              </w:rPr>
              <w:t>1.102</w:t>
            </w:r>
          </w:p>
        </w:tc>
        <w:tc>
          <w:tcPr>
            <w:tcW w:w="0" w:type="auto"/>
            <w:vAlign w:val="center"/>
          </w:tcPr>
          <w:p w14:paraId="7E960AD8" w14:textId="77777777" w:rsidR="008670D6" w:rsidRPr="00782762" w:rsidRDefault="008670D6" w:rsidP="003218FD">
            <w:pPr>
              <w:jc w:val="center"/>
              <w:rPr>
                <w:rFonts w:ascii="Calibri" w:hAnsi="Calibri"/>
                <w:sz w:val="18"/>
                <w:szCs w:val="18"/>
              </w:rPr>
            </w:pPr>
            <w:r>
              <w:rPr>
                <w:rFonts w:ascii="Calibri" w:hAnsi="Calibri"/>
                <w:sz w:val="18"/>
                <w:szCs w:val="18"/>
              </w:rPr>
              <w:t>1.111</w:t>
            </w:r>
          </w:p>
        </w:tc>
        <w:tc>
          <w:tcPr>
            <w:tcW w:w="0" w:type="auto"/>
            <w:vAlign w:val="center"/>
          </w:tcPr>
          <w:p w14:paraId="7E960AD9" w14:textId="77777777" w:rsidR="008670D6" w:rsidRPr="00782762" w:rsidRDefault="008670D6" w:rsidP="003218FD">
            <w:pPr>
              <w:jc w:val="center"/>
              <w:rPr>
                <w:rFonts w:ascii="Calibri" w:hAnsi="Calibri"/>
                <w:sz w:val="18"/>
                <w:szCs w:val="18"/>
              </w:rPr>
            </w:pPr>
            <w:r>
              <w:rPr>
                <w:rFonts w:ascii="Calibri" w:hAnsi="Calibri"/>
                <w:sz w:val="18"/>
                <w:szCs w:val="18"/>
              </w:rPr>
              <w:t>1.120</w:t>
            </w:r>
          </w:p>
        </w:tc>
        <w:tc>
          <w:tcPr>
            <w:tcW w:w="0" w:type="auto"/>
            <w:vAlign w:val="center"/>
          </w:tcPr>
          <w:p w14:paraId="7E960ADA" w14:textId="77777777" w:rsidR="008670D6" w:rsidRPr="00782762" w:rsidRDefault="008670D6" w:rsidP="003218FD">
            <w:pPr>
              <w:jc w:val="center"/>
              <w:rPr>
                <w:rFonts w:ascii="Calibri" w:hAnsi="Calibri"/>
                <w:sz w:val="18"/>
                <w:szCs w:val="18"/>
              </w:rPr>
            </w:pPr>
            <w:r>
              <w:rPr>
                <w:rFonts w:ascii="Calibri" w:hAnsi="Calibri"/>
                <w:sz w:val="18"/>
                <w:szCs w:val="18"/>
              </w:rPr>
              <w:t>1.129</w:t>
            </w:r>
          </w:p>
        </w:tc>
      </w:tr>
      <w:tr w:rsidR="008670D6" w:rsidRPr="00782762" w14:paraId="7E960AE7" w14:textId="77777777" w:rsidTr="00E87FCD">
        <w:trPr>
          <w:cantSplit/>
          <w:trHeight w:hRule="exact" w:val="187"/>
          <w:jc w:val="center"/>
        </w:trPr>
        <w:tc>
          <w:tcPr>
            <w:tcW w:w="0" w:type="auto"/>
            <w:vMerge/>
            <w:vAlign w:val="center"/>
          </w:tcPr>
          <w:p w14:paraId="7E960ADC" w14:textId="77777777" w:rsidR="008670D6" w:rsidRPr="00782762" w:rsidRDefault="008670D6" w:rsidP="003218FD">
            <w:pPr>
              <w:jc w:val="center"/>
              <w:rPr>
                <w:rFonts w:ascii="Calibri" w:hAnsi="Calibri"/>
                <w:sz w:val="18"/>
                <w:szCs w:val="18"/>
              </w:rPr>
            </w:pPr>
          </w:p>
        </w:tc>
        <w:tc>
          <w:tcPr>
            <w:tcW w:w="0" w:type="auto"/>
            <w:vAlign w:val="center"/>
          </w:tcPr>
          <w:p w14:paraId="7E960ADD" w14:textId="77777777" w:rsidR="008670D6" w:rsidRPr="00782762" w:rsidRDefault="008670D6" w:rsidP="003218FD">
            <w:pPr>
              <w:jc w:val="center"/>
              <w:rPr>
                <w:rFonts w:ascii="Calibri" w:hAnsi="Calibri"/>
                <w:b/>
                <w:sz w:val="18"/>
                <w:szCs w:val="18"/>
              </w:rPr>
            </w:pPr>
            <w:r>
              <w:rPr>
                <w:rFonts w:ascii="Calibri" w:hAnsi="Calibri"/>
                <w:b/>
                <w:sz w:val="18"/>
                <w:szCs w:val="18"/>
              </w:rPr>
              <w:t>-10</w:t>
            </w:r>
          </w:p>
        </w:tc>
        <w:tc>
          <w:tcPr>
            <w:tcW w:w="0" w:type="auto"/>
            <w:vAlign w:val="center"/>
          </w:tcPr>
          <w:p w14:paraId="7E960ADE" w14:textId="77777777" w:rsidR="008670D6" w:rsidRPr="00782762" w:rsidRDefault="008670D6" w:rsidP="003218FD">
            <w:pPr>
              <w:jc w:val="center"/>
              <w:rPr>
                <w:rFonts w:ascii="Calibri" w:hAnsi="Calibri"/>
                <w:sz w:val="18"/>
                <w:szCs w:val="18"/>
              </w:rPr>
            </w:pPr>
            <w:r>
              <w:rPr>
                <w:rFonts w:ascii="Calibri" w:hAnsi="Calibri"/>
                <w:sz w:val="18"/>
                <w:szCs w:val="18"/>
              </w:rPr>
              <w:t>1.051</w:t>
            </w:r>
          </w:p>
        </w:tc>
        <w:tc>
          <w:tcPr>
            <w:tcW w:w="0" w:type="auto"/>
            <w:vAlign w:val="center"/>
          </w:tcPr>
          <w:p w14:paraId="7E960ADF" w14:textId="77777777" w:rsidR="008670D6" w:rsidRPr="00782762" w:rsidRDefault="008670D6" w:rsidP="003218FD">
            <w:pPr>
              <w:jc w:val="center"/>
              <w:rPr>
                <w:rFonts w:ascii="Calibri" w:hAnsi="Calibri"/>
                <w:sz w:val="18"/>
                <w:szCs w:val="18"/>
              </w:rPr>
            </w:pPr>
            <w:r>
              <w:rPr>
                <w:rFonts w:ascii="Calibri" w:hAnsi="Calibri"/>
                <w:sz w:val="18"/>
                <w:szCs w:val="18"/>
              </w:rPr>
              <w:t>1.060</w:t>
            </w:r>
          </w:p>
        </w:tc>
        <w:tc>
          <w:tcPr>
            <w:tcW w:w="0" w:type="auto"/>
            <w:vAlign w:val="center"/>
          </w:tcPr>
          <w:p w14:paraId="7E960AE0" w14:textId="77777777" w:rsidR="008670D6" w:rsidRPr="00782762" w:rsidRDefault="008670D6" w:rsidP="003218FD">
            <w:pPr>
              <w:jc w:val="center"/>
              <w:rPr>
                <w:rFonts w:ascii="Calibri" w:hAnsi="Calibri"/>
                <w:sz w:val="18"/>
                <w:szCs w:val="18"/>
              </w:rPr>
            </w:pPr>
            <w:r>
              <w:rPr>
                <w:rFonts w:ascii="Calibri" w:hAnsi="Calibri"/>
                <w:sz w:val="18"/>
                <w:szCs w:val="18"/>
              </w:rPr>
              <w:t>1.069</w:t>
            </w:r>
          </w:p>
        </w:tc>
        <w:tc>
          <w:tcPr>
            <w:tcW w:w="0" w:type="auto"/>
            <w:vAlign w:val="center"/>
          </w:tcPr>
          <w:p w14:paraId="7E960AE1" w14:textId="77777777" w:rsidR="008670D6" w:rsidRPr="00782762" w:rsidRDefault="008670D6" w:rsidP="003218FD">
            <w:pPr>
              <w:jc w:val="center"/>
              <w:rPr>
                <w:rFonts w:ascii="Calibri" w:hAnsi="Calibri"/>
                <w:sz w:val="18"/>
                <w:szCs w:val="18"/>
              </w:rPr>
            </w:pPr>
            <w:r>
              <w:rPr>
                <w:rFonts w:ascii="Calibri" w:hAnsi="Calibri"/>
                <w:sz w:val="18"/>
                <w:szCs w:val="18"/>
              </w:rPr>
              <w:t>1.078</w:t>
            </w:r>
          </w:p>
        </w:tc>
        <w:tc>
          <w:tcPr>
            <w:tcW w:w="0" w:type="auto"/>
            <w:vAlign w:val="center"/>
          </w:tcPr>
          <w:p w14:paraId="7E960AE2" w14:textId="77777777" w:rsidR="008670D6" w:rsidRPr="00782762" w:rsidRDefault="008670D6" w:rsidP="003218FD">
            <w:pPr>
              <w:jc w:val="center"/>
              <w:rPr>
                <w:rFonts w:ascii="Calibri" w:hAnsi="Calibri"/>
                <w:sz w:val="18"/>
                <w:szCs w:val="18"/>
              </w:rPr>
            </w:pPr>
            <w:r>
              <w:rPr>
                <w:rFonts w:ascii="Calibri" w:hAnsi="Calibri"/>
                <w:sz w:val="18"/>
                <w:szCs w:val="18"/>
              </w:rPr>
              <w:t>1.087</w:t>
            </w:r>
          </w:p>
        </w:tc>
        <w:tc>
          <w:tcPr>
            <w:tcW w:w="0" w:type="auto"/>
            <w:vAlign w:val="center"/>
          </w:tcPr>
          <w:p w14:paraId="7E960AE3" w14:textId="77777777" w:rsidR="008670D6" w:rsidRPr="00782762" w:rsidRDefault="008670D6" w:rsidP="003218FD">
            <w:pPr>
              <w:jc w:val="center"/>
              <w:rPr>
                <w:rFonts w:ascii="Calibri" w:hAnsi="Calibri"/>
                <w:sz w:val="18"/>
                <w:szCs w:val="18"/>
              </w:rPr>
            </w:pPr>
            <w:r>
              <w:rPr>
                <w:rFonts w:ascii="Calibri" w:hAnsi="Calibri"/>
                <w:sz w:val="18"/>
                <w:szCs w:val="18"/>
              </w:rPr>
              <w:t>1.096</w:t>
            </w:r>
          </w:p>
        </w:tc>
        <w:tc>
          <w:tcPr>
            <w:tcW w:w="0" w:type="auto"/>
            <w:vAlign w:val="center"/>
          </w:tcPr>
          <w:p w14:paraId="7E960AE4" w14:textId="77777777" w:rsidR="008670D6" w:rsidRPr="00782762" w:rsidRDefault="008670D6" w:rsidP="003218FD">
            <w:pPr>
              <w:jc w:val="center"/>
              <w:rPr>
                <w:rFonts w:ascii="Calibri" w:hAnsi="Calibri"/>
                <w:sz w:val="18"/>
                <w:szCs w:val="18"/>
              </w:rPr>
            </w:pPr>
            <w:r>
              <w:rPr>
                <w:rFonts w:ascii="Calibri" w:hAnsi="Calibri"/>
                <w:sz w:val="18"/>
                <w:szCs w:val="18"/>
              </w:rPr>
              <w:t>1.105</w:t>
            </w:r>
          </w:p>
        </w:tc>
        <w:tc>
          <w:tcPr>
            <w:tcW w:w="0" w:type="auto"/>
            <w:vAlign w:val="center"/>
          </w:tcPr>
          <w:p w14:paraId="7E960AE5" w14:textId="77777777" w:rsidR="008670D6" w:rsidRPr="00782762" w:rsidRDefault="008670D6" w:rsidP="003218FD">
            <w:pPr>
              <w:jc w:val="center"/>
              <w:rPr>
                <w:rFonts w:ascii="Calibri" w:hAnsi="Calibri"/>
                <w:sz w:val="18"/>
                <w:szCs w:val="18"/>
              </w:rPr>
            </w:pPr>
            <w:r>
              <w:rPr>
                <w:rFonts w:ascii="Calibri" w:hAnsi="Calibri"/>
                <w:sz w:val="18"/>
                <w:szCs w:val="18"/>
              </w:rPr>
              <w:t>1.114</w:t>
            </w:r>
          </w:p>
        </w:tc>
        <w:tc>
          <w:tcPr>
            <w:tcW w:w="0" w:type="auto"/>
            <w:vAlign w:val="center"/>
          </w:tcPr>
          <w:p w14:paraId="7E960AE6" w14:textId="77777777" w:rsidR="008670D6" w:rsidRPr="00782762" w:rsidRDefault="008670D6" w:rsidP="003218FD">
            <w:pPr>
              <w:jc w:val="center"/>
              <w:rPr>
                <w:rFonts w:ascii="Calibri" w:hAnsi="Calibri"/>
                <w:sz w:val="18"/>
                <w:szCs w:val="18"/>
              </w:rPr>
            </w:pPr>
            <w:r>
              <w:rPr>
                <w:rFonts w:ascii="Calibri" w:hAnsi="Calibri"/>
                <w:sz w:val="18"/>
                <w:szCs w:val="18"/>
              </w:rPr>
              <w:t>1.123</w:t>
            </w:r>
          </w:p>
        </w:tc>
      </w:tr>
      <w:tr w:rsidR="008670D6" w:rsidRPr="00782762" w14:paraId="7E960AF3" w14:textId="77777777" w:rsidTr="00E87FCD">
        <w:trPr>
          <w:cantSplit/>
          <w:trHeight w:hRule="exact" w:val="187"/>
          <w:jc w:val="center"/>
        </w:trPr>
        <w:tc>
          <w:tcPr>
            <w:tcW w:w="0" w:type="auto"/>
            <w:vMerge/>
            <w:vAlign w:val="center"/>
          </w:tcPr>
          <w:p w14:paraId="7E960AE8" w14:textId="77777777" w:rsidR="008670D6" w:rsidRPr="00782762" w:rsidRDefault="008670D6" w:rsidP="003218FD">
            <w:pPr>
              <w:jc w:val="center"/>
              <w:rPr>
                <w:rFonts w:ascii="Calibri" w:hAnsi="Calibri"/>
                <w:sz w:val="18"/>
                <w:szCs w:val="18"/>
              </w:rPr>
            </w:pPr>
          </w:p>
        </w:tc>
        <w:tc>
          <w:tcPr>
            <w:tcW w:w="0" w:type="auto"/>
            <w:vAlign w:val="center"/>
          </w:tcPr>
          <w:p w14:paraId="7E960AE9" w14:textId="77777777" w:rsidR="008670D6" w:rsidRPr="00782762" w:rsidRDefault="008670D6" w:rsidP="003218FD">
            <w:pPr>
              <w:jc w:val="center"/>
              <w:rPr>
                <w:rFonts w:ascii="Calibri" w:hAnsi="Calibri"/>
                <w:b/>
                <w:sz w:val="18"/>
                <w:szCs w:val="18"/>
              </w:rPr>
            </w:pPr>
            <w:r>
              <w:rPr>
                <w:rFonts w:ascii="Calibri" w:hAnsi="Calibri"/>
                <w:b/>
                <w:sz w:val="18"/>
                <w:szCs w:val="18"/>
              </w:rPr>
              <w:t>-5</w:t>
            </w:r>
          </w:p>
        </w:tc>
        <w:tc>
          <w:tcPr>
            <w:tcW w:w="0" w:type="auto"/>
            <w:vAlign w:val="center"/>
          </w:tcPr>
          <w:p w14:paraId="7E960AEA" w14:textId="77777777" w:rsidR="008670D6" w:rsidRPr="00782762" w:rsidRDefault="008670D6" w:rsidP="003218FD">
            <w:pPr>
              <w:jc w:val="center"/>
              <w:rPr>
                <w:rFonts w:ascii="Calibri" w:hAnsi="Calibri"/>
                <w:sz w:val="18"/>
                <w:szCs w:val="18"/>
              </w:rPr>
            </w:pPr>
            <w:r>
              <w:rPr>
                <w:rFonts w:ascii="Calibri" w:hAnsi="Calibri"/>
                <w:sz w:val="18"/>
                <w:szCs w:val="18"/>
              </w:rPr>
              <w:t>1.045</w:t>
            </w:r>
          </w:p>
        </w:tc>
        <w:tc>
          <w:tcPr>
            <w:tcW w:w="0" w:type="auto"/>
            <w:vAlign w:val="center"/>
          </w:tcPr>
          <w:p w14:paraId="7E960AEB" w14:textId="77777777" w:rsidR="008670D6" w:rsidRPr="00782762" w:rsidRDefault="008670D6" w:rsidP="003218FD">
            <w:pPr>
              <w:jc w:val="center"/>
              <w:rPr>
                <w:rFonts w:ascii="Calibri" w:hAnsi="Calibri"/>
                <w:sz w:val="18"/>
                <w:szCs w:val="18"/>
              </w:rPr>
            </w:pPr>
            <w:r>
              <w:rPr>
                <w:rFonts w:ascii="Calibri" w:hAnsi="Calibri"/>
                <w:sz w:val="18"/>
                <w:szCs w:val="18"/>
              </w:rPr>
              <w:t>1.054</w:t>
            </w:r>
          </w:p>
        </w:tc>
        <w:tc>
          <w:tcPr>
            <w:tcW w:w="0" w:type="auto"/>
            <w:vAlign w:val="center"/>
          </w:tcPr>
          <w:p w14:paraId="7E960AEC" w14:textId="77777777" w:rsidR="008670D6" w:rsidRPr="00782762" w:rsidRDefault="008670D6" w:rsidP="003218FD">
            <w:pPr>
              <w:jc w:val="center"/>
              <w:rPr>
                <w:rFonts w:ascii="Calibri" w:hAnsi="Calibri"/>
                <w:sz w:val="18"/>
                <w:szCs w:val="18"/>
              </w:rPr>
            </w:pPr>
            <w:r>
              <w:rPr>
                <w:rFonts w:ascii="Calibri" w:hAnsi="Calibri"/>
                <w:sz w:val="18"/>
                <w:szCs w:val="18"/>
              </w:rPr>
              <w:t>1.063</w:t>
            </w:r>
          </w:p>
        </w:tc>
        <w:tc>
          <w:tcPr>
            <w:tcW w:w="0" w:type="auto"/>
            <w:vAlign w:val="center"/>
          </w:tcPr>
          <w:p w14:paraId="7E960AED" w14:textId="77777777" w:rsidR="008670D6" w:rsidRPr="00782762" w:rsidRDefault="008670D6" w:rsidP="003218FD">
            <w:pPr>
              <w:jc w:val="center"/>
              <w:rPr>
                <w:rFonts w:ascii="Calibri" w:hAnsi="Calibri"/>
                <w:sz w:val="18"/>
                <w:szCs w:val="18"/>
              </w:rPr>
            </w:pPr>
            <w:r>
              <w:rPr>
                <w:rFonts w:ascii="Calibri" w:hAnsi="Calibri"/>
                <w:sz w:val="18"/>
                <w:szCs w:val="18"/>
              </w:rPr>
              <w:t>1.072</w:t>
            </w:r>
          </w:p>
        </w:tc>
        <w:tc>
          <w:tcPr>
            <w:tcW w:w="0" w:type="auto"/>
            <w:vAlign w:val="center"/>
          </w:tcPr>
          <w:p w14:paraId="7E960AEE" w14:textId="77777777" w:rsidR="008670D6" w:rsidRPr="00782762" w:rsidRDefault="008670D6" w:rsidP="003218FD">
            <w:pPr>
              <w:jc w:val="center"/>
              <w:rPr>
                <w:rFonts w:ascii="Calibri" w:hAnsi="Calibri"/>
                <w:sz w:val="18"/>
                <w:szCs w:val="18"/>
              </w:rPr>
            </w:pPr>
            <w:r>
              <w:rPr>
                <w:rFonts w:ascii="Calibri" w:hAnsi="Calibri"/>
                <w:sz w:val="18"/>
                <w:szCs w:val="18"/>
              </w:rPr>
              <w:t>1.081</w:t>
            </w:r>
          </w:p>
        </w:tc>
        <w:tc>
          <w:tcPr>
            <w:tcW w:w="0" w:type="auto"/>
            <w:vAlign w:val="center"/>
          </w:tcPr>
          <w:p w14:paraId="7E960AEF" w14:textId="77777777" w:rsidR="008670D6" w:rsidRPr="00782762" w:rsidRDefault="008670D6" w:rsidP="003218FD">
            <w:pPr>
              <w:jc w:val="center"/>
              <w:rPr>
                <w:rFonts w:ascii="Calibri" w:hAnsi="Calibri"/>
                <w:sz w:val="18"/>
                <w:szCs w:val="18"/>
              </w:rPr>
            </w:pPr>
            <w:r>
              <w:rPr>
                <w:rFonts w:ascii="Calibri" w:hAnsi="Calibri"/>
                <w:sz w:val="18"/>
                <w:szCs w:val="18"/>
              </w:rPr>
              <w:t>1.090</w:t>
            </w:r>
          </w:p>
        </w:tc>
        <w:tc>
          <w:tcPr>
            <w:tcW w:w="0" w:type="auto"/>
            <w:vAlign w:val="center"/>
          </w:tcPr>
          <w:p w14:paraId="7E960AF0" w14:textId="77777777" w:rsidR="008670D6" w:rsidRPr="00782762" w:rsidRDefault="008670D6" w:rsidP="003218FD">
            <w:pPr>
              <w:jc w:val="center"/>
              <w:rPr>
                <w:rFonts w:ascii="Calibri" w:hAnsi="Calibri"/>
                <w:sz w:val="18"/>
                <w:szCs w:val="18"/>
              </w:rPr>
            </w:pPr>
            <w:r>
              <w:rPr>
                <w:rFonts w:ascii="Calibri" w:hAnsi="Calibri"/>
                <w:sz w:val="18"/>
                <w:szCs w:val="18"/>
              </w:rPr>
              <w:t>1.099</w:t>
            </w:r>
          </w:p>
        </w:tc>
        <w:tc>
          <w:tcPr>
            <w:tcW w:w="0" w:type="auto"/>
            <w:vAlign w:val="center"/>
          </w:tcPr>
          <w:p w14:paraId="7E960AF1" w14:textId="77777777" w:rsidR="008670D6" w:rsidRPr="00782762" w:rsidRDefault="008670D6" w:rsidP="003218FD">
            <w:pPr>
              <w:jc w:val="center"/>
              <w:rPr>
                <w:rFonts w:ascii="Calibri" w:hAnsi="Calibri"/>
                <w:sz w:val="18"/>
                <w:szCs w:val="18"/>
              </w:rPr>
            </w:pPr>
            <w:r>
              <w:rPr>
                <w:rFonts w:ascii="Calibri" w:hAnsi="Calibri"/>
                <w:sz w:val="18"/>
                <w:szCs w:val="18"/>
              </w:rPr>
              <w:t>1.108</w:t>
            </w:r>
          </w:p>
        </w:tc>
        <w:tc>
          <w:tcPr>
            <w:tcW w:w="0" w:type="auto"/>
            <w:vAlign w:val="center"/>
          </w:tcPr>
          <w:p w14:paraId="7E960AF2" w14:textId="77777777" w:rsidR="008670D6" w:rsidRPr="00782762" w:rsidRDefault="008670D6" w:rsidP="003218FD">
            <w:pPr>
              <w:jc w:val="center"/>
              <w:rPr>
                <w:rFonts w:ascii="Calibri" w:hAnsi="Calibri"/>
                <w:sz w:val="18"/>
                <w:szCs w:val="18"/>
              </w:rPr>
            </w:pPr>
            <w:r>
              <w:rPr>
                <w:rFonts w:ascii="Calibri" w:hAnsi="Calibri"/>
                <w:sz w:val="18"/>
                <w:szCs w:val="18"/>
              </w:rPr>
              <w:t>1.117</w:t>
            </w:r>
          </w:p>
        </w:tc>
      </w:tr>
      <w:tr w:rsidR="008670D6" w:rsidRPr="00782762" w14:paraId="7E960AFF" w14:textId="77777777" w:rsidTr="00E87FCD">
        <w:trPr>
          <w:cantSplit/>
          <w:trHeight w:hRule="exact" w:val="187"/>
          <w:jc w:val="center"/>
        </w:trPr>
        <w:tc>
          <w:tcPr>
            <w:tcW w:w="0" w:type="auto"/>
            <w:vMerge/>
            <w:vAlign w:val="center"/>
          </w:tcPr>
          <w:p w14:paraId="7E960AF4" w14:textId="77777777" w:rsidR="008670D6" w:rsidRPr="00782762" w:rsidRDefault="008670D6" w:rsidP="003218FD">
            <w:pPr>
              <w:jc w:val="center"/>
              <w:rPr>
                <w:rFonts w:ascii="Calibri" w:hAnsi="Calibri"/>
                <w:sz w:val="18"/>
                <w:szCs w:val="18"/>
              </w:rPr>
            </w:pPr>
          </w:p>
        </w:tc>
        <w:tc>
          <w:tcPr>
            <w:tcW w:w="0" w:type="auto"/>
            <w:vAlign w:val="center"/>
          </w:tcPr>
          <w:p w14:paraId="7E960AF5" w14:textId="77777777" w:rsidR="008670D6" w:rsidRPr="00782762" w:rsidRDefault="008670D6" w:rsidP="003218FD">
            <w:pPr>
              <w:jc w:val="center"/>
              <w:rPr>
                <w:rFonts w:ascii="Calibri" w:hAnsi="Calibri"/>
                <w:b/>
                <w:sz w:val="18"/>
                <w:szCs w:val="18"/>
              </w:rPr>
            </w:pPr>
            <w:r>
              <w:rPr>
                <w:rFonts w:ascii="Calibri" w:hAnsi="Calibri"/>
                <w:b/>
                <w:sz w:val="18"/>
                <w:szCs w:val="18"/>
              </w:rPr>
              <w:t>0</w:t>
            </w:r>
          </w:p>
        </w:tc>
        <w:tc>
          <w:tcPr>
            <w:tcW w:w="0" w:type="auto"/>
            <w:vAlign w:val="center"/>
          </w:tcPr>
          <w:p w14:paraId="7E960AF6" w14:textId="77777777" w:rsidR="008670D6" w:rsidRPr="00782762" w:rsidRDefault="008670D6" w:rsidP="003218FD">
            <w:pPr>
              <w:jc w:val="center"/>
              <w:rPr>
                <w:rFonts w:ascii="Calibri" w:hAnsi="Calibri"/>
                <w:sz w:val="18"/>
                <w:szCs w:val="18"/>
              </w:rPr>
            </w:pPr>
            <w:r>
              <w:rPr>
                <w:rFonts w:ascii="Calibri" w:hAnsi="Calibri"/>
                <w:sz w:val="18"/>
                <w:szCs w:val="18"/>
              </w:rPr>
              <w:t>1.039</w:t>
            </w:r>
          </w:p>
        </w:tc>
        <w:tc>
          <w:tcPr>
            <w:tcW w:w="0" w:type="auto"/>
            <w:vAlign w:val="center"/>
          </w:tcPr>
          <w:p w14:paraId="7E960AF7" w14:textId="77777777" w:rsidR="008670D6" w:rsidRPr="00782762" w:rsidRDefault="008670D6" w:rsidP="003218FD">
            <w:pPr>
              <w:jc w:val="center"/>
              <w:rPr>
                <w:rFonts w:ascii="Calibri" w:hAnsi="Calibri"/>
                <w:sz w:val="18"/>
                <w:szCs w:val="18"/>
              </w:rPr>
            </w:pPr>
            <w:r>
              <w:rPr>
                <w:rFonts w:ascii="Calibri" w:hAnsi="Calibri"/>
                <w:sz w:val="18"/>
                <w:szCs w:val="18"/>
              </w:rPr>
              <w:t>1.048</w:t>
            </w:r>
          </w:p>
        </w:tc>
        <w:tc>
          <w:tcPr>
            <w:tcW w:w="0" w:type="auto"/>
            <w:vAlign w:val="center"/>
          </w:tcPr>
          <w:p w14:paraId="7E960AF8" w14:textId="77777777" w:rsidR="008670D6" w:rsidRPr="00782762" w:rsidRDefault="008670D6" w:rsidP="003218FD">
            <w:pPr>
              <w:jc w:val="center"/>
              <w:rPr>
                <w:rFonts w:ascii="Calibri" w:hAnsi="Calibri"/>
                <w:sz w:val="18"/>
                <w:szCs w:val="18"/>
              </w:rPr>
            </w:pPr>
            <w:r>
              <w:rPr>
                <w:rFonts w:ascii="Calibri" w:hAnsi="Calibri"/>
                <w:sz w:val="18"/>
                <w:szCs w:val="18"/>
              </w:rPr>
              <w:t>1.057</w:t>
            </w:r>
          </w:p>
        </w:tc>
        <w:tc>
          <w:tcPr>
            <w:tcW w:w="0" w:type="auto"/>
            <w:vAlign w:val="center"/>
          </w:tcPr>
          <w:p w14:paraId="7E960AF9" w14:textId="77777777" w:rsidR="008670D6" w:rsidRPr="00782762" w:rsidRDefault="008670D6" w:rsidP="003218FD">
            <w:pPr>
              <w:jc w:val="center"/>
              <w:rPr>
                <w:rFonts w:ascii="Calibri" w:hAnsi="Calibri"/>
                <w:sz w:val="18"/>
                <w:szCs w:val="18"/>
              </w:rPr>
            </w:pPr>
            <w:r>
              <w:rPr>
                <w:rFonts w:ascii="Calibri" w:hAnsi="Calibri"/>
                <w:sz w:val="18"/>
                <w:szCs w:val="18"/>
              </w:rPr>
              <w:t>1.066</w:t>
            </w:r>
          </w:p>
        </w:tc>
        <w:tc>
          <w:tcPr>
            <w:tcW w:w="0" w:type="auto"/>
            <w:vAlign w:val="center"/>
          </w:tcPr>
          <w:p w14:paraId="7E960AFA" w14:textId="77777777" w:rsidR="008670D6" w:rsidRPr="00782762" w:rsidRDefault="008670D6" w:rsidP="003218FD">
            <w:pPr>
              <w:jc w:val="center"/>
              <w:rPr>
                <w:rFonts w:ascii="Calibri" w:hAnsi="Calibri"/>
                <w:sz w:val="18"/>
                <w:szCs w:val="18"/>
              </w:rPr>
            </w:pPr>
            <w:r>
              <w:rPr>
                <w:rFonts w:ascii="Calibri" w:hAnsi="Calibri"/>
                <w:sz w:val="18"/>
                <w:szCs w:val="18"/>
              </w:rPr>
              <w:t>1.075</w:t>
            </w:r>
          </w:p>
        </w:tc>
        <w:tc>
          <w:tcPr>
            <w:tcW w:w="0" w:type="auto"/>
            <w:vAlign w:val="center"/>
          </w:tcPr>
          <w:p w14:paraId="7E960AFB" w14:textId="77777777" w:rsidR="008670D6" w:rsidRPr="00782762" w:rsidRDefault="008670D6" w:rsidP="003218FD">
            <w:pPr>
              <w:jc w:val="center"/>
              <w:rPr>
                <w:rFonts w:ascii="Calibri" w:hAnsi="Calibri"/>
                <w:sz w:val="18"/>
                <w:szCs w:val="18"/>
              </w:rPr>
            </w:pPr>
            <w:r>
              <w:rPr>
                <w:rFonts w:ascii="Calibri" w:hAnsi="Calibri"/>
                <w:sz w:val="18"/>
                <w:szCs w:val="18"/>
              </w:rPr>
              <w:t>1.084</w:t>
            </w:r>
          </w:p>
        </w:tc>
        <w:tc>
          <w:tcPr>
            <w:tcW w:w="0" w:type="auto"/>
            <w:vAlign w:val="center"/>
          </w:tcPr>
          <w:p w14:paraId="7E960AFC" w14:textId="77777777" w:rsidR="008670D6" w:rsidRPr="00782762" w:rsidRDefault="008670D6" w:rsidP="003218FD">
            <w:pPr>
              <w:jc w:val="center"/>
              <w:rPr>
                <w:rFonts w:ascii="Calibri" w:hAnsi="Calibri"/>
                <w:sz w:val="18"/>
                <w:szCs w:val="18"/>
              </w:rPr>
            </w:pPr>
            <w:r>
              <w:rPr>
                <w:rFonts w:ascii="Calibri" w:hAnsi="Calibri"/>
                <w:sz w:val="18"/>
                <w:szCs w:val="18"/>
              </w:rPr>
              <w:t>1.093</w:t>
            </w:r>
          </w:p>
        </w:tc>
        <w:tc>
          <w:tcPr>
            <w:tcW w:w="0" w:type="auto"/>
            <w:vAlign w:val="center"/>
          </w:tcPr>
          <w:p w14:paraId="7E960AFD" w14:textId="77777777" w:rsidR="008670D6" w:rsidRPr="00782762" w:rsidRDefault="008670D6" w:rsidP="003218FD">
            <w:pPr>
              <w:jc w:val="center"/>
              <w:rPr>
                <w:rFonts w:ascii="Calibri" w:hAnsi="Calibri"/>
                <w:sz w:val="18"/>
                <w:szCs w:val="18"/>
              </w:rPr>
            </w:pPr>
            <w:r>
              <w:rPr>
                <w:rFonts w:ascii="Calibri" w:hAnsi="Calibri"/>
                <w:sz w:val="18"/>
                <w:szCs w:val="18"/>
              </w:rPr>
              <w:t>1.102</w:t>
            </w:r>
          </w:p>
        </w:tc>
        <w:tc>
          <w:tcPr>
            <w:tcW w:w="0" w:type="auto"/>
            <w:vAlign w:val="center"/>
          </w:tcPr>
          <w:p w14:paraId="7E960AFE" w14:textId="77777777" w:rsidR="008670D6" w:rsidRPr="00782762" w:rsidRDefault="008670D6" w:rsidP="003218FD">
            <w:pPr>
              <w:jc w:val="center"/>
              <w:rPr>
                <w:rFonts w:ascii="Calibri" w:hAnsi="Calibri"/>
                <w:sz w:val="18"/>
                <w:szCs w:val="18"/>
              </w:rPr>
            </w:pPr>
            <w:r>
              <w:rPr>
                <w:rFonts w:ascii="Calibri" w:hAnsi="Calibri"/>
                <w:sz w:val="18"/>
                <w:szCs w:val="18"/>
              </w:rPr>
              <w:t>1.111</w:t>
            </w:r>
          </w:p>
        </w:tc>
      </w:tr>
      <w:tr w:rsidR="008670D6" w:rsidRPr="00782762" w14:paraId="7E960B0B" w14:textId="77777777" w:rsidTr="00E87FCD">
        <w:trPr>
          <w:cantSplit/>
          <w:trHeight w:hRule="exact" w:val="187"/>
          <w:jc w:val="center"/>
        </w:trPr>
        <w:tc>
          <w:tcPr>
            <w:tcW w:w="0" w:type="auto"/>
            <w:vMerge/>
            <w:vAlign w:val="center"/>
          </w:tcPr>
          <w:p w14:paraId="7E960B00" w14:textId="77777777" w:rsidR="008670D6" w:rsidRPr="00782762" w:rsidRDefault="008670D6" w:rsidP="003218FD">
            <w:pPr>
              <w:jc w:val="center"/>
              <w:rPr>
                <w:rFonts w:ascii="Calibri" w:hAnsi="Calibri"/>
                <w:sz w:val="18"/>
                <w:szCs w:val="18"/>
              </w:rPr>
            </w:pPr>
          </w:p>
        </w:tc>
        <w:tc>
          <w:tcPr>
            <w:tcW w:w="0" w:type="auto"/>
            <w:vAlign w:val="center"/>
          </w:tcPr>
          <w:p w14:paraId="7E960B01" w14:textId="77777777" w:rsidR="008670D6" w:rsidRPr="00782762" w:rsidRDefault="008670D6" w:rsidP="003218FD">
            <w:pPr>
              <w:jc w:val="center"/>
              <w:rPr>
                <w:rFonts w:ascii="Calibri" w:hAnsi="Calibri"/>
                <w:b/>
                <w:sz w:val="18"/>
                <w:szCs w:val="18"/>
              </w:rPr>
            </w:pPr>
            <w:r>
              <w:rPr>
                <w:rFonts w:ascii="Calibri" w:hAnsi="Calibri"/>
                <w:b/>
                <w:sz w:val="18"/>
                <w:szCs w:val="18"/>
              </w:rPr>
              <w:t>5</w:t>
            </w:r>
          </w:p>
        </w:tc>
        <w:tc>
          <w:tcPr>
            <w:tcW w:w="0" w:type="auto"/>
            <w:vAlign w:val="center"/>
          </w:tcPr>
          <w:p w14:paraId="7E960B02" w14:textId="77777777" w:rsidR="008670D6" w:rsidRPr="00782762" w:rsidRDefault="008670D6" w:rsidP="003218FD">
            <w:pPr>
              <w:jc w:val="center"/>
              <w:rPr>
                <w:rFonts w:ascii="Calibri" w:hAnsi="Calibri"/>
                <w:sz w:val="18"/>
                <w:szCs w:val="18"/>
              </w:rPr>
            </w:pPr>
            <w:r>
              <w:rPr>
                <w:rFonts w:ascii="Calibri" w:hAnsi="Calibri"/>
                <w:sz w:val="18"/>
                <w:szCs w:val="18"/>
              </w:rPr>
              <w:t>1.033</w:t>
            </w:r>
          </w:p>
        </w:tc>
        <w:tc>
          <w:tcPr>
            <w:tcW w:w="0" w:type="auto"/>
            <w:vAlign w:val="center"/>
          </w:tcPr>
          <w:p w14:paraId="7E960B03" w14:textId="77777777" w:rsidR="008670D6" w:rsidRPr="00782762" w:rsidRDefault="008670D6" w:rsidP="003218FD">
            <w:pPr>
              <w:jc w:val="center"/>
              <w:rPr>
                <w:rFonts w:ascii="Calibri" w:hAnsi="Calibri"/>
                <w:sz w:val="18"/>
                <w:szCs w:val="18"/>
              </w:rPr>
            </w:pPr>
            <w:r>
              <w:rPr>
                <w:rFonts w:ascii="Calibri" w:hAnsi="Calibri"/>
                <w:sz w:val="18"/>
                <w:szCs w:val="18"/>
              </w:rPr>
              <w:t>1.042</w:t>
            </w:r>
          </w:p>
        </w:tc>
        <w:tc>
          <w:tcPr>
            <w:tcW w:w="0" w:type="auto"/>
            <w:vAlign w:val="center"/>
          </w:tcPr>
          <w:p w14:paraId="7E960B04" w14:textId="77777777" w:rsidR="008670D6" w:rsidRPr="00782762" w:rsidRDefault="008670D6" w:rsidP="003218FD">
            <w:pPr>
              <w:jc w:val="center"/>
              <w:rPr>
                <w:rFonts w:ascii="Calibri" w:hAnsi="Calibri"/>
                <w:sz w:val="18"/>
                <w:szCs w:val="18"/>
              </w:rPr>
            </w:pPr>
            <w:r>
              <w:rPr>
                <w:rFonts w:ascii="Calibri" w:hAnsi="Calibri"/>
                <w:sz w:val="18"/>
                <w:szCs w:val="18"/>
              </w:rPr>
              <w:t>1.051</w:t>
            </w:r>
          </w:p>
        </w:tc>
        <w:tc>
          <w:tcPr>
            <w:tcW w:w="0" w:type="auto"/>
            <w:vAlign w:val="center"/>
          </w:tcPr>
          <w:p w14:paraId="7E960B05" w14:textId="77777777" w:rsidR="008670D6" w:rsidRPr="00782762" w:rsidRDefault="008670D6" w:rsidP="003218FD">
            <w:pPr>
              <w:jc w:val="center"/>
              <w:rPr>
                <w:rFonts w:ascii="Calibri" w:hAnsi="Calibri"/>
                <w:sz w:val="18"/>
                <w:szCs w:val="18"/>
              </w:rPr>
            </w:pPr>
            <w:r>
              <w:rPr>
                <w:rFonts w:ascii="Calibri" w:hAnsi="Calibri"/>
                <w:sz w:val="18"/>
                <w:szCs w:val="18"/>
              </w:rPr>
              <w:t>1.060</w:t>
            </w:r>
          </w:p>
        </w:tc>
        <w:tc>
          <w:tcPr>
            <w:tcW w:w="0" w:type="auto"/>
            <w:vAlign w:val="center"/>
          </w:tcPr>
          <w:p w14:paraId="7E960B06" w14:textId="77777777" w:rsidR="008670D6" w:rsidRPr="00782762" w:rsidRDefault="008670D6" w:rsidP="003218FD">
            <w:pPr>
              <w:jc w:val="center"/>
              <w:rPr>
                <w:rFonts w:ascii="Calibri" w:hAnsi="Calibri"/>
                <w:sz w:val="18"/>
                <w:szCs w:val="18"/>
              </w:rPr>
            </w:pPr>
            <w:r>
              <w:rPr>
                <w:rFonts w:ascii="Calibri" w:hAnsi="Calibri"/>
                <w:sz w:val="18"/>
                <w:szCs w:val="18"/>
              </w:rPr>
              <w:t>1.069</w:t>
            </w:r>
          </w:p>
        </w:tc>
        <w:tc>
          <w:tcPr>
            <w:tcW w:w="0" w:type="auto"/>
            <w:vAlign w:val="center"/>
          </w:tcPr>
          <w:p w14:paraId="7E960B07" w14:textId="77777777" w:rsidR="008670D6" w:rsidRPr="00782762" w:rsidRDefault="008670D6" w:rsidP="003218FD">
            <w:pPr>
              <w:jc w:val="center"/>
              <w:rPr>
                <w:rFonts w:ascii="Calibri" w:hAnsi="Calibri"/>
                <w:sz w:val="18"/>
                <w:szCs w:val="18"/>
              </w:rPr>
            </w:pPr>
            <w:r>
              <w:rPr>
                <w:rFonts w:ascii="Calibri" w:hAnsi="Calibri"/>
                <w:sz w:val="18"/>
                <w:szCs w:val="18"/>
              </w:rPr>
              <w:t>1.078</w:t>
            </w:r>
          </w:p>
        </w:tc>
        <w:tc>
          <w:tcPr>
            <w:tcW w:w="0" w:type="auto"/>
            <w:vAlign w:val="center"/>
          </w:tcPr>
          <w:p w14:paraId="7E960B08" w14:textId="77777777" w:rsidR="008670D6" w:rsidRPr="00782762" w:rsidRDefault="008670D6" w:rsidP="003218FD">
            <w:pPr>
              <w:jc w:val="center"/>
              <w:rPr>
                <w:rFonts w:ascii="Calibri" w:hAnsi="Calibri"/>
                <w:sz w:val="18"/>
                <w:szCs w:val="18"/>
              </w:rPr>
            </w:pPr>
            <w:r>
              <w:rPr>
                <w:rFonts w:ascii="Calibri" w:hAnsi="Calibri"/>
                <w:sz w:val="18"/>
                <w:szCs w:val="18"/>
              </w:rPr>
              <w:t>1.087</w:t>
            </w:r>
          </w:p>
        </w:tc>
        <w:tc>
          <w:tcPr>
            <w:tcW w:w="0" w:type="auto"/>
            <w:vAlign w:val="center"/>
          </w:tcPr>
          <w:p w14:paraId="7E960B09" w14:textId="77777777" w:rsidR="008670D6" w:rsidRPr="00782762" w:rsidRDefault="008670D6" w:rsidP="003218FD">
            <w:pPr>
              <w:jc w:val="center"/>
              <w:rPr>
                <w:rFonts w:ascii="Calibri" w:hAnsi="Calibri"/>
                <w:sz w:val="18"/>
                <w:szCs w:val="18"/>
              </w:rPr>
            </w:pPr>
            <w:r>
              <w:rPr>
                <w:rFonts w:ascii="Calibri" w:hAnsi="Calibri"/>
                <w:sz w:val="18"/>
                <w:szCs w:val="18"/>
              </w:rPr>
              <w:t>1.096</w:t>
            </w:r>
          </w:p>
        </w:tc>
        <w:tc>
          <w:tcPr>
            <w:tcW w:w="0" w:type="auto"/>
            <w:vAlign w:val="center"/>
          </w:tcPr>
          <w:p w14:paraId="7E960B0A" w14:textId="77777777" w:rsidR="008670D6" w:rsidRPr="00782762" w:rsidRDefault="008670D6" w:rsidP="003218FD">
            <w:pPr>
              <w:jc w:val="center"/>
              <w:rPr>
                <w:rFonts w:ascii="Calibri" w:hAnsi="Calibri"/>
                <w:sz w:val="18"/>
                <w:szCs w:val="18"/>
              </w:rPr>
            </w:pPr>
            <w:r>
              <w:rPr>
                <w:rFonts w:ascii="Calibri" w:hAnsi="Calibri"/>
                <w:sz w:val="18"/>
                <w:szCs w:val="18"/>
              </w:rPr>
              <w:t>1.105</w:t>
            </w:r>
          </w:p>
        </w:tc>
      </w:tr>
      <w:tr w:rsidR="008670D6" w:rsidRPr="00782762" w14:paraId="7E960B17" w14:textId="77777777" w:rsidTr="00E87FCD">
        <w:trPr>
          <w:cantSplit/>
          <w:trHeight w:hRule="exact" w:val="187"/>
          <w:jc w:val="center"/>
        </w:trPr>
        <w:tc>
          <w:tcPr>
            <w:tcW w:w="0" w:type="auto"/>
            <w:vMerge/>
            <w:vAlign w:val="center"/>
          </w:tcPr>
          <w:p w14:paraId="7E960B0C" w14:textId="77777777" w:rsidR="008670D6" w:rsidRPr="00782762" w:rsidRDefault="008670D6" w:rsidP="003218FD">
            <w:pPr>
              <w:jc w:val="center"/>
              <w:rPr>
                <w:rFonts w:ascii="Calibri" w:hAnsi="Calibri"/>
                <w:sz w:val="18"/>
                <w:szCs w:val="18"/>
              </w:rPr>
            </w:pPr>
          </w:p>
        </w:tc>
        <w:tc>
          <w:tcPr>
            <w:tcW w:w="0" w:type="auto"/>
            <w:vAlign w:val="center"/>
          </w:tcPr>
          <w:p w14:paraId="7E960B0D" w14:textId="77777777" w:rsidR="008670D6" w:rsidRPr="00782762" w:rsidRDefault="008670D6" w:rsidP="003218FD">
            <w:pPr>
              <w:jc w:val="center"/>
              <w:rPr>
                <w:rFonts w:ascii="Calibri" w:hAnsi="Calibri"/>
                <w:b/>
                <w:sz w:val="18"/>
                <w:szCs w:val="18"/>
              </w:rPr>
            </w:pPr>
            <w:r>
              <w:rPr>
                <w:rFonts w:ascii="Calibri" w:hAnsi="Calibri"/>
                <w:b/>
                <w:sz w:val="18"/>
                <w:szCs w:val="18"/>
              </w:rPr>
              <w:t>10</w:t>
            </w:r>
          </w:p>
        </w:tc>
        <w:tc>
          <w:tcPr>
            <w:tcW w:w="0" w:type="auto"/>
            <w:vAlign w:val="center"/>
          </w:tcPr>
          <w:p w14:paraId="7E960B0E" w14:textId="77777777" w:rsidR="008670D6" w:rsidRPr="00782762" w:rsidRDefault="008670D6" w:rsidP="003218FD">
            <w:pPr>
              <w:jc w:val="center"/>
              <w:rPr>
                <w:rFonts w:ascii="Calibri" w:hAnsi="Calibri"/>
                <w:sz w:val="18"/>
                <w:szCs w:val="18"/>
              </w:rPr>
            </w:pPr>
            <w:r>
              <w:rPr>
                <w:rFonts w:ascii="Calibri" w:hAnsi="Calibri"/>
                <w:sz w:val="18"/>
                <w:szCs w:val="18"/>
              </w:rPr>
              <w:t>1.028</w:t>
            </w:r>
          </w:p>
        </w:tc>
        <w:tc>
          <w:tcPr>
            <w:tcW w:w="0" w:type="auto"/>
            <w:vAlign w:val="center"/>
          </w:tcPr>
          <w:p w14:paraId="7E960B0F" w14:textId="77777777" w:rsidR="008670D6" w:rsidRPr="00782762" w:rsidRDefault="008670D6" w:rsidP="003218FD">
            <w:pPr>
              <w:jc w:val="center"/>
              <w:rPr>
                <w:rFonts w:ascii="Calibri" w:hAnsi="Calibri"/>
                <w:sz w:val="18"/>
                <w:szCs w:val="18"/>
              </w:rPr>
            </w:pPr>
            <w:r>
              <w:rPr>
                <w:rFonts w:ascii="Calibri" w:hAnsi="Calibri"/>
                <w:sz w:val="18"/>
                <w:szCs w:val="18"/>
              </w:rPr>
              <w:t>1.037</w:t>
            </w:r>
          </w:p>
        </w:tc>
        <w:tc>
          <w:tcPr>
            <w:tcW w:w="0" w:type="auto"/>
            <w:vAlign w:val="center"/>
          </w:tcPr>
          <w:p w14:paraId="7E960B10" w14:textId="77777777" w:rsidR="008670D6" w:rsidRPr="00782762" w:rsidRDefault="008670D6" w:rsidP="003218FD">
            <w:pPr>
              <w:jc w:val="center"/>
              <w:rPr>
                <w:rFonts w:ascii="Calibri" w:hAnsi="Calibri"/>
                <w:sz w:val="18"/>
                <w:szCs w:val="18"/>
              </w:rPr>
            </w:pPr>
            <w:r>
              <w:rPr>
                <w:rFonts w:ascii="Calibri" w:hAnsi="Calibri"/>
                <w:sz w:val="18"/>
                <w:szCs w:val="18"/>
              </w:rPr>
              <w:t>1.046</w:t>
            </w:r>
          </w:p>
        </w:tc>
        <w:tc>
          <w:tcPr>
            <w:tcW w:w="0" w:type="auto"/>
            <w:vAlign w:val="center"/>
          </w:tcPr>
          <w:p w14:paraId="7E960B11" w14:textId="77777777" w:rsidR="008670D6" w:rsidRPr="00782762" w:rsidRDefault="008670D6" w:rsidP="003218FD">
            <w:pPr>
              <w:jc w:val="center"/>
              <w:rPr>
                <w:rFonts w:ascii="Calibri" w:hAnsi="Calibri"/>
                <w:sz w:val="18"/>
                <w:szCs w:val="18"/>
              </w:rPr>
            </w:pPr>
            <w:r>
              <w:rPr>
                <w:rFonts w:ascii="Calibri" w:hAnsi="Calibri"/>
                <w:sz w:val="18"/>
                <w:szCs w:val="18"/>
              </w:rPr>
              <w:t>1.055</w:t>
            </w:r>
          </w:p>
        </w:tc>
        <w:tc>
          <w:tcPr>
            <w:tcW w:w="0" w:type="auto"/>
            <w:vAlign w:val="center"/>
          </w:tcPr>
          <w:p w14:paraId="7E960B12" w14:textId="77777777" w:rsidR="008670D6" w:rsidRPr="00782762" w:rsidRDefault="008670D6" w:rsidP="003218FD">
            <w:pPr>
              <w:jc w:val="center"/>
              <w:rPr>
                <w:rFonts w:ascii="Calibri" w:hAnsi="Calibri"/>
                <w:sz w:val="18"/>
                <w:szCs w:val="18"/>
              </w:rPr>
            </w:pPr>
            <w:r>
              <w:rPr>
                <w:rFonts w:ascii="Calibri" w:hAnsi="Calibri"/>
                <w:sz w:val="18"/>
                <w:szCs w:val="18"/>
              </w:rPr>
              <w:t>1.064</w:t>
            </w:r>
          </w:p>
        </w:tc>
        <w:tc>
          <w:tcPr>
            <w:tcW w:w="0" w:type="auto"/>
            <w:vAlign w:val="center"/>
          </w:tcPr>
          <w:p w14:paraId="7E960B13" w14:textId="77777777" w:rsidR="008670D6" w:rsidRPr="00782762" w:rsidRDefault="008670D6" w:rsidP="003218FD">
            <w:pPr>
              <w:jc w:val="center"/>
              <w:rPr>
                <w:rFonts w:ascii="Calibri" w:hAnsi="Calibri"/>
                <w:sz w:val="18"/>
                <w:szCs w:val="18"/>
              </w:rPr>
            </w:pPr>
            <w:r>
              <w:rPr>
                <w:rFonts w:ascii="Calibri" w:hAnsi="Calibri"/>
                <w:sz w:val="18"/>
                <w:szCs w:val="18"/>
              </w:rPr>
              <w:t>1.072</w:t>
            </w:r>
          </w:p>
        </w:tc>
        <w:tc>
          <w:tcPr>
            <w:tcW w:w="0" w:type="auto"/>
            <w:vAlign w:val="center"/>
          </w:tcPr>
          <w:p w14:paraId="7E960B14" w14:textId="77777777" w:rsidR="008670D6" w:rsidRPr="00782762" w:rsidRDefault="008670D6" w:rsidP="003218FD">
            <w:pPr>
              <w:jc w:val="center"/>
              <w:rPr>
                <w:rFonts w:ascii="Calibri" w:hAnsi="Calibri"/>
                <w:sz w:val="18"/>
                <w:szCs w:val="18"/>
              </w:rPr>
            </w:pPr>
            <w:r>
              <w:rPr>
                <w:rFonts w:ascii="Calibri" w:hAnsi="Calibri"/>
                <w:sz w:val="18"/>
                <w:szCs w:val="18"/>
              </w:rPr>
              <w:t>1.081</w:t>
            </w:r>
          </w:p>
        </w:tc>
        <w:tc>
          <w:tcPr>
            <w:tcW w:w="0" w:type="auto"/>
            <w:vAlign w:val="center"/>
          </w:tcPr>
          <w:p w14:paraId="7E960B15" w14:textId="77777777" w:rsidR="008670D6" w:rsidRPr="00782762" w:rsidRDefault="008670D6" w:rsidP="003218FD">
            <w:pPr>
              <w:jc w:val="center"/>
              <w:rPr>
                <w:rFonts w:ascii="Calibri" w:hAnsi="Calibri"/>
                <w:sz w:val="18"/>
                <w:szCs w:val="18"/>
              </w:rPr>
            </w:pPr>
            <w:r>
              <w:rPr>
                <w:rFonts w:ascii="Calibri" w:hAnsi="Calibri"/>
                <w:sz w:val="18"/>
                <w:szCs w:val="18"/>
              </w:rPr>
              <w:t>1.090</w:t>
            </w:r>
          </w:p>
        </w:tc>
        <w:tc>
          <w:tcPr>
            <w:tcW w:w="0" w:type="auto"/>
            <w:vAlign w:val="center"/>
          </w:tcPr>
          <w:p w14:paraId="7E960B16" w14:textId="77777777" w:rsidR="008670D6" w:rsidRPr="00782762" w:rsidRDefault="008670D6" w:rsidP="003218FD">
            <w:pPr>
              <w:jc w:val="center"/>
              <w:rPr>
                <w:rFonts w:ascii="Calibri" w:hAnsi="Calibri"/>
                <w:sz w:val="18"/>
                <w:szCs w:val="18"/>
              </w:rPr>
            </w:pPr>
            <w:r>
              <w:rPr>
                <w:rFonts w:ascii="Calibri" w:hAnsi="Calibri"/>
                <w:sz w:val="18"/>
                <w:szCs w:val="18"/>
              </w:rPr>
              <w:t>1.099</w:t>
            </w:r>
          </w:p>
        </w:tc>
      </w:tr>
      <w:tr w:rsidR="008670D6" w:rsidRPr="00782762" w14:paraId="7E960B23" w14:textId="77777777" w:rsidTr="00E87FCD">
        <w:trPr>
          <w:cantSplit/>
          <w:trHeight w:hRule="exact" w:val="187"/>
          <w:jc w:val="center"/>
        </w:trPr>
        <w:tc>
          <w:tcPr>
            <w:tcW w:w="0" w:type="auto"/>
            <w:vMerge/>
            <w:vAlign w:val="center"/>
          </w:tcPr>
          <w:p w14:paraId="7E960B18" w14:textId="77777777" w:rsidR="008670D6" w:rsidRPr="00782762" w:rsidRDefault="008670D6" w:rsidP="003218FD">
            <w:pPr>
              <w:jc w:val="center"/>
              <w:rPr>
                <w:rFonts w:ascii="Calibri" w:hAnsi="Calibri"/>
                <w:sz w:val="18"/>
                <w:szCs w:val="18"/>
              </w:rPr>
            </w:pPr>
          </w:p>
        </w:tc>
        <w:tc>
          <w:tcPr>
            <w:tcW w:w="0" w:type="auto"/>
            <w:vAlign w:val="center"/>
          </w:tcPr>
          <w:p w14:paraId="7E960B19" w14:textId="77777777" w:rsidR="008670D6" w:rsidRPr="00782762" w:rsidRDefault="008670D6" w:rsidP="003218FD">
            <w:pPr>
              <w:jc w:val="center"/>
              <w:rPr>
                <w:rFonts w:ascii="Calibri" w:hAnsi="Calibri"/>
                <w:b/>
                <w:sz w:val="18"/>
                <w:szCs w:val="18"/>
              </w:rPr>
            </w:pPr>
            <w:r>
              <w:rPr>
                <w:rFonts w:ascii="Calibri" w:hAnsi="Calibri"/>
                <w:b/>
                <w:sz w:val="18"/>
                <w:szCs w:val="18"/>
              </w:rPr>
              <w:t>15</w:t>
            </w:r>
          </w:p>
        </w:tc>
        <w:tc>
          <w:tcPr>
            <w:tcW w:w="0" w:type="auto"/>
            <w:vAlign w:val="center"/>
          </w:tcPr>
          <w:p w14:paraId="7E960B1A" w14:textId="77777777" w:rsidR="008670D6" w:rsidRPr="00782762" w:rsidRDefault="008670D6" w:rsidP="003218FD">
            <w:pPr>
              <w:jc w:val="center"/>
              <w:rPr>
                <w:rFonts w:ascii="Calibri" w:hAnsi="Calibri"/>
                <w:sz w:val="18"/>
                <w:szCs w:val="18"/>
              </w:rPr>
            </w:pPr>
            <w:r>
              <w:rPr>
                <w:rFonts w:ascii="Calibri" w:hAnsi="Calibri"/>
                <w:sz w:val="18"/>
                <w:szCs w:val="18"/>
              </w:rPr>
              <w:t>1.023</w:t>
            </w:r>
          </w:p>
        </w:tc>
        <w:tc>
          <w:tcPr>
            <w:tcW w:w="0" w:type="auto"/>
            <w:vAlign w:val="center"/>
          </w:tcPr>
          <w:p w14:paraId="7E960B1B" w14:textId="77777777" w:rsidR="008670D6" w:rsidRPr="00782762" w:rsidRDefault="008670D6" w:rsidP="003218FD">
            <w:pPr>
              <w:jc w:val="center"/>
              <w:rPr>
                <w:rFonts w:ascii="Calibri" w:hAnsi="Calibri"/>
                <w:sz w:val="18"/>
                <w:szCs w:val="18"/>
              </w:rPr>
            </w:pPr>
            <w:r>
              <w:rPr>
                <w:rFonts w:ascii="Calibri" w:hAnsi="Calibri"/>
                <w:sz w:val="18"/>
                <w:szCs w:val="18"/>
              </w:rPr>
              <w:t>1.031</w:t>
            </w:r>
          </w:p>
        </w:tc>
        <w:tc>
          <w:tcPr>
            <w:tcW w:w="0" w:type="auto"/>
            <w:vAlign w:val="center"/>
          </w:tcPr>
          <w:p w14:paraId="7E960B1C" w14:textId="77777777" w:rsidR="008670D6" w:rsidRPr="00782762" w:rsidRDefault="008670D6" w:rsidP="003218FD">
            <w:pPr>
              <w:jc w:val="center"/>
              <w:rPr>
                <w:rFonts w:ascii="Calibri" w:hAnsi="Calibri"/>
                <w:sz w:val="18"/>
                <w:szCs w:val="18"/>
              </w:rPr>
            </w:pPr>
            <w:r>
              <w:rPr>
                <w:rFonts w:ascii="Calibri" w:hAnsi="Calibri"/>
                <w:sz w:val="18"/>
                <w:szCs w:val="18"/>
              </w:rPr>
              <w:t>1.040</w:t>
            </w:r>
          </w:p>
        </w:tc>
        <w:tc>
          <w:tcPr>
            <w:tcW w:w="0" w:type="auto"/>
            <w:vAlign w:val="center"/>
          </w:tcPr>
          <w:p w14:paraId="7E960B1D" w14:textId="77777777" w:rsidR="008670D6" w:rsidRPr="00782762" w:rsidRDefault="008670D6" w:rsidP="003218FD">
            <w:pPr>
              <w:jc w:val="center"/>
              <w:rPr>
                <w:rFonts w:ascii="Calibri" w:hAnsi="Calibri"/>
                <w:sz w:val="18"/>
                <w:szCs w:val="18"/>
              </w:rPr>
            </w:pPr>
            <w:r>
              <w:rPr>
                <w:rFonts w:ascii="Calibri" w:hAnsi="Calibri"/>
                <w:sz w:val="18"/>
                <w:szCs w:val="18"/>
              </w:rPr>
              <w:t>1.049</w:t>
            </w:r>
          </w:p>
        </w:tc>
        <w:tc>
          <w:tcPr>
            <w:tcW w:w="0" w:type="auto"/>
            <w:vAlign w:val="center"/>
          </w:tcPr>
          <w:p w14:paraId="7E960B1E" w14:textId="77777777" w:rsidR="008670D6" w:rsidRPr="00782762" w:rsidRDefault="008670D6" w:rsidP="003218FD">
            <w:pPr>
              <w:jc w:val="center"/>
              <w:rPr>
                <w:rFonts w:ascii="Calibri" w:hAnsi="Calibri"/>
                <w:sz w:val="18"/>
                <w:szCs w:val="18"/>
              </w:rPr>
            </w:pPr>
            <w:r>
              <w:rPr>
                <w:rFonts w:ascii="Calibri" w:hAnsi="Calibri"/>
                <w:sz w:val="18"/>
                <w:szCs w:val="18"/>
              </w:rPr>
              <w:t>1.058</w:t>
            </w:r>
          </w:p>
        </w:tc>
        <w:tc>
          <w:tcPr>
            <w:tcW w:w="0" w:type="auto"/>
            <w:vAlign w:val="center"/>
          </w:tcPr>
          <w:p w14:paraId="7E960B1F" w14:textId="77777777" w:rsidR="008670D6" w:rsidRPr="00782762" w:rsidRDefault="008670D6" w:rsidP="003218FD">
            <w:pPr>
              <w:jc w:val="center"/>
              <w:rPr>
                <w:rFonts w:ascii="Calibri" w:hAnsi="Calibri"/>
                <w:sz w:val="18"/>
                <w:szCs w:val="18"/>
              </w:rPr>
            </w:pPr>
            <w:r>
              <w:rPr>
                <w:rFonts w:ascii="Calibri" w:hAnsi="Calibri"/>
                <w:sz w:val="18"/>
                <w:szCs w:val="18"/>
              </w:rPr>
              <w:t>1.067</w:t>
            </w:r>
          </w:p>
        </w:tc>
        <w:tc>
          <w:tcPr>
            <w:tcW w:w="0" w:type="auto"/>
            <w:vAlign w:val="center"/>
          </w:tcPr>
          <w:p w14:paraId="7E960B20" w14:textId="77777777" w:rsidR="008670D6" w:rsidRPr="00782762" w:rsidRDefault="008670D6" w:rsidP="003218FD">
            <w:pPr>
              <w:jc w:val="center"/>
              <w:rPr>
                <w:rFonts w:ascii="Calibri" w:hAnsi="Calibri"/>
                <w:sz w:val="18"/>
                <w:szCs w:val="18"/>
              </w:rPr>
            </w:pPr>
            <w:r>
              <w:rPr>
                <w:rFonts w:ascii="Calibri" w:hAnsi="Calibri"/>
                <w:sz w:val="18"/>
                <w:szCs w:val="18"/>
              </w:rPr>
              <w:t>1.076</w:t>
            </w:r>
          </w:p>
        </w:tc>
        <w:tc>
          <w:tcPr>
            <w:tcW w:w="0" w:type="auto"/>
            <w:vAlign w:val="center"/>
          </w:tcPr>
          <w:p w14:paraId="7E960B21" w14:textId="77777777" w:rsidR="008670D6" w:rsidRPr="00782762" w:rsidRDefault="008670D6" w:rsidP="003218FD">
            <w:pPr>
              <w:jc w:val="center"/>
              <w:rPr>
                <w:rFonts w:ascii="Calibri" w:hAnsi="Calibri"/>
                <w:sz w:val="18"/>
                <w:szCs w:val="18"/>
              </w:rPr>
            </w:pPr>
            <w:r>
              <w:rPr>
                <w:rFonts w:ascii="Calibri" w:hAnsi="Calibri"/>
                <w:sz w:val="18"/>
                <w:szCs w:val="18"/>
              </w:rPr>
              <w:t>1.084</w:t>
            </w:r>
          </w:p>
        </w:tc>
        <w:tc>
          <w:tcPr>
            <w:tcW w:w="0" w:type="auto"/>
            <w:vAlign w:val="center"/>
          </w:tcPr>
          <w:p w14:paraId="7E960B22" w14:textId="77777777" w:rsidR="008670D6" w:rsidRPr="00782762" w:rsidRDefault="008670D6" w:rsidP="003218FD">
            <w:pPr>
              <w:jc w:val="center"/>
              <w:rPr>
                <w:rFonts w:ascii="Calibri" w:hAnsi="Calibri"/>
                <w:sz w:val="18"/>
                <w:szCs w:val="18"/>
              </w:rPr>
            </w:pPr>
            <w:r>
              <w:rPr>
                <w:rFonts w:ascii="Calibri" w:hAnsi="Calibri"/>
                <w:sz w:val="18"/>
                <w:szCs w:val="18"/>
              </w:rPr>
              <w:t>1.093</w:t>
            </w:r>
          </w:p>
        </w:tc>
      </w:tr>
      <w:tr w:rsidR="008670D6" w:rsidRPr="00782762" w14:paraId="7E960B2F" w14:textId="77777777" w:rsidTr="00E87FCD">
        <w:trPr>
          <w:cantSplit/>
          <w:trHeight w:hRule="exact" w:val="187"/>
          <w:jc w:val="center"/>
        </w:trPr>
        <w:tc>
          <w:tcPr>
            <w:tcW w:w="0" w:type="auto"/>
            <w:vMerge/>
            <w:vAlign w:val="center"/>
          </w:tcPr>
          <w:p w14:paraId="7E960B24" w14:textId="77777777" w:rsidR="008670D6" w:rsidRPr="00782762" w:rsidRDefault="008670D6" w:rsidP="003218FD">
            <w:pPr>
              <w:jc w:val="center"/>
              <w:rPr>
                <w:rFonts w:ascii="Calibri" w:hAnsi="Calibri"/>
                <w:sz w:val="18"/>
                <w:szCs w:val="18"/>
              </w:rPr>
            </w:pPr>
          </w:p>
        </w:tc>
        <w:tc>
          <w:tcPr>
            <w:tcW w:w="0" w:type="auto"/>
            <w:vAlign w:val="center"/>
          </w:tcPr>
          <w:p w14:paraId="7E960B25" w14:textId="77777777" w:rsidR="008670D6" w:rsidRPr="00782762" w:rsidRDefault="008670D6" w:rsidP="003218FD">
            <w:pPr>
              <w:jc w:val="center"/>
              <w:rPr>
                <w:rFonts w:ascii="Calibri" w:hAnsi="Calibri"/>
                <w:b/>
                <w:sz w:val="18"/>
                <w:szCs w:val="18"/>
              </w:rPr>
            </w:pPr>
            <w:r>
              <w:rPr>
                <w:rFonts w:ascii="Calibri" w:hAnsi="Calibri"/>
                <w:b/>
                <w:sz w:val="18"/>
                <w:szCs w:val="18"/>
              </w:rPr>
              <w:t>20</w:t>
            </w:r>
          </w:p>
        </w:tc>
        <w:tc>
          <w:tcPr>
            <w:tcW w:w="0" w:type="auto"/>
            <w:vAlign w:val="center"/>
          </w:tcPr>
          <w:p w14:paraId="7E960B26" w14:textId="77777777" w:rsidR="008670D6" w:rsidRPr="00782762" w:rsidRDefault="008670D6" w:rsidP="003218FD">
            <w:pPr>
              <w:jc w:val="center"/>
              <w:rPr>
                <w:rFonts w:ascii="Calibri" w:hAnsi="Calibri"/>
                <w:sz w:val="18"/>
                <w:szCs w:val="18"/>
              </w:rPr>
            </w:pPr>
            <w:r>
              <w:rPr>
                <w:rFonts w:ascii="Calibri" w:hAnsi="Calibri"/>
                <w:sz w:val="18"/>
                <w:szCs w:val="18"/>
              </w:rPr>
              <w:t>1.017</w:t>
            </w:r>
          </w:p>
        </w:tc>
        <w:tc>
          <w:tcPr>
            <w:tcW w:w="0" w:type="auto"/>
            <w:vAlign w:val="center"/>
          </w:tcPr>
          <w:p w14:paraId="7E960B27" w14:textId="77777777" w:rsidR="008670D6" w:rsidRPr="00782762" w:rsidRDefault="008670D6" w:rsidP="003218FD">
            <w:pPr>
              <w:jc w:val="center"/>
              <w:rPr>
                <w:rFonts w:ascii="Calibri" w:hAnsi="Calibri"/>
                <w:sz w:val="18"/>
                <w:szCs w:val="18"/>
              </w:rPr>
            </w:pPr>
            <w:r>
              <w:rPr>
                <w:rFonts w:ascii="Calibri" w:hAnsi="Calibri"/>
                <w:sz w:val="18"/>
                <w:szCs w:val="18"/>
              </w:rPr>
              <w:t>1.026</w:t>
            </w:r>
          </w:p>
        </w:tc>
        <w:tc>
          <w:tcPr>
            <w:tcW w:w="0" w:type="auto"/>
            <w:vAlign w:val="center"/>
          </w:tcPr>
          <w:p w14:paraId="7E960B28" w14:textId="77777777" w:rsidR="008670D6" w:rsidRPr="00782762" w:rsidRDefault="008670D6" w:rsidP="003218FD">
            <w:pPr>
              <w:jc w:val="center"/>
              <w:rPr>
                <w:rFonts w:ascii="Calibri" w:hAnsi="Calibri"/>
                <w:sz w:val="18"/>
                <w:szCs w:val="18"/>
              </w:rPr>
            </w:pPr>
            <w:r>
              <w:rPr>
                <w:rFonts w:ascii="Calibri" w:hAnsi="Calibri"/>
                <w:sz w:val="18"/>
                <w:szCs w:val="18"/>
              </w:rPr>
              <w:t>1.035</w:t>
            </w:r>
          </w:p>
        </w:tc>
        <w:tc>
          <w:tcPr>
            <w:tcW w:w="0" w:type="auto"/>
            <w:vAlign w:val="center"/>
          </w:tcPr>
          <w:p w14:paraId="7E960B29" w14:textId="77777777" w:rsidR="008670D6" w:rsidRPr="00782762" w:rsidRDefault="008670D6" w:rsidP="003218FD">
            <w:pPr>
              <w:jc w:val="center"/>
              <w:rPr>
                <w:rFonts w:ascii="Calibri" w:hAnsi="Calibri"/>
                <w:sz w:val="18"/>
                <w:szCs w:val="18"/>
              </w:rPr>
            </w:pPr>
            <w:r>
              <w:rPr>
                <w:rFonts w:ascii="Calibri" w:hAnsi="Calibri"/>
                <w:sz w:val="18"/>
                <w:szCs w:val="18"/>
              </w:rPr>
              <w:t>1.044</w:t>
            </w:r>
          </w:p>
        </w:tc>
        <w:tc>
          <w:tcPr>
            <w:tcW w:w="0" w:type="auto"/>
            <w:vAlign w:val="center"/>
          </w:tcPr>
          <w:p w14:paraId="7E960B2A" w14:textId="77777777" w:rsidR="008670D6" w:rsidRPr="00782762" w:rsidRDefault="008670D6" w:rsidP="003218FD">
            <w:pPr>
              <w:jc w:val="center"/>
              <w:rPr>
                <w:rFonts w:ascii="Calibri" w:hAnsi="Calibri"/>
                <w:sz w:val="18"/>
                <w:szCs w:val="18"/>
              </w:rPr>
            </w:pPr>
            <w:r>
              <w:rPr>
                <w:rFonts w:ascii="Calibri" w:hAnsi="Calibri"/>
                <w:sz w:val="18"/>
                <w:szCs w:val="18"/>
              </w:rPr>
              <w:t>1.052</w:t>
            </w:r>
          </w:p>
        </w:tc>
        <w:tc>
          <w:tcPr>
            <w:tcW w:w="0" w:type="auto"/>
            <w:vAlign w:val="center"/>
          </w:tcPr>
          <w:p w14:paraId="7E960B2B" w14:textId="77777777" w:rsidR="008670D6" w:rsidRPr="00782762" w:rsidRDefault="008670D6" w:rsidP="003218FD">
            <w:pPr>
              <w:jc w:val="center"/>
              <w:rPr>
                <w:rFonts w:ascii="Calibri" w:hAnsi="Calibri"/>
                <w:sz w:val="18"/>
                <w:szCs w:val="18"/>
              </w:rPr>
            </w:pPr>
            <w:r>
              <w:rPr>
                <w:rFonts w:ascii="Calibri" w:hAnsi="Calibri"/>
                <w:sz w:val="18"/>
                <w:szCs w:val="18"/>
              </w:rPr>
              <w:t>1.061</w:t>
            </w:r>
          </w:p>
        </w:tc>
        <w:tc>
          <w:tcPr>
            <w:tcW w:w="0" w:type="auto"/>
            <w:vAlign w:val="center"/>
          </w:tcPr>
          <w:p w14:paraId="7E960B2C" w14:textId="77777777" w:rsidR="008670D6" w:rsidRPr="00782762" w:rsidRDefault="008670D6" w:rsidP="003218FD">
            <w:pPr>
              <w:jc w:val="center"/>
              <w:rPr>
                <w:rFonts w:ascii="Calibri" w:hAnsi="Calibri"/>
                <w:sz w:val="18"/>
                <w:szCs w:val="18"/>
              </w:rPr>
            </w:pPr>
            <w:r>
              <w:rPr>
                <w:rFonts w:ascii="Calibri" w:hAnsi="Calibri"/>
                <w:sz w:val="18"/>
                <w:szCs w:val="18"/>
              </w:rPr>
              <w:t>1.070</w:t>
            </w:r>
          </w:p>
        </w:tc>
        <w:tc>
          <w:tcPr>
            <w:tcW w:w="0" w:type="auto"/>
            <w:vAlign w:val="center"/>
          </w:tcPr>
          <w:p w14:paraId="7E960B2D" w14:textId="77777777" w:rsidR="008670D6" w:rsidRPr="00782762" w:rsidRDefault="008670D6" w:rsidP="003218FD">
            <w:pPr>
              <w:jc w:val="center"/>
              <w:rPr>
                <w:rFonts w:ascii="Calibri" w:hAnsi="Calibri"/>
                <w:sz w:val="18"/>
                <w:szCs w:val="18"/>
              </w:rPr>
            </w:pPr>
            <w:r>
              <w:rPr>
                <w:rFonts w:ascii="Calibri" w:hAnsi="Calibri"/>
                <w:sz w:val="18"/>
                <w:szCs w:val="18"/>
              </w:rPr>
              <w:t>1.079</w:t>
            </w:r>
          </w:p>
        </w:tc>
        <w:tc>
          <w:tcPr>
            <w:tcW w:w="0" w:type="auto"/>
            <w:vAlign w:val="center"/>
          </w:tcPr>
          <w:p w14:paraId="7E960B2E" w14:textId="77777777" w:rsidR="008670D6" w:rsidRPr="00782762" w:rsidRDefault="008670D6" w:rsidP="003218FD">
            <w:pPr>
              <w:jc w:val="center"/>
              <w:rPr>
                <w:rFonts w:ascii="Calibri" w:hAnsi="Calibri"/>
                <w:sz w:val="18"/>
                <w:szCs w:val="18"/>
              </w:rPr>
            </w:pPr>
            <w:r>
              <w:rPr>
                <w:rFonts w:ascii="Calibri" w:hAnsi="Calibri"/>
                <w:sz w:val="18"/>
                <w:szCs w:val="18"/>
              </w:rPr>
              <w:t>1.087</w:t>
            </w:r>
          </w:p>
        </w:tc>
      </w:tr>
      <w:tr w:rsidR="008670D6" w:rsidRPr="00782762" w14:paraId="7E960B3B" w14:textId="77777777" w:rsidTr="00E87FCD">
        <w:trPr>
          <w:cantSplit/>
          <w:trHeight w:hRule="exact" w:val="187"/>
          <w:jc w:val="center"/>
        </w:trPr>
        <w:tc>
          <w:tcPr>
            <w:tcW w:w="0" w:type="auto"/>
            <w:vMerge/>
            <w:vAlign w:val="center"/>
          </w:tcPr>
          <w:p w14:paraId="7E960B30" w14:textId="77777777" w:rsidR="008670D6" w:rsidRPr="00782762" w:rsidRDefault="008670D6" w:rsidP="003218FD">
            <w:pPr>
              <w:jc w:val="center"/>
              <w:rPr>
                <w:rFonts w:ascii="Calibri" w:hAnsi="Calibri"/>
                <w:sz w:val="18"/>
                <w:szCs w:val="18"/>
              </w:rPr>
            </w:pPr>
          </w:p>
        </w:tc>
        <w:tc>
          <w:tcPr>
            <w:tcW w:w="0" w:type="auto"/>
            <w:vAlign w:val="center"/>
          </w:tcPr>
          <w:p w14:paraId="7E960B31" w14:textId="77777777" w:rsidR="008670D6" w:rsidRPr="00782762" w:rsidRDefault="008670D6" w:rsidP="003218FD">
            <w:pPr>
              <w:jc w:val="center"/>
              <w:rPr>
                <w:rFonts w:ascii="Calibri" w:hAnsi="Calibri"/>
                <w:b/>
                <w:sz w:val="18"/>
                <w:szCs w:val="18"/>
              </w:rPr>
            </w:pPr>
            <w:r>
              <w:rPr>
                <w:rFonts w:ascii="Calibri" w:hAnsi="Calibri"/>
                <w:b/>
                <w:sz w:val="18"/>
                <w:szCs w:val="18"/>
              </w:rPr>
              <w:t>25</w:t>
            </w:r>
          </w:p>
        </w:tc>
        <w:tc>
          <w:tcPr>
            <w:tcW w:w="0" w:type="auto"/>
            <w:vAlign w:val="center"/>
          </w:tcPr>
          <w:p w14:paraId="7E960B32" w14:textId="77777777" w:rsidR="008670D6" w:rsidRPr="00782762" w:rsidRDefault="008670D6" w:rsidP="003218FD">
            <w:pPr>
              <w:jc w:val="center"/>
              <w:rPr>
                <w:rFonts w:ascii="Calibri" w:hAnsi="Calibri"/>
                <w:sz w:val="18"/>
                <w:szCs w:val="18"/>
              </w:rPr>
            </w:pPr>
            <w:r>
              <w:rPr>
                <w:rFonts w:ascii="Calibri" w:hAnsi="Calibri"/>
                <w:sz w:val="18"/>
                <w:szCs w:val="18"/>
              </w:rPr>
              <w:t>1.012</w:t>
            </w:r>
          </w:p>
        </w:tc>
        <w:tc>
          <w:tcPr>
            <w:tcW w:w="0" w:type="auto"/>
            <w:vAlign w:val="center"/>
          </w:tcPr>
          <w:p w14:paraId="7E960B33" w14:textId="77777777" w:rsidR="008670D6" w:rsidRPr="00782762" w:rsidRDefault="008670D6" w:rsidP="003218FD">
            <w:pPr>
              <w:jc w:val="center"/>
              <w:rPr>
                <w:rFonts w:ascii="Calibri" w:hAnsi="Calibri"/>
                <w:sz w:val="18"/>
                <w:szCs w:val="18"/>
              </w:rPr>
            </w:pPr>
            <w:r>
              <w:rPr>
                <w:rFonts w:ascii="Calibri" w:hAnsi="Calibri"/>
                <w:sz w:val="18"/>
                <w:szCs w:val="18"/>
              </w:rPr>
              <w:t>1.021</w:t>
            </w:r>
          </w:p>
        </w:tc>
        <w:tc>
          <w:tcPr>
            <w:tcW w:w="0" w:type="auto"/>
            <w:vAlign w:val="center"/>
          </w:tcPr>
          <w:p w14:paraId="7E960B34" w14:textId="77777777" w:rsidR="008670D6" w:rsidRPr="00782762" w:rsidRDefault="008670D6" w:rsidP="003218FD">
            <w:pPr>
              <w:jc w:val="center"/>
              <w:rPr>
                <w:rFonts w:ascii="Calibri" w:hAnsi="Calibri"/>
                <w:sz w:val="18"/>
                <w:szCs w:val="18"/>
              </w:rPr>
            </w:pPr>
            <w:r>
              <w:rPr>
                <w:rFonts w:ascii="Calibri" w:hAnsi="Calibri"/>
                <w:sz w:val="18"/>
                <w:szCs w:val="18"/>
              </w:rPr>
              <w:t>1.029</w:t>
            </w:r>
          </w:p>
        </w:tc>
        <w:tc>
          <w:tcPr>
            <w:tcW w:w="0" w:type="auto"/>
            <w:vAlign w:val="center"/>
          </w:tcPr>
          <w:p w14:paraId="7E960B35" w14:textId="77777777" w:rsidR="008670D6" w:rsidRPr="00782762" w:rsidRDefault="008670D6" w:rsidP="003218FD">
            <w:pPr>
              <w:jc w:val="center"/>
              <w:rPr>
                <w:rFonts w:ascii="Calibri" w:hAnsi="Calibri"/>
                <w:sz w:val="18"/>
                <w:szCs w:val="18"/>
              </w:rPr>
            </w:pPr>
            <w:r>
              <w:rPr>
                <w:rFonts w:ascii="Calibri" w:hAnsi="Calibri"/>
                <w:sz w:val="18"/>
                <w:szCs w:val="18"/>
              </w:rPr>
              <w:t>1.038</w:t>
            </w:r>
          </w:p>
        </w:tc>
        <w:tc>
          <w:tcPr>
            <w:tcW w:w="0" w:type="auto"/>
            <w:vAlign w:val="center"/>
          </w:tcPr>
          <w:p w14:paraId="7E960B36" w14:textId="77777777" w:rsidR="008670D6" w:rsidRPr="00782762" w:rsidRDefault="008670D6" w:rsidP="003218FD">
            <w:pPr>
              <w:jc w:val="center"/>
              <w:rPr>
                <w:rFonts w:ascii="Calibri" w:hAnsi="Calibri"/>
                <w:sz w:val="18"/>
                <w:szCs w:val="18"/>
              </w:rPr>
            </w:pPr>
            <w:r>
              <w:rPr>
                <w:rFonts w:ascii="Calibri" w:hAnsi="Calibri"/>
                <w:sz w:val="18"/>
                <w:szCs w:val="18"/>
              </w:rPr>
              <w:t>1.047</w:t>
            </w:r>
          </w:p>
        </w:tc>
        <w:tc>
          <w:tcPr>
            <w:tcW w:w="0" w:type="auto"/>
            <w:vAlign w:val="center"/>
          </w:tcPr>
          <w:p w14:paraId="7E960B37" w14:textId="77777777" w:rsidR="008670D6" w:rsidRPr="00782762" w:rsidRDefault="008670D6" w:rsidP="003218FD">
            <w:pPr>
              <w:jc w:val="center"/>
              <w:rPr>
                <w:rFonts w:ascii="Calibri" w:hAnsi="Calibri"/>
                <w:sz w:val="18"/>
                <w:szCs w:val="18"/>
              </w:rPr>
            </w:pPr>
            <w:r>
              <w:rPr>
                <w:rFonts w:ascii="Calibri" w:hAnsi="Calibri"/>
                <w:sz w:val="18"/>
                <w:szCs w:val="18"/>
              </w:rPr>
              <w:t>1.056</w:t>
            </w:r>
          </w:p>
        </w:tc>
        <w:tc>
          <w:tcPr>
            <w:tcW w:w="0" w:type="auto"/>
            <w:vAlign w:val="center"/>
          </w:tcPr>
          <w:p w14:paraId="7E960B38" w14:textId="77777777" w:rsidR="008670D6" w:rsidRPr="00782762" w:rsidRDefault="008670D6" w:rsidP="003218FD">
            <w:pPr>
              <w:jc w:val="center"/>
              <w:rPr>
                <w:rFonts w:ascii="Calibri" w:hAnsi="Calibri"/>
                <w:sz w:val="18"/>
                <w:szCs w:val="18"/>
              </w:rPr>
            </w:pPr>
            <w:r>
              <w:rPr>
                <w:rFonts w:ascii="Calibri" w:hAnsi="Calibri"/>
                <w:sz w:val="18"/>
                <w:szCs w:val="18"/>
              </w:rPr>
              <w:t>1.064</w:t>
            </w:r>
          </w:p>
        </w:tc>
        <w:tc>
          <w:tcPr>
            <w:tcW w:w="0" w:type="auto"/>
            <w:vAlign w:val="center"/>
          </w:tcPr>
          <w:p w14:paraId="7E960B39" w14:textId="77777777" w:rsidR="008670D6" w:rsidRPr="00782762" w:rsidRDefault="008670D6" w:rsidP="003218FD">
            <w:pPr>
              <w:jc w:val="center"/>
              <w:rPr>
                <w:rFonts w:ascii="Calibri" w:hAnsi="Calibri"/>
                <w:sz w:val="18"/>
                <w:szCs w:val="18"/>
              </w:rPr>
            </w:pPr>
            <w:r>
              <w:rPr>
                <w:rFonts w:ascii="Calibri" w:hAnsi="Calibri"/>
                <w:sz w:val="18"/>
                <w:szCs w:val="18"/>
              </w:rPr>
              <w:t>1.073</w:t>
            </w:r>
          </w:p>
        </w:tc>
        <w:tc>
          <w:tcPr>
            <w:tcW w:w="0" w:type="auto"/>
            <w:vAlign w:val="center"/>
          </w:tcPr>
          <w:p w14:paraId="7E960B3A" w14:textId="77777777" w:rsidR="008670D6" w:rsidRPr="00782762" w:rsidRDefault="008670D6" w:rsidP="003218FD">
            <w:pPr>
              <w:jc w:val="center"/>
              <w:rPr>
                <w:rFonts w:ascii="Calibri" w:hAnsi="Calibri"/>
                <w:sz w:val="18"/>
                <w:szCs w:val="18"/>
              </w:rPr>
            </w:pPr>
            <w:r>
              <w:rPr>
                <w:rFonts w:ascii="Calibri" w:hAnsi="Calibri"/>
                <w:sz w:val="18"/>
                <w:szCs w:val="18"/>
              </w:rPr>
              <w:t>1.082</w:t>
            </w:r>
          </w:p>
        </w:tc>
      </w:tr>
      <w:tr w:rsidR="008670D6" w:rsidRPr="00782762" w14:paraId="7E960B47" w14:textId="77777777" w:rsidTr="00E87FCD">
        <w:trPr>
          <w:cantSplit/>
          <w:trHeight w:hRule="exact" w:val="187"/>
          <w:jc w:val="center"/>
        </w:trPr>
        <w:tc>
          <w:tcPr>
            <w:tcW w:w="0" w:type="auto"/>
            <w:vMerge/>
            <w:vAlign w:val="center"/>
          </w:tcPr>
          <w:p w14:paraId="7E960B3C" w14:textId="77777777" w:rsidR="008670D6" w:rsidRPr="00782762" w:rsidRDefault="008670D6" w:rsidP="003218FD">
            <w:pPr>
              <w:jc w:val="center"/>
              <w:rPr>
                <w:rFonts w:ascii="Calibri" w:hAnsi="Calibri"/>
                <w:sz w:val="18"/>
                <w:szCs w:val="18"/>
              </w:rPr>
            </w:pPr>
          </w:p>
        </w:tc>
        <w:tc>
          <w:tcPr>
            <w:tcW w:w="0" w:type="auto"/>
            <w:vAlign w:val="center"/>
          </w:tcPr>
          <w:p w14:paraId="7E960B3D" w14:textId="77777777" w:rsidR="008670D6" w:rsidRPr="00782762" w:rsidRDefault="008670D6" w:rsidP="003218FD">
            <w:pPr>
              <w:jc w:val="center"/>
              <w:rPr>
                <w:rFonts w:ascii="Calibri" w:hAnsi="Calibri"/>
                <w:b/>
                <w:sz w:val="18"/>
                <w:szCs w:val="18"/>
              </w:rPr>
            </w:pPr>
            <w:r>
              <w:rPr>
                <w:rFonts w:ascii="Calibri" w:hAnsi="Calibri"/>
                <w:b/>
                <w:sz w:val="18"/>
                <w:szCs w:val="18"/>
              </w:rPr>
              <w:t>30</w:t>
            </w:r>
          </w:p>
        </w:tc>
        <w:tc>
          <w:tcPr>
            <w:tcW w:w="0" w:type="auto"/>
            <w:vAlign w:val="center"/>
          </w:tcPr>
          <w:p w14:paraId="7E960B3E" w14:textId="77777777" w:rsidR="008670D6" w:rsidRPr="00782762" w:rsidRDefault="008670D6" w:rsidP="003218FD">
            <w:pPr>
              <w:jc w:val="center"/>
              <w:rPr>
                <w:rFonts w:ascii="Calibri" w:hAnsi="Calibri"/>
                <w:sz w:val="18"/>
                <w:szCs w:val="18"/>
              </w:rPr>
            </w:pPr>
            <w:r>
              <w:rPr>
                <w:rFonts w:ascii="Calibri" w:hAnsi="Calibri"/>
                <w:sz w:val="18"/>
                <w:szCs w:val="18"/>
              </w:rPr>
              <w:t>1.007</w:t>
            </w:r>
          </w:p>
        </w:tc>
        <w:tc>
          <w:tcPr>
            <w:tcW w:w="0" w:type="auto"/>
            <w:vAlign w:val="center"/>
          </w:tcPr>
          <w:p w14:paraId="7E960B3F" w14:textId="77777777" w:rsidR="008670D6" w:rsidRPr="00782762" w:rsidRDefault="008670D6" w:rsidP="003218FD">
            <w:pPr>
              <w:jc w:val="center"/>
              <w:rPr>
                <w:rFonts w:ascii="Calibri" w:hAnsi="Calibri"/>
                <w:sz w:val="18"/>
                <w:szCs w:val="18"/>
              </w:rPr>
            </w:pPr>
            <w:r>
              <w:rPr>
                <w:rFonts w:ascii="Calibri" w:hAnsi="Calibri"/>
                <w:sz w:val="18"/>
                <w:szCs w:val="18"/>
              </w:rPr>
              <w:t>1.015</w:t>
            </w:r>
          </w:p>
        </w:tc>
        <w:tc>
          <w:tcPr>
            <w:tcW w:w="0" w:type="auto"/>
            <w:vAlign w:val="center"/>
          </w:tcPr>
          <w:p w14:paraId="7E960B40" w14:textId="77777777" w:rsidR="008670D6" w:rsidRPr="00782762" w:rsidRDefault="008670D6" w:rsidP="003218FD">
            <w:pPr>
              <w:jc w:val="center"/>
              <w:rPr>
                <w:rFonts w:ascii="Calibri" w:hAnsi="Calibri"/>
                <w:sz w:val="18"/>
                <w:szCs w:val="18"/>
              </w:rPr>
            </w:pPr>
            <w:r>
              <w:rPr>
                <w:rFonts w:ascii="Calibri" w:hAnsi="Calibri"/>
                <w:sz w:val="18"/>
                <w:szCs w:val="18"/>
              </w:rPr>
              <w:t>1.024</w:t>
            </w:r>
          </w:p>
        </w:tc>
        <w:tc>
          <w:tcPr>
            <w:tcW w:w="0" w:type="auto"/>
            <w:vAlign w:val="center"/>
          </w:tcPr>
          <w:p w14:paraId="7E960B41" w14:textId="77777777" w:rsidR="008670D6" w:rsidRPr="00782762" w:rsidRDefault="008670D6" w:rsidP="003218FD">
            <w:pPr>
              <w:jc w:val="center"/>
              <w:rPr>
                <w:rFonts w:ascii="Calibri" w:hAnsi="Calibri"/>
                <w:sz w:val="18"/>
                <w:szCs w:val="18"/>
              </w:rPr>
            </w:pPr>
            <w:r>
              <w:rPr>
                <w:rFonts w:ascii="Calibri" w:hAnsi="Calibri"/>
                <w:sz w:val="18"/>
                <w:szCs w:val="18"/>
              </w:rPr>
              <w:t>1.033</w:t>
            </w:r>
          </w:p>
        </w:tc>
        <w:tc>
          <w:tcPr>
            <w:tcW w:w="0" w:type="auto"/>
            <w:vAlign w:val="center"/>
          </w:tcPr>
          <w:p w14:paraId="7E960B42" w14:textId="77777777" w:rsidR="008670D6" w:rsidRPr="00782762" w:rsidRDefault="008670D6" w:rsidP="003218FD">
            <w:pPr>
              <w:jc w:val="center"/>
              <w:rPr>
                <w:rFonts w:ascii="Calibri" w:hAnsi="Calibri"/>
                <w:sz w:val="18"/>
                <w:szCs w:val="18"/>
              </w:rPr>
            </w:pPr>
            <w:r>
              <w:rPr>
                <w:rFonts w:ascii="Calibri" w:hAnsi="Calibri"/>
                <w:sz w:val="18"/>
                <w:szCs w:val="18"/>
              </w:rPr>
              <w:t>1.041</w:t>
            </w:r>
          </w:p>
        </w:tc>
        <w:tc>
          <w:tcPr>
            <w:tcW w:w="0" w:type="auto"/>
            <w:vAlign w:val="center"/>
          </w:tcPr>
          <w:p w14:paraId="7E960B43" w14:textId="77777777" w:rsidR="008670D6" w:rsidRPr="00782762" w:rsidRDefault="008670D6" w:rsidP="003218FD">
            <w:pPr>
              <w:jc w:val="center"/>
              <w:rPr>
                <w:rFonts w:ascii="Calibri" w:hAnsi="Calibri"/>
                <w:sz w:val="18"/>
                <w:szCs w:val="18"/>
              </w:rPr>
            </w:pPr>
            <w:r>
              <w:rPr>
                <w:rFonts w:ascii="Calibri" w:hAnsi="Calibri"/>
                <w:sz w:val="18"/>
                <w:szCs w:val="18"/>
              </w:rPr>
              <w:t>1.050</w:t>
            </w:r>
          </w:p>
        </w:tc>
        <w:tc>
          <w:tcPr>
            <w:tcW w:w="0" w:type="auto"/>
            <w:vAlign w:val="center"/>
          </w:tcPr>
          <w:p w14:paraId="7E960B44" w14:textId="77777777" w:rsidR="008670D6" w:rsidRPr="00782762" w:rsidRDefault="008670D6" w:rsidP="003218FD">
            <w:pPr>
              <w:jc w:val="center"/>
              <w:rPr>
                <w:rFonts w:ascii="Calibri" w:hAnsi="Calibri"/>
                <w:sz w:val="18"/>
                <w:szCs w:val="18"/>
              </w:rPr>
            </w:pPr>
            <w:r>
              <w:rPr>
                <w:rFonts w:ascii="Calibri" w:hAnsi="Calibri"/>
                <w:sz w:val="18"/>
                <w:szCs w:val="18"/>
              </w:rPr>
              <w:t>1.059</w:t>
            </w:r>
          </w:p>
        </w:tc>
        <w:tc>
          <w:tcPr>
            <w:tcW w:w="0" w:type="auto"/>
            <w:vAlign w:val="center"/>
          </w:tcPr>
          <w:p w14:paraId="7E960B45" w14:textId="77777777" w:rsidR="008670D6" w:rsidRPr="00782762" w:rsidRDefault="008670D6" w:rsidP="003218FD">
            <w:pPr>
              <w:jc w:val="center"/>
              <w:rPr>
                <w:rFonts w:ascii="Calibri" w:hAnsi="Calibri"/>
                <w:sz w:val="18"/>
                <w:szCs w:val="18"/>
              </w:rPr>
            </w:pPr>
            <w:r>
              <w:rPr>
                <w:rFonts w:ascii="Calibri" w:hAnsi="Calibri"/>
                <w:sz w:val="18"/>
                <w:szCs w:val="18"/>
              </w:rPr>
              <w:t>1.067</w:t>
            </w:r>
          </w:p>
        </w:tc>
        <w:tc>
          <w:tcPr>
            <w:tcW w:w="0" w:type="auto"/>
            <w:vAlign w:val="center"/>
          </w:tcPr>
          <w:p w14:paraId="7E960B46" w14:textId="77777777" w:rsidR="008670D6" w:rsidRPr="00782762" w:rsidRDefault="008670D6" w:rsidP="003218FD">
            <w:pPr>
              <w:jc w:val="center"/>
              <w:rPr>
                <w:rFonts w:ascii="Calibri" w:hAnsi="Calibri"/>
                <w:sz w:val="18"/>
                <w:szCs w:val="18"/>
              </w:rPr>
            </w:pPr>
            <w:r>
              <w:rPr>
                <w:rFonts w:ascii="Calibri" w:hAnsi="Calibri"/>
                <w:sz w:val="18"/>
                <w:szCs w:val="18"/>
              </w:rPr>
              <w:t>1.076</w:t>
            </w:r>
          </w:p>
        </w:tc>
      </w:tr>
      <w:tr w:rsidR="008670D6" w:rsidRPr="00782762" w14:paraId="7E960B53" w14:textId="77777777" w:rsidTr="00E87FCD">
        <w:trPr>
          <w:cantSplit/>
          <w:trHeight w:hRule="exact" w:val="187"/>
          <w:jc w:val="center"/>
        </w:trPr>
        <w:tc>
          <w:tcPr>
            <w:tcW w:w="0" w:type="auto"/>
            <w:vMerge/>
            <w:vAlign w:val="center"/>
          </w:tcPr>
          <w:p w14:paraId="7E960B48" w14:textId="77777777" w:rsidR="008670D6" w:rsidRPr="00782762" w:rsidRDefault="008670D6" w:rsidP="003218FD">
            <w:pPr>
              <w:jc w:val="center"/>
              <w:rPr>
                <w:rFonts w:ascii="Calibri" w:hAnsi="Calibri"/>
                <w:sz w:val="18"/>
                <w:szCs w:val="18"/>
              </w:rPr>
            </w:pPr>
          </w:p>
        </w:tc>
        <w:tc>
          <w:tcPr>
            <w:tcW w:w="0" w:type="auto"/>
            <w:vAlign w:val="center"/>
          </w:tcPr>
          <w:p w14:paraId="7E960B49" w14:textId="77777777" w:rsidR="008670D6" w:rsidRPr="00782762" w:rsidRDefault="008670D6" w:rsidP="003218FD">
            <w:pPr>
              <w:jc w:val="center"/>
              <w:rPr>
                <w:rFonts w:ascii="Calibri" w:hAnsi="Calibri"/>
                <w:b/>
                <w:sz w:val="18"/>
                <w:szCs w:val="18"/>
              </w:rPr>
            </w:pPr>
            <w:r>
              <w:rPr>
                <w:rFonts w:ascii="Calibri" w:hAnsi="Calibri"/>
                <w:b/>
                <w:sz w:val="18"/>
                <w:szCs w:val="18"/>
              </w:rPr>
              <w:t>35</w:t>
            </w:r>
          </w:p>
        </w:tc>
        <w:tc>
          <w:tcPr>
            <w:tcW w:w="0" w:type="auto"/>
            <w:vAlign w:val="center"/>
          </w:tcPr>
          <w:p w14:paraId="7E960B4A" w14:textId="77777777" w:rsidR="008670D6" w:rsidRPr="00782762" w:rsidRDefault="008670D6" w:rsidP="003218FD">
            <w:pPr>
              <w:jc w:val="center"/>
              <w:rPr>
                <w:rFonts w:ascii="Calibri" w:hAnsi="Calibri"/>
                <w:sz w:val="18"/>
                <w:szCs w:val="18"/>
              </w:rPr>
            </w:pPr>
            <w:r>
              <w:rPr>
                <w:rFonts w:ascii="Calibri" w:hAnsi="Calibri"/>
                <w:sz w:val="18"/>
                <w:szCs w:val="18"/>
              </w:rPr>
              <w:t>1.002</w:t>
            </w:r>
          </w:p>
        </w:tc>
        <w:tc>
          <w:tcPr>
            <w:tcW w:w="0" w:type="auto"/>
            <w:vAlign w:val="center"/>
          </w:tcPr>
          <w:p w14:paraId="7E960B4B" w14:textId="77777777" w:rsidR="008670D6" w:rsidRPr="00782762" w:rsidRDefault="008670D6" w:rsidP="003218FD">
            <w:pPr>
              <w:jc w:val="center"/>
              <w:rPr>
                <w:rFonts w:ascii="Calibri" w:hAnsi="Calibri"/>
                <w:sz w:val="18"/>
                <w:szCs w:val="18"/>
              </w:rPr>
            </w:pPr>
            <w:r>
              <w:rPr>
                <w:rFonts w:ascii="Calibri" w:hAnsi="Calibri"/>
                <w:sz w:val="18"/>
                <w:szCs w:val="18"/>
              </w:rPr>
              <w:t>1.010</w:t>
            </w:r>
          </w:p>
        </w:tc>
        <w:tc>
          <w:tcPr>
            <w:tcW w:w="0" w:type="auto"/>
            <w:vAlign w:val="center"/>
          </w:tcPr>
          <w:p w14:paraId="7E960B4C" w14:textId="77777777" w:rsidR="008670D6" w:rsidRPr="00782762" w:rsidRDefault="008670D6" w:rsidP="003218FD">
            <w:pPr>
              <w:jc w:val="center"/>
              <w:rPr>
                <w:rFonts w:ascii="Calibri" w:hAnsi="Calibri"/>
                <w:sz w:val="18"/>
                <w:szCs w:val="18"/>
              </w:rPr>
            </w:pPr>
            <w:r>
              <w:rPr>
                <w:rFonts w:ascii="Calibri" w:hAnsi="Calibri"/>
                <w:sz w:val="18"/>
                <w:szCs w:val="18"/>
              </w:rPr>
              <w:t>1.019</w:t>
            </w:r>
          </w:p>
        </w:tc>
        <w:tc>
          <w:tcPr>
            <w:tcW w:w="0" w:type="auto"/>
            <w:vAlign w:val="center"/>
          </w:tcPr>
          <w:p w14:paraId="7E960B4D" w14:textId="77777777" w:rsidR="008670D6" w:rsidRPr="00782762" w:rsidRDefault="008670D6" w:rsidP="003218FD">
            <w:pPr>
              <w:jc w:val="center"/>
              <w:rPr>
                <w:rFonts w:ascii="Calibri" w:hAnsi="Calibri"/>
                <w:sz w:val="18"/>
                <w:szCs w:val="18"/>
              </w:rPr>
            </w:pPr>
            <w:r>
              <w:rPr>
                <w:rFonts w:ascii="Calibri" w:hAnsi="Calibri"/>
                <w:sz w:val="18"/>
                <w:szCs w:val="18"/>
              </w:rPr>
              <w:t>1.028</w:t>
            </w:r>
          </w:p>
        </w:tc>
        <w:tc>
          <w:tcPr>
            <w:tcW w:w="0" w:type="auto"/>
            <w:vAlign w:val="center"/>
          </w:tcPr>
          <w:p w14:paraId="7E960B4E" w14:textId="77777777" w:rsidR="008670D6" w:rsidRPr="00782762" w:rsidRDefault="008670D6" w:rsidP="003218FD">
            <w:pPr>
              <w:jc w:val="center"/>
              <w:rPr>
                <w:rFonts w:ascii="Calibri" w:hAnsi="Calibri"/>
                <w:sz w:val="18"/>
                <w:szCs w:val="18"/>
              </w:rPr>
            </w:pPr>
            <w:r>
              <w:rPr>
                <w:rFonts w:ascii="Calibri" w:hAnsi="Calibri"/>
                <w:sz w:val="18"/>
                <w:szCs w:val="18"/>
              </w:rPr>
              <w:t>1.036</w:t>
            </w:r>
          </w:p>
        </w:tc>
        <w:tc>
          <w:tcPr>
            <w:tcW w:w="0" w:type="auto"/>
            <w:vAlign w:val="center"/>
          </w:tcPr>
          <w:p w14:paraId="7E960B4F" w14:textId="77777777" w:rsidR="008670D6" w:rsidRPr="00782762" w:rsidRDefault="008670D6" w:rsidP="003218FD">
            <w:pPr>
              <w:jc w:val="center"/>
              <w:rPr>
                <w:rFonts w:ascii="Calibri" w:hAnsi="Calibri"/>
                <w:sz w:val="18"/>
                <w:szCs w:val="18"/>
              </w:rPr>
            </w:pPr>
            <w:r>
              <w:rPr>
                <w:rFonts w:ascii="Calibri" w:hAnsi="Calibri"/>
                <w:sz w:val="18"/>
                <w:szCs w:val="18"/>
              </w:rPr>
              <w:t>1.045</w:t>
            </w:r>
          </w:p>
        </w:tc>
        <w:tc>
          <w:tcPr>
            <w:tcW w:w="0" w:type="auto"/>
            <w:vAlign w:val="center"/>
          </w:tcPr>
          <w:p w14:paraId="7E960B50" w14:textId="77777777" w:rsidR="008670D6" w:rsidRPr="00782762" w:rsidRDefault="008670D6" w:rsidP="003218FD">
            <w:pPr>
              <w:jc w:val="center"/>
              <w:rPr>
                <w:rFonts w:ascii="Calibri" w:hAnsi="Calibri"/>
                <w:sz w:val="18"/>
                <w:szCs w:val="18"/>
              </w:rPr>
            </w:pPr>
            <w:r>
              <w:rPr>
                <w:rFonts w:ascii="Calibri" w:hAnsi="Calibri"/>
                <w:sz w:val="18"/>
                <w:szCs w:val="18"/>
              </w:rPr>
              <w:t>1.054</w:t>
            </w:r>
          </w:p>
        </w:tc>
        <w:tc>
          <w:tcPr>
            <w:tcW w:w="0" w:type="auto"/>
            <w:vAlign w:val="center"/>
          </w:tcPr>
          <w:p w14:paraId="7E960B51" w14:textId="77777777" w:rsidR="008670D6" w:rsidRPr="00782762" w:rsidRDefault="008670D6" w:rsidP="003218FD">
            <w:pPr>
              <w:jc w:val="center"/>
              <w:rPr>
                <w:rFonts w:ascii="Calibri" w:hAnsi="Calibri"/>
                <w:sz w:val="18"/>
                <w:szCs w:val="18"/>
              </w:rPr>
            </w:pPr>
            <w:r>
              <w:rPr>
                <w:rFonts w:ascii="Calibri" w:hAnsi="Calibri"/>
                <w:sz w:val="18"/>
                <w:szCs w:val="18"/>
              </w:rPr>
              <w:t>1.062</w:t>
            </w:r>
          </w:p>
        </w:tc>
        <w:tc>
          <w:tcPr>
            <w:tcW w:w="0" w:type="auto"/>
            <w:vAlign w:val="center"/>
          </w:tcPr>
          <w:p w14:paraId="7E960B52" w14:textId="77777777" w:rsidR="008670D6" w:rsidRPr="00782762" w:rsidRDefault="008670D6" w:rsidP="003218FD">
            <w:pPr>
              <w:jc w:val="center"/>
              <w:rPr>
                <w:rFonts w:ascii="Calibri" w:hAnsi="Calibri"/>
                <w:sz w:val="18"/>
                <w:szCs w:val="18"/>
              </w:rPr>
            </w:pPr>
            <w:r>
              <w:rPr>
                <w:rFonts w:ascii="Calibri" w:hAnsi="Calibri"/>
                <w:sz w:val="18"/>
                <w:szCs w:val="18"/>
              </w:rPr>
              <w:t>1.071</w:t>
            </w:r>
          </w:p>
        </w:tc>
      </w:tr>
      <w:tr w:rsidR="008670D6" w:rsidRPr="00782762" w14:paraId="7E960B5F" w14:textId="77777777" w:rsidTr="00E87FCD">
        <w:trPr>
          <w:cantSplit/>
          <w:trHeight w:hRule="exact" w:val="187"/>
          <w:jc w:val="center"/>
        </w:trPr>
        <w:tc>
          <w:tcPr>
            <w:tcW w:w="0" w:type="auto"/>
            <w:vMerge/>
            <w:vAlign w:val="center"/>
          </w:tcPr>
          <w:p w14:paraId="7E960B54" w14:textId="77777777" w:rsidR="008670D6" w:rsidRPr="00782762" w:rsidRDefault="008670D6" w:rsidP="003218FD">
            <w:pPr>
              <w:jc w:val="center"/>
              <w:rPr>
                <w:rFonts w:ascii="Calibri" w:hAnsi="Calibri"/>
                <w:sz w:val="18"/>
                <w:szCs w:val="18"/>
              </w:rPr>
            </w:pPr>
          </w:p>
        </w:tc>
        <w:tc>
          <w:tcPr>
            <w:tcW w:w="0" w:type="auto"/>
            <w:vAlign w:val="center"/>
          </w:tcPr>
          <w:p w14:paraId="7E960B55" w14:textId="77777777" w:rsidR="008670D6" w:rsidRPr="00782762" w:rsidRDefault="008670D6" w:rsidP="003218FD">
            <w:pPr>
              <w:jc w:val="center"/>
              <w:rPr>
                <w:rFonts w:ascii="Calibri" w:hAnsi="Calibri"/>
                <w:b/>
                <w:sz w:val="18"/>
                <w:szCs w:val="18"/>
              </w:rPr>
            </w:pPr>
            <w:r>
              <w:rPr>
                <w:rFonts w:ascii="Calibri" w:hAnsi="Calibri"/>
                <w:b/>
                <w:sz w:val="18"/>
                <w:szCs w:val="18"/>
              </w:rPr>
              <w:t>40</w:t>
            </w:r>
          </w:p>
        </w:tc>
        <w:tc>
          <w:tcPr>
            <w:tcW w:w="0" w:type="auto"/>
            <w:vAlign w:val="center"/>
          </w:tcPr>
          <w:p w14:paraId="7E960B56" w14:textId="77777777" w:rsidR="008670D6" w:rsidRPr="00782762" w:rsidRDefault="008670D6" w:rsidP="003218FD">
            <w:pPr>
              <w:jc w:val="center"/>
              <w:rPr>
                <w:rFonts w:ascii="Calibri" w:hAnsi="Calibri"/>
                <w:sz w:val="18"/>
                <w:szCs w:val="18"/>
              </w:rPr>
            </w:pPr>
            <w:r>
              <w:rPr>
                <w:rFonts w:ascii="Calibri" w:hAnsi="Calibri"/>
                <w:sz w:val="18"/>
                <w:szCs w:val="18"/>
              </w:rPr>
              <w:t>0.997</w:t>
            </w:r>
          </w:p>
        </w:tc>
        <w:tc>
          <w:tcPr>
            <w:tcW w:w="0" w:type="auto"/>
            <w:vAlign w:val="center"/>
          </w:tcPr>
          <w:p w14:paraId="7E960B57" w14:textId="77777777" w:rsidR="008670D6" w:rsidRPr="00782762" w:rsidRDefault="008670D6" w:rsidP="003218FD">
            <w:pPr>
              <w:jc w:val="center"/>
              <w:rPr>
                <w:rFonts w:ascii="Calibri" w:hAnsi="Calibri"/>
                <w:sz w:val="18"/>
                <w:szCs w:val="18"/>
              </w:rPr>
            </w:pPr>
            <w:r>
              <w:rPr>
                <w:rFonts w:ascii="Calibri" w:hAnsi="Calibri"/>
                <w:sz w:val="18"/>
                <w:szCs w:val="18"/>
              </w:rPr>
              <w:t>1.005</w:t>
            </w:r>
          </w:p>
        </w:tc>
        <w:tc>
          <w:tcPr>
            <w:tcW w:w="0" w:type="auto"/>
            <w:vAlign w:val="center"/>
          </w:tcPr>
          <w:p w14:paraId="7E960B58" w14:textId="77777777" w:rsidR="008670D6" w:rsidRPr="00782762" w:rsidRDefault="008670D6" w:rsidP="003218FD">
            <w:pPr>
              <w:jc w:val="center"/>
              <w:rPr>
                <w:rFonts w:ascii="Calibri" w:hAnsi="Calibri"/>
                <w:sz w:val="18"/>
                <w:szCs w:val="18"/>
              </w:rPr>
            </w:pPr>
            <w:r>
              <w:rPr>
                <w:rFonts w:ascii="Calibri" w:hAnsi="Calibri"/>
                <w:sz w:val="18"/>
                <w:szCs w:val="18"/>
              </w:rPr>
              <w:t>1.014</w:t>
            </w:r>
          </w:p>
        </w:tc>
        <w:tc>
          <w:tcPr>
            <w:tcW w:w="0" w:type="auto"/>
            <w:vAlign w:val="center"/>
          </w:tcPr>
          <w:p w14:paraId="7E960B59" w14:textId="77777777" w:rsidR="008670D6" w:rsidRPr="00782762" w:rsidRDefault="008670D6" w:rsidP="003218FD">
            <w:pPr>
              <w:jc w:val="center"/>
              <w:rPr>
                <w:rFonts w:ascii="Calibri" w:hAnsi="Calibri"/>
                <w:sz w:val="18"/>
                <w:szCs w:val="18"/>
              </w:rPr>
            </w:pPr>
            <w:r>
              <w:rPr>
                <w:rFonts w:ascii="Calibri" w:hAnsi="Calibri"/>
                <w:sz w:val="18"/>
                <w:szCs w:val="18"/>
              </w:rPr>
              <w:t>1.023</w:t>
            </w:r>
          </w:p>
        </w:tc>
        <w:tc>
          <w:tcPr>
            <w:tcW w:w="0" w:type="auto"/>
            <w:vAlign w:val="center"/>
          </w:tcPr>
          <w:p w14:paraId="7E960B5A" w14:textId="77777777" w:rsidR="008670D6" w:rsidRPr="00782762" w:rsidRDefault="008670D6" w:rsidP="003218FD">
            <w:pPr>
              <w:jc w:val="center"/>
              <w:rPr>
                <w:rFonts w:ascii="Calibri" w:hAnsi="Calibri"/>
                <w:sz w:val="18"/>
                <w:szCs w:val="18"/>
              </w:rPr>
            </w:pPr>
            <w:r>
              <w:rPr>
                <w:rFonts w:ascii="Calibri" w:hAnsi="Calibri"/>
                <w:sz w:val="18"/>
                <w:szCs w:val="18"/>
              </w:rPr>
              <w:t>1.031</w:t>
            </w:r>
          </w:p>
        </w:tc>
        <w:tc>
          <w:tcPr>
            <w:tcW w:w="0" w:type="auto"/>
            <w:vAlign w:val="center"/>
          </w:tcPr>
          <w:p w14:paraId="7E960B5B" w14:textId="77777777" w:rsidR="008670D6" w:rsidRPr="00782762" w:rsidRDefault="008670D6" w:rsidP="003218FD">
            <w:pPr>
              <w:jc w:val="center"/>
              <w:rPr>
                <w:rFonts w:ascii="Calibri" w:hAnsi="Calibri"/>
                <w:sz w:val="18"/>
                <w:szCs w:val="18"/>
              </w:rPr>
            </w:pPr>
            <w:r>
              <w:rPr>
                <w:rFonts w:ascii="Calibri" w:hAnsi="Calibri"/>
                <w:sz w:val="18"/>
                <w:szCs w:val="18"/>
              </w:rPr>
              <w:t>1.040</w:t>
            </w:r>
          </w:p>
        </w:tc>
        <w:tc>
          <w:tcPr>
            <w:tcW w:w="0" w:type="auto"/>
            <w:vAlign w:val="center"/>
          </w:tcPr>
          <w:p w14:paraId="7E960B5C" w14:textId="77777777" w:rsidR="008670D6" w:rsidRPr="00782762" w:rsidRDefault="008670D6" w:rsidP="003218FD">
            <w:pPr>
              <w:jc w:val="center"/>
              <w:rPr>
                <w:rFonts w:ascii="Calibri" w:hAnsi="Calibri"/>
                <w:sz w:val="18"/>
                <w:szCs w:val="18"/>
              </w:rPr>
            </w:pPr>
            <w:r>
              <w:rPr>
                <w:rFonts w:ascii="Calibri" w:hAnsi="Calibri"/>
                <w:sz w:val="18"/>
                <w:szCs w:val="18"/>
              </w:rPr>
              <w:t>1.048</w:t>
            </w:r>
          </w:p>
        </w:tc>
        <w:tc>
          <w:tcPr>
            <w:tcW w:w="0" w:type="auto"/>
            <w:vAlign w:val="center"/>
          </w:tcPr>
          <w:p w14:paraId="7E960B5D" w14:textId="77777777" w:rsidR="008670D6" w:rsidRPr="00782762" w:rsidRDefault="008670D6" w:rsidP="003218FD">
            <w:pPr>
              <w:jc w:val="center"/>
              <w:rPr>
                <w:rFonts w:ascii="Calibri" w:hAnsi="Calibri"/>
                <w:sz w:val="18"/>
                <w:szCs w:val="18"/>
              </w:rPr>
            </w:pPr>
            <w:r>
              <w:rPr>
                <w:rFonts w:ascii="Calibri" w:hAnsi="Calibri"/>
                <w:sz w:val="18"/>
                <w:szCs w:val="18"/>
              </w:rPr>
              <w:t>1.057</w:t>
            </w:r>
          </w:p>
        </w:tc>
        <w:tc>
          <w:tcPr>
            <w:tcW w:w="0" w:type="auto"/>
            <w:vAlign w:val="center"/>
          </w:tcPr>
          <w:p w14:paraId="7E960B5E" w14:textId="77777777" w:rsidR="008670D6" w:rsidRPr="00782762" w:rsidRDefault="008670D6" w:rsidP="003218FD">
            <w:pPr>
              <w:jc w:val="center"/>
              <w:rPr>
                <w:rFonts w:ascii="Calibri" w:hAnsi="Calibri"/>
                <w:sz w:val="18"/>
                <w:szCs w:val="18"/>
              </w:rPr>
            </w:pPr>
            <w:r>
              <w:rPr>
                <w:rFonts w:ascii="Calibri" w:hAnsi="Calibri"/>
                <w:sz w:val="18"/>
                <w:szCs w:val="18"/>
              </w:rPr>
              <w:t>1.065</w:t>
            </w:r>
          </w:p>
        </w:tc>
      </w:tr>
      <w:tr w:rsidR="008670D6" w:rsidRPr="00782762" w14:paraId="7E960B6B" w14:textId="77777777" w:rsidTr="00E87FCD">
        <w:trPr>
          <w:cantSplit/>
          <w:trHeight w:hRule="exact" w:val="187"/>
          <w:jc w:val="center"/>
        </w:trPr>
        <w:tc>
          <w:tcPr>
            <w:tcW w:w="0" w:type="auto"/>
            <w:vMerge/>
            <w:vAlign w:val="center"/>
          </w:tcPr>
          <w:p w14:paraId="7E960B60" w14:textId="77777777" w:rsidR="008670D6" w:rsidRPr="00782762" w:rsidRDefault="008670D6" w:rsidP="003218FD">
            <w:pPr>
              <w:jc w:val="center"/>
              <w:rPr>
                <w:rFonts w:ascii="Calibri" w:hAnsi="Calibri"/>
                <w:sz w:val="18"/>
                <w:szCs w:val="18"/>
              </w:rPr>
            </w:pPr>
          </w:p>
        </w:tc>
        <w:tc>
          <w:tcPr>
            <w:tcW w:w="0" w:type="auto"/>
            <w:vAlign w:val="center"/>
          </w:tcPr>
          <w:p w14:paraId="7E960B61" w14:textId="77777777" w:rsidR="008670D6" w:rsidRPr="00782762" w:rsidRDefault="008670D6" w:rsidP="003218FD">
            <w:pPr>
              <w:jc w:val="center"/>
              <w:rPr>
                <w:rFonts w:ascii="Calibri" w:hAnsi="Calibri"/>
                <w:b/>
                <w:sz w:val="18"/>
                <w:szCs w:val="18"/>
              </w:rPr>
            </w:pPr>
            <w:r>
              <w:rPr>
                <w:rFonts w:ascii="Calibri" w:hAnsi="Calibri"/>
                <w:b/>
                <w:sz w:val="18"/>
                <w:szCs w:val="18"/>
              </w:rPr>
              <w:t>45</w:t>
            </w:r>
          </w:p>
        </w:tc>
        <w:tc>
          <w:tcPr>
            <w:tcW w:w="0" w:type="auto"/>
            <w:vAlign w:val="center"/>
          </w:tcPr>
          <w:p w14:paraId="7E960B62" w14:textId="77777777" w:rsidR="008670D6" w:rsidRPr="00782762" w:rsidRDefault="008670D6" w:rsidP="003218FD">
            <w:pPr>
              <w:jc w:val="center"/>
              <w:rPr>
                <w:rFonts w:ascii="Calibri" w:hAnsi="Calibri"/>
                <w:sz w:val="18"/>
                <w:szCs w:val="18"/>
              </w:rPr>
            </w:pPr>
            <w:r>
              <w:rPr>
                <w:rFonts w:ascii="Calibri" w:hAnsi="Calibri"/>
                <w:sz w:val="18"/>
                <w:szCs w:val="18"/>
              </w:rPr>
              <w:t>0.992</w:t>
            </w:r>
          </w:p>
        </w:tc>
        <w:tc>
          <w:tcPr>
            <w:tcW w:w="0" w:type="auto"/>
            <w:vAlign w:val="center"/>
          </w:tcPr>
          <w:p w14:paraId="7E960B63" w14:textId="77777777" w:rsidR="008670D6" w:rsidRPr="00782762" w:rsidRDefault="008670D6" w:rsidP="003218FD">
            <w:pPr>
              <w:jc w:val="center"/>
              <w:rPr>
                <w:rFonts w:ascii="Calibri" w:hAnsi="Calibri"/>
                <w:sz w:val="18"/>
                <w:szCs w:val="18"/>
              </w:rPr>
            </w:pPr>
            <w:r>
              <w:rPr>
                <w:rFonts w:ascii="Calibri" w:hAnsi="Calibri"/>
                <w:sz w:val="18"/>
                <w:szCs w:val="18"/>
              </w:rPr>
              <w:t>1.000</w:t>
            </w:r>
          </w:p>
        </w:tc>
        <w:tc>
          <w:tcPr>
            <w:tcW w:w="0" w:type="auto"/>
            <w:vAlign w:val="center"/>
          </w:tcPr>
          <w:p w14:paraId="7E960B64" w14:textId="77777777" w:rsidR="008670D6" w:rsidRPr="00782762" w:rsidRDefault="008670D6" w:rsidP="003218FD">
            <w:pPr>
              <w:jc w:val="center"/>
              <w:rPr>
                <w:rFonts w:ascii="Calibri" w:hAnsi="Calibri"/>
                <w:sz w:val="18"/>
                <w:szCs w:val="18"/>
              </w:rPr>
            </w:pPr>
            <w:r>
              <w:rPr>
                <w:rFonts w:ascii="Calibri" w:hAnsi="Calibri"/>
                <w:sz w:val="18"/>
                <w:szCs w:val="18"/>
              </w:rPr>
              <w:t>1.009</w:t>
            </w:r>
          </w:p>
        </w:tc>
        <w:tc>
          <w:tcPr>
            <w:tcW w:w="0" w:type="auto"/>
            <w:vAlign w:val="center"/>
          </w:tcPr>
          <w:p w14:paraId="7E960B65" w14:textId="77777777" w:rsidR="008670D6" w:rsidRPr="00782762" w:rsidRDefault="008670D6" w:rsidP="003218FD">
            <w:pPr>
              <w:jc w:val="center"/>
              <w:rPr>
                <w:rFonts w:ascii="Calibri" w:hAnsi="Calibri"/>
                <w:sz w:val="18"/>
                <w:szCs w:val="18"/>
              </w:rPr>
            </w:pPr>
            <w:r>
              <w:rPr>
                <w:rFonts w:ascii="Calibri" w:hAnsi="Calibri"/>
                <w:sz w:val="18"/>
                <w:szCs w:val="18"/>
              </w:rPr>
              <w:t>1.017</w:t>
            </w:r>
          </w:p>
        </w:tc>
        <w:tc>
          <w:tcPr>
            <w:tcW w:w="0" w:type="auto"/>
            <w:vAlign w:val="center"/>
          </w:tcPr>
          <w:p w14:paraId="7E960B66" w14:textId="77777777" w:rsidR="008670D6" w:rsidRPr="00782762" w:rsidRDefault="008670D6" w:rsidP="003218FD">
            <w:pPr>
              <w:jc w:val="center"/>
              <w:rPr>
                <w:rFonts w:ascii="Calibri" w:hAnsi="Calibri"/>
                <w:sz w:val="18"/>
                <w:szCs w:val="18"/>
              </w:rPr>
            </w:pPr>
            <w:r>
              <w:rPr>
                <w:rFonts w:ascii="Calibri" w:hAnsi="Calibri"/>
                <w:sz w:val="18"/>
                <w:szCs w:val="18"/>
              </w:rPr>
              <w:t>1.026</w:t>
            </w:r>
          </w:p>
        </w:tc>
        <w:tc>
          <w:tcPr>
            <w:tcW w:w="0" w:type="auto"/>
            <w:vAlign w:val="center"/>
          </w:tcPr>
          <w:p w14:paraId="7E960B67" w14:textId="77777777" w:rsidR="008670D6" w:rsidRPr="00782762" w:rsidRDefault="008670D6" w:rsidP="003218FD">
            <w:pPr>
              <w:jc w:val="center"/>
              <w:rPr>
                <w:rFonts w:ascii="Calibri" w:hAnsi="Calibri"/>
                <w:sz w:val="18"/>
                <w:szCs w:val="18"/>
              </w:rPr>
            </w:pPr>
            <w:r>
              <w:rPr>
                <w:rFonts w:ascii="Calibri" w:hAnsi="Calibri"/>
                <w:sz w:val="18"/>
                <w:szCs w:val="18"/>
              </w:rPr>
              <w:t>1.035</w:t>
            </w:r>
          </w:p>
        </w:tc>
        <w:tc>
          <w:tcPr>
            <w:tcW w:w="0" w:type="auto"/>
            <w:vAlign w:val="center"/>
          </w:tcPr>
          <w:p w14:paraId="7E960B68" w14:textId="77777777" w:rsidR="008670D6" w:rsidRPr="00782762" w:rsidRDefault="008670D6" w:rsidP="003218FD">
            <w:pPr>
              <w:jc w:val="center"/>
              <w:rPr>
                <w:rFonts w:ascii="Calibri" w:hAnsi="Calibri"/>
                <w:sz w:val="18"/>
                <w:szCs w:val="18"/>
              </w:rPr>
            </w:pPr>
            <w:r>
              <w:rPr>
                <w:rFonts w:ascii="Calibri" w:hAnsi="Calibri"/>
                <w:sz w:val="18"/>
                <w:szCs w:val="18"/>
              </w:rPr>
              <w:t>1.043</w:t>
            </w:r>
          </w:p>
        </w:tc>
        <w:tc>
          <w:tcPr>
            <w:tcW w:w="0" w:type="auto"/>
            <w:vAlign w:val="center"/>
          </w:tcPr>
          <w:p w14:paraId="7E960B69" w14:textId="77777777" w:rsidR="008670D6" w:rsidRPr="00782762" w:rsidRDefault="008670D6" w:rsidP="003218FD">
            <w:pPr>
              <w:jc w:val="center"/>
              <w:rPr>
                <w:rFonts w:ascii="Calibri" w:hAnsi="Calibri"/>
                <w:sz w:val="18"/>
                <w:szCs w:val="18"/>
              </w:rPr>
            </w:pPr>
            <w:r>
              <w:rPr>
                <w:rFonts w:ascii="Calibri" w:hAnsi="Calibri"/>
                <w:sz w:val="18"/>
                <w:szCs w:val="18"/>
              </w:rPr>
              <w:t>1.051</w:t>
            </w:r>
          </w:p>
        </w:tc>
        <w:tc>
          <w:tcPr>
            <w:tcW w:w="0" w:type="auto"/>
            <w:vAlign w:val="center"/>
          </w:tcPr>
          <w:p w14:paraId="7E960B6A" w14:textId="77777777" w:rsidR="008670D6" w:rsidRPr="00782762" w:rsidRDefault="008670D6" w:rsidP="003218FD">
            <w:pPr>
              <w:jc w:val="center"/>
              <w:rPr>
                <w:rFonts w:ascii="Calibri" w:hAnsi="Calibri"/>
                <w:sz w:val="18"/>
                <w:szCs w:val="18"/>
              </w:rPr>
            </w:pPr>
            <w:r>
              <w:rPr>
                <w:rFonts w:ascii="Calibri" w:hAnsi="Calibri"/>
                <w:sz w:val="18"/>
                <w:szCs w:val="18"/>
              </w:rPr>
              <w:t>1.060</w:t>
            </w:r>
          </w:p>
        </w:tc>
      </w:tr>
      <w:tr w:rsidR="008670D6" w:rsidRPr="00782762" w14:paraId="7E960B77" w14:textId="77777777" w:rsidTr="00E87FCD">
        <w:trPr>
          <w:cantSplit/>
          <w:trHeight w:hRule="exact" w:val="187"/>
          <w:jc w:val="center"/>
        </w:trPr>
        <w:tc>
          <w:tcPr>
            <w:tcW w:w="0" w:type="auto"/>
            <w:vMerge/>
            <w:vAlign w:val="center"/>
          </w:tcPr>
          <w:p w14:paraId="7E960B6C" w14:textId="77777777" w:rsidR="008670D6" w:rsidRPr="00782762" w:rsidRDefault="008670D6" w:rsidP="003218FD">
            <w:pPr>
              <w:jc w:val="center"/>
              <w:rPr>
                <w:rFonts w:ascii="Calibri" w:hAnsi="Calibri"/>
                <w:sz w:val="18"/>
                <w:szCs w:val="18"/>
              </w:rPr>
            </w:pPr>
          </w:p>
        </w:tc>
        <w:tc>
          <w:tcPr>
            <w:tcW w:w="0" w:type="auto"/>
            <w:vAlign w:val="center"/>
          </w:tcPr>
          <w:p w14:paraId="7E960B6D" w14:textId="77777777" w:rsidR="008670D6" w:rsidRPr="00782762" w:rsidRDefault="008670D6" w:rsidP="003218FD">
            <w:pPr>
              <w:jc w:val="center"/>
              <w:rPr>
                <w:rFonts w:ascii="Calibri" w:hAnsi="Calibri"/>
                <w:b/>
                <w:sz w:val="18"/>
                <w:szCs w:val="18"/>
              </w:rPr>
            </w:pPr>
            <w:r>
              <w:rPr>
                <w:rFonts w:ascii="Calibri" w:hAnsi="Calibri"/>
                <w:b/>
                <w:sz w:val="18"/>
                <w:szCs w:val="18"/>
              </w:rPr>
              <w:t>50</w:t>
            </w:r>
          </w:p>
        </w:tc>
        <w:tc>
          <w:tcPr>
            <w:tcW w:w="0" w:type="auto"/>
            <w:vAlign w:val="center"/>
          </w:tcPr>
          <w:p w14:paraId="7E960B6E" w14:textId="77777777" w:rsidR="008670D6" w:rsidRPr="00782762" w:rsidRDefault="008670D6" w:rsidP="003218FD">
            <w:pPr>
              <w:jc w:val="center"/>
              <w:rPr>
                <w:rFonts w:ascii="Calibri" w:hAnsi="Calibri"/>
                <w:sz w:val="18"/>
                <w:szCs w:val="18"/>
              </w:rPr>
            </w:pPr>
            <w:r>
              <w:rPr>
                <w:rFonts w:ascii="Calibri" w:hAnsi="Calibri"/>
                <w:sz w:val="18"/>
                <w:szCs w:val="18"/>
              </w:rPr>
              <w:t>0.987</w:t>
            </w:r>
          </w:p>
        </w:tc>
        <w:tc>
          <w:tcPr>
            <w:tcW w:w="0" w:type="auto"/>
            <w:vAlign w:val="center"/>
          </w:tcPr>
          <w:p w14:paraId="7E960B6F" w14:textId="77777777" w:rsidR="008670D6" w:rsidRPr="00782762" w:rsidRDefault="008670D6" w:rsidP="003218FD">
            <w:pPr>
              <w:jc w:val="center"/>
              <w:rPr>
                <w:rFonts w:ascii="Calibri" w:hAnsi="Calibri"/>
                <w:sz w:val="18"/>
                <w:szCs w:val="18"/>
              </w:rPr>
            </w:pPr>
            <w:r>
              <w:rPr>
                <w:rFonts w:ascii="Calibri" w:hAnsi="Calibri"/>
                <w:sz w:val="18"/>
                <w:szCs w:val="18"/>
              </w:rPr>
              <w:t>0.995</w:t>
            </w:r>
          </w:p>
        </w:tc>
        <w:tc>
          <w:tcPr>
            <w:tcW w:w="0" w:type="auto"/>
            <w:vAlign w:val="center"/>
          </w:tcPr>
          <w:p w14:paraId="7E960B70" w14:textId="77777777" w:rsidR="008670D6" w:rsidRPr="00782762" w:rsidRDefault="008670D6" w:rsidP="003218FD">
            <w:pPr>
              <w:jc w:val="center"/>
              <w:rPr>
                <w:rFonts w:ascii="Calibri" w:hAnsi="Calibri"/>
                <w:sz w:val="18"/>
                <w:szCs w:val="18"/>
              </w:rPr>
            </w:pPr>
            <w:r>
              <w:rPr>
                <w:rFonts w:ascii="Calibri" w:hAnsi="Calibri"/>
                <w:sz w:val="18"/>
                <w:szCs w:val="18"/>
              </w:rPr>
              <w:t>1.004</w:t>
            </w:r>
          </w:p>
        </w:tc>
        <w:tc>
          <w:tcPr>
            <w:tcW w:w="0" w:type="auto"/>
            <w:vAlign w:val="center"/>
          </w:tcPr>
          <w:p w14:paraId="7E960B71" w14:textId="77777777" w:rsidR="008670D6" w:rsidRPr="00782762" w:rsidRDefault="008670D6" w:rsidP="003218FD">
            <w:pPr>
              <w:jc w:val="center"/>
              <w:rPr>
                <w:rFonts w:ascii="Calibri" w:hAnsi="Calibri"/>
                <w:sz w:val="18"/>
                <w:szCs w:val="18"/>
              </w:rPr>
            </w:pPr>
            <w:r>
              <w:rPr>
                <w:rFonts w:ascii="Calibri" w:hAnsi="Calibri"/>
                <w:sz w:val="18"/>
                <w:szCs w:val="18"/>
              </w:rPr>
              <w:t>1.012</w:t>
            </w:r>
          </w:p>
        </w:tc>
        <w:tc>
          <w:tcPr>
            <w:tcW w:w="0" w:type="auto"/>
            <w:vAlign w:val="center"/>
          </w:tcPr>
          <w:p w14:paraId="7E960B72" w14:textId="77777777" w:rsidR="008670D6" w:rsidRPr="00782762" w:rsidRDefault="008670D6" w:rsidP="003218FD">
            <w:pPr>
              <w:jc w:val="center"/>
              <w:rPr>
                <w:rFonts w:ascii="Calibri" w:hAnsi="Calibri"/>
                <w:sz w:val="18"/>
                <w:szCs w:val="18"/>
              </w:rPr>
            </w:pPr>
            <w:r>
              <w:rPr>
                <w:rFonts w:ascii="Calibri" w:hAnsi="Calibri"/>
                <w:sz w:val="18"/>
                <w:szCs w:val="18"/>
              </w:rPr>
              <w:t>1.021</w:t>
            </w:r>
          </w:p>
        </w:tc>
        <w:tc>
          <w:tcPr>
            <w:tcW w:w="0" w:type="auto"/>
            <w:vAlign w:val="center"/>
          </w:tcPr>
          <w:p w14:paraId="7E960B73" w14:textId="77777777" w:rsidR="008670D6" w:rsidRPr="00782762" w:rsidRDefault="008670D6" w:rsidP="003218FD">
            <w:pPr>
              <w:jc w:val="center"/>
              <w:rPr>
                <w:rFonts w:ascii="Calibri" w:hAnsi="Calibri"/>
                <w:sz w:val="18"/>
                <w:szCs w:val="18"/>
              </w:rPr>
            </w:pPr>
            <w:r>
              <w:rPr>
                <w:rFonts w:ascii="Calibri" w:hAnsi="Calibri"/>
                <w:sz w:val="18"/>
                <w:szCs w:val="18"/>
              </w:rPr>
              <w:t>1.029</w:t>
            </w:r>
          </w:p>
        </w:tc>
        <w:tc>
          <w:tcPr>
            <w:tcW w:w="0" w:type="auto"/>
            <w:vAlign w:val="center"/>
          </w:tcPr>
          <w:p w14:paraId="7E960B74" w14:textId="77777777" w:rsidR="008670D6" w:rsidRPr="00782762" w:rsidRDefault="008670D6" w:rsidP="003218FD">
            <w:pPr>
              <w:jc w:val="center"/>
              <w:rPr>
                <w:rFonts w:ascii="Calibri" w:hAnsi="Calibri"/>
                <w:sz w:val="18"/>
                <w:szCs w:val="18"/>
              </w:rPr>
            </w:pPr>
            <w:r>
              <w:rPr>
                <w:rFonts w:ascii="Calibri" w:hAnsi="Calibri"/>
                <w:sz w:val="18"/>
                <w:szCs w:val="18"/>
              </w:rPr>
              <w:t>1.038</w:t>
            </w:r>
          </w:p>
        </w:tc>
        <w:tc>
          <w:tcPr>
            <w:tcW w:w="0" w:type="auto"/>
            <w:vAlign w:val="center"/>
          </w:tcPr>
          <w:p w14:paraId="7E960B75" w14:textId="77777777" w:rsidR="008670D6" w:rsidRPr="00782762" w:rsidRDefault="008670D6" w:rsidP="003218FD">
            <w:pPr>
              <w:jc w:val="center"/>
              <w:rPr>
                <w:rFonts w:ascii="Calibri" w:hAnsi="Calibri"/>
                <w:sz w:val="18"/>
                <w:szCs w:val="18"/>
              </w:rPr>
            </w:pPr>
            <w:r>
              <w:rPr>
                <w:rFonts w:ascii="Calibri" w:hAnsi="Calibri"/>
                <w:sz w:val="18"/>
                <w:szCs w:val="18"/>
              </w:rPr>
              <w:t>1.046</w:t>
            </w:r>
          </w:p>
        </w:tc>
        <w:tc>
          <w:tcPr>
            <w:tcW w:w="0" w:type="auto"/>
            <w:vAlign w:val="center"/>
          </w:tcPr>
          <w:p w14:paraId="7E960B76" w14:textId="77777777" w:rsidR="008670D6" w:rsidRPr="00782762" w:rsidRDefault="008670D6" w:rsidP="003218FD">
            <w:pPr>
              <w:jc w:val="center"/>
              <w:rPr>
                <w:rFonts w:ascii="Calibri" w:hAnsi="Calibri"/>
                <w:sz w:val="18"/>
                <w:szCs w:val="18"/>
              </w:rPr>
            </w:pPr>
            <w:r>
              <w:rPr>
                <w:rFonts w:ascii="Calibri" w:hAnsi="Calibri"/>
                <w:sz w:val="18"/>
                <w:szCs w:val="18"/>
              </w:rPr>
              <w:t>1.055</w:t>
            </w:r>
          </w:p>
        </w:tc>
      </w:tr>
      <w:tr w:rsidR="008670D6" w:rsidRPr="00782762" w14:paraId="7E960B83" w14:textId="77777777" w:rsidTr="00E87FCD">
        <w:trPr>
          <w:cantSplit/>
          <w:trHeight w:hRule="exact" w:val="187"/>
          <w:jc w:val="center"/>
        </w:trPr>
        <w:tc>
          <w:tcPr>
            <w:tcW w:w="0" w:type="auto"/>
            <w:vMerge/>
            <w:vAlign w:val="center"/>
          </w:tcPr>
          <w:p w14:paraId="7E960B78" w14:textId="77777777" w:rsidR="008670D6" w:rsidRPr="00782762" w:rsidRDefault="008670D6" w:rsidP="003218FD">
            <w:pPr>
              <w:jc w:val="center"/>
              <w:rPr>
                <w:rFonts w:ascii="Calibri" w:hAnsi="Calibri"/>
                <w:sz w:val="18"/>
                <w:szCs w:val="18"/>
              </w:rPr>
            </w:pPr>
          </w:p>
        </w:tc>
        <w:tc>
          <w:tcPr>
            <w:tcW w:w="0" w:type="auto"/>
            <w:vAlign w:val="center"/>
          </w:tcPr>
          <w:p w14:paraId="7E960B79" w14:textId="77777777" w:rsidR="008670D6" w:rsidRPr="00782762" w:rsidRDefault="008670D6" w:rsidP="003218FD">
            <w:pPr>
              <w:jc w:val="center"/>
              <w:rPr>
                <w:rFonts w:ascii="Calibri" w:hAnsi="Calibri"/>
                <w:b/>
                <w:sz w:val="18"/>
                <w:szCs w:val="18"/>
              </w:rPr>
            </w:pPr>
            <w:r>
              <w:rPr>
                <w:rFonts w:ascii="Calibri" w:hAnsi="Calibri"/>
                <w:b/>
                <w:sz w:val="18"/>
                <w:szCs w:val="18"/>
              </w:rPr>
              <w:t>55</w:t>
            </w:r>
          </w:p>
        </w:tc>
        <w:tc>
          <w:tcPr>
            <w:tcW w:w="0" w:type="auto"/>
            <w:vAlign w:val="center"/>
          </w:tcPr>
          <w:p w14:paraId="7E960B7A" w14:textId="77777777" w:rsidR="008670D6" w:rsidRPr="00782762" w:rsidRDefault="008670D6" w:rsidP="003218FD">
            <w:pPr>
              <w:jc w:val="center"/>
              <w:rPr>
                <w:rFonts w:ascii="Calibri" w:hAnsi="Calibri"/>
                <w:sz w:val="18"/>
                <w:szCs w:val="18"/>
              </w:rPr>
            </w:pPr>
            <w:r>
              <w:rPr>
                <w:rFonts w:ascii="Calibri" w:hAnsi="Calibri"/>
                <w:sz w:val="18"/>
                <w:szCs w:val="18"/>
              </w:rPr>
              <w:t>0.982</w:t>
            </w:r>
          </w:p>
        </w:tc>
        <w:tc>
          <w:tcPr>
            <w:tcW w:w="0" w:type="auto"/>
            <w:vAlign w:val="center"/>
          </w:tcPr>
          <w:p w14:paraId="7E960B7B" w14:textId="77777777" w:rsidR="008670D6" w:rsidRPr="00782762" w:rsidRDefault="008670D6" w:rsidP="003218FD">
            <w:pPr>
              <w:jc w:val="center"/>
              <w:rPr>
                <w:rFonts w:ascii="Calibri" w:hAnsi="Calibri"/>
                <w:sz w:val="18"/>
                <w:szCs w:val="18"/>
              </w:rPr>
            </w:pPr>
            <w:r>
              <w:rPr>
                <w:rFonts w:ascii="Calibri" w:hAnsi="Calibri"/>
                <w:sz w:val="18"/>
                <w:szCs w:val="18"/>
              </w:rPr>
              <w:t>0.990</w:t>
            </w:r>
          </w:p>
        </w:tc>
        <w:tc>
          <w:tcPr>
            <w:tcW w:w="0" w:type="auto"/>
            <w:vAlign w:val="center"/>
          </w:tcPr>
          <w:p w14:paraId="7E960B7C" w14:textId="77777777" w:rsidR="008670D6" w:rsidRPr="00782762" w:rsidRDefault="008670D6" w:rsidP="003218FD">
            <w:pPr>
              <w:jc w:val="center"/>
              <w:rPr>
                <w:rFonts w:ascii="Calibri" w:hAnsi="Calibri"/>
                <w:sz w:val="18"/>
                <w:szCs w:val="18"/>
              </w:rPr>
            </w:pPr>
            <w:r>
              <w:rPr>
                <w:rFonts w:ascii="Calibri" w:hAnsi="Calibri"/>
                <w:sz w:val="18"/>
                <w:szCs w:val="18"/>
              </w:rPr>
              <w:t>0.999</w:t>
            </w:r>
          </w:p>
        </w:tc>
        <w:tc>
          <w:tcPr>
            <w:tcW w:w="0" w:type="auto"/>
            <w:vAlign w:val="center"/>
          </w:tcPr>
          <w:p w14:paraId="7E960B7D" w14:textId="77777777" w:rsidR="008670D6" w:rsidRPr="00782762" w:rsidRDefault="008670D6" w:rsidP="003218FD">
            <w:pPr>
              <w:jc w:val="center"/>
              <w:rPr>
                <w:rFonts w:ascii="Calibri" w:hAnsi="Calibri"/>
                <w:sz w:val="18"/>
                <w:szCs w:val="18"/>
              </w:rPr>
            </w:pPr>
            <w:r>
              <w:rPr>
                <w:rFonts w:ascii="Calibri" w:hAnsi="Calibri"/>
                <w:sz w:val="18"/>
                <w:szCs w:val="18"/>
              </w:rPr>
              <w:t>1.008</w:t>
            </w:r>
          </w:p>
        </w:tc>
        <w:tc>
          <w:tcPr>
            <w:tcW w:w="0" w:type="auto"/>
            <w:vAlign w:val="center"/>
          </w:tcPr>
          <w:p w14:paraId="7E960B7E" w14:textId="77777777" w:rsidR="008670D6" w:rsidRPr="00782762" w:rsidRDefault="008670D6" w:rsidP="003218FD">
            <w:pPr>
              <w:jc w:val="center"/>
              <w:rPr>
                <w:rFonts w:ascii="Calibri" w:hAnsi="Calibri"/>
                <w:sz w:val="18"/>
                <w:szCs w:val="18"/>
              </w:rPr>
            </w:pPr>
            <w:r>
              <w:rPr>
                <w:rFonts w:ascii="Calibri" w:hAnsi="Calibri"/>
                <w:sz w:val="18"/>
                <w:szCs w:val="18"/>
              </w:rPr>
              <w:t>1.016</w:t>
            </w:r>
          </w:p>
        </w:tc>
        <w:tc>
          <w:tcPr>
            <w:tcW w:w="0" w:type="auto"/>
            <w:vAlign w:val="center"/>
          </w:tcPr>
          <w:p w14:paraId="7E960B7F" w14:textId="77777777" w:rsidR="008670D6" w:rsidRPr="00782762" w:rsidRDefault="008670D6" w:rsidP="003218FD">
            <w:pPr>
              <w:jc w:val="center"/>
              <w:rPr>
                <w:rFonts w:ascii="Calibri" w:hAnsi="Calibri"/>
                <w:sz w:val="18"/>
                <w:szCs w:val="18"/>
              </w:rPr>
            </w:pPr>
            <w:r>
              <w:rPr>
                <w:rFonts w:ascii="Calibri" w:hAnsi="Calibri"/>
                <w:sz w:val="18"/>
                <w:szCs w:val="18"/>
              </w:rPr>
              <w:t>1.024</w:t>
            </w:r>
          </w:p>
        </w:tc>
        <w:tc>
          <w:tcPr>
            <w:tcW w:w="0" w:type="auto"/>
            <w:vAlign w:val="center"/>
          </w:tcPr>
          <w:p w14:paraId="7E960B80" w14:textId="77777777" w:rsidR="008670D6" w:rsidRPr="00782762" w:rsidRDefault="008670D6" w:rsidP="003218FD">
            <w:pPr>
              <w:jc w:val="center"/>
              <w:rPr>
                <w:rFonts w:ascii="Calibri" w:hAnsi="Calibri"/>
                <w:sz w:val="18"/>
                <w:szCs w:val="18"/>
              </w:rPr>
            </w:pPr>
            <w:r>
              <w:rPr>
                <w:rFonts w:ascii="Calibri" w:hAnsi="Calibri"/>
                <w:sz w:val="18"/>
                <w:szCs w:val="18"/>
              </w:rPr>
              <w:t>1.033</w:t>
            </w:r>
          </w:p>
        </w:tc>
        <w:tc>
          <w:tcPr>
            <w:tcW w:w="0" w:type="auto"/>
            <w:vAlign w:val="center"/>
          </w:tcPr>
          <w:p w14:paraId="7E960B81" w14:textId="77777777" w:rsidR="008670D6" w:rsidRPr="00782762" w:rsidRDefault="008670D6" w:rsidP="003218FD">
            <w:pPr>
              <w:jc w:val="center"/>
              <w:rPr>
                <w:rFonts w:ascii="Calibri" w:hAnsi="Calibri"/>
                <w:sz w:val="18"/>
                <w:szCs w:val="18"/>
              </w:rPr>
            </w:pPr>
            <w:r>
              <w:rPr>
                <w:rFonts w:ascii="Calibri" w:hAnsi="Calibri"/>
                <w:sz w:val="18"/>
                <w:szCs w:val="18"/>
              </w:rPr>
              <w:t>1.041</w:t>
            </w:r>
          </w:p>
        </w:tc>
        <w:tc>
          <w:tcPr>
            <w:tcW w:w="0" w:type="auto"/>
            <w:vAlign w:val="center"/>
          </w:tcPr>
          <w:p w14:paraId="7E960B82" w14:textId="77777777" w:rsidR="008670D6" w:rsidRPr="00782762" w:rsidRDefault="008670D6" w:rsidP="003218FD">
            <w:pPr>
              <w:jc w:val="center"/>
              <w:rPr>
                <w:rFonts w:ascii="Calibri" w:hAnsi="Calibri"/>
                <w:sz w:val="18"/>
                <w:szCs w:val="18"/>
              </w:rPr>
            </w:pPr>
            <w:r>
              <w:rPr>
                <w:rFonts w:ascii="Calibri" w:hAnsi="Calibri"/>
                <w:sz w:val="18"/>
                <w:szCs w:val="18"/>
              </w:rPr>
              <w:t>1.050</w:t>
            </w:r>
          </w:p>
        </w:tc>
      </w:tr>
      <w:tr w:rsidR="008670D6" w:rsidRPr="00782762" w14:paraId="7E960B8F" w14:textId="77777777" w:rsidTr="00E87FCD">
        <w:trPr>
          <w:cantSplit/>
          <w:trHeight w:hRule="exact" w:val="187"/>
          <w:jc w:val="center"/>
        </w:trPr>
        <w:tc>
          <w:tcPr>
            <w:tcW w:w="0" w:type="auto"/>
            <w:vMerge/>
            <w:vAlign w:val="center"/>
          </w:tcPr>
          <w:p w14:paraId="7E960B84" w14:textId="77777777" w:rsidR="008670D6" w:rsidRPr="00782762" w:rsidRDefault="008670D6" w:rsidP="003218FD">
            <w:pPr>
              <w:jc w:val="center"/>
              <w:rPr>
                <w:rFonts w:ascii="Calibri" w:hAnsi="Calibri"/>
                <w:sz w:val="18"/>
                <w:szCs w:val="18"/>
              </w:rPr>
            </w:pPr>
          </w:p>
        </w:tc>
        <w:tc>
          <w:tcPr>
            <w:tcW w:w="0" w:type="auto"/>
            <w:vAlign w:val="center"/>
          </w:tcPr>
          <w:p w14:paraId="7E960B85" w14:textId="77777777" w:rsidR="008670D6" w:rsidRPr="00782762" w:rsidRDefault="008670D6" w:rsidP="003218FD">
            <w:pPr>
              <w:jc w:val="center"/>
              <w:rPr>
                <w:rFonts w:ascii="Calibri" w:hAnsi="Calibri"/>
                <w:b/>
                <w:sz w:val="18"/>
                <w:szCs w:val="18"/>
              </w:rPr>
            </w:pPr>
            <w:r>
              <w:rPr>
                <w:rFonts w:ascii="Calibri" w:hAnsi="Calibri"/>
                <w:b/>
                <w:sz w:val="18"/>
                <w:szCs w:val="18"/>
              </w:rPr>
              <w:t>60</w:t>
            </w:r>
          </w:p>
        </w:tc>
        <w:tc>
          <w:tcPr>
            <w:tcW w:w="0" w:type="auto"/>
            <w:vAlign w:val="center"/>
          </w:tcPr>
          <w:p w14:paraId="7E960B86" w14:textId="77777777" w:rsidR="008670D6" w:rsidRPr="00782762" w:rsidRDefault="008670D6" w:rsidP="003218FD">
            <w:pPr>
              <w:jc w:val="center"/>
              <w:rPr>
                <w:rFonts w:ascii="Calibri" w:hAnsi="Calibri"/>
                <w:sz w:val="18"/>
                <w:szCs w:val="18"/>
              </w:rPr>
            </w:pPr>
            <w:r>
              <w:rPr>
                <w:rFonts w:ascii="Calibri" w:hAnsi="Calibri"/>
                <w:sz w:val="18"/>
                <w:szCs w:val="18"/>
              </w:rPr>
              <w:t>0.997</w:t>
            </w:r>
          </w:p>
        </w:tc>
        <w:tc>
          <w:tcPr>
            <w:tcW w:w="0" w:type="auto"/>
            <w:vAlign w:val="center"/>
          </w:tcPr>
          <w:p w14:paraId="7E960B87" w14:textId="77777777" w:rsidR="008670D6" w:rsidRPr="00782762" w:rsidRDefault="008670D6" w:rsidP="003218FD">
            <w:pPr>
              <w:jc w:val="center"/>
              <w:rPr>
                <w:rFonts w:ascii="Calibri" w:hAnsi="Calibri"/>
                <w:sz w:val="18"/>
                <w:szCs w:val="18"/>
              </w:rPr>
            </w:pPr>
            <w:r>
              <w:rPr>
                <w:rFonts w:ascii="Calibri" w:hAnsi="Calibri"/>
                <w:sz w:val="18"/>
                <w:szCs w:val="18"/>
              </w:rPr>
              <w:t>0.986</w:t>
            </w:r>
          </w:p>
        </w:tc>
        <w:tc>
          <w:tcPr>
            <w:tcW w:w="0" w:type="auto"/>
            <w:vAlign w:val="center"/>
          </w:tcPr>
          <w:p w14:paraId="7E960B88" w14:textId="77777777" w:rsidR="008670D6" w:rsidRPr="00782762" w:rsidRDefault="008670D6" w:rsidP="003218FD">
            <w:pPr>
              <w:jc w:val="center"/>
              <w:rPr>
                <w:rFonts w:ascii="Calibri" w:hAnsi="Calibri"/>
                <w:sz w:val="18"/>
                <w:szCs w:val="18"/>
              </w:rPr>
            </w:pPr>
            <w:r>
              <w:rPr>
                <w:rFonts w:ascii="Calibri" w:hAnsi="Calibri"/>
                <w:sz w:val="18"/>
                <w:szCs w:val="18"/>
              </w:rPr>
              <w:t>0.994</w:t>
            </w:r>
          </w:p>
        </w:tc>
        <w:tc>
          <w:tcPr>
            <w:tcW w:w="0" w:type="auto"/>
            <w:vAlign w:val="center"/>
          </w:tcPr>
          <w:p w14:paraId="7E960B89" w14:textId="77777777" w:rsidR="008670D6" w:rsidRPr="00782762" w:rsidRDefault="008670D6" w:rsidP="003218FD">
            <w:pPr>
              <w:jc w:val="center"/>
              <w:rPr>
                <w:rFonts w:ascii="Calibri" w:hAnsi="Calibri"/>
                <w:sz w:val="18"/>
                <w:szCs w:val="18"/>
              </w:rPr>
            </w:pPr>
            <w:r>
              <w:rPr>
                <w:rFonts w:ascii="Calibri" w:hAnsi="Calibri"/>
                <w:sz w:val="18"/>
                <w:szCs w:val="18"/>
              </w:rPr>
              <w:t>1.003</w:t>
            </w:r>
          </w:p>
        </w:tc>
        <w:tc>
          <w:tcPr>
            <w:tcW w:w="0" w:type="auto"/>
            <w:vAlign w:val="center"/>
          </w:tcPr>
          <w:p w14:paraId="7E960B8A" w14:textId="77777777" w:rsidR="008670D6" w:rsidRPr="00782762" w:rsidRDefault="008670D6" w:rsidP="003218FD">
            <w:pPr>
              <w:jc w:val="center"/>
              <w:rPr>
                <w:rFonts w:ascii="Calibri" w:hAnsi="Calibri"/>
                <w:sz w:val="18"/>
                <w:szCs w:val="18"/>
              </w:rPr>
            </w:pPr>
            <w:r>
              <w:rPr>
                <w:rFonts w:ascii="Calibri" w:hAnsi="Calibri"/>
                <w:sz w:val="18"/>
                <w:szCs w:val="18"/>
              </w:rPr>
              <w:t>1.011</w:t>
            </w:r>
          </w:p>
        </w:tc>
        <w:tc>
          <w:tcPr>
            <w:tcW w:w="0" w:type="auto"/>
            <w:vAlign w:val="center"/>
          </w:tcPr>
          <w:p w14:paraId="7E960B8B" w14:textId="77777777" w:rsidR="008670D6" w:rsidRPr="00782762" w:rsidRDefault="008670D6" w:rsidP="003218FD">
            <w:pPr>
              <w:jc w:val="center"/>
              <w:rPr>
                <w:rFonts w:ascii="Calibri" w:hAnsi="Calibri"/>
                <w:sz w:val="18"/>
                <w:szCs w:val="18"/>
              </w:rPr>
            </w:pPr>
            <w:r>
              <w:rPr>
                <w:rFonts w:ascii="Calibri" w:hAnsi="Calibri"/>
                <w:sz w:val="18"/>
                <w:szCs w:val="18"/>
              </w:rPr>
              <w:t>1.019</w:t>
            </w:r>
          </w:p>
        </w:tc>
        <w:tc>
          <w:tcPr>
            <w:tcW w:w="0" w:type="auto"/>
            <w:vAlign w:val="center"/>
          </w:tcPr>
          <w:p w14:paraId="7E960B8C" w14:textId="77777777" w:rsidR="008670D6" w:rsidRPr="00782762" w:rsidRDefault="008670D6" w:rsidP="003218FD">
            <w:pPr>
              <w:jc w:val="center"/>
              <w:rPr>
                <w:rFonts w:ascii="Calibri" w:hAnsi="Calibri"/>
                <w:sz w:val="18"/>
                <w:szCs w:val="18"/>
              </w:rPr>
            </w:pPr>
            <w:r>
              <w:rPr>
                <w:rFonts w:ascii="Calibri" w:hAnsi="Calibri"/>
                <w:sz w:val="18"/>
                <w:szCs w:val="18"/>
              </w:rPr>
              <w:t>1.028</w:t>
            </w:r>
          </w:p>
        </w:tc>
        <w:tc>
          <w:tcPr>
            <w:tcW w:w="0" w:type="auto"/>
            <w:vAlign w:val="center"/>
          </w:tcPr>
          <w:p w14:paraId="7E960B8D" w14:textId="77777777" w:rsidR="008670D6" w:rsidRPr="00782762" w:rsidRDefault="008670D6" w:rsidP="003218FD">
            <w:pPr>
              <w:jc w:val="center"/>
              <w:rPr>
                <w:rFonts w:ascii="Calibri" w:hAnsi="Calibri"/>
                <w:sz w:val="18"/>
                <w:szCs w:val="18"/>
              </w:rPr>
            </w:pPr>
            <w:r>
              <w:rPr>
                <w:rFonts w:ascii="Calibri" w:hAnsi="Calibri"/>
                <w:sz w:val="18"/>
                <w:szCs w:val="18"/>
              </w:rPr>
              <w:t>1.036</w:t>
            </w:r>
          </w:p>
        </w:tc>
        <w:tc>
          <w:tcPr>
            <w:tcW w:w="0" w:type="auto"/>
            <w:vAlign w:val="center"/>
          </w:tcPr>
          <w:p w14:paraId="7E960B8E" w14:textId="77777777" w:rsidR="008670D6" w:rsidRPr="00782762" w:rsidRDefault="008670D6" w:rsidP="003218FD">
            <w:pPr>
              <w:jc w:val="center"/>
              <w:rPr>
                <w:rFonts w:ascii="Calibri" w:hAnsi="Calibri"/>
                <w:sz w:val="18"/>
                <w:szCs w:val="18"/>
              </w:rPr>
            </w:pPr>
            <w:r>
              <w:rPr>
                <w:rFonts w:ascii="Calibri" w:hAnsi="Calibri"/>
                <w:sz w:val="18"/>
                <w:szCs w:val="18"/>
              </w:rPr>
              <w:t>1.045</w:t>
            </w:r>
          </w:p>
        </w:tc>
      </w:tr>
      <w:tr w:rsidR="008670D6" w:rsidRPr="00782762" w14:paraId="7E960B9B" w14:textId="77777777" w:rsidTr="00E87FCD">
        <w:trPr>
          <w:cantSplit/>
          <w:trHeight w:hRule="exact" w:val="187"/>
          <w:jc w:val="center"/>
        </w:trPr>
        <w:tc>
          <w:tcPr>
            <w:tcW w:w="0" w:type="auto"/>
            <w:vMerge/>
            <w:vAlign w:val="center"/>
          </w:tcPr>
          <w:p w14:paraId="7E960B90" w14:textId="77777777" w:rsidR="008670D6" w:rsidRPr="00782762" w:rsidRDefault="008670D6" w:rsidP="003218FD">
            <w:pPr>
              <w:jc w:val="center"/>
              <w:rPr>
                <w:rFonts w:ascii="Calibri" w:hAnsi="Calibri"/>
                <w:sz w:val="18"/>
                <w:szCs w:val="18"/>
              </w:rPr>
            </w:pPr>
          </w:p>
        </w:tc>
        <w:tc>
          <w:tcPr>
            <w:tcW w:w="0" w:type="auto"/>
            <w:vAlign w:val="center"/>
          </w:tcPr>
          <w:p w14:paraId="7E960B91" w14:textId="77777777" w:rsidR="008670D6" w:rsidRPr="00782762" w:rsidRDefault="008670D6" w:rsidP="003218FD">
            <w:pPr>
              <w:jc w:val="center"/>
              <w:rPr>
                <w:rFonts w:ascii="Calibri" w:hAnsi="Calibri"/>
                <w:b/>
                <w:sz w:val="18"/>
                <w:szCs w:val="18"/>
              </w:rPr>
            </w:pPr>
            <w:r>
              <w:rPr>
                <w:rFonts w:ascii="Calibri" w:hAnsi="Calibri"/>
                <w:b/>
                <w:sz w:val="18"/>
                <w:szCs w:val="18"/>
              </w:rPr>
              <w:t>65</w:t>
            </w:r>
          </w:p>
        </w:tc>
        <w:tc>
          <w:tcPr>
            <w:tcW w:w="0" w:type="auto"/>
            <w:vAlign w:val="center"/>
          </w:tcPr>
          <w:p w14:paraId="7E960B92" w14:textId="77777777" w:rsidR="008670D6" w:rsidRPr="00782762" w:rsidRDefault="008670D6" w:rsidP="003218FD">
            <w:pPr>
              <w:jc w:val="center"/>
              <w:rPr>
                <w:rFonts w:ascii="Calibri" w:hAnsi="Calibri"/>
                <w:sz w:val="18"/>
                <w:szCs w:val="18"/>
              </w:rPr>
            </w:pPr>
            <w:r>
              <w:rPr>
                <w:rFonts w:ascii="Calibri" w:hAnsi="Calibri"/>
                <w:sz w:val="18"/>
                <w:szCs w:val="18"/>
              </w:rPr>
              <w:t>0.973</w:t>
            </w:r>
          </w:p>
        </w:tc>
        <w:tc>
          <w:tcPr>
            <w:tcW w:w="0" w:type="auto"/>
            <w:vAlign w:val="center"/>
          </w:tcPr>
          <w:p w14:paraId="7E960B93" w14:textId="77777777" w:rsidR="008670D6" w:rsidRPr="00782762" w:rsidRDefault="008670D6" w:rsidP="003218FD">
            <w:pPr>
              <w:jc w:val="center"/>
              <w:rPr>
                <w:rFonts w:ascii="Calibri" w:hAnsi="Calibri"/>
                <w:sz w:val="18"/>
                <w:szCs w:val="18"/>
              </w:rPr>
            </w:pPr>
            <w:r>
              <w:rPr>
                <w:rFonts w:ascii="Calibri" w:hAnsi="Calibri"/>
                <w:sz w:val="18"/>
                <w:szCs w:val="18"/>
              </w:rPr>
              <w:t>0.981</w:t>
            </w:r>
          </w:p>
        </w:tc>
        <w:tc>
          <w:tcPr>
            <w:tcW w:w="0" w:type="auto"/>
            <w:vAlign w:val="center"/>
          </w:tcPr>
          <w:p w14:paraId="7E960B94" w14:textId="77777777" w:rsidR="008670D6" w:rsidRPr="00782762" w:rsidRDefault="008670D6" w:rsidP="003218FD">
            <w:pPr>
              <w:jc w:val="center"/>
              <w:rPr>
                <w:rFonts w:ascii="Calibri" w:hAnsi="Calibri"/>
                <w:sz w:val="18"/>
                <w:szCs w:val="18"/>
              </w:rPr>
            </w:pPr>
            <w:r>
              <w:rPr>
                <w:rFonts w:ascii="Calibri" w:hAnsi="Calibri"/>
                <w:sz w:val="18"/>
                <w:szCs w:val="18"/>
              </w:rPr>
              <w:t>0.989</w:t>
            </w:r>
          </w:p>
        </w:tc>
        <w:tc>
          <w:tcPr>
            <w:tcW w:w="0" w:type="auto"/>
            <w:vAlign w:val="center"/>
          </w:tcPr>
          <w:p w14:paraId="7E960B95" w14:textId="77777777" w:rsidR="008670D6" w:rsidRPr="00782762" w:rsidRDefault="008670D6" w:rsidP="003218FD">
            <w:pPr>
              <w:jc w:val="center"/>
              <w:rPr>
                <w:rFonts w:ascii="Calibri" w:hAnsi="Calibri"/>
                <w:sz w:val="18"/>
                <w:szCs w:val="18"/>
              </w:rPr>
            </w:pPr>
            <w:r>
              <w:rPr>
                <w:rFonts w:ascii="Calibri" w:hAnsi="Calibri"/>
                <w:sz w:val="18"/>
                <w:szCs w:val="18"/>
              </w:rPr>
              <w:t>0.998</w:t>
            </w:r>
          </w:p>
        </w:tc>
        <w:tc>
          <w:tcPr>
            <w:tcW w:w="0" w:type="auto"/>
            <w:vAlign w:val="center"/>
          </w:tcPr>
          <w:p w14:paraId="7E960B96" w14:textId="77777777" w:rsidR="008670D6" w:rsidRPr="00782762" w:rsidRDefault="008670D6" w:rsidP="003218FD">
            <w:pPr>
              <w:jc w:val="center"/>
              <w:rPr>
                <w:rFonts w:ascii="Calibri" w:hAnsi="Calibri"/>
                <w:sz w:val="18"/>
                <w:szCs w:val="18"/>
              </w:rPr>
            </w:pPr>
            <w:r>
              <w:rPr>
                <w:rFonts w:ascii="Calibri" w:hAnsi="Calibri"/>
                <w:sz w:val="18"/>
                <w:szCs w:val="18"/>
              </w:rPr>
              <w:t>1.006</w:t>
            </w:r>
          </w:p>
        </w:tc>
        <w:tc>
          <w:tcPr>
            <w:tcW w:w="0" w:type="auto"/>
            <w:vAlign w:val="center"/>
          </w:tcPr>
          <w:p w14:paraId="7E960B97" w14:textId="77777777" w:rsidR="008670D6" w:rsidRPr="00782762" w:rsidRDefault="008670D6" w:rsidP="003218FD">
            <w:pPr>
              <w:jc w:val="center"/>
              <w:rPr>
                <w:rFonts w:ascii="Calibri" w:hAnsi="Calibri"/>
                <w:sz w:val="18"/>
                <w:szCs w:val="18"/>
              </w:rPr>
            </w:pPr>
            <w:r>
              <w:rPr>
                <w:rFonts w:ascii="Calibri" w:hAnsi="Calibri"/>
                <w:sz w:val="18"/>
                <w:szCs w:val="18"/>
              </w:rPr>
              <w:t>1.015</w:t>
            </w:r>
          </w:p>
        </w:tc>
        <w:tc>
          <w:tcPr>
            <w:tcW w:w="0" w:type="auto"/>
            <w:vAlign w:val="center"/>
          </w:tcPr>
          <w:p w14:paraId="7E960B98" w14:textId="77777777" w:rsidR="008670D6" w:rsidRPr="00782762" w:rsidRDefault="008670D6" w:rsidP="003218FD">
            <w:pPr>
              <w:jc w:val="center"/>
              <w:rPr>
                <w:rFonts w:ascii="Calibri" w:hAnsi="Calibri"/>
                <w:sz w:val="18"/>
                <w:szCs w:val="18"/>
              </w:rPr>
            </w:pPr>
            <w:r>
              <w:rPr>
                <w:rFonts w:ascii="Calibri" w:hAnsi="Calibri"/>
                <w:sz w:val="18"/>
                <w:szCs w:val="18"/>
              </w:rPr>
              <w:t>1.023</w:t>
            </w:r>
          </w:p>
        </w:tc>
        <w:tc>
          <w:tcPr>
            <w:tcW w:w="0" w:type="auto"/>
            <w:vAlign w:val="center"/>
          </w:tcPr>
          <w:p w14:paraId="7E960B99" w14:textId="77777777" w:rsidR="008670D6" w:rsidRPr="00782762" w:rsidRDefault="008670D6" w:rsidP="003218FD">
            <w:pPr>
              <w:jc w:val="center"/>
              <w:rPr>
                <w:rFonts w:ascii="Calibri" w:hAnsi="Calibri"/>
                <w:sz w:val="18"/>
                <w:szCs w:val="18"/>
              </w:rPr>
            </w:pPr>
            <w:r>
              <w:rPr>
                <w:rFonts w:ascii="Calibri" w:hAnsi="Calibri"/>
                <w:sz w:val="18"/>
                <w:szCs w:val="18"/>
              </w:rPr>
              <w:t>1.031</w:t>
            </w:r>
          </w:p>
        </w:tc>
        <w:tc>
          <w:tcPr>
            <w:tcW w:w="0" w:type="auto"/>
            <w:vAlign w:val="center"/>
          </w:tcPr>
          <w:p w14:paraId="7E960B9A" w14:textId="77777777" w:rsidR="008670D6" w:rsidRPr="00782762" w:rsidRDefault="008670D6" w:rsidP="003218FD">
            <w:pPr>
              <w:jc w:val="center"/>
              <w:rPr>
                <w:rFonts w:ascii="Calibri" w:hAnsi="Calibri"/>
                <w:sz w:val="18"/>
                <w:szCs w:val="18"/>
              </w:rPr>
            </w:pPr>
            <w:r>
              <w:rPr>
                <w:rFonts w:ascii="Calibri" w:hAnsi="Calibri"/>
                <w:sz w:val="18"/>
                <w:szCs w:val="18"/>
              </w:rPr>
              <w:t>1.040</w:t>
            </w:r>
          </w:p>
        </w:tc>
      </w:tr>
      <w:tr w:rsidR="008670D6" w:rsidRPr="00782762" w14:paraId="7E960BA7" w14:textId="77777777" w:rsidTr="00E87FCD">
        <w:trPr>
          <w:cantSplit/>
          <w:trHeight w:hRule="exact" w:val="187"/>
          <w:jc w:val="center"/>
        </w:trPr>
        <w:tc>
          <w:tcPr>
            <w:tcW w:w="0" w:type="auto"/>
            <w:vMerge/>
            <w:vAlign w:val="center"/>
          </w:tcPr>
          <w:p w14:paraId="7E960B9C" w14:textId="77777777" w:rsidR="008670D6" w:rsidRPr="00782762" w:rsidRDefault="008670D6" w:rsidP="003218FD">
            <w:pPr>
              <w:jc w:val="center"/>
              <w:rPr>
                <w:rFonts w:ascii="Calibri" w:hAnsi="Calibri"/>
                <w:sz w:val="18"/>
                <w:szCs w:val="18"/>
              </w:rPr>
            </w:pPr>
          </w:p>
        </w:tc>
        <w:tc>
          <w:tcPr>
            <w:tcW w:w="0" w:type="auto"/>
            <w:vAlign w:val="center"/>
          </w:tcPr>
          <w:p w14:paraId="7E960B9D" w14:textId="77777777" w:rsidR="008670D6" w:rsidRPr="00782762" w:rsidRDefault="008670D6" w:rsidP="003218FD">
            <w:pPr>
              <w:jc w:val="center"/>
              <w:rPr>
                <w:rFonts w:ascii="Calibri" w:hAnsi="Calibri"/>
                <w:b/>
                <w:sz w:val="18"/>
                <w:szCs w:val="18"/>
              </w:rPr>
            </w:pPr>
            <w:r>
              <w:rPr>
                <w:rFonts w:ascii="Calibri" w:hAnsi="Calibri"/>
                <w:b/>
                <w:sz w:val="18"/>
                <w:szCs w:val="18"/>
              </w:rPr>
              <w:t>70</w:t>
            </w:r>
          </w:p>
        </w:tc>
        <w:tc>
          <w:tcPr>
            <w:tcW w:w="0" w:type="auto"/>
            <w:vAlign w:val="center"/>
          </w:tcPr>
          <w:p w14:paraId="7E960B9E" w14:textId="77777777" w:rsidR="008670D6" w:rsidRPr="00782762" w:rsidRDefault="008670D6" w:rsidP="003218FD">
            <w:pPr>
              <w:jc w:val="center"/>
              <w:rPr>
                <w:rFonts w:ascii="Calibri" w:hAnsi="Calibri"/>
                <w:sz w:val="18"/>
                <w:szCs w:val="18"/>
              </w:rPr>
            </w:pPr>
            <w:r>
              <w:rPr>
                <w:rFonts w:ascii="Calibri" w:hAnsi="Calibri"/>
                <w:sz w:val="18"/>
                <w:szCs w:val="18"/>
              </w:rPr>
              <w:t>0.968</w:t>
            </w:r>
          </w:p>
        </w:tc>
        <w:tc>
          <w:tcPr>
            <w:tcW w:w="0" w:type="auto"/>
            <w:vAlign w:val="center"/>
          </w:tcPr>
          <w:p w14:paraId="7E960B9F" w14:textId="77777777" w:rsidR="008670D6" w:rsidRPr="00782762" w:rsidRDefault="008670D6" w:rsidP="003218FD">
            <w:pPr>
              <w:jc w:val="center"/>
              <w:rPr>
                <w:rFonts w:ascii="Calibri" w:hAnsi="Calibri"/>
                <w:sz w:val="18"/>
                <w:szCs w:val="18"/>
              </w:rPr>
            </w:pPr>
            <w:r>
              <w:rPr>
                <w:rFonts w:ascii="Calibri" w:hAnsi="Calibri"/>
                <w:sz w:val="18"/>
                <w:szCs w:val="18"/>
              </w:rPr>
              <w:t>0.976</w:t>
            </w:r>
          </w:p>
        </w:tc>
        <w:tc>
          <w:tcPr>
            <w:tcW w:w="0" w:type="auto"/>
            <w:vAlign w:val="center"/>
          </w:tcPr>
          <w:p w14:paraId="7E960BA0" w14:textId="77777777" w:rsidR="008670D6" w:rsidRPr="00782762" w:rsidRDefault="008670D6" w:rsidP="003218FD">
            <w:pPr>
              <w:jc w:val="center"/>
              <w:rPr>
                <w:rFonts w:ascii="Calibri" w:hAnsi="Calibri"/>
                <w:sz w:val="18"/>
                <w:szCs w:val="18"/>
              </w:rPr>
            </w:pPr>
            <w:r>
              <w:rPr>
                <w:rFonts w:ascii="Calibri" w:hAnsi="Calibri"/>
                <w:sz w:val="18"/>
                <w:szCs w:val="18"/>
              </w:rPr>
              <w:t>0.985</w:t>
            </w:r>
          </w:p>
        </w:tc>
        <w:tc>
          <w:tcPr>
            <w:tcW w:w="0" w:type="auto"/>
            <w:vAlign w:val="center"/>
          </w:tcPr>
          <w:p w14:paraId="7E960BA1" w14:textId="77777777" w:rsidR="008670D6" w:rsidRPr="00782762" w:rsidRDefault="008670D6" w:rsidP="003218FD">
            <w:pPr>
              <w:jc w:val="center"/>
              <w:rPr>
                <w:rFonts w:ascii="Calibri" w:hAnsi="Calibri"/>
                <w:sz w:val="18"/>
                <w:szCs w:val="18"/>
              </w:rPr>
            </w:pPr>
            <w:r>
              <w:rPr>
                <w:rFonts w:ascii="Calibri" w:hAnsi="Calibri"/>
                <w:sz w:val="18"/>
                <w:szCs w:val="18"/>
              </w:rPr>
              <w:t>0.993</w:t>
            </w:r>
          </w:p>
        </w:tc>
        <w:tc>
          <w:tcPr>
            <w:tcW w:w="0" w:type="auto"/>
            <w:vAlign w:val="center"/>
          </w:tcPr>
          <w:p w14:paraId="7E960BA2" w14:textId="77777777" w:rsidR="008670D6" w:rsidRPr="00782762" w:rsidRDefault="008670D6" w:rsidP="003218FD">
            <w:pPr>
              <w:jc w:val="center"/>
              <w:rPr>
                <w:rFonts w:ascii="Calibri" w:hAnsi="Calibri"/>
                <w:sz w:val="18"/>
                <w:szCs w:val="18"/>
              </w:rPr>
            </w:pPr>
            <w:r>
              <w:rPr>
                <w:rFonts w:ascii="Calibri" w:hAnsi="Calibri"/>
                <w:sz w:val="18"/>
                <w:szCs w:val="18"/>
              </w:rPr>
              <w:t>1.001</w:t>
            </w:r>
          </w:p>
        </w:tc>
        <w:tc>
          <w:tcPr>
            <w:tcW w:w="0" w:type="auto"/>
            <w:vAlign w:val="center"/>
          </w:tcPr>
          <w:p w14:paraId="7E960BA3" w14:textId="77777777" w:rsidR="008670D6" w:rsidRPr="00782762" w:rsidRDefault="008670D6" w:rsidP="003218FD">
            <w:pPr>
              <w:jc w:val="center"/>
              <w:rPr>
                <w:rFonts w:ascii="Calibri" w:hAnsi="Calibri"/>
                <w:sz w:val="18"/>
                <w:szCs w:val="18"/>
              </w:rPr>
            </w:pPr>
            <w:r>
              <w:rPr>
                <w:rFonts w:ascii="Calibri" w:hAnsi="Calibri"/>
                <w:sz w:val="18"/>
                <w:szCs w:val="18"/>
              </w:rPr>
              <w:t>1.010</w:t>
            </w:r>
          </w:p>
        </w:tc>
        <w:tc>
          <w:tcPr>
            <w:tcW w:w="0" w:type="auto"/>
            <w:vAlign w:val="center"/>
          </w:tcPr>
          <w:p w14:paraId="7E960BA4" w14:textId="77777777" w:rsidR="008670D6" w:rsidRPr="00782762" w:rsidRDefault="008670D6" w:rsidP="003218FD">
            <w:pPr>
              <w:jc w:val="center"/>
              <w:rPr>
                <w:rFonts w:ascii="Calibri" w:hAnsi="Calibri"/>
                <w:sz w:val="18"/>
                <w:szCs w:val="18"/>
              </w:rPr>
            </w:pPr>
            <w:r>
              <w:rPr>
                <w:rFonts w:ascii="Calibri" w:hAnsi="Calibri"/>
                <w:sz w:val="18"/>
                <w:szCs w:val="18"/>
              </w:rPr>
              <w:t>1.018</w:t>
            </w:r>
          </w:p>
        </w:tc>
        <w:tc>
          <w:tcPr>
            <w:tcW w:w="0" w:type="auto"/>
            <w:vAlign w:val="center"/>
          </w:tcPr>
          <w:p w14:paraId="7E960BA5" w14:textId="77777777" w:rsidR="008670D6" w:rsidRPr="00782762" w:rsidRDefault="008670D6" w:rsidP="003218FD">
            <w:pPr>
              <w:jc w:val="center"/>
              <w:rPr>
                <w:rFonts w:ascii="Calibri" w:hAnsi="Calibri"/>
                <w:sz w:val="18"/>
                <w:szCs w:val="18"/>
              </w:rPr>
            </w:pPr>
            <w:r>
              <w:rPr>
                <w:rFonts w:ascii="Calibri" w:hAnsi="Calibri"/>
                <w:sz w:val="18"/>
                <w:szCs w:val="18"/>
              </w:rPr>
              <w:t>1.026</w:t>
            </w:r>
          </w:p>
        </w:tc>
        <w:tc>
          <w:tcPr>
            <w:tcW w:w="0" w:type="auto"/>
            <w:vAlign w:val="center"/>
          </w:tcPr>
          <w:p w14:paraId="7E960BA6" w14:textId="77777777" w:rsidR="008670D6" w:rsidRPr="00782762" w:rsidRDefault="008670D6" w:rsidP="003218FD">
            <w:pPr>
              <w:jc w:val="center"/>
              <w:rPr>
                <w:rFonts w:ascii="Calibri" w:hAnsi="Calibri"/>
                <w:sz w:val="18"/>
                <w:szCs w:val="18"/>
              </w:rPr>
            </w:pPr>
            <w:r>
              <w:rPr>
                <w:rFonts w:ascii="Calibri" w:hAnsi="Calibri"/>
                <w:sz w:val="18"/>
                <w:szCs w:val="18"/>
              </w:rPr>
              <w:t>1.035</w:t>
            </w:r>
          </w:p>
        </w:tc>
      </w:tr>
      <w:tr w:rsidR="008670D6" w:rsidRPr="00782762" w14:paraId="7E960BB3" w14:textId="77777777" w:rsidTr="00E87FCD">
        <w:trPr>
          <w:cantSplit/>
          <w:trHeight w:hRule="exact" w:val="187"/>
          <w:jc w:val="center"/>
        </w:trPr>
        <w:tc>
          <w:tcPr>
            <w:tcW w:w="0" w:type="auto"/>
            <w:vMerge/>
            <w:vAlign w:val="center"/>
          </w:tcPr>
          <w:p w14:paraId="7E960BA8" w14:textId="77777777" w:rsidR="008670D6" w:rsidRPr="00782762" w:rsidRDefault="008670D6" w:rsidP="003218FD">
            <w:pPr>
              <w:jc w:val="center"/>
              <w:rPr>
                <w:rFonts w:ascii="Calibri" w:hAnsi="Calibri"/>
                <w:sz w:val="18"/>
                <w:szCs w:val="18"/>
              </w:rPr>
            </w:pPr>
          </w:p>
        </w:tc>
        <w:tc>
          <w:tcPr>
            <w:tcW w:w="0" w:type="auto"/>
            <w:vAlign w:val="center"/>
          </w:tcPr>
          <w:p w14:paraId="7E960BA9" w14:textId="77777777" w:rsidR="008670D6" w:rsidRPr="00782762" w:rsidRDefault="008670D6" w:rsidP="003218FD">
            <w:pPr>
              <w:jc w:val="center"/>
              <w:rPr>
                <w:rFonts w:ascii="Calibri" w:hAnsi="Calibri"/>
                <w:b/>
                <w:sz w:val="18"/>
                <w:szCs w:val="18"/>
              </w:rPr>
            </w:pPr>
            <w:r>
              <w:rPr>
                <w:rFonts w:ascii="Calibri" w:hAnsi="Calibri"/>
                <w:b/>
                <w:sz w:val="18"/>
                <w:szCs w:val="18"/>
              </w:rPr>
              <w:t>75</w:t>
            </w:r>
          </w:p>
        </w:tc>
        <w:tc>
          <w:tcPr>
            <w:tcW w:w="0" w:type="auto"/>
            <w:vAlign w:val="center"/>
          </w:tcPr>
          <w:p w14:paraId="7E960BAA" w14:textId="77777777" w:rsidR="008670D6" w:rsidRPr="00782762" w:rsidRDefault="008670D6" w:rsidP="003218FD">
            <w:pPr>
              <w:jc w:val="center"/>
              <w:rPr>
                <w:rFonts w:ascii="Calibri" w:hAnsi="Calibri"/>
                <w:sz w:val="18"/>
                <w:szCs w:val="18"/>
              </w:rPr>
            </w:pPr>
            <w:r>
              <w:rPr>
                <w:rFonts w:ascii="Calibri" w:hAnsi="Calibri"/>
                <w:sz w:val="18"/>
                <w:szCs w:val="18"/>
              </w:rPr>
              <w:t>0.963</w:t>
            </w:r>
          </w:p>
        </w:tc>
        <w:tc>
          <w:tcPr>
            <w:tcW w:w="0" w:type="auto"/>
            <w:vAlign w:val="center"/>
          </w:tcPr>
          <w:p w14:paraId="7E960BAB" w14:textId="77777777" w:rsidR="008670D6" w:rsidRPr="00782762" w:rsidRDefault="008670D6" w:rsidP="003218FD">
            <w:pPr>
              <w:jc w:val="center"/>
              <w:rPr>
                <w:rFonts w:ascii="Calibri" w:hAnsi="Calibri"/>
                <w:sz w:val="18"/>
                <w:szCs w:val="18"/>
              </w:rPr>
            </w:pPr>
            <w:r>
              <w:rPr>
                <w:rFonts w:ascii="Calibri" w:hAnsi="Calibri"/>
                <w:sz w:val="18"/>
                <w:szCs w:val="18"/>
              </w:rPr>
              <w:t>0.972</w:t>
            </w:r>
          </w:p>
        </w:tc>
        <w:tc>
          <w:tcPr>
            <w:tcW w:w="0" w:type="auto"/>
            <w:vAlign w:val="center"/>
          </w:tcPr>
          <w:p w14:paraId="7E960BAC" w14:textId="77777777" w:rsidR="008670D6" w:rsidRPr="00782762" w:rsidRDefault="008670D6" w:rsidP="003218FD">
            <w:pPr>
              <w:jc w:val="center"/>
              <w:rPr>
                <w:rFonts w:ascii="Calibri" w:hAnsi="Calibri"/>
                <w:sz w:val="18"/>
                <w:szCs w:val="18"/>
              </w:rPr>
            </w:pPr>
            <w:r>
              <w:rPr>
                <w:rFonts w:ascii="Calibri" w:hAnsi="Calibri"/>
                <w:sz w:val="18"/>
                <w:szCs w:val="18"/>
              </w:rPr>
              <w:t>0.980</w:t>
            </w:r>
          </w:p>
        </w:tc>
        <w:tc>
          <w:tcPr>
            <w:tcW w:w="0" w:type="auto"/>
            <w:vAlign w:val="center"/>
          </w:tcPr>
          <w:p w14:paraId="7E960BAD" w14:textId="77777777" w:rsidR="008670D6" w:rsidRPr="00782762" w:rsidRDefault="008670D6" w:rsidP="003218FD">
            <w:pPr>
              <w:jc w:val="center"/>
              <w:rPr>
                <w:rFonts w:ascii="Calibri" w:hAnsi="Calibri"/>
                <w:sz w:val="18"/>
                <w:szCs w:val="18"/>
              </w:rPr>
            </w:pPr>
            <w:r>
              <w:rPr>
                <w:rFonts w:ascii="Calibri" w:hAnsi="Calibri"/>
                <w:sz w:val="18"/>
                <w:szCs w:val="18"/>
              </w:rPr>
              <w:t>0.988</w:t>
            </w:r>
          </w:p>
        </w:tc>
        <w:tc>
          <w:tcPr>
            <w:tcW w:w="0" w:type="auto"/>
            <w:vAlign w:val="center"/>
          </w:tcPr>
          <w:p w14:paraId="7E960BAE" w14:textId="77777777" w:rsidR="008670D6" w:rsidRPr="00782762" w:rsidRDefault="008670D6" w:rsidP="003218FD">
            <w:pPr>
              <w:jc w:val="center"/>
              <w:rPr>
                <w:rFonts w:ascii="Calibri" w:hAnsi="Calibri"/>
                <w:sz w:val="18"/>
                <w:szCs w:val="18"/>
              </w:rPr>
            </w:pPr>
            <w:r>
              <w:rPr>
                <w:rFonts w:ascii="Calibri" w:hAnsi="Calibri"/>
                <w:sz w:val="18"/>
                <w:szCs w:val="18"/>
              </w:rPr>
              <w:t>0.997</w:t>
            </w:r>
          </w:p>
        </w:tc>
        <w:tc>
          <w:tcPr>
            <w:tcW w:w="0" w:type="auto"/>
            <w:vAlign w:val="center"/>
          </w:tcPr>
          <w:p w14:paraId="7E960BAF" w14:textId="77777777" w:rsidR="008670D6" w:rsidRPr="00782762" w:rsidRDefault="008670D6" w:rsidP="003218FD">
            <w:pPr>
              <w:jc w:val="center"/>
              <w:rPr>
                <w:rFonts w:ascii="Calibri" w:hAnsi="Calibri"/>
                <w:sz w:val="18"/>
                <w:szCs w:val="18"/>
              </w:rPr>
            </w:pPr>
            <w:r>
              <w:rPr>
                <w:rFonts w:ascii="Calibri" w:hAnsi="Calibri"/>
                <w:sz w:val="18"/>
                <w:szCs w:val="18"/>
              </w:rPr>
              <w:t>1.005</w:t>
            </w:r>
          </w:p>
        </w:tc>
        <w:tc>
          <w:tcPr>
            <w:tcW w:w="0" w:type="auto"/>
            <w:vAlign w:val="center"/>
          </w:tcPr>
          <w:p w14:paraId="7E960BB0" w14:textId="77777777" w:rsidR="008670D6" w:rsidRPr="00782762" w:rsidRDefault="008670D6" w:rsidP="003218FD">
            <w:pPr>
              <w:jc w:val="center"/>
              <w:rPr>
                <w:rFonts w:ascii="Calibri" w:hAnsi="Calibri"/>
                <w:sz w:val="18"/>
                <w:szCs w:val="18"/>
              </w:rPr>
            </w:pPr>
            <w:r>
              <w:rPr>
                <w:rFonts w:ascii="Calibri" w:hAnsi="Calibri"/>
                <w:sz w:val="18"/>
                <w:szCs w:val="18"/>
              </w:rPr>
              <w:t>1.013</w:t>
            </w:r>
          </w:p>
        </w:tc>
        <w:tc>
          <w:tcPr>
            <w:tcW w:w="0" w:type="auto"/>
            <w:vAlign w:val="center"/>
          </w:tcPr>
          <w:p w14:paraId="7E960BB1" w14:textId="77777777" w:rsidR="008670D6" w:rsidRPr="00782762" w:rsidRDefault="008670D6" w:rsidP="003218FD">
            <w:pPr>
              <w:jc w:val="center"/>
              <w:rPr>
                <w:rFonts w:ascii="Calibri" w:hAnsi="Calibri"/>
                <w:sz w:val="18"/>
                <w:szCs w:val="18"/>
              </w:rPr>
            </w:pPr>
            <w:r>
              <w:rPr>
                <w:rFonts w:ascii="Calibri" w:hAnsi="Calibri"/>
                <w:sz w:val="18"/>
                <w:szCs w:val="18"/>
              </w:rPr>
              <w:t>1.022</w:t>
            </w:r>
          </w:p>
        </w:tc>
        <w:tc>
          <w:tcPr>
            <w:tcW w:w="0" w:type="auto"/>
            <w:vAlign w:val="center"/>
          </w:tcPr>
          <w:p w14:paraId="7E960BB2" w14:textId="77777777" w:rsidR="008670D6" w:rsidRPr="00782762" w:rsidRDefault="008670D6" w:rsidP="003218FD">
            <w:pPr>
              <w:jc w:val="center"/>
              <w:rPr>
                <w:rFonts w:ascii="Calibri" w:hAnsi="Calibri"/>
                <w:sz w:val="18"/>
                <w:szCs w:val="18"/>
              </w:rPr>
            </w:pPr>
            <w:r>
              <w:rPr>
                <w:rFonts w:ascii="Calibri" w:hAnsi="Calibri"/>
                <w:sz w:val="18"/>
                <w:szCs w:val="18"/>
              </w:rPr>
              <w:t>1.030</w:t>
            </w:r>
          </w:p>
        </w:tc>
      </w:tr>
      <w:tr w:rsidR="008670D6" w:rsidRPr="00782762" w14:paraId="7E960BBF" w14:textId="77777777" w:rsidTr="00E87FCD">
        <w:trPr>
          <w:cantSplit/>
          <w:trHeight w:hRule="exact" w:val="187"/>
          <w:jc w:val="center"/>
        </w:trPr>
        <w:tc>
          <w:tcPr>
            <w:tcW w:w="0" w:type="auto"/>
            <w:vMerge/>
            <w:vAlign w:val="center"/>
          </w:tcPr>
          <w:p w14:paraId="7E960BB4" w14:textId="77777777" w:rsidR="008670D6" w:rsidRPr="00782762" w:rsidRDefault="008670D6" w:rsidP="003218FD">
            <w:pPr>
              <w:jc w:val="center"/>
              <w:rPr>
                <w:rFonts w:ascii="Calibri" w:hAnsi="Calibri"/>
                <w:sz w:val="18"/>
                <w:szCs w:val="18"/>
              </w:rPr>
            </w:pPr>
          </w:p>
        </w:tc>
        <w:tc>
          <w:tcPr>
            <w:tcW w:w="0" w:type="auto"/>
            <w:vAlign w:val="center"/>
          </w:tcPr>
          <w:p w14:paraId="7E960BB5" w14:textId="77777777" w:rsidR="008670D6" w:rsidRPr="00782762" w:rsidRDefault="008670D6" w:rsidP="003218FD">
            <w:pPr>
              <w:jc w:val="center"/>
              <w:rPr>
                <w:rFonts w:ascii="Calibri" w:hAnsi="Calibri"/>
                <w:b/>
                <w:sz w:val="18"/>
                <w:szCs w:val="18"/>
              </w:rPr>
            </w:pPr>
            <w:r>
              <w:rPr>
                <w:rFonts w:ascii="Calibri" w:hAnsi="Calibri"/>
                <w:b/>
                <w:sz w:val="18"/>
                <w:szCs w:val="18"/>
              </w:rPr>
              <w:t>80</w:t>
            </w:r>
          </w:p>
        </w:tc>
        <w:tc>
          <w:tcPr>
            <w:tcW w:w="0" w:type="auto"/>
            <w:vAlign w:val="center"/>
          </w:tcPr>
          <w:p w14:paraId="7E960BB6" w14:textId="77777777" w:rsidR="008670D6" w:rsidRPr="00782762" w:rsidRDefault="008670D6" w:rsidP="003218FD">
            <w:pPr>
              <w:jc w:val="center"/>
              <w:rPr>
                <w:rFonts w:ascii="Calibri" w:hAnsi="Calibri"/>
                <w:sz w:val="18"/>
                <w:szCs w:val="18"/>
              </w:rPr>
            </w:pPr>
            <w:r>
              <w:rPr>
                <w:rFonts w:ascii="Calibri" w:hAnsi="Calibri"/>
                <w:sz w:val="18"/>
                <w:szCs w:val="18"/>
              </w:rPr>
              <w:t>0.959</w:t>
            </w:r>
          </w:p>
        </w:tc>
        <w:tc>
          <w:tcPr>
            <w:tcW w:w="0" w:type="auto"/>
            <w:vAlign w:val="center"/>
          </w:tcPr>
          <w:p w14:paraId="7E960BB7" w14:textId="77777777" w:rsidR="008670D6" w:rsidRPr="00782762" w:rsidRDefault="008670D6" w:rsidP="003218FD">
            <w:pPr>
              <w:jc w:val="center"/>
              <w:rPr>
                <w:rFonts w:ascii="Calibri" w:hAnsi="Calibri"/>
                <w:sz w:val="18"/>
                <w:szCs w:val="18"/>
              </w:rPr>
            </w:pPr>
            <w:r>
              <w:rPr>
                <w:rFonts w:ascii="Calibri" w:hAnsi="Calibri"/>
                <w:sz w:val="18"/>
                <w:szCs w:val="18"/>
              </w:rPr>
              <w:t>0.967</w:t>
            </w:r>
          </w:p>
        </w:tc>
        <w:tc>
          <w:tcPr>
            <w:tcW w:w="0" w:type="auto"/>
            <w:vAlign w:val="center"/>
          </w:tcPr>
          <w:p w14:paraId="7E960BB8" w14:textId="77777777" w:rsidR="008670D6" w:rsidRPr="00782762" w:rsidRDefault="008670D6" w:rsidP="003218FD">
            <w:pPr>
              <w:jc w:val="center"/>
              <w:rPr>
                <w:rFonts w:ascii="Calibri" w:hAnsi="Calibri"/>
                <w:sz w:val="18"/>
                <w:szCs w:val="18"/>
              </w:rPr>
            </w:pPr>
            <w:r>
              <w:rPr>
                <w:rFonts w:ascii="Calibri" w:hAnsi="Calibri"/>
                <w:sz w:val="18"/>
                <w:szCs w:val="18"/>
              </w:rPr>
              <w:t>0.976</w:t>
            </w:r>
          </w:p>
        </w:tc>
        <w:tc>
          <w:tcPr>
            <w:tcW w:w="0" w:type="auto"/>
            <w:vAlign w:val="center"/>
          </w:tcPr>
          <w:p w14:paraId="7E960BB9" w14:textId="77777777" w:rsidR="008670D6" w:rsidRPr="00782762" w:rsidRDefault="008670D6" w:rsidP="003218FD">
            <w:pPr>
              <w:jc w:val="center"/>
              <w:rPr>
                <w:rFonts w:ascii="Calibri" w:hAnsi="Calibri"/>
                <w:sz w:val="18"/>
                <w:szCs w:val="18"/>
              </w:rPr>
            </w:pPr>
            <w:r>
              <w:rPr>
                <w:rFonts w:ascii="Calibri" w:hAnsi="Calibri"/>
                <w:sz w:val="18"/>
                <w:szCs w:val="18"/>
              </w:rPr>
              <w:t>0.984</w:t>
            </w:r>
          </w:p>
        </w:tc>
        <w:tc>
          <w:tcPr>
            <w:tcW w:w="0" w:type="auto"/>
            <w:vAlign w:val="center"/>
          </w:tcPr>
          <w:p w14:paraId="7E960BBA" w14:textId="77777777" w:rsidR="008670D6" w:rsidRPr="00782762" w:rsidRDefault="008670D6" w:rsidP="003218FD">
            <w:pPr>
              <w:jc w:val="center"/>
              <w:rPr>
                <w:rFonts w:ascii="Calibri" w:hAnsi="Calibri"/>
                <w:sz w:val="18"/>
                <w:szCs w:val="18"/>
              </w:rPr>
            </w:pPr>
            <w:r>
              <w:rPr>
                <w:rFonts w:ascii="Calibri" w:hAnsi="Calibri"/>
                <w:sz w:val="18"/>
                <w:szCs w:val="18"/>
              </w:rPr>
              <w:t>0.992</w:t>
            </w:r>
          </w:p>
        </w:tc>
        <w:tc>
          <w:tcPr>
            <w:tcW w:w="0" w:type="auto"/>
            <w:vAlign w:val="center"/>
          </w:tcPr>
          <w:p w14:paraId="7E960BBB" w14:textId="77777777" w:rsidR="008670D6" w:rsidRPr="00782762" w:rsidRDefault="008670D6" w:rsidP="003218FD">
            <w:pPr>
              <w:jc w:val="center"/>
              <w:rPr>
                <w:rFonts w:ascii="Calibri" w:hAnsi="Calibri"/>
                <w:sz w:val="18"/>
                <w:szCs w:val="18"/>
              </w:rPr>
            </w:pPr>
            <w:r>
              <w:rPr>
                <w:rFonts w:ascii="Calibri" w:hAnsi="Calibri"/>
                <w:sz w:val="18"/>
                <w:szCs w:val="18"/>
              </w:rPr>
              <w:t>1.000</w:t>
            </w:r>
          </w:p>
        </w:tc>
        <w:tc>
          <w:tcPr>
            <w:tcW w:w="0" w:type="auto"/>
            <w:vAlign w:val="center"/>
          </w:tcPr>
          <w:p w14:paraId="7E960BBC" w14:textId="77777777" w:rsidR="008670D6" w:rsidRPr="00782762" w:rsidRDefault="008670D6" w:rsidP="003218FD">
            <w:pPr>
              <w:jc w:val="center"/>
              <w:rPr>
                <w:rFonts w:ascii="Calibri" w:hAnsi="Calibri"/>
                <w:sz w:val="18"/>
                <w:szCs w:val="18"/>
              </w:rPr>
            </w:pPr>
            <w:r>
              <w:rPr>
                <w:rFonts w:ascii="Calibri" w:hAnsi="Calibri"/>
                <w:sz w:val="18"/>
                <w:szCs w:val="18"/>
              </w:rPr>
              <w:t>1.009</w:t>
            </w:r>
          </w:p>
        </w:tc>
        <w:tc>
          <w:tcPr>
            <w:tcW w:w="0" w:type="auto"/>
            <w:vAlign w:val="center"/>
          </w:tcPr>
          <w:p w14:paraId="7E960BBD" w14:textId="77777777" w:rsidR="008670D6" w:rsidRPr="00782762" w:rsidRDefault="008670D6" w:rsidP="003218FD">
            <w:pPr>
              <w:jc w:val="center"/>
              <w:rPr>
                <w:rFonts w:ascii="Calibri" w:hAnsi="Calibri"/>
                <w:sz w:val="18"/>
                <w:szCs w:val="18"/>
              </w:rPr>
            </w:pPr>
            <w:r>
              <w:rPr>
                <w:rFonts w:ascii="Calibri" w:hAnsi="Calibri"/>
                <w:sz w:val="18"/>
                <w:szCs w:val="18"/>
              </w:rPr>
              <w:t>1.017</w:t>
            </w:r>
          </w:p>
        </w:tc>
        <w:tc>
          <w:tcPr>
            <w:tcW w:w="0" w:type="auto"/>
            <w:vAlign w:val="center"/>
          </w:tcPr>
          <w:p w14:paraId="7E960BBE" w14:textId="77777777" w:rsidR="008670D6" w:rsidRPr="00782762" w:rsidRDefault="008670D6" w:rsidP="003218FD">
            <w:pPr>
              <w:jc w:val="center"/>
              <w:rPr>
                <w:rFonts w:ascii="Calibri" w:hAnsi="Calibri"/>
                <w:sz w:val="18"/>
                <w:szCs w:val="18"/>
              </w:rPr>
            </w:pPr>
            <w:r>
              <w:rPr>
                <w:rFonts w:ascii="Calibri" w:hAnsi="Calibri"/>
                <w:sz w:val="18"/>
                <w:szCs w:val="18"/>
              </w:rPr>
              <w:t>1.025</w:t>
            </w:r>
          </w:p>
        </w:tc>
      </w:tr>
      <w:tr w:rsidR="008670D6" w:rsidRPr="00782762" w14:paraId="7E960BCB" w14:textId="77777777" w:rsidTr="00E87FCD">
        <w:trPr>
          <w:cantSplit/>
          <w:trHeight w:hRule="exact" w:val="187"/>
          <w:jc w:val="center"/>
        </w:trPr>
        <w:tc>
          <w:tcPr>
            <w:tcW w:w="0" w:type="auto"/>
            <w:vMerge/>
            <w:vAlign w:val="center"/>
          </w:tcPr>
          <w:p w14:paraId="7E960BC0" w14:textId="77777777" w:rsidR="008670D6" w:rsidRPr="00782762" w:rsidRDefault="008670D6" w:rsidP="003218FD">
            <w:pPr>
              <w:jc w:val="center"/>
              <w:rPr>
                <w:rFonts w:ascii="Calibri" w:hAnsi="Calibri"/>
                <w:sz w:val="18"/>
                <w:szCs w:val="18"/>
              </w:rPr>
            </w:pPr>
          </w:p>
        </w:tc>
        <w:tc>
          <w:tcPr>
            <w:tcW w:w="0" w:type="auto"/>
            <w:vAlign w:val="center"/>
          </w:tcPr>
          <w:p w14:paraId="7E960BC1" w14:textId="77777777" w:rsidR="008670D6" w:rsidRPr="00782762" w:rsidRDefault="008670D6" w:rsidP="003218FD">
            <w:pPr>
              <w:jc w:val="center"/>
              <w:rPr>
                <w:rFonts w:ascii="Calibri" w:hAnsi="Calibri"/>
                <w:b/>
                <w:sz w:val="18"/>
                <w:szCs w:val="18"/>
              </w:rPr>
            </w:pPr>
            <w:r>
              <w:rPr>
                <w:rFonts w:ascii="Calibri" w:hAnsi="Calibri"/>
                <w:b/>
                <w:sz w:val="18"/>
                <w:szCs w:val="18"/>
              </w:rPr>
              <w:t>85</w:t>
            </w:r>
          </w:p>
        </w:tc>
        <w:tc>
          <w:tcPr>
            <w:tcW w:w="0" w:type="auto"/>
            <w:vAlign w:val="center"/>
          </w:tcPr>
          <w:p w14:paraId="7E960BC2" w14:textId="77777777" w:rsidR="008670D6" w:rsidRPr="00782762" w:rsidRDefault="008670D6" w:rsidP="003218FD">
            <w:pPr>
              <w:jc w:val="center"/>
              <w:rPr>
                <w:rFonts w:ascii="Calibri" w:hAnsi="Calibri"/>
                <w:sz w:val="18"/>
                <w:szCs w:val="18"/>
              </w:rPr>
            </w:pPr>
            <w:r>
              <w:rPr>
                <w:rFonts w:ascii="Calibri" w:hAnsi="Calibri"/>
                <w:sz w:val="18"/>
                <w:szCs w:val="18"/>
              </w:rPr>
              <w:t>0.955</w:t>
            </w:r>
          </w:p>
        </w:tc>
        <w:tc>
          <w:tcPr>
            <w:tcW w:w="0" w:type="auto"/>
            <w:vAlign w:val="center"/>
          </w:tcPr>
          <w:p w14:paraId="7E960BC3" w14:textId="77777777" w:rsidR="008670D6" w:rsidRPr="00782762" w:rsidRDefault="008670D6" w:rsidP="003218FD">
            <w:pPr>
              <w:jc w:val="center"/>
              <w:rPr>
                <w:rFonts w:ascii="Calibri" w:hAnsi="Calibri"/>
                <w:sz w:val="18"/>
                <w:szCs w:val="18"/>
              </w:rPr>
            </w:pPr>
            <w:r>
              <w:rPr>
                <w:rFonts w:ascii="Calibri" w:hAnsi="Calibri"/>
                <w:sz w:val="18"/>
                <w:szCs w:val="18"/>
              </w:rPr>
              <w:t>0.963</w:t>
            </w:r>
          </w:p>
        </w:tc>
        <w:tc>
          <w:tcPr>
            <w:tcW w:w="0" w:type="auto"/>
            <w:vAlign w:val="center"/>
          </w:tcPr>
          <w:p w14:paraId="7E960BC4" w14:textId="77777777" w:rsidR="008670D6" w:rsidRPr="00782762" w:rsidRDefault="008670D6" w:rsidP="003218FD">
            <w:pPr>
              <w:jc w:val="center"/>
              <w:rPr>
                <w:rFonts w:ascii="Calibri" w:hAnsi="Calibri"/>
                <w:sz w:val="18"/>
                <w:szCs w:val="18"/>
              </w:rPr>
            </w:pPr>
            <w:r>
              <w:rPr>
                <w:rFonts w:ascii="Calibri" w:hAnsi="Calibri"/>
                <w:sz w:val="18"/>
                <w:szCs w:val="18"/>
              </w:rPr>
              <w:t>0.971</w:t>
            </w:r>
          </w:p>
        </w:tc>
        <w:tc>
          <w:tcPr>
            <w:tcW w:w="0" w:type="auto"/>
            <w:vAlign w:val="center"/>
          </w:tcPr>
          <w:p w14:paraId="7E960BC5" w14:textId="77777777" w:rsidR="008670D6" w:rsidRPr="00782762" w:rsidRDefault="008670D6" w:rsidP="003218FD">
            <w:pPr>
              <w:jc w:val="center"/>
              <w:rPr>
                <w:rFonts w:ascii="Calibri" w:hAnsi="Calibri"/>
                <w:sz w:val="18"/>
                <w:szCs w:val="18"/>
              </w:rPr>
            </w:pPr>
            <w:r>
              <w:rPr>
                <w:rFonts w:ascii="Calibri" w:hAnsi="Calibri"/>
                <w:sz w:val="18"/>
                <w:szCs w:val="18"/>
              </w:rPr>
              <w:t>0.979</w:t>
            </w:r>
          </w:p>
        </w:tc>
        <w:tc>
          <w:tcPr>
            <w:tcW w:w="0" w:type="auto"/>
            <w:vAlign w:val="center"/>
          </w:tcPr>
          <w:p w14:paraId="7E960BC6" w14:textId="77777777" w:rsidR="008670D6" w:rsidRPr="00782762" w:rsidRDefault="008670D6" w:rsidP="003218FD">
            <w:pPr>
              <w:jc w:val="center"/>
              <w:rPr>
                <w:rFonts w:ascii="Calibri" w:hAnsi="Calibri"/>
                <w:sz w:val="18"/>
                <w:szCs w:val="18"/>
              </w:rPr>
            </w:pPr>
            <w:r>
              <w:rPr>
                <w:rFonts w:ascii="Calibri" w:hAnsi="Calibri"/>
                <w:sz w:val="18"/>
                <w:szCs w:val="18"/>
              </w:rPr>
              <w:t>0.988</w:t>
            </w:r>
          </w:p>
        </w:tc>
        <w:tc>
          <w:tcPr>
            <w:tcW w:w="0" w:type="auto"/>
            <w:vAlign w:val="center"/>
          </w:tcPr>
          <w:p w14:paraId="7E960BC7" w14:textId="77777777" w:rsidR="008670D6" w:rsidRPr="00782762" w:rsidRDefault="008670D6" w:rsidP="003218FD">
            <w:pPr>
              <w:jc w:val="center"/>
              <w:rPr>
                <w:rFonts w:ascii="Calibri" w:hAnsi="Calibri"/>
                <w:sz w:val="18"/>
                <w:szCs w:val="18"/>
              </w:rPr>
            </w:pPr>
            <w:r>
              <w:rPr>
                <w:rFonts w:ascii="Calibri" w:hAnsi="Calibri"/>
                <w:sz w:val="18"/>
                <w:szCs w:val="18"/>
              </w:rPr>
              <w:t>0.996</w:t>
            </w:r>
          </w:p>
        </w:tc>
        <w:tc>
          <w:tcPr>
            <w:tcW w:w="0" w:type="auto"/>
            <w:vAlign w:val="center"/>
          </w:tcPr>
          <w:p w14:paraId="7E960BC8" w14:textId="77777777" w:rsidR="008670D6" w:rsidRPr="00782762" w:rsidRDefault="008670D6" w:rsidP="003218FD">
            <w:pPr>
              <w:jc w:val="center"/>
              <w:rPr>
                <w:rFonts w:ascii="Calibri" w:hAnsi="Calibri"/>
                <w:sz w:val="18"/>
                <w:szCs w:val="18"/>
              </w:rPr>
            </w:pPr>
            <w:r>
              <w:rPr>
                <w:rFonts w:ascii="Calibri" w:hAnsi="Calibri"/>
                <w:sz w:val="18"/>
                <w:szCs w:val="18"/>
              </w:rPr>
              <w:t>1.004</w:t>
            </w:r>
          </w:p>
        </w:tc>
        <w:tc>
          <w:tcPr>
            <w:tcW w:w="0" w:type="auto"/>
            <w:vAlign w:val="center"/>
          </w:tcPr>
          <w:p w14:paraId="7E960BC9" w14:textId="77777777" w:rsidR="008670D6" w:rsidRPr="00782762" w:rsidRDefault="008670D6" w:rsidP="003218FD">
            <w:pPr>
              <w:jc w:val="center"/>
              <w:rPr>
                <w:rFonts w:ascii="Calibri" w:hAnsi="Calibri"/>
                <w:sz w:val="18"/>
                <w:szCs w:val="18"/>
              </w:rPr>
            </w:pPr>
            <w:r>
              <w:rPr>
                <w:rFonts w:ascii="Calibri" w:hAnsi="Calibri"/>
                <w:sz w:val="18"/>
                <w:szCs w:val="18"/>
              </w:rPr>
              <w:t>1.012</w:t>
            </w:r>
          </w:p>
        </w:tc>
        <w:tc>
          <w:tcPr>
            <w:tcW w:w="0" w:type="auto"/>
            <w:vAlign w:val="center"/>
          </w:tcPr>
          <w:p w14:paraId="7E960BCA" w14:textId="77777777" w:rsidR="008670D6" w:rsidRPr="00782762" w:rsidRDefault="008670D6" w:rsidP="003218FD">
            <w:pPr>
              <w:jc w:val="center"/>
              <w:rPr>
                <w:rFonts w:ascii="Calibri" w:hAnsi="Calibri"/>
                <w:sz w:val="18"/>
                <w:szCs w:val="18"/>
              </w:rPr>
            </w:pPr>
            <w:r>
              <w:rPr>
                <w:rFonts w:ascii="Calibri" w:hAnsi="Calibri"/>
                <w:sz w:val="18"/>
                <w:szCs w:val="18"/>
              </w:rPr>
              <w:t>1.020</w:t>
            </w:r>
          </w:p>
        </w:tc>
      </w:tr>
      <w:tr w:rsidR="008670D6" w:rsidRPr="00782762" w14:paraId="7E960BD7" w14:textId="77777777" w:rsidTr="00E87FCD">
        <w:trPr>
          <w:cantSplit/>
          <w:trHeight w:hRule="exact" w:val="187"/>
          <w:jc w:val="center"/>
        </w:trPr>
        <w:tc>
          <w:tcPr>
            <w:tcW w:w="0" w:type="auto"/>
            <w:vMerge/>
            <w:vAlign w:val="center"/>
          </w:tcPr>
          <w:p w14:paraId="7E960BCC" w14:textId="77777777" w:rsidR="008670D6" w:rsidRPr="00782762" w:rsidRDefault="008670D6" w:rsidP="003218FD">
            <w:pPr>
              <w:jc w:val="center"/>
              <w:rPr>
                <w:rFonts w:ascii="Calibri" w:hAnsi="Calibri"/>
                <w:sz w:val="18"/>
                <w:szCs w:val="18"/>
              </w:rPr>
            </w:pPr>
          </w:p>
        </w:tc>
        <w:tc>
          <w:tcPr>
            <w:tcW w:w="0" w:type="auto"/>
            <w:vAlign w:val="center"/>
          </w:tcPr>
          <w:p w14:paraId="7E960BCD" w14:textId="77777777" w:rsidR="008670D6" w:rsidRPr="00782762" w:rsidRDefault="008670D6" w:rsidP="003218FD">
            <w:pPr>
              <w:jc w:val="center"/>
              <w:rPr>
                <w:rFonts w:ascii="Calibri" w:hAnsi="Calibri"/>
                <w:b/>
                <w:sz w:val="18"/>
                <w:szCs w:val="18"/>
              </w:rPr>
            </w:pPr>
            <w:r>
              <w:rPr>
                <w:rFonts w:ascii="Calibri" w:hAnsi="Calibri"/>
                <w:b/>
                <w:sz w:val="18"/>
                <w:szCs w:val="18"/>
              </w:rPr>
              <w:t>90</w:t>
            </w:r>
          </w:p>
        </w:tc>
        <w:tc>
          <w:tcPr>
            <w:tcW w:w="0" w:type="auto"/>
            <w:vAlign w:val="center"/>
          </w:tcPr>
          <w:p w14:paraId="7E960BCE" w14:textId="77777777" w:rsidR="008670D6" w:rsidRPr="00782762" w:rsidRDefault="008670D6" w:rsidP="003218FD">
            <w:pPr>
              <w:jc w:val="center"/>
              <w:rPr>
                <w:rFonts w:ascii="Calibri" w:hAnsi="Calibri"/>
                <w:sz w:val="18"/>
                <w:szCs w:val="18"/>
              </w:rPr>
            </w:pPr>
            <w:r>
              <w:rPr>
                <w:rFonts w:ascii="Calibri" w:hAnsi="Calibri"/>
                <w:sz w:val="18"/>
                <w:szCs w:val="18"/>
              </w:rPr>
              <w:t>0.950</w:t>
            </w:r>
          </w:p>
        </w:tc>
        <w:tc>
          <w:tcPr>
            <w:tcW w:w="0" w:type="auto"/>
            <w:vAlign w:val="center"/>
          </w:tcPr>
          <w:p w14:paraId="7E960BCF" w14:textId="77777777" w:rsidR="008670D6" w:rsidRPr="00782762" w:rsidRDefault="008670D6" w:rsidP="003218FD">
            <w:pPr>
              <w:jc w:val="center"/>
              <w:rPr>
                <w:rFonts w:ascii="Calibri" w:hAnsi="Calibri"/>
                <w:sz w:val="18"/>
                <w:szCs w:val="18"/>
              </w:rPr>
            </w:pPr>
            <w:r>
              <w:rPr>
                <w:rFonts w:ascii="Calibri" w:hAnsi="Calibri"/>
                <w:sz w:val="18"/>
                <w:szCs w:val="18"/>
              </w:rPr>
              <w:t>0.958</w:t>
            </w:r>
          </w:p>
        </w:tc>
        <w:tc>
          <w:tcPr>
            <w:tcW w:w="0" w:type="auto"/>
            <w:vAlign w:val="center"/>
          </w:tcPr>
          <w:p w14:paraId="7E960BD0" w14:textId="77777777" w:rsidR="008670D6" w:rsidRPr="00782762" w:rsidRDefault="008670D6" w:rsidP="003218FD">
            <w:pPr>
              <w:jc w:val="center"/>
              <w:rPr>
                <w:rFonts w:ascii="Calibri" w:hAnsi="Calibri"/>
                <w:sz w:val="18"/>
                <w:szCs w:val="18"/>
              </w:rPr>
            </w:pPr>
            <w:r>
              <w:rPr>
                <w:rFonts w:ascii="Calibri" w:hAnsi="Calibri"/>
                <w:sz w:val="18"/>
                <w:szCs w:val="18"/>
              </w:rPr>
              <w:t>0.967</w:t>
            </w:r>
          </w:p>
        </w:tc>
        <w:tc>
          <w:tcPr>
            <w:tcW w:w="0" w:type="auto"/>
            <w:vAlign w:val="center"/>
          </w:tcPr>
          <w:p w14:paraId="7E960BD1" w14:textId="77777777" w:rsidR="008670D6" w:rsidRPr="00782762" w:rsidRDefault="008670D6" w:rsidP="003218FD">
            <w:pPr>
              <w:jc w:val="center"/>
              <w:rPr>
                <w:rFonts w:ascii="Calibri" w:hAnsi="Calibri"/>
                <w:sz w:val="18"/>
                <w:szCs w:val="18"/>
              </w:rPr>
            </w:pPr>
            <w:r>
              <w:rPr>
                <w:rFonts w:ascii="Calibri" w:hAnsi="Calibri"/>
                <w:sz w:val="18"/>
                <w:szCs w:val="18"/>
              </w:rPr>
              <w:t>0.975</w:t>
            </w:r>
          </w:p>
        </w:tc>
        <w:tc>
          <w:tcPr>
            <w:tcW w:w="0" w:type="auto"/>
            <w:vAlign w:val="center"/>
          </w:tcPr>
          <w:p w14:paraId="7E960BD2" w14:textId="77777777" w:rsidR="008670D6" w:rsidRPr="00782762" w:rsidRDefault="008670D6" w:rsidP="003218FD">
            <w:pPr>
              <w:jc w:val="center"/>
              <w:rPr>
                <w:rFonts w:ascii="Calibri" w:hAnsi="Calibri"/>
                <w:sz w:val="18"/>
                <w:szCs w:val="18"/>
              </w:rPr>
            </w:pPr>
            <w:r>
              <w:rPr>
                <w:rFonts w:ascii="Calibri" w:hAnsi="Calibri"/>
                <w:sz w:val="18"/>
                <w:szCs w:val="18"/>
              </w:rPr>
              <w:t>0.983</w:t>
            </w:r>
          </w:p>
        </w:tc>
        <w:tc>
          <w:tcPr>
            <w:tcW w:w="0" w:type="auto"/>
            <w:vAlign w:val="center"/>
          </w:tcPr>
          <w:p w14:paraId="7E960BD3" w14:textId="77777777" w:rsidR="008670D6" w:rsidRPr="00782762" w:rsidRDefault="008670D6" w:rsidP="003218FD">
            <w:pPr>
              <w:jc w:val="center"/>
              <w:rPr>
                <w:rFonts w:ascii="Calibri" w:hAnsi="Calibri"/>
                <w:sz w:val="18"/>
                <w:szCs w:val="18"/>
              </w:rPr>
            </w:pPr>
            <w:r>
              <w:rPr>
                <w:rFonts w:ascii="Calibri" w:hAnsi="Calibri"/>
                <w:sz w:val="18"/>
                <w:szCs w:val="18"/>
              </w:rPr>
              <w:t>0.991</w:t>
            </w:r>
          </w:p>
        </w:tc>
        <w:tc>
          <w:tcPr>
            <w:tcW w:w="0" w:type="auto"/>
            <w:vAlign w:val="center"/>
          </w:tcPr>
          <w:p w14:paraId="7E960BD4" w14:textId="77777777" w:rsidR="008670D6" w:rsidRPr="00782762" w:rsidRDefault="008670D6" w:rsidP="003218FD">
            <w:pPr>
              <w:jc w:val="center"/>
              <w:rPr>
                <w:rFonts w:ascii="Calibri" w:hAnsi="Calibri"/>
                <w:sz w:val="18"/>
                <w:szCs w:val="18"/>
              </w:rPr>
            </w:pPr>
            <w:r>
              <w:rPr>
                <w:rFonts w:ascii="Calibri" w:hAnsi="Calibri"/>
                <w:sz w:val="18"/>
                <w:szCs w:val="18"/>
              </w:rPr>
              <w:t>0.999</w:t>
            </w:r>
          </w:p>
        </w:tc>
        <w:tc>
          <w:tcPr>
            <w:tcW w:w="0" w:type="auto"/>
            <w:vAlign w:val="center"/>
          </w:tcPr>
          <w:p w14:paraId="7E960BD5" w14:textId="77777777" w:rsidR="008670D6" w:rsidRPr="00782762" w:rsidRDefault="008670D6" w:rsidP="003218FD">
            <w:pPr>
              <w:jc w:val="center"/>
              <w:rPr>
                <w:rFonts w:ascii="Calibri" w:hAnsi="Calibri"/>
                <w:sz w:val="18"/>
                <w:szCs w:val="18"/>
              </w:rPr>
            </w:pPr>
            <w:r>
              <w:rPr>
                <w:rFonts w:ascii="Calibri" w:hAnsi="Calibri"/>
                <w:sz w:val="18"/>
                <w:szCs w:val="18"/>
              </w:rPr>
              <w:t>1.008</w:t>
            </w:r>
          </w:p>
        </w:tc>
        <w:tc>
          <w:tcPr>
            <w:tcW w:w="0" w:type="auto"/>
            <w:vAlign w:val="center"/>
          </w:tcPr>
          <w:p w14:paraId="7E960BD6" w14:textId="77777777" w:rsidR="008670D6" w:rsidRPr="00782762" w:rsidRDefault="008670D6" w:rsidP="003218FD">
            <w:pPr>
              <w:jc w:val="center"/>
              <w:rPr>
                <w:rFonts w:ascii="Calibri" w:hAnsi="Calibri"/>
                <w:sz w:val="18"/>
                <w:szCs w:val="18"/>
              </w:rPr>
            </w:pPr>
            <w:r>
              <w:rPr>
                <w:rFonts w:ascii="Calibri" w:hAnsi="Calibri"/>
                <w:sz w:val="18"/>
                <w:szCs w:val="18"/>
              </w:rPr>
              <w:t>1.016</w:t>
            </w:r>
          </w:p>
        </w:tc>
      </w:tr>
      <w:tr w:rsidR="008670D6" w:rsidRPr="00782762" w14:paraId="7E960BE3" w14:textId="77777777" w:rsidTr="00E87FCD">
        <w:trPr>
          <w:cantSplit/>
          <w:trHeight w:hRule="exact" w:val="187"/>
          <w:jc w:val="center"/>
        </w:trPr>
        <w:tc>
          <w:tcPr>
            <w:tcW w:w="0" w:type="auto"/>
            <w:vMerge/>
            <w:vAlign w:val="center"/>
          </w:tcPr>
          <w:p w14:paraId="7E960BD8" w14:textId="77777777" w:rsidR="008670D6" w:rsidRPr="00782762" w:rsidRDefault="008670D6" w:rsidP="003218FD">
            <w:pPr>
              <w:jc w:val="center"/>
              <w:rPr>
                <w:rFonts w:ascii="Calibri" w:hAnsi="Calibri"/>
                <w:sz w:val="18"/>
                <w:szCs w:val="18"/>
              </w:rPr>
            </w:pPr>
          </w:p>
        </w:tc>
        <w:tc>
          <w:tcPr>
            <w:tcW w:w="0" w:type="auto"/>
            <w:vAlign w:val="center"/>
          </w:tcPr>
          <w:p w14:paraId="7E960BD9" w14:textId="77777777" w:rsidR="008670D6" w:rsidRPr="00782762" w:rsidRDefault="008670D6" w:rsidP="003218FD">
            <w:pPr>
              <w:jc w:val="center"/>
              <w:rPr>
                <w:rFonts w:ascii="Calibri" w:hAnsi="Calibri"/>
                <w:b/>
                <w:sz w:val="18"/>
                <w:szCs w:val="18"/>
              </w:rPr>
            </w:pPr>
            <w:r>
              <w:rPr>
                <w:rFonts w:ascii="Calibri" w:hAnsi="Calibri"/>
                <w:b/>
                <w:sz w:val="18"/>
                <w:szCs w:val="18"/>
              </w:rPr>
              <w:t>95</w:t>
            </w:r>
          </w:p>
        </w:tc>
        <w:tc>
          <w:tcPr>
            <w:tcW w:w="0" w:type="auto"/>
            <w:vAlign w:val="center"/>
          </w:tcPr>
          <w:p w14:paraId="7E960BDA" w14:textId="77777777" w:rsidR="008670D6" w:rsidRPr="00782762" w:rsidRDefault="008670D6" w:rsidP="003218FD">
            <w:pPr>
              <w:jc w:val="center"/>
              <w:rPr>
                <w:rFonts w:ascii="Calibri" w:hAnsi="Calibri"/>
                <w:sz w:val="18"/>
                <w:szCs w:val="18"/>
              </w:rPr>
            </w:pPr>
            <w:r>
              <w:rPr>
                <w:rFonts w:ascii="Calibri" w:hAnsi="Calibri"/>
                <w:sz w:val="18"/>
                <w:szCs w:val="18"/>
              </w:rPr>
              <w:t>0.946</w:t>
            </w:r>
          </w:p>
        </w:tc>
        <w:tc>
          <w:tcPr>
            <w:tcW w:w="0" w:type="auto"/>
            <w:vAlign w:val="center"/>
          </w:tcPr>
          <w:p w14:paraId="7E960BDB" w14:textId="77777777" w:rsidR="008670D6" w:rsidRPr="00782762" w:rsidRDefault="008670D6" w:rsidP="003218FD">
            <w:pPr>
              <w:jc w:val="center"/>
              <w:rPr>
                <w:rFonts w:ascii="Calibri" w:hAnsi="Calibri"/>
                <w:sz w:val="18"/>
                <w:szCs w:val="18"/>
              </w:rPr>
            </w:pPr>
            <w:r>
              <w:rPr>
                <w:rFonts w:ascii="Calibri" w:hAnsi="Calibri"/>
                <w:sz w:val="18"/>
                <w:szCs w:val="18"/>
              </w:rPr>
              <w:t>0.954</w:t>
            </w:r>
          </w:p>
        </w:tc>
        <w:tc>
          <w:tcPr>
            <w:tcW w:w="0" w:type="auto"/>
            <w:vAlign w:val="center"/>
          </w:tcPr>
          <w:p w14:paraId="7E960BDC" w14:textId="77777777" w:rsidR="008670D6" w:rsidRPr="00782762" w:rsidRDefault="008670D6" w:rsidP="003218FD">
            <w:pPr>
              <w:jc w:val="center"/>
              <w:rPr>
                <w:rFonts w:ascii="Calibri" w:hAnsi="Calibri"/>
                <w:sz w:val="18"/>
                <w:szCs w:val="18"/>
              </w:rPr>
            </w:pPr>
            <w:r>
              <w:rPr>
                <w:rFonts w:ascii="Calibri" w:hAnsi="Calibri"/>
                <w:sz w:val="18"/>
                <w:szCs w:val="18"/>
              </w:rPr>
              <w:t>0.962</w:t>
            </w:r>
          </w:p>
        </w:tc>
        <w:tc>
          <w:tcPr>
            <w:tcW w:w="0" w:type="auto"/>
            <w:vAlign w:val="center"/>
          </w:tcPr>
          <w:p w14:paraId="7E960BDD" w14:textId="77777777" w:rsidR="008670D6" w:rsidRPr="00782762" w:rsidRDefault="008670D6" w:rsidP="003218FD">
            <w:pPr>
              <w:jc w:val="center"/>
              <w:rPr>
                <w:rFonts w:ascii="Calibri" w:hAnsi="Calibri"/>
                <w:sz w:val="18"/>
                <w:szCs w:val="18"/>
              </w:rPr>
            </w:pPr>
            <w:r>
              <w:rPr>
                <w:rFonts w:ascii="Calibri" w:hAnsi="Calibri"/>
                <w:sz w:val="18"/>
                <w:szCs w:val="18"/>
              </w:rPr>
              <w:t>0.970</w:t>
            </w:r>
          </w:p>
        </w:tc>
        <w:tc>
          <w:tcPr>
            <w:tcW w:w="0" w:type="auto"/>
            <w:vAlign w:val="center"/>
          </w:tcPr>
          <w:p w14:paraId="7E960BDE" w14:textId="77777777" w:rsidR="008670D6" w:rsidRPr="00782762" w:rsidRDefault="008670D6" w:rsidP="003218FD">
            <w:pPr>
              <w:jc w:val="center"/>
              <w:rPr>
                <w:rFonts w:ascii="Calibri" w:hAnsi="Calibri"/>
                <w:sz w:val="18"/>
                <w:szCs w:val="18"/>
              </w:rPr>
            </w:pPr>
            <w:r>
              <w:rPr>
                <w:rFonts w:ascii="Calibri" w:hAnsi="Calibri"/>
                <w:sz w:val="18"/>
                <w:szCs w:val="18"/>
              </w:rPr>
              <w:t>0.979</w:t>
            </w:r>
          </w:p>
        </w:tc>
        <w:tc>
          <w:tcPr>
            <w:tcW w:w="0" w:type="auto"/>
            <w:vAlign w:val="center"/>
          </w:tcPr>
          <w:p w14:paraId="7E960BDF" w14:textId="77777777" w:rsidR="008670D6" w:rsidRPr="00782762" w:rsidRDefault="008670D6" w:rsidP="003218FD">
            <w:pPr>
              <w:jc w:val="center"/>
              <w:rPr>
                <w:rFonts w:ascii="Calibri" w:hAnsi="Calibri"/>
                <w:sz w:val="18"/>
                <w:szCs w:val="18"/>
              </w:rPr>
            </w:pPr>
            <w:r>
              <w:rPr>
                <w:rFonts w:ascii="Calibri" w:hAnsi="Calibri"/>
                <w:sz w:val="18"/>
                <w:szCs w:val="18"/>
              </w:rPr>
              <w:t>0.987</w:t>
            </w:r>
          </w:p>
        </w:tc>
        <w:tc>
          <w:tcPr>
            <w:tcW w:w="0" w:type="auto"/>
            <w:vAlign w:val="center"/>
          </w:tcPr>
          <w:p w14:paraId="7E960BE0" w14:textId="77777777" w:rsidR="008670D6" w:rsidRPr="00782762" w:rsidRDefault="008670D6" w:rsidP="003218FD">
            <w:pPr>
              <w:jc w:val="center"/>
              <w:rPr>
                <w:rFonts w:ascii="Calibri" w:hAnsi="Calibri"/>
                <w:sz w:val="18"/>
                <w:szCs w:val="18"/>
              </w:rPr>
            </w:pPr>
            <w:r>
              <w:rPr>
                <w:rFonts w:ascii="Calibri" w:hAnsi="Calibri"/>
                <w:sz w:val="18"/>
                <w:szCs w:val="18"/>
              </w:rPr>
              <w:t>0.995</w:t>
            </w:r>
          </w:p>
        </w:tc>
        <w:tc>
          <w:tcPr>
            <w:tcW w:w="0" w:type="auto"/>
            <w:vAlign w:val="center"/>
          </w:tcPr>
          <w:p w14:paraId="7E960BE1" w14:textId="77777777" w:rsidR="008670D6" w:rsidRPr="00782762" w:rsidRDefault="008670D6" w:rsidP="003218FD">
            <w:pPr>
              <w:jc w:val="center"/>
              <w:rPr>
                <w:rFonts w:ascii="Calibri" w:hAnsi="Calibri"/>
                <w:sz w:val="18"/>
                <w:szCs w:val="18"/>
              </w:rPr>
            </w:pPr>
            <w:r>
              <w:rPr>
                <w:rFonts w:ascii="Calibri" w:hAnsi="Calibri"/>
                <w:sz w:val="18"/>
                <w:szCs w:val="18"/>
              </w:rPr>
              <w:t>1.003</w:t>
            </w:r>
          </w:p>
        </w:tc>
        <w:tc>
          <w:tcPr>
            <w:tcW w:w="0" w:type="auto"/>
            <w:vAlign w:val="center"/>
          </w:tcPr>
          <w:p w14:paraId="7E960BE2" w14:textId="77777777" w:rsidR="008670D6" w:rsidRPr="00782762" w:rsidRDefault="008670D6" w:rsidP="003218FD">
            <w:pPr>
              <w:jc w:val="center"/>
              <w:rPr>
                <w:rFonts w:ascii="Calibri" w:hAnsi="Calibri"/>
                <w:sz w:val="18"/>
                <w:szCs w:val="18"/>
              </w:rPr>
            </w:pPr>
            <w:r>
              <w:rPr>
                <w:rFonts w:ascii="Calibri" w:hAnsi="Calibri"/>
                <w:sz w:val="18"/>
                <w:szCs w:val="18"/>
              </w:rPr>
              <w:t>1.011</w:t>
            </w:r>
          </w:p>
        </w:tc>
      </w:tr>
      <w:tr w:rsidR="008670D6" w:rsidRPr="00782762" w14:paraId="7E960BEF" w14:textId="77777777" w:rsidTr="00E87FCD">
        <w:trPr>
          <w:cantSplit/>
          <w:trHeight w:hRule="exact" w:val="187"/>
          <w:jc w:val="center"/>
        </w:trPr>
        <w:tc>
          <w:tcPr>
            <w:tcW w:w="0" w:type="auto"/>
            <w:vMerge/>
            <w:vAlign w:val="center"/>
          </w:tcPr>
          <w:p w14:paraId="7E960BE4" w14:textId="77777777" w:rsidR="008670D6" w:rsidRPr="00782762" w:rsidRDefault="008670D6" w:rsidP="003218FD">
            <w:pPr>
              <w:jc w:val="center"/>
              <w:rPr>
                <w:rFonts w:ascii="Calibri" w:hAnsi="Calibri"/>
                <w:sz w:val="18"/>
                <w:szCs w:val="18"/>
              </w:rPr>
            </w:pPr>
          </w:p>
        </w:tc>
        <w:tc>
          <w:tcPr>
            <w:tcW w:w="0" w:type="auto"/>
            <w:vAlign w:val="center"/>
          </w:tcPr>
          <w:p w14:paraId="7E960BE5" w14:textId="77777777" w:rsidR="008670D6" w:rsidRPr="00782762" w:rsidRDefault="008670D6" w:rsidP="003218FD">
            <w:pPr>
              <w:jc w:val="center"/>
              <w:rPr>
                <w:rFonts w:ascii="Calibri" w:hAnsi="Calibri"/>
                <w:b/>
                <w:sz w:val="18"/>
                <w:szCs w:val="18"/>
              </w:rPr>
            </w:pPr>
            <w:r>
              <w:rPr>
                <w:rFonts w:ascii="Calibri" w:hAnsi="Calibri"/>
                <w:b/>
                <w:sz w:val="18"/>
                <w:szCs w:val="18"/>
              </w:rPr>
              <w:t>100</w:t>
            </w:r>
          </w:p>
        </w:tc>
        <w:tc>
          <w:tcPr>
            <w:tcW w:w="0" w:type="auto"/>
            <w:vAlign w:val="center"/>
          </w:tcPr>
          <w:p w14:paraId="7E960BE6" w14:textId="77777777" w:rsidR="008670D6" w:rsidRPr="00782762" w:rsidRDefault="008670D6" w:rsidP="003218FD">
            <w:pPr>
              <w:jc w:val="center"/>
              <w:rPr>
                <w:rFonts w:ascii="Calibri" w:hAnsi="Calibri"/>
                <w:sz w:val="18"/>
                <w:szCs w:val="18"/>
              </w:rPr>
            </w:pPr>
            <w:r>
              <w:rPr>
                <w:rFonts w:ascii="Calibri" w:hAnsi="Calibri"/>
                <w:sz w:val="18"/>
                <w:szCs w:val="18"/>
              </w:rPr>
              <w:t>0.942</w:t>
            </w:r>
          </w:p>
        </w:tc>
        <w:tc>
          <w:tcPr>
            <w:tcW w:w="0" w:type="auto"/>
            <w:vAlign w:val="center"/>
          </w:tcPr>
          <w:p w14:paraId="7E960BE7" w14:textId="77777777" w:rsidR="008670D6" w:rsidRPr="00782762" w:rsidRDefault="008670D6" w:rsidP="003218FD">
            <w:pPr>
              <w:jc w:val="center"/>
              <w:rPr>
                <w:rFonts w:ascii="Calibri" w:hAnsi="Calibri"/>
                <w:sz w:val="18"/>
                <w:szCs w:val="18"/>
              </w:rPr>
            </w:pPr>
            <w:r>
              <w:rPr>
                <w:rFonts w:ascii="Calibri" w:hAnsi="Calibri"/>
                <w:sz w:val="18"/>
                <w:szCs w:val="18"/>
              </w:rPr>
              <w:t>0.950</w:t>
            </w:r>
          </w:p>
        </w:tc>
        <w:tc>
          <w:tcPr>
            <w:tcW w:w="0" w:type="auto"/>
            <w:vAlign w:val="center"/>
          </w:tcPr>
          <w:p w14:paraId="7E960BE8" w14:textId="77777777" w:rsidR="008670D6" w:rsidRPr="00782762" w:rsidRDefault="008670D6" w:rsidP="003218FD">
            <w:pPr>
              <w:jc w:val="center"/>
              <w:rPr>
                <w:rFonts w:ascii="Calibri" w:hAnsi="Calibri"/>
                <w:sz w:val="18"/>
                <w:szCs w:val="18"/>
              </w:rPr>
            </w:pPr>
            <w:r>
              <w:rPr>
                <w:rFonts w:ascii="Calibri" w:hAnsi="Calibri"/>
                <w:sz w:val="18"/>
                <w:szCs w:val="18"/>
              </w:rPr>
              <w:t>0.958</w:t>
            </w:r>
          </w:p>
        </w:tc>
        <w:tc>
          <w:tcPr>
            <w:tcW w:w="0" w:type="auto"/>
            <w:vAlign w:val="center"/>
          </w:tcPr>
          <w:p w14:paraId="7E960BE9" w14:textId="77777777" w:rsidR="008670D6" w:rsidRPr="00782762" w:rsidRDefault="008670D6" w:rsidP="003218FD">
            <w:pPr>
              <w:jc w:val="center"/>
              <w:rPr>
                <w:rFonts w:ascii="Calibri" w:hAnsi="Calibri"/>
                <w:sz w:val="18"/>
                <w:szCs w:val="18"/>
              </w:rPr>
            </w:pPr>
            <w:r>
              <w:rPr>
                <w:rFonts w:ascii="Calibri" w:hAnsi="Calibri"/>
                <w:sz w:val="18"/>
                <w:szCs w:val="18"/>
              </w:rPr>
              <w:t>0.966</w:t>
            </w:r>
          </w:p>
        </w:tc>
        <w:tc>
          <w:tcPr>
            <w:tcW w:w="0" w:type="auto"/>
            <w:vAlign w:val="center"/>
          </w:tcPr>
          <w:p w14:paraId="7E960BEA" w14:textId="77777777" w:rsidR="008670D6" w:rsidRPr="00782762" w:rsidRDefault="008670D6" w:rsidP="003218FD">
            <w:pPr>
              <w:jc w:val="center"/>
              <w:rPr>
                <w:rFonts w:ascii="Calibri" w:hAnsi="Calibri"/>
                <w:sz w:val="18"/>
                <w:szCs w:val="18"/>
              </w:rPr>
            </w:pPr>
            <w:r>
              <w:rPr>
                <w:rFonts w:ascii="Calibri" w:hAnsi="Calibri"/>
                <w:sz w:val="18"/>
                <w:szCs w:val="18"/>
              </w:rPr>
              <w:t>0.970</w:t>
            </w:r>
          </w:p>
        </w:tc>
        <w:tc>
          <w:tcPr>
            <w:tcW w:w="0" w:type="auto"/>
            <w:vAlign w:val="center"/>
          </w:tcPr>
          <w:p w14:paraId="7E960BEB" w14:textId="77777777" w:rsidR="008670D6" w:rsidRPr="00782762" w:rsidRDefault="008670D6" w:rsidP="003218FD">
            <w:pPr>
              <w:jc w:val="center"/>
              <w:rPr>
                <w:rFonts w:ascii="Calibri" w:hAnsi="Calibri"/>
                <w:sz w:val="18"/>
                <w:szCs w:val="18"/>
              </w:rPr>
            </w:pPr>
            <w:r>
              <w:rPr>
                <w:rFonts w:ascii="Calibri" w:hAnsi="Calibri"/>
                <w:sz w:val="18"/>
                <w:szCs w:val="18"/>
              </w:rPr>
              <w:t>0.982</w:t>
            </w:r>
          </w:p>
        </w:tc>
        <w:tc>
          <w:tcPr>
            <w:tcW w:w="0" w:type="auto"/>
            <w:vAlign w:val="center"/>
          </w:tcPr>
          <w:p w14:paraId="7E960BEC" w14:textId="77777777" w:rsidR="008670D6" w:rsidRPr="00782762" w:rsidRDefault="008670D6" w:rsidP="003218FD">
            <w:pPr>
              <w:jc w:val="center"/>
              <w:rPr>
                <w:rFonts w:ascii="Calibri" w:hAnsi="Calibri"/>
                <w:sz w:val="18"/>
                <w:szCs w:val="18"/>
              </w:rPr>
            </w:pPr>
            <w:r>
              <w:rPr>
                <w:rFonts w:ascii="Calibri" w:hAnsi="Calibri"/>
                <w:sz w:val="18"/>
                <w:szCs w:val="18"/>
              </w:rPr>
              <w:t>0.990</w:t>
            </w:r>
          </w:p>
        </w:tc>
        <w:tc>
          <w:tcPr>
            <w:tcW w:w="0" w:type="auto"/>
            <w:vAlign w:val="center"/>
          </w:tcPr>
          <w:p w14:paraId="7E960BED" w14:textId="77777777" w:rsidR="008670D6" w:rsidRPr="00782762" w:rsidRDefault="008670D6" w:rsidP="003218FD">
            <w:pPr>
              <w:jc w:val="center"/>
              <w:rPr>
                <w:rFonts w:ascii="Calibri" w:hAnsi="Calibri"/>
                <w:sz w:val="18"/>
                <w:szCs w:val="18"/>
              </w:rPr>
            </w:pPr>
            <w:r>
              <w:rPr>
                <w:rFonts w:ascii="Calibri" w:hAnsi="Calibri"/>
                <w:sz w:val="18"/>
                <w:szCs w:val="18"/>
              </w:rPr>
              <w:t>0.998</w:t>
            </w:r>
          </w:p>
        </w:tc>
        <w:tc>
          <w:tcPr>
            <w:tcW w:w="0" w:type="auto"/>
            <w:vAlign w:val="center"/>
          </w:tcPr>
          <w:p w14:paraId="7E960BEE" w14:textId="77777777" w:rsidR="008670D6" w:rsidRPr="00782762" w:rsidRDefault="008670D6" w:rsidP="003218FD">
            <w:pPr>
              <w:jc w:val="center"/>
              <w:rPr>
                <w:rFonts w:ascii="Calibri" w:hAnsi="Calibri"/>
                <w:sz w:val="18"/>
                <w:szCs w:val="18"/>
              </w:rPr>
            </w:pPr>
            <w:r>
              <w:rPr>
                <w:rFonts w:ascii="Calibri" w:hAnsi="Calibri"/>
                <w:sz w:val="18"/>
                <w:szCs w:val="18"/>
              </w:rPr>
              <w:t>1.007</w:t>
            </w:r>
          </w:p>
        </w:tc>
      </w:tr>
      <w:tr w:rsidR="008670D6" w:rsidRPr="00782762" w14:paraId="7E960BFB" w14:textId="77777777" w:rsidTr="00E87FCD">
        <w:trPr>
          <w:cantSplit/>
          <w:trHeight w:hRule="exact" w:val="187"/>
          <w:jc w:val="center"/>
        </w:trPr>
        <w:tc>
          <w:tcPr>
            <w:tcW w:w="0" w:type="auto"/>
            <w:vMerge/>
            <w:vAlign w:val="center"/>
          </w:tcPr>
          <w:p w14:paraId="7E960BF0" w14:textId="77777777" w:rsidR="008670D6" w:rsidRPr="00782762" w:rsidRDefault="008670D6" w:rsidP="003218FD">
            <w:pPr>
              <w:jc w:val="center"/>
              <w:rPr>
                <w:rFonts w:ascii="Calibri" w:hAnsi="Calibri"/>
                <w:sz w:val="18"/>
                <w:szCs w:val="18"/>
              </w:rPr>
            </w:pPr>
          </w:p>
        </w:tc>
        <w:tc>
          <w:tcPr>
            <w:tcW w:w="0" w:type="auto"/>
            <w:vAlign w:val="center"/>
          </w:tcPr>
          <w:p w14:paraId="7E960BF1" w14:textId="77777777" w:rsidR="008670D6" w:rsidRPr="00782762" w:rsidRDefault="008670D6" w:rsidP="003218FD">
            <w:pPr>
              <w:jc w:val="center"/>
              <w:rPr>
                <w:rFonts w:ascii="Calibri" w:hAnsi="Calibri"/>
                <w:b/>
                <w:sz w:val="18"/>
                <w:szCs w:val="18"/>
              </w:rPr>
            </w:pPr>
            <w:r>
              <w:rPr>
                <w:rFonts w:ascii="Calibri" w:hAnsi="Calibri"/>
                <w:b/>
                <w:sz w:val="18"/>
                <w:szCs w:val="18"/>
              </w:rPr>
              <w:t>105</w:t>
            </w:r>
          </w:p>
        </w:tc>
        <w:tc>
          <w:tcPr>
            <w:tcW w:w="0" w:type="auto"/>
            <w:vAlign w:val="center"/>
          </w:tcPr>
          <w:p w14:paraId="7E960BF2" w14:textId="77777777" w:rsidR="008670D6" w:rsidRPr="00782762" w:rsidRDefault="008670D6" w:rsidP="003218FD">
            <w:pPr>
              <w:jc w:val="center"/>
              <w:rPr>
                <w:rFonts w:ascii="Calibri" w:hAnsi="Calibri"/>
                <w:sz w:val="18"/>
                <w:szCs w:val="18"/>
              </w:rPr>
            </w:pPr>
            <w:r>
              <w:rPr>
                <w:rFonts w:ascii="Calibri" w:hAnsi="Calibri"/>
                <w:sz w:val="18"/>
                <w:szCs w:val="18"/>
              </w:rPr>
              <w:t>0.938</w:t>
            </w:r>
          </w:p>
        </w:tc>
        <w:tc>
          <w:tcPr>
            <w:tcW w:w="0" w:type="auto"/>
            <w:vAlign w:val="center"/>
          </w:tcPr>
          <w:p w14:paraId="7E960BF3" w14:textId="77777777" w:rsidR="008670D6" w:rsidRPr="00782762" w:rsidRDefault="008670D6" w:rsidP="003218FD">
            <w:pPr>
              <w:jc w:val="center"/>
              <w:rPr>
                <w:rFonts w:ascii="Calibri" w:hAnsi="Calibri"/>
                <w:sz w:val="18"/>
                <w:szCs w:val="18"/>
              </w:rPr>
            </w:pPr>
            <w:r>
              <w:rPr>
                <w:rFonts w:ascii="Calibri" w:hAnsi="Calibri"/>
                <w:sz w:val="18"/>
                <w:szCs w:val="18"/>
              </w:rPr>
              <w:t>0.946</w:t>
            </w:r>
          </w:p>
        </w:tc>
        <w:tc>
          <w:tcPr>
            <w:tcW w:w="0" w:type="auto"/>
            <w:vAlign w:val="center"/>
          </w:tcPr>
          <w:p w14:paraId="7E960BF4" w14:textId="77777777" w:rsidR="008670D6" w:rsidRPr="00782762" w:rsidRDefault="008670D6" w:rsidP="003218FD">
            <w:pPr>
              <w:jc w:val="center"/>
              <w:rPr>
                <w:rFonts w:ascii="Calibri" w:hAnsi="Calibri"/>
                <w:sz w:val="18"/>
                <w:szCs w:val="18"/>
              </w:rPr>
            </w:pPr>
            <w:r>
              <w:rPr>
                <w:rFonts w:ascii="Calibri" w:hAnsi="Calibri"/>
                <w:sz w:val="18"/>
                <w:szCs w:val="18"/>
              </w:rPr>
              <w:t>0.954</w:t>
            </w:r>
          </w:p>
        </w:tc>
        <w:tc>
          <w:tcPr>
            <w:tcW w:w="0" w:type="auto"/>
            <w:vAlign w:val="center"/>
          </w:tcPr>
          <w:p w14:paraId="7E960BF5" w14:textId="77777777" w:rsidR="008670D6" w:rsidRPr="00782762" w:rsidRDefault="008670D6" w:rsidP="003218FD">
            <w:pPr>
              <w:jc w:val="center"/>
              <w:rPr>
                <w:rFonts w:ascii="Calibri" w:hAnsi="Calibri"/>
                <w:sz w:val="18"/>
                <w:szCs w:val="18"/>
              </w:rPr>
            </w:pPr>
            <w:r>
              <w:rPr>
                <w:rFonts w:ascii="Calibri" w:hAnsi="Calibri"/>
                <w:sz w:val="18"/>
                <w:szCs w:val="18"/>
              </w:rPr>
              <w:t>0.962</w:t>
            </w:r>
          </w:p>
        </w:tc>
        <w:tc>
          <w:tcPr>
            <w:tcW w:w="0" w:type="auto"/>
            <w:vAlign w:val="center"/>
          </w:tcPr>
          <w:p w14:paraId="7E960BF6" w14:textId="77777777" w:rsidR="008670D6" w:rsidRPr="00782762" w:rsidRDefault="008670D6" w:rsidP="003218FD">
            <w:pPr>
              <w:jc w:val="center"/>
              <w:rPr>
                <w:rFonts w:ascii="Calibri" w:hAnsi="Calibri"/>
                <w:sz w:val="18"/>
                <w:szCs w:val="18"/>
              </w:rPr>
            </w:pPr>
            <w:r>
              <w:rPr>
                <w:rFonts w:ascii="Calibri" w:hAnsi="Calibri"/>
                <w:sz w:val="18"/>
                <w:szCs w:val="18"/>
              </w:rPr>
              <w:t>0.970</w:t>
            </w:r>
          </w:p>
        </w:tc>
        <w:tc>
          <w:tcPr>
            <w:tcW w:w="0" w:type="auto"/>
            <w:vAlign w:val="center"/>
          </w:tcPr>
          <w:p w14:paraId="7E960BF7" w14:textId="77777777" w:rsidR="008670D6" w:rsidRPr="00782762" w:rsidRDefault="008670D6" w:rsidP="003218FD">
            <w:pPr>
              <w:jc w:val="center"/>
              <w:rPr>
                <w:rFonts w:ascii="Calibri" w:hAnsi="Calibri"/>
                <w:sz w:val="18"/>
                <w:szCs w:val="18"/>
              </w:rPr>
            </w:pPr>
            <w:r>
              <w:rPr>
                <w:rFonts w:ascii="Calibri" w:hAnsi="Calibri"/>
                <w:sz w:val="18"/>
                <w:szCs w:val="18"/>
              </w:rPr>
              <w:t>0.978</w:t>
            </w:r>
          </w:p>
        </w:tc>
        <w:tc>
          <w:tcPr>
            <w:tcW w:w="0" w:type="auto"/>
            <w:vAlign w:val="center"/>
          </w:tcPr>
          <w:p w14:paraId="7E960BF8" w14:textId="77777777" w:rsidR="008670D6" w:rsidRPr="00782762" w:rsidRDefault="008670D6" w:rsidP="003218FD">
            <w:pPr>
              <w:jc w:val="center"/>
              <w:rPr>
                <w:rFonts w:ascii="Calibri" w:hAnsi="Calibri"/>
                <w:sz w:val="18"/>
                <w:szCs w:val="18"/>
              </w:rPr>
            </w:pPr>
            <w:r>
              <w:rPr>
                <w:rFonts w:ascii="Calibri" w:hAnsi="Calibri"/>
                <w:sz w:val="18"/>
                <w:szCs w:val="18"/>
              </w:rPr>
              <w:t>0.986</w:t>
            </w:r>
          </w:p>
        </w:tc>
        <w:tc>
          <w:tcPr>
            <w:tcW w:w="0" w:type="auto"/>
            <w:vAlign w:val="center"/>
          </w:tcPr>
          <w:p w14:paraId="7E960BF9" w14:textId="77777777" w:rsidR="008670D6" w:rsidRPr="00782762" w:rsidRDefault="008670D6" w:rsidP="003218FD">
            <w:pPr>
              <w:jc w:val="center"/>
              <w:rPr>
                <w:rFonts w:ascii="Calibri" w:hAnsi="Calibri"/>
                <w:sz w:val="18"/>
                <w:szCs w:val="18"/>
              </w:rPr>
            </w:pPr>
            <w:r>
              <w:rPr>
                <w:rFonts w:ascii="Calibri" w:hAnsi="Calibri"/>
                <w:sz w:val="18"/>
                <w:szCs w:val="18"/>
              </w:rPr>
              <w:t>0.994</w:t>
            </w:r>
          </w:p>
        </w:tc>
        <w:tc>
          <w:tcPr>
            <w:tcW w:w="0" w:type="auto"/>
            <w:vAlign w:val="center"/>
          </w:tcPr>
          <w:p w14:paraId="7E960BFA" w14:textId="77777777" w:rsidR="008670D6" w:rsidRPr="00782762" w:rsidRDefault="008670D6" w:rsidP="003218FD">
            <w:pPr>
              <w:jc w:val="center"/>
              <w:rPr>
                <w:rFonts w:ascii="Calibri" w:hAnsi="Calibri"/>
                <w:sz w:val="18"/>
                <w:szCs w:val="18"/>
              </w:rPr>
            </w:pPr>
            <w:r>
              <w:rPr>
                <w:rFonts w:ascii="Calibri" w:hAnsi="Calibri"/>
                <w:sz w:val="18"/>
                <w:szCs w:val="18"/>
              </w:rPr>
              <w:t>1.002</w:t>
            </w:r>
          </w:p>
        </w:tc>
      </w:tr>
      <w:tr w:rsidR="008670D6" w:rsidRPr="00782762" w14:paraId="7E960C07" w14:textId="77777777" w:rsidTr="00E87FCD">
        <w:trPr>
          <w:cantSplit/>
          <w:trHeight w:hRule="exact" w:val="187"/>
          <w:jc w:val="center"/>
        </w:trPr>
        <w:tc>
          <w:tcPr>
            <w:tcW w:w="0" w:type="auto"/>
            <w:vMerge/>
            <w:vAlign w:val="center"/>
          </w:tcPr>
          <w:p w14:paraId="7E960BFC" w14:textId="77777777" w:rsidR="008670D6" w:rsidRPr="00782762" w:rsidRDefault="008670D6" w:rsidP="003218FD">
            <w:pPr>
              <w:jc w:val="center"/>
              <w:rPr>
                <w:rFonts w:ascii="Calibri" w:hAnsi="Calibri"/>
                <w:sz w:val="18"/>
                <w:szCs w:val="18"/>
              </w:rPr>
            </w:pPr>
          </w:p>
        </w:tc>
        <w:tc>
          <w:tcPr>
            <w:tcW w:w="0" w:type="auto"/>
            <w:vAlign w:val="center"/>
          </w:tcPr>
          <w:p w14:paraId="7E960BFD" w14:textId="77777777" w:rsidR="008670D6" w:rsidRPr="00782762" w:rsidRDefault="008670D6" w:rsidP="003218FD">
            <w:pPr>
              <w:jc w:val="center"/>
              <w:rPr>
                <w:rFonts w:ascii="Calibri" w:hAnsi="Calibri"/>
                <w:b/>
                <w:sz w:val="18"/>
                <w:szCs w:val="18"/>
              </w:rPr>
            </w:pPr>
            <w:r>
              <w:rPr>
                <w:rFonts w:ascii="Calibri" w:hAnsi="Calibri"/>
                <w:b/>
                <w:sz w:val="18"/>
                <w:szCs w:val="18"/>
              </w:rPr>
              <w:t>110</w:t>
            </w:r>
          </w:p>
        </w:tc>
        <w:tc>
          <w:tcPr>
            <w:tcW w:w="0" w:type="auto"/>
            <w:vAlign w:val="center"/>
          </w:tcPr>
          <w:p w14:paraId="7E960BFE" w14:textId="77777777" w:rsidR="008670D6" w:rsidRPr="00782762" w:rsidRDefault="008670D6" w:rsidP="003218FD">
            <w:pPr>
              <w:jc w:val="center"/>
              <w:rPr>
                <w:rFonts w:ascii="Calibri" w:hAnsi="Calibri"/>
                <w:sz w:val="18"/>
                <w:szCs w:val="18"/>
              </w:rPr>
            </w:pPr>
            <w:r>
              <w:rPr>
                <w:rFonts w:ascii="Calibri" w:hAnsi="Calibri"/>
                <w:sz w:val="18"/>
                <w:szCs w:val="18"/>
              </w:rPr>
              <w:t>0.933</w:t>
            </w:r>
          </w:p>
        </w:tc>
        <w:tc>
          <w:tcPr>
            <w:tcW w:w="0" w:type="auto"/>
            <w:vAlign w:val="center"/>
          </w:tcPr>
          <w:p w14:paraId="7E960BFF" w14:textId="77777777" w:rsidR="008670D6" w:rsidRPr="00782762" w:rsidRDefault="008670D6" w:rsidP="003218FD">
            <w:pPr>
              <w:jc w:val="center"/>
              <w:rPr>
                <w:rFonts w:ascii="Calibri" w:hAnsi="Calibri"/>
                <w:sz w:val="18"/>
                <w:szCs w:val="18"/>
              </w:rPr>
            </w:pPr>
            <w:r>
              <w:rPr>
                <w:rFonts w:ascii="Calibri" w:hAnsi="Calibri"/>
                <w:sz w:val="18"/>
                <w:szCs w:val="18"/>
              </w:rPr>
              <w:t>0.942</w:t>
            </w:r>
          </w:p>
        </w:tc>
        <w:tc>
          <w:tcPr>
            <w:tcW w:w="0" w:type="auto"/>
            <w:vAlign w:val="center"/>
          </w:tcPr>
          <w:p w14:paraId="7E960C00" w14:textId="77777777" w:rsidR="008670D6" w:rsidRPr="00782762" w:rsidRDefault="008670D6" w:rsidP="003218FD">
            <w:pPr>
              <w:jc w:val="center"/>
              <w:rPr>
                <w:rFonts w:ascii="Calibri" w:hAnsi="Calibri"/>
                <w:sz w:val="18"/>
                <w:szCs w:val="18"/>
              </w:rPr>
            </w:pPr>
            <w:r>
              <w:rPr>
                <w:rFonts w:ascii="Calibri" w:hAnsi="Calibri"/>
                <w:sz w:val="18"/>
                <w:szCs w:val="18"/>
              </w:rPr>
              <w:t>0.950</w:t>
            </w:r>
          </w:p>
        </w:tc>
        <w:tc>
          <w:tcPr>
            <w:tcW w:w="0" w:type="auto"/>
            <w:vAlign w:val="center"/>
          </w:tcPr>
          <w:p w14:paraId="7E960C01" w14:textId="77777777" w:rsidR="008670D6" w:rsidRPr="00782762" w:rsidRDefault="008670D6" w:rsidP="003218FD">
            <w:pPr>
              <w:jc w:val="center"/>
              <w:rPr>
                <w:rFonts w:ascii="Calibri" w:hAnsi="Calibri"/>
                <w:sz w:val="18"/>
                <w:szCs w:val="18"/>
              </w:rPr>
            </w:pPr>
            <w:r>
              <w:rPr>
                <w:rFonts w:ascii="Calibri" w:hAnsi="Calibri"/>
                <w:sz w:val="18"/>
                <w:szCs w:val="18"/>
              </w:rPr>
              <w:t>0.952</w:t>
            </w:r>
          </w:p>
        </w:tc>
        <w:tc>
          <w:tcPr>
            <w:tcW w:w="0" w:type="auto"/>
            <w:vAlign w:val="center"/>
          </w:tcPr>
          <w:p w14:paraId="7E960C02" w14:textId="77777777" w:rsidR="008670D6" w:rsidRPr="00782762" w:rsidRDefault="008670D6" w:rsidP="003218FD">
            <w:pPr>
              <w:jc w:val="center"/>
              <w:rPr>
                <w:rFonts w:ascii="Calibri" w:hAnsi="Calibri"/>
                <w:sz w:val="18"/>
                <w:szCs w:val="18"/>
              </w:rPr>
            </w:pPr>
            <w:r>
              <w:rPr>
                <w:rFonts w:ascii="Calibri" w:hAnsi="Calibri"/>
                <w:sz w:val="18"/>
                <w:szCs w:val="18"/>
              </w:rPr>
              <w:t>0.966</w:t>
            </w:r>
          </w:p>
        </w:tc>
        <w:tc>
          <w:tcPr>
            <w:tcW w:w="0" w:type="auto"/>
            <w:vAlign w:val="center"/>
          </w:tcPr>
          <w:p w14:paraId="7E960C03" w14:textId="77777777" w:rsidR="008670D6" w:rsidRPr="00782762" w:rsidRDefault="008670D6" w:rsidP="003218FD">
            <w:pPr>
              <w:jc w:val="center"/>
              <w:rPr>
                <w:rFonts w:ascii="Calibri" w:hAnsi="Calibri"/>
                <w:sz w:val="18"/>
                <w:szCs w:val="18"/>
              </w:rPr>
            </w:pPr>
            <w:r>
              <w:rPr>
                <w:rFonts w:ascii="Calibri" w:hAnsi="Calibri"/>
                <w:sz w:val="18"/>
                <w:szCs w:val="18"/>
              </w:rPr>
              <w:t>0.974</w:t>
            </w:r>
          </w:p>
        </w:tc>
        <w:tc>
          <w:tcPr>
            <w:tcW w:w="0" w:type="auto"/>
            <w:vAlign w:val="center"/>
          </w:tcPr>
          <w:p w14:paraId="7E960C04" w14:textId="77777777" w:rsidR="008670D6" w:rsidRPr="00782762" w:rsidRDefault="008670D6" w:rsidP="003218FD">
            <w:pPr>
              <w:jc w:val="center"/>
              <w:rPr>
                <w:rFonts w:ascii="Calibri" w:hAnsi="Calibri"/>
                <w:sz w:val="18"/>
                <w:szCs w:val="18"/>
              </w:rPr>
            </w:pPr>
            <w:r>
              <w:rPr>
                <w:rFonts w:ascii="Calibri" w:hAnsi="Calibri"/>
                <w:sz w:val="18"/>
                <w:szCs w:val="18"/>
              </w:rPr>
              <w:t>0.982</w:t>
            </w:r>
          </w:p>
        </w:tc>
        <w:tc>
          <w:tcPr>
            <w:tcW w:w="0" w:type="auto"/>
            <w:vAlign w:val="center"/>
          </w:tcPr>
          <w:p w14:paraId="7E960C05" w14:textId="77777777" w:rsidR="008670D6" w:rsidRPr="00782762" w:rsidRDefault="008670D6" w:rsidP="003218FD">
            <w:pPr>
              <w:jc w:val="center"/>
              <w:rPr>
                <w:rFonts w:ascii="Calibri" w:hAnsi="Calibri"/>
                <w:sz w:val="18"/>
                <w:szCs w:val="18"/>
              </w:rPr>
            </w:pPr>
            <w:r>
              <w:rPr>
                <w:rFonts w:ascii="Calibri" w:hAnsi="Calibri"/>
                <w:sz w:val="18"/>
                <w:szCs w:val="18"/>
              </w:rPr>
              <w:t>0.990</w:t>
            </w:r>
          </w:p>
        </w:tc>
        <w:tc>
          <w:tcPr>
            <w:tcW w:w="0" w:type="auto"/>
            <w:vAlign w:val="center"/>
          </w:tcPr>
          <w:p w14:paraId="7E960C06" w14:textId="77777777" w:rsidR="008670D6" w:rsidRPr="00782762" w:rsidRDefault="008670D6" w:rsidP="003218FD">
            <w:pPr>
              <w:jc w:val="center"/>
              <w:rPr>
                <w:rFonts w:ascii="Calibri" w:hAnsi="Calibri"/>
                <w:sz w:val="18"/>
                <w:szCs w:val="18"/>
              </w:rPr>
            </w:pPr>
            <w:r>
              <w:rPr>
                <w:rFonts w:ascii="Calibri" w:hAnsi="Calibri"/>
                <w:sz w:val="18"/>
                <w:szCs w:val="18"/>
              </w:rPr>
              <w:t>0.998</w:t>
            </w:r>
          </w:p>
        </w:tc>
      </w:tr>
    </w:tbl>
    <w:p w14:paraId="7E960C08" w14:textId="77777777" w:rsidR="008670D6" w:rsidRPr="00782762" w:rsidRDefault="008670D6" w:rsidP="008670D6">
      <w:pPr>
        <w:autoSpaceDE w:val="0"/>
        <w:autoSpaceDN w:val="0"/>
        <w:adjustRightInd w:val="0"/>
        <w:ind w:left="720"/>
        <w:rPr>
          <w:rFonts w:ascii="Calibri" w:hAnsi="Calibri" w:cs="Arial"/>
          <w:i/>
          <w:iCs/>
          <w:sz w:val="18"/>
          <w:szCs w:val="18"/>
        </w:rPr>
      </w:pPr>
    </w:p>
    <w:p w14:paraId="7E960C09" w14:textId="0BBD87F9" w:rsidR="008670D6" w:rsidRPr="00782762" w:rsidRDefault="008670D6" w:rsidP="008670D6">
      <w:pPr>
        <w:pStyle w:val="ListParagraph"/>
        <w:numPr>
          <w:ilvl w:val="0"/>
          <w:numId w:val="18"/>
        </w:numPr>
        <w:rPr>
          <w:rFonts w:ascii="Calibri" w:hAnsi="Calibri"/>
          <w:sz w:val="18"/>
          <w:szCs w:val="18"/>
        </w:rPr>
      </w:pPr>
      <w:r>
        <w:rPr>
          <w:rFonts w:ascii="Calibri" w:hAnsi="Calibri"/>
          <w:sz w:val="18"/>
          <w:szCs w:val="18"/>
        </w:rPr>
        <w:t xml:space="preserve">This field is automatically calculated. The Corrected CFM50 is the Nominal CFM50 from Section C multiplied </w:t>
      </w:r>
      <w:r w:rsidR="005E6CD9">
        <w:rPr>
          <w:rFonts w:ascii="Calibri" w:hAnsi="Calibri"/>
          <w:sz w:val="18"/>
          <w:szCs w:val="18"/>
        </w:rPr>
        <w:t xml:space="preserve">by </w:t>
      </w:r>
      <w:r>
        <w:rPr>
          <w:rFonts w:ascii="Calibri" w:hAnsi="Calibri"/>
          <w:sz w:val="18"/>
          <w:szCs w:val="18"/>
        </w:rPr>
        <w:t>the Altitude and Temperature Correction Factors.</w:t>
      </w:r>
    </w:p>
    <w:p w14:paraId="7E960C0A" w14:textId="77777777" w:rsidR="008670D6" w:rsidRPr="00782762" w:rsidRDefault="008670D6" w:rsidP="008670D6">
      <w:pPr>
        <w:rPr>
          <w:rFonts w:ascii="Calibri" w:hAnsi="Calibri"/>
          <w:sz w:val="18"/>
          <w:szCs w:val="18"/>
        </w:rPr>
      </w:pPr>
    </w:p>
    <w:p w14:paraId="7E960C0B" w14:textId="77777777" w:rsidR="008670D6" w:rsidRPr="00782762" w:rsidRDefault="008670D6" w:rsidP="008670D6">
      <w:pPr>
        <w:rPr>
          <w:rFonts w:ascii="Calibri" w:hAnsi="Calibri"/>
          <w:b/>
          <w:sz w:val="18"/>
          <w:szCs w:val="18"/>
        </w:rPr>
      </w:pPr>
      <w:r>
        <w:rPr>
          <w:rFonts w:ascii="Calibri" w:hAnsi="Calibri"/>
          <w:b/>
          <w:sz w:val="18"/>
          <w:szCs w:val="18"/>
        </w:rPr>
        <w:t>Section E. Accuracy Adjustment</w:t>
      </w:r>
    </w:p>
    <w:p w14:paraId="7E960C0C" w14:textId="01161767" w:rsidR="008670D6" w:rsidRPr="00782762" w:rsidRDefault="008670D6" w:rsidP="008670D6">
      <w:pPr>
        <w:pStyle w:val="ListParagraph"/>
        <w:numPr>
          <w:ilvl w:val="0"/>
          <w:numId w:val="19"/>
        </w:numPr>
        <w:rPr>
          <w:rFonts w:ascii="Calibri" w:hAnsi="Calibri"/>
          <w:sz w:val="18"/>
          <w:szCs w:val="18"/>
        </w:rPr>
      </w:pPr>
      <w:r>
        <w:rPr>
          <w:rFonts w:ascii="Calibri" w:hAnsi="Calibri"/>
          <w:sz w:val="18"/>
          <w:szCs w:val="18"/>
        </w:rPr>
        <w:t>This field is automatically calculated:</w:t>
      </w:r>
    </w:p>
    <w:p w14:paraId="7E960C0D" w14:textId="6505FD8B" w:rsidR="008670D6" w:rsidRPr="00782762" w:rsidRDefault="008670D6" w:rsidP="008670D6">
      <w:pPr>
        <w:pStyle w:val="ListParagraph"/>
        <w:numPr>
          <w:ilvl w:val="0"/>
          <w:numId w:val="20"/>
        </w:numPr>
        <w:rPr>
          <w:rFonts w:ascii="Calibri" w:hAnsi="Calibri"/>
          <w:sz w:val="18"/>
          <w:szCs w:val="18"/>
        </w:rPr>
      </w:pPr>
      <w:r>
        <w:rPr>
          <w:rFonts w:ascii="Calibri" w:hAnsi="Calibri"/>
          <w:sz w:val="18"/>
          <w:szCs w:val="18"/>
        </w:rPr>
        <w:t xml:space="preserve">If the Accuracy Level from </w:t>
      </w:r>
      <w:r w:rsidR="00E87FCD">
        <w:rPr>
          <w:rFonts w:ascii="Calibri" w:hAnsi="Calibri"/>
          <w:sz w:val="18"/>
          <w:szCs w:val="18"/>
        </w:rPr>
        <w:t>S</w:t>
      </w:r>
      <w:r>
        <w:rPr>
          <w:rFonts w:ascii="Calibri" w:hAnsi="Calibri"/>
          <w:sz w:val="18"/>
          <w:szCs w:val="18"/>
        </w:rPr>
        <w:t>ection C is “Standard”, the Accuracy Adjustment will be 1 (no adjustment)</w:t>
      </w:r>
      <w:r w:rsidR="00EA1A38">
        <w:rPr>
          <w:rFonts w:ascii="Calibri" w:hAnsi="Calibri"/>
          <w:sz w:val="18"/>
          <w:szCs w:val="18"/>
        </w:rPr>
        <w:t>.</w:t>
      </w:r>
    </w:p>
    <w:p w14:paraId="7E960C0E" w14:textId="71AB8588" w:rsidR="008670D6" w:rsidRPr="00782762" w:rsidRDefault="008670D6" w:rsidP="008670D6">
      <w:pPr>
        <w:pStyle w:val="ListParagraph"/>
        <w:numPr>
          <w:ilvl w:val="0"/>
          <w:numId w:val="20"/>
        </w:numPr>
        <w:rPr>
          <w:rFonts w:ascii="Calibri" w:hAnsi="Calibri"/>
          <w:sz w:val="18"/>
          <w:szCs w:val="18"/>
        </w:rPr>
      </w:pPr>
      <w:r>
        <w:rPr>
          <w:rFonts w:ascii="Calibri" w:hAnsi="Calibri"/>
          <w:sz w:val="18"/>
          <w:szCs w:val="18"/>
        </w:rPr>
        <w:t xml:space="preserve">If the Accuracy Level from </w:t>
      </w:r>
      <w:r w:rsidR="00E87FCD">
        <w:rPr>
          <w:rFonts w:ascii="Calibri" w:hAnsi="Calibri"/>
          <w:sz w:val="18"/>
          <w:szCs w:val="18"/>
        </w:rPr>
        <w:t>S</w:t>
      </w:r>
      <w:r>
        <w:rPr>
          <w:rFonts w:ascii="Calibri" w:hAnsi="Calibri"/>
          <w:sz w:val="18"/>
          <w:szCs w:val="18"/>
        </w:rPr>
        <w:t xml:space="preserve">ection C is “Reduced”, </w:t>
      </w:r>
      <w:r w:rsidR="00E87FCD">
        <w:rPr>
          <w:rFonts w:ascii="Calibri" w:hAnsi="Calibri"/>
          <w:sz w:val="18"/>
          <w:szCs w:val="18"/>
        </w:rPr>
        <w:t>A</w:t>
      </w:r>
      <w:r>
        <w:rPr>
          <w:rFonts w:ascii="Calibri" w:hAnsi="Calibri"/>
          <w:sz w:val="18"/>
          <w:szCs w:val="18"/>
        </w:rPr>
        <w:t xml:space="preserve">ccuracy </w:t>
      </w:r>
      <w:r w:rsidR="00E87FCD">
        <w:rPr>
          <w:rFonts w:ascii="Calibri" w:hAnsi="Calibri"/>
          <w:sz w:val="18"/>
          <w:szCs w:val="18"/>
        </w:rPr>
        <w:t>A</w:t>
      </w:r>
      <w:r>
        <w:rPr>
          <w:rFonts w:ascii="Calibri" w:hAnsi="Calibri"/>
          <w:sz w:val="18"/>
          <w:szCs w:val="18"/>
        </w:rPr>
        <w:t>djustment equation equals 1+0.1</w:t>
      </w:r>
      <w:r w:rsidR="005608BB">
        <w:rPr>
          <w:rFonts w:ascii="Calibri" w:hAnsi="Calibri"/>
          <w:sz w:val="18"/>
          <w:szCs w:val="18"/>
        </w:rPr>
        <w:t>*[</w:t>
      </w:r>
      <w:r>
        <w:rPr>
          <w:rFonts w:ascii="Calibri" w:hAnsi="Calibri"/>
          <w:sz w:val="18"/>
          <w:szCs w:val="18"/>
        </w:rPr>
        <w:t>50/</w:t>
      </w:r>
      <w:r w:rsidR="005608BB">
        <w:rPr>
          <w:rFonts w:ascii="Calibri" w:hAnsi="Calibri"/>
          <w:sz w:val="18"/>
          <w:szCs w:val="18"/>
        </w:rPr>
        <w:t>(Unadjusted Building Pressure – Pretest Baseline Building Pressure</w:t>
      </w:r>
      <w:r>
        <w:rPr>
          <w:rFonts w:ascii="Calibri" w:hAnsi="Calibri"/>
          <w:sz w:val="18"/>
          <w:szCs w:val="18"/>
        </w:rPr>
        <w:t>)]</w:t>
      </w:r>
      <w:r w:rsidR="00EA1A38">
        <w:rPr>
          <w:rFonts w:ascii="Calibri" w:hAnsi="Calibri"/>
          <w:sz w:val="18"/>
          <w:szCs w:val="18"/>
        </w:rPr>
        <w:t>.</w:t>
      </w:r>
    </w:p>
    <w:p w14:paraId="7E960C0F" w14:textId="478C89E2" w:rsidR="008670D6" w:rsidRPr="00782762" w:rsidRDefault="008670D6" w:rsidP="008670D6">
      <w:pPr>
        <w:pStyle w:val="ListParagraph"/>
        <w:numPr>
          <w:ilvl w:val="0"/>
          <w:numId w:val="19"/>
        </w:numPr>
        <w:rPr>
          <w:rFonts w:ascii="Calibri" w:hAnsi="Calibri"/>
          <w:sz w:val="18"/>
          <w:szCs w:val="18"/>
        </w:rPr>
      </w:pPr>
      <w:r>
        <w:rPr>
          <w:rFonts w:ascii="Calibri" w:hAnsi="Calibri"/>
          <w:sz w:val="18"/>
          <w:szCs w:val="18"/>
        </w:rPr>
        <w:t xml:space="preserve">This field is automatically calculated. The Adjusted CFM50 is the Corrected CFM50 multiplied </w:t>
      </w:r>
      <w:r w:rsidR="005E6CD9">
        <w:rPr>
          <w:rFonts w:ascii="Calibri" w:hAnsi="Calibri"/>
          <w:sz w:val="18"/>
          <w:szCs w:val="18"/>
        </w:rPr>
        <w:t xml:space="preserve">by </w:t>
      </w:r>
      <w:r>
        <w:rPr>
          <w:rFonts w:ascii="Calibri" w:hAnsi="Calibri"/>
          <w:sz w:val="18"/>
          <w:szCs w:val="18"/>
        </w:rPr>
        <w:t>the Accuracy Adjustment</w:t>
      </w:r>
      <w:r w:rsidR="005E6CD9">
        <w:rPr>
          <w:rFonts w:ascii="Calibri" w:hAnsi="Calibri"/>
          <w:sz w:val="18"/>
          <w:szCs w:val="18"/>
        </w:rPr>
        <w:t xml:space="preserve"> </w:t>
      </w:r>
      <w:r w:rsidR="00E87FCD">
        <w:rPr>
          <w:rFonts w:ascii="Calibri" w:hAnsi="Calibri"/>
          <w:sz w:val="18"/>
          <w:szCs w:val="18"/>
        </w:rPr>
        <w:t>F</w:t>
      </w:r>
      <w:r w:rsidR="005E6CD9">
        <w:rPr>
          <w:rFonts w:ascii="Calibri" w:hAnsi="Calibri"/>
          <w:sz w:val="18"/>
          <w:szCs w:val="18"/>
        </w:rPr>
        <w:t>actor</w:t>
      </w:r>
      <w:r>
        <w:rPr>
          <w:rFonts w:ascii="Calibri" w:hAnsi="Calibri"/>
          <w:sz w:val="18"/>
          <w:szCs w:val="18"/>
        </w:rPr>
        <w:t>.</w:t>
      </w:r>
    </w:p>
    <w:p w14:paraId="7E960C10" w14:textId="77777777" w:rsidR="008670D6" w:rsidRPr="00782762" w:rsidRDefault="008670D6" w:rsidP="008670D6">
      <w:pPr>
        <w:rPr>
          <w:rFonts w:ascii="Calibri" w:hAnsi="Calibri"/>
          <w:sz w:val="18"/>
          <w:szCs w:val="18"/>
        </w:rPr>
      </w:pPr>
    </w:p>
    <w:p w14:paraId="7E960C11" w14:textId="77777777" w:rsidR="00BE7226" w:rsidRPr="00782762" w:rsidRDefault="00BE7226" w:rsidP="00BE7226">
      <w:pPr>
        <w:rPr>
          <w:rFonts w:ascii="Calibri" w:hAnsi="Calibri"/>
          <w:b/>
          <w:sz w:val="18"/>
          <w:szCs w:val="18"/>
        </w:rPr>
      </w:pPr>
      <w:r>
        <w:rPr>
          <w:rFonts w:ascii="Calibri" w:hAnsi="Calibri"/>
          <w:b/>
          <w:sz w:val="18"/>
          <w:szCs w:val="18"/>
        </w:rPr>
        <w:t>Section F. Envelope Leakage (MCH24a</w:t>
      </w:r>
      <w:r w:rsidRPr="00782762">
        <w:rPr>
          <w:rFonts w:ascii="Calibri" w:hAnsi="Calibri"/>
          <w:b/>
          <w:sz w:val="18"/>
          <w:szCs w:val="18"/>
        </w:rPr>
        <w:t>)</w:t>
      </w:r>
      <w:r>
        <w:rPr>
          <w:rFonts w:ascii="Calibri" w:hAnsi="Calibri"/>
          <w:b/>
          <w:sz w:val="18"/>
          <w:szCs w:val="18"/>
        </w:rPr>
        <w:t xml:space="preserve"> - P</w:t>
      </w:r>
      <w:r w:rsidRPr="00782762">
        <w:rPr>
          <w:rFonts w:ascii="Calibri" w:hAnsi="Calibri"/>
          <w:b/>
          <w:sz w:val="18"/>
          <w:szCs w:val="18"/>
        </w:rPr>
        <w:t>ressurization</w:t>
      </w:r>
    </w:p>
    <w:p w14:paraId="7E960C12" w14:textId="0F6F85BB" w:rsidR="00BE7226" w:rsidRDefault="00BE7226" w:rsidP="00BE7226">
      <w:pPr>
        <w:pStyle w:val="ListParagraph"/>
        <w:numPr>
          <w:ilvl w:val="0"/>
          <w:numId w:val="26"/>
        </w:numPr>
        <w:rPr>
          <w:rFonts w:ascii="Calibri" w:hAnsi="Calibri"/>
          <w:sz w:val="18"/>
          <w:szCs w:val="18"/>
        </w:rPr>
      </w:pPr>
      <w:r w:rsidRPr="00782762">
        <w:rPr>
          <w:rFonts w:ascii="Calibri" w:hAnsi="Calibri"/>
          <w:sz w:val="18"/>
          <w:szCs w:val="18"/>
        </w:rPr>
        <w:t xml:space="preserve">Enter the </w:t>
      </w:r>
      <w:r w:rsidR="0019536D">
        <w:rPr>
          <w:rFonts w:ascii="Calibri" w:hAnsi="Calibri"/>
          <w:sz w:val="18"/>
          <w:szCs w:val="18"/>
        </w:rPr>
        <w:t>T</w:t>
      </w:r>
      <w:r w:rsidRPr="00782762">
        <w:rPr>
          <w:rFonts w:ascii="Calibri" w:hAnsi="Calibri"/>
          <w:sz w:val="18"/>
          <w:szCs w:val="18"/>
        </w:rPr>
        <w:t xml:space="preserve">ime </w:t>
      </w:r>
      <w:r w:rsidR="0019536D">
        <w:rPr>
          <w:rFonts w:ascii="Calibri" w:hAnsi="Calibri"/>
          <w:sz w:val="18"/>
          <w:szCs w:val="18"/>
        </w:rPr>
        <w:t>A</w:t>
      </w:r>
      <w:r w:rsidRPr="00782762">
        <w:rPr>
          <w:rFonts w:ascii="Calibri" w:hAnsi="Calibri"/>
          <w:sz w:val="18"/>
          <w:szCs w:val="18"/>
        </w:rPr>
        <w:t xml:space="preserve">verage </w:t>
      </w:r>
      <w:r w:rsidR="0019536D">
        <w:rPr>
          <w:rFonts w:ascii="Calibri" w:hAnsi="Calibri"/>
          <w:sz w:val="18"/>
          <w:szCs w:val="18"/>
        </w:rPr>
        <w:t>P</w:t>
      </w:r>
      <w:r w:rsidRPr="00782762">
        <w:rPr>
          <w:rFonts w:ascii="Calibri" w:hAnsi="Calibri"/>
          <w:sz w:val="18"/>
          <w:szCs w:val="18"/>
        </w:rPr>
        <w:t>eriod used on the manometer d</w:t>
      </w:r>
      <w:r w:rsidR="005E6CD9">
        <w:rPr>
          <w:rFonts w:ascii="Calibri" w:hAnsi="Calibri"/>
          <w:sz w:val="18"/>
          <w:szCs w:val="18"/>
        </w:rPr>
        <w:t xml:space="preserve">uring the PRESSURIZATION test. </w:t>
      </w:r>
      <w:r w:rsidRPr="00782762">
        <w:rPr>
          <w:rFonts w:ascii="Calibri" w:hAnsi="Calibri"/>
          <w:sz w:val="18"/>
          <w:szCs w:val="18"/>
        </w:rPr>
        <w:t>Must be at least 10 seconds.</w:t>
      </w:r>
    </w:p>
    <w:p w14:paraId="7E960C13" w14:textId="77777777" w:rsidR="005E6CD9" w:rsidRPr="00782762" w:rsidRDefault="005E6CD9" w:rsidP="00BE7226">
      <w:pPr>
        <w:pStyle w:val="ListParagraph"/>
        <w:numPr>
          <w:ilvl w:val="0"/>
          <w:numId w:val="26"/>
        </w:numPr>
        <w:rPr>
          <w:rFonts w:ascii="Calibri" w:hAnsi="Calibri"/>
          <w:sz w:val="18"/>
          <w:szCs w:val="18"/>
        </w:rPr>
      </w:pPr>
      <w:r>
        <w:rPr>
          <w:rFonts w:ascii="Calibri" w:hAnsi="Calibri"/>
          <w:sz w:val="18"/>
          <w:szCs w:val="18"/>
        </w:rPr>
        <w:t>Type of test being performed: Pressurization (air blowing into house). All blower door induced pressures are to be positive relative to outside.</w:t>
      </w:r>
    </w:p>
    <w:p w14:paraId="7E960C14" w14:textId="77777777" w:rsidR="00BE7226" w:rsidRPr="00782762" w:rsidRDefault="00BE7226" w:rsidP="00BE7226">
      <w:pPr>
        <w:pStyle w:val="ListParagraph"/>
        <w:numPr>
          <w:ilvl w:val="0"/>
          <w:numId w:val="26"/>
        </w:numPr>
        <w:rPr>
          <w:rFonts w:ascii="Calibri" w:hAnsi="Calibri"/>
          <w:sz w:val="18"/>
          <w:szCs w:val="18"/>
        </w:rPr>
      </w:pPr>
      <w:r w:rsidRPr="00782762">
        <w:rPr>
          <w:rFonts w:ascii="Calibri" w:hAnsi="Calibri"/>
          <w:sz w:val="18"/>
          <w:szCs w:val="18"/>
        </w:rPr>
        <w:t>Enter the first of five baseline building pressure readings (Resolution of 0.1 Pa).</w:t>
      </w:r>
    </w:p>
    <w:p w14:paraId="7E960C15" w14:textId="77777777" w:rsidR="00BE7226" w:rsidRPr="00782762" w:rsidRDefault="00BE7226" w:rsidP="00BE7226">
      <w:pPr>
        <w:pStyle w:val="ListParagraph"/>
        <w:numPr>
          <w:ilvl w:val="0"/>
          <w:numId w:val="26"/>
        </w:numPr>
        <w:rPr>
          <w:rFonts w:ascii="Calibri" w:hAnsi="Calibri"/>
          <w:sz w:val="18"/>
          <w:szCs w:val="18"/>
        </w:rPr>
      </w:pPr>
      <w:r w:rsidRPr="00782762">
        <w:rPr>
          <w:rFonts w:ascii="Calibri" w:hAnsi="Calibri"/>
          <w:sz w:val="18"/>
          <w:szCs w:val="18"/>
        </w:rPr>
        <w:t>Enter the second of five baseline building pressure readings (Resolution of 0.1 Pa).</w:t>
      </w:r>
    </w:p>
    <w:p w14:paraId="7E960C16" w14:textId="77777777" w:rsidR="00BE7226" w:rsidRPr="00782762" w:rsidRDefault="00BE7226" w:rsidP="00BE7226">
      <w:pPr>
        <w:pStyle w:val="ListParagraph"/>
        <w:numPr>
          <w:ilvl w:val="0"/>
          <w:numId w:val="26"/>
        </w:numPr>
        <w:rPr>
          <w:rFonts w:ascii="Calibri" w:hAnsi="Calibri"/>
          <w:sz w:val="18"/>
          <w:szCs w:val="18"/>
        </w:rPr>
      </w:pPr>
      <w:r w:rsidRPr="00782762">
        <w:rPr>
          <w:rFonts w:ascii="Calibri" w:hAnsi="Calibri"/>
          <w:sz w:val="18"/>
          <w:szCs w:val="18"/>
        </w:rPr>
        <w:t>Enter the third of five baseline building pressure readings (Resolution of 0.1 Pa).</w:t>
      </w:r>
    </w:p>
    <w:p w14:paraId="7E960C17" w14:textId="77777777" w:rsidR="00BE7226" w:rsidRPr="00782762" w:rsidRDefault="00BE7226" w:rsidP="00BE7226">
      <w:pPr>
        <w:pStyle w:val="ListParagraph"/>
        <w:numPr>
          <w:ilvl w:val="0"/>
          <w:numId w:val="26"/>
        </w:numPr>
        <w:rPr>
          <w:rFonts w:ascii="Calibri" w:hAnsi="Calibri"/>
          <w:sz w:val="18"/>
          <w:szCs w:val="18"/>
        </w:rPr>
      </w:pPr>
      <w:r w:rsidRPr="00782762">
        <w:rPr>
          <w:rFonts w:ascii="Calibri" w:hAnsi="Calibri"/>
          <w:sz w:val="18"/>
          <w:szCs w:val="18"/>
        </w:rPr>
        <w:t>Enter the fourth of five baseline building pressure readings (Resolution of 0.1 Pa).</w:t>
      </w:r>
    </w:p>
    <w:p w14:paraId="7E960C18" w14:textId="77777777" w:rsidR="00BE7226" w:rsidRPr="00782762" w:rsidRDefault="00BE7226" w:rsidP="00BE7226">
      <w:pPr>
        <w:pStyle w:val="ListParagraph"/>
        <w:numPr>
          <w:ilvl w:val="0"/>
          <w:numId w:val="26"/>
        </w:numPr>
        <w:rPr>
          <w:rFonts w:ascii="Calibri" w:hAnsi="Calibri"/>
          <w:sz w:val="18"/>
          <w:szCs w:val="18"/>
        </w:rPr>
      </w:pPr>
      <w:r w:rsidRPr="00782762">
        <w:rPr>
          <w:rFonts w:ascii="Calibri" w:hAnsi="Calibri"/>
          <w:sz w:val="18"/>
          <w:szCs w:val="18"/>
        </w:rPr>
        <w:t>Enter the fifth of five baseline building pressure readings (Resolution of 0.1 Pa).</w:t>
      </w:r>
    </w:p>
    <w:p w14:paraId="7E960C19" w14:textId="446A1DF7" w:rsidR="00BE7226" w:rsidRPr="00782762" w:rsidRDefault="00BE7226" w:rsidP="00BE7226">
      <w:pPr>
        <w:pStyle w:val="ListParagraph"/>
        <w:numPr>
          <w:ilvl w:val="0"/>
          <w:numId w:val="26"/>
        </w:numPr>
        <w:rPr>
          <w:rFonts w:ascii="Calibri" w:hAnsi="Calibri"/>
          <w:sz w:val="18"/>
          <w:szCs w:val="18"/>
        </w:rPr>
      </w:pPr>
      <w:r w:rsidRPr="00782762">
        <w:rPr>
          <w:rFonts w:ascii="Calibri" w:hAnsi="Calibri"/>
          <w:sz w:val="18"/>
          <w:szCs w:val="18"/>
        </w:rPr>
        <w:t>This field is automatically calculated. The Baseline Range is the largest value of the five baseline readings minus the smallest value of the five baseline readings.</w:t>
      </w:r>
    </w:p>
    <w:p w14:paraId="7E960C1A" w14:textId="360C6E10" w:rsidR="00BE7226" w:rsidRPr="00782762" w:rsidRDefault="00BE7226" w:rsidP="00BE7226">
      <w:pPr>
        <w:pStyle w:val="ListParagraph"/>
        <w:numPr>
          <w:ilvl w:val="0"/>
          <w:numId w:val="26"/>
        </w:numPr>
        <w:rPr>
          <w:rFonts w:ascii="Calibri" w:hAnsi="Calibri"/>
          <w:sz w:val="18"/>
          <w:szCs w:val="18"/>
        </w:rPr>
      </w:pPr>
      <w:r w:rsidRPr="00782762">
        <w:rPr>
          <w:rFonts w:ascii="Calibri" w:hAnsi="Calibri"/>
          <w:sz w:val="18"/>
          <w:szCs w:val="18"/>
        </w:rPr>
        <w:t>This field is automatically calculated. “Standard” is when the baseline range is less than 5 Pa; “Reduced” is when the baseline range is between 5 and 10 Pa (inclusive). If the baseline range is greater than 10 you must use a multi-point procedure.</w:t>
      </w:r>
    </w:p>
    <w:p w14:paraId="7E960C1B" w14:textId="15E733C8" w:rsidR="00BE7226" w:rsidRPr="00782762" w:rsidRDefault="00BE7226" w:rsidP="00BE7226">
      <w:pPr>
        <w:pStyle w:val="ListParagraph"/>
        <w:numPr>
          <w:ilvl w:val="0"/>
          <w:numId w:val="26"/>
        </w:numPr>
        <w:rPr>
          <w:rFonts w:ascii="Calibri" w:hAnsi="Calibri"/>
          <w:sz w:val="18"/>
          <w:szCs w:val="18"/>
        </w:rPr>
      </w:pPr>
      <w:r w:rsidRPr="00782762">
        <w:rPr>
          <w:rFonts w:ascii="Calibri" w:hAnsi="Calibri"/>
          <w:sz w:val="18"/>
          <w:szCs w:val="18"/>
        </w:rPr>
        <w:t>This field is automatically calculated. Average Baseline Building Pressure Reading is simply the average of the five baseline readings.</w:t>
      </w:r>
    </w:p>
    <w:p w14:paraId="7E960C1C" w14:textId="61BA3C92" w:rsidR="00BE7226" w:rsidRPr="00782762" w:rsidRDefault="00BE7226" w:rsidP="00BE7226">
      <w:pPr>
        <w:pStyle w:val="ListParagraph"/>
        <w:numPr>
          <w:ilvl w:val="0"/>
          <w:numId w:val="26"/>
        </w:numPr>
        <w:rPr>
          <w:rFonts w:ascii="Calibri" w:hAnsi="Calibri"/>
          <w:sz w:val="18"/>
          <w:szCs w:val="18"/>
        </w:rPr>
      </w:pPr>
      <w:r w:rsidRPr="00782762">
        <w:rPr>
          <w:rFonts w:ascii="Calibri" w:hAnsi="Calibri"/>
          <w:sz w:val="18"/>
          <w:szCs w:val="18"/>
        </w:rPr>
        <w:t>Enter the Pre-</w:t>
      </w:r>
      <w:r w:rsidR="00695A25">
        <w:rPr>
          <w:rFonts w:ascii="Calibri" w:hAnsi="Calibri"/>
          <w:sz w:val="18"/>
          <w:szCs w:val="18"/>
        </w:rPr>
        <w:t>T</w:t>
      </w:r>
      <w:r w:rsidRPr="00782762">
        <w:rPr>
          <w:rFonts w:ascii="Calibri" w:hAnsi="Calibri"/>
          <w:sz w:val="18"/>
          <w:szCs w:val="18"/>
        </w:rPr>
        <w:t>est Baseline Building Pressure. The protocols allow the average to be used or a newly measured number can be used.</w:t>
      </w:r>
    </w:p>
    <w:p w14:paraId="7E960C1D" w14:textId="3C54BBF3" w:rsidR="00BE7226" w:rsidRDefault="005E6CD9" w:rsidP="00BE7226">
      <w:pPr>
        <w:pStyle w:val="ListParagraph"/>
        <w:numPr>
          <w:ilvl w:val="0"/>
          <w:numId w:val="26"/>
        </w:numPr>
        <w:rPr>
          <w:rFonts w:ascii="Calibri" w:hAnsi="Calibri"/>
          <w:sz w:val="18"/>
          <w:szCs w:val="18"/>
        </w:rPr>
      </w:pPr>
      <w:r>
        <w:rPr>
          <w:rFonts w:ascii="Calibri" w:hAnsi="Calibri"/>
          <w:sz w:val="18"/>
          <w:szCs w:val="18"/>
        </w:rPr>
        <w:t>This field is automatically calculated. The Unadjusted Build</w:t>
      </w:r>
      <w:r w:rsidR="0092258E">
        <w:rPr>
          <w:rFonts w:ascii="Calibri" w:hAnsi="Calibri"/>
          <w:sz w:val="18"/>
          <w:szCs w:val="18"/>
        </w:rPr>
        <w:t>ing</w:t>
      </w:r>
      <w:r>
        <w:rPr>
          <w:rFonts w:ascii="Calibri" w:hAnsi="Calibri"/>
          <w:sz w:val="18"/>
          <w:szCs w:val="18"/>
        </w:rPr>
        <w:t xml:space="preserve"> Pressure Target is the Pre-test Baseline Building Pressure plus the </w:t>
      </w:r>
      <w:r w:rsidR="00695A25">
        <w:rPr>
          <w:rFonts w:ascii="Calibri" w:hAnsi="Calibri"/>
          <w:sz w:val="18"/>
          <w:szCs w:val="18"/>
        </w:rPr>
        <w:t>T</w:t>
      </w:r>
      <w:r>
        <w:rPr>
          <w:rFonts w:ascii="Calibri" w:hAnsi="Calibri"/>
          <w:sz w:val="18"/>
          <w:szCs w:val="18"/>
        </w:rPr>
        <w:t xml:space="preserve">arget </w:t>
      </w:r>
      <w:r w:rsidR="00695A25">
        <w:rPr>
          <w:rFonts w:ascii="Calibri" w:hAnsi="Calibri"/>
          <w:sz w:val="18"/>
          <w:szCs w:val="18"/>
        </w:rPr>
        <w:t>B</w:t>
      </w:r>
      <w:r>
        <w:rPr>
          <w:rFonts w:ascii="Calibri" w:hAnsi="Calibri"/>
          <w:sz w:val="18"/>
          <w:szCs w:val="18"/>
        </w:rPr>
        <w:t xml:space="preserve">uilding </w:t>
      </w:r>
      <w:r w:rsidR="00695A25">
        <w:rPr>
          <w:rFonts w:ascii="Calibri" w:hAnsi="Calibri"/>
          <w:sz w:val="18"/>
          <w:szCs w:val="18"/>
        </w:rPr>
        <w:t>P</w:t>
      </w:r>
      <w:r>
        <w:rPr>
          <w:rFonts w:ascii="Calibri" w:hAnsi="Calibri"/>
          <w:sz w:val="18"/>
          <w:szCs w:val="18"/>
        </w:rPr>
        <w:t>ressure (50 Pa).</w:t>
      </w:r>
    </w:p>
    <w:p w14:paraId="7E960C1E" w14:textId="77777777" w:rsidR="005E6CD9" w:rsidRPr="00782762" w:rsidRDefault="005E6CD9" w:rsidP="00BE7226">
      <w:pPr>
        <w:pStyle w:val="ListParagraph"/>
        <w:numPr>
          <w:ilvl w:val="0"/>
          <w:numId w:val="26"/>
        </w:numPr>
        <w:rPr>
          <w:rFonts w:ascii="Calibri" w:hAnsi="Calibri"/>
          <w:sz w:val="18"/>
          <w:szCs w:val="18"/>
        </w:rPr>
      </w:pPr>
      <w:r>
        <w:rPr>
          <w:rFonts w:ascii="Calibri" w:hAnsi="Calibri"/>
          <w:sz w:val="18"/>
          <w:szCs w:val="18"/>
        </w:rPr>
        <w:t>Enter the Measured Unadjusted Building Pressure straight from the manometer. It should be as close to the Unadjusted Building Pressure Target as possible.</w:t>
      </w:r>
      <w:r w:rsidR="0092258E">
        <w:rPr>
          <w:rFonts w:ascii="Calibri" w:hAnsi="Calibri"/>
          <w:sz w:val="18"/>
          <w:szCs w:val="18"/>
        </w:rPr>
        <w:t xml:space="preserve"> </w:t>
      </w:r>
      <w:r>
        <w:rPr>
          <w:rFonts w:ascii="Calibri" w:hAnsi="Calibri"/>
          <w:sz w:val="18"/>
          <w:szCs w:val="18"/>
        </w:rPr>
        <w:t>All blower door induced pressures for the pressurization tests are to be positive relative to outside.</w:t>
      </w:r>
    </w:p>
    <w:p w14:paraId="7E960C1F" w14:textId="19BB31B2" w:rsidR="00BE7226" w:rsidRPr="00782762" w:rsidRDefault="00BE7226" w:rsidP="00BE7226">
      <w:pPr>
        <w:pStyle w:val="ListParagraph"/>
        <w:numPr>
          <w:ilvl w:val="0"/>
          <w:numId w:val="26"/>
        </w:numPr>
        <w:rPr>
          <w:rFonts w:ascii="Calibri" w:hAnsi="Calibri"/>
          <w:sz w:val="18"/>
          <w:szCs w:val="18"/>
        </w:rPr>
      </w:pPr>
      <w:r w:rsidRPr="00782762">
        <w:rPr>
          <w:rFonts w:ascii="Calibri" w:hAnsi="Calibri"/>
          <w:sz w:val="18"/>
          <w:szCs w:val="18"/>
        </w:rPr>
        <w:lastRenderedPageBreak/>
        <w:t>This field is automatically calculat</w:t>
      </w:r>
      <w:r w:rsidR="005E6CD9">
        <w:rPr>
          <w:rFonts w:ascii="Calibri" w:hAnsi="Calibri"/>
          <w:sz w:val="18"/>
          <w:szCs w:val="18"/>
        </w:rPr>
        <w:t xml:space="preserve">ed. </w:t>
      </w:r>
      <w:r w:rsidRPr="00782762">
        <w:rPr>
          <w:rFonts w:ascii="Calibri" w:hAnsi="Calibri"/>
          <w:sz w:val="18"/>
          <w:szCs w:val="18"/>
        </w:rPr>
        <w:t>A check is performed to make su</w:t>
      </w:r>
      <w:r>
        <w:rPr>
          <w:rFonts w:ascii="Calibri" w:hAnsi="Calibri"/>
          <w:sz w:val="18"/>
          <w:szCs w:val="18"/>
        </w:rPr>
        <w:t xml:space="preserve">re that a pressure of at least </w:t>
      </w:r>
      <w:r w:rsidR="005E6CD9">
        <w:rPr>
          <w:rFonts w:ascii="Calibri" w:hAnsi="Calibri"/>
          <w:sz w:val="18"/>
          <w:szCs w:val="18"/>
        </w:rPr>
        <w:t xml:space="preserve">15 </w:t>
      </w:r>
      <w:r w:rsidR="0092258E">
        <w:rPr>
          <w:rFonts w:ascii="Calibri" w:hAnsi="Calibri"/>
          <w:sz w:val="18"/>
          <w:szCs w:val="18"/>
        </w:rPr>
        <w:t>P</w:t>
      </w:r>
      <w:r w:rsidR="005E6CD9">
        <w:rPr>
          <w:rFonts w:ascii="Calibri" w:hAnsi="Calibri"/>
          <w:sz w:val="18"/>
          <w:szCs w:val="18"/>
        </w:rPr>
        <w:t>a was achieved.</w:t>
      </w:r>
      <w:r w:rsidRPr="00782762">
        <w:rPr>
          <w:rFonts w:ascii="Calibri" w:hAnsi="Calibri"/>
          <w:sz w:val="18"/>
          <w:szCs w:val="18"/>
        </w:rPr>
        <w:t xml:space="preserve"> If not, the Single Point Test may not be used.</w:t>
      </w:r>
    </w:p>
    <w:p w14:paraId="7E960C20" w14:textId="77777777" w:rsidR="00BE7226" w:rsidRDefault="00BE7226" w:rsidP="00BE7226">
      <w:pPr>
        <w:pStyle w:val="ListParagraph"/>
        <w:numPr>
          <w:ilvl w:val="0"/>
          <w:numId w:val="26"/>
        </w:numPr>
        <w:rPr>
          <w:rFonts w:ascii="Calibri" w:hAnsi="Calibri"/>
          <w:sz w:val="18"/>
          <w:szCs w:val="18"/>
        </w:rPr>
      </w:pPr>
      <w:r w:rsidRPr="00782762">
        <w:rPr>
          <w:rFonts w:ascii="Calibri" w:hAnsi="Calibri"/>
          <w:sz w:val="18"/>
          <w:szCs w:val="18"/>
        </w:rPr>
        <w:t>Enter the fan flow from the manometer</w:t>
      </w:r>
      <w:r w:rsidR="005E6CD9">
        <w:rPr>
          <w:rFonts w:ascii="Calibri" w:hAnsi="Calibri"/>
          <w:sz w:val="18"/>
          <w:szCs w:val="18"/>
        </w:rPr>
        <w:t xml:space="preserve"> that corresponds to the Measured Unadjusted Building Pressure. </w:t>
      </w:r>
      <w:r w:rsidRPr="00782762">
        <w:rPr>
          <w:rFonts w:ascii="Calibri" w:hAnsi="Calibri"/>
          <w:sz w:val="18"/>
          <w:szCs w:val="18"/>
        </w:rPr>
        <w:t xml:space="preserve">All blower door induced pressures </w:t>
      </w:r>
      <w:r>
        <w:rPr>
          <w:rFonts w:ascii="Calibri" w:hAnsi="Calibri"/>
          <w:sz w:val="18"/>
          <w:szCs w:val="18"/>
        </w:rPr>
        <w:t xml:space="preserve">for the </w:t>
      </w:r>
      <w:r w:rsidRPr="00782762">
        <w:rPr>
          <w:rFonts w:ascii="Calibri" w:hAnsi="Calibri"/>
          <w:sz w:val="18"/>
          <w:szCs w:val="18"/>
        </w:rPr>
        <w:t xml:space="preserve">pressurization tests are to be </w:t>
      </w:r>
      <w:r>
        <w:rPr>
          <w:rFonts w:ascii="Calibri" w:hAnsi="Calibri"/>
          <w:sz w:val="18"/>
          <w:szCs w:val="18"/>
        </w:rPr>
        <w:t>positive</w:t>
      </w:r>
      <w:r w:rsidRPr="00782762">
        <w:rPr>
          <w:rFonts w:ascii="Calibri" w:hAnsi="Calibri"/>
          <w:sz w:val="18"/>
          <w:szCs w:val="18"/>
        </w:rPr>
        <w:t xml:space="preserve"> relative to outside.</w:t>
      </w:r>
    </w:p>
    <w:p w14:paraId="7E960C21" w14:textId="48B4F981" w:rsidR="00FF1DAF" w:rsidRPr="00782762" w:rsidRDefault="00FF1DAF" w:rsidP="00BE7226">
      <w:pPr>
        <w:pStyle w:val="ListParagraph"/>
        <w:numPr>
          <w:ilvl w:val="0"/>
          <w:numId w:val="26"/>
        </w:numPr>
        <w:rPr>
          <w:rFonts w:ascii="Calibri" w:hAnsi="Calibri"/>
          <w:sz w:val="18"/>
          <w:szCs w:val="18"/>
        </w:rPr>
      </w:pPr>
      <w:r>
        <w:rPr>
          <w:rFonts w:ascii="Calibri" w:hAnsi="Calibri"/>
          <w:sz w:val="18"/>
          <w:szCs w:val="18"/>
        </w:rPr>
        <w:t>This field is automatically calculated. The Measured Unadjusted Building Pressure is automatically adjusted for a target pressure of 50 Pa.</w:t>
      </w:r>
    </w:p>
    <w:p w14:paraId="7E960C22" w14:textId="77777777" w:rsidR="00BE7226" w:rsidRDefault="00BE7226" w:rsidP="00BE7226">
      <w:pPr>
        <w:rPr>
          <w:rFonts w:ascii="Calibri" w:hAnsi="Calibri"/>
          <w:sz w:val="18"/>
          <w:szCs w:val="18"/>
        </w:rPr>
      </w:pPr>
    </w:p>
    <w:p w14:paraId="7E960C23" w14:textId="77777777" w:rsidR="00BE7226" w:rsidRDefault="00BE7226" w:rsidP="00BE7226">
      <w:pPr>
        <w:keepNext/>
        <w:rPr>
          <w:rFonts w:ascii="Calibri" w:hAnsi="Calibri"/>
          <w:b/>
          <w:sz w:val="18"/>
          <w:szCs w:val="18"/>
        </w:rPr>
      </w:pPr>
      <w:r>
        <w:rPr>
          <w:rFonts w:ascii="Calibri" w:hAnsi="Calibri"/>
          <w:b/>
          <w:sz w:val="18"/>
          <w:szCs w:val="18"/>
        </w:rPr>
        <w:t>Section G</w:t>
      </w:r>
      <w:r w:rsidRPr="00782762">
        <w:rPr>
          <w:rFonts w:ascii="Calibri" w:hAnsi="Calibri"/>
          <w:b/>
          <w:sz w:val="18"/>
          <w:szCs w:val="18"/>
        </w:rPr>
        <w:t>. Altitude and Temperature Correction</w:t>
      </w:r>
    </w:p>
    <w:p w14:paraId="7E960C24" w14:textId="61D4B755" w:rsidR="00BE7226" w:rsidRDefault="00BE7226" w:rsidP="00BE7226">
      <w:pPr>
        <w:pStyle w:val="ListParagraph"/>
        <w:keepNext/>
        <w:numPr>
          <w:ilvl w:val="0"/>
          <w:numId w:val="27"/>
        </w:numPr>
        <w:rPr>
          <w:rFonts w:ascii="Calibri" w:hAnsi="Calibri"/>
          <w:sz w:val="18"/>
          <w:szCs w:val="18"/>
        </w:rPr>
      </w:pPr>
      <w:r w:rsidRPr="00782762">
        <w:rPr>
          <w:rFonts w:ascii="Calibri" w:hAnsi="Calibri"/>
          <w:sz w:val="18"/>
          <w:szCs w:val="18"/>
        </w:rPr>
        <w:t>This field is automatically calculated. The equation used to calculate this value in the field equals:</w:t>
      </w:r>
    </w:p>
    <w:p w14:paraId="7E960C25" w14:textId="44415E40" w:rsidR="00BE7226" w:rsidRDefault="00BE7226" w:rsidP="00BE7226">
      <w:pPr>
        <w:pStyle w:val="ListParagraph"/>
        <w:keepNext/>
        <w:numPr>
          <w:ilvl w:val="1"/>
          <w:numId w:val="15"/>
        </w:numPr>
        <w:rPr>
          <w:rFonts w:ascii="Calibri" w:hAnsi="Calibri"/>
          <w:sz w:val="18"/>
          <w:szCs w:val="18"/>
        </w:rPr>
      </w:pPr>
      <w:r w:rsidRPr="00782762">
        <w:rPr>
          <w:rFonts w:ascii="Calibri" w:hAnsi="Calibri"/>
          <w:sz w:val="18"/>
          <w:szCs w:val="18"/>
        </w:rPr>
        <w:t xml:space="preserve">If the elevation </w:t>
      </w:r>
      <w:r w:rsidR="00BC73F6">
        <w:rPr>
          <w:rFonts w:ascii="Calibri" w:hAnsi="Calibri"/>
          <w:sz w:val="18"/>
          <w:szCs w:val="18"/>
        </w:rPr>
        <w:t xml:space="preserve">is </w:t>
      </w:r>
      <w:r w:rsidRPr="00782762">
        <w:rPr>
          <w:rFonts w:ascii="Calibri" w:hAnsi="Calibri"/>
          <w:sz w:val="18"/>
          <w:szCs w:val="18"/>
        </w:rPr>
        <w:t xml:space="preserve">less than or equal to 5,000 </w:t>
      </w:r>
      <w:proofErr w:type="spellStart"/>
      <w:r w:rsidRPr="00782762">
        <w:rPr>
          <w:rFonts w:ascii="Calibri" w:hAnsi="Calibri"/>
          <w:sz w:val="18"/>
          <w:szCs w:val="18"/>
        </w:rPr>
        <w:t>ft</w:t>
      </w:r>
      <w:proofErr w:type="spellEnd"/>
      <w:r w:rsidRPr="00782762">
        <w:rPr>
          <w:rFonts w:ascii="Calibri" w:hAnsi="Calibri"/>
          <w:sz w:val="18"/>
          <w:szCs w:val="18"/>
        </w:rPr>
        <w:t xml:space="preserve">, the </w:t>
      </w:r>
      <w:r w:rsidR="002B356F">
        <w:rPr>
          <w:rFonts w:ascii="Calibri" w:hAnsi="Calibri"/>
          <w:sz w:val="18"/>
          <w:szCs w:val="18"/>
        </w:rPr>
        <w:t>A</w:t>
      </w:r>
      <w:r w:rsidRPr="00782762">
        <w:rPr>
          <w:rFonts w:ascii="Calibri" w:hAnsi="Calibri"/>
          <w:sz w:val="18"/>
          <w:szCs w:val="18"/>
        </w:rPr>
        <w:t xml:space="preserve">ltitude </w:t>
      </w:r>
      <w:r w:rsidR="002B356F">
        <w:rPr>
          <w:rFonts w:ascii="Calibri" w:hAnsi="Calibri"/>
          <w:sz w:val="18"/>
          <w:szCs w:val="18"/>
        </w:rPr>
        <w:t>C</w:t>
      </w:r>
      <w:r w:rsidRPr="00782762">
        <w:rPr>
          <w:rFonts w:ascii="Calibri" w:hAnsi="Calibri"/>
          <w:sz w:val="18"/>
          <w:szCs w:val="18"/>
        </w:rPr>
        <w:t xml:space="preserve">orrection </w:t>
      </w:r>
      <w:r w:rsidR="002B356F">
        <w:rPr>
          <w:rFonts w:ascii="Calibri" w:hAnsi="Calibri"/>
          <w:sz w:val="18"/>
          <w:szCs w:val="18"/>
        </w:rPr>
        <w:t>F</w:t>
      </w:r>
      <w:r w:rsidRPr="00782762">
        <w:rPr>
          <w:rFonts w:ascii="Calibri" w:hAnsi="Calibri"/>
          <w:sz w:val="18"/>
          <w:szCs w:val="18"/>
        </w:rPr>
        <w:t>actor is 1 (no adjustment).</w:t>
      </w:r>
    </w:p>
    <w:p w14:paraId="7E960C26" w14:textId="77777777" w:rsidR="00BE7226" w:rsidRDefault="00BE7226" w:rsidP="00BE7226">
      <w:pPr>
        <w:pStyle w:val="ListParagraph"/>
        <w:keepNext/>
        <w:numPr>
          <w:ilvl w:val="1"/>
          <w:numId w:val="15"/>
        </w:numPr>
        <w:rPr>
          <w:rFonts w:ascii="Calibri" w:hAnsi="Calibri"/>
          <w:sz w:val="18"/>
          <w:szCs w:val="18"/>
        </w:rPr>
      </w:pPr>
      <w:r w:rsidRPr="00782762">
        <w:rPr>
          <w:rFonts w:ascii="Calibri" w:hAnsi="Calibri"/>
          <w:sz w:val="18"/>
          <w:szCs w:val="18"/>
        </w:rPr>
        <w:t xml:space="preserve">If the elevation is greater than 5,000 </w:t>
      </w:r>
      <w:proofErr w:type="spellStart"/>
      <w:r w:rsidRPr="00782762">
        <w:rPr>
          <w:rFonts w:ascii="Calibri" w:hAnsi="Calibri"/>
          <w:sz w:val="18"/>
          <w:szCs w:val="18"/>
        </w:rPr>
        <w:t>ft</w:t>
      </w:r>
      <w:proofErr w:type="spellEnd"/>
      <w:r w:rsidRPr="00782762">
        <w:rPr>
          <w:rFonts w:ascii="Calibri" w:hAnsi="Calibri"/>
          <w:sz w:val="18"/>
          <w:szCs w:val="18"/>
        </w:rPr>
        <w:t xml:space="preserve">, the </w:t>
      </w:r>
      <w:r w:rsidR="002B356F">
        <w:rPr>
          <w:rFonts w:ascii="Calibri" w:hAnsi="Calibri"/>
          <w:sz w:val="18"/>
          <w:szCs w:val="18"/>
        </w:rPr>
        <w:t>A</w:t>
      </w:r>
      <w:r w:rsidRPr="00782762">
        <w:rPr>
          <w:rFonts w:ascii="Calibri" w:hAnsi="Calibri"/>
          <w:sz w:val="18"/>
          <w:szCs w:val="18"/>
        </w:rPr>
        <w:t xml:space="preserve">ltitude </w:t>
      </w:r>
      <w:r w:rsidR="002B356F">
        <w:rPr>
          <w:rFonts w:ascii="Calibri" w:hAnsi="Calibri"/>
          <w:sz w:val="18"/>
          <w:szCs w:val="18"/>
        </w:rPr>
        <w:t>C</w:t>
      </w:r>
      <w:r w:rsidRPr="00782762">
        <w:rPr>
          <w:rFonts w:ascii="Calibri" w:hAnsi="Calibri"/>
          <w:sz w:val="18"/>
          <w:szCs w:val="18"/>
        </w:rPr>
        <w:t xml:space="preserve">orrection equation equals 1 + (0.000006 * elevation in feet) </w:t>
      </w:r>
    </w:p>
    <w:p w14:paraId="7E960C27" w14:textId="77777777" w:rsidR="00BE7226" w:rsidRDefault="00BE7226" w:rsidP="00BE7226">
      <w:pPr>
        <w:pStyle w:val="ListParagraph"/>
        <w:keepNext/>
        <w:numPr>
          <w:ilvl w:val="0"/>
          <w:numId w:val="27"/>
        </w:numPr>
        <w:rPr>
          <w:rFonts w:ascii="Calibri" w:hAnsi="Calibri"/>
          <w:sz w:val="18"/>
          <w:szCs w:val="18"/>
        </w:rPr>
      </w:pPr>
      <w:r w:rsidRPr="00782762">
        <w:rPr>
          <w:rFonts w:ascii="Calibri" w:hAnsi="Calibri"/>
          <w:sz w:val="18"/>
          <w:szCs w:val="18"/>
        </w:rPr>
        <w:t xml:space="preserve">Enter the </w:t>
      </w:r>
      <w:r w:rsidR="002B356F">
        <w:rPr>
          <w:rFonts w:ascii="Calibri" w:hAnsi="Calibri"/>
          <w:sz w:val="18"/>
          <w:szCs w:val="18"/>
        </w:rPr>
        <w:t>T</w:t>
      </w:r>
      <w:r w:rsidRPr="00782762">
        <w:rPr>
          <w:rFonts w:ascii="Calibri" w:hAnsi="Calibri"/>
          <w:sz w:val="18"/>
          <w:szCs w:val="18"/>
        </w:rPr>
        <w:t xml:space="preserve">emperature </w:t>
      </w:r>
      <w:r w:rsidR="002B356F">
        <w:rPr>
          <w:rFonts w:ascii="Calibri" w:hAnsi="Calibri"/>
          <w:sz w:val="18"/>
          <w:szCs w:val="18"/>
        </w:rPr>
        <w:t>C</w:t>
      </w:r>
      <w:r w:rsidRPr="00782762">
        <w:rPr>
          <w:rFonts w:ascii="Calibri" w:hAnsi="Calibri"/>
          <w:sz w:val="18"/>
          <w:szCs w:val="18"/>
        </w:rPr>
        <w:t>orrecti</w:t>
      </w:r>
      <w:r w:rsidR="00FF1DAF">
        <w:rPr>
          <w:rFonts w:ascii="Calibri" w:hAnsi="Calibri"/>
          <w:sz w:val="18"/>
          <w:szCs w:val="18"/>
        </w:rPr>
        <w:t xml:space="preserve">on </w:t>
      </w:r>
      <w:r w:rsidR="002B356F">
        <w:rPr>
          <w:rFonts w:ascii="Calibri" w:hAnsi="Calibri"/>
          <w:sz w:val="18"/>
          <w:szCs w:val="18"/>
        </w:rPr>
        <w:t>F</w:t>
      </w:r>
      <w:r w:rsidR="00FF1DAF">
        <w:rPr>
          <w:rFonts w:ascii="Calibri" w:hAnsi="Calibri"/>
          <w:sz w:val="18"/>
          <w:szCs w:val="18"/>
        </w:rPr>
        <w:t xml:space="preserve">actor from Table </w:t>
      </w:r>
      <w:r w:rsidRPr="00782762">
        <w:rPr>
          <w:rFonts w:ascii="Calibri" w:hAnsi="Calibri"/>
          <w:sz w:val="18"/>
          <w:szCs w:val="18"/>
        </w:rPr>
        <w:t>RA3.8-3 using the indoor and outdoor temperatures entered in Section A.</w:t>
      </w:r>
    </w:p>
    <w:p w14:paraId="7E960C28" w14:textId="77777777" w:rsidR="00BE7226" w:rsidRPr="00782762" w:rsidRDefault="00BE7226" w:rsidP="00BE7226">
      <w:pPr>
        <w:pStyle w:val="ListParagraph"/>
        <w:rPr>
          <w:rFonts w:ascii="Calibri" w:hAnsi="Calibri"/>
          <w:sz w:val="18"/>
          <w:szCs w:val="18"/>
        </w:rPr>
      </w:pPr>
    </w:p>
    <w:p w14:paraId="7E960C29" w14:textId="77777777" w:rsidR="005E6CD9" w:rsidRPr="00782762" w:rsidRDefault="005E6CD9" w:rsidP="002B356F">
      <w:pPr>
        <w:pStyle w:val="ListParagraph"/>
        <w:ind w:hanging="720"/>
        <w:jc w:val="center"/>
        <w:rPr>
          <w:rFonts w:ascii="Calibri" w:hAnsi="Calibri" w:cs="Arial"/>
          <w:i/>
          <w:iCs/>
          <w:sz w:val="18"/>
          <w:szCs w:val="18"/>
        </w:rPr>
      </w:pPr>
      <w:r>
        <w:rPr>
          <w:rFonts w:ascii="Calibri" w:hAnsi="Calibri"/>
          <w:b/>
          <w:sz w:val="18"/>
          <w:szCs w:val="18"/>
        </w:rPr>
        <w:t xml:space="preserve">Table RA3.8-3 </w:t>
      </w:r>
      <w:r>
        <w:rPr>
          <w:rFonts w:ascii="Calibri" w:hAnsi="Calibri" w:cs="Arial"/>
          <w:b/>
          <w:i/>
          <w:iCs/>
          <w:sz w:val="18"/>
          <w:szCs w:val="18"/>
        </w:rPr>
        <w:t>Temperature Correction Factors for Pressurization Testing</w:t>
      </w:r>
      <w:r>
        <w:rPr>
          <w:rFonts w:ascii="Calibri" w:hAnsi="Calibri" w:cs="Arial"/>
          <w:i/>
          <w:iCs/>
          <w:sz w:val="18"/>
          <w:szCs w:val="18"/>
        </w:rPr>
        <w:t>- Calculated according to ASTM E779-10</w:t>
      </w:r>
    </w:p>
    <w:tbl>
      <w:tblPr>
        <w:tblW w:w="0" w:type="auto"/>
        <w:jc w:val="center"/>
        <w:tblInd w:w="8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499"/>
        <w:gridCol w:w="490"/>
        <w:gridCol w:w="627"/>
        <w:gridCol w:w="627"/>
        <w:gridCol w:w="627"/>
        <w:gridCol w:w="627"/>
        <w:gridCol w:w="627"/>
        <w:gridCol w:w="627"/>
        <w:gridCol w:w="627"/>
        <w:gridCol w:w="627"/>
        <w:gridCol w:w="627"/>
      </w:tblGrid>
      <w:tr w:rsidR="005E6CD9" w:rsidRPr="00782762" w14:paraId="7E960C2D" w14:textId="77777777" w:rsidTr="002B356F">
        <w:trPr>
          <w:cantSplit/>
          <w:trHeight w:hRule="exact" w:val="187"/>
          <w:jc w:val="center"/>
        </w:trPr>
        <w:tc>
          <w:tcPr>
            <w:tcW w:w="0" w:type="auto"/>
            <w:vAlign w:val="center"/>
          </w:tcPr>
          <w:p w14:paraId="7E960C2A" w14:textId="77777777" w:rsidR="005E6CD9" w:rsidRPr="00782762" w:rsidRDefault="005E6CD9" w:rsidP="005E6CD9">
            <w:pPr>
              <w:jc w:val="center"/>
              <w:rPr>
                <w:rFonts w:ascii="Calibri" w:hAnsi="Calibri"/>
                <w:sz w:val="18"/>
                <w:szCs w:val="18"/>
              </w:rPr>
            </w:pPr>
          </w:p>
        </w:tc>
        <w:tc>
          <w:tcPr>
            <w:tcW w:w="0" w:type="auto"/>
            <w:vAlign w:val="center"/>
          </w:tcPr>
          <w:p w14:paraId="7E960C2B" w14:textId="77777777" w:rsidR="005E6CD9" w:rsidRPr="00782762" w:rsidRDefault="005E6CD9" w:rsidP="005E6CD9">
            <w:pPr>
              <w:jc w:val="center"/>
              <w:rPr>
                <w:rFonts w:ascii="Calibri" w:hAnsi="Calibri"/>
                <w:sz w:val="18"/>
                <w:szCs w:val="18"/>
              </w:rPr>
            </w:pPr>
          </w:p>
        </w:tc>
        <w:tc>
          <w:tcPr>
            <w:tcW w:w="0" w:type="auto"/>
            <w:gridSpan w:val="9"/>
            <w:vAlign w:val="center"/>
          </w:tcPr>
          <w:p w14:paraId="7E960C2C" w14:textId="77777777" w:rsidR="005E6CD9" w:rsidRPr="00782762" w:rsidRDefault="005E6CD9" w:rsidP="005E6CD9">
            <w:pPr>
              <w:keepNext/>
              <w:keepLines/>
              <w:suppressAutoHyphens/>
              <w:jc w:val="center"/>
              <w:rPr>
                <w:rFonts w:ascii="Calibri" w:hAnsi="Calibri"/>
                <w:b/>
                <w:sz w:val="18"/>
                <w:szCs w:val="18"/>
              </w:rPr>
            </w:pPr>
            <w:r>
              <w:rPr>
                <w:rFonts w:ascii="Calibri" w:hAnsi="Calibri"/>
                <w:b/>
                <w:sz w:val="18"/>
                <w:szCs w:val="18"/>
              </w:rPr>
              <w:t>Inside Temperature (F)</w:t>
            </w:r>
          </w:p>
        </w:tc>
      </w:tr>
      <w:tr w:rsidR="005E6CD9" w:rsidRPr="00782762" w14:paraId="7E960C39" w14:textId="77777777" w:rsidTr="002B356F">
        <w:trPr>
          <w:cantSplit/>
          <w:trHeight w:hRule="exact" w:val="187"/>
          <w:jc w:val="center"/>
        </w:trPr>
        <w:tc>
          <w:tcPr>
            <w:tcW w:w="0" w:type="auto"/>
            <w:vAlign w:val="center"/>
          </w:tcPr>
          <w:p w14:paraId="7E960C2E" w14:textId="77777777" w:rsidR="005E6CD9" w:rsidRPr="00782762" w:rsidRDefault="005E6CD9" w:rsidP="005E6CD9">
            <w:pPr>
              <w:jc w:val="center"/>
              <w:rPr>
                <w:rFonts w:ascii="Calibri" w:hAnsi="Calibri"/>
                <w:sz w:val="18"/>
                <w:szCs w:val="18"/>
              </w:rPr>
            </w:pPr>
          </w:p>
        </w:tc>
        <w:tc>
          <w:tcPr>
            <w:tcW w:w="0" w:type="auto"/>
            <w:vAlign w:val="center"/>
          </w:tcPr>
          <w:p w14:paraId="7E960C2F" w14:textId="77777777" w:rsidR="005E6CD9" w:rsidRPr="00782762" w:rsidRDefault="005E6CD9" w:rsidP="005E6CD9">
            <w:pPr>
              <w:jc w:val="center"/>
              <w:rPr>
                <w:rFonts w:ascii="Calibri" w:hAnsi="Calibri"/>
                <w:sz w:val="18"/>
                <w:szCs w:val="18"/>
              </w:rPr>
            </w:pPr>
          </w:p>
        </w:tc>
        <w:tc>
          <w:tcPr>
            <w:tcW w:w="0" w:type="auto"/>
            <w:vAlign w:val="center"/>
          </w:tcPr>
          <w:p w14:paraId="7E960C30" w14:textId="77777777" w:rsidR="005E6CD9" w:rsidRPr="00782762" w:rsidRDefault="005E6CD9" w:rsidP="005E6CD9">
            <w:pPr>
              <w:jc w:val="center"/>
              <w:rPr>
                <w:rFonts w:ascii="Calibri" w:hAnsi="Calibri"/>
                <w:b/>
                <w:sz w:val="18"/>
                <w:szCs w:val="18"/>
              </w:rPr>
            </w:pPr>
            <w:r>
              <w:rPr>
                <w:rFonts w:ascii="Calibri" w:hAnsi="Calibri"/>
                <w:b/>
                <w:sz w:val="18"/>
                <w:szCs w:val="18"/>
              </w:rPr>
              <w:t>50</w:t>
            </w:r>
          </w:p>
        </w:tc>
        <w:tc>
          <w:tcPr>
            <w:tcW w:w="0" w:type="auto"/>
            <w:vAlign w:val="center"/>
          </w:tcPr>
          <w:p w14:paraId="7E960C31" w14:textId="77777777" w:rsidR="005E6CD9" w:rsidRPr="00782762" w:rsidRDefault="005E6CD9" w:rsidP="005E6CD9">
            <w:pPr>
              <w:jc w:val="center"/>
              <w:rPr>
                <w:rFonts w:ascii="Calibri" w:hAnsi="Calibri"/>
                <w:b/>
                <w:sz w:val="18"/>
                <w:szCs w:val="18"/>
              </w:rPr>
            </w:pPr>
            <w:r>
              <w:rPr>
                <w:rFonts w:ascii="Calibri" w:hAnsi="Calibri"/>
                <w:b/>
                <w:sz w:val="18"/>
                <w:szCs w:val="18"/>
              </w:rPr>
              <w:t>55</w:t>
            </w:r>
          </w:p>
        </w:tc>
        <w:tc>
          <w:tcPr>
            <w:tcW w:w="0" w:type="auto"/>
            <w:vAlign w:val="center"/>
          </w:tcPr>
          <w:p w14:paraId="7E960C32" w14:textId="77777777" w:rsidR="005E6CD9" w:rsidRPr="00782762" w:rsidRDefault="005E6CD9" w:rsidP="005E6CD9">
            <w:pPr>
              <w:jc w:val="center"/>
              <w:rPr>
                <w:rFonts w:ascii="Calibri" w:hAnsi="Calibri"/>
                <w:b/>
                <w:sz w:val="18"/>
                <w:szCs w:val="18"/>
              </w:rPr>
            </w:pPr>
            <w:r>
              <w:rPr>
                <w:rFonts w:ascii="Calibri" w:hAnsi="Calibri"/>
                <w:b/>
                <w:sz w:val="18"/>
                <w:szCs w:val="18"/>
              </w:rPr>
              <w:t>60</w:t>
            </w:r>
          </w:p>
        </w:tc>
        <w:tc>
          <w:tcPr>
            <w:tcW w:w="0" w:type="auto"/>
            <w:vAlign w:val="center"/>
          </w:tcPr>
          <w:p w14:paraId="7E960C33" w14:textId="77777777" w:rsidR="005E6CD9" w:rsidRPr="00782762" w:rsidRDefault="005E6CD9" w:rsidP="005E6CD9">
            <w:pPr>
              <w:jc w:val="center"/>
              <w:rPr>
                <w:rFonts w:ascii="Calibri" w:hAnsi="Calibri"/>
                <w:b/>
                <w:sz w:val="18"/>
                <w:szCs w:val="18"/>
              </w:rPr>
            </w:pPr>
            <w:r>
              <w:rPr>
                <w:rFonts w:ascii="Calibri" w:hAnsi="Calibri"/>
                <w:b/>
                <w:sz w:val="18"/>
                <w:szCs w:val="18"/>
              </w:rPr>
              <w:t>65</w:t>
            </w:r>
          </w:p>
        </w:tc>
        <w:tc>
          <w:tcPr>
            <w:tcW w:w="0" w:type="auto"/>
            <w:vAlign w:val="center"/>
          </w:tcPr>
          <w:p w14:paraId="7E960C34" w14:textId="77777777" w:rsidR="005E6CD9" w:rsidRPr="00782762" w:rsidRDefault="005E6CD9" w:rsidP="005E6CD9">
            <w:pPr>
              <w:jc w:val="center"/>
              <w:rPr>
                <w:rFonts w:ascii="Calibri" w:hAnsi="Calibri"/>
                <w:b/>
                <w:sz w:val="18"/>
                <w:szCs w:val="18"/>
              </w:rPr>
            </w:pPr>
            <w:r>
              <w:rPr>
                <w:rFonts w:ascii="Calibri" w:hAnsi="Calibri"/>
                <w:b/>
                <w:sz w:val="18"/>
                <w:szCs w:val="18"/>
              </w:rPr>
              <w:t>70</w:t>
            </w:r>
          </w:p>
        </w:tc>
        <w:tc>
          <w:tcPr>
            <w:tcW w:w="0" w:type="auto"/>
            <w:vAlign w:val="center"/>
          </w:tcPr>
          <w:p w14:paraId="7E960C35" w14:textId="77777777" w:rsidR="005E6CD9" w:rsidRPr="00782762" w:rsidRDefault="005E6CD9" w:rsidP="005E6CD9">
            <w:pPr>
              <w:jc w:val="center"/>
              <w:rPr>
                <w:rFonts w:ascii="Calibri" w:hAnsi="Calibri"/>
                <w:b/>
                <w:sz w:val="18"/>
                <w:szCs w:val="18"/>
              </w:rPr>
            </w:pPr>
            <w:r>
              <w:rPr>
                <w:rFonts w:ascii="Calibri" w:hAnsi="Calibri"/>
                <w:b/>
                <w:sz w:val="18"/>
                <w:szCs w:val="18"/>
              </w:rPr>
              <w:t>75</w:t>
            </w:r>
          </w:p>
        </w:tc>
        <w:tc>
          <w:tcPr>
            <w:tcW w:w="0" w:type="auto"/>
            <w:vAlign w:val="center"/>
          </w:tcPr>
          <w:p w14:paraId="7E960C36" w14:textId="77777777" w:rsidR="005E6CD9" w:rsidRPr="00782762" w:rsidRDefault="005E6CD9" w:rsidP="005E6CD9">
            <w:pPr>
              <w:jc w:val="center"/>
              <w:rPr>
                <w:rFonts w:ascii="Calibri" w:hAnsi="Calibri"/>
                <w:b/>
                <w:sz w:val="18"/>
                <w:szCs w:val="18"/>
              </w:rPr>
            </w:pPr>
            <w:r>
              <w:rPr>
                <w:rFonts w:ascii="Calibri" w:hAnsi="Calibri"/>
                <w:b/>
                <w:sz w:val="18"/>
                <w:szCs w:val="18"/>
              </w:rPr>
              <w:t>80</w:t>
            </w:r>
          </w:p>
        </w:tc>
        <w:tc>
          <w:tcPr>
            <w:tcW w:w="0" w:type="auto"/>
            <w:vAlign w:val="center"/>
          </w:tcPr>
          <w:p w14:paraId="7E960C37" w14:textId="77777777" w:rsidR="005E6CD9" w:rsidRPr="00782762" w:rsidRDefault="005E6CD9" w:rsidP="005E6CD9">
            <w:pPr>
              <w:jc w:val="center"/>
              <w:rPr>
                <w:rFonts w:ascii="Calibri" w:hAnsi="Calibri"/>
                <w:b/>
                <w:sz w:val="18"/>
                <w:szCs w:val="18"/>
              </w:rPr>
            </w:pPr>
            <w:r>
              <w:rPr>
                <w:rFonts w:ascii="Calibri" w:hAnsi="Calibri"/>
                <w:b/>
                <w:sz w:val="18"/>
                <w:szCs w:val="18"/>
              </w:rPr>
              <w:t>85</w:t>
            </w:r>
          </w:p>
        </w:tc>
        <w:tc>
          <w:tcPr>
            <w:tcW w:w="0" w:type="auto"/>
            <w:vAlign w:val="center"/>
          </w:tcPr>
          <w:p w14:paraId="7E960C38" w14:textId="77777777" w:rsidR="005E6CD9" w:rsidRPr="00782762" w:rsidRDefault="005E6CD9" w:rsidP="005E6CD9">
            <w:pPr>
              <w:jc w:val="center"/>
              <w:rPr>
                <w:rFonts w:ascii="Calibri" w:hAnsi="Calibri"/>
                <w:b/>
                <w:sz w:val="18"/>
                <w:szCs w:val="18"/>
              </w:rPr>
            </w:pPr>
            <w:r>
              <w:rPr>
                <w:rFonts w:ascii="Calibri" w:hAnsi="Calibri"/>
                <w:b/>
                <w:sz w:val="18"/>
                <w:szCs w:val="18"/>
              </w:rPr>
              <w:t>90</w:t>
            </w:r>
          </w:p>
        </w:tc>
      </w:tr>
      <w:tr w:rsidR="005E6CD9" w:rsidRPr="00782762" w14:paraId="7E960C45" w14:textId="77777777" w:rsidTr="002B356F">
        <w:trPr>
          <w:cantSplit/>
          <w:trHeight w:hRule="exact" w:val="187"/>
          <w:jc w:val="center"/>
        </w:trPr>
        <w:tc>
          <w:tcPr>
            <w:tcW w:w="0" w:type="auto"/>
            <w:vMerge w:val="restart"/>
            <w:vAlign w:val="center"/>
          </w:tcPr>
          <w:p w14:paraId="7E960C3A" w14:textId="77777777" w:rsidR="005E6CD9" w:rsidRPr="00782762" w:rsidRDefault="005E6CD9" w:rsidP="005E6CD9">
            <w:pPr>
              <w:keepNext/>
              <w:keepLines/>
              <w:suppressAutoHyphens/>
              <w:jc w:val="center"/>
              <w:rPr>
                <w:rFonts w:ascii="Calibri" w:hAnsi="Calibri"/>
                <w:b/>
                <w:sz w:val="18"/>
                <w:szCs w:val="18"/>
              </w:rPr>
            </w:pPr>
            <w:r>
              <w:rPr>
                <w:rFonts w:ascii="Calibri" w:hAnsi="Calibri"/>
                <w:b/>
                <w:sz w:val="18"/>
                <w:szCs w:val="18"/>
              </w:rPr>
              <w:t>Outside Temp (F)</w:t>
            </w:r>
          </w:p>
        </w:tc>
        <w:tc>
          <w:tcPr>
            <w:tcW w:w="0" w:type="auto"/>
            <w:vAlign w:val="center"/>
          </w:tcPr>
          <w:p w14:paraId="7E960C3B" w14:textId="77777777" w:rsidR="005E6CD9" w:rsidRPr="00782762" w:rsidRDefault="005E6CD9" w:rsidP="005E6CD9">
            <w:pPr>
              <w:jc w:val="center"/>
              <w:rPr>
                <w:rFonts w:ascii="Calibri" w:hAnsi="Calibri"/>
                <w:b/>
                <w:sz w:val="18"/>
                <w:szCs w:val="18"/>
              </w:rPr>
            </w:pPr>
            <w:r>
              <w:rPr>
                <w:rFonts w:ascii="Calibri" w:hAnsi="Calibri"/>
                <w:b/>
                <w:sz w:val="18"/>
                <w:szCs w:val="18"/>
              </w:rPr>
              <w:t>-20</w:t>
            </w:r>
          </w:p>
        </w:tc>
        <w:tc>
          <w:tcPr>
            <w:tcW w:w="0" w:type="auto"/>
            <w:vAlign w:val="center"/>
          </w:tcPr>
          <w:p w14:paraId="7E960C3C" w14:textId="77777777" w:rsidR="005E6CD9" w:rsidRPr="00782762" w:rsidRDefault="005E6CD9" w:rsidP="005E6CD9">
            <w:pPr>
              <w:jc w:val="center"/>
              <w:rPr>
                <w:rFonts w:ascii="Calibri" w:hAnsi="Calibri"/>
                <w:sz w:val="18"/>
                <w:szCs w:val="18"/>
              </w:rPr>
            </w:pPr>
            <w:r>
              <w:rPr>
                <w:rFonts w:ascii="Calibri" w:hAnsi="Calibri"/>
                <w:sz w:val="18"/>
                <w:szCs w:val="18"/>
              </w:rPr>
              <w:t>0.865</w:t>
            </w:r>
          </w:p>
        </w:tc>
        <w:tc>
          <w:tcPr>
            <w:tcW w:w="0" w:type="auto"/>
            <w:vAlign w:val="center"/>
          </w:tcPr>
          <w:p w14:paraId="7E960C3D" w14:textId="77777777" w:rsidR="005E6CD9" w:rsidRPr="00782762" w:rsidRDefault="005E6CD9" w:rsidP="005E6CD9">
            <w:pPr>
              <w:jc w:val="center"/>
              <w:rPr>
                <w:rFonts w:ascii="Calibri" w:hAnsi="Calibri"/>
                <w:sz w:val="18"/>
                <w:szCs w:val="18"/>
              </w:rPr>
            </w:pPr>
            <w:r>
              <w:rPr>
                <w:rFonts w:ascii="Calibri" w:hAnsi="Calibri"/>
                <w:sz w:val="18"/>
                <w:szCs w:val="18"/>
              </w:rPr>
              <w:t>0.861</w:t>
            </w:r>
          </w:p>
        </w:tc>
        <w:tc>
          <w:tcPr>
            <w:tcW w:w="0" w:type="auto"/>
            <w:vAlign w:val="center"/>
          </w:tcPr>
          <w:p w14:paraId="7E960C3E" w14:textId="77777777" w:rsidR="005E6CD9" w:rsidRPr="00782762" w:rsidRDefault="005E6CD9" w:rsidP="005E6CD9">
            <w:pPr>
              <w:jc w:val="center"/>
              <w:rPr>
                <w:rFonts w:ascii="Calibri" w:hAnsi="Calibri"/>
                <w:sz w:val="18"/>
                <w:szCs w:val="18"/>
              </w:rPr>
            </w:pPr>
            <w:r>
              <w:rPr>
                <w:rFonts w:ascii="Calibri" w:hAnsi="Calibri"/>
                <w:sz w:val="18"/>
                <w:szCs w:val="18"/>
              </w:rPr>
              <w:t>0.857</w:t>
            </w:r>
          </w:p>
        </w:tc>
        <w:tc>
          <w:tcPr>
            <w:tcW w:w="0" w:type="auto"/>
            <w:vAlign w:val="center"/>
          </w:tcPr>
          <w:p w14:paraId="7E960C3F" w14:textId="77777777" w:rsidR="005E6CD9" w:rsidRPr="00782762" w:rsidRDefault="005E6CD9" w:rsidP="005E6CD9">
            <w:pPr>
              <w:jc w:val="center"/>
              <w:rPr>
                <w:rFonts w:ascii="Calibri" w:hAnsi="Calibri"/>
                <w:sz w:val="18"/>
                <w:szCs w:val="18"/>
              </w:rPr>
            </w:pPr>
            <w:r>
              <w:rPr>
                <w:rFonts w:ascii="Calibri" w:hAnsi="Calibri"/>
                <w:sz w:val="18"/>
                <w:szCs w:val="18"/>
              </w:rPr>
              <w:t>0.853</w:t>
            </w:r>
          </w:p>
        </w:tc>
        <w:tc>
          <w:tcPr>
            <w:tcW w:w="0" w:type="auto"/>
            <w:vAlign w:val="center"/>
          </w:tcPr>
          <w:p w14:paraId="7E960C40" w14:textId="77777777" w:rsidR="005E6CD9" w:rsidRPr="00782762" w:rsidRDefault="005E6CD9" w:rsidP="005E6CD9">
            <w:pPr>
              <w:jc w:val="center"/>
              <w:rPr>
                <w:rFonts w:ascii="Calibri" w:hAnsi="Calibri"/>
                <w:sz w:val="18"/>
                <w:szCs w:val="18"/>
              </w:rPr>
            </w:pPr>
            <w:r>
              <w:rPr>
                <w:rFonts w:ascii="Calibri" w:hAnsi="Calibri"/>
                <w:sz w:val="18"/>
                <w:szCs w:val="18"/>
              </w:rPr>
              <w:t>0.849</w:t>
            </w:r>
          </w:p>
        </w:tc>
        <w:tc>
          <w:tcPr>
            <w:tcW w:w="0" w:type="auto"/>
            <w:vAlign w:val="center"/>
          </w:tcPr>
          <w:p w14:paraId="7E960C41" w14:textId="77777777" w:rsidR="005E6CD9" w:rsidRPr="00782762" w:rsidRDefault="005E6CD9" w:rsidP="005E6CD9">
            <w:pPr>
              <w:jc w:val="center"/>
              <w:rPr>
                <w:rFonts w:ascii="Calibri" w:hAnsi="Calibri"/>
                <w:sz w:val="18"/>
                <w:szCs w:val="18"/>
              </w:rPr>
            </w:pPr>
            <w:r>
              <w:rPr>
                <w:rFonts w:ascii="Calibri" w:hAnsi="Calibri"/>
                <w:sz w:val="18"/>
                <w:szCs w:val="18"/>
              </w:rPr>
              <w:t>0.845</w:t>
            </w:r>
          </w:p>
        </w:tc>
        <w:tc>
          <w:tcPr>
            <w:tcW w:w="0" w:type="auto"/>
            <w:vAlign w:val="center"/>
          </w:tcPr>
          <w:p w14:paraId="7E960C42" w14:textId="77777777" w:rsidR="005E6CD9" w:rsidRPr="00782762" w:rsidRDefault="005E6CD9" w:rsidP="005E6CD9">
            <w:pPr>
              <w:jc w:val="center"/>
              <w:rPr>
                <w:rFonts w:ascii="Calibri" w:hAnsi="Calibri"/>
                <w:sz w:val="18"/>
                <w:szCs w:val="18"/>
              </w:rPr>
            </w:pPr>
            <w:r>
              <w:rPr>
                <w:rFonts w:ascii="Calibri" w:hAnsi="Calibri"/>
                <w:sz w:val="18"/>
                <w:szCs w:val="18"/>
              </w:rPr>
              <w:t>0.841</w:t>
            </w:r>
          </w:p>
        </w:tc>
        <w:tc>
          <w:tcPr>
            <w:tcW w:w="0" w:type="auto"/>
            <w:vAlign w:val="center"/>
          </w:tcPr>
          <w:p w14:paraId="7E960C43" w14:textId="77777777" w:rsidR="005E6CD9" w:rsidRPr="00782762" w:rsidRDefault="005E6CD9" w:rsidP="005E6CD9">
            <w:pPr>
              <w:jc w:val="center"/>
              <w:rPr>
                <w:rFonts w:ascii="Calibri" w:hAnsi="Calibri"/>
                <w:sz w:val="18"/>
                <w:szCs w:val="18"/>
              </w:rPr>
            </w:pPr>
            <w:r>
              <w:rPr>
                <w:rFonts w:ascii="Calibri" w:hAnsi="Calibri"/>
                <w:sz w:val="18"/>
                <w:szCs w:val="18"/>
              </w:rPr>
              <w:t>0.837</w:t>
            </w:r>
          </w:p>
        </w:tc>
        <w:tc>
          <w:tcPr>
            <w:tcW w:w="0" w:type="auto"/>
            <w:vAlign w:val="center"/>
          </w:tcPr>
          <w:p w14:paraId="7E960C44" w14:textId="77777777" w:rsidR="005E6CD9" w:rsidRPr="00782762" w:rsidRDefault="005E6CD9" w:rsidP="005E6CD9">
            <w:pPr>
              <w:jc w:val="center"/>
              <w:rPr>
                <w:rFonts w:ascii="Calibri" w:hAnsi="Calibri"/>
                <w:sz w:val="18"/>
                <w:szCs w:val="18"/>
              </w:rPr>
            </w:pPr>
            <w:r>
              <w:rPr>
                <w:rFonts w:ascii="Calibri" w:hAnsi="Calibri"/>
                <w:sz w:val="18"/>
                <w:szCs w:val="18"/>
              </w:rPr>
              <w:t>0.833</w:t>
            </w:r>
          </w:p>
        </w:tc>
      </w:tr>
      <w:tr w:rsidR="005E6CD9" w:rsidRPr="00782762" w14:paraId="7E960C51" w14:textId="77777777" w:rsidTr="002B356F">
        <w:trPr>
          <w:cantSplit/>
          <w:trHeight w:hRule="exact" w:val="187"/>
          <w:jc w:val="center"/>
        </w:trPr>
        <w:tc>
          <w:tcPr>
            <w:tcW w:w="0" w:type="auto"/>
            <w:vMerge/>
            <w:vAlign w:val="center"/>
          </w:tcPr>
          <w:p w14:paraId="7E960C46" w14:textId="77777777" w:rsidR="005E6CD9" w:rsidRPr="00782762" w:rsidRDefault="005E6CD9" w:rsidP="005E6CD9">
            <w:pPr>
              <w:jc w:val="center"/>
              <w:rPr>
                <w:rFonts w:ascii="Calibri" w:hAnsi="Calibri"/>
                <w:sz w:val="18"/>
                <w:szCs w:val="18"/>
              </w:rPr>
            </w:pPr>
          </w:p>
        </w:tc>
        <w:tc>
          <w:tcPr>
            <w:tcW w:w="0" w:type="auto"/>
            <w:vAlign w:val="center"/>
          </w:tcPr>
          <w:p w14:paraId="7E960C47" w14:textId="77777777" w:rsidR="005E6CD9" w:rsidRPr="00782762" w:rsidRDefault="005E6CD9" w:rsidP="005E6CD9">
            <w:pPr>
              <w:jc w:val="center"/>
              <w:rPr>
                <w:rFonts w:ascii="Calibri" w:hAnsi="Calibri"/>
                <w:b/>
                <w:sz w:val="18"/>
                <w:szCs w:val="18"/>
              </w:rPr>
            </w:pPr>
            <w:r>
              <w:rPr>
                <w:rFonts w:ascii="Calibri" w:hAnsi="Calibri"/>
                <w:b/>
                <w:sz w:val="18"/>
                <w:szCs w:val="18"/>
              </w:rPr>
              <w:t>-15</w:t>
            </w:r>
          </w:p>
        </w:tc>
        <w:tc>
          <w:tcPr>
            <w:tcW w:w="0" w:type="auto"/>
            <w:vAlign w:val="center"/>
          </w:tcPr>
          <w:p w14:paraId="7E960C48" w14:textId="77777777" w:rsidR="005E6CD9" w:rsidRPr="00782762" w:rsidRDefault="005E6CD9" w:rsidP="005E6CD9">
            <w:pPr>
              <w:jc w:val="center"/>
              <w:rPr>
                <w:rFonts w:ascii="Calibri" w:hAnsi="Calibri"/>
                <w:sz w:val="18"/>
                <w:szCs w:val="18"/>
              </w:rPr>
            </w:pPr>
            <w:r>
              <w:rPr>
                <w:rFonts w:ascii="Calibri" w:hAnsi="Calibri"/>
                <w:sz w:val="18"/>
                <w:szCs w:val="18"/>
              </w:rPr>
              <w:t>0.874</w:t>
            </w:r>
          </w:p>
        </w:tc>
        <w:tc>
          <w:tcPr>
            <w:tcW w:w="0" w:type="auto"/>
            <w:vAlign w:val="center"/>
          </w:tcPr>
          <w:p w14:paraId="7E960C49" w14:textId="77777777" w:rsidR="005E6CD9" w:rsidRPr="00782762" w:rsidRDefault="005E6CD9" w:rsidP="005E6CD9">
            <w:pPr>
              <w:jc w:val="center"/>
              <w:rPr>
                <w:rFonts w:ascii="Calibri" w:hAnsi="Calibri"/>
                <w:sz w:val="18"/>
                <w:szCs w:val="18"/>
              </w:rPr>
            </w:pPr>
            <w:r>
              <w:rPr>
                <w:rFonts w:ascii="Calibri" w:hAnsi="Calibri"/>
                <w:sz w:val="18"/>
                <w:szCs w:val="18"/>
              </w:rPr>
              <w:t>0.870</w:t>
            </w:r>
          </w:p>
        </w:tc>
        <w:tc>
          <w:tcPr>
            <w:tcW w:w="0" w:type="auto"/>
            <w:vAlign w:val="center"/>
          </w:tcPr>
          <w:p w14:paraId="7E960C4A" w14:textId="77777777" w:rsidR="005E6CD9" w:rsidRPr="00782762" w:rsidRDefault="005E6CD9" w:rsidP="005E6CD9">
            <w:pPr>
              <w:jc w:val="center"/>
              <w:rPr>
                <w:rFonts w:ascii="Calibri" w:hAnsi="Calibri"/>
                <w:sz w:val="18"/>
                <w:szCs w:val="18"/>
              </w:rPr>
            </w:pPr>
            <w:r>
              <w:rPr>
                <w:rFonts w:ascii="Calibri" w:hAnsi="Calibri"/>
                <w:sz w:val="18"/>
                <w:szCs w:val="18"/>
              </w:rPr>
              <w:t>0.866</w:t>
            </w:r>
          </w:p>
        </w:tc>
        <w:tc>
          <w:tcPr>
            <w:tcW w:w="0" w:type="auto"/>
            <w:vAlign w:val="center"/>
          </w:tcPr>
          <w:p w14:paraId="7E960C4B" w14:textId="77777777" w:rsidR="005E6CD9" w:rsidRPr="00782762" w:rsidRDefault="005E6CD9" w:rsidP="005E6CD9">
            <w:pPr>
              <w:jc w:val="center"/>
              <w:rPr>
                <w:rFonts w:ascii="Calibri" w:hAnsi="Calibri"/>
                <w:sz w:val="18"/>
                <w:szCs w:val="18"/>
              </w:rPr>
            </w:pPr>
            <w:r>
              <w:rPr>
                <w:rFonts w:ascii="Calibri" w:hAnsi="Calibri"/>
                <w:sz w:val="18"/>
                <w:szCs w:val="18"/>
              </w:rPr>
              <w:t>0.862</w:t>
            </w:r>
          </w:p>
        </w:tc>
        <w:tc>
          <w:tcPr>
            <w:tcW w:w="0" w:type="auto"/>
            <w:vAlign w:val="center"/>
          </w:tcPr>
          <w:p w14:paraId="7E960C4C" w14:textId="77777777" w:rsidR="005E6CD9" w:rsidRPr="00782762" w:rsidRDefault="005E6CD9" w:rsidP="005E6CD9">
            <w:pPr>
              <w:jc w:val="center"/>
              <w:rPr>
                <w:rFonts w:ascii="Calibri" w:hAnsi="Calibri"/>
                <w:sz w:val="18"/>
                <w:szCs w:val="18"/>
              </w:rPr>
            </w:pPr>
            <w:r>
              <w:rPr>
                <w:rFonts w:ascii="Calibri" w:hAnsi="Calibri"/>
                <w:sz w:val="18"/>
                <w:szCs w:val="18"/>
              </w:rPr>
              <w:t>0.858</w:t>
            </w:r>
          </w:p>
        </w:tc>
        <w:tc>
          <w:tcPr>
            <w:tcW w:w="0" w:type="auto"/>
            <w:vAlign w:val="center"/>
          </w:tcPr>
          <w:p w14:paraId="7E960C4D" w14:textId="77777777" w:rsidR="005E6CD9" w:rsidRPr="00782762" w:rsidRDefault="005E6CD9" w:rsidP="005E6CD9">
            <w:pPr>
              <w:jc w:val="center"/>
              <w:rPr>
                <w:rFonts w:ascii="Calibri" w:hAnsi="Calibri"/>
                <w:sz w:val="18"/>
                <w:szCs w:val="18"/>
              </w:rPr>
            </w:pPr>
            <w:r>
              <w:rPr>
                <w:rFonts w:ascii="Calibri" w:hAnsi="Calibri"/>
                <w:sz w:val="18"/>
                <w:szCs w:val="18"/>
              </w:rPr>
              <w:t>0.854</w:t>
            </w:r>
          </w:p>
        </w:tc>
        <w:tc>
          <w:tcPr>
            <w:tcW w:w="0" w:type="auto"/>
            <w:vAlign w:val="center"/>
          </w:tcPr>
          <w:p w14:paraId="7E960C4E" w14:textId="77777777" w:rsidR="005E6CD9" w:rsidRPr="00782762" w:rsidRDefault="005E6CD9" w:rsidP="005E6CD9">
            <w:pPr>
              <w:jc w:val="center"/>
              <w:rPr>
                <w:rFonts w:ascii="Calibri" w:hAnsi="Calibri"/>
                <w:sz w:val="18"/>
                <w:szCs w:val="18"/>
              </w:rPr>
            </w:pPr>
            <w:r>
              <w:rPr>
                <w:rFonts w:ascii="Calibri" w:hAnsi="Calibri"/>
                <w:sz w:val="18"/>
                <w:szCs w:val="18"/>
              </w:rPr>
              <w:t>0.850</w:t>
            </w:r>
          </w:p>
        </w:tc>
        <w:tc>
          <w:tcPr>
            <w:tcW w:w="0" w:type="auto"/>
            <w:vAlign w:val="center"/>
          </w:tcPr>
          <w:p w14:paraId="7E960C4F" w14:textId="77777777" w:rsidR="005E6CD9" w:rsidRPr="00782762" w:rsidRDefault="005E6CD9" w:rsidP="005E6CD9">
            <w:pPr>
              <w:jc w:val="center"/>
              <w:rPr>
                <w:rFonts w:ascii="Calibri" w:hAnsi="Calibri"/>
                <w:sz w:val="18"/>
                <w:szCs w:val="18"/>
              </w:rPr>
            </w:pPr>
            <w:r>
              <w:rPr>
                <w:rFonts w:ascii="Calibri" w:hAnsi="Calibri"/>
                <w:sz w:val="18"/>
                <w:szCs w:val="18"/>
              </w:rPr>
              <w:t>0.846</w:t>
            </w:r>
          </w:p>
        </w:tc>
        <w:tc>
          <w:tcPr>
            <w:tcW w:w="0" w:type="auto"/>
            <w:vAlign w:val="center"/>
          </w:tcPr>
          <w:p w14:paraId="7E960C50" w14:textId="77777777" w:rsidR="005E6CD9" w:rsidRPr="00782762" w:rsidRDefault="005E6CD9" w:rsidP="005E6CD9">
            <w:pPr>
              <w:jc w:val="center"/>
              <w:rPr>
                <w:rFonts w:ascii="Calibri" w:hAnsi="Calibri"/>
                <w:sz w:val="18"/>
                <w:szCs w:val="18"/>
              </w:rPr>
            </w:pPr>
            <w:r>
              <w:rPr>
                <w:rFonts w:ascii="Calibri" w:hAnsi="Calibri"/>
                <w:sz w:val="18"/>
                <w:szCs w:val="18"/>
              </w:rPr>
              <w:t>0.842</w:t>
            </w:r>
          </w:p>
        </w:tc>
      </w:tr>
      <w:tr w:rsidR="005E6CD9" w:rsidRPr="00782762" w14:paraId="7E960C5D" w14:textId="77777777" w:rsidTr="002B356F">
        <w:trPr>
          <w:cantSplit/>
          <w:trHeight w:hRule="exact" w:val="187"/>
          <w:jc w:val="center"/>
        </w:trPr>
        <w:tc>
          <w:tcPr>
            <w:tcW w:w="0" w:type="auto"/>
            <w:vMerge/>
            <w:vAlign w:val="center"/>
          </w:tcPr>
          <w:p w14:paraId="7E960C52" w14:textId="77777777" w:rsidR="005E6CD9" w:rsidRPr="00782762" w:rsidRDefault="005E6CD9" w:rsidP="005E6CD9">
            <w:pPr>
              <w:jc w:val="center"/>
              <w:rPr>
                <w:rFonts w:ascii="Calibri" w:hAnsi="Calibri"/>
                <w:sz w:val="18"/>
                <w:szCs w:val="18"/>
              </w:rPr>
            </w:pPr>
          </w:p>
        </w:tc>
        <w:tc>
          <w:tcPr>
            <w:tcW w:w="0" w:type="auto"/>
            <w:vAlign w:val="center"/>
          </w:tcPr>
          <w:p w14:paraId="7E960C53" w14:textId="77777777" w:rsidR="005E6CD9" w:rsidRPr="00782762" w:rsidRDefault="005E6CD9" w:rsidP="005E6CD9">
            <w:pPr>
              <w:jc w:val="center"/>
              <w:rPr>
                <w:rFonts w:ascii="Calibri" w:hAnsi="Calibri"/>
                <w:b/>
                <w:sz w:val="18"/>
                <w:szCs w:val="18"/>
              </w:rPr>
            </w:pPr>
            <w:r>
              <w:rPr>
                <w:rFonts w:ascii="Calibri" w:hAnsi="Calibri"/>
                <w:b/>
                <w:sz w:val="18"/>
                <w:szCs w:val="18"/>
              </w:rPr>
              <w:t>-10</w:t>
            </w:r>
          </w:p>
        </w:tc>
        <w:tc>
          <w:tcPr>
            <w:tcW w:w="0" w:type="auto"/>
            <w:vAlign w:val="center"/>
          </w:tcPr>
          <w:p w14:paraId="7E960C54" w14:textId="77777777" w:rsidR="005E6CD9" w:rsidRPr="00782762" w:rsidRDefault="005E6CD9" w:rsidP="005E6CD9">
            <w:pPr>
              <w:jc w:val="center"/>
              <w:rPr>
                <w:rFonts w:ascii="Calibri" w:hAnsi="Calibri"/>
                <w:sz w:val="18"/>
                <w:szCs w:val="18"/>
              </w:rPr>
            </w:pPr>
            <w:r>
              <w:rPr>
                <w:rFonts w:ascii="Calibri" w:hAnsi="Calibri"/>
                <w:sz w:val="18"/>
                <w:szCs w:val="18"/>
              </w:rPr>
              <w:t>0.883</w:t>
            </w:r>
          </w:p>
        </w:tc>
        <w:tc>
          <w:tcPr>
            <w:tcW w:w="0" w:type="auto"/>
            <w:vAlign w:val="center"/>
          </w:tcPr>
          <w:p w14:paraId="7E960C55" w14:textId="77777777" w:rsidR="005E6CD9" w:rsidRPr="00782762" w:rsidRDefault="005E6CD9" w:rsidP="005E6CD9">
            <w:pPr>
              <w:jc w:val="center"/>
              <w:rPr>
                <w:rFonts w:ascii="Calibri" w:hAnsi="Calibri"/>
                <w:sz w:val="18"/>
                <w:szCs w:val="18"/>
              </w:rPr>
            </w:pPr>
            <w:r>
              <w:rPr>
                <w:rFonts w:ascii="Calibri" w:hAnsi="Calibri"/>
                <w:sz w:val="18"/>
                <w:szCs w:val="18"/>
              </w:rPr>
              <w:t>0.879</w:t>
            </w:r>
          </w:p>
        </w:tc>
        <w:tc>
          <w:tcPr>
            <w:tcW w:w="0" w:type="auto"/>
            <w:vAlign w:val="center"/>
          </w:tcPr>
          <w:p w14:paraId="7E960C56" w14:textId="77777777" w:rsidR="005E6CD9" w:rsidRPr="00782762" w:rsidRDefault="005E6CD9" w:rsidP="005E6CD9">
            <w:pPr>
              <w:jc w:val="center"/>
              <w:rPr>
                <w:rFonts w:ascii="Calibri" w:hAnsi="Calibri"/>
                <w:sz w:val="18"/>
                <w:szCs w:val="18"/>
              </w:rPr>
            </w:pPr>
            <w:r>
              <w:rPr>
                <w:rFonts w:ascii="Calibri" w:hAnsi="Calibri"/>
                <w:sz w:val="18"/>
                <w:szCs w:val="18"/>
              </w:rPr>
              <w:t>0.874</w:t>
            </w:r>
          </w:p>
        </w:tc>
        <w:tc>
          <w:tcPr>
            <w:tcW w:w="0" w:type="auto"/>
            <w:vAlign w:val="center"/>
          </w:tcPr>
          <w:p w14:paraId="7E960C57" w14:textId="77777777" w:rsidR="005E6CD9" w:rsidRPr="00782762" w:rsidRDefault="005E6CD9" w:rsidP="005E6CD9">
            <w:pPr>
              <w:jc w:val="center"/>
              <w:rPr>
                <w:rFonts w:ascii="Calibri" w:hAnsi="Calibri"/>
                <w:sz w:val="18"/>
                <w:szCs w:val="18"/>
              </w:rPr>
            </w:pPr>
            <w:r>
              <w:rPr>
                <w:rFonts w:ascii="Calibri" w:hAnsi="Calibri"/>
                <w:sz w:val="18"/>
                <w:szCs w:val="18"/>
              </w:rPr>
              <w:t>0.870</w:t>
            </w:r>
          </w:p>
        </w:tc>
        <w:tc>
          <w:tcPr>
            <w:tcW w:w="0" w:type="auto"/>
            <w:vAlign w:val="center"/>
          </w:tcPr>
          <w:p w14:paraId="7E960C58" w14:textId="77777777" w:rsidR="005E6CD9" w:rsidRPr="00782762" w:rsidRDefault="005E6CD9" w:rsidP="005E6CD9">
            <w:pPr>
              <w:jc w:val="center"/>
              <w:rPr>
                <w:rFonts w:ascii="Calibri" w:hAnsi="Calibri"/>
                <w:sz w:val="18"/>
                <w:szCs w:val="18"/>
              </w:rPr>
            </w:pPr>
            <w:r>
              <w:rPr>
                <w:rFonts w:ascii="Calibri" w:hAnsi="Calibri"/>
                <w:sz w:val="18"/>
                <w:szCs w:val="18"/>
              </w:rPr>
              <w:t>0.866</w:t>
            </w:r>
          </w:p>
        </w:tc>
        <w:tc>
          <w:tcPr>
            <w:tcW w:w="0" w:type="auto"/>
            <w:vAlign w:val="center"/>
          </w:tcPr>
          <w:p w14:paraId="7E960C59" w14:textId="77777777" w:rsidR="005E6CD9" w:rsidRPr="00782762" w:rsidRDefault="005E6CD9" w:rsidP="005E6CD9">
            <w:pPr>
              <w:jc w:val="center"/>
              <w:rPr>
                <w:rFonts w:ascii="Calibri" w:hAnsi="Calibri"/>
                <w:sz w:val="18"/>
                <w:szCs w:val="18"/>
              </w:rPr>
            </w:pPr>
            <w:r>
              <w:rPr>
                <w:rFonts w:ascii="Calibri" w:hAnsi="Calibri"/>
                <w:sz w:val="18"/>
                <w:szCs w:val="18"/>
              </w:rPr>
              <w:t>0.862</w:t>
            </w:r>
          </w:p>
        </w:tc>
        <w:tc>
          <w:tcPr>
            <w:tcW w:w="0" w:type="auto"/>
            <w:vAlign w:val="center"/>
          </w:tcPr>
          <w:p w14:paraId="7E960C5A" w14:textId="77777777" w:rsidR="005E6CD9" w:rsidRPr="00782762" w:rsidRDefault="005E6CD9" w:rsidP="005E6CD9">
            <w:pPr>
              <w:jc w:val="center"/>
              <w:rPr>
                <w:rFonts w:ascii="Calibri" w:hAnsi="Calibri"/>
                <w:sz w:val="18"/>
                <w:szCs w:val="18"/>
              </w:rPr>
            </w:pPr>
            <w:r>
              <w:rPr>
                <w:rFonts w:ascii="Calibri" w:hAnsi="Calibri"/>
                <w:sz w:val="18"/>
                <w:szCs w:val="18"/>
              </w:rPr>
              <w:t>0.858</w:t>
            </w:r>
          </w:p>
        </w:tc>
        <w:tc>
          <w:tcPr>
            <w:tcW w:w="0" w:type="auto"/>
            <w:vAlign w:val="center"/>
          </w:tcPr>
          <w:p w14:paraId="7E960C5B" w14:textId="77777777" w:rsidR="005E6CD9" w:rsidRPr="00782762" w:rsidRDefault="005E6CD9" w:rsidP="005E6CD9">
            <w:pPr>
              <w:jc w:val="center"/>
              <w:rPr>
                <w:rFonts w:ascii="Calibri" w:hAnsi="Calibri"/>
                <w:sz w:val="18"/>
                <w:szCs w:val="18"/>
              </w:rPr>
            </w:pPr>
            <w:r>
              <w:rPr>
                <w:rFonts w:ascii="Calibri" w:hAnsi="Calibri"/>
                <w:sz w:val="18"/>
                <w:szCs w:val="18"/>
              </w:rPr>
              <w:t>0.854</w:t>
            </w:r>
          </w:p>
        </w:tc>
        <w:tc>
          <w:tcPr>
            <w:tcW w:w="0" w:type="auto"/>
            <w:vAlign w:val="center"/>
          </w:tcPr>
          <w:p w14:paraId="7E960C5C" w14:textId="77777777" w:rsidR="005E6CD9" w:rsidRPr="00782762" w:rsidRDefault="005E6CD9" w:rsidP="005E6CD9">
            <w:pPr>
              <w:jc w:val="center"/>
              <w:rPr>
                <w:rFonts w:ascii="Calibri" w:hAnsi="Calibri"/>
                <w:sz w:val="18"/>
                <w:szCs w:val="18"/>
              </w:rPr>
            </w:pPr>
            <w:r>
              <w:rPr>
                <w:rFonts w:ascii="Calibri" w:hAnsi="Calibri"/>
                <w:sz w:val="18"/>
                <w:szCs w:val="18"/>
              </w:rPr>
              <w:t>0.850</w:t>
            </w:r>
          </w:p>
        </w:tc>
      </w:tr>
      <w:tr w:rsidR="005E6CD9" w:rsidRPr="00782762" w14:paraId="7E960C69" w14:textId="77777777" w:rsidTr="002B356F">
        <w:trPr>
          <w:cantSplit/>
          <w:trHeight w:hRule="exact" w:val="187"/>
          <w:jc w:val="center"/>
        </w:trPr>
        <w:tc>
          <w:tcPr>
            <w:tcW w:w="0" w:type="auto"/>
            <w:vMerge/>
            <w:vAlign w:val="center"/>
          </w:tcPr>
          <w:p w14:paraId="7E960C5E" w14:textId="77777777" w:rsidR="005E6CD9" w:rsidRPr="00782762" w:rsidRDefault="005E6CD9" w:rsidP="005E6CD9">
            <w:pPr>
              <w:jc w:val="center"/>
              <w:rPr>
                <w:rFonts w:ascii="Calibri" w:hAnsi="Calibri"/>
                <w:sz w:val="18"/>
                <w:szCs w:val="18"/>
              </w:rPr>
            </w:pPr>
          </w:p>
        </w:tc>
        <w:tc>
          <w:tcPr>
            <w:tcW w:w="0" w:type="auto"/>
            <w:vAlign w:val="center"/>
          </w:tcPr>
          <w:p w14:paraId="7E960C5F" w14:textId="77777777" w:rsidR="005E6CD9" w:rsidRPr="00782762" w:rsidRDefault="005E6CD9" w:rsidP="005E6CD9">
            <w:pPr>
              <w:jc w:val="center"/>
              <w:rPr>
                <w:rFonts w:ascii="Calibri" w:hAnsi="Calibri"/>
                <w:b/>
                <w:sz w:val="18"/>
                <w:szCs w:val="18"/>
              </w:rPr>
            </w:pPr>
            <w:r>
              <w:rPr>
                <w:rFonts w:ascii="Calibri" w:hAnsi="Calibri"/>
                <w:b/>
                <w:sz w:val="18"/>
                <w:szCs w:val="18"/>
              </w:rPr>
              <w:t>-5</w:t>
            </w:r>
          </w:p>
        </w:tc>
        <w:tc>
          <w:tcPr>
            <w:tcW w:w="0" w:type="auto"/>
            <w:vAlign w:val="center"/>
          </w:tcPr>
          <w:p w14:paraId="7E960C60" w14:textId="77777777" w:rsidR="005E6CD9" w:rsidRPr="00782762" w:rsidRDefault="005E6CD9" w:rsidP="005E6CD9">
            <w:pPr>
              <w:jc w:val="center"/>
              <w:rPr>
                <w:rFonts w:ascii="Calibri" w:hAnsi="Calibri"/>
                <w:sz w:val="18"/>
                <w:szCs w:val="18"/>
              </w:rPr>
            </w:pPr>
            <w:r>
              <w:rPr>
                <w:rFonts w:ascii="Calibri" w:hAnsi="Calibri"/>
                <w:sz w:val="18"/>
                <w:szCs w:val="18"/>
              </w:rPr>
              <w:t>0.892</w:t>
            </w:r>
          </w:p>
        </w:tc>
        <w:tc>
          <w:tcPr>
            <w:tcW w:w="0" w:type="auto"/>
            <w:vAlign w:val="center"/>
          </w:tcPr>
          <w:p w14:paraId="7E960C61" w14:textId="77777777" w:rsidR="005E6CD9" w:rsidRPr="00782762" w:rsidRDefault="005E6CD9" w:rsidP="005E6CD9">
            <w:pPr>
              <w:jc w:val="center"/>
              <w:rPr>
                <w:rFonts w:ascii="Calibri" w:hAnsi="Calibri"/>
                <w:sz w:val="18"/>
                <w:szCs w:val="18"/>
              </w:rPr>
            </w:pPr>
            <w:r>
              <w:rPr>
                <w:rFonts w:ascii="Calibri" w:hAnsi="Calibri"/>
                <w:sz w:val="18"/>
                <w:szCs w:val="18"/>
              </w:rPr>
              <w:t>0.887</w:t>
            </w:r>
          </w:p>
        </w:tc>
        <w:tc>
          <w:tcPr>
            <w:tcW w:w="0" w:type="auto"/>
            <w:vAlign w:val="center"/>
          </w:tcPr>
          <w:p w14:paraId="7E960C62" w14:textId="77777777" w:rsidR="005E6CD9" w:rsidRPr="00782762" w:rsidRDefault="005E6CD9" w:rsidP="005E6CD9">
            <w:pPr>
              <w:jc w:val="center"/>
              <w:rPr>
                <w:rFonts w:ascii="Calibri" w:hAnsi="Calibri"/>
                <w:sz w:val="18"/>
                <w:szCs w:val="18"/>
              </w:rPr>
            </w:pPr>
            <w:r>
              <w:rPr>
                <w:rFonts w:ascii="Calibri" w:hAnsi="Calibri"/>
                <w:sz w:val="18"/>
                <w:szCs w:val="18"/>
              </w:rPr>
              <w:t>0.883</w:t>
            </w:r>
          </w:p>
        </w:tc>
        <w:tc>
          <w:tcPr>
            <w:tcW w:w="0" w:type="auto"/>
            <w:vAlign w:val="center"/>
          </w:tcPr>
          <w:p w14:paraId="7E960C63" w14:textId="77777777" w:rsidR="005E6CD9" w:rsidRPr="00782762" w:rsidRDefault="005E6CD9" w:rsidP="005E6CD9">
            <w:pPr>
              <w:jc w:val="center"/>
              <w:rPr>
                <w:rFonts w:ascii="Calibri" w:hAnsi="Calibri"/>
                <w:sz w:val="18"/>
                <w:szCs w:val="18"/>
              </w:rPr>
            </w:pPr>
            <w:r>
              <w:rPr>
                <w:rFonts w:ascii="Calibri" w:hAnsi="Calibri"/>
                <w:sz w:val="18"/>
                <w:szCs w:val="18"/>
              </w:rPr>
              <w:t>0.879</w:t>
            </w:r>
          </w:p>
        </w:tc>
        <w:tc>
          <w:tcPr>
            <w:tcW w:w="0" w:type="auto"/>
            <w:vAlign w:val="center"/>
          </w:tcPr>
          <w:p w14:paraId="7E960C64" w14:textId="77777777" w:rsidR="005E6CD9" w:rsidRPr="00782762" w:rsidRDefault="005E6CD9" w:rsidP="005E6CD9">
            <w:pPr>
              <w:jc w:val="center"/>
              <w:rPr>
                <w:rFonts w:ascii="Calibri" w:hAnsi="Calibri"/>
                <w:sz w:val="18"/>
                <w:szCs w:val="18"/>
              </w:rPr>
            </w:pPr>
            <w:r>
              <w:rPr>
                <w:rFonts w:ascii="Calibri" w:hAnsi="Calibri"/>
                <w:sz w:val="18"/>
                <w:szCs w:val="18"/>
              </w:rPr>
              <w:t>0.875</w:t>
            </w:r>
          </w:p>
        </w:tc>
        <w:tc>
          <w:tcPr>
            <w:tcW w:w="0" w:type="auto"/>
            <w:vAlign w:val="center"/>
          </w:tcPr>
          <w:p w14:paraId="7E960C65" w14:textId="77777777" w:rsidR="005E6CD9" w:rsidRPr="00782762" w:rsidRDefault="005E6CD9" w:rsidP="005E6CD9">
            <w:pPr>
              <w:jc w:val="center"/>
              <w:rPr>
                <w:rFonts w:ascii="Calibri" w:hAnsi="Calibri"/>
                <w:sz w:val="18"/>
                <w:szCs w:val="18"/>
              </w:rPr>
            </w:pPr>
            <w:r>
              <w:rPr>
                <w:rFonts w:ascii="Calibri" w:hAnsi="Calibri"/>
                <w:sz w:val="18"/>
                <w:szCs w:val="18"/>
              </w:rPr>
              <w:t>0.871</w:t>
            </w:r>
          </w:p>
        </w:tc>
        <w:tc>
          <w:tcPr>
            <w:tcW w:w="0" w:type="auto"/>
            <w:vAlign w:val="center"/>
          </w:tcPr>
          <w:p w14:paraId="7E960C66" w14:textId="77777777" w:rsidR="005E6CD9" w:rsidRPr="00782762" w:rsidRDefault="005E6CD9" w:rsidP="005E6CD9">
            <w:pPr>
              <w:jc w:val="center"/>
              <w:rPr>
                <w:rFonts w:ascii="Calibri" w:hAnsi="Calibri"/>
                <w:sz w:val="18"/>
                <w:szCs w:val="18"/>
              </w:rPr>
            </w:pPr>
            <w:r>
              <w:rPr>
                <w:rFonts w:ascii="Calibri" w:hAnsi="Calibri"/>
                <w:sz w:val="18"/>
                <w:szCs w:val="18"/>
              </w:rPr>
              <w:t>0.867</w:t>
            </w:r>
          </w:p>
        </w:tc>
        <w:tc>
          <w:tcPr>
            <w:tcW w:w="0" w:type="auto"/>
            <w:vAlign w:val="center"/>
          </w:tcPr>
          <w:p w14:paraId="7E960C67" w14:textId="77777777" w:rsidR="005E6CD9" w:rsidRPr="00782762" w:rsidRDefault="005E6CD9" w:rsidP="005E6CD9">
            <w:pPr>
              <w:jc w:val="center"/>
              <w:rPr>
                <w:rFonts w:ascii="Calibri" w:hAnsi="Calibri"/>
                <w:sz w:val="18"/>
                <w:szCs w:val="18"/>
              </w:rPr>
            </w:pPr>
            <w:r>
              <w:rPr>
                <w:rFonts w:ascii="Calibri" w:hAnsi="Calibri"/>
                <w:sz w:val="18"/>
                <w:szCs w:val="18"/>
              </w:rPr>
              <w:t>0.863</w:t>
            </w:r>
          </w:p>
        </w:tc>
        <w:tc>
          <w:tcPr>
            <w:tcW w:w="0" w:type="auto"/>
            <w:vAlign w:val="center"/>
          </w:tcPr>
          <w:p w14:paraId="7E960C68" w14:textId="77777777" w:rsidR="005E6CD9" w:rsidRPr="00782762" w:rsidRDefault="005E6CD9" w:rsidP="005E6CD9">
            <w:pPr>
              <w:jc w:val="center"/>
              <w:rPr>
                <w:rFonts w:ascii="Calibri" w:hAnsi="Calibri"/>
                <w:sz w:val="18"/>
                <w:szCs w:val="18"/>
              </w:rPr>
            </w:pPr>
            <w:r>
              <w:rPr>
                <w:rFonts w:ascii="Calibri" w:hAnsi="Calibri"/>
                <w:sz w:val="18"/>
                <w:szCs w:val="18"/>
              </w:rPr>
              <w:t>0.859</w:t>
            </w:r>
          </w:p>
        </w:tc>
      </w:tr>
      <w:tr w:rsidR="005E6CD9" w:rsidRPr="00782762" w14:paraId="7E960C75" w14:textId="77777777" w:rsidTr="002B356F">
        <w:trPr>
          <w:cantSplit/>
          <w:trHeight w:hRule="exact" w:val="187"/>
          <w:jc w:val="center"/>
        </w:trPr>
        <w:tc>
          <w:tcPr>
            <w:tcW w:w="0" w:type="auto"/>
            <w:vMerge/>
            <w:vAlign w:val="center"/>
          </w:tcPr>
          <w:p w14:paraId="7E960C6A" w14:textId="77777777" w:rsidR="005E6CD9" w:rsidRPr="00782762" w:rsidRDefault="005E6CD9" w:rsidP="005E6CD9">
            <w:pPr>
              <w:jc w:val="center"/>
              <w:rPr>
                <w:rFonts w:ascii="Calibri" w:hAnsi="Calibri"/>
                <w:sz w:val="18"/>
                <w:szCs w:val="18"/>
              </w:rPr>
            </w:pPr>
          </w:p>
        </w:tc>
        <w:tc>
          <w:tcPr>
            <w:tcW w:w="0" w:type="auto"/>
            <w:vAlign w:val="center"/>
          </w:tcPr>
          <w:p w14:paraId="7E960C6B" w14:textId="77777777" w:rsidR="005E6CD9" w:rsidRPr="00782762" w:rsidRDefault="005E6CD9" w:rsidP="005E6CD9">
            <w:pPr>
              <w:jc w:val="center"/>
              <w:rPr>
                <w:rFonts w:ascii="Calibri" w:hAnsi="Calibri"/>
                <w:b/>
                <w:sz w:val="18"/>
                <w:szCs w:val="18"/>
              </w:rPr>
            </w:pPr>
            <w:r>
              <w:rPr>
                <w:rFonts w:ascii="Calibri" w:hAnsi="Calibri"/>
                <w:b/>
                <w:sz w:val="18"/>
                <w:szCs w:val="18"/>
              </w:rPr>
              <w:t>0</w:t>
            </w:r>
          </w:p>
        </w:tc>
        <w:tc>
          <w:tcPr>
            <w:tcW w:w="0" w:type="auto"/>
            <w:vAlign w:val="center"/>
          </w:tcPr>
          <w:p w14:paraId="7E960C6C" w14:textId="77777777" w:rsidR="005E6CD9" w:rsidRPr="00782762" w:rsidRDefault="005E6CD9" w:rsidP="005E6CD9">
            <w:pPr>
              <w:jc w:val="center"/>
              <w:rPr>
                <w:rFonts w:ascii="Calibri" w:hAnsi="Calibri"/>
                <w:sz w:val="18"/>
                <w:szCs w:val="18"/>
              </w:rPr>
            </w:pPr>
            <w:r>
              <w:rPr>
                <w:rFonts w:ascii="Calibri" w:hAnsi="Calibri"/>
                <w:sz w:val="18"/>
                <w:szCs w:val="18"/>
              </w:rPr>
              <w:t>0.900</w:t>
            </w:r>
          </w:p>
        </w:tc>
        <w:tc>
          <w:tcPr>
            <w:tcW w:w="0" w:type="auto"/>
            <w:vAlign w:val="center"/>
          </w:tcPr>
          <w:p w14:paraId="7E960C6D" w14:textId="77777777" w:rsidR="005E6CD9" w:rsidRPr="00782762" w:rsidRDefault="005E6CD9" w:rsidP="005E6CD9">
            <w:pPr>
              <w:jc w:val="center"/>
              <w:rPr>
                <w:rFonts w:ascii="Calibri" w:hAnsi="Calibri"/>
                <w:sz w:val="18"/>
                <w:szCs w:val="18"/>
              </w:rPr>
            </w:pPr>
            <w:r>
              <w:rPr>
                <w:rFonts w:ascii="Calibri" w:hAnsi="Calibri"/>
                <w:sz w:val="18"/>
                <w:szCs w:val="18"/>
              </w:rPr>
              <w:t>0.896</w:t>
            </w:r>
          </w:p>
        </w:tc>
        <w:tc>
          <w:tcPr>
            <w:tcW w:w="0" w:type="auto"/>
            <w:vAlign w:val="center"/>
          </w:tcPr>
          <w:p w14:paraId="7E960C6E" w14:textId="77777777" w:rsidR="005E6CD9" w:rsidRPr="00782762" w:rsidRDefault="005E6CD9" w:rsidP="005E6CD9">
            <w:pPr>
              <w:jc w:val="center"/>
              <w:rPr>
                <w:rFonts w:ascii="Calibri" w:hAnsi="Calibri"/>
                <w:sz w:val="18"/>
                <w:szCs w:val="18"/>
              </w:rPr>
            </w:pPr>
            <w:r>
              <w:rPr>
                <w:rFonts w:ascii="Calibri" w:hAnsi="Calibri"/>
                <w:sz w:val="18"/>
                <w:szCs w:val="18"/>
              </w:rPr>
              <w:t>0.892</w:t>
            </w:r>
          </w:p>
        </w:tc>
        <w:tc>
          <w:tcPr>
            <w:tcW w:w="0" w:type="auto"/>
            <w:vAlign w:val="center"/>
          </w:tcPr>
          <w:p w14:paraId="7E960C6F" w14:textId="77777777" w:rsidR="005E6CD9" w:rsidRPr="00782762" w:rsidRDefault="005E6CD9" w:rsidP="005E6CD9">
            <w:pPr>
              <w:jc w:val="center"/>
              <w:rPr>
                <w:rFonts w:ascii="Calibri" w:hAnsi="Calibri"/>
                <w:sz w:val="18"/>
                <w:szCs w:val="18"/>
              </w:rPr>
            </w:pPr>
            <w:r>
              <w:rPr>
                <w:rFonts w:ascii="Calibri" w:hAnsi="Calibri"/>
                <w:sz w:val="18"/>
                <w:szCs w:val="18"/>
              </w:rPr>
              <w:t>0.887</w:t>
            </w:r>
          </w:p>
        </w:tc>
        <w:tc>
          <w:tcPr>
            <w:tcW w:w="0" w:type="auto"/>
            <w:vAlign w:val="center"/>
          </w:tcPr>
          <w:p w14:paraId="7E960C70" w14:textId="77777777" w:rsidR="005E6CD9" w:rsidRPr="00782762" w:rsidRDefault="005E6CD9" w:rsidP="005E6CD9">
            <w:pPr>
              <w:jc w:val="center"/>
              <w:rPr>
                <w:rFonts w:ascii="Calibri" w:hAnsi="Calibri"/>
                <w:sz w:val="18"/>
                <w:szCs w:val="18"/>
              </w:rPr>
            </w:pPr>
            <w:r>
              <w:rPr>
                <w:rFonts w:ascii="Calibri" w:hAnsi="Calibri"/>
                <w:sz w:val="18"/>
                <w:szCs w:val="18"/>
              </w:rPr>
              <w:t>0.883</w:t>
            </w:r>
          </w:p>
        </w:tc>
        <w:tc>
          <w:tcPr>
            <w:tcW w:w="0" w:type="auto"/>
            <w:vAlign w:val="center"/>
          </w:tcPr>
          <w:p w14:paraId="7E960C71" w14:textId="77777777" w:rsidR="005E6CD9" w:rsidRPr="00782762" w:rsidRDefault="005E6CD9" w:rsidP="005E6CD9">
            <w:pPr>
              <w:jc w:val="center"/>
              <w:rPr>
                <w:rFonts w:ascii="Calibri" w:hAnsi="Calibri"/>
                <w:sz w:val="18"/>
                <w:szCs w:val="18"/>
              </w:rPr>
            </w:pPr>
            <w:r>
              <w:rPr>
                <w:rFonts w:ascii="Calibri" w:hAnsi="Calibri"/>
                <w:sz w:val="18"/>
                <w:szCs w:val="18"/>
              </w:rPr>
              <w:t>0.879</w:t>
            </w:r>
          </w:p>
        </w:tc>
        <w:tc>
          <w:tcPr>
            <w:tcW w:w="0" w:type="auto"/>
            <w:vAlign w:val="center"/>
          </w:tcPr>
          <w:p w14:paraId="7E960C72" w14:textId="77777777" w:rsidR="005E6CD9" w:rsidRPr="00782762" w:rsidRDefault="005E6CD9" w:rsidP="005E6CD9">
            <w:pPr>
              <w:jc w:val="center"/>
              <w:rPr>
                <w:rFonts w:ascii="Calibri" w:hAnsi="Calibri"/>
                <w:sz w:val="18"/>
                <w:szCs w:val="18"/>
              </w:rPr>
            </w:pPr>
            <w:r>
              <w:rPr>
                <w:rFonts w:ascii="Calibri" w:hAnsi="Calibri"/>
                <w:sz w:val="18"/>
                <w:szCs w:val="18"/>
              </w:rPr>
              <w:t>0.875</w:t>
            </w:r>
          </w:p>
        </w:tc>
        <w:tc>
          <w:tcPr>
            <w:tcW w:w="0" w:type="auto"/>
            <w:vAlign w:val="center"/>
          </w:tcPr>
          <w:p w14:paraId="7E960C73" w14:textId="77777777" w:rsidR="005E6CD9" w:rsidRPr="00782762" w:rsidRDefault="005E6CD9" w:rsidP="005E6CD9">
            <w:pPr>
              <w:jc w:val="center"/>
              <w:rPr>
                <w:rFonts w:ascii="Calibri" w:hAnsi="Calibri"/>
                <w:sz w:val="18"/>
                <w:szCs w:val="18"/>
              </w:rPr>
            </w:pPr>
            <w:r>
              <w:rPr>
                <w:rFonts w:ascii="Calibri" w:hAnsi="Calibri"/>
                <w:sz w:val="18"/>
                <w:szCs w:val="18"/>
              </w:rPr>
              <w:t>0.871</w:t>
            </w:r>
          </w:p>
        </w:tc>
        <w:tc>
          <w:tcPr>
            <w:tcW w:w="0" w:type="auto"/>
            <w:vAlign w:val="center"/>
          </w:tcPr>
          <w:p w14:paraId="7E960C74" w14:textId="77777777" w:rsidR="005E6CD9" w:rsidRPr="00782762" w:rsidRDefault="005E6CD9" w:rsidP="005E6CD9">
            <w:pPr>
              <w:jc w:val="center"/>
              <w:rPr>
                <w:rFonts w:ascii="Calibri" w:hAnsi="Calibri"/>
                <w:sz w:val="18"/>
                <w:szCs w:val="18"/>
              </w:rPr>
            </w:pPr>
            <w:r>
              <w:rPr>
                <w:rFonts w:ascii="Calibri" w:hAnsi="Calibri"/>
                <w:sz w:val="18"/>
                <w:szCs w:val="18"/>
              </w:rPr>
              <w:t>0.867</w:t>
            </w:r>
          </w:p>
        </w:tc>
      </w:tr>
      <w:tr w:rsidR="005E6CD9" w:rsidRPr="00782762" w14:paraId="7E960C81" w14:textId="77777777" w:rsidTr="002B356F">
        <w:trPr>
          <w:cantSplit/>
          <w:trHeight w:hRule="exact" w:val="187"/>
          <w:jc w:val="center"/>
        </w:trPr>
        <w:tc>
          <w:tcPr>
            <w:tcW w:w="0" w:type="auto"/>
            <w:vMerge/>
            <w:vAlign w:val="center"/>
          </w:tcPr>
          <w:p w14:paraId="7E960C76" w14:textId="77777777" w:rsidR="005E6CD9" w:rsidRPr="00782762" w:rsidRDefault="005E6CD9" w:rsidP="005E6CD9">
            <w:pPr>
              <w:jc w:val="center"/>
              <w:rPr>
                <w:rFonts w:ascii="Calibri" w:hAnsi="Calibri"/>
                <w:sz w:val="18"/>
                <w:szCs w:val="18"/>
              </w:rPr>
            </w:pPr>
          </w:p>
        </w:tc>
        <w:tc>
          <w:tcPr>
            <w:tcW w:w="0" w:type="auto"/>
            <w:vAlign w:val="center"/>
          </w:tcPr>
          <w:p w14:paraId="7E960C77" w14:textId="77777777" w:rsidR="005E6CD9" w:rsidRPr="00782762" w:rsidRDefault="005E6CD9" w:rsidP="005E6CD9">
            <w:pPr>
              <w:jc w:val="center"/>
              <w:rPr>
                <w:rFonts w:ascii="Calibri" w:hAnsi="Calibri"/>
                <w:b/>
                <w:sz w:val="18"/>
                <w:szCs w:val="18"/>
              </w:rPr>
            </w:pPr>
            <w:r>
              <w:rPr>
                <w:rFonts w:ascii="Calibri" w:hAnsi="Calibri"/>
                <w:b/>
                <w:sz w:val="18"/>
                <w:szCs w:val="18"/>
              </w:rPr>
              <w:t>5</w:t>
            </w:r>
          </w:p>
        </w:tc>
        <w:tc>
          <w:tcPr>
            <w:tcW w:w="0" w:type="auto"/>
            <w:vAlign w:val="center"/>
          </w:tcPr>
          <w:p w14:paraId="7E960C78" w14:textId="77777777" w:rsidR="005E6CD9" w:rsidRPr="00782762" w:rsidRDefault="005E6CD9" w:rsidP="005E6CD9">
            <w:pPr>
              <w:jc w:val="center"/>
              <w:rPr>
                <w:rFonts w:ascii="Calibri" w:hAnsi="Calibri"/>
                <w:sz w:val="18"/>
                <w:szCs w:val="18"/>
              </w:rPr>
            </w:pPr>
            <w:r>
              <w:rPr>
                <w:rFonts w:ascii="Calibri" w:hAnsi="Calibri"/>
                <w:sz w:val="18"/>
                <w:szCs w:val="18"/>
              </w:rPr>
              <w:t>0.909</w:t>
            </w:r>
          </w:p>
        </w:tc>
        <w:tc>
          <w:tcPr>
            <w:tcW w:w="0" w:type="auto"/>
            <w:vAlign w:val="center"/>
          </w:tcPr>
          <w:p w14:paraId="7E960C79" w14:textId="77777777" w:rsidR="005E6CD9" w:rsidRPr="00782762" w:rsidRDefault="005E6CD9" w:rsidP="005E6CD9">
            <w:pPr>
              <w:jc w:val="center"/>
              <w:rPr>
                <w:rFonts w:ascii="Calibri" w:hAnsi="Calibri"/>
                <w:sz w:val="18"/>
                <w:szCs w:val="18"/>
              </w:rPr>
            </w:pPr>
            <w:r>
              <w:rPr>
                <w:rFonts w:ascii="Calibri" w:hAnsi="Calibri"/>
                <w:sz w:val="18"/>
                <w:szCs w:val="18"/>
              </w:rPr>
              <w:t>0.905</w:t>
            </w:r>
          </w:p>
        </w:tc>
        <w:tc>
          <w:tcPr>
            <w:tcW w:w="0" w:type="auto"/>
            <w:vAlign w:val="center"/>
          </w:tcPr>
          <w:p w14:paraId="7E960C7A" w14:textId="77777777" w:rsidR="005E6CD9" w:rsidRPr="00782762" w:rsidRDefault="005E6CD9" w:rsidP="005E6CD9">
            <w:pPr>
              <w:jc w:val="center"/>
              <w:rPr>
                <w:rFonts w:ascii="Calibri" w:hAnsi="Calibri"/>
                <w:sz w:val="18"/>
                <w:szCs w:val="18"/>
              </w:rPr>
            </w:pPr>
            <w:r>
              <w:rPr>
                <w:rFonts w:ascii="Calibri" w:hAnsi="Calibri"/>
                <w:sz w:val="18"/>
                <w:szCs w:val="18"/>
              </w:rPr>
              <w:t>0.900</w:t>
            </w:r>
          </w:p>
        </w:tc>
        <w:tc>
          <w:tcPr>
            <w:tcW w:w="0" w:type="auto"/>
            <w:vAlign w:val="center"/>
          </w:tcPr>
          <w:p w14:paraId="7E960C7B" w14:textId="77777777" w:rsidR="005E6CD9" w:rsidRPr="00782762" w:rsidRDefault="005E6CD9" w:rsidP="005E6CD9">
            <w:pPr>
              <w:jc w:val="center"/>
              <w:rPr>
                <w:rFonts w:ascii="Calibri" w:hAnsi="Calibri"/>
                <w:sz w:val="18"/>
                <w:szCs w:val="18"/>
              </w:rPr>
            </w:pPr>
            <w:r>
              <w:rPr>
                <w:rFonts w:ascii="Calibri" w:hAnsi="Calibri"/>
                <w:sz w:val="18"/>
                <w:szCs w:val="18"/>
              </w:rPr>
              <w:t>0.896</w:t>
            </w:r>
          </w:p>
        </w:tc>
        <w:tc>
          <w:tcPr>
            <w:tcW w:w="0" w:type="auto"/>
            <w:vAlign w:val="center"/>
          </w:tcPr>
          <w:p w14:paraId="7E960C7C" w14:textId="77777777" w:rsidR="005E6CD9" w:rsidRPr="00782762" w:rsidRDefault="005E6CD9" w:rsidP="005E6CD9">
            <w:pPr>
              <w:jc w:val="center"/>
              <w:rPr>
                <w:rFonts w:ascii="Calibri" w:hAnsi="Calibri"/>
                <w:sz w:val="18"/>
                <w:szCs w:val="18"/>
              </w:rPr>
            </w:pPr>
            <w:r>
              <w:rPr>
                <w:rFonts w:ascii="Calibri" w:hAnsi="Calibri"/>
                <w:sz w:val="18"/>
                <w:szCs w:val="18"/>
              </w:rPr>
              <w:t>0.892</w:t>
            </w:r>
          </w:p>
        </w:tc>
        <w:tc>
          <w:tcPr>
            <w:tcW w:w="0" w:type="auto"/>
            <w:vAlign w:val="center"/>
          </w:tcPr>
          <w:p w14:paraId="7E960C7D" w14:textId="77777777" w:rsidR="005E6CD9" w:rsidRPr="00782762" w:rsidRDefault="005E6CD9" w:rsidP="005E6CD9">
            <w:pPr>
              <w:jc w:val="center"/>
              <w:rPr>
                <w:rFonts w:ascii="Calibri" w:hAnsi="Calibri"/>
                <w:sz w:val="18"/>
                <w:szCs w:val="18"/>
              </w:rPr>
            </w:pPr>
            <w:r>
              <w:rPr>
                <w:rFonts w:ascii="Calibri" w:hAnsi="Calibri"/>
                <w:sz w:val="18"/>
                <w:szCs w:val="18"/>
              </w:rPr>
              <w:t>0.888</w:t>
            </w:r>
          </w:p>
        </w:tc>
        <w:tc>
          <w:tcPr>
            <w:tcW w:w="0" w:type="auto"/>
            <w:vAlign w:val="center"/>
          </w:tcPr>
          <w:p w14:paraId="7E960C7E" w14:textId="77777777" w:rsidR="005E6CD9" w:rsidRPr="00782762" w:rsidRDefault="005E6CD9" w:rsidP="005E6CD9">
            <w:pPr>
              <w:jc w:val="center"/>
              <w:rPr>
                <w:rFonts w:ascii="Calibri" w:hAnsi="Calibri"/>
                <w:sz w:val="18"/>
                <w:szCs w:val="18"/>
              </w:rPr>
            </w:pPr>
            <w:r>
              <w:rPr>
                <w:rFonts w:ascii="Calibri" w:hAnsi="Calibri"/>
                <w:sz w:val="18"/>
                <w:szCs w:val="18"/>
              </w:rPr>
              <w:t>0.883</w:t>
            </w:r>
          </w:p>
        </w:tc>
        <w:tc>
          <w:tcPr>
            <w:tcW w:w="0" w:type="auto"/>
            <w:vAlign w:val="center"/>
          </w:tcPr>
          <w:p w14:paraId="7E960C7F" w14:textId="77777777" w:rsidR="005E6CD9" w:rsidRPr="00782762" w:rsidRDefault="005E6CD9" w:rsidP="005E6CD9">
            <w:pPr>
              <w:jc w:val="center"/>
              <w:rPr>
                <w:rFonts w:ascii="Calibri" w:hAnsi="Calibri"/>
                <w:sz w:val="18"/>
                <w:szCs w:val="18"/>
              </w:rPr>
            </w:pPr>
            <w:r>
              <w:rPr>
                <w:rFonts w:ascii="Calibri" w:hAnsi="Calibri"/>
                <w:sz w:val="18"/>
                <w:szCs w:val="18"/>
              </w:rPr>
              <w:t>0.879</w:t>
            </w:r>
          </w:p>
        </w:tc>
        <w:tc>
          <w:tcPr>
            <w:tcW w:w="0" w:type="auto"/>
            <w:vAlign w:val="center"/>
          </w:tcPr>
          <w:p w14:paraId="7E960C80" w14:textId="77777777" w:rsidR="005E6CD9" w:rsidRPr="00782762" w:rsidRDefault="005E6CD9" w:rsidP="005E6CD9">
            <w:pPr>
              <w:jc w:val="center"/>
              <w:rPr>
                <w:rFonts w:ascii="Calibri" w:hAnsi="Calibri"/>
                <w:sz w:val="18"/>
                <w:szCs w:val="18"/>
              </w:rPr>
            </w:pPr>
            <w:r>
              <w:rPr>
                <w:rFonts w:ascii="Calibri" w:hAnsi="Calibri"/>
                <w:sz w:val="18"/>
                <w:szCs w:val="18"/>
              </w:rPr>
              <w:t>0.875</w:t>
            </w:r>
          </w:p>
        </w:tc>
      </w:tr>
      <w:tr w:rsidR="005E6CD9" w:rsidRPr="00782762" w14:paraId="7E960C8D" w14:textId="77777777" w:rsidTr="002B356F">
        <w:trPr>
          <w:cantSplit/>
          <w:trHeight w:hRule="exact" w:val="187"/>
          <w:jc w:val="center"/>
        </w:trPr>
        <w:tc>
          <w:tcPr>
            <w:tcW w:w="0" w:type="auto"/>
            <w:vMerge/>
            <w:vAlign w:val="center"/>
          </w:tcPr>
          <w:p w14:paraId="7E960C82" w14:textId="77777777" w:rsidR="005E6CD9" w:rsidRPr="00782762" w:rsidRDefault="005E6CD9" w:rsidP="005E6CD9">
            <w:pPr>
              <w:jc w:val="center"/>
              <w:rPr>
                <w:rFonts w:ascii="Calibri" w:hAnsi="Calibri"/>
                <w:sz w:val="18"/>
                <w:szCs w:val="18"/>
              </w:rPr>
            </w:pPr>
          </w:p>
        </w:tc>
        <w:tc>
          <w:tcPr>
            <w:tcW w:w="0" w:type="auto"/>
            <w:vAlign w:val="center"/>
          </w:tcPr>
          <w:p w14:paraId="7E960C83" w14:textId="77777777" w:rsidR="005E6CD9" w:rsidRPr="00782762" w:rsidRDefault="005E6CD9" w:rsidP="005E6CD9">
            <w:pPr>
              <w:jc w:val="center"/>
              <w:rPr>
                <w:rFonts w:ascii="Calibri" w:hAnsi="Calibri"/>
                <w:b/>
                <w:sz w:val="18"/>
                <w:szCs w:val="18"/>
              </w:rPr>
            </w:pPr>
            <w:r>
              <w:rPr>
                <w:rFonts w:ascii="Calibri" w:hAnsi="Calibri"/>
                <w:b/>
                <w:sz w:val="18"/>
                <w:szCs w:val="18"/>
              </w:rPr>
              <w:t>10</w:t>
            </w:r>
          </w:p>
        </w:tc>
        <w:tc>
          <w:tcPr>
            <w:tcW w:w="0" w:type="auto"/>
            <w:vAlign w:val="center"/>
          </w:tcPr>
          <w:p w14:paraId="7E960C84" w14:textId="77777777" w:rsidR="005E6CD9" w:rsidRPr="00782762" w:rsidRDefault="005E6CD9" w:rsidP="005E6CD9">
            <w:pPr>
              <w:jc w:val="center"/>
              <w:rPr>
                <w:rFonts w:ascii="Calibri" w:hAnsi="Calibri"/>
                <w:sz w:val="18"/>
                <w:szCs w:val="18"/>
              </w:rPr>
            </w:pPr>
            <w:r>
              <w:rPr>
                <w:rFonts w:ascii="Calibri" w:hAnsi="Calibri"/>
                <w:sz w:val="18"/>
                <w:szCs w:val="18"/>
              </w:rPr>
              <w:t>0.918</w:t>
            </w:r>
          </w:p>
        </w:tc>
        <w:tc>
          <w:tcPr>
            <w:tcW w:w="0" w:type="auto"/>
            <w:vAlign w:val="center"/>
          </w:tcPr>
          <w:p w14:paraId="7E960C85" w14:textId="77777777" w:rsidR="005E6CD9" w:rsidRPr="00782762" w:rsidRDefault="005E6CD9" w:rsidP="005E6CD9">
            <w:pPr>
              <w:jc w:val="center"/>
              <w:rPr>
                <w:rFonts w:ascii="Calibri" w:hAnsi="Calibri"/>
                <w:sz w:val="18"/>
                <w:szCs w:val="18"/>
              </w:rPr>
            </w:pPr>
            <w:r>
              <w:rPr>
                <w:rFonts w:ascii="Calibri" w:hAnsi="Calibri"/>
                <w:sz w:val="18"/>
                <w:szCs w:val="18"/>
              </w:rPr>
              <w:t>0.913</w:t>
            </w:r>
          </w:p>
        </w:tc>
        <w:tc>
          <w:tcPr>
            <w:tcW w:w="0" w:type="auto"/>
            <w:vAlign w:val="center"/>
          </w:tcPr>
          <w:p w14:paraId="7E960C86" w14:textId="77777777" w:rsidR="005E6CD9" w:rsidRPr="00782762" w:rsidRDefault="005E6CD9" w:rsidP="005E6CD9">
            <w:pPr>
              <w:jc w:val="center"/>
              <w:rPr>
                <w:rFonts w:ascii="Calibri" w:hAnsi="Calibri"/>
                <w:sz w:val="18"/>
                <w:szCs w:val="18"/>
              </w:rPr>
            </w:pPr>
            <w:r>
              <w:rPr>
                <w:rFonts w:ascii="Calibri" w:hAnsi="Calibri"/>
                <w:sz w:val="18"/>
                <w:szCs w:val="18"/>
              </w:rPr>
              <w:t>0.909</w:t>
            </w:r>
          </w:p>
        </w:tc>
        <w:tc>
          <w:tcPr>
            <w:tcW w:w="0" w:type="auto"/>
            <w:vAlign w:val="center"/>
          </w:tcPr>
          <w:p w14:paraId="7E960C87" w14:textId="77777777" w:rsidR="005E6CD9" w:rsidRPr="00782762" w:rsidRDefault="005E6CD9" w:rsidP="005E6CD9">
            <w:pPr>
              <w:jc w:val="center"/>
              <w:rPr>
                <w:rFonts w:ascii="Calibri" w:hAnsi="Calibri"/>
                <w:sz w:val="18"/>
                <w:szCs w:val="18"/>
              </w:rPr>
            </w:pPr>
            <w:r>
              <w:rPr>
                <w:rFonts w:ascii="Calibri" w:hAnsi="Calibri"/>
                <w:sz w:val="18"/>
                <w:szCs w:val="18"/>
              </w:rPr>
              <w:t>0.905</w:t>
            </w:r>
          </w:p>
        </w:tc>
        <w:tc>
          <w:tcPr>
            <w:tcW w:w="0" w:type="auto"/>
            <w:vAlign w:val="center"/>
          </w:tcPr>
          <w:p w14:paraId="7E960C88" w14:textId="77777777" w:rsidR="005E6CD9" w:rsidRPr="00782762" w:rsidRDefault="005E6CD9" w:rsidP="005E6CD9">
            <w:pPr>
              <w:jc w:val="center"/>
              <w:rPr>
                <w:rFonts w:ascii="Calibri" w:hAnsi="Calibri"/>
                <w:sz w:val="18"/>
                <w:szCs w:val="18"/>
              </w:rPr>
            </w:pPr>
            <w:r>
              <w:rPr>
                <w:rFonts w:ascii="Calibri" w:hAnsi="Calibri"/>
                <w:sz w:val="18"/>
                <w:szCs w:val="18"/>
              </w:rPr>
              <w:t>0.900</w:t>
            </w:r>
          </w:p>
        </w:tc>
        <w:tc>
          <w:tcPr>
            <w:tcW w:w="0" w:type="auto"/>
            <w:vAlign w:val="center"/>
          </w:tcPr>
          <w:p w14:paraId="7E960C89" w14:textId="77777777" w:rsidR="005E6CD9" w:rsidRPr="00782762" w:rsidRDefault="005E6CD9" w:rsidP="005E6CD9">
            <w:pPr>
              <w:jc w:val="center"/>
              <w:rPr>
                <w:rFonts w:ascii="Calibri" w:hAnsi="Calibri"/>
                <w:sz w:val="18"/>
                <w:szCs w:val="18"/>
              </w:rPr>
            </w:pPr>
            <w:r>
              <w:rPr>
                <w:rFonts w:ascii="Calibri" w:hAnsi="Calibri"/>
                <w:sz w:val="18"/>
                <w:szCs w:val="18"/>
              </w:rPr>
              <w:t>0.896</w:t>
            </w:r>
          </w:p>
        </w:tc>
        <w:tc>
          <w:tcPr>
            <w:tcW w:w="0" w:type="auto"/>
            <w:vAlign w:val="center"/>
          </w:tcPr>
          <w:p w14:paraId="7E960C8A" w14:textId="77777777" w:rsidR="005E6CD9" w:rsidRPr="00782762" w:rsidRDefault="005E6CD9" w:rsidP="005E6CD9">
            <w:pPr>
              <w:jc w:val="center"/>
              <w:rPr>
                <w:rFonts w:ascii="Calibri" w:hAnsi="Calibri"/>
                <w:sz w:val="18"/>
                <w:szCs w:val="18"/>
              </w:rPr>
            </w:pPr>
            <w:r>
              <w:rPr>
                <w:rFonts w:ascii="Calibri" w:hAnsi="Calibri"/>
                <w:sz w:val="18"/>
                <w:szCs w:val="18"/>
              </w:rPr>
              <w:t>0.892</w:t>
            </w:r>
          </w:p>
        </w:tc>
        <w:tc>
          <w:tcPr>
            <w:tcW w:w="0" w:type="auto"/>
            <w:vAlign w:val="center"/>
          </w:tcPr>
          <w:p w14:paraId="7E960C8B" w14:textId="77777777" w:rsidR="005E6CD9" w:rsidRPr="00782762" w:rsidRDefault="005E6CD9" w:rsidP="005E6CD9">
            <w:pPr>
              <w:jc w:val="center"/>
              <w:rPr>
                <w:rFonts w:ascii="Calibri" w:hAnsi="Calibri"/>
                <w:sz w:val="18"/>
                <w:szCs w:val="18"/>
              </w:rPr>
            </w:pPr>
            <w:r>
              <w:rPr>
                <w:rFonts w:ascii="Calibri" w:hAnsi="Calibri"/>
                <w:sz w:val="18"/>
                <w:szCs w:val="18"/>
              </w:rPr>
              <w:t>0.888</w:t>
            </w:r>
          </w:p>
        </w:tc>
        <w:tc>
          <w:tcPr>
            <w:tcW w:w="0" w:type="auto"/>
            <w:vAlign w:val="center"/>
          </w:tcPr>
          <w:p w14:paraId="7E960C8C" w14:textId="77777777" w:rsidR="005E6CD9" w:rsidRPr="00782762" w:rsidRDefault="005E6CD9" w:rsidP="005E6CD9">
            <w:pPr>
              <w:jc w:val="center"/>
              <w:rPr>
                <w:rFonts w:ascii="Calibri" w:hAnsi="Calibri"/>
                <w:sz w:val="18"/>
                <w:szCs w:val="18"/>
              </w:rPr>
            </w:pPr>
            <w:r>
              <w:rPr>
                <w:rFonts w:ascii="Calibri" w:hAnsi="Calibri"/>
                <w:sz w:val="18"/>
                <w:szCs w:val="18"/>
              </w:rPr>
              <w:t>0.884</w:t>
            </w:r>
          </w:p>
        </w:tc>
      </w:tr>
      <w:tr w:rsidR="005E6CD9" w:rsidRPr="00782762" w14:paraId="7E960C99" w14:textId="77777777" w:rsidTr="002B356F">
        <w:trPr>
          <w:cantSplit/>
          <w:trHeight w:hRule="exact" w:val="187"/>
          <w:jc w:val="center"/>
        </w:trPr>
        <w:tc>
          <w:tcPr>
            <w:tcW w:w="0" w:type="auto"/>
            <w:vMerge/>
            <w:vAlign w:val="center"/>
          </w:tcPr>
          <w:p w14:paraId="7E960C8E" w14:textId="77777777" w:rsidR="005E6CD9" w:rsidRPr="00782762" w:rsidRDefault="005E6CD9" w:rsidP="005E6CD9">
            <w:pPr>
              <w:jc w:val="center"/>
              <w:rPr>
                <w:rFonts w:ascii="Calibri" w:hAnsi="Calibri"/>
                <w:sz w:val="18"/>
                <w:szCs w:val="18"/>
              </w:rPr>
            </w:pPr>
          </w:p>
        </w:tc>
        <w:tc>
          <w:tcPr>
            <w:tcW w:w="0" w:type="auto"/>
            <w:vAlign w:val="center"/>
          </w:tcPr>
          <w:p w14:paraId="7E960C8F" w14:textId="77777777" w:rsidR="005E6CD9" w:rsidRPr="00782762" w:rsidRDefault="005E6CD9" w:rsidP="005E6CD9">
            <w:pPr>
              <w:jc w:val="center"/>
              <w:rPr>
                <w:rFonts w:ascii="Calibri" w:hAnsi="Calibri"/>
                <w:b/>
                <w:sz w:val="18"/>
                <w:szCs w:val="18"/>
              </w:rPr>
            </w:pPr>
            <w:r>
              <w:rPr>
                <w:rFonts w:ascii="Calibri" w:hAnsi="Calibri"/>
                <w:b/>
                <w:sz w:val="18"/>
                <w:szCs w:val="18"/>
              </w:rPr>
              <w:t>15</w:t>
            </w:r>
          </w:p>
        </w:tc>
        <w:tc>
          <w:tcPr>
            <w:tcW w:w="0" w:type="auto"/>
            <w:vAlign w:val="center"/>
          </w:tcPr>
          <w:p w14:paraId="7E960C90" w14:textId="77777777" w:rsidR="005E6CD9" w:rsidRPr="00782762" w:rsidRDefault="005E6CD9" w:rsidP="005E6CD9">
            <w:pPr>
              <w:jc w:val="center"/>
              <w:rPr>
                <w:rFonts w:ascii="Calibri" w:hAnsi="Calibri"/>
                <w:sz w:val="18"/>
                <w:szCs w:val="18"/>
              </w:rPr>
            </w:pPr>
            <w:r>
              <w:rPr>
                <w:rFonts w:ascii="Calibri" w:hAnsi="Calibri"/>
                <w:sz w:val="18"/>
                <w:szCs w:val="18"/>
              </w:rPr>
              <w:t>0.927</w:t>
            </w:r>
          </w:p>
        </w:tc>
        <w:tc>
          <w:tcPr>
            <w:tcW w:w="0" w:type="auto"/>
            <w:vAlign w:val="center"/>
          </w:tcPr>
          <w:p w14:paraId="7E960C91" w14:textId="77777777" w:rsidR="005E6CD9" w:rsidRPr="00782762" w:rsidRDefault="005E6CD9" w:rsidP="005E6CD9">
            <w:pPr>
              <w:jc w:val="center"/>
              <w:rPr>
                <w:rFonts w:ascii="Calibri" w:hAnsi="Calibri"/>
                <w:sz w:val="18"/>
                <w:szCs w:val="18"/>
              </w:rPr>
            </w:pPr>
            <w:r>
              <w:rPr>
                <w:rFonts w:ascii="Calibri" w:hAnsi="Calibri"/>
                <w:sz w:val="18"/>
                <w:szCs w:val="18"/>
              </w:rPr>
              <w:t>0.922</w:t>
            </w:r>
          </w:p>
        </w:tc>
        <w:tc>
          <w:tcPr>
            <w:tcW w:w="0" w:type="auto"/>
            <w:vAlign w:val="center"/>
          </w:tcPr>
          <w:p w14:paraId="7E960C92" w14:textId="77777777" w:rsidR="005E6CD9" w:rsidRPr="00782762" w:rsidRDefault="005E6CD9" w:rsidP="005E6CD9">
            <w:pPr>
              <w:jc w:val="center"/>
              <w:rPr>
                <w:rFonts w:ascii="Calibri" w:hAnsi="Calibri"/>
                <w:sz w:val="18"/>
                <w:szCs w:val="18"/>
              </w:rPr>
            </w:pPr>
            <w:r>
              <w:rPr>
                <w:rFonts w:ascii="Calibri" w:hAnsi="Calibri"/>
                <w:sz w:val="18"/>
                <w:szCs w:val="18"/>
              </w:rPr>
              <w:t>0.918</w:t>
            </w:r>
          </w:p>
        </w:tc>
        <w:tc>
          <w:tcPr>
            <w:tcW w:w="0" w:type="auto"/>
            <w:vAlign w:val="center"/>
          </w:tcPr>
          <w:p w14:paraId="7E960C93" w14:textId="77777777" w:rsidR="005E6CD9" w:rsidRPr="00782762" w:rsidRDefault="005E6CD9" w:rsidP="005E6CD9">
            <w:pPr>
              <w:jc w:val="center"/>
              <w:rPr>
                <w:rFonts w:ascii="Calibri" w:hAnsi="Calibri"/>
                <w:sz w:val="18"/>
                <w:szCs w:val="18"/>
              </w:rPr>
            </w:pPr>
            <w:r>
              <w:rPr>
                <w:rFonts w:ascii="Calibri" w:hAnsi="Calibri"/>
                <w:sz w:val="18"/>
                <w:szCs w:val="18"/>
              </w:rPr>
              <w:t>0.913</w:t>
            </w:r>
          </w:p>
        </w:tc>
        <w:tc>
          <w:tcPr>
            <w:tcW w:w="0" w:type="auto"/>
            <w:vAlign w:val="center"/>
          </w:tcPr>
          <w:p w14:paraId="7E960C94" w14:textId="77777777" w:rsidR="005E6CD9" w:rsidRPr="00782762" w:rsidRDefault="005E6CD9" w:rsidP="005E6CD9">
            <w:pPr>
              <w:jc w:val="center"/>
              <w:rPr>
                <w:rFonts w:ascii="Calibri" w:hAnsi="Calibri"/>
                <w:sz w:val="18"/>
                <w:szCs w:val="18"/>
              </w:rPr>
            </w:pPr>
            <w:r>
              <w:rPr>
                <w:rFonts w:ascii="Calibri" w:hAnsi="Calibri"/>
                <w:sz w:val="18"/>
                <w:szCs w:val="18"/>
              </w:rPr>
              <w:t>0.909</w:t>
            </w:r>
          </w:p>
        </w:tc>
        <w:tc>
          <w:tcPr>
            <w:tcW w:w="0" w:type="auto"/>
            <w:vAlign w:val="center"/>
          </w:tcPr>
          <w:p w14:paraId="7E960C95" w14:textId="77777777" w:rsidR="005E6CD9" w:rsidRPr="00782762" w:rsidRDefault="005E6CD9" w:rsidP="005E6CD9">
            <w:pPr>
              <w:jc w:val="center"/>
              <w:rPr>
                <w:rFonts w:ascii="Calibri" w:hAnsi="Calibri"/>
                <w:sz w:val="18"/>
                <w:szCs w:val="18"/>
              </w:rPr>
            </w:pPr>
            <w:r>
              <w:rPr>
                <w:rFonts w:ascii="Calibri" w:hAnsi="Calibri"/>
                <w:sz w:val="18"/>
                <w:szCs w:val="18"/>
              </w:rPr>
              <w:t>0.905</w:t>
            </w:r>
          </w:p>
        </w:tc>
        <w:tc>
          <w:tcPr>
            <w:tcW w:w="0" w:type="auto"/>
            <w:vAlign w:val="center"/>
          </w:tcPr>
          <w:p w14:paraId="7E960C96" w14:textId="77777777" w:rsidR="005E6CD9" w:rsidRPr="00782762" w:rsidRDefault="005E6CD9" w:rsidP="005E6CD9">
            <w:pPr>
              <w:jc w:val="center"/>
              <w:rPr>
                <w:rFonts w:ascii="Calibri" w:hAnsi="Calibri"/>
                <w:sz w:val="18"/>
                <w:szCs w:val="18"/>
              </w:rPr>
            </w:pPr>
            <w:r>
              <w:rPr>
                <w:rFonts w:ascii="Calibri" w:hAnsi="Calibri"/>
                <w:sz w:val="18"/>
                <w:szCs w:val="18"/>
              </w:rPr>
              <w:t>0.900</w:t>
            </w:r>
          </w:p>
        </w:tc>
        <w:tc>
          <w:tcPr>
            <w:tcW w:w="0" w:type="auto"/>
            <w:vAlign w:val="center"/>
          </w:tcPr>
          <w:p w14:paraId="7E960C97" w14:textId="77777777" w:rsidR="005E6CD9" w:rsidRPr="00782762" w:rsidRDefault="005E6CD9" w:rsidP="005E6CD9">
            <w:pPr>
              <w:jc w:val="center"/>
              <w:rPr>
                <w:rFonts w:ascii="Calibri" w:hAnsi="Calibri"/>
                <w:sz w:val="18"/>
                <w:szCs w:val="18"/>
              </w:rPr>
            </w:pPr>
            <w:r>
              <w:rPr>
                <w:rFonts w:ascii="Calibri" w:hAnsi="Calibri"/>
                <w:sz w:val="18"/>
                <w:szCs w:val="18"/>
              </w:rPr>
              <w:t>0.896</w:t>
            </w:r>
          </w:p>
        </w:tc>
        <w:tc>
          <w:tcPr>
            <w:tcW w:w="0" w:type="auto"/>
            <w:vAlign w:val="center"/>
          </w:tcPr>
          <w:p w14:paraId="7E960C98" w14:textId="77777777" w:rsidR="005E6CD9" w:rsidRPr="00782762" w:rsidRDefault="005E6CD9" w:rsidP="005E6CD9">
            <w:pPr>
              <w:jc w:val="center"/>
              <w:rPr>
                <w:rFonts w:ascii="Calibri" w:hAnsi="Calibri"/>
                <w:sz w:val="18"/>
                <w:szCs w:val="18"/>
              </w:rPr>
            </w:pPr>
            <w:r>
              <w:rPr>
                <w:rFonts w:ascii="Calibri" w:hAnsi="Calibri"/>
                <w:sz w:val="18"/>
                <w:szCs w:val="18"/>
              </w:rPr>
              <w:t>0.892</w:t>
            </w:r>
          </w:p>
        </w:tc>
      </w:tr>
      <w:tr w:rsidR="005E6CD9" w:rsidRPr="00782762" w14:paraId="7E960CA5" w14:textId="77777777" w:rsidTr="002B356F">
        <w:trPr>
          <w:cantSplit/>
          <w:trHeight w:hRule="exact" w:val="187"/>
          <w:jc w:val="center"/>
        </w:trPr>
        <w:tc>
          <w:tcPr>
            <w:tcW w:w="0" w:type="auto"/>
            <w:vMerge/>
            <w:vAlign w:val="center"/>
          </w:tcPr>
          <w:p w14:paraId="7E960C9A" w14:textId="77777777" w:rsidR="005E6CD9" w:rsidRPr="00782762" w:rsidRDefault="005E6CD9" w:rsidP="005E6CD9">
            <w:pPr>
              <w:jc w:val="center"/>
              <w:rPr>
                <w:rFonts w:ascii="Calibri" w:hAnsi="Calibri"/>
                <w:sz w:val="18"/>
                <w:szCs w:val="18"/>
              </w:rPr>
            </w:pPr>
          </w:p>
        </w:tc>
        <w:tc>
          <w:tcPr>
            <w:tcW w:w="0" w:type="auto"/>
            <w:vAlign w:val="center"/>
          </w:tcPr>
          <w:p w14:paraId="7E960C9B" w14:textId="77777777" w:rsidR="005E6CD9" w:rsidRPr="00782762" w:rsidRDefault="005E6CD9" w:rsidP="005E6CD9">
            <w:pPr>
              <w:jc w:val="center"/>
              <w:rPr>
                <w:rFonts w:ascii="Calibri" w:hAnsi="Calibri"/>
                <w:b/>
                <w:sz w:val="18"/>
                <w:szCs w:val="18"/>
              </w:rPr>
            </w:pPr>
            <w:r>
              <w:rPr>
                <w:rFonts w:ascii="Calibri" w:hAnsi="Calibri"/>
                <w:b/>
                <w:sz w:val="18"/>
                <w:szCs w:val="18"/>
              </w:rPr>
              <w:t>20</w:t>
            </w:r>
          </w:p>
        </w:tc>
        <w:tc>
          <w:tcPr>
            <w:tcW w:w="0" w:type="auto"/>
            <w:vAlign w:val="center"/>
          </w:tcPr>
          <w:p w14:paraId="7E960C9C" w14:textId="77777777" w:rsidR="005E6CD9" w:rsidRPr="00782762" w:rsidRDefault="005E6CD9" w:rsidP="005E6CD9">
            <w:pPr>
              <w:jc w:val="center"/>
              <w:rPr>
                <w:rFonts w:ascii="Calibri" w:hAnsi="Calibri"/>
                <w:sz w:val="18"/>
                <w:szCs w:val="18"/>
              </w:rPr>
            </w:pPr>
            <w:r>
              <w:rPr>
                <w:rFonts w:ascii="Calibri" w:hAnsi="Calibri"/>
                <w:sz w:val="18"/>
                <w:szCs w:val="18"/>
              </w:rPr>
              <w:t>0.935</w:t>
            </w:r>
          </w:p>
        </w:tc>
        <w:tc>
          <w:tcPr>
            <w:tcW w:w="0" w:type="auto"/>
            <w:vAlign w:val="center"/>
          </w:tcPr>
          <w:p w14:paraId="7E960C9D" w14:textId="77777777" w:rsidR="005E6CD9" w:rsidRPr="00782762" w:rsidRDefault="005E6CD9" w:rsidP="005E6CD9">
            <w:pPr>
              <w:jc w:val="center"/>
              <w:rPr>
                <w:rFonts w:ascii="Calibri" w:hAnsi="Calibri"/>
                <w:sz w:val="18"/>
                <w:szCs w:val="18"/>
              </w:rPr>
            </w:pPr>
            <w:r>
              <w:rPr>
                <w:rFonts w:ascii="Calibri" w:hAnsi="Calibri"/>
                <w:sz w:val="18"/>
                <w:szCs w:val="18"/>
              </w:rPr>
              <w:t>0.931</w:t>
            </w:r>
          </w:p>
        </w:tc>
        <w:tc>
          <w:tcPr>
            <w:tcW w:w="0" w:type="auto"/>
            <w:vAlign w:val="center"/>
          </w:tcPr>
          <w:p w14:paraId="7E960C9E" w14:textId="77777777" w:rsidR="005E6CD9" w:rsidRPr="00782762" w:rsidRDefault="005E6CD9" w:rsidP="005E6CD9">
            <w:pPr>
              <w:jc w:val="center"/>
              <w:rPr>
                <w:rFonts w:ascii="Calibri" w:hAnsi="Calibri"/>
                <w:sz w:val="18"/>
                <w:szCs w:val="18"/>
              </w:rPr>
            </w:pPr>
            <w:r>
              <w:rPr>
                <w:rFonts w:ascii="Calibri" w:hAnsi="Calibri"/>
                <w:sz w:val="18"/>
                <w:szCs w:val="18"/>
              </w:rPr>
              <w:t>0.926</w:t>
            </w:r>
          </w:p>
        </w:tc>
        <w:tc>
          <w:tcPr>
            <w:tcW w:w="0" w:type="auto"/>
            <w:vAlign w:val="center"/>
          </w:tcPr>
          <w:p w14:paraId="7E960C9F" w14:textId="77777777" w:rsidR="005E6CD9" w:rsidRPr="00782762" w:rsidRDefault="005E6CD9" w:rsidP="005E6CD9">
            <w:pPr>
              <w:jc w:val="center"/>
              <w:rPr>
                <w:rFonts w:ascii="Calibri" w:hAnsi="Calibri"/>
                <w:sz w:val="18"/>
                <w:szCs w:val="18"/>
              </w:rPr>
            </w:pPr>
            <w:r>
              <w:rPr>
                <w:rFonts w:ascii="Calibri" w:hAnsi="Calibri"/>
                <w:sz w:val="18"/>
                <w:szCs w:val="18"/>
              </w:rPr>
              <w:t>0.922</w:t>
            </w:r>
          </w:p>
        </w:tc>
        <w:tc>
          <w:tcPr>
            <w:tcW w:w="0" w:type="auto"/>
            <w:vAlign w:val="center"/>
          </w:tcPr>
          <w:p w14:paraId="7E960CA0" w14:textId="77777777" w:rsidR="005E6CD9" w:rsidRPr="00782762" w:rsidRDefault="005E6CD9" w:rsidP="005E6CD9">
            <w:pPr>
              <w:jc w:val="center"/>
              <w:rPr>
                <w:rFonts w:ascii="Calibri" w:hAnsi="Calibri"/>
                <w:sz w:val="18"/>
                <w:szCs w:val="18"/>
              </w:rPr>
            </w:pPr>
            <w:r>
              <w:rPr>
                <w:rFonts w:ascii="Calibri" w:hAnsi="Calibri"/>
                <w:sz w:val="18"/>
                <w:szCs w:val="18"/>
              </w:rPr>
              <w:t>09.17</w:t>
            </w:r>
          </w:p>
        </w:tc>
        <w:tc>
          <w:tcPr>
            <w:tcW w:w="0" w:type="auto"/>
            <w:vAlign w:val="center"/>
          </w:tcPr>
          <w:p w14:paraId="7E960CA1" w14:textId="77777777" w:rsidR="005E6CD9" w:rsidRPr="00782762" w:rsidRDefault="005E6CD9" w:rsidP="005E6CD9">
            <w:pPr>
              <w:jc w:val="center"/>
              <w:rPr>
                <w:rFonts w:ascii="Calibri" w:hAnsi="Calibri"/>
                <w:sz w:val="18"/>
                <w:szCs w:val="18"/>
              </w:rPr>
            </w:pPr>
            <w:r>
              <w:rPr>
                <w:rFonts w:ascii="Calibri" w:hAnsi="Calibri"/>
                <w:sz w:val="18"/>
                <w:szCs w:val="18"/>
              </w:rPr>
              <w:t>0.913</w:t>
            </w:r>
          </w:p>
        </w:tc>
        <w:tc>
          <w:tcPr>
            <w:tcW w:w="0" w:type="auto"/>
            <w:vAlign w:val="center"/>
          </w:tcPr>
          <w:p w14:paraId="7E960CA2" w14:textId="77777777" w:rsidR="005E6CD9" w:rsidRPr="00782762" w:rsidRDefault="005E6CD9" w:rsidP="005E6CD9">
            <w:pPr>
              <w:jc w:val="center"/>
              <w:rPr>
                <w:rFonts w:ascii="Calibri" w:hAnsi="Calibri"/>
                <w:sz w:val="18"/>
                <w:szCs w:val="18"/>
              </w:rPr>
            </w:pPr>
            <w:r>
              <w:rPr>
                <w:rFonts w:ascii="Calibri" w:hAnsi="Calibri"/>
                <w:sz w:val="18"/>
                <w:szCs w:val="18"/>
              </w:rPr>
              <w:t>0.909</w:t>
            </w:r>
          </w:p>
        </w:tc>
        <w:tc>
          <w:tcPr>
            <w:tcW w:w="0" w:type="auto"/>
            <w:vAlign w:val="center"/>
          </w:tcPr>
          <w:p w14:paraId="7E960CA3" w14:textId="77777777" w:rsidR="005E6CD9" w:rsidRPr="00782762" w:rsidRDefault="005E6CD9" w:rsidP="005E6CD9">
            <w:pPr>
              <w:jc w:val="center"/>
              <w:rPr>
                <w:rFonts w:ascii="Calibri" w:hAnsi="Calibri"/>
                <w:sz w:val="18"/>
                <w:szCs w:val="18"/>
              </w:rPr>
            </w:pPr>
            <w:r>
              <w:rPr>
                <w:rFonts w:ascii="Calibri" w:hAnsi="Calibri"/>
                <w:sz w:val="18"/>
                <w:szCs w:val="18"/>
              </w:rPr>
              <w:t>0.905</w:t>
            </w:r>
          </w:p>
        </w:tc>
        <w:tc>
          <w:tcPr>
            <w:tcW w:w="0" w:type="auto"/>
            <w:vAlign w:val="center"/>
          </w:tcPr>
          <w:p w14:paraId="7E960CA4" w14:textId="77777777" w:rsidR="005E6CD9" w:rsidRPr="00782762" w:rsidRDefault="005E6CD9" w:rsidP="005E6CD9">
            <w:pPr>
              <w:jc w:val="center"/>
              <w:rPr>
                <w:rFonts w:ascii="Calibri" w:hAnsi="Calibri"/>
                <w:sz w:val="18"/>
                <w:szCs w:val="18"/>
              </w:rPr>
            </w:pPr>
            <w:r>
              <w:rPr>
                <w:rFonts w:ascii="Calibri" w:hAnsi="Calibri"/>
                <w:sz w:val="18"/>
                <w:szCs w:val="18"/>
              </w:rPr>
              <w:t>0.900</w:t>
            </w:r>
          </w:p>
        </w:tc>
      </w:tr>
      <w:tr w:rsidR="005E6CD9" w:rsidRPr="00782762" w14:paraId="7E960CB1" w14:textId="77777777" w:rsidTr="002B356F">
        <w:trPr>
          <w:cantSplit/>
          <w:trHeight w:hRule="exact" w:val="187"/>
          <w:jc w:val="center"/>
        </w:trPr>
        <w:tc>
          <w:tcPr>
            <w:tcW w:w="0" w:type="auto"/>
            <w:vMerge/>
            <w:vAlign w:val="center"/>
          </w:tcPr>
          <w:p w14:paraId="7E960CA6" w14:textId="77777777" w:rsidR="005E6CD9" w:rsidRPr="00782762" w:rsidRDefault="005E6CD9" w:rsidP="005E6CD9">
            <w:pPr>
              <w:jc w:val="center"/>
              <w:rPr>
                <w:rFonts w:ascii="Calibri" w:hAnsi="Calibri"/>
                <w:sz w:val="18"/>
                <w:szCs w:val="18"/>
              </w:rPr>
            </w:pPr>
          </w:p>
        </w:tc>
        <w:tc>
          <w:tcPr>
            <w:tcW w:w="0" w:type="auto"/>
            <w:vAlign w:val="center"/>
          </w:tcPr>
          <w:p w14:paraId="7E960CA7" w14:textId="77777777" w:rsidR="005E6CD9" w:rsidRPr="00782762" w:rsidRDefault="005E6CD9" w:rsidP="005E6CD9">
            <w:pPr>
              <w:jc w:val="center"/>
              <w:rPr>
                <w:rFonts w:ascii="Calibri" w:hAnsi="Calibri"/>
                <w:b/>
                <w:sz w:val="18"/>
                <w:szCs w:val="18"/>
              </w:rPr>
            </w:pPr>
            <w:r>
              <w:rPr>
                <w:rFonts w:ascii="Calibri" w:hAnsi="Calibri"/>
                <w:b/>
                <w:sz w:val="18"/>
                <w:szCs w:val="18"/>
              </w:rPr>
              <w:t>25</w:t>
            </w:r>
          </w:p>
        </w:tc>
        <w:tc>
          <w:tcPr>
            <w:tcW w:w="0" w:type="auto"/>
            <w:vAlign w:val="center"/>
          </w:tcPr>
          <w:p w14:paraId="7E960CA8" w14:textId="77777777" w:rsidR="005E6CD9" w:rsidRPr="00782762" w:rsidRDefault="005E6CD9" w:rsidP="005E6CD9">
            <w:pPr>
              <w:jc w:val="center"/>
              <w:rPr>
                <w:rFonts w:ascii="Calibri" w:hAnsi="Calibri"/>
                <w:sz w:val="18"/>
                <w:szCs w:val="18"/>
              </w:rPr>
            </w:pPr>
            <w:r>
              <w:rPr>
                <w:rFonts w:ascii="Calibri" w:hAnsi="Calibri"/>
                <w:sz w:val="18"/>
                <w:szCs w:val="18"/>
              </w:rPr>
              <w:t>0.944</w:t>
            </w:r>
          </w:p>
        </w:tc>
        <w:tc>
          <w:tcPr>
            <w:tcW w:w="0" w:type="auto"/>
            <w:vAlign w:val="center"/>
          </w:tcPr>
          <w:p w14:paraId="7E960CA9" w14:textId="77777777" w:rsidR="005E6CD9" w:rsidRPr="00782762" w:rsidRDefault="005E6CD9" w:rsidP="005E6CD9">
            <w:pPr>
              <w:jc w:val="center"/>
              <w:rPr>
                <w:rFonts w:ascii="Calibri" w:hAnsi="Calibri"/>
                <w:sz w:val="18"/>
                <w:szCs w:val="18"/>
              </w:rPr>
            </w:pPr>
            <w:r>
              <w:rPr>
                <w:rFonts w:ascii="Calibri" w:hAnsi="Calibri"/>
                <w:sz w:val="18"/>
                <w:szCs w:val="18"/>
              </w:rPr>
              <w:t>0.939</w:t>
            </w:r>
          </w:p>
        </w:tc>
        <w:tc>
          <w:tcPr>
            <w:tcW w:w="0" w:type="auto"/>
            <w:vAlign w:val="center"/>
          </w:tcPr>
          <w:p w14:paraId="7E960CAA" w14:textId="77777777" w:rsidR="005E6CD9" w:rsidRPr="00782762" w:rsidRDefault="005E6CD9" w:rsidP="005E6CD9">
            <w:pPr>
              <w:jc w:val="center"/>
              <w:rPr>
                <w:rFonts w:ascii="Calibri" w:hAnsi="Calibri"/>
                <w:sz w:val="18"/>
                <w:szCs w:val="18"/>
              </w:rPr>
            </w:pPr>
            <w:r>
              <w:rPr>
                <w:rFonts w:ascii="Calibri" w:hAnsi="Calibri"/>
                <w:sz w:val="18"/>
                <w:szCs w:val="18"/>
              </w:rPr>
              <w:t>0.935</w:t>
            </w:r>
          </w:p>
        </w:tc>
        <w:tc>
          <w:tcPr>
            <w:tcW w:w="0" w:type="auto"/>
            <w:vAlign w:val="center"/>
          </w:tcPr>
          <w:p w14:paraId="7E960CAB" w14:textId="77777777" w:rsidR="005E6CD9" w:rsidRPr="00782762" w:rsidRDefault="005E6CD9" w:rsidP="005E6CD9">
            <w:pPr>
              <w:jc w:val="center"/>
              <w:rPr>
                <w:rFonts w:ascii="Calibri" w:hAnsi="Calibri"/>
                <w:sz w:val="18"/>
                <w:szCs w:val="18"/>
              </w:rPr>
            </w:pPr>
            <w:r>
              <w:rPr>
                <w:rFonts w:ascii="Calibri" w:hAnsi="Calibri"/>
                <w:sz w:val="18"/>
                <w:szCs w:val="18"/>
              </w:rPr>
              <w:t>0.930</w:t>
            </w:r>
          </w:p>
        </w:tc>
        <w:tc>
          <w:tcPr>
            <w:tcW w:w="0" w:type="auto"/>
            <w:vAlign w:val="center"/>
          </w:tcPr>
          <w:p w14:paraId="7E960CAC" w14:textId="77777777" w:rsidR="005E6CD9" w:rsidRPr="00782762" w:rsidRDefault="005E6CD9" w:rsidP="005E6CD9">
            <w:pPr>
              <w:jc w:val="center"/>
              <w:rPr>
                <w:rFonts w:ascii="Calibri" w:hAnsi="Calibri"/>
                <w:sz w:val="18"/>
                <w:szCs w:val="18"/>
              </w:rPr>
            </w:pPr>
            <w:r>
              <w:rPr>
                <w:rFonts w:ascii="Calibri" w:hAnsi="Calibri"/>
                <w:sz w:val="18"/>
                <w:szCs w:val="18"/>
              </w:rPr>
              <w:t>0.926</w:t>
            </w:r>
          </w:p>
        </w:tc>
        <w:tc>
          <w:tcPr>
            <w:tcW w:w="0" w:type="auto"/>
            <w:vAlign w:val="center"/>
          </w:tcPr>
          <w:p w14:paraId="7E960CAD" w14:textId="77777777" w:rsidR="005E6CD9" w:rsidRPr="00782762" w:rsidRDefault="005E6CD9" w:rsidP="005E6CD9">
            <w:pPr>
              <w:jc w:val="center"/>
              <w:rPr>
                <w:rFonts w:ascii="Calibri" w:hAnsi="Calibri"/>
                <w:sz w:val="18"/>
                <w:szCs w:val="18"/>
              </w:rPr>
            </w:pPr>
            <w:r>
              <w:rPr>
                <w:rFonts w:ascii="Calibri" w:hAnsi="Calibri"/>
                <w:sz w:val="18"/>
                <w:szCs w:val="18"/>
              </w:rPr>
              <w:t>0.922</w:t>
            </w:r>
          </w:p>
        </w:tc>
        <w:tc>
          <w:tcPr>
            <w:tcW w:w="0" w:type="auto"/>
            <w:vAlign w:val="center"/>
          </w:tcPr>
          <w:p w14:paraId="7E960CAE" w14:textId="77777777" w:rsidR="005E6CD9" w:rsidRPr="00782762" w:rsidRDefault="005E6CD9" w:rsidP="005E6CD9">
            <w:pPr>
              <w:jc w:val="center"/>
              <w:rPr>
                <w:rFonts w:ascii="Calibri" w:hAnsi="Calibri"/>
                <w:sz w:val="18"/>
                <w:szCs w:val="18"/>
              </w:rPr>
            </w:pPr>
            <w:r>
              <w:rPr>
                <w:rFonts w:ascii="Calibri" w:hAnsi="Calibri"/>
                <w:sz w:val="18"/>
                <w:szCs w:val="18"/>
              </w:rPr>
              <w:t>0.917</w:t>
            </w:r>
          </w:p>
        </w:tc>
        <w:tc>
          <w:tcPr>
            <w:tcW w:w="0" w:type="auto"/>
            <w:vAlign w:val="center"/>
          </w:tcPr>
          <w:p w14:paraId="7E960CAF" w14:textId="77777777" w:rsidR="005E6CD9" w:rsidRPr="00782762" w:rsidRDefault="005E6CD9" w:rsidP="005E6CD9">
            <w:pPr>
              <w:jc w:val="center"/>
              <w:rPr>
                <w:rFonts w:ascii="Calibri" w:hAnsi="Calibri"/>
                <w:sz w:val="18"/>
                <w:szCs w:val="18"/>
              </w:rPr>
            </w:pPr>
            <w:r>
              <w:rPr>
                <w:rFonts w:ascii="Calibri" w:hAnsi="Calibri"/>
                <w:sz w:val="18"/>
                <w:szCs w:val="18"/>
              </w:rPr>
              <w:t>0.913</w:t>
            </w:r>
          </w:p>
        </w:tc>
        <w:tc>
          <w:tcPr>
            <w:tcW w:w="0" w:type="auto"/>
            <w:vAlign w:val="center"/>
          </w:tcPr>
          <w:p w14:paraId="7E960CB0" w14:textId="77777777" w:rsidR="005E6CD9" w:rsidRPr="00782762" w:rsidRDefault="005E6CD9" w:rsidP="005E6CD9">
            <w:pPr>
              <w:jc w:val="center"/>
              <w:rPr>
                <w:rFonts w:ascii="Calibri" w:hAnsi="Calibri"/>
                <w:sz w:val="18"/>
                <w:szCs w:val="18"/>
              </w:rPr>
            </w:pPr>
            <w:r>
              <w:rPr>
                <w:rFonts w:ascii="Calibri" w:hAnsi="Calibri"/>
                <w:sz w:val="18"/>
                <w:szCs w:val="18"/>
              </w:rPr>
              <w:t>0.909</w:t>
            </w:r>
          </w:p>
        </w:tc>
      </w:tr>
      <w:tr w:rsidR="005E6CD9" w:rsidRPr="00782762" w14:paraId="7E960CBD" w14:textId="77777777" w:rsidTr="002B356F">
        <w:trPr>
          <w:cantSplit/>
          <w:trHeight w:hRule="exact" w:val="187"/>
          <w:jc w:val="center"/>
        </w:trPr>
        <w:tc>
          <w:tcPr>
            <w:tcW w:w="0" w:type="auto"/>
            <w:vMerge/>
            <w:vAlign w:val="center"/>
          </w:tcPr>
          <w:p w14:paraId="7E960CB2" w14:textId="77777777" w:rsidR="005E6CD9" w:rsidRPr="00782762" w:rsidRDefault="005E6CD9" w:rsidP="005E6CD9">
            <w:pPr>
              <w:jc w:val="center"/>
              <w:rPr>
                <w:rFonts w:ascii="Calibri" w:hAnsi="Calibri"/>
                <w:sz w:val="18"/>
                <w:szCs w:val="18"/>
              </w:rPr>
            </w:pPr>
          </w:p>
        </w:tc>
        <w:tc>
          <w:tcPr>
            <w:tcW w:w="0" w:type="auto"/>
            <w:vAlign w:val="center"/>
          </w:tcPr>
          <w:p w14:paraId="7E960CB3" w14:textId="77777777" w:rsidR="005E6CD9" w:rsidRPr="00782762" w:rsidRDefault="005E6CD9" w:rsidP="005E6CD9">
            <w:pPr>
              <w:jc w:val="center"/>
              <w:rPr>
                <w:rFonts w:ascii="Calibri" w:hAnsi="Calibri"/>
                <w:b/>
                <w:sz w:val="18"/>
                <w:szCs w:val="18"/>
              </w:rPr>
            </w:pPr>
            <w:r>
              <w:rPr>
                <w:rFonts w:ascii="Calibri" w:hAnsi="Calibri"/>
                <w:b/>
                <w:sz w:val="18"/>
                <w:szCs w:val="18"/>
              </w:rPr>
              <w:t>30</w:t>
            </w:r>
          </w:p>
        </w:tc>
        <w:tc>
          <w:tcPr>
            <w:tcW w:w="0" w:type="auto"/>
            <w:vAlign w:val="center"/>
          </w:tcPr>
          <w:p w14:paraId="7E960CB4" w14:textId="77777777" w:rsidR="005E6CD9" w:rsidRPr="00782762" w:rsidRDefault="005E6CD9" w:rsidP="005E6CD9">
            <w:pPr>
              <w:jc w:val="center"/>
              <w:rPr>
                <w:rFonts w:ascii="Calibri" w:hAnsi="Calibri"/>
                <w:sz w:val="18"/>
                <w:szCs w:val="18"/>
              </w:rPr>
            </w:pPr>
            <w:r>
              <w:rPr>
                <w:rFonts w:ascii="Calibri" w:hAnsi="Calibri"/>
                <w:sz w:val="18"/>
                <w:szCs w:val="18"/>
              </w:rPr>
              <w:t>0.952</w:t>
            </w:r>
          </w:p>
        </w:tc>
        <w:tc>
          <w:tcPr>
            <w:tcW w:w="0" w:type="auto"/>
            <w:vAlign w:val="center"/>
          </w:tcPr>
          <w:p w14:paraId="7E960CB5" w14:textId="77777777" w:rsidR="005E6CD9" w:rsidRPr="00782762" w:rsidRDefault="005E6CD9" w:rsidP="005E6CD9">
            <w:pPr>
              <w:jc w:val="center"/>
              <w:rPr>
                <w:rFonts w:ascii="Calibri" w:hAnsi="Calibri"/>
                <w:sz w:val="18"/>
                <w:szCs w:val="18"/>
              </w:rPr>
            </w:pPr>
            <w:r>
              <w:rPr>
                <w:rFonts w:ascii="Calibri" w:hAnsi="Calibri"/>
                <w:sz w:val="18"/>
                <w:szCs w:val="18"/>
              </w:rPr>
              <w:t>0.948</w:t>
            </w:r>
          </w:p>
        </w:tc>
        <w:tc>
          <w:tcPr>
            <w:tcW w:w="0" w:type="auto"/>
            <w:vAlign w:val="center"/>
          </w:tcPr>
          <w:p w14:paraId="7E960CB6" w14:textId="77777777" w:rsidR="005E6CD9" w:rsidRPr="00782762" w:rsidRDefault="005E6CD9" w:rsidP="005E6CD9">
            <w:pPr>
              <w:jc w:val="center"/>
              <w:rPr>
                <w:rFonts w:ascii="Calibri" w:hAnsi="Calibri"/>
                <w:sz w:val="18"/>
                <w:szCs w:val="18"/>
              </w:rPr>
            </w:pPr>
            <w:r>
              <w:rPr>
                <w:rFonts w:ascii="Calibri" w:hAnsi="Calibri"/>
                <w:sz w:val="18"/>
                <w:szCs w:val="18"/>
              </w:rPr>
              <w:t>0.943</w:t>
            </w:r>
          </w:p>
        </w:tc>
        <w:tc>
          <w:tcPr>
            <w:tcW w:w="0" w:type="auto"/>
            <w:vAlign w:val="center"/>
          </w:tcPr>
          <w:p w14:paraId="7E960CB7" w14:textId="77777777" w:rsidR="005E6CD9" w:rsidRPr="00782762" w:rsidRDefault="005E6CD9" w:rsidP="005E6CD9">
            <w:pPr>
              <w:jc w:val="center"/>
              <w:rPr>
                <w:rFonts w:ascii="Calibri" w:hAnsi="Calibri"/>
                <w:sz w:val="18"/>
                <w:szCs w:val="18"/>
              </w:rPr>
            </w:pPr>
            <w:r>
              <w:rPr>
                <w:rFonts w:ascii="Calibri" w:hAnsi="Calibri"/>
                <w:sz w:val="18"/>
                <w:szCs w:val="18"/>
              </w:rPr>
              <w:t>0.939</w:t>
            </w:r>
          </w:p>
        </w:tc>
        <w:tc>
          <w:tcPr>
            <w:tcW w:w="0" w:type="auto"/>
            <w:vAlign w:val="center"/>
          </w:tcPr>
          <w:p w14:paraId="7E960CB8" w14:textId="77777777" w:rsidR="005E6CD9" w:rsidRPr="00782762" w:rsidRDefault="005E6CD9" w:rsidP="005E6CD9">
            <w:pPr>
              <w:jc w:val="center"/>
              <w:rPr>
                <w:rFonts w:ascii="Calibri" w:hAnsi="Calibri"/>
                <w:sz w:val="18"/>
                <w:szCs w:val="18"/>
              </w:rPr>
            </w:pPr>
            <w:r>
              <w:rPr>
                <w:rFonts w:ascii="Calibri" w:hAnsi="Calibri"/>
                <w:sz w:val="18"/>
                <w:szCs w:val="18"/>
              </w:rPr>
              <w:t>0.934</w:t>
            </w:r>
          </w:p>
        </w:tc>
        <w:tc>
          <w:tcPr>
            <w:tcW w:w="0" w:type="auto"/>
            <w:vAlign w:val="center"/>
          </w:tcPr>
          <w:p w14:paraId="7E960CB9" w14:textId="77777777" w:rsidR="005E6CD9" w:rsidRPr="00782762" w:rsidRDefault="005E6CD9" w:rsidP="005E6CD9">
            <w:pPr>
              <w:jc w:val="center"/>
              <w:rPr>
                <w:rFonts w:ascii="Calibri" w:hAnsi="Calibri"/>
                <w:sz w:val="18"/>
                <w:szCs w:val="18"/>
              </w:rPr>
            </w:pPr>
            <w:r>
              <w:rPr>
                <w:rFonts w:ascii="Calibri" w:hAnsi="Calibri"/>
                <w:sz w:val="18"/>
                <w:szCs w:val="18"/>
              </w:rPr>
              <w:t>0.930</w:t>
            </w:r>
          </w:p>
        </w:tc>
        <w:tc>
          <w:tcPr>
            <w:tcW w:w="0" w:type="auto"/>
            <w:vAlign w:val="center"/>
          </w:tcPr>
          <w:p w14:paraId="7E960CBA" w14:textId="77777777" w:rsidR="005E6CD9" w:rsidRPr="00782762" w:rsidRDefault="005E6CD9" w:rsidP="005E6CD9">
            <w:pPr>
              <w:jc w:val="center"/>
              <w:rPr>
                <w:rFonts w:ascii="Calibri" w:hAnsi="Calibri"/>
                <w:sz w:val="18"/>
                <w:szCs w:val="18"/>
              </w:rPr>
            </w:pPr>
            <w:r>
              <w:rPr>
                <w:rFonts w:ascii="Calibri" w:hAnsi="Calibri"/>
                <w:sz w:val="18"/>
                <w:szCs w:val="18"/>
              </w:rPr>
              <w:t>0.926</w:t>
            </w:r>
          </w:p>
        </w:tc>
        <w:tc>
          <w:tcPr>
            <w:tcW w:w="0" w:type="auto"/>
            <w:vAlign w:val="center"/>
          </w:tcPr>
          <w:p w14:paraId="7E960CBB" w14:textId="77777777" w:rsidR="005E6CD9" w:rsidRPr="00782762" w:rsidRDefault="005E6CD9" w:rsidP="005E6CD9">
            <w:pPr>
              <w:jc w:val="center"/>
              <w:rPr>
                <w:rFonts w:ascii="Calibri" w:hAnsi="Calibri"/>
                <w:sz w:val="18"/>
                <w:szCs w:val="18"/>
              </w:rPr>
            </w:pPr>
            <w:r>
              <w:rPr>
                <w:rFonts w:ascii="Calibri" w:hAnsi="Calibri"/>
                <w:sz w:val="18"/>
                <w:szCs w:val="18"/>
              </w:rPr>
              <w:t>0.921</w:t>
            </w:r>
          </w:p>
        </w:tc>
        <w:tc>
          <w:tcPr>
            <w:tcW w:w="0" w:type="auto"/>
            <w:vAlign w:val="center"/>
          </w:tcPr>
          <w:p w14:paraId="7E960CBC" w14:textId="77777777" w:rsidR="005E6CD9" w:rsidRPr="00782762" w:rsidRDefault="005E6CD9" w:rsidP="005E6CD9">
            <w:pPr>
              <w:jc w:val="center"/>
              <w:rPr>
                <w:rFonts w:ascii="Calibri" w:hAnsi="Calibri"/>
                <w:sz w:val="18"/>
                <w:szCs w:val="18"/>
              </w:rPr>
            </w:pPr>
            <w:r>
              <w:rPr>
                <w:rFonts w:ascii="Calibri" w:hAnsi="Calibri"/>
                <w:sz w:val="18"/>
                <w:szCs w:val="18"/>
              </w:rPr>
              <w:t>0.917</w:t>
            </w:r>
          </w:p>
        </w:tc>
      </w:tr>
      <w:tr w:rsidR="005E6CD9" w:rsidRPr="00782762" w14:paraId="7E960CC9" w14:textId="77777777" w:rsidTr="002B356F">
        <w:trPr>
          <w:cantSplit/>
          <w:trHeight w:hRule="exact" w:val="187"/>
          <w:jc w:val="center"/>
        </w:trPr>
        <w:tc>
          <w:tcPr>
            <w:tcW w:w="0" w:type="auto"/>
            <w:vMerge/>
            <w:vAlign w:val="center"/>
          </w:tcPr>
          <w:p w14:paraId="7E960CBE" w14:textId="77777777" w:rsidR="005E6CD9" w:rsidRPr="00782762" w:rsidRDefault="005E6CD9" w:rsidP="005E6CD9">
            <w:pPr>
              <w:jc w:val="center"/>
              <w:rPr>
                <w:rFonts w:ascii="Calibri" w:hAnsi="Calibri"/>
                <w:sz w:val="18"/>
                <w:szCs w:val="18"/>
              </w:rPr>
            </w:pPr>
          </w:p>
        </w:tc>
        <w:tc>
          <w:tcPr>
            <w:tcW w:w="0" w:type="auto"/>
            <w:vAlign w:val="center"/>
          </w:tcPr>
          <w:p w14:paraId="7E960CBF" w14:textId="77777777" w:rsidR="005E6CD9" w:rsidRPr="00782762" w:rsidRDefault="005E6CD9" w:rsidP="005E6CD9">
            <w:pPr>
              <w:jc w:val="center"/>
              <w:rPr>
                <w:rFonts w:ascii="Calibri" w:hAnsi="Calibri"/>
                <w:b/>
                <w:sz w:val="18"/>
                <w:szCs w:val="18"/>
              </w:rPr>
            </w:pPr>
            <w:r>
              <w:rPr>
                <w:rFonts w:ascii="Calibri" w:hAnsi="Calibri"/>
                <w:b/>
                <w:sz w:val="18"/>
                <w:szCs w:val="18"/>
              </w:rPr>
              <w:t>35</w:t>
            </w:r>
          </w:p>
        </w:tc>
        <w:tc>
          <w:tcPr>
            <w:tcW w:w="0" w:type="auto"/>
            <w:vAlign w:val="center"/>
          </w:tcPr>
          <w:p w14:paraId="7E960CC0" w14:textId="77777777" w:rsidR="005E6CD9" w:rsidRPr="00782762" w:rsidRDefault="005E6CD9" w:rsidP="005E6CD9">
            <w:pPr>
              <w:jc w:val="center"/>
              <w:rPr>
                <w:rFonts w:ascii="Calibri" w:hAnsi="Calibri"/>
                <w:sz w:val="18"/>
                <w:szCs w:val="18"/>
              </w:rPr>
            </w:pPr>
            <w:r>
              <w:rPr>
                <w:rFonts w:ascii="Calibri" w:hAnsi="Calibri"/>
                <w:sz w:val="18"/>
                <w:szCs w:val="18"/>
              </w:rPr>
              <w:t>0.961</w:t>
            </w:r>
          </w:p>
        </w:tc>
        <w:tc>
          <w:tcPr>
            <w:tcW w:w="0" w:type="auto"/>
            <w:vAlign w:val="center"/>
          </w:tcPr>
          <w:p w14:paraId="7E960CC1" w14:textId="77777777" w:rsidR="005E6CD9" w:rsidRPr="00782762" w:rsidRDefault="005E6CD9" w:rsidP="005E6CD9">
            <w:pPr>
              <w:jc w:val="center"/>
              <w:rPr>
                <w:rFonts w:ascii="Calibri" w:hAnsi="Calibri"/>
                <w:sz w:val="18"/>
                <w:szCs w:val="18"/>
              </w:rPr>
            </w:pPr>
            <w:r>
              <w:rPr>
                <w:rFonts w:ascii="Calibri" w:hAnsi="Calibri"/>
                <w:sz w:val="18"/>
                <w:szCs w:val="18"/>
              </w:rPr>
              <w:t>0.956</w:t>
            </w:r>
          </w:p>
        </w:tc>
        <w:tc>
          <w:tcPr>
            <w:tcW w:w="0" w:type="auto"/>
            <w:vAlign w:val="center"/>
          </w:tcPr>
          <w:p w14:paraId="7E960CC2" w14:textId="77777777" w:rsidR="005E6CD9" w:rsidRPr="00782762" w:rsidRDefault="005E6CD9" w:rsidP="005E6CD9">
            <w:pPr>
              <w:jc w:val="center"/>
              <w:rPr>
                <w:rFonts w:ascii="Calibri" w:hAnsi="Calibri"/>
                <w:sz w:val="18"/>
                <w:szCs w:val="18"/>
              </w:rPr>
            </w:pPr>
            <w:r>
              <w:rPr>
                <w:rFonts w:ascii="Calibri" w:hAnsi="Calibri"/>
                <w:sz w:val="18"/>
                <w:szCs w:val="18"/>
              </w:rPr>
              <w:t>0.952</w:t>
            </w:r>
          </w:p>
        </w:tc>
        <w:tc>
          <w:tcPr>
            <w:tcW w:w="0" w:type="auto"/>
            <w:vAlign w:val="center"/>
          </w:tcPr>
          <w:p w14:paraId="7E960CC3" w14:textId="77777777" w:rsidR="005E6CD9" w:rsidRPr="00782762" w:rsidRDefault="005E6CD9" w:rsidP="005E6CD9">
            <w:pPr>
              <w:jc w:val="center"/>
              <w:rPr>
                <w:rFonts w:ascii="Calibri" w:hAnsi="Calibri"/>
                <w:sz w:val="18"/>
                <w:szCs w:val="18"/>
              </w:rPr>
            </w:pPr>
            <w:r>
              <w:rPr>
                <w:rFonts w:ascii="Calibri" w:hAnsi="Calibri"/>
                <w:sz w:val="18"/>
                <w:szCs w:val="18"/>
              </w:rPr>
              <w:t>0.947</w:t>
            </w:r>
          </w:p>
        </w:tc>
        <w:tc>
          <w:tcPr>
            <w:tcW w:w="0" w:type="auto"/>
            <w:vAlign w:val="center"/>
          </w:tcPr>
          <w:p w14:paraId="7E960CC4" w14:textId="77777777" w:rsidR="005E6CD9" w:rsidRPr="00782762" w:rsidRDefault="005E6CD9" w:rsidP="005E6CD9">
            <w:pPr>
              <w:jc w:val="center"/>
              <w:rPr>
                <w:rFonts w:ascii="Calibri" w:hAnsi="Calibri"/>
                <w:sz w:val="18"/>
                <w:szCs w:val="18"/>
              </w:rPr>
            </w:pPr>
            <w:r>
              <w:rPr>
                <w:rFonts w:ascii="Calibri" w:hAnsi="Calibri"/>
                <w:sz w:val="18"/>
                <w:szCs w:val="18"/>
              </w:rPr>
              <w:t>0.943</w:t>
            </w:r>
          </w:p>
        </w:tc>
        <w:tc>
          <w:tcPr>
            <w:tcW w:w="0" w:type="auto"/>
            <w:vAlign w:val="center"/>
          </w:tcPr>
          <w:p w14:paraId="7E960CC5" w14:textId="77777777" w:rsidR="005E6CD9" w:rsidRPr="00782762" w:rsidRDefault="005E6CD9" w:rsidP="005E6CD9">
            <w:pPr>
              <w:jc w:val="center"/>
              <w:rPr>
                <w:rFonts w:ascii="Calibri" w:hAnsi="Calibri"/>
                <w:sz w:val="18"/>
                <w:szCs w:val="18"/>
              </w:rPr>
            </w:pPr>
            <w:r>
              <w:rPr>
                <w:rFonts w:ascii="Calibri" w:hAnsi="Calibri"/>
                <w:sz w:val="18"/>
                <w:szCs w:val="18"/>
              </w:rPr>
              <w:t>0.938</w:t>
            </w:r>
          </w:p>
        </w:tc>
        <w:tc>
          <w:tcPr>
            <w:tcW w:w="0" w:type="auto"/>
            <w:vAlign w:val="center"/>
          </w:tcPr>
          <w:p w14:paraId="7E960CC6" w14:textId="77777777" w:rsidR="005E6CD9" w:rsidRPr="00782762" w:rsidRDefault="005E6CD9" w:rsidP="005E6CD9">
            <w:pPr>
              <w:jc w:val="center"/>
              <w:rPr>
                <w:rFonts w:ascii="Calibri" w:hAnsi="Calibri"/>
                <w:sz w:val="18"/>
                <w:szCs w:val="18"/>
              </w:rPr>
            </w:pPr>
            <w:r>
              <w:rPr>
                <w:rFonts w:ascii="Calibri" w:hAnsi="Calibri"/>
                <w:sz w:val="18"/>
                <w:szCs w:val="18"/>
              </w:rPr>
              <w:t>0.934</w:t>
            </w:r>
          </w:p>
        </w:tc>
        <w:tc>
          <w:tcPr>
            <w:tcW w:w="0" w:type="auto"/>
            <w:vAlign w:val="center"/>
          </w:tcPr>
          <w:p w14:paraId="7E960CC7" w14:textId="77777777" w:rsidR="005E6CD9" w:rsidRPr="00782762" w:rsidRDefault="005E6CD9" w:rsidP="005E6CD9">
            <w:pPr>
              <w:jc w:val="center"/>
              <w:rPr>
                <w:rFonts w:ascii="Calibri" w:hAnsi="Calibri"/>
                <w:sz w:val="18"/>
                <w:szCs w:val="18"/>
              </w:rPr>
            </w:pPr>
            <w:r>
              <w:rPr>
                <w:rFonts w:ascii="Calibri" w:hAnsi="Calibri"/>
                <w:sz w:val="18"/>
                <w:szCs w:val="18"/>
              </w:rPr>
              <w:t>0.930</w:t>
            </w:r>
          </w:p>
        </w:tc>
        <w:tc>
          <w:tcPr>
            <w:tcW w:w="0" w:type="auto"/>
            <w:vAlign w:val="center"/>
          </w:tcPr>
          <w:p w14:paraId="7E960CC8" w14:textId="77777777" w:rsidR="005E6CD9" w:rsidRPr="00782762" w:rsidRDefault="005E6CD9" w:rsidP="005E6CD9">
            <w:pPr>
              <w:jc w:val="center"/>
              <w:rPr>
                <w:rFonts w:ascii="Calibri" w:hAnsi="Calibri"/>
                <w:sz w:val="18"/>
                <w:szCs w:val="18"/>
              </w:rPr>
            </w:pPr>
            <w:r>
              <w:rPr>
                <w:rFonts w:ascii="Calibri" w:hAnsi="Calibri"/>
                <w:sz w:val="18"/>
                <w:szCs w:val="18"/>
              </w:rPr>
              <w:t>0.926</w:t>
            </w:r>
          </w:p>
        </w:tc>
      </w:tr>
      <w:tr w:rsidR="005E6CD9" w:rsidRPr="00782762" w14:paraId="7E960CD5" w14:textId="77777777" w:rsidTr="002B356F">
        <w:trPr>
          <w:cantSplit/>
          <w:trHeight w:hRule="exact" w:val="187"/>
          <w:jc w:val="center"/>
        </w:trPr>
        <w:tc>
          <w:tcPr>
            <w:tcW w:w="0" w:type="auto"/>
            <w:vMerge/>
            <w:vAlign w:val="center"/>
          </w:tcPr>
          <w:p w14:paraId="7E960CCA" w14:textId="77777777" w:rsidR="005E6CD9" w:rsidRPr="00782762" w:rsidRDefault="005E6CD9" w:rsidP="005E6CD9">
            <w:pPr>
              <w:jc w:val="center"/>
              <w:rPr>
                <w:rFonts w:ascii="Calibri" w:hAnsi="Calibri"/>
                <w:sz w:val="18"/>
                <w:szCs w:val="18"/>
              </w:rPr>
            </w:pPr>
          </w:p>
        </w:tc>
        <w:tc>
          <w:tcPr>
            <w:tcW w:w="0" w:type="auto"/>
            <w:vAlign w:val="center"/>
          </w:tcPr>
          <w:p w14:paraId="7E960CCB" w14:textId="77777777" w:rsidR="005E6CD9" w:rsidRPr="00782762" w:rsidRDefault="005E6CD9" w:rsidP="005E6CD9">
            <w:pPr>
              <w:jc w:val="center"/>
              <w:rPr>
                <w:rFonts w:ascii="Calibri" w:hAnsi="Calibri"/>
                <w:b/>
                <w:sz w:val="18"/>
                <w:szCs w:val="18"/>
              </w:rPr>
            </w:pPr>
            <w:r>
              <w:rPr>
                <w:rFonts w:ascii="Calibri" w:hAnsi="Calibri"/>
                <w:b/>
                <w:sz w:val="18"/>
                <w:szCs w:val="18"/>
              </w:rPr>
              <w:t>40</w:t>
            </w:r>
          </w:p>
        </w:tc>
        <w:tc>
          <w:tcPr>
            <w:tcW w:w="0" w:type="auto"/>
            <w:vAlign w:val="center"/>
          </w:tcPr>
          <w:p w14:paraId="7E960CCC" w14:textId="77777777" w:rsidR="005E6CD9" w:rsidRPr="00782762" w:rsidRDefault="005E6CD9" w:rsidP="005E6CD9">
            <w:pPr>
              <w:jc w:val="center"/>
              <w:rPr>
                <w:rFonts w:ascii="Calibri" w:hAnsi="Calibri"/>
                <w:sz w:val="18"/>
                <w:szCs w:val="18"/>
              </w:rPr>
            </w:pPr>
            <w:r>
              <w:rPr>
                <w:rFonts w:ascii="Calibri" w:hAnsi="Calibri"/>
                <w:sz w:val="18"/>
                <w:szCs w:val="18"/>
              </w:rPr>
              <w:t>0.970</w:t>
            </w:r>
          </w:p>
        </w:tc>
        <w:tc>
          <w:tcPr>
            <w:tcW w:w="0" w:type="auto"/>
            <w:vAlign w:val="center"/>
          </w:tcPr>
          <w:p w14:paraId="7E960CCD" w14:textId="77777777" w:rsidR="005E6CD9" w:rsidRPr="00782762" w:rsidRDefault="005E6CD9" w:rsidP="005E6CD9">
            <w:pPr>
              <w:jc w:val="center"/>
              <w:rPr>
                <w:rFonts w:ascii="Calibri" w:hAnsi="Calibri"/>
                <w:sz w:val="18"/>
                <w:szCs w:val="18"/>
              </w:rPr>
            </w:pPr>
            <w:r>
              <w:rPr>
                <w:rFonts w:ascii="Calibri" w:hAnsi="Calibri"/>
                <w:sz w:val="18"/>
                <w:szCs w:val="18"/>
              </w:rPr>
              <w:t>0.965</w:t>
            </w:r>
          </w:p>
        </w:tc>
        <w:tc>
          <w:tcPr>
            <w:tcW w:w="0" w:type="auto"/>
            <w:vAlign w:val="center"/>
          </w:tcPr>
          <w:p w14:paraId="7E960CCE" w14:textId="77777777" w:rsidR="005E6CD9" w:rsidRPr="00782762" w:rsidRDefault="005E6CD9" w:rsidP="005E6CD9">
            <w:pPr>
              <w:jc w:val="center"/>
              <w:rPr>
                <w:rFonts w:ascii="Calibri" w:hAnsi="Calibri"/>
                <w:sz w:val="18"/>
                <w:szCs w:val="18"/>
              </w:rPr>
            </w:pPr>
            <w:r>
              <w:rPr>
                <w:rFonts w:ascii="Calibri" w:hAnsi="Calibri"/>
                <w:sz w:val="18"/>
                <w:szCs w:val="18"/>
              </w:rPr>
              <w:t>0.960</w:t>
            </w:r>
          </w:p>
        </w:tc>
        <w:tc>
          <w:tcPr>
            <w:tcW w:w="0" w:type="auto"/>
            <w:vAlign w:val="center"/>
          </w:tcPr>
          <w:p w14:paraId="7E960CCF" w14:textId="77777777" w:rsidR="005E6CD9" w:rsidRPr="00782762" w:rsidRDefault="005E6CD9" w:rsidP="005E6CD9">
            <w:pPr>
              <w:jc w:val="center"/>
              <w:rPr>
                <w:rFonts w:ascii="Calibri" w:hAnsi="Calibri"/>
                <w:sz w:val="18"/>
                <w:szCs w:val="18"/>
              </w:rPr>
            </w:pPr>
            <w:r>
              <w:rPr>
                <w:rFonts w:ascii="Calibri" w:hAnsi="Calibri"/>
                <w:sz w:val="18"/>
                <w:szCs w:val="18"/>
              </w:rPr>
              <w:t>0.956</w:t>
            </w:r>
          </w:p>
        </w:tc>
        <w:tc>
          <w:tcPr>
            <w:tcW w:w="0" w:type="auto"/>
            <w:vAlign w:val="center"/>
          </w:tcPr>
          <w:p w14:paraId="7E960CD0" w14:textId="77777777" w:rsidR="005E6CD9" w:rsidRPr="00782762" w:rsidRDefault="005E6CD9" w:rsidP="005E6CD9">
            <w:pPr>
              <w:jc w:val="center"/>
              <w:rPr>
                <w:rFonts w:ascii="Calibri" w:hAnsi="Calibri"/>
                <w:sz w:val="18"/>
                <w:szCs w:val="18"/>
              </w:rPr>
            </w:pPr>
            <w:r>
              <w:rPr>
                <w:rFonts w:ascii="Calibri" w:hAnsi="Calibri"/>
                <w:sz w:val="18"/>
                <w:szCs w:val="18"/>
              </w:rPr>
              <w:t>0.951</w:t>
            </w:r>
          </w:p>
        </w:tc>
        <w:tc>
          <w:tcPr>
            <w:tcW w:w="0" w:type="auto"/>
            <w:vAlign w:val="center"/>
          </w:tcPr>
          <w:p w14:paraId="7E960CD1" w14:textId="77777777" w:rsidR="005E6CD9" w:rsidRPr="00782762" w:rsidRDefault="005E6CD9" w:rsidP="005E6CD9">
            <w:pPr>
              <w:jc w:val="center"/>
              <w:rPr>
                <w:rFonts w:ascii="Calibri" w:hAnsi="Calibri"/>
                <w:sz w:val="18"/>
                <w:szCs w:val="18"/>
              </w:rPr>
            </w:pPr>
            <w:r>
              <w:rPr>
                <w:rFonts w:ascii="Calibri" w:hAnsi="Calibri"/>
                <w:sz w:val="18"/>
                <w:szCs w:val="18"/>
              </w:rPr>
              <w:t>0.947</w:t>
            </w:r>
          </w:p>
        </w:tc>
        <w:tc>
          <w:tcPr>
            <w:tcW w:w="0" w:type="auto"/>
            <w:vAlign w:val="center"/>
          </w:tcPr>
          <w:p w14:paraId="7E960CD2" w14:textId="77777777" w:rsidR="005E6CD9" w:rsidRPr="00782762" w:rsidRDefault="005E6CD9" w:rsidP="005E6CD9">
            <w:pPr>
              <w:jc w:val="center"/>
              <w:rPr>
                <w:rFonts w:ascii="Calibri" w:hAnsi="Calibri"/>
                <w:sz w:val="18"/>
                <w:szCs w:val="18"/>
              </w:rPr>
            </w:pPr>
            <w:r>
              <w:rPr>
                <w:rFonts w:ascii="Calibri" w:hAnsi="Calibri"/>
                <w:sz w:val="18"/>
                <w:szCs w:val="18"/>
              </w:rPr>
              <w:t>0.942</w:t>
            </w:r>
          </w:p>
        </w:tc>
        <w:tc>
          <w:tcPr>
            <w:tcW w:w="0" w:type="auto"/>
            <w:vAlign w:val="center"/>
          </w:tcPr>
          <w:p w14:paraId="7E960CD3" w14:textId="77777777" w:rsidR="005E6CD9" w:rsidRPr="00782762" w:rsidRDefault="005E6CD9" w:rsidP="005E6CD9">
            <w:pPr>
              <w:jc w:val="center"/>
              <w:rPr>
                <w:rFonts w:ascii="Calibri" w:hAnsi="Calibri"/>
                <w:sz w:val="18"/>
                <w:szCs w:val="18"/>
              </w:rPr>
            </w:pPr>
            <w:r>
              <w:rPr>
                <w:rFonts w:ascii="Calibri" w:hAnsi="Calibri"/>
                <w:sz w:val="18"/>
                <w:szCs w:val="18"/>
              </w:rPr>
              <w:t>0.938</w:t>
            </w:r>
          </w:p>
        </w:tc>
        <w:tc>
          <w:tcPr>
            <w:tcW w:w="0" w:type="auto"/>
            <w:vAlign w:val="center"/>
          </w:tcPr>
          <w:p w14:paraId="7E960CD4" w14:textId="77777777" w:rsidR="005E6CD9" w:rsidRPr="00782762" w:rsidRDefault="005E6CD9" w:rsidP="005E6CD9">
            <w:pPr>
              <w:jc w:val="center"/>
              <w:rPr>
                <w:rFonts w:ascii="Calibri" w:hAnsi="Calibri"/>
                <w:sz w:val="18"/>
                <w:szCs w:val="18"/>
              </w:rPr>
            </w:pPr>
            <w:r>
              <w:rPr>
                <w:rFonts w:ascii="Calibri" w:hAnsi="Calibri"/>
                <w:sz w:val="18"/>
                <w:szCs w:val="18"/>
              </w:rPr>
              <w:t>0.934</w:t>
            </w:r>
          </w:p>
        </w:tc>
      </w:tr>
      <w:tr w:rsidR="005E6CD9" w:rsidRPr="00782762" w14:paraId="7E960CE1" w14:textId="77777777" w:rsidTr="002B356F">
        <w:trPr>
          <w:cantSplit/>
          <w:trHeight w:hRule="exact" w:val="187"/>
          <w:jc w:val="center"/>
        </w:trPr>
        <w:tc>
          <w:tcPr>
            <w:tcW w:w="0" w:type="auto"/>
            <w:vMerge/>
            <w:vAlign w:val="center"/>
          </w:tcPr>
          <w:p w14:paraId="7E960CD6" w14:textId="77777777" w:rsidR="005E6CD9" w:rsidRPr="00782762" w:rsidRDefault="005E6CD9" w:rsidP="005E6CD9">
            <w:pPr>
              <w:jc w:val="center"/>
              <w:rPr>
                <w:rFonts w:ascii="Calibri" w:hAnsi="Calibri"/>
                <w:sz w:val="18"/>
                <w:szCs w:val="18"/>
              </w:rPr>
            </w:pPr>
          </w:p>
        </w:tc>
        <w:tc>
          <w:tcPr>
            <w:tcW w:w="0" w:type="auto"/>
            <w:vAlign w:val="center"/>
          </w:tcPr>
          <w:p w14:paraId="7E960CD7" w14:textId="77777777" w:rsidR="005E6CD9" w:rsidRPr="00782762" w:rsidRDefault="005E6CD9" w:rsidP="005E6CD9">
            <w:pPr>
              <w:jc w:val="center"/>
              <w:rPr>
                <w:rFonts w:ascii="Calibri" w:hAnsi="Calibri"/>
                <w:b/>
                <w:sz w:val="18"/>
                <w:szCs w:val="18"/>
              </w:rPr>
            </w:pPr>
            <w:r>
              <w:rPr>
                <w:rFonts w:ascii="Calibri" w:hAnsi="Calibri"/>
                <w:b/>
                <w:sz w:val="18"/>
                <w:szCs w:val="18"/>
              </w:rPr>
              <w:t>45</w:t>
            </w:r>
          </w:p>
        </w:tc>
        <w:tc>
          <w:tcPr>
            <w:tcW w:w="0" w:type="auto"/>
            <w:vAlign w:val="center"/>
          </w:tcPr>
          <w:p w14:paraId="7E960CD8" w14:textId="77777777" w:rsidR="005E6CD9" w:rsidRPr="00782762" w:rsidRDefault="005E6CD9" w:rsidP="005E6CD9">
            <w:pPr>
              <w:jc w:val="center"/>
              <w:rPr>
                <w:rFonts w:ascii="Calibri" w:hAnsi="Calibri"/>
                <w:sz w:val="18"/>
                <w:szCs w:val="18"/>
              </w:rPr>
            </w:pPr>
            <w:r>
              <w:rPr>
                <w:rFonts w:ascii="Calibri" w:hAnsi="Calibri"/>
                <w:sz w:val="18"/>
                <w:szCs w:val="18"/>
              </w:rPr>
              <w:t>0.978</w:t>
            </w:r>
          </w:p>
        </w:tc>
        <w:tc>
          <w:tcPr>
            <w:tcW w:w="0" w:type="auto"/>
            <w:vAlign w:val="center"/>
          </w:tcPr>
          <w:p w14:paraId="7E960CD9" w14:textId="77777777" w:rsidR="005E6CD9" w:rsidRPr="00782762" w:rsidRDefault="005E6CD9" w:rsidP="005E6CD9">
            <w:pPr>
              <w:jc w:val="center"/>
              <w:rPr>
                <w:rFonts w:ascii="Calibri" w:hAnsi="Calibri"/>
                <w:sz w:val="18"/>
                <w:szCs w:val="18"/>
              </w:rPr>
            </w:pPr>
            <w:r>
              <w:rPr>
                <w:rFonts w:ascii="Calibri" w:hAnsi="Calibri"/>
                <w:sz w:val="18"/>
                <w:szCs w:val="18"/>
              </w:rPr>
              <w:t>0.974</w:t>
            </w:r>
          </w:p>
        </w:tc>
        <w:tc>
          <w:tcPr>
            <w:tcW w:w="0" w:type="auto"/>
            <w:vAlign w:val="center"/>
          </w:tcPr>
          <w:p w14:paraId="7E960CDA" w14:textId="77777777" w:rsidR="005E6CD9" w:rsidRPr="00782762" w:rsidRDefault="005E6CD9" w:rsidP="005E6CD9">
            <w:pPr>
              <w:jc w:val="center"/>
              <w:rPr>
                <w:rFonts w:ascii="Calibri" w:hAnsi="Calibri"/>
                <w:sz w:val="18"/>
                <w:szCs w:val="18"/>
              </w:rPr>
            </w:pPr>
            <w:r>
              <w:rPr>
                <w:rFonts w:ascii="Calibri" w:hAnsi="Calibri"/>
                <w:sz w:val="18"/>
                <w:szCs w:val="18"/>
              </w:rPr>
              <w:t>0.961</w:t>
            </w:r>
          </w:p>
        </w:tc>
        <w:tc>
          <w:tcPr>
            <w:tcW w:w="0" w:type="auto"/>
            <w:vAlign w:val="center"/>
          </w:tcPr>
          <w:p w14:paraId="7E960CDB" w14:textId="77777777" w:rsidR="005E6CD9" w:rsidRPr="00782762" w:rsidRDefault="005E6CD9" w:rsidP="005E6CD9">
            <w:pPr>
              <w:jc w:val="center"/>
              <w:rPr>
                <w:rFonts w:ascii="Calibri" w:hAnsi="Calibri"/>
                <w:sz w:val="18"/>
                <w:szCs w:val="18"/>
              </w:rPr>
            </w:pPr>
            <w:r>
              <w:rPr>
                <w:rFonts w:ascii="Calibri" w:hAnsi="Calibri"/>
                <w:sz w:val="18"/>
                <w:szCs w:val="18"/>
              </w:rPr>
              <w:t>0.964</w:t>
            </w:r>
          </w:p>
        </w:tc>
        <w:tc>
          <w:tcPr>
            <w:tcW w:w="0" w:type="auto"/>
            <w:vAlign w:val="center"/>
          </w:tcPr>
          <w:p w14:paraId="7E960CDC" w14:textId="77777777" w:rsidR="005E6CD9" w:rsidRPr="00782762" w:rsidRDefault="005E6CD9" w:rsidP="005E6CD9">
            <w:pPr>
              <w:jc w:val="center"/>
              <w:rPr>
                <w:rFonts w:ascii="Calibri" w:hAnsi="Calibri"/>
                <w:sz w:val="18"/>
                <w:szCs w:val="18"/>
              </w:rPr>
            </w:pPr>
            <w:r>
              <w:rPr>
                <w:rFonts w:ascii="Calibri" w:hAnsi="Calibri"/>
                <w:sz w:val="18"/>
                <w:szCs w:val="18"/>
              </w:rPr>
              <w:t>0.960</w:t>
            </w:r>
          </w:p>
        </w:tc>
        <w:tc>
          <w:tcPr>
            <w:tcW w:w="0" w:type="auto"/>
            <w:vAlign w:val="center"/>
          </w:tcPr>
          <w:p w14:paraId="7E960CDD" w14:textId="77777777" w:rsidR="005E6CD9" w:rsidRPr="00782762" w:rsidRDefault="005E6CD9" w:rsidP="005E6CD9">
            <w:pPr>
              <w:jc w:val="center"/>
              <w:rPr>
                <w:rFonts w:ascii="Calibri" w:hAnsi="Calibri"/>
                <w:sz w:val="18"/>
                <w:szCs w:val="18"/>
              </w:rPr>
            </w:pPr>
            <w:r>
              <w:rPr>
                <w:rFonts w:ascii="Calibri" w:hAnsi="Calibri"/>
                <w:sz w:val="18"/>
                <w:szCs w:val="18"/>
              </w:rPr>
              <w:t>0.955</w:t>
            </w:r>
          </w:p>
        </w:tc>
        <w:tc>
          <w:tcPr>
            <w:tcW w:w="0" w:type="auto"/>
            <w:vAlign w:val="center"/>
          </w:tcPr>
          <w:p w14:paraId="7E960CDE" w14:textId="77777777" w:rsidR="005E6CD9" w:rsidRPr="00782762" w:rsidRDefault="005E6CD9" w:rsidP="005E6CD9">
            <w:pPr>
              <w:jc w:val="center"/>
              <w:rPr>
                <w:rFonts w:ascii="Calibri" w:hAnsi="Calibri"/>
                <w:sz w:val="18"/>
                <w:szCs w:val="18"/>
              </w:rPr>
            </w:pPr>
            <w:r>
              <w:rPr>
                <w:rFonts w:ascii="Calibri" w:hAnsi="Calibri"/>
                <w:sz w:val="18"/>
                <w:szCs w:val="18"/>
              </w:rPr>
              <w:t>0.951</w:t>
            </w:r>
          </w:p>
        </w:tc>
        <w:tc>
          <w:tcPr>
            <w:tcW w:w="0" w:type="auto"/>
            <w:vAlign w:val="center"/>
          </w:tcPr>
          <w:p w14:paraId="7E960CDF" w14:textId="77777777" w:rsidR="005E6CD9" w:rsidRPr="00782762" w:rsidRDefault="005E6CD9" w:rsidP="005E6CD9">
            <w:pPr>
              <w:jc w:val="center"/>
              <w:rPr>
                <w:rFonts w:ascii="Calibri" w:hAnsi="Calibri"/>
                <w:sz w:val="18"/>
                <w:szCs w:val="18"/>
              </w:rPr>
            </w:pPr>
            <w:r>
              <w:rPr>
                <w:rFonts w:ascii="Calibri" w:hAnsi="Calibri"/>
                <w:sz w:val="18"/>
                <w:szCs w:val="18"/>
              </w:rPr>
              <w:t>0.946</w:t>
            </w:r>
          </w:p>
        </w:tc>
        <w:tc>
          <w:tcPr>
            <w:tcW w:w="0" w:type="auto"/>
            <w:vAlign w:val="center"/>
          </w:tcPr>
          <w:p w14:paraId="7E960CE0" w14:textId="77777777" w:rsidR="005E6CD9" w:rsidRPr="00782762" w:rsidRDefault="005E6CD9" w:rsidP="005E6CD9">
            <w:pPr>
              <w:jc w:val="center"/>
              <w:rPr>
                <w:rFonts w:ascii="Calibri" w:hAnsi="Calibri"/>
                <w:sz w:val="18"/>
                <w:szCs w:val="18"/>
              </w:rPr>
            </w:pPr>
            <w:r>
              <w:rPr>
                <w:rFonts w:ascii="Calibri" w:hAnsi="Calibri"/>
                <w:sz w:val="18"/>
                <w:szCs w:val="18"/>
              </w:rPr>
              <w:t>0.942</w:t>
            </w:r>
          </w:p>
        </w:tc>
      </w:tr>
      <w:tr w:rsidR="005E6CD9" w:rsidRPr="00782762" w14:paraId="7E960CED" w14:textId="77777777" w:rsidTr="002B356F">
        <w:trPr>
          <w:cantSplit/>
          <w:trHeight w:hRule="exact" w:val="187"/>
          <w:jc w:val="center"/>
        </w:trPr>
        <w:tc>
          <w:tcPr>
            <w:tcW w:w="0" w:type="auto"/>
            <w:vMerge/>
            <w:vAlign w:val="center"/>
          </w:tcPr>
          <w:p w14:paraId="7E960CE2" w14:textId="77777777" w:rsidR="005E6CD9" w:rsidRPr="00782762" w:rsidRDefault="005E6CD9" w:rsidP="005E6CD9">
            <w:pPr>
              <w:jc w:val="center"/>
              <w:rPr>
                <w:rFonts w:ascii="Calibri" w:hAnsi="Calibri"/>
                <w:sz w:val="18"/>
                <w:szCs w:val="18"/>
              </w:rPr>
            </w:pPr>
          </w:p>
        </w:tc>
        <w:tc>
          <w:tcPr>
            <w:tcW w:w="0" w:type="auto"/>
            <w:vAlign w:val="center"/>
          </w:tcPr>
          <w:p w14:paraId="7E960CE3" w14:textId="77777777" w:rsidR="005E6CD9" w:rsidRPr="00782762" w:rsidRDefault="005E6CD9" w:rsidP="005E6CD9">
            <w:pPr>
              <w:jc w:val="center"/>
              <w:rPr>
                <w:rFonts w:ascii="Calibri" w:hAnsi="Calibri"/>
                <w:b/>
                <w:sz w:val="18"/>
                <w:szCs w:val="18"/>
              </w:rPr>
            </w:pPr>
            <w:r>
              <w:rPr>
                <w:rFonts w:ascii="Calibri" w:hAnsi="Calibri"/>
                <w:b/>
                <w:sz w:val="18"/>
                <w:szCs w:val="18"/>
              </w:rPr>
              <w:t>50</w:t>
            </w:r>
          </w:p>
        </w:tc>
        <w:tc>
          <w:tcPr>
            <w:tcW w:w="0" w:type="auto"/>
            <w:vAlign w:val="center"/>
          </w:tcPr>
          <w:p w14:paraId="7E960CE4" w14:textId="77777777" w:rsidR="005E6CD9" w:rsidRPr="00782762" w:rsidRDefault="005E6CD9" w:rsidP="005E6CD9">
            <w:pPr>
              <w:jc w:val="center"/>
              <w:rPr>
                <w:rFonts w:ascii="Calibri" w:hAnsi="Calibri"/>
                <w:sz w:val="18"/>
                <w:szCs w:val="18"/>
              </w:rPr>
            </w:pPr>
            <w:r>
              <w:rPr>
                <w:rFonts w:ascii="Calibri" w:hAnsi="Calibri"/>
                <w:sz w:val="18"/>
                <w:szCs w:val="18"/>
              </w:rPr>
              <w:t>0.987</w:t>
            </w:r>
          </w:p>
        </w:tc>
        <w:tc>
          <w:tcPr>
            <w:tcW w:w="0" w:type="auto"/>
            <w:vAlign w:val="center"/>
          </w:tcPr>
          <w:p w14:paraId="7E960CE5" w14:textId="77777777" w:rsidR="005E6CD9" w:rsidRPr="00782762" w:rsidRDefault="005E6CD9" w:rsidP="005E6CD9">
            <w:pPr>
              <w:jc w:val="center"/>
              <w:rPr>
                <w:rFonts w:ascii="Calibri" w:hAnsi="Calibri"/>
                <w:sz w:val="18"/>
                <w:szCs w:val="18"/>
              </w:rPr>
            </w:pPr>
            <w:r>
              <w:rPr>
                <w:rFonts w:ascii="Calibri" w:hAnsi="Calibri"/>
                <w:sz w:val="18"/>
                <w:szCs w:val="18"/>
              </w:rPr>
              <w:t>0.982</w:t>
            </w:r>
          </w:p>
        </w:tc>
        <w:tc>
          <w:tcPr>
            <w:tcW w:w="0" w:type="auto"/>
            <w:vAlign w:val="center"/>
          </w:tcPr>
          <w:p w14:paraId="7E960CE6" w14:textId="77777777" w:rsidR="005E6CD9" w:rsidRPr="00782762" w:rsidRDefault="005E6CD9" w:rsidP="005E6CD9">
            <w:pPr>
              <w:jc w:val="center"/>
              <w:rPr>
                <w:rFonts w:ascii="Calibri" w:hAnsi="Calibri"/>
                <w:sz w:val="18"/>
                <w:szCs w:val="18"/>
              </w:rPr>
            </w:pPr>
            <w:r>
              <w:rPr>
                <w:rFonts w:ascii="Calibri" w:hAnsi="Calibri"/>
                <w:sz w:val="18"/>
                <w:szCs w:val="18"/>
              </w:rPr>
              <w:t>0.977</w:t>
            </w:r>
          </w:p>
        </w:tc>
        <w:tc>
          <w:tcPr>
            <w:tcW w:w="0" w:type="auto"/>
            <w:vAlign w:val="center"/>
          </w:tcPr>
          <w:p w14:paraId="7E960CE7" w14:textId="77777777" w:rsidR="005E6CD9" w:rsidRPr="00782762" w:rsidRDefault="005E6CD9" w:rsidP="005E6CD9">
            <w:pPr>
              <w:jc w:val="center"/>
              <w:rPr>
                <w:rFonts w:ascii="Calibri" w:hAnsi="Calibri"/>
                <w:sz w:val="18"/>
                <w:szCs w:val="18"/>
              </w:rPr>
            </w:pPr>
            <w:r>
              <w:rPr>
                <w:rFonts w:ascii="Calibri" w:hAnsi="Calibri"/>
                <w:sz w:val="18"/>
                <w:szCs w:val="18"/>
              </w:rPr>
              <w:t>0.973</w:t>
            </w:r>
          </w:p>
        </w:tc>
        <w:tc>
          <w:tcPr>
            <w:tcW w:w="0" w:type="auto"/>
            <w:vAlign w:val="center"/>
          </w:tcPr>
          <w:p w14:paraId="7E960CE8" w14:textId="77777777" w:rsidR="005E6CD9" w:rsidRPr="00782762" w:rsidRDefault="005E6CD9" w:rsidP="005E6CD9">
            <w:pPr>
              <w:jc w:val="center"/>
              <w:rPr>
                <w:rFonts w:ascii="Calibri" w:hAnsi="Calibri"/>
                <w:sz w:val="18"/>
                <w:szCs w:val="18"/>
              </w:rPr>
            </w:pPr>
            <w:r>
              <w:rPr>
                <w:rFonts w:ascii="Calibri" w:hAnsi="Calibri"/>
                <w:sz w:val="18"/>
                <w:szCs w:val="18"/>
              </w:rPr>
              <w:t>0.968</w:t>
            </w:r>
          </w:p>
        </w:tc>
        <w:tc>
          <w:tcPr>
            <w:tcW w:w="0" w:type="auto"/>
            <w:vAlign w:val="center"/>
          </w:tcPr>
          <w:p w14:paraId="7E960CE9" w14:textId="77777777" w:rsidR="005E6CD9" w:rsidRPr="00782762" w:rsidRDefault="005E6CD9" w:rsidP="005E6CD9">
            <w:pPr>
              <w:jc w:val="center"/>
              <w:rPr>
                <w:rFonts w:ascii="Calibri" w:hAnsi="Calibri"/>
                <w:sz w:val="18"/>
                <w:szCs w:val="18"/>
              </w:rPr>
            </w:pPr>
            <w:r>
              <w:rPr>
                <w:rFonts w:ascii="Calibri" w:hAnsi="Calibri"/>
                <w:sz w:val="18"/>
                <w:szCs w:val="18"/>
              </w:rPr>
              <w:t>0.963</w:t>
            </w:r>
          </w:p>
        </w:tc>
        <w:tc>
          <w:tcPr>
            <w:tcW w:w="0" w:type="auto"/>
            <w:vAlign w:val="center"/>
          </w:tcPr>
          <w:p w14:paraId="7E960CEA" w14:textId="77777777" w:rsidR="005E6CD9" w:rsidRPr="00782762" w:rsidRDefault="005E6CD9" w:rsidP="005E6CD9">
            <w:pPr>
              <w:jc w:val="center"/>
              <w:rPr>
                <w:rFonts w:ascii="Calibri" w:hAnsi="Calibri"/>
                <w:sz w:val="18"/>
                <w:szCs w:val="18"/>
              </w:rPr>
            </w:pPr>
            <w:r>
              <w:rPr>
                <w:rFonts w:ascii="Calibri" w:hAnsi="Calibri"/>
                <w:sz w:val="18"/>
                <w:szCs w:val="18"/>
              </w:rPr>
              <w:t>0.959</w:t>
            </w:r>
          </w:p>
        </w:tc>
        <w:tc>
          <w:tcPr>
            <w:tcW w:w="0" w:type="auto"/>
            <w:vAlign w:val="center"/>
          </w:tcPr>
          <w:p w14:paraId="7E960CEB" w14:textId="77777777" w:rsidR="005E6CD9" w:rsidRPr="00782762" w:rsidRDefault="005E6CD9" w:rsidP="005E6CD9">
            <w:pPr>
              <w:jc w:val="center"/>
              <w:rPr>
                <w:rFonts w:ascii="Calibri" w:hAnsi="Calibri"/>
                <w:sz w:val="18"/>
                <w:szCs w:val="18"/>
              </w:rPr>
            </w:pPr>
            <w:r>
              <w:rPr>
                <w:rFonts w:ascii="Calibri" w:hAnsi="Calibri"/>
                <w:sz w:val="18"/>
                <w:szCs w:val="18"/>
              </w:rPr>
              <w:t>0.955</w:t>
            </w:r>
          </w:p>
        </w:tc>
        <w:tc>
          <w:tcPr>
            <w:tcW w:w="0" w:type="auto"/>
            <w:vAlign w:val="center"/>
          </w:tcPr>
          <w:p w14:paraId="7E960CEC" w14:textId="77777777" w:rsidR="005E6CD9" w:rsidRPr="00782762" w:rsidRDefault="005E6CD9" w:rsidP="005E6CD9">
            <w:pPr>
              <w:jc w:val="center"/>
              <w:rPr>
                <w:rFonts w:ascii="Calibri" w:hAnsi="Calibri"/>
                <w:sz w:val="18"/>
                <w:szCs w:val="18"/>
              </w:rPr>
            </w:pPr>
            <w:r>
              <w:rPr>
                <w:rFonts w:ascii="Calibri" w:hAnsi="Calibri"/>
                <w:sz w:val="18"/>
                <w:szCs w:val="18"/>
              </w:rPr>
              <w:t>0.950</w:t>
            </w:r>
          </w:p>
        </w:tc>
      </w:tr>
      <w:tr w:rsidR="005E6CD9" w:rsidRPr="00782762" w14:paraId="7E960CF9" w14:textId="77777777" w:rsidTr="002B356F">
        <w:trPr>
          <w:cantSplit/>
          <w:trHeight w:hRule="exact" w:val="187"/>
          <w:jc w:val="center"/>
        </w:trPr>
        <w:tc>
          <w:tcPr>
            <w:tcW w:w="0" w:type="auto"/>
            <w:vMerge/>
            <w:vAlign w:val="center"/>
          </w:tcPr>
          <w:p w14:paraId="7E960CEE" w14:textId="77777777" w:rsidR="005E6CD9" w:rsidRPr="00782762" w:rsidRDefault="005E6CD9" w:rsidP="005E6CD9">
            <w:pPr>
              <w:jc w:val="center"/>
              <w:rPr>
                <w:rFonts w:ascii="Calibri" w:hAnsi="Calibri"/>
                <w:sz w:val="18"/>
                <w:szCs w:val="18"/>
              </w:rPr>
            </w:pPr>
          </w:p>
        </w:tc>
        <w:tc>
          <w:tcPr>
            <w:tcW w:w="0" w:type="auto"/>
            <w:vAlign w:val="center"/>
          </w:tcPr>
          <w:p w14:paraId="7E960CEF" w14:textId="77777777" w:rsidR="005E6CD9" w:rsidRPr="00782762" w:rsidRDefault="005E6CD9" w:rsidP="005E6CD9">
            <w:pPr>
              <w:jc w:val="center"/>
              <w:rPr>
                <w:rFonts w:ascii="Calibri" w:hAnsi="Calibri"/>
                <w:b/>
                <w:sz w:val="18"/>
                <w:szCs w:val="18"/>
              </w:rPr>
            </w:pPr>
            <w:r>
              <w:rPr>
                <w:rFonts w:ascii="Calibri" w:hAnsi="Calibri"/>
                <w:b/>
                <w:sz w:val="18"/>
                <w:szCs w:val="18"/>
              </w:rPr>
              <w:t>55</w:t>
            </w:r>
          </w:p>
        </w:tc>
        <w:tc>
          <w:tcPr>
            <w:tcW w:w="0" w:type="auto"/>
            <w:vAlign w:val="center"/>
          </w:tcPr>
          <w:p w14:paraId="7E960CF0" w14:textId="77777777" w:rsidR="005E6CD9" w:rsidRPr="00782762" w:rsidRDefault="005E6CD9" w:rsidP="005E6CD9">
            <w:pPr>
              <w:jc w:val="center"/>
              <w:rPr>
                <w:rFonts w:ascii="Calibri" w:hAnsi="Calibri"/>
                <w:sz w:val="18"/>
                <w:szCs w:val="18"/>
              </w:rPr>
            </w:pPr>
            <w:r>
              <w:rPr>
                <w:rFonts w:ascii="Calibri" w:hAnsi="Calibri"/>
                <w:sz w:val="18"/>
                <w:szCs w:val="18"/>
              </w:rPr>
              <w:t>0.995</w:t>
            </w:r>
          </w:p>
        </w:tc>
        <w:tc>
          <w:tcPr>
            <w:tcW w:w="0" w:type="auto"/>
            <w:vAlign w:val="center"/>
          </w:tcPr>
          <w:p w14:paraId="7E960CF1" w14:textId="77777777" w:rsidR="005E6CD9" w:rsidRPr="00782762" w:rsidRDefault="005E6CD9" w:rsidP="005E6CD9">
            <w:pPr>
              <w:jc w:val="center"/>
              <w:rPr>
                <w:rFonts w:ascii="Calibri" w:hAnsi="Calibri"/>
                <w:sz w:val="18"/>
                <w:szCs w:val="18"/>
              </w:rPr>
            </w:pPr>
            <w:r>
              <w:rPr>
                <w:rFonts w:ascii="Calibri" w:hAnsi="Calibri"/>
                <w:sz w:val="18"/>
                <w:szCs w:val="18"/>
              </w:rPr>
              <w:t>0.990</w:t>
            </w:r>
          </w:p>
        </w:tc>
        <w:tc>
          <w:tcPr>
            <w:tcW w:w="0" w:type="auto"/>
            <w:vAlign w:val="center"/>
          </w:tcPr>
          <w:p w14:paraId="7E960CF2" w14:textId="77777777" w:rsidR="005E6CD9" w:rsidRPr="00782762" w:rsidRDefault="005E6CD9" w:rsidP="005E6CD9">
            <w:pPr>
              <w:jc w:val="center"/>
              <w:rPr>
                <w:rFonts w:ascii="Calibri" w:hAnsi="Calibri"/>
                <w:sz w:val="18"/>
                <w:szCs w:val="18"/>
              </w:rPr>
            </w:pPr>
            <w:r>
              <w:rPr>
                <w:rFonts w:ascii="Calibri" w:hAnsi="Calibri"/>
                <w:sz w:val="18"/>
                <w:szCs w:val="18"/>
              </w:rPr>
              <w:t>0.986</w:t>
            </w:r>
          </w:p>
        </w:tc>
        <w:tc>
          <w:tcPr>
            <w:tcW w:w="0" w:type="auto"/>
            <w:vAlign w:val="center"/>
          </w:tcPr>
          <w:p w14:paraId="7E960CF3" w14:textId="77777777" w:rsidR="005E6CD9" w:rsidRPr="00782762" w:rsidRDefault="005E6CD9" w:rsidP="005E6CD9">
            <w:pPr>
              <w:jc w:val="center"/>
              <w:rPr>
                <w:rFonts w:ascii="Calibri" w:hAnsi="Calibri"/>
                <w:sz w:val="18"/>
                <w:szCs w:val="18"/>
              </w:rPr>
            </w:pPr>
            <w:r>
              <w:rPr>
                <w:rFonts w:ascii="Calibri" w:hAnsi="Calibri"/>
                <w:sz w:val="18"/>
                <w:szCs w:val="18"/>
              </w:rPr>
              <w:t>0.981</w:t>
            </w:r>
          </w:p>
        </w:tc>
        <w:tc>
          <w:tcPr>
            <w:tcW w:w="0" w:type="auto"/>
            <w:vAlign w:val="center"/>
          </w:tcPr>
          <w:p w14:paraId="7E960CF4" w14:textId="77777777" w:rsidR="005E6CD9" w:rsidRPr="00782762" w:rsidRDefault="005E6CD9" w:rsidP="005E6CD9">
            <w:pPr>
              <w:jc w:val="center"/>
              <w:rPr>
                <w:rFonts w:ascii="Calibri" w:hAnsi="Calibri"/>
                <w:sz w:val="18"/>
                <w:szCs w:val="18"/>
              </w:rPr>
            </w:pPr>
            <w:r>
              <w:rPr>
                <w:rFonts w:ascii="Calibri" w:hAnsi="Calibri"/>
                <w:sz w:val="18"/>
                <w:szCs w:val="18"/>
              </w:rPr>
              <w:t>0.976</w:t>
            </w:r>
          </w:p>
        </w:tc>
        <w:tc>
          <w:tcPr>
            <w:tcW w:w="0" w:type="auto"/>
            <w:vAlign w:val="center"/>
          </w:tcPr>
          <w:p w14:paraId="7E960CF5" w14:textId="77777777" w:rsidR="005E6CD9" w:rsidRPr="00782762" w:rsidRDefault="005E6CD9" w:rsidP="005E6CD9">
            <w:pPr>
              <w:jc w:val="center"/>
              <w:rPr>
                <w:rFonts w:ascii="Calibri" w:hAnsi="Calibri"/>
                <w:sz w:val="18"/>
                <w:szCs w:val="18"/>
              </w:rPr>
            </w:pPr>
            <w:r>
              <w:rPr>
                <w:rFonts w:ascii="Calibri" w:hAnsi="Calibri"/>
                <w:sz w:val="18"/>
                <w:szCs w:val="18"/>
              </w:rPr>
              <w:t>0.972</w:t>
            </w:r>
          </w:p>
        </w:tc>
        <w:tc>
          <w:tcPr>
            <w:tcW w:w="0" w:type="auto"/>
            <w:vAlign w:val="center"/>
          </w:tcPr>
          <w:p w14:paraId="7E960CF6" w14:textId="77777777" w:rsidR="005E6CD9" w:rsidRPr="00782762" w:rsidRDefault="005E6CD9" w:rsidP="005E6CD9">
            <w:pPr>
              <w:jc w:val="center"/>
              <w:rPr>
                <w:rFonts w:ascii="Calibri" w:hAnsi="Calibri"/>
                <w:sz w:val="18"/>
                <w:szCs w:val="18"/>
              </w:rPr>
            </w:pPr>
            <w:r>
              <w:rPr>
                <w:rFonts w:ascii="Calibri" w:hAnsi="Calibri"/>
                <w:sz w:val="18"/>
                <w:szCs w:val="18"/>
              </w:rPr>
              <w:t>0.967</w:t>
            </w:r>
          </w:p>
        </w:tc>
        <w:tc>
          <w:tcPr>
            <w:tcW w:w="0" w:type="auto"/>
            <w:vAlign w:val="center"/>
          </w:tcPr>
          <w:p w14:paraId="7E960CF7" w14:textId="77777777" w:rsidR="005E6CD9" w:rsidRPr="00782762" w:rsidRDefault="005E6CD9" w:rsidP="005E6CD9">
            <w:pPr>
              <w:jc w:val="center"/>
              <w:rPr>
                <w:rFonts w:ascii="Calibri" w:hAnsi="Calibri"/>
                <w:sz w:val="18"/>
                <w:szCs w:val="18"/>
              </w:rPr>
            </w:pPr>
            <w:r>
              <w:rPr>
                <w:rFonts w:ascii="Calibri" w:hAnsi="Calibri"/>
                <w:sz w:val="18"/>
                <w:szCs w:val="18"/>
              </w:rPr>
              <w:t>0.963</w:t>
            </w:r>
          </w:p>
        </w:tc>
        <w:tc>
          <w:tcPr>
            <w:tcW w:w="0" w:type="auto"/>
            <w:vAlign w:val="center"/>
          </w:tcPr>
          <w:p w14:paraId="7E960CF8" w14:textId="77777777" w:rsidR="005E6CD9" w:rsidRPr="00782762" w:rsidRDefault="005E6CD9" w:rsidP="005E6CD9">
            <w:pPr>
              <w:jc w:val="center"/>
              <w:rPr>
                <w:rFonts w:ascii="Calibri" w:hAnsi="Calibri"/>
                <w:sz w:val="18"/>
                <w:szCs w:val="18"/>
              </w:rPr>
            </w:pPr>
            <w:r>
              <w:rPr>
                <w:rFonts w:ascii="Calibri" w:hAnsi="Calibri"/>
                <w:sz w:val="18"/>
                <w:szCs w:val="18"/>
              </w:rPr>
              <w:t>0.958</w:t>
            </w:r>
          </w:p>
        </w:tc>
      </w:tr>
      <w:tr w:rsidR="005E6CD9" w:rsidRPr="00782762" w14:paraId="7E960D05" w14:textId="77777777" w:rsidTr="002B356F">
        <w:trPr>
          <w:cantSplit/>
          <w:trHeight w:hRule="exact" w:val="187"/>
          <w:jc w:val="center"/>
        </w:trPr>
        <w:tc>
          <w:tcPr>
            <w:tcW w:w="0" w:type="auto"/>
            <w:vMerge/>
            <w:vAlign w:val="center"/>
          </w:tcPr>
          <w:p w14:paraId="7E960CFA" w14:textId="77777777" w:rsidR="005E6CD9" w:rsidRPr="00782762" w:rsidRDefault="005E6CD9" w:rsidP="005E6CD9">
            <w:pPr>
              <w:jc w:val="center"/>
              <w:rPr>
                <w:rFonts w:ascii="Calibri" w:hAnsi="Calibri"/>
                <w:sz w:val="18"/>
                <w:szCs w:val="18"/>
              </w:rPr>
            </w:pPr>
          </w:p>
        </w:tc>
        <w:tc>
          <w:tcPr>
            <w:tcW w:w="0" w:type="auto"/>
            <w:vAlign w:val="center"/>
          </w:tcPr>
          <w:p w14:paraId="7E960CFB" w14:textId="77777777" w:rsidR="005E6CD9" w:rsidRPr="00782762" w:rsidRDefault="005E6CD9" w:rsidP="005E6CD9">
            <w:pPr>
              <w:jc w:val="center"/>
              <w:rPr>
                <w:rFonts w:ascii="Calibri" w:hAnsi="Calibri"/>
                <w:b/>
                <w:sz w:val="18"/>
                <w:szCs w:val="18"/>
              </w:rPr>
            </w:pPr>
            <w:r>
              <w:rPr>
                <w:rFonts w:ascii="Calibri" w:hAnsi="Calibri"/>
                <w:b/>
                <w:sz w:val="18"/>
                <w:szCs w:val="18"/>
              </w:rPr>
              <w:t>60</w:t>
            </w:r>
          </w:p>
        </w:tc>
        <w:tc>
          <w:tcPr>
            <w:tcW w:w="0" w:type="auto"/>
            <w:vAlign w:val="center"/>
          </w:tcPr>
          <w:p w14:paraId="7E960CFC" w14:textId="77777777" w:rsidR="005E6CD9" w:rsidRPr="00782762" w:rsidRDefault="005E6CD9" w:rsidP="005E6CD9">
            <w:pPr>
              <w:jc w:val="center"/>
              <w:rPr>
                <w:rFonts w:ascii="Calibri" w:hAnsi="Calibri"/>
                <w:sz w:val="18"/>
                <w:szCs w:val="18"/>
              </w:rPr>
            </w:pPr>
            <w:r>
              <w:rPr>
                <w:rFonts w:ascii="Calibri" w:hAnsi="Calibri"/>
                <w:sz w:val="18"/>
                <w:szCs w:val="18"/>
              </w:rPr>
              <w:t>1.004</w:t>
            </w:r>
          </w:p>
        </w:tc>
        <w:tc>
          <w:tcPr>
            <w:tcW w:w="0" w:type="auto"/>
            <w:vAlign w:val="center"/>
          </w:tcPr>
          <w:p w14:paraId="7E960CFD" w14:textId="77777777" w:rsidR="005E6CD9" w:rsidRPr="00782762" w:rsidRDefault="005E6CD9" w:rsidP="005E6CD9">
            <w:pPr>
              <w:jc w:val="center"/>
              <w:rPr>
                <w:rFonts w:ascii="Calibri" w:hAnsi="Calibri"/>
                <w:sz w:val="18"/>
                <w:szCs w:val="18"/>
              </w:rPr>
            </w:pPr>
            <w:r>
              <w:rPr>
                <w:rFonts w:ascii="Calibri" w:hAnsi="Calibri"/>
                <w:sz w:val="18"/>
                <w:szCs w:val="18"/>
              </w:rPr>
              <w:t>0.999</w:t>
            </w:r>
          </w:p>
        </w:tc>
        <w:tc>
          <w:tcPr>
            <w:tcW w:w="0" w:type="auto"/>
            <w:vAlign w:val="center"/>
          </w:tcPr>
          <w:p w14:paraId="7E960CFE" w14:textId="77777777" w:rsidR="005E6CD9" w:rsidRPr="00782762" w:rsidRDefault="005E6CD9" w:rsidP="005E6CD9">
            <w:pPr>
              <w:jc w:val="center"/>
              <w:rPr>
                <w:rFonts w:ascii="Calibri" w:hAnsi="Calibri"/>
                <w:sz w:val="18"/>
                <w:szCs w:val="18"/>
              </w:rPr>
            </w:pPr>
            <w:r>
              <w:rPr>
                <w:rFonts w:ascii="Calibri" w:hAnsi="Calibri"/>
                <w:sz w:val="18"/>
                <w:szCs w:val="18"/>
              </w:rPr>
              <w:t>0.994</w:t>
            </w:r>
          </w:p>
        </w:tc>
        <w:tc>
          <w:tcPr>
            <w:tcW w:w="0" w:type="auto"/>
            <w:vAlign w:val="center"/>
          </w:tcPr>
          <w:p w14:paraId="7E960CFF" w14:textId="77777777" w:rsidR="005E6CD9" w:rsidRPr="00782762" w:rsidRDefault="005E6CD9" w:rsidP="005E6CD9">
            <w:pPr>
              <w:jc w:val="center"/>
              <w:rPr>
                <w:rFonts w:ascii="Calibri" w:hAnsi="Calibri"/>
                <w:sz w:val="18"/>
                <w:szCs w:val="18"/>
              </w:rPr>
            </w:pPr>
            <w:r>
              <w:rPr>
                <w:rFonts w:ascii="Calibri" w:hAnsi="Calibri"/>
                <w:sz w:val="18"/>
                <w:szCs w:val="18"/>
              </w:rPr>
              <w:t>0.998</w:t>
            </w:r>
          </w:p>
        </w:tc>
        <w:tc>
          <w:tcPr>
            <w:tcW w:w="0" w:type="auto"/>
            <w:vAlign w:val="center"/>
          </w:tcPr>
          <w:p w14:paraId="7E960D00" w14:textId="77777777" w:rsidR="005E6CD9" w:rsidRPr="00782762" w:rsidRDefault="005E6CD9" w:rsidP="005E6CD9">
            <w:pPr>
              <w:jc w:val="center"/>
              <w:rPr>
                <w:rFonts w:ascii="Calibri" w:hAnsi="Calibri"/>
                <w:sz w:val="18"/>
                <w:szCs w:val="18"/>
              </w:rPr>
            </w:pPr>
            <w:r>
              <w:rPr>
                <w:rFonts w:ascii="Calibri" w:hAnsi="Calibri"/>
                <w:sz w:val="18"/>
                <w:szCs w:val="18"/>
              </w:rPr>
              <w:t>0.985</w:t>
            </w:r>
          </w:p>
        </w:tc>
        <w:tc>
          <w:tcPr>
            <w:tcW w:w="0" w:type="auto"/>
            <w:vAlign w:val="center"/>
          </w:tcPr>
          <w:p w14:paraId="7E960D01" w14:textId="77777777" w:rsidR="005E6CD9" w:rsidRPr="00782762" w:rsidRDefault="005E6CD9" w:rsidP="005E6CD9">
            <w:pPr>
              <w:jc w:val="center"/>
              <w:rPr>
                <w:rFonts w:ascii="Calibri" w:hAnsi="Calibri"/>
                <w:sz w:val="18"/>
                <w:szCs w:val="18"/>
              </w:rPr>
            </w:pPr>
            <w:r>
              <w:rPr>
                <w:rFonts w:ascii="Calibri" w:hAnsi="Calibri"/>
                <w:sz w:val="18"/>
                <w:szCs w:val="18"/>
              </w:rPr>
              <w:t>0.980</w:t>
            </w:r>
          </w:p>
        </w:tc>
        <w:tc>
          <w:tcPr>
            <w:tcW w:w="0" w:type="auto"/>
            <w:vAlign w:val="center"/>
          </w:tcPr>
          <w:p w14:paraId="7E960D02" w14:textId="77777777" w:rsidR="005E6CD9" w:rsidRPr="00782762" w:rsidRDefault="005E6CD9" w:rsidP="005E6CD9">
            <w:pPr>
              <w:jc w:val="center"/>
              <w:rPr>
                <w:rFonts w:ascii="Calibri" w:hAnsi="Calibri"/>
                <w:sz w:val="18"/>
                <w:szCs w:val="18"/>
              </w:rPr>
            </w:pPr>
            <w:r>
              <w:rPr>
                <w:rFonts w:ascii="Calibri" w:hAnsi="Calibri"/>
                <w:sz w:val="18"/>
                <w:szCs w:val="18"/>
              </w:rPr>
              <w:t>0.976</w:t>
            </w:r>
          </w:p>
        </w:tc>
        <w:tc>
          <w:tcPr>
            <w:tcW w:w="0" w:type="auto"/>
            <w:vAlign w:val="center"/>
          </w:tcPr>
          <w:p w14:paraId="7E960D03" w14:textId="77777777" w:rsidR="005E6CD9" w:rsidRPr="00782762" w:rsidRDefault="005E6CD9" w:rsidP="005E6CD9">
            <w:pPr>
              <w:jc w:val="center"/>
              <w:rPr>
                <w:rFonts w:ascii="Calibri" w:hAnsi="Calibri"/>
                <w:sz w:val="18"/>
                <w:szCs w:val="18"/>
              </w:rPr>
            </w:pPr>
            <w:r>
              <w:rPr>
                <w:rFonts w:ascii="Calibri" w:hAnsi="Calibri"/>
                <w:sz w:val="18"/>
                <w:szCs w:val="18"/>
              </w:rPr>
              <w:t>0.971</w:t>
            </w:r>
          </w:p>
        </w:tc>
        <w:tc>
          <w:tcPr>
            <w:tcW w:w="0" w:type="auto"/>
            <w:vAlign w:val="center"/>
          </w:tcPr>
          <w:p w14:paraId="7E960D04" w14:textId="77777777" w:rsidR="005E6CD9" w:rsidRPr="00782762" w:rsidRDefault="005E6CD9" w:rsidP="005E6CD9">
            <w:pPr>
              <w:jc w:val="center"/>
              <w:rPr>
                <w:rFonts w:ascii="Calibri" w:hAnsi="Calibri"/>
                <w:sz w:val="18"/>
                <w:szCs w:val="18"/>
              </w:rPr>
            </w:pPr>
            <w:r>
              <w:rPr>
                <w:rFonts w:ascii="Calibri" w:hAnsi="Calibri"/>
                <w:sz w:val="18"/>
                <w:szCs w:val="18"/>
              </w:rPr>
              <w:t>0.967</w:t>
            </w:r>
          </w:p>
        </w:tc>
      </w:tr>
      <w:tr w:rsidR="005E6CD9" w:rsidRPr="00782762" w14:paraId="7E960D11" w14:textId="77777777" w:rsidTr="002B356F">
        <w:trPr>
          <w:cantSplit/>
          <w:trHeight w:hRule="exact" w:val="187"/>
          <w:jc w:val="center"/>
        </w:trPr>
        <w:tc>
          <w:tcPr>
            <w:tcW w:w="0" w:type="auto"/>
            <w:vMerge/>
            <w:vAlign w:val="center"/>
          </w:tcPr>
          <w:p w14:paraId="7E960D06" w14:textId="77777777" w:rsidR="005E6CD9" w:rsidRPr="00782762" w:rsidRDefault="005E6CD9" w:rsidP="005E6CD9">
            <w:pPr>
              <w:jc w:val="center"/>
              <w:rPr>
                <w:rFonts w:ascii="Calibri" w:hAnsi="Calibri"/>
                <w:sz w:val="18"/>
                <w:szCs w:val="18"/>
              </w:rPr>
            </w:pPr>
          </w:p>
        </w:tc>
        <w:tc>
          <w:tcPr>
            <w:tcW w:w="0" w:type="auto"/>
            <w:vAlign w:val="center"/>
          </w:tcPr>
          <w:p w14:paraId="7E960D07" w14:textId="77777777" w:rsidR="005E6CD9" w:rsidRPr="00782762" w:rsidRDefault="005E6CD9" w:rsidP="005E6CD9">
            <w:pPr>
              <w:jc w:val="center"/>
              <w:rPr>
                <w:rFonts w:ascii="Calibri" w:hAnsi="Calibri"/>
                <w:b/>
                <w:sz w:val="18"/>
                <w:szCs w:val="18"/>
              </w:rPr>
            </w:pPr>
            <w:r>
              <w:rPr>
                <w:rFonts w:ascii="Calibri" w:hAnsi="Calibri"/>
                <w:b/>
                <w:sz w:val="18"/>
                <w:szCs w:val="18"/>
              </w:rPr>
              <w:t>65</w:t>
            </w:r>
          </w:p>
        </w:tc>
        <w:tc>
          <w:tcPr>
            <w:tcW w:w="0" w:type="auto"/>
            <w:vAlign w:val="center"/>
          </w:tcPr>
          <w:p w14:paraId="7E960D08" w14:textId="77777777" w:rsidR="005E6CD9" w:rsidRPr="00782762" w:rsidRDefault="005E6CD9" w:rsidP="005E6CD9">
            <w:pPr>
              <w:jc w:val="center"/>
              <w:rPr>
                <w:rFonts w:ascii="Calibri" w:hAnsi="Calibri"/>
                <w:sz w:val="18"/>
                <w:szCs w:val="18"/>
              </w:rPr>
            </w:pPr>
            <w:r>
              <w:rPr>
                <w:rFonts w:ascii="Calibri" w:hAnsi="Calibri"/>
                <w:sz w:val="18"/>
                <w:szCs w:val="18"/>
              </w:rPr>
              <w:t>1.012</w:t>
            </w:r>
          </w:p>
        </w:tc>
        <w:tc>
          <w:tcPr>
            <w:tcW w:w="0" w:type="auto"/>
            <w:vAlign w:val="center"/>
          </w:tcPr>
          <w:p w14:paraId="7E960D09" w14:textId="77777777" w:rsidR="005E6CD9" w:rsidRPr="00782762" w:rsidRDefault="005E6CD9" w:rsidP="005E6CD9">
            <w:pPr>
              <w:jc w:val="center"/>
              <w:rPr>
                <w:rFonts w:ascii="Calibri" w:hAnsi="Calibri"/>
                <w:sz w:val="18"/>
                <w:szCs w:val="18"/>
              </w:rPr>
            </w:pPr>
            <w:r>
              <w:rPr>
                <w:rFonts w:ascii="Calibri" w:hAnsi="Calibri"/>
                <w:sz w:val="18"/>
                <w:szCs w:val="18"/>
              </w:rPr>
              <w:t>1.008</w:t>
            </w:r>
          </w:p>
        </w:tc>
        <w:tc>
          <w:tcPr>
            <w:tcW w:w="0" w:type="auto"/>
            <w:vAlign w:val="center"/>
          </w:tcPr>
          <w:p w14:paraId="7E960D0A" w14:textId="77777777" w:rsidR="005E6CD9" w:rsidRPr="00782762" w:rsidRDefault="005E6CD9" w:rsidP="005E6CD9">
            <w:pPr>
              <w:jc w:val="center"/>
              <w:rPr>
                <w:rFonts w:ascii="Calibri" w:hAnsi="Calibri"/>
                <w:sz w:val="18"/>
                <w:szCs w:val="18"/>
              </w:rPr>
            </w:pPr>
            <w:r>
              <w:rPr>
                <w:rFonts w:ascii="Calibri" w:hAnsi="Calibri"/>
                <w:sz w:val="18"/>
                <w:szCs w:val="18"/>
              </w:rPr>
              <w:t>1.003</w:t>
            </w:r>
          </w:p>
        </w:tc>
        <w:tc>
          <w:tcPr>
            <w:tcW w:w="0" w:type="auto"/>
            <w:vAlign w:val="center"/>
          </w:tcPr>
          <w:p w14:paraId="7E960D0B" w14:textId="77777777" w:rsidR="005E6CD9" w:rsidRPr="00782762" w:rsidRDefault="005E6CD9" w:rsidP="005E6CD9">
            <w:pPr>
              <w:jc w:val="center"/>
              <w:rPr>
                <w:rFonts w:ascii="Calibri" w:hAnsi="Calibri"/>
                <w:sz w:val="18"/>
                <w:szCs w:val="18"/>
              </w:rPr>
            </w:pPr>
            <w:r>
              <w:rPr>
                <w:rFonts w:ascii="Calibri" w:hAnsi="Calibri"/>
                <w:sz w:val="18"/>
                <w:szCs w:val="18"/>
              </w:rPr>
              <w:t>0.998</w:t>
            </w:r>
          </w:p>
        </w:tc>
        <w:tc>
          <w:tcPr>
            <w:tcW w:w="0" w:type="auto"/>
            <w:vAlign w:val="center"/>
          </w:tcPr>
          <w:p w14:paraId="7E960D0C" w14:textId="77777777" w:rsidR="005E6CD9" w:rsidRPr="00782762" w:rsidRDefault="005E6CD9" w:rsidP="005E6CD9">
            <w:pPr>
              <w:jc w:val="center"/>
              <w:rPr>
                <w:rFonts w:ascii="Calibri" w:hAnsi="Calibri"/>
                <w:sz w:val="18"/>
                <w:szCs w:val="18"/>
              </w:rPr>
            </w:pPr>
            <w:r>
              <w:rPr>
                <w:rFonts w:ascii="Calibri" w:hAnsi="Calibri"/>
                <w:sz w:val="18"/>
                <w:szCs w:val="18"/>
              </w:rPr>
              <w:t>0.993</w:t>
            </w:r>
          </w:p>
        </w:tc>
        <w:tc>
          <w:tcPr>
            <w:tcW w:w="0" w:type="auto"/>
            <w:vAlign w:val="center"/>
          </w:tcPr>
          <w:p w14:paraId="7E960D0D" w14:textId="77777777" w:rsidR="005E6CD9" w:rsidRPr="00782762" w:rsidRDefault="005E6CD9" w:rsidP="005E6CD9">
            <w:pPr>
              <w:jc w:val="center"/>
              <w:rPr>
                <w:rFonts w:ascii="Calibri" w:hAnsi="Calibri"/>
                <w:sz w:val="18"/>
                <w:szCs w:val="18"/>
              </w:rPr>
            </w:pPr>
            <w:r>
              <w:rPr>
                <w:rFonts w:ascii="Calibri" w:hAnsi="Calibri"/>
                <w:sz w:val="18"/>
                <w:szCs w:val="18"/>
              </w:rPr>
              <w:t>0.988</w:t>
            </w:r>
          </w:p>
        </w:tc>
        <w:tc>
          <w:tcPr>
            <w:tcW w:w="0" w:type="auto"/>
            <w:vAlign w:val="center"/>
          </w:tcPr>
          <w:p w14:paraId="7E960D0E" w14:textId="77777777" w:rsidR="005E6CD9" w:rsidRPr="00782762" w:rsidRDefault="005E6CD9" w:rsidP="005E6CD9">
            <w:pPr>
              <w:jc w:val="center"/>
              <w:rPr>
                <w:rFonts w:ascii="Calibri" w:hAnsi="Calibri"/>
                <w:sz w:val="18"/>
                <w:szCs w:val="18"/>
              </w:rPr>
            </w:pPr>
            <w:r>
              <w:rPr>
                <w:rFonts w:ascii="Calibri" w:hAnsi="Calibri"/>
                <w:sz w:val="18"/>
                <w:szCs w:val="18"/>
              </w:rPr>
              <w:t>0.984</w:t>
            </w:r>
          </w:p>
        </w:tc>
        <w:tc>
          <w:tcPr>
            <w:tcW w:w="0" w:type="auto"/>
            <w:vAlign w:val="center"/>
          </w:tcPr>
          <w:p w14:paraId="7E960D0F" w14:textId="77777777" w:rsidR="005E6CD9" w:rsidRPr="00782762" w:rsidRDefault="005E6CD9" w:rsidP="005E6CD9">
            <w:pPr>
              <w:jc w:val="center"/>
              <w:rPr>
                <w:rFonts w:ascii="Calibri" w:hAnsi="Calibri"/>
                <w:sz w:val="18"/>
                <w:szCs w:val="18"/>
              </w:rPr>
            </w:pPr>
            <w:r>
              <w:rPr>
                <w:rFonts w:ascii="Calibri" w:hAnsi="Calibri"/>
                <w:sz w:val="18"/>
                <w:szCs w:val="18"/>
              </w:rPr>
              <w:t>0.979</w:t>
            </w:r>
          </w:p>
        </w:tc>
        <w:tc>
          <w:tcPr>
            <w:tcW w:w="0" w:type="auto"/>
            <w:vAlign w:val="center"/>
          </w:tcPr>
          <w:p w14:paraId="7E960D10" w14:textId="77777777" w:rsidR="005E6CD9" w:rsidRPr="00782762" w:rsidRDefault="005E6CD9" w:rsidP="005E6CD9">
            <w:pPr>
              <w:jc w:val="center"/>
              <w:rPr>
                <w:rFonts w:ascii="Calibri" w:hAnsi="Calibri"/>
                <w:sz w:val="18"/>
                <w:szCs w:val="18"/>
              </w:rPr>
            </w:pPr>
            <w:r>
              <w:rPr>
                <w:rFonts w:ascii="Calibri" w:hAnsi="Calibri"/>
                <w:sz w:val="18"/>
                <w:szCs w:val="18"/>
              </w:rPr>
              <w:t>0.975</w:t>
            </w:r>
          </w:p>
        </w:tc>
      </w:tr>
      <w:tr w:rsidR="005E6CD9" w:rsidRPr="00782762" w14:paraId="7E960D1D" w14:textId="77777777" w:rsidTr="002B356F">
        <w:trPr>
          <w:cantSplit/>
          <w:trHeight w:hRule="exact" w:val="187"/>
          <w:jc w:val="center"/>
        </w:trPr>
        <w:tc>
          <w:tcPr>
            <w:tcW w:w="0" w:type="auto"/>
            <w:vMerge/>
            <w:vAlign w:val="center"/>
          </w:tcPr>
          <w:p w14:paraId="7E960D12" w14:textId="77777777" w:rsidR="005E6CD9" w:rsidRPr="00782762" w:rsidRDefault="005E6CD9" w:rsidP="005E6CD9">
            <w:pPr>
              <w:jc w:val="center"/>
              <w:rPr>
                <w:rFonts w:ascii="Calibri" w:hAnsi="Calibri"/>
                <w:sz w:val="18"/>
                <w:szCs w:val="18"/>
              </w:rPr>
            </w:pPr>
          </w:p>
        </w:tc>
        <w:tc>
          <w:tcPr>
            <w:tcW w:w="0" w:type="auto"/>
            <w:vAlign w:val="center"/>
          </w:tcPr>
          <w:p w14:paraId="7E960D13" w14:textId="77777777" w:rsidR="005E6CD9" w:rsidRPr="00782762" w:rsidRDefault="005E6CD9" w:rsidP="005E6CD9">
            <w:pPr>
              <w:jc w:val="center"/>
              <w:rPr>
                <w:rFonts w:ascii="Calibri" w:hAnsi="Calibri"/>
                <w:b/>
                <w:sz w:val="18"/>
                <w:szCs w:val="18"/>
              </w:rPr>
            </w:pPr>
            <w:r>
              <w:rPr>
                <w:rFonts w:ascii="Calibri" w:hAnsi="Calibri"/>
                <w:b/>
                <w:sz w:val="18"/>
                <w:szCs w:val="18"/>
              </w:rPr>
              <w:t>70</w:t>
            </w:r>
          </w:p>
        </w:tc>
        <w:tc>
          <w:tcPr>
            <w:tcW w:w="0" w:type="auto"/>
            <w:vAlign w:val="center"/>
          </w:tcPr>
          <w:p w14:paraId="7E960D14" w14:textId="77777777" w:rsidR="005E6CD9" w:rsidRPr="00782762" w:rsidRDefault="005E6CD9" w:rsidP="005E6CD9">
            <w:pPr>
              <w:jc w:val="center"/>
              <w:rPr>
                <w:rFonts w:ascii="Calibri" w:hAnsi="Calibri"/>
                <w:sz w:val="18"/>
                <w:szCs w:val="18"/>
              </w:rPr>
            </w:pPr>
            <w:r>
              <w:rPr>
                <w:rFonts w:ascii="Calibri" w:hAnsi="Calibri"/>
                <w:sz w:val="18"/>
                <w:szCs w:val="18"/>
              </w:rPr>
              <w:t>1.021</w:t>
            </w:r>
          </w:p>
        </w:tc>
        <w:tc>
          <w:tcPr>
            <w:tcW w:w="0" w:type="auto"/>
            <w:vAlign w:val="center"/>
          </w:tcPr>
          <w:p w14:paraId="7E960D15" w14:textId="77777777" w:rsidR="005E6CD9" w:rsidRPr="00782762" w:rsidRDefault="005E6CD9" w:rsidP="005E6CD9">
            <w:pPr>
              <w:jc w:val="center"/>
              <w:rPr>
                <w:rFonts w:ascii="Calibri" w:hAnsi="Calibri"/>
                <w:sz w:val="18"/>
                <w:szCs w:val="18"/>
              </w:rPr>
            </w:pPr>
            <w:r>
              <w:rPr>
                <w:rFonts w:ascii="Calibri" w:hAnsi="Calibri"/>
                <w:sz w:val="18"/>
                <w:szCs w:val="18"/>
              </w:rPr>
              <w:t>1.016</w:t>
            </w:r>
          </w:p>
        </w:tc>
        <w:tc>
          <w:tcPr>
            <w:tcW w:w="0" w:type="auto"/>
            <w:vAlign w:val="center"/>
          </w:tcPr>
          <w:p w14:paraId="7E960D16" w14:textId="77777777" w:rsidR="005E6CD9" w:rsidRPr="00782762" w:rsidRDefault="005E6CD9" w:rsidP="005E6CD9">
            <w:pPr>
              <w:jc w:val="center"/>
              <w:rPr>
                <w:rFonts w:ascii="Calibri" w:hAnsi="Calibri"/>
                <w:sz w:val="18"/>
                <w:szCs w:val="18"/>
              </w:rPr>
            </w:pPr>
            <w:r>
              <w:rPr>
                <w:rFonts w:ascii="Calibri" w:hAnsi="Calibri"/>
                <w:sz w:val="18"/>
                <w:szCs w:val="18"/>
              </w:rPr>
              <w:t>1.011</w:t>
            </w:r>
          </w:p>
        </w:tc>
        <w:tc>
          <w:tcPr>
            <w:tcW w:w="0" w:type="auto"/>
            <w:vAlign w:val="center"/>
          </w:tcPr>
          <w:p w14:paraId="7E960D17" w14:textId="77777777" w:rsidR="005E6CD9" w:rsidRPr="00782762" w:rsidRDefault="005E6CD9" w:rsidP="005E6CD9">
            <w:pPr>
              <w:jc w:val="center"/>
              <w:rPr>
                <w:rFonts w:ascii="Calibri" w:hAnsi="Calibri"/>
                <w:sz w:val="18"/>
                <w:szCs w:val="18"/>
              </w:rPr>
            </w:pPr>
            <w:r>
              <w:rPr>
                <w:rFonts w:ascii="Calibri" w:hAnsi="Calibri"/>
                <w:sz w:val="18"/>
                <w:szCs w:val="18"/>
              </w:rPr>
              <w:t>1.006</w:t>
            </w:r>
          </w:p>
        </w:tc>
        <w:tc>
          <w:tcPr>
            <w:tcW w:w="0" w:type="auto"/>
            <w:vAlign w:val="center"/>
          </w:tcPr>
          <w:p w14:paraId="7E960D18" w14:textId="77777777" w:rsidR="005E6CD9" w:rsidRPr="00782762" w:rsidRDefault="005E6CD9" w:rsidP="005E6CD9">
            <w:pPr>
              <w:jc w:val="center"/>
              <w:rPr>
                <w:rFonts w:ascii="Calibri" w:hAnsi="Calibri"/>
                <w:sz w:val="18"/>
                <w:szCs w:val="18"/>
              </w:rPr>
            </w:pPr>
            <w:r>
              <w:rPr>
                <w:rFonts w:ascii="Calibri" w:hAnsi="Calibri"/>
                <w:sz w:val="18"/>
                <w:szCs w:val="18"/>
              </w:rPr>
              <w:t>1.001</w:t>
            </w:r>
          </w:p>
        </w:tc>
        <w:tc>
          <w:tcPr>
            <w:tcW w:w="0" w:type="auto"/>
            <w:vAlign w:val="center"/>
          </w:tcPr>
          <w:p w14:paraId="7E960D19" w14:textId="77777777" w:rsidR="005E6CD9" w:rsidRPr="00782762" w:rsidRDefault="005E6CD9" w:rsidP="005E6CD9">
            <w:pPr>
              <w:jc w:val="center"/>
              <w:rPr>
                <w:rFonts w:ascii="Calibri" w:hAnsi="Calibri"/>
                <w:sz w:val="18"/>
                <w:szCs w:val="18"/>
              </w:rPr>
            </w:pPr>
            <w:r>
              <w:rPr>
                <w:rFonts w:ascii="Calibri" w:hAnsi="Calibri"/>
                <w:sz w:val="18"/>
                <w:szCs w:val="18"/>
              </w:rPr>
              <w:t>0.997</w:t>
            </w:r>
          </w:p>
        </w:tc>
        <w:tc>
          <w:tcPr>
            <w:tcW w:w="0" w:type="auto"/>
            <w:vAlign w:val="center"/>
          </w:tcPr>
          <w:p w14:paraId="7E960D1A" w14:textId="77777777" w:rsidR="005E6CD9" w:rsidRPr="00782762" w:rsidRDefault="005E6CD9" w:rsidP="005E6CD9">
            <w:pPr>
              <w:jc w:val="center"/>
              <w:rPr>
                <w:rFonts w:ascii="Calibri" w:hAnsi="Calibri"/>
                <w:sz w:val="18"/>
                <w:szCs w:val="18"/>
              </w:rPr>
            </w:pPr>
            <w:r>
              <w:rPr>
                <w:rFonts w:ascii="Calibri" w:hAnsi="Calibri"/>
                <w:sz w:val="18"/>
                <w:szCs w:val="18"/>
              </w:rPr>
              <w:t>0.992</w:t>
            </w:r>
          </w:p>
        </w:tc>
        <w:tc>
          <w:tcPr>
            <w:tcW w:w="0" w:type="auto"/>
            <w:vAlign w:val="center"/>
          </w:tcPr>
          <w:p w14:paraId="7E960D1B" w14:textId="77777777" w:rsidR="005E6CD9" w:rsidRPr="00782762" w:rsidRDefault="005E6CD9" w:rsidP="005E6CD9">
            <w:pPr>
              <w:jc w:val="center"/>
              <w:rPr>
                <w:rFonts w:ascii="Calibri" w:hAnsi="Calibri"/>
                <w:sz w:val="18"/>
                <w:szCs w:val="18"/>
              </w:rPr>
            </w:pPr>
            <w:r>
              <w:rPr>
                <w:rFonts w:ascii="Calibri" w:hAnsi="Calibri"/>
                <w:sz w:val="18"/>
                <w:szCs w:val="18"/>
              </w:rPr>
              <w:t>0.988</w:t>
            </w:r>
          </w:p>
        </w:tc>
        <w:tc>
          <w:tcPr>
            <w:tcW w:w="0" w:type="auto"/>
            <w:vAlign w:val="center"/>
          </w:tcPr>
          <w:p w14:paraId="7E960D1C" w14:textId="77777777" w:rsidR="005E6CD9" w:rsidRPr="00782762" w:rsidRDefault="005E6CD9" w:rsidP="005E6CD9">
            <w:pPr>
              <w:jc w:val="center"/>
              <w:rPr>
                <w:rFonts w:ascii="Calibri" w:hAnsi="Calibri"/>
                <w:sz w:val="18"/>
                <w:szCs w:val="18"/>
              </w:rPr>
            </w:pPr>
            <w:r>
              <w:rPr>
                <w:rFonts w:ascii="Calibri" w:hAnsi="Calibri"/>
                <w:sz w:val="18"/>
                <w:szCs w:val="18"/>
              </w:rPr>
              <w:t>0.983</w:t>
            </w:r>
          </w:p>
        </w:tc>
      </w:tr>
      <w:tr w:rsidR="005E6CD9" w:rsidRPr="00782762" w14:paraId="7E960D29" w14:textId="77777777" w:rsidTr="002B356F">
        <w:trPr>
          <w:cantSplit/>
          <w:trHeight w:hRule="exact" w:val="187"/>
          <w:jc w:val="center"/>
        </w:trPr>
        <w:tc>
          <w:tcPr>
            <w:tcW w:w="0" w:type="auto"/>
            <w:vMerge/>
            <w:vAlign w:val="center"/>
          </w:tcPr>
          <w:p w14:paraId="7E960D1E" w14:textId="77777777" w:rsidR="005E6CD9" w:rsidRPr="00782762" w:rsidRDefault="005E6CD9" w:rsidP="005E6CD9">
            <w:pPr>
              <w:jc w:val="center"/>
              <w:rPr>
                <w:rFonts w:ascii="Calibri" w:hAnsi="Calibri"/>
                <w:sz w:val="18"/>
                <w:szCs w:val="18"/>
              </w:rPr>
            </w:pPr>
          </w:p>
        </w:tc>
        <w:tc>
          <w:tcPr>
            <w:tcW w:w="0" w:type="auto"/>
            <w:vAlign w:val="center"/>
          </w:tcPr>
          <w:p w14:paraId="7E960D1F" w14:textId="77777777" w:rsidR="005E6CD9" w:rsidRPr="00782762" w:rsidRDefault="005E6CD9" w:rsidP="005E6CD9">
            <w:pPr>
              <w:jc w:val="center"/>
              <w:rPr>
                <w:rFonts w:ascii="Calibri" w:hAnsi="Calibri"/>
                <w:b/>
                <w:sz w:val="18"/>
                <w:szCs w:val="18"/>
              </w:rPr>
            </w:pPr>
            <w:r>
              <w:rPr>
                <w:rFonts w:ascii="Calibri" w:hAnsi="Calibri"/>
                <w:b/>
                <w:sz w:val="18"/>
                <w:szCs w:val="18"/>
              </w:rPr>
              <w:t>75</w:t>
            </w:r>
          </w:p>
        </w:tc>
        <w:tc>
          <w:tcPr>
            <w:tcW w:w="0" w:type="auto"/>
            <w:vAlign w:val="center"/>
          </w:tcPr>
          <w:p w14:paraId="7E960D20" w14:textId="77777777" w:rsidR="005E6CD9" w:rsidRPr="00782762" w:rsidRDefault="005E6CD9" w:rsidP="005E6CD9">
            <w:pPr>
              <w:jc w:val="center"/>
              <w:rPr>
                <w:rFonts w:ascii="Calibri" w:hAnsi="Calibri"/>
                <w:sz w:val="18"/>
                <w:szCs w:val="18"/>
              </w:rPr>
            </w:pPr>
            <w:r>
              <w:rPr>
                <w:rFonts w:ascii="Calibri" w:hAnsi="Calibri"/>
                <w:sz w:val="18"/>
                <w:szCs w:val="18"/>
              </w:rPr>
              <w:t>1.029</w:t>
            </w:r>
          </w:p>
        </w:tc>
        <w:tc>
          <w:tcPr>
            <w:tcW w:w="0" w:type="auto"/>
            <w:vAlign w:val="center"/>
          </w:tcPr>
          <w:p w14:paraId="7E960D21" w14:textId="77777777" w:rsidR="005E6CD9" w:rsidRPr="00782762" w:rsidRDefault="005E6CD9" w:rsidP="005E6CD9">
            <w:pPr>
              <w:jc w:val="center"/>
              <w:rPr>
                <w:rFonts w:ascii="Calibri" w:hAnsi="Calibri"/>
                <w:sz w:val="18"/>
                <w:szCs w:val="18"/>
              </w:rPr>
            </w:pPr>
            <w:r>
              <w:rPr>
                <w:rFonts w:ascii="Calibri" w:hAnsi="Calibri"/>
                <w:sz w:val="18"/>
                <w:szCs w:val="18"/>
              </w:rPr>
              <w:t>1.024</w:t>
            </w:r>
          </w:p>
        </w:tc>
        <w:tc>
          <w:tcPr>
            <w:tcW w:w="0" w:type="auto"/>
            <w:vAlign w:val="center"/>
          </w:tcPr>
          <w:p w14:paraId="7E960D22" w14:textId="77777777" w:rsidR="005E6CD9" w:rsidRPr="00782762" w:rsidRDefault="005E6CD9" w:rsidP="005E6CD9">
            <w:pPr>
              <w:jc w:val="center"/>
              <w:rPr>
                <w:rFonts w:ascii="Calibri" w:hAnsi="Calibri"/>
                <w:sz w:val="18"/>
                <w:szCs w:val="18"/>
              </w:rPr>
            </w:pPr>
            <w:r>
              <w:rPr>
                <w:rFonts w:ascii="Calibri" w:hAnsi="Calibri"/>
                <w:sz w:val="18"/>
                <w:szCs w:val="18"/>
              </w:rPr>
              <w:t>1.019</w:t>
            </w:r>
          </w:p>
        </w:tc>
        <w:tc>
          <w:tcPr>
            <w:tcW w:w="0" w:type="auto"/>
            <w:vAlign w:val="center"/>
          </w:tcPr>
          <w:p w14:paraId="7E960D23" w14:textId="77777777" w:rsidR="005E6CD9" w:rsidRPr="00782762" w:rsidRDefault="005E6CD9" w:rsidP="005E6CD9">
            <w:pPr>
              <w:jc w:val="center"/>
              <w:rPr>
                <w:rFonts w:ascii="Calibri" w:hAnsi="Calibri"/>
                <w:sz w:val="18"/>
                <w:szCs w:val="18"/>
              </w:rPr>
            </w:pPr>
            <w:r>
              <w:rPr>
                <w:rFonts w:ascii="Calibri" w:hAnsi="Calibri"/>
                <w:sz w:val="18"/>
                <w:szCs w:val="18"/>
              </w:rPr>
              <w:t>1.015</w:t>
            </w:r>
          </w:p>
        </w:tc>
        <w:tc>
          <w:tcPr>
            <w:tcW w:w="0" w:type="auto"/>
            <w:vAlign w:val="center"/>
          </w:tcPr>
          <w:p w14:paraId="7E960D24" w14:textId="77777777" w:rsidR="005E6CD9" w:rsidRPr="00782762" w:rsidRDefault="005E6CD9" w:rsidP="005E6CD9">
            <w:pPr>
              <w:jc w:val="center"/>
              <w:rPr>
                <w:rFonts w:ascii="Calibri" w:hAnsi="Calibri"/>
                <w:sz w:val="18"/>
                <w:szCs w:val="18"/>
              </w:rPr>
            </w:pPr>
            <w:r>
              <w:rPr>
                <w:rFonts w:ascii="Calibri" w:hAnsi="Calibri"/>
                <w:sz w:val="18"/>
                <w:szCs w:val="18"/>
              </w:rPr>
              <w:t>1.010</w:t>
            </w:r>
          </w:p>
        </w:tc>
        <w:tc>
          <w:tcPr>
            <w:tcW w:w="0" w:type="auto"/>
            <w:vAlign w:val="center"/>
          </w:tcPr>
          <w:p w14:paraId="7E960D25" w14:textId="77777777" w:rsidR="005E6CD9" w:rsidRPr="00782762" w:rsidRDefault="005E6CD9" w:rsidP="005E6CD9">
            <w:pPr>
              <w:jc w:val="center"/>
              <w:rPr>
                <w:rFonts w:ascii="Calibri" w:hAnsi="Calibri"/>
                <w:sz w:val="18"/>
                <w:szCs w:val="18"/>
              </w:rPr>
            </w:pPr>
            <w:r>
              <w:rPr>
                <w:rFonts w:ascii="Calibri" w:hAnsi="Calibri"/>
                <w:sz w:val="18"/>
                <w:szCs w:val="18"/>
              </w:rPr>
              <w:t>1.005</w:t>
            </w:r>
          </w:p>
        </w:tc>
        <w:tc>
          <w:tcPr>
            <w:tcW w:w="0" w:type="auto"/>
            <w:vAlign w:val="center"/>
          </w:tcPr>
          <w:p w14:paraId="7E960D26" w14:textId="77777777" w:rsidR="005E6CD9" w:rsidRPr="00782762" w:rsidRDefault="005E6CD9" w:rsidP="005E6CD9">
            <w:pPr>
              <w:jc w:val="center"/>
              <w:rPr>
                <w:rFonts w:ascii="Calibri" w:hAnsi="Calibri"/>
                <w:sz w:val="18"/>
                <w:szCs w:val="18"/>
              </w:rPr>
            </w:pPr>
            <w:r>
              <w:rPr>
                <w:rFonts w:ascii="Calibri" w:hAnsi="Calibri"/>
                <w:sz w:val="18"/>
                <w:szCs w:val="18"/>
              </w:rPr>
              <w:t>1.000</w:t>
            </w:r>
          </w:p>
        </w:tc>
        <w:tc>
          <w:tcPr>
            <w:tcW w:w="0" w:type="auto"/>
            <w:vAlign w:val="center"/>
          </w:tcPr>
          <w:p w14:paraId="7E960D27" w14:textId="77777777" w:rsidR="005E6CD9" w:rsidRPr="00782762" w:rsidRDefault="005E6CD9" w:rsidP="005E6CD9">
            <w:pPr>
              <w:jc w:val="center"/>
              <w:rPr>
                <w:rFonts w:ascii="Calibri" w:hAnsi="Calibri"/>
                <w:sz w:val="18"/>
                <w:szCs w:val="18"/>
              </w:rPr>
            </w:pPr>
            <w:r>
              <w:rPr>
                <w:rFonts w:ascii="Calibri" w:hAnsi="Calibri"/>
                <w:sz w:val="18"/>
                <w:szCs w:val="18"/>
              </w:rPr>
              <w:t>0.996</w:t>
            </w:r>
          </w:p>
        </w:tc>
        <w:tc>
          <w:tcPr>
            <w:tcW w:w="0" w:type="auto"/>
            <w:vAlign w:val="center"/>
          </w:tcPr>
          <w:p w14:paraId="7E960D28" w14:textId="77777777" w:rsidR="005E6CD9" w:rsidRPr="00782762" w:rsidRDefault="005E6CD9" w:rsidP="005E6CD9">
            <w:pPr>
              <w:jc w:val="center"/>
              <w:rPr>
                <w:rFonts w:ascii="Calibri" w:hAnsi="Calibri"/>
                <w:sz w:val="18"/>
                <w:szCs w:val="18"/>
              </w:rPr>
            </w:pPr>
            <w:r>
              <w:rPr>
                <w:rFonts w:ascii="Calibri" w:hAnsi="Calibri"/>
                <w:sz w:val="18"/>
                <w:szCs w:val="18"/>
              </w:rPr>
              <w:t>0.991</w:t>
            </w:r>
          </w:p>
        </w:tc>
      </w:tr>
      <w:tr w:rsidR="005E6CD9" w:rsidRPr="00782762" w14:paraId="7E960D35" w14:textId="77777777" w:rsidTr="002B356F">
        <w:trPr>
          <w:cantSplit/>
          <w:trHeight w:hRule="exact" w:val="187"/>
          <w:jc w:val="center"/>
        </w:trPr>
        <w:tc>
          <w:tcPr>
            <w:tcW w:w="0" w:type="auto"/>
            <w:vMerge/>
            <w:vAlign w:val="center"/>
          </w:tcPr>
          <w:p w14:paraId="7E960D2A" w14:textId="77777777" w:rsidR="005E6CD9" w:rsidRPr="00782762" w:rsidRDefault="005E6CD9" w:rsidP="005E6CD9">
            <w:pPr>
              <w:jc w:val="center"/>
              <w:rPr>
                <w:rFonts w:ascii="Calibri" w:hAnsi="Calibri"/>
                <w:sz w:val="18"/>
                <w:szCs w:val="18"/>
              </w:rPr>
            </w:pPr>
          </w:p>
        </w:tc>
        <w:tc>
          <w:tcPr>
            <w:tcW w:w="0" w:type="auto"/>
            <w:vAlign w:val="center"/>
          </w:tcPr>
          <w:p w14:paraId="7E960D2B" w14:textId="77777777" w:rsidR="005E6CD9" w:rsidRPr="00782762" w:rsidRDefault="005E6CD9" w:rsidP="005E6CD9">
            <w:pPr>
              <w:jc w:val="center"/>
              <w:rPr>
                <w:rFonts w:ascii="Calibri" w:hAnsi="Calibri"/>
                <w:b/>
                <w:sz w:val="18"/>
                <w:szCs w:val="18"/>
              </w:rPr>
            </w:pPr>
            <w:r>
              <w:rPr>
                <w:rFonts w:ascii="Calibri" w:hAnsi="Calibri"/>
                <w:b/>
                <w:sz w:val="18"/>
                <w:szCs w:val="18"/>
              </w:rPr>
              <w:t>80</w:t>
            </w:r>
          </w:p>
        </w:tc>
        <w:tc>
          <w:tcPr>
            <w:tcW w:w="0" w:type="auto"/>
            <w:vAlign w:val="center"/>
          </w:tcPr>
          <w:p w14:paraId="7E960D2C" w14:textId="77777777" w:rsidR="005E6CD9" w:rsidRPr="00782762" w:rsidRDefault="005E6CD9" w:rsidP="005E6CD9">
            <w:pPr>
              <w:jc w:val="center"/>
              <w:rPr>
                <w:rFonts w:ascii="Calibri" w:hAnsi="Calibri"/>
                <w:sz w:val="18"/>
                <w:szCs w:val="18"/>
              </w:rPr>
            </w:pPr>
            <w:r>
              <w:rPr>
                <w:rFonts w:ascii="Calibri" w:hAnsi="Calibri"/>
                <w:sz w:val="18"/>
                <w:szCs w:val="18"/>
              </w:rPr>
              <w:t>1.038</w:t>
            </w:r>
          </w:p>
        </w:tc>
        <w:tc>
          <w:tcPr>
            <w:tcW w:w="0" w:type="auto"/>
            <w:vAlign w:val="center"/>
          </w:tcPr>
          <w:p w14:paraId="7E960D2D" w14:textId="77777777" w:rsidR="005E6CD9" w:rsidRPr="00782762" w:rsidRDefault="005E6CD9" w:rsidP="005E6CD9">
            <w:pPr>
              <w:jc w:val="center"/>
              <w:rPr>
                <w:rFonts w:ascii="Calibri" w:hAnsi="Calibri"/>
                <w:sz w:val="18"/>
                <w:szCs w:val="18"/>
              </w:rPr>
            </w:pPr>
            <w:r>
              <w:rPr>
                <w:rFonts w:ascii="Calibri" w:hAnsi="Calibri"/>
                <w:sz w:val="18"/>
                <w:szCs w:val="18"/>
              </w:rPr>
              <w:t>1.033</w:t>
            </w:r>
          </w:p>
        </w:tc>
        <w:tc>
          <w:tcPr>
            <w:tcW w:w="0" w:type="auto"/>
            <w:vAlign w:val="center"/>
          </w:tcPr>
          <w:p w14:paraId="7E960D2E" w14:textId="77777777" w:rsidR="005E6CD9" w:rsidRPr="00782762" w:rsidRDefault="005E6CD9" w:rsidP="005E6CD9">
            <w:pPr>
              <w:jc w:val="center"/>
              <w:rPr>
                <w:rFonts w:ascii="Calibri" w:hAnsi="Calibri"/>
                <w:sz w:val="18"/>
                <w:szCs w:val="18"/>
              </w:rPr>
            </w:pPr>
            <w:r>
              <w:rPr>
                <w:rFonts w:ascii="Calibri" w:hAnsi="Calibri"/>
                <w:sz w:val="18"/>
                <w:szCs w:val="18"/>
              </w:rPr>
              <w:t>1.028</w:t>
            </w:r>
          </w:p>
        </w:tc>
        <w:tc>
          <w:tcPr>
            <w:tcW w:w="0" w:type="auto"/>
            <w:vAlign w:val="center"/>
          </w:tcPr>
          <w:p w14:paraId="7E960D2F" w14:textId="77777777" w:rsidR="005E6CD9" w:rsidRPr="00782762" w:rsidRDefault="005E6CD9" w:rsidP="005E6CD9">
            <w:pPr>
              <w:jc w:val="center"/>
              <w:rPr>
                <w:rFonts w:ascii="Calibri" w:hAnsi="Calibri"/>
                <w:sz w:val="18"/>
                <w:szCs w:val="18"/>
              </w:rPr>
            </w:pPr>
            <w:r>
              <w:rPr>
                <w:rFonts w:ascii="Calibri" w:hAnsi="Calibri"/>
                <w:sz w:val="18"/>
                <w:szCs w:val="18"/>
              </w:rPr>
              <w:t>1.023</w:t>
            </w:r>
          </w:p>
        </w:tc>
        <w:tc>
          <w:tcPr>
            <w:tcW w:w="0" w:type="auto"/>
            <w:vAlign w:val="center"/>
          </w:tcPr>
          <w:p w14:paraId="7E960D30" w14:textId="77777777" w:rsidR="005E6CD9" w:rsidRPr="00782762" w:rsidRDefault="005E6CD9" w:rsidP="005E6CD9">
            <w:pPr>
              <w:jc w:val="center"/>
              <w:rPr>
                <w:rFonts w:ascii="Calibri" w:hAnsi="Calibri"/>
                <w:sz w:val="18"/>
                <w:szCs w:val="18"/>
              </w:rPr>
            </w:pPr>
            <w:r>
              <w:rPr>
                <w:rFonts w:ascii="Calibri" w:hAnsi="Calibri"/>
                <w:sz w:val="18"/>
                <w:szCs w:val="18"/>
              </w:rPr>
              <w:t>1.018</w:t>
            </w:r>
          </w:p>
        </w:tc>
        <w:tc>
          <w:tcPr>
            <w:tcW w:w="0" w:type="auto"/>
            <w:vAlign w:val="center"/>
          </w:tcPr>
          <w:p w14:paraId="7E960D31" w14:textId="77777777" w:rsidR="005E6CD9" w:rsidRPr="00782762" w:rsidRDefault="005E6CD9" w:rsidP="005E6CD9">
            <w:pPr>
              <w:jc w:val="center"/>
              <w:rPr>
                <w:rFonts w:ascii="Calibri" w:hAnsi="Calibri"/>
                <w:sz w:val="18"/>
                <w:szCs w:val="18"/>
              </w:rPr>
            </w:pPr>
            <w:r>
              <w:rPr>
                <w:rFonts w:ascii="Calibri" w:hAnsi="Calibri"/>
                <w:sz w:val="18"/>
                <w:szCs w:val="18"/>
              </w:rPr>
              <w:t>1.013</w:t>
            </w:r>
          </w:p>
        </w:tc>
        <w:tc>
          <w:tcPr>
            <w:tcW w:w="0" w:type="auto"/>
            <w:vAlign w:val="center"/>
          </w:tcPr>
          <w:p w14:paraId="7E960D32" w14:textId="77777777" w:rsidR="005E6CD9" w:rsidRPr="00782762" w:rsidRDefault="005E6CD9" w:rsidP="005E6CD9">
            <w:pPr>
              <w:jc w:val="center"/>
              <w:rPr>
                <w:rFonts w:ascii="Calibri" w:hAnsi="Calibri"/>
                <w:sz w:val="18"/>
                <w:szCs w:val="18"/>
              </w:rPr>
            </w:pPr>
            <w:r>
              <w:rPr>
                <w:rFonts w:ascii="Calibri" w:hAnsi="Calibri"/>
                <w:sz w:val="18"/>
                <w:szCs w:val="18"/>
              </w:rPr>
              <w:t>1.009</w:t>
            </w:r>
          </w:p>
        </w:tc>
        <w:tc>
          <w:tcPr>
            <w:tcW w:w="0" w:type="auto"/>
            <w:vAlign w:val="center"/>
          </w:tcPr>
          <w:p w14:paraId="7E960D33" w14:textId="77777777" w:rsidR="005E6CD9" w:rsidRPr="00782762" w:rsidRDefault="005E6CD9" w:rsidP="005E6CD9">
            <w:pPr>
              <w:jc w:val="center"/>
              <w:rPr>
                <w:rFonts w:ascii="Calibri" w:hAnsi="Calibri"/>
                <w:sz w:val="18"/>
                <w:szCs w:val="18"/>
              </w:rPr>
            </w:pPr>
            <w:r>
              <w:rPr>
                <w:rFonts w:ascii="Calibri" w:hAnsi="Calibri"/>
                <w:sz w:val="18"/>
                <w:szCs w:val="18"/>
              </w:rPr>
              <w:t>1.004</w:t>
            </w:r>
          </w:p>
        </w:tc>
        <w:tc>
          <w:tcPr>
            <w:tcW w:w="0" w:type="auto"/>
            <w:vAlign w:val="center"/>
          </w:tcPr>
          <w:p w14:paraId="7E960D34" w14:textId="77777777" w:rsidR="005E6CD9" w:rsidRPr="00782762" w:rsidRDefault="005E6CD9" w:rsidP="005E6CD9">
            <w:pPr>
              <w:jc w:val="center"/>
              <w:rPr>
                <w:rFonts w:ascii="Calibri" w:hAnsi="Calibri"/>
                <w:sz w:val="18"/>
                <w:szCs w:val="18"/>
              </w:rPr>
            </w:pPr>
            <w:r>
              <w:rPr>
                <w:rFonts w:ascii="Calibri" w:hAnsi="Calibri"/>
                <w:sz w:val="18"/>
                <w:szCs w:val="18"/>
              </w:rPr>
              <w:t>0.999</w:t>
            </w:r>
          </w:p>
        </w:tc>
      </w:tr>
      <w:tr w:rsidR="005E6CD9" w:rsidRPr="00782762" w14:paraId="7E960D41" w14:textId="77777777" w:rsidTr="002B356F">
        <w:trPr>
          <w:cantSplit/>
          <w:trHeight w:hRule="exact" w:val="187"/>
          <w:jc w:val="center"/>
        </w:trPr>
        <w:tc>
          <w:tcPr>
            <w:tcW w:w="0" w:type="auto"/>
            <w:vMerge/>
            <w:vAlign w:val="center"/>
          </w:tcPr>
          <w:p w14:paraId="7E960D36" w14:textId="77777777" w:rsidR="005E6CD9" w:rsidRPr="00782762" w:rsidRDefault="005E6CD9" w:rsidP="005E6CD9">
            <w:pPr>
              <w:jc w:val="center"/>
              <w:rPr>
                <w:rFonts w:ascii="Calibri" w:hAnsi="Calibri"/>
                <w:sz w:val="18"/>
                <w:szCs w:val="18"/>
              </w:rPr>
            </w:pPr>
          </w:p>
        </w:tc>
        <w:tc>
          <w:tcPr>
            <w:tcW w:w="0" w:type="auto"/>
            <w:vAlign w:val="center"/>
          </w:tcPr>
          <w:p w14:paraId="7E960D37" w14:textId="77777777" w:rsidR="005E6CD9" w:rsidRPr="00782762" w:rsidRDefault="005E6CD9" w:rsidP="005E6CD9">
            <w:pPr>
              <w:jc w:val="center"/>
              <w:rPr>
                <w:rFonts w:ascii="Calibri" w:hAnsi="Calibri"/>
                <w:b/>
                <w:sz w:val="18"/>
                <w:szCs w:val="18"/>
              </w:rPr>
            </w:pPr>
            <w:r>
              <w:rPr>
                <w:rFonts w:ascii="Calibri" w:hAnsi="Calibri"/>
                <w:b/>
                <w:sz w:val="18"/>
                <w:szCs w:val="18"/>
              </w:rPr>
              <w:t>85</w:t>
            </w:r>
          </w:p>
        </w:tc>
        <w:tc>
          <w:tcPr>
            <w:tcW w:w="0" w:type="auto"/>
            <w:vAlign w:val="center"/>
          </w:tcPr>
          <w:p w14:paraId="7E960D38" w14:textId="77777777" w:rsidR="005E6CD9" w:rsidRPr="00782762" w:rsidRDefault="005E6CD9" w:rsidP="005E6CD9">
            <w:pPr>
              <w:jc w:val="center"/>
              <w:rPr>
                <w:rFonts w:ascii="Calibri" w:hAnsi="Calibri"/>
                <w:sz w:val="18"/>
                <w:szCs w:val="18"/>
              </w:rPr>
            </w:pPr>
            <w:r>
              <w:rPr>
                <w:rFonts w:ascii="Calibri" w:hAnsi="Calibri"/>
                <w:sz w:val="18"/>
                <w:szCs w:val="18"/>
              </w:rPr>
              <w:t>1.046</w:t>
            </w:r>
          </w:p>
        </w:tc>
        <w:tc>
          <w:tcPr>
            <w:tcW w:w="0" w:type="auto"/>
            <w:vAlign w:val="center"/>
          </w:tcPr>
          <w:p w14:paraId="7E960D39" w14:textId="77777777" w:rsidR="005E6CD9" w:rsidRPr="00782762" w:rsidRDefault="005E6CD9" w:rsidP="005E6CD9">
            <w:pPr>
              <w:jc w:val="center"/>
              <w:rPr>
                <w:rFonts w:ascii="Calibri" w:hAnsi="Calibri"/>
                <w:sz w:val="18"/>
                <w:szCs w:val="18"/>
              </w:rPr>
            </w:pPr>
            <w:r>
              <w:rPr>
                <w:rFonts w:ascii="Calibri" w:hAnsi="Calibri"/>
                <w:sz w:val="18"/>
                <w:szCs w:val="18"/>
              </w:rPr>
              <w:t>1.041</w:t>
            </w:r>
          </w:p>
        </w:tc>
        <w:tc>
          <w:tcPr>
            <w:tcW w:w="0" w:type="auto"/>
            <w:vAlign w:val="center"/>
          </w:tcPr>
          <w:p w14:paraId="7E960D3A" w14:textId="77777777" w:rsidR="005E6CD9" w:rsidRPr="00782762" w:rsidRDefault="005E6CD9" w:rsidP="005E6CD9">
            <w:pPr>
              <w:jc w:val="center"/>
              <w:rPr>
                <w:rFonts w:ascii="Calibri" w:hAnsi="Calibri"/>
                <w:sz w:val="18"/>
                <w:szCs w:val="18"/>
              </w:rPr>
            </w:pPr>
            <w:r>
              <w:rPr>
                <w:rFonts w:ascii="Calibri" w:hAnsi="Calibri"/>
                <w:sz w:val="18"/>
                <w:szCs w:val="18"/>
              </w:rPr>
              <w:t>1.036</w:t>
            </w:r>
          </w:p>
        </w:tc>
        <w:tc>
          <w:tcPr>
            <w:tcW w:w="0" w:type="auto"/>
            <w:vAlign w:val="center"/>
          </w:tcPr>
          <w:p w14:paraId="7E960D3B" w14:textId="77777777" w:rsidR="005E6CD9" w:rsidRPr="00782762" w:rsidRDefault="005E6CD9" w:rsidP="005E6CD9">
            <w:pPr>
              <w:jc w:val="center"/>
              <w:rPr>
                <w:rFonts w:ascii="Calibri" w:hAnsi="Calibri"/>
                <w:sz w:val="18"/>
                <w:szCs w:val="18"/>
              </w:rPr>
            </w:pPr>
            <w:r>
              <w:rPr>
                <w:rFonts w:ascii="Calibri" w:hAnsi="Calibri"/>
                <w:sz w:val="18"/>
                <w:szCs w:val="18"/>
              </w:rPr>
              <w:t>1.031</w:t>
            </w:r>
          </w:p>
        </w:tc>
        <w:tc>
          <w:tcPr>
            <w:tcW w:w="0" w:type="auto"/>
            <w:vAlign w:val="center"/>
          </w:tcPr>
          <w:p w14:paraId="7E960D3C" w14:textId="77777777" w:rsidR="005E6CD9" w:rsidRPr="00782762" w:rsidRDefault="005E6CD9" w:rsidP="005E6CD9">
            <w:pPr>
              <w:jc w:val="center"/>
              <w:rPr>
                <w:rFonts w:ascii="Calibri" w:hAnsi="Calibri"/>
                <w:sz w:val="18"/>
                <w:szCs w:val="18"/>
              </w:rPr>
            </w:pPr>
            <w:r>
              <w:rPr>
                <w:rFonts w:ascii="Calibri" w:hAnsi="Calibri"/>
                <w:sz w:val="18"/>
                <w:szCs w:val="18"/>
              </w:rPr>
              <w:t>1.026</w:t>
            </w:r>
          </w:p>
        </w:tc>
        <w:tc>
          <w:tcPr>
            <w:tcW w:w="0" w:type="auto"/>
            <w:vAlign w:val="center"/>
          </w:tcPr>
          <w:p w14:paraId="7E960D3D" w14:textId="77777777" w:rsidR="005E6CD9" w:rsidRPr="00782762" w:rsidRDefault="005E6CD9" w:rsidP="005E6CD9">
            <w:pPr>
              <w:jc w:val="center"/>
              <w:rPr>
                <w:rFonts w:ascii="Calibri" w:hAnsi="Calibri"/>
                <w:sz w:val="18"/>
                <w:szCs w:val="18"/>
              </w:rPr>
            </w:pPr>
            <w:r>
              <w:rPr>
                <w:rFonts w:ascii="Calibri" w:hAnsi="Calibri"/>
                <w:sz w:val="18"/>
                <w:szCs w:val="18"/>
              </w:rPr>
              <w:t>1.022</w:t>
            </w:r>
          </w:p>
        </w:tc>
        <w:tc>
          <w:tcPr>
            <w:tcW w:w="0" w:type="auto"/>
            <w:vAlign w:val="center"/>
          </w:tcPr>
          <w:p w14:paraId="7E960D3E" w14:textId="77777777" w:rsidR="005E6CD9" w:rsidRPr="00782762" w:rsidRDefault="005E6CD9" w:rsidP="005E6CD9">
            <w:pPr>
              <w:jc w:val="center"/>
              <w:rPr>
                <w:rFonts w:ascii="Calibri" w:hAnsi="Calibri"/>
                <w:sz w:val="18"/>
                <w:szCs w:val="18"/>
              </w:rPr>
            </w:pPr>
            <w:r>
              <w:rPr>
                <w:rFonts w:ascii="Calibri" w:hAnsi="Calibri"/>
                <w:sz w:val="18"/>
                <w:szCs w:val="18"/>
              </w:rPr>
              <w:t>1.017</w:t>
            </w:r>
          </w:p>
        </w:tc>
        <w:tc>
          <w:tcPr>
            <w:tcW w:w="0" w:type="auto"/>
            <w:vAlign w:val="center"/>
          </w:tcPr>
          <w:p w14:paraId="7E960D3F" w14:textId="77777777" w:rsidR="005E6CD9" w:rsidRPr="00782762" w:rsidRDefault="005E6CD9" w:rsidP="005E6CD9">
            <w:pPr>
              <w:jc w:val="center"/>
              <w:rPr>
                <w:rFonts w:ascii="Calibri" w:hAnsi="Calibri"/>
                <w:sz w:val="18"/>
                <w:szCs w:val="18"/>
              </w:rPr>
            </w:pPr>
            <w:r>
              <w:rPr>
                <w:rFonts w:ascii="Calibri" w:hAnsi="Calibri"/>
                <w:sz w:val="18"/>
                <w:szCs w:val="18"/>
              </w:rPr>
              <w:t>1.012</w:t>
            </w:r>
          </w:p>
        </w:tc>
        <w:tc>
          <w:tcPr>
            <w:tcW w:w="0" w:type="auto"/>
            <w:vAlign w:val="center"/>
          </w:tcPr>
          <w:p w14:paraId="7E960D40" w14:textId="77777777" w:rsidR="005E6CD9" w:rsidRPr="00782762" w:rsidRDefault="005E6CD9" w:rsidP="005E6CD9">
            <w:pPr>
              <w:jc w:val="center"/>
              <w:rPr>
                <w:rFonts w:ascii="Calibri" w:hAnsi="Calibri"/>
                <w:sz w:val="18"/>
                <w:szCs w:val="18"/>
              </w:rPr>
            </w:pPr>
            <w:r>
              <w:rPr>
                <w:rFonts w:ascii="Calibri" w:hAnsi="Calibri"/>
                <w:sz w:val="18"/>
                <w:szCs w:val="18"/>
              </w:rPr>
              <w:t>1.008</w:t>
            </w:r>
          </w:p>
        </w:tc>
      </w:tr>
      <w:tr w:rsidR="005E6CD9" w:rsidRPr="00782762" w14:paraId="7E960D4D" w14:textId="77777777" w:rsidTr="002B356F">
        <w:trPr>
          <w:cantSplit/>
          <w:trHeight w:hRule="exact" w:val="187"/>
          <w:jc w:val="center"/>
        </w:trPr>
        <w:tc>
          <w:tcPr>
            <w:tcW w:w="0" w:type="auto"/>
            <w:vMerge/>
            <w:vAlign w:val="center"/>
          </w:tcPr>
          <w:p w14:paraId="7E960D42" w14:textId="77777777" w:rsidR="005E6CD9" w:rsidRPr="00782762" w:rsidRDefault="005E6CD9" w:rsidP="005E6CD9">
            <w:pPr>
              <w:jc w:val="center"/>
              <w:rPr>
                <w:rFonts w:ascii="Calibri" w:hAnsi="Calibri"/>
                <w:sz w:val="18"/>
                <w:szCs w:val="18"/>
              </w:rPr>
            </w:pPr>
          </w:p>
        </w:tc>
        <w:tc>
          <w:tcPr>
            <w:tcW w:w="0" w:type="auto"/>
            <w:vAlign w:val="center"/>
          </w:tcPr>
          <w:p w14:paraId="7E960D43" w14:textId="77777777" w:rsidR="005E6CD9" w:rsidRPr="00782762" w:rsidRDefault="005E6CD9" w:rsidP="005E6CD9">
            <w:pPr>
              <w:jc w:val="center"/>
              <w:rPr>
                <w:rFonts w:ascii="Calibri" w:hAnsi="Calibri"/>
                <w:b/>
                <w:sz w:val="18"/>
                <w:szCs w:val="18"/>
              </w:rPr>
            </w:pPr>
            <w:r>
              <w:rPr>
                <w:rFonts w:ascii="Calibri" w:hAnsi="Calibri"/>
                <w:b/>
                <w:sz w:val="18"/>
                <w:szCs w:val="18"/>
              </w:rPr>
              <w:t>90</w:t>
            </w:r>
          </w:p>
        </w:tc>
        <w:tc>
          <w:tcPr>
            <w:tcW w:w="0" w:type="auto"/>
            <w:vAlign w:val="center"/>
          </w:tcPr>
          <w:p w14:paraId="7E960D44" w14:textId="77777777" w:rsidR="005E6CD9" w:rsidRPr="00782762" w:rsidRDefault="005E6CD9" w:rsidP="005E6CD9">
            <w:pPr>
              <w:jc w:val="center"/>
              <w:rPr>
                <w:rFonts w:ascii="Calibri" w:hAnsi="Calibri"/>
                <w:sz w:val="18"/>
                <w:szCs w:val="18"/>
              </w:rPr>
            </w:pPr>
            <w:r>
              <w:rPr>
                <w:rFonts w:ascii="Calibri" w:hAnsi="Calibri"/>
                <w:sz w:val="18"/>
                <w:szCs w:val="18"/>
              </w:rPr>
              <w:t>1.055</w:t>
            </w:r>
          </w:p>
        </w:tc>
        <w:tc>
          <w:tcPr>
            <w:tcW w:w="0" w:type="auto"/>
            <w:vAlign w:val="center"/>
          </w:tcPr>
          <w:p w14:paraId="7E960D45" w14:textId="77777777" w:rsidR="005E6CD9" w:rsidRPr="00782762" w:rsidRDefault="005E6CD9" w:rsidP="005E6CD9">
            <w:pPr>
              <w:jc w:val="center"/>
              <w:rPr>
                <w:rFonts w:ascii="Calibri" w:hAnsi="Calibri"/>
                <w:sz w:val="18"/>
                <w:szCs w:val="18"/>
              </w:rPr>
            </w:pPr>
            <w:r>
              <w:rPr>
                <w:rFonts w:ascii="Calibri" w:hAnsi="Calibri"/>
                <w:sz w:val="18"/>
                <w:szCs w:val="18"/>
              </w:rPr>
              <w:t>1.050</w:t>
            </w:r>
          </w:p>
        </w:tc>
        <w:tc>
          <w:tcPr>
            <w:tcW w:w="0" w:type="auto"/>
            <w:vAlign w:val="center"/>
          </w:tcPr>
          <w:p w14:paraId="7E960D46" w14:textId="77777777" w:rsidR="005E6CD9" w:rsidRPr="00782762" w:rsidRDefault="005E6CD9" w:rsidP="005E6CD9">
            <w:pPr>
              <w:jc w:val="center"/>
              <w:rPr>
                <w:rFonts w:ascii="Calibri" w:hAnsi="Calibri"/>
                <w:sz w:val="18"/>
                <w:szCs w:val="18"/>
              </w:rPr>
            </w:pPr>
            <w:r>
              <w:rPr>
                <w:rFonts w:ascii="Calibri" w:hAnsi="Calibri"/>
                <w:sz w:val="18"/>
                <w:szCs w:val="18"/>
              </w:rPr>
              <w:t>1.045</w:t>
            </w:r>
          </w:p>
        </w:tc>
        <w:tc>
          <w:tcPr>
            <w:tcW w:w="0" w:type="auto"/>
            <w:vAlign w:val="center"/>
          </w:tcPr>
          <w:p w14:paraId="7E960D47" w14:textId="77777777" w:rsidR="005E6CD9" w:rsidRPr="00782762" w:rsidRDefault="005E6CD9" w:rsidP="005E6CD9">
            <w:pPr>
              <w:jc w:val="center"/>
              <w:rPr>
                <w:rFonts w:ascii="Calibri" w:hAnsi="Calibri"/>
                <w:sz w:val="18"/>
                <w:szCs w:val="18"/>
              </w:rPr>
            </w:pPr>
            <w:r>
              <w:rPr>
                <w:rFonts w:ascii="Calibri" w:hAnsi="Calibri"/>
                <w:sz w:val="18"/>
                <w:szCs w:val="18"/>
              </w:rPr>
              <w:t>1.040</w:t>
            </w:r>
          </w:p>
        </w:tc>
        <w:tc>
          <w:tcPr>
            <w:tcW w:w="0" w:type="auto"/>
            <w:vAlign w:val="center"/>
          </w:tcPr>
          <w:p w14:paraId="7E960D48" w14:textId="77777777" w:rsidR="005E6CD9" w:rsidRPr="00782762" w:rsidRDefault="005E6CD9" w:rsidP="005E6CD9">
            <w:pPr>
              <w:jc w:val="center"/>
              <w:rPr>
                <w:rFonts w:ascii="Calibri" w:hAnsi="Calibri"/>
                <w:sz w:val="18"/>
                <w:szCs w:val="18"/>
              </w:rPr>
            </w:pPr>
            <w:r>
              <w:rPr>
                <w:rFonts w:ascii="Calibri" w:hAnsi="Calibri"/>
                <w:sz w:val="18"/>
                <w:szCs w:val="18"/>
              </w:rPr>
              <w:t>1.035</w:t>
            </w:r>
          </w:p>
        </w:tc>
        <w:tc>
          <w:tcPr>
            <w:tcW w:w="0" w:type="auto"/>
            <w:vAlign w:val="center"/>
          </w:tcPr>
          <w:p w14:paraId="7E960D49" w14:textId="77777777" w:rsidR="005E6CD9" w:rsidRPr="00782762" w:rsidRDefault="005E6CD9" w:rsidP="005E6CD9">
            <w:pPr>
              <w:jc w:val="center"/>
              <w:rPr>
                <w:rFonts w:ascii="Calibri" w:hAnsi="Calibri"/>
                <w:sz w:val="18"/>
                <w:szCs w:val="18"/>
              </w:rPr>
            </w:pPr>
            <w:r>
              <w:rPr>
                <w:rFonts w:ascii="Calibri" w:hAnsi="Calibri"/>
                <w:sz w:val="18"/>
                <w:szCs w:val="18"/>
              </w:rPr>
              <w:t>1.030</w:t>
            </w:r>
          </w:p>
        </w:tc>
        <w:tc>
          <w:tcPr>
            <w:tcW w:w="0" w:type="auto"/>
            <w:vAlign w:val="center"/>
          </w:tcPr>
          <w:p w14:paraId="7E960D4A" w14:textId="77777777" w:rsidR="005E6CD9" w:rsidRPr="00782762" w:rsidRDefault="005E6CD9" w:rsidP="005E6CD9">
            <w:pPr>
              <w:jc w:val="center"/>
              <w:rPr>
                <w:rFonts w:ascii="Calibri" w:hAnsi="Calibri"/>
                <w:sz w:val="18"/>
                <w:szCs w:val="18"/>
              </w:rPr>
            </w:pPr>
            <w:r>
              <w:rPr>
                <w:rFonts w:ascii="Calibri" w:hAnsi="Calibri"/>
                <w:sz w:val="18"/>
                <w:szCs w:val="18"/>
              </w:rPr>
              <w:t>1.025</w:t>
            </w:r>
          </w:p>
        </w:tc>
        <w:tc>
          <w:tcPr>
            <w:tcW w:w="0" w:type="auto"/>
            <w:vAlign w:val="center"/>
          </w:tcPr>
          <w:p w14:paraId="7E960D4B" w14:textId="77777777" w:rsidR="005E6CD9" w:rsidRPr="00782762" w:rsidRDefault="005E6CD9" w:rsidP="005E6CD9">
            <w:pPr>
              <w:jc w:val="center"/>
              <w:rPr>
                <w:rFonts w:ascii="Calibri" w:hAnsi="Calibri"/>
                <w:sz w:val="18"/>
                <w:szCs w:val="18"/>
              </w:rPr>
            </w:pPr>
            <w:r>
              <w:rPr>
                <w:rFonts w:ascii="Calibri" w:hAnsi="Calibri"/>
                <w:sz w:val="18"/>
                <w:szCs w:val="18"/>
              </w:rPr>
              <w:t>1.020</w:t>
            </w:r>
          </w:p>
        </w:tc>
        <w:tc>
          <w:tcPr>
            <w:tcW w:w="0" w:type="auto"/>
            <w:vAlign w:val="center"/>
          </w:tcPr>
          <w:p w14:paraId="7E960D4C" w14:textId="77777777" w:rsidR="005E6CD9" w:rsidRPr="00782762" w:rsidRDefault="005E6CD9" w:rsidP="005E6CD9">
            <w:pPr>
              <w:jc w:val="center"/>
              <w:rPr>
                <w:rFonts w:ascii="Calibri" w:hAnsi="Calibri"/>
                <w:sz w:val="18"/>
                <w:szCs w:val="18"/>
              </w:rPr>
            </w:pPr>
            <w:r>
              <w:rPr>
                <w:rFonts w:ascii="Calibri" w:hAnsi="Calibri"/>
                <w:sz w:val="18"/>
                <w:szCs w:val="18"/>
              </w:rPr>
              <w:t>1.016</w:t>
            </w:r>
          </w:p>
        </w:tc>
      </w:tr>
      <w:tr w:rsidR="005E6CD9" w:rsidRPr="00782762" w14:paraId="7E960D59" w14:textId="77777777" w:rsidTr="002B356F">
        <w:trPr>
          <w:cantSplit/>
          <w:trHeight w:hRule="exact" w:val="187"/>
          <w:jc w:val="center"/>
        </w:trPr>
        <w:tc>
          <w:tcPr>
            <w:tcW w:w="0" w:type="auto"/>
            <w:vMerge/>
            <w:vAlign w:val="center"/>
          </w:tcPr>
          <w:p w14:paraId="7E960D4E" w14:textId="77777777" w:rsidR="005E6CD9" w:rsidRPr="00782762" w:rsidRDefault="005E6CD9" w:rsidP="005E6CD9">
            <w:pPr>
              <w:jc w:val="center"/>
              <w:rPr>
                <w:rFonts w:ascii="Calibri" w:hAnsi="Calibri"/>
                <w:sz w:val="18"/>
                <w:szCs w:val="18"/>
              </w:rPr>
            </w:pPr>
          </w:p>
        </w:tc>
        <w:tc>
          <w:tcPr>
            <w:tcW w:w="0" w:type="auto"/>
            <w:vAlign w:val="center"/>
          </w:tcPr>
          <w:p w14:paraId="7E960D4F" w14:textId="77777777" w:rsidR="005E6CD9" w:rsidRPr="00782762" w:rsidRDefault="005E6CD9" w:rsidP="005E6CD9">
            <w:pPr>
              <w:jc w:val="center"/>
              <w:rPr>
                <w:rFonts w:ascii="Calibri" w:hAnsi="Calibri"/>
                <w:b/>
                <w:sz w:val="18"/>
                <w:szCs w:val="18"/>
              </w:rPr>
            </w:pPr>
            <w:r>
              <w:rPr>
                <w:rFonts w:ascii="Calibri" w:hAnsi="Calibri"/>
                <w:b/>
                <w:sz w:val="18"/>
                <w:szCs w:val="18"/>
              </w:rPr>
              <w:t>95</w:t>
            </w:r>
          </w:p>
        </w:tc>
        <w:tc>
          <w:tcPr>
            <w:tcW w:w="0" w:type="auto"/>
            <w:vAlign w:val="center"/>
          </w:tcPr>
          <w:p w14:paraId="7E960D50" w14:textId="77777777" w:rsidR="005E6CD9" w:rsidRPr="00782762" w:rsidRDefault="005E6CD9" w:rsidP="005E6CD9">
            <w:pPr>
              <w:jc w:val="center"/>
              <w:rPr>
                <w:rFonts w:ascii="Calibri" w:hAnsi="Calibri"/>
                <w:sz w:val="18"/>
                <w:szCs w:val="18"/>
              </w:rPr>
            </w:pPr>
            <w:r>
              <w:rPr>
                <w:rFonts w:ascii="Calibri" w:hAnsi="Calibri"/>
                <w:sz w:val="18"/>
                <w:szCs w:val="18"/>
              </w:rPr>
              <w:t>1.063</w:t>
            </w:r>
          </w:p>
        </w:tc>
        <w:tc>
          <w:tcPr>
            <w:tcW w:w="0" w:type="auto"/>
            <w:vAlign w:val="center"/>
          </w:tcPr>
          <w:p w14:paraId="7E960D51" w14:textId="77777777" w:rsidR="005E6CD9" w:rsidRPr="00782762" w:rsidRDefault="005E6CD9" w:rsidP="005E6CD9">
            <w:pPr>
              <w:jc w:val="center"/>
              <w:rPr>
                <w:rFonts w:ascii="Calibri" w:hAnsi="Calibri"/>
                <w:sz w:val="18"/>
                <w:szCs w:val="18"/>
              </w:rPr>
            </w:pPr>
            <w:r>
              <w:rPr>
                <w:rFonts w:ascii="Calibri" w:hAnsi="Calibri"/>
                <w:sz w:val="18"/>
                <w:szCs w:val="18"/>
              </w:rPr>
              <w:t>1.058</w:t>
            </w:r>
          </w:p>
        </w:tc>
        <w:tc>
          <w:tcPr>
            <w:tcW w:w="0" w:type="auto"/>
            <w:vAlign w:val="center"/>
          </w:tcPr>
          <w:p w14:paraId="7E960D52" w14:textId="77777777" w:rsidR="005E6CD9" w:rsidRPr="00782762" w:rsidRDefault="005E6CD9" w:rsidP="005E6CD9">
            <w:pPr>
              <w:jc w:val="center"/>
              <w:rPr>
                <w:rFonts w:ascii="Calibri" w:hAnsi="Calibri"/>
                <w:sz w:val="18"/>
                <w:szCs w:val="18"/>
              </w:rPr>
            </w:pPr>
            <w:r>
              <w:rPr>
                <w:rFonts w:ascii="Calibri" w:hAnsi="Calibri"/>
                <w:sz w:val="18"/>
                <w:szCs w:val="18"/>
              </w:rPr>
              <w:t>1.053</w:t>
            </w:r>
          </w:p>
        </w:tc>
        <w:tc>
          <w:tcPr>
            <w:tcW w:w="0" w:type="auto"/>
            <w:vAlign w:val="center"/>
          </w:tcPr>
          <w:p w14:paraId="7E960D53" w14:textId="77777777" w:rsidR="005E6CD9" w:rsidRPr="00782762" w:rsidRDefault="005E6CD9" w:rsidP="005E6CD9">
            <w:pPr>
              <w:jc w:val="center"/>
              <w:rPr>
                <w:rFonts w:ascii="Calibri" w:hAnsi="Calibri"/>
                <w:sz w:val="18"/>
                <w:szCs w:val="18"/>
              </w:rPr>
            </w:pPr>
            <w:r>
              <w:rPr>
                <w:rFonts w:ascii="Calibri" w:hAnsi="Calibri"/>
                <w:sz w:val="18"/>
                <w:szCs w:val="18"/>
              </w:rPr>
              <w:t>1.048</w:t>
            </w:r>
          </w:p>
        </w:tc>
        <w:tc>
          <w:tcPr>
            <w:tcW w:w="0" w:type="auto"/>
            <w:vAlign w:val="center"/>
          </w:tcPr>
          <w:p w14:paraId="7E960D54" w14:textId="77777777" w:rsidR="005E6CD9" w:rsidRPr="00782762" w:rsidRDefault="005E6CD9" w:rsidP="005E6CD9">
            <w:pPr>
              <w:jc w:val="center"/>
              <w:rPr>
                <w:rFonts w:ascii="Calibri" w:hAnsi="Calibri"/>
                <w:sz w:val="18"/>
                <w:szCs w:val="18"/>
              </w:rPr>
            </w:pPr>
            <w:r>
              <w:rPr>
                <w:rFonts w:ascii="Calibri" w:hAnsi="Calibri"/>
                <w:sz w:val="18"/>
                <w:szCs w:val="18"/>
              </w:rPr>
              <w:t>1.043</w:t>
            </w:r>
          </w:p>
        </w:tc>
        <w:tc>
          <w:tcPr>
            <w:tcW w:w="0" w:type="auto"/>
            <w:vAlign w:val="center"/>
          </w:tcPr>
          <w:p w14:paraId="7E960D55" w14:textId="77777777" w:rsidR="005E6CD9" w:rsidRPr="00782762" w:rsidRDefault="005E6CD9" w:rsidP="005E6CD9">
            <w:pPr>
              <w:jc w:val="center"/>
              <w:rPr>
                <w:rFonts w:ascii="Calibri" w:hAnsi="Calibri"/>
                <w:sz w:val="18"/>
                <w:szCs w:val="18"/>
              </w:rPr>
            </w:pPr>
            <w:r>
              <w:rPr>
                <w:rFonts w:ascii="Calibri" w:hAnsi="Calibri"/>
                <w:sz w:val="18"/>
                <w:szCs w:val="18"/>
              </w:rPr>
              <w:t>1.038</w:t>
            </w:r>
          </w:p>
        </w:tc>
        <w:tc>
          <w:tcPr>
            <w:tcW w:w="0" w:type="auto"/>
            <w:vAlign w:val="center"/>
          </w:tcPr>
          <w:p w14:paraId="7E960D56" w14:textId="77777777" w:rsidR="005E6CD9" w:rsidRPr="00782762" w:rsidRDefault="005E6CD9" w:rsidP="005E6CD9">
            <w:pPr>
              <w:jc w:val="center"/>
              <w:rPr>
                <w:rFonts w:ascii="Calibri" w:hAnsi="Calibri"/>
                <w:sz w:val="18"/>
                <w:szCs w:val="18"/>
              </w:rPr>
            </w:pPr>
            <w:r>
              <w:rPr>
                <w:rFonts w:ascii="Calibri" w:hAnsi="Calibri"/>
                <w:sz w:val="18"/>
                <w:szCs w:val="18"/>
              </w:rPr>
              <w:t>1.033</w:t>
            </w:r>
          </w:p>
        </w:tc>
        <w:tc>
          <w:tcPr>
            <w:tcW w:w="0" w:type="auto"/>
            <w:vAlign w:val="center"/>
          </w:tcPr>
          <w:p w14:paraId="7E960D57" w14:textId="77777777" w:rsidR="005E6CD9" w:rsidRPr="00782762" w:rsidRDefault="005E6CD9" w:rsidP="005E6CD9">
            <w:pPr>
              <w:jc w:val="center"/>
              <w:rPr>
                <w:rFonts w:ascii="Calibri" w:hAnsi="Calibri"/>
                <w:sz w:val="18"/>
                <w:szCs w:val="18"/>
              </w:rPr>
            </w:pPr>
            <w:r>
              <w:rPr>
                <w:rFonts w:ascii="Calibri" w:hAnsi="Calibri"/>
                <w:sz w:val="18"/>
                <w:szCs w:val="18"/>
              </w:rPr>
              <w:t>1.028</w:t>
            </w:r>
          </w:p>
        </w:tc>
        <w:tc>
          <w:tcPr>
            <w:tcW w:w="0" w:type="auto"/>
            <w:vAlign w:val="center"/>
          </w:tcPr>
          <w:p w14:paraId="7E960D58" w14:textId="77777777" w:rsidR="005E6CD9" w:rsidRPr="00782762" w:rsidRDefault="005E6CD9" w:rsidP="005E6CD9">
            <w:pPr>
              <w:jc w:val="center"/>
              <w:rPr>
                <w:rFonts w:ascii="Calibri" w:hAnsi="Calibri"/>
                <w:sz w:val="18"/>
                <w:szCs w:val="18"/>
              </w:rPr>
            </w:pPr>
            <w:r>
              <w:rPr>
                <w:rFonts w:ascii="Calibri" w:hAnsi="Calibri"/>
                <w:sz w:val="18"/>
                <w:szCs w:val="18"/>
              </w:rPr>
              <w:t>1.024</w:t>
            </w:r>
          </w:p>
        </w:tc>
      </w:tr>
      <w:tr w:rsidR="005E6CD9" w:rsidRPr="00782762" w14:paraId="7E960D65" w14:textId="77777777" w:rsidTr="002B356F">
        <w:trPr>
          <w:cantSplit/>
          <w:trHeight w:hRule="exact" w:val="187"/>
          <w:jc w:val="center"/>
        </w:trPr>
        <w:tc>
          <w:tcPr>
            <w:tcW w:w="0" w:type="auto"/>
            <w:vMerge/>
            <w:vAlign w:val="center"/>
          </w:tcPr>
          <w:p w14:paraId="7E960D5A" w14:textId="77777777" w:rsidR="005E6CD9" w:rsidRPr="00782762" w:rsidRDefault="005E6CD9" w:rsidP="005E6CD9">
            <w:pPr>
              <w:jc w:val="center"/>
              <w:rPr>
                <w:rFonts w:ascii="Calibri" w:hAnsi="Calibri"/>
                <w:sz w:val="18"/>
                <w:szCs w:val="18"/>
              </w:rPr>
            </w:pPr>
          </w:p>
        </w:tc>
        <w:tc>
          <w:tcPr>
            <w:tcW w:w="0" w:type="auto"/>
            <w:vAlign w:val="center"/>
          </w:tcPr>
          <w:p w14:paraId="7E960D5B" w14:textId="77777777" w:rsidR="005E6CD9" w:rsidRPr="00782762" w:rsidRDefault="005E6CD9" w:rsidP="005E6CD9">
            <w:pPr>
              <w:jc w:val="center"/>
              <w:rPr>
                <w:rFonts w:ascii="Calibri" w:hAnsi="Calibri"/>
                <w:b/>
                <w:sz w:val="18"/>
                <w:szCs w:val="18"/>
              </w:rPr>
            </w:pPr>
            <w:r>
              <w:rPr>
                <w:rFonts w:ascii="Calibri" w:hAnsi="Calibri"/>
                <w:b/>
                <w:sz w:val="18"/>
                <w:szCs w:val="18"/>
              </w:rPr>
              <w:t>100</w:t>
            </w:r>
          </w:p>
        </w:tc>
        <w:tc>
          <w:tcPr>
            <w:tcW w:w="0" w:type="auto"/>
            <w:vAlign w:val="center"/>
          </w:tcPr>
          <w:p w14:paraId="7E960D5C" w14:textId="77777777" w:rsidR="005E6CD9" w:rsidRPr="00782762" w:rsidRDefault="005E6CD9" w:rsidP="005E6CD9">
            <w:pPr>
              <w:jc w:val="center"/>
              <w:rPr>
                <w:rFonts w:ascii="Calibri" w:hAnsi="Calibri"/>
                <w:sz w:val="18"/>
                <w:szCs w:val="18"/>
              </w:rPr>
            </w:pPr>
            <w:r>
              <w:rPr>
                <w:rFonts w:ascii="Calibri" w:hAnsi="Calibri"/>
                <w:sz w:val="18"/>
                <w:szCs w:val="18"/>
              </w:rPr>
              <w:t>1.072</w:t>
            </w:r>
          </w:p>
        </w:tc>
        <w:tc>
          <w:tcPr>
            <w:tcW w:w="0" w:type="auto"/>
            <w:vAlign w:val="center"/>
          </w:tcPr>
          <w:p w14:paraId="7E960D5D" w14:textId="77777777" w:rsidR="005E6CD9" w:rsidRPr="00782762" w:rsidRDefault="005E6CD9" w:rsidP="005E6CD9">
            <w:pPr>
              <w:jc w:val="center"/>
              <w:rPr>
                <w:rFonts w:ascii="Calibri" w:hAnsi="Calibri"/>
                <w:sz w:val="18"/>
                <w:szCs w:val="18"/>
              </w:rPr>
            </w:pPr>
            <w:r>
              <w:rPr>
                <w:rFonts w:ascii="Calibri" w:hAnsi="Calibri"/>
                <w:sz w:val="18"/>
                <w:szCs w:val="18"/>
              </w:rPr>
              <w:t>1.066</w:t>
            </w:r>
          </w:p>
        </w:tc>
        <w:tc>
          <w:tcPr>
            <w:tcW w:w="0" w:type="auto"/>
            <w:vAlign w:val="center"/>
          </w:tcPr>
          <w:p w14:paraId="7E960D5E" w14:textId="77777777" w:rsidR="005E6CD9" w:rsidRPr="00782762" w:rsidRDefault="005E6CD9" w:rsidP="005E6CD9">
            <w:pPr>
              <w:jc w:val="center"/>
              <w:rPr>
                <w:rFonts w:ascii="Calibri" w:hAnsi="Calibri"/>
                <w:sz w:val="18"/>
                <w:szCs w:val="18"/>
              </w:rPr>
            </w:pPr>
            <w:r>
              <w:rPr>
                <w:rFonts w:ascii="Calibri" w:hAnsi="Calibri"/>
                <w:sz w:val="18"/>
                <w:szCs w:val="18"/>
              </w:rPr>
              <w:t>1.061</w:t>
            </w:r>
          </w:p>
        </w:tc>
        <w:tc>
          <w:tcPr>
            <w:tcW w:w="0" w:type="auto"/>
            <w:vAlign w:val="center"/>
          </w:tcPr>
          <w:p w14:paraId="7E960D5F" w14:textId="77777777" w:rsidR="005E6CD9" w:rsidRPr="00782762" w:rsidRDefault="005E6CD9" w:rsidP="005E6CD9">
            <w:pPr>
              <w:jc w:val="center"/>
              <w:rPr>
                <w:rFonts w:ascii="Calibri" w:hAnsi="Calibri"/>
                <w:sz w:val="18"/>
                <w:szCs w:val="18"/>
              </w:rPr>
            </w:pPr>
            <w:r>
              <w:rPr>
                <w:rFonts w:ascii="Calibri" w:hAnsi="Calibri"/>
                <w:sz w:val="18"/>
                <w:szCs w:val="18"/>
              </w:rPr>
              <w:t>1.056</w:t>
            </w:r>
          </w:p>
        </w:tc>
        <w:tc>
          <w:tcPr>
            <w:tcW w:w="0" w:type="auto"/>
            <w:vAlign w:val="center"/>
          </w:tcPr>
          <w:p w14:paraId="7E960D60" w14:textId="77777777" w:rsidR="005E6CD9" w:rsidRPr="00782762" w:rsidRDefault="005E6CD9" w:rsidP="005E6CD9">
            <w:pPr>
              <w:jc w:val="center"/>
              <w:rPr>
                <w:rFonts w:ascii="Calibri" w:hAnsi="Calibri"/>
                <w:sz w:val="18"/>
                <w:szCs w:val="18"/>
              </w:rPr>
            </w:pPr>
            <w:r>
              <w:rPr>
                <w:rFonts w:ascii="Calibri" w:hAnsi="Calibri"/>
                <w:sz w:val="18"/>
                <w:szCs w:val="18"/>
              </w:rPr>
              <w:t>1.051</w:t>
            </w:r>
          </w:p>
        </w:tc>
        <w:tc>
          <w:tcPr>
            <w:tcW w:w="0" w:type="auto"/>
            <w:vAlign w:val="center"/>
          </w:tcPr>
          <w:p w14:paraId="7E960D61" w14:textId="77777777" w:rsidR="005E6CD9" w:rsidRPr="00782762" w:rsidRDefault="005E6CD9" w:rsidP="005E6CD9">
            <w:pPr>
              <w:jc w:val="center"/>
              <w:rPr>
                <w:rFonts w:ascii="Calibri" w:hAnsi="Calibri"/>
                <w:sz w:val="18"/>
                <w:szCs w:val="18"/>
              </w:rPr>
            </w:pPr>
            <w:r>
              <w:rPr>
                <w:rFonts w:ascii="Calibri" w:hAnsi="Calibri"/>
                <w:sz w:val="18"/>
                <w:szCs w:val="18"/>
              </w:rPr>
              <w:t>1.046</w:t>
            </w:r>
          </w:p>
        </w:tc>
        <w:tc>
          <w:tcPr>
            <w:tcW w:w="0" w:type="auto"/>
            <w:vAlign w:val="center"/>
          </w:tcPr>
          <w:p w14:paraId="7E960D62" w14:textId="77777777" w:rsidR="005E6CD9" w:rsidRPr="00782762" w:rsidRDefault="005E6CD9" w:rsidP="005E6CD9">
            <w:pPr>
              <w:jc w:val="center"/>
              <w:rPr>
                <w:rFonts w:ascii="Calibri" w:hAnsi="Calibri"/>
                <w:sz w:val="18"/>
                <w:szCs w:val="18"/>
              </w:rPr>
            </w:pPr>
            <w:r>
              <w:rPr>
                <w:rFonts w:ascii="Calibri" w:hAnsi="Calibri"/>
                <w:sz w:val="18"/>
                <w:szCs w:val="18"/>
              </w:rPr>
              <w:t>1.041</w:t>
            </w:r>
          </w:p>
        </w:tc>
        <w:tc>
          <w:tcPr>
            <w:tcW w:w="0" w:type="auto"/>
            <w:vAlign w:val="center"/>
          </w:tcPr>
          <w:p w14:paraId="7E960D63" w14:textId="77777777" w:rsidR="005E6CD9" w:rsidRPr="00782762" w:rsidRDefault="005E6CD9" w:rsidP="005E6CD9">
            <w:pPr>
              <w:jc w:val="center"/>
              <w:rPr>
                <w:rFonts w:ascii="Calibri" w:hAnsi="Calibri"/>
                <w:sz w:val="18"/>
                <w:szCs w:val="18"/>
              </w:rPr>
            </w:pPr>
            <w:r>
              <w:rPr>
                <w:rFonts w:ascii="Calibri" w:hAnsi="Calibri"/>
                <w:sz w:val="18"/>
                <w:szCs w:val="18"/>
              </w:rPr>
              <w:t>1.037</w:t>
            </w:r>
          </w:p>
        </w:tc>
        <w:tc>
          <w:tcPr>
            <w:tcW w:w="0" w:type="auto"/>
            <w:vAlign w:val="center"/>
          </w:tcPr>
          <w:p w14:paraId="7E960D64" w14:textId="77777777" w:rsidR="005E6CD9" w:rsidRPr="00782762" w:rsidRDefault="005E6CD9" w:rsidP="005E6CD9">
            <w:pPr>
              <w:jc w:val="center"/>
              <w:rPr>
                <w:rFonts w:ascii="Calibri" w:hAnsi="Calibri"/>
                <w:sz w:val="18"/>
                <w:szCs w:val="18"/>
              </w:rPr>
            </w:pPr>
            <w:r>
              <w:rPr>
                <w:rFonts w:ascii="Calibri" w:hAnsi="Calibri"/>
                <w:sz w:val="18"/>
                <w:szCs w:val="18"/>
              </w:rPr>
              <w:t>1.032</w:t>
            </w:r>
          </w:p>
        </w:tc>
      </w:tr>
      <w:tr w:rsidR="005E6CD9" w:rsidRPr="00782762" w14:paraId="7E960D71" w14:textId="77777777" w:rsidTr="002B356F">
        <w:trPr>
          <w:cantSplit/>
          <w:trHeight w:hRule="exact" w:val="187"/>
          <w:jc w:val="center"/>
        </w:trPr>
        <w:tc>
          <w:tcPr>
            <w:tcW w:w="0" w:type="auto"/>
            <w:vMerge/>
            <w:vAlign w:val="center"/>
          </w:tcPr>
          <w:p w14:paraId="7E960D66" w14:textId="77777777" w:rsidR="005E6CD9" w:rsidRPr="00782762" w:rsidRDefault="005E6CD9" w:rsidP="005E6CD9">
            <w:pPr>
              <w:jc w:val="center"/>
              <w:rPr>
                <w:rFonts w:ascii="Calibri" w:hAnsi="Calibri"/>
                <w:sz w:val="18"/>
                <w:szCs w:val="18"/>
              </w:rPr>
            </w:pPr>
          </w:p>
        </w:tc>
        <w:tc>
          <w:tcPr>
            <w:tcW w:w="0" w:type="auto"/>
            <w:vAlign w:val="center"/>
          </w:tcPr>
          <w:p w14:paraId="7E960D67" w14:textId="77777777" w:rsidR="005E6CD9" w:rsidRPr="00782762" w:rsidRDefault="005E6CD9" w:rsidP="005E6CD9">
            <w:pPr>
              <w:jc w:val="center"/>
              <w:rPr>
                <w:rFonts w:ascii="Calibri" w:hAnsi="Calibri"/>
                <w:b/>
                <w:sz w:val="18"/>
                <w:szCs w:val="18"/>
              </w:rPr>
            </w:pPr>
            <w:r>
              <w:rPr>
                <w:rFonts w:ascii="Calibri" w:hAnsi="Calibri"/>
                <w:b/>
                <w:sz w:val="18"/>
                <w:szCs w:val="18"/>
              </w:rPr>
              <w:t>105</w:t>
            </w:r>
          </w:p>
        </w:tc>
        <w:tc>
          <w:tcPr>
            <w:tcW w:w="0" w:type="auto"/>
            <w:vAlign w:val="center"/>
          </w:tcPr>
          <w:p w14:paraId="7E960D68" w14:textId="77777777" w:rsidR="005E6CD9" w:rsidRPr="00782762" w:rsidRDefault="005E6CD9" w:rsidP="005E6CD9">
            <w:pPr>
              <w:jc w:val="center"/>
              <w:rPr>
                <w:rFonts w:ascii="Calibri" w:hAnsi="Calibri"/>
                <w:sz w:val="18"/>
                <w:szCs w:val="18"/>
              </w:rPr>
            </w:pPr>
            <w:r>
              <w:rPr>
                <w:rFonts w:ascii="Calibri" w:hAnsi="Calibri"/>
                <w:sz w:val="18"/>
                <w:szCs w:val="18"/>
              </w:rPr>
              <w:t>1.080</w:t>
            </w:r>
          </w:p>
        </w:tc>
        <w:tc>
          <w:tcPr>
            <w:tcW w:w="0" w:type="auto"/>
            <w:vAlign w:val="center"/>
          </w:tcPr>
          <w:p w14:paraId="7E960D69" w14:textId="77777777" w:rsidR="005E6CD9" w:rsidRPr="00782762" w:rsidRDefault="005E6CD9" w:rsidP="005E6CD9">
            <w:pPr>
              <w:jc w:val="center"/>
              <w:rPr>
                <w:rFonts w:ascii="Calibri" w:hAnsi="Calibri"/>
                <w:sz w:val="18"/>
                <w:szCs w:val="18"/>
              </w:rPr>
            </w:pPr>
            <w:r>
              <w:rPr>
                <w:rFonts w:ascii="Calibri" w:hAnsi="Calibri"/>
                <w:sz w:val="18"/>
                <w:szCs w:val="18"/>
              </w:rPr>
              <w:t>1.075</w:t>
            </w:r>
          </w:p>
        </w:tc>
        <w:tc>
          <w:tcPr>
            <w:tcW w:w="0" w:type="auto"/>
            <w:vAlign w:val="center"/>
          </w:tcPr>
          <w:p w14:paraId="7E960D6A" w14:textId="77777777" w:rsidR="005E6CD9" w:rsidRPr="00782762" w:rsidRDefault="005E6CD9" w:rsidP="005E6CD9">
            <w:pPr>
              <w:jc w:val="center"/>
              <w:rPr>
                <w:rFonts w:ascii="Calibri" w:hAnsi="Calibri"/>
                <w:sz w:val="18"/>
                <w:szCs w:val="18"/>
              </w:rPr>
            </w:pPr>
            <w:r>
              <w:rPr>
                <w:rFonts w:ascii="Calibri" w:hAnsi="Calibri"/>
                <w:sz w:val="18"/>
                <w:szCs w:val="18"/>
              </w:rPr>
              <w:t>1.070</w:t>
            </w:r>
          </w:p>
        </w:tc>
        <w:tc>
          <w:tcPr>
            <w:tcW w:w="0" w:type="auto"/>
            <w:vAlign w:val="center"/>
          </w:tcPr>
          <w:p w14:paraId="7E960D6B" w14:textId="77777777" w:rsidR="005E6CD9" w:rsidRPr="00782762" w:rsidRDefault="005E6CD9" w:rsidP="005E6CD9">
            <w:pPr>
              <w:jc w:val="center"/>
              <w:rPr>
                <w:rFonts w:ascii="Calibri" w:hAnsi="Calibri"/>
                <w:sz w:val="18"/>
                <w:szCs w:val="18"/>
              </w:rPr>
            </w:pPr>
            <w:r>
              <w:rPr>
                <w:rFonts w:ascii="Calibri" w:hAnsi="Calibri"/>
                <w:sz w:val="18"/>
                <w:szCs w:val="18"/>
              </w:rPr>
              <w:t>1.064</w:t>
            </w:r>
          </w:p>
        </w:tc>
        <w:tc>
          <w:tcPr>
            <w:tcW w:w="0" w:type="auto"/>
            <w:vAlign w:val="center"/>
          </w:tcPr>
          <w:p w14:paraId="7E960D6C" w14:textId="77777777" w:rsidR="005E6CD9" w:rsidRPr="00782762" w:rsidRDefault="005E6CD9" w:rsidP="005E6CD9">
            <w:pPr>
              <w:jc w:val="center"/>
              <w:rPr>
                <w:rFonts w:ascii="Calibri" w:hAnsi="Calibri"/>
                <w:sz w:val="18"/>
                <w:szCs w:val="18"/>
              </w:rPr>
            </w:pPr>
            <w:r>
              <w:rPr>
                <w:rFonts w:ascii="Calibri" w:hAnsi="Calibri"/>
                <w:sz w:val="18"/>
                <w:szCs w:val="18"/>
              </w:rPr>
              <w:t>1.059</w:t>
            </w:r>
          </w:p>
        </w:tc>
        <w:tc>
          <w:tcPr>
            <w:tcW w:w="0" w:type="auto"/>
            <w:vAlign w:val="center"/>
          </w:tcPr>
          <w:p w14:paraId="7E960D6D" w14:textId="77777777" w:rsidR="005E6CD9" w:rsidRPr="00782762" w:rsidRDefault="005E6CD9" w:rsidP="005E6CD9">
            <w:pPr>
              <w:jc w:val="center"/>
              <w:rPr>
                <w:rFonts w:ascii="Calibri" w:hAnsi="Calibri"/>
                <w:sz w:val="18"/>
                <w:szCs w:val="18"/>
              </w:rPr>
            </w:pPr>
            <w:r>
              <w:rPr>
                <w:rFonts w:ascii="Calibri" w:hAnsi="Calibri"/>
                <w:sz w:val="18"/>
                <w:szCs w:val="18"/>
              </w:rPr>
              <w:t>1.054</w:t>
            </w:r>
          </w:p>
        </w:tc>
        <w:tc>
          <w:tcPr>
            <w:tcW w:w="0" w:type="auto"/>
            <w:vAlign w:val="center"/>
          </w:tcPr>
          <w:p w14:paraId="7E960D6E" w14:textId="77777777" w:rsidR="005E6CD9" w:rsidRPr="00782762" w:rsidRDefault="005E6CD9" w:rsidP="005E6CD9">
            <w:pPr>
              <w:jc w:val="center"/>
              <w:rPr>
                <w:rFonts w:ascii="Calibri" w:hAnsi="Calibri"/>
                <w:sz w:val="18"/>
                <w:szCs w:val="18"/>
              </w:rPr>
            </w:pPr>
            <w:r>
              <w:rPr>
                <w:rFonts w:ascii="Calibri" w:hAnsi="Calibri"/>
                <w:sz w:val="18"/>
                <w:szCs w:val="18"/>
              </w:rPr>
              <w:t>1.050</w:t>
            </w:r>
          </w:p>
        </w:tc>
        <w:tc>
          <w:tcPr>
            <w:tcW w:w="0" w:type="auto"/>
            <w:vAlign w:val="center"/>
          </w:tcPr>
          <w:p w14:paraId="7E960D6F" w14:textId="77777777" w:rsidR="005E6CD9" w:rsidRPr="00782762" w:rsidRDefault="005E6CD9" w:rsidP="005E6CD9">
            <w:pPr>
              <w:jc w:val="center"/>
              <w:rPr>
                <w:rFonts w:ascii="Calibri" w:hAnsi="Calibri"/>
                <w:sz w:val="18"/>
                <w:szCs w:val="18"/>
              </w:rPr>
            </w:pPr>
            <w:r>
              <w:rPr>
                <w:rFonts w:ascii="Calibri" w:hAnsi="Calibri"/>
                <w:sz w:val="18"/>
                <w:szCs w:val="18"/>
              </w:rPr>
              <w:t>1.045</w:t>
            </w:r>
          </w:p>
        </w:tc>
        <w:tc>
          <w:tcPr>
            <w:tcW w:w="0" w:type="auto"/>
            <w:vAlign w:val="center"/>
          </w:tcPr>
          <w:p w14:paraId="7E960D70" w14:textId="77777777" w:rsidR="005E6CD9" w:rsidRPr="00782762" w:rsidRDefault="005E6CD9" w:rsidP="005E6CD9">
            <w:pPr>
              <w:jc w:val="center"/>
              <w:rPr>
                <w:rFonts w:ascii="Calibri" w:hAnsi="Calibri"/>
                <w:sz w:val="18"/>
                <w:szCs w:val="18"/>
              </w:rPr>
            </w:pPr>
            <w:r>
              <w:rPr>
                <w:rFonts w:ascii="Calibri" w:hAnsi="Calibri"/>
                <w:sz w:val="18"/>
                <w:szCs w:val="18"/>
              </w:rPr>
              <w:t>1.040</w:t>
            </w:r>
          </w:p>
        </w:tc>
      </w:tr>
      <w:tr w:rsidR="005E6CD9" w:rsidRPr="00782762" w14:paraId="7E960D7D" w14:textId="77777777" w:rsidTr="002B356F">
        <w:trPr>
          <w:cantSplit/>
          <w:trHeight w:hRule="exact" w:val="187"/>
          <w:jc w:val="center"/>
        </w:trPr>
        <w:tc>
          <w:tcPr>
            <w:tcW w:w="0" w:type="auto"/>
            <w:vMerge/>
            <w:vAlign w:val="center"/>
          </w:tcPr>
          <w:p w14:paraId="7E960D72" w14:textId="77777777" w:rsidR="005E6CD9" w:rsidRPr="00782762" w:rsidRDefault="005E6CD9" w:rsidP="005E6CD9">
            <w:pPr>
              <w:jc w:val="center"/>
              <w:rPr>
                <w:rFonts w:ascii="Calibri" w:hAnsi="Calibri"/>
                <w:sz w:val="18"/>
                <w:szCs w:val="18"/>
              </w:rPr>
            </w:pPr>
          </w:p>
        </w:tc>
        <w:tc>
          <w:tcPr>
            <w:tcW w:w="0" w:type="auto"/>
            <w:vAlign w:val="center"/>
          </w:tcPr>
          <w:p w14:paraId="7E960D73" w14:textId="77777777" w:rsidR="005E6CD9" w:rsidRPr="00782762" w:rsidRDefault="005E6CD9" w:rsidP="005E6CD9">
            <w:pPr>
              <w:jc w:val="center"/>
              <w:rPr>
                <w:rFonts w:ascii="Calibri" w:hAnsi="Calibri"/>
                <w:b/>
                <w:sz w:val="18"/>
                <w:szCs w:val="18"/>
              </w:rPr>
            </w:pPr>
            <w:r>
              <w:rPr>
                <w:rFonts w:ascii="Calibri" w:hAnsi="Calibri"/>
                <w:b/>
                <w:sz w:val="18"/>
                <w:szCs w:val="18"/>
              </w:rPr>
              <w:t>110</w:t>
            </w:r>
          </w:p>
        </w:tc>
        <w:tc>
          <w:tcPr>
            <w:tcW w:w="0" w:type="auto"/>
            <w:vAlign w:val="center"/>
          </w:tcPr>
          <w:p w14:paraId="7E960D74" w14:textId="77777777" w:rsidR="005E6CD9" w:rsidRPr="00782762" w:rsidRDefault="005E6CD9" w:rsidP="005E6CD9">
            <w:pPr>
              <w:jc w:val="center"/>
              <w:rPr>
                <w:rFonts w:ascii="Calibri" w:hAnsi="Calibri"/>
                <w:sz w:val="18"/>
                <w:szCs w:val="18"/>
              </w:rPr>
            </w:pPr>
            <w:r>
              <w:rPr>
                <w:rFonts w:ascii="Calibri" w:hAnsi="Calibri"/>
                <w:sz w:val="18"/>
                <w:szCs w:val="18"/>
              </w:rPr>
              <w:t>1.088</w:t>
            </w:r>
          </w:p>
        </w:tc>
        <w:tc>
          <w:tcPr>
            <w:tcW w:w="0" w:type="auto"/>
            <w:vAlign w:val="center"/>
          </w:tcPr>
          <w:p w14:paraId="7E960D75" w14:textId="77777777" w:rsidR="005E6CD9" w:rsidRPr="00782762" w:rsidRDefault="005E6CD9" w:rsidP="005E6CD9">
            <w:pPr>
              <w:jc w:val="center"/>
              <w:rPr>
                <w:rFonts w:ascii="Calibri" w:hAnsi="Calibri"/>
                <w:sz w:val="18"/>
                <w:szCs w:val="18"/>
              </w:rPr>
            </w:pPr>
            <w:r>
              <w:rPr>
                <w:rFonts w:ascii="Calibri" w:hAnsi="Calibri"/>
                <w:sz w:val="18"/>
                <w:szCs w:val="18"/>
              </w:rPr>
              <w:t>1.083</w:t>
            </w:r>
          </w:p>
        </w:tc>
        <w:tc>
          <w:tcPr>
            <w:tcW w:w="0" w:type="auto"/>
            <w:vAlign w:val="center"/>
          </w:tcPr>
          <w:p w14:paraId="7E960D76" w14:textId="77777777" w:rsidR="005E6CD9" w:rsidRPr="00782762" w:rsidRDefault="005E6CD9" w:rsidP="005E6CD9">
            <w:pPr>
              <w:jc w:val="center"/>
              <w:rPr>
                <w:rFonts w:ascii="Calibri" w:hAnsi="Calibri"/>
                <w:sz w:val="18"/>
                <w:szCs w:val="18"/>
              </w:rPr>
            </w:pPr>
            <w:r>
              <w:rPr>
                <w:rFonts w:ascii="Calibri" w:hAnsi="Calibri"/>
                <w:sz w:val="18"/>
                <w:szCs w:val="18"/>
              </w:rPr>
              <w:t>1.078</w:t>
            </w:r>
          </w:p>
        </w:tc>
        <w:tc>
          <w:tcPr>
            <w:tcW w:w="0" w:type="auto"/>
            <w:vAlign w:val="center"/>
          </w:tcPr>
          <w:p w14:paraId="7E960D77" w14:textId="77777777" w:rsidR="005E6CD9" w:rsidRPr="00782762" w:rsidRDefault="005E6CD9" w:rsidP="005E6CD9">
            <w:pPr>
              <w:jc w:val="center"/>
              <w:rPr>
                <w:rFonts w:ascii="Calibri" w:hAnsi="Calibri"/>
                <w:sz w:val="18"/>
                <w:szCs w:val="18"/>
              </w:rPr>
            </w:pPr>
            <w:r>
              <w:rPr>
                <w:rFonts w:ascii="Calibri" w:hAnsi="Calibri"/>
                <w:sz w:val="18"/>
                <w:szCs w:val="18"/>
              </w:rPr>
              <w:t>1.073</w:t>
            </w:r>
          </w:p>
        </w:tc>
        <w:tc>
          <w:tcPr>
            <w:tcW w:w="0" w:type="auto"/>
            <w:vAlign w:val="center"/>
          </w:tcPr>
          <w:p w14:paraId="7E960D78" w14:textId="77777777" w:rsidR="005E6CD9" w:rsidRPr="00782762" w:rsidRDefault="005E6CD9" w:rsidP="005E6CD9">
            <w:pPr>
              <w:jc w:val="center"/>
              <w:rPr>
                <w:rFonts w:ascii="Calibri" w:hAnsi="Calibri"/>
                <w:sz w:val="18"/>
                <w:szCs w:val="18"/>
              </w:rPr>
            </w:pPr>
            <w:r>
              <w:rPr>
                <w:rFonts w:ascii="Calibri" w:hAnsi="Calibri"/>
                <w:sz w:val="18"/>
                <w:szCs w:val="18"/>
              </w:rPr>
              <w:t>1.068</w:t>
            </w:r>
          </w:p>
        </w:tc>
        <w:tc>
          <w:tcPr>
            <w:tcW w:w="0" w:type="auto"/>
            <w:vAlign w:val="center"/>
          </w:tcPr>
          <w:p w14:paraId="7E960D79" w14:textId="77777777" w:rsidR="005E6CD9" w:rsidRPr="00782762" w:rsidRDefault="005E6CD9" w:rsidP="005E6CD9">
            <w:pPr>
              <w:jc w:val="center"/>
              <w:rPr>
                <w:rFonts w:ascii="Calibri" w:hAnsi="Calibri"/>
                <w:sz w:val="18"/>
                <w:szCs w:val="18"/>
              </w:rPr>
            </w:pPr>
            <w:r>
              <w:rPr>
                <w:rFonts w:ascii="Calibri" w:hAnsi="Calibri"/>
                <w:sz w:val="18"/>
                <w:szCs w:val="18"/>
              </w:rPr>
              <w:t>1.063</w:t>
            </w:r>
          </w:p>
        </w:tc>
        <w:tc>
          <w:tcPr>
            <w:tcW w:w="0" w:type="auto"/>
            <w:vAlign w:val="center"/>
          </w:tcPr>
          <w:p w14:paraId="7E960D7A" w14:textId="77777777" w:rsidR="005E6CD9" w:rsidRPr="00782762" w:rsidRDefault="005E6CD9" w:rsidP="005E6CD9">
            <w:pPr>
              <w:jc w:val="center"/>
              <w:rPr>
                <w:rFonts w:ascii="Calibri" w:hAnsi="Calibri"/>
                <w:sz w:val="18"/>
                <w:szCs w:val="18"/>
              </w:rPr>
            </w:pPr>
            <w:r>
              <w:rPr>
                <w:rFonts w:ascii="Calibri" w:hAnsi="Calibri"/>
                <w:sz w:val="18"/>
                <w:szCs w:val="18"/>
              </w:rPr>
              <w:t>1.058</w:t>
            </w:r>
          </w:p>
        </w:tc>
        <w:tc>
          <w:tcPr>
            <w:tcW w:w="0" w:type="auto"/>
            <w:vAlign w:val="center"/>
          </w:tcPr>
          <w:p w14:paraId="7E960D7B" w14:textId="77777777" w:rsidR="005E6CD9" w:rsidRPr="00782762" w:rsidRDefault="005E6CD9" w:rsidP="005E6CD9">
            <w:pPr>
              <w:jc w:val="center"/>
              <w:rPr>
                <w:rFonts w:ascii="Calibri" w:hAnsi="Calibri"/>
                <w:sz w:val="18"/>
                <w:szCs w:val="18"/>
              </w:rPr>
            </w:pPr>
            <w:r>
              <w:rPr>
                <w:rFonts w:ascii="Calibri" w:hAnsi="Calibri"/>
                <w:sz w:val="18"/>
                <w:szCs w:val="18"/>
              </w:rPr>
              <w:t>1.053</w:t>
            </w:r>
          </w:p>
        </w:tc>
        <w:tc>
          <w:tcPr>
            <w:tcW w:w="0" w:type="auto"/>
            <w:vAlign w:val="center"/>
          </w:tcPr>
          <w:p w14:paraId="7E960D7C" w14:textId="77777777" w:rsidR="005E6CD9" w:rsidRPr="00782762" w:rsidRDefault="005E6CD9" w:rsidP="005E6CD9">
            <w:pPr>
              <w:jc w:val="center"/>
              <w:rPr>
                <w:rFonts w:ascii="Calibri" w:hAnsi="Calibri"/>
                <w:sz w:val="18"/>
                <w:szCs w:val="18"/>
              </w:rPr>
            </w:pPr>
            <w:r>
              <w:rPr>
                <w:rFonts w:ascii="Calibri" w:hAnsi="Calibri"/>
                <w:sz w:val="18"/>
                <w:szCs w:val="18"/>
              </w:rPr>
              <w:t>1.048</w:t>
            </w:r>
          </w:p>
        </w:tc>
      </w:tr>
    </w:tbl>
    <w:p w14:paraId="7E960D7E" w14:textId="77777777" w:rsidR="00BE7226" w:rsidRDefault="00BE7226" w:rsidP="00BE7226">
      <w:pPr>
        <w:autoSpaceDE w:val="0"/>
        <w:autoSpaceDN w:val="0"/>
        <w:adjustRightInd w:val="0"/>
        <w:ind w:left="720"/>
        <w:rPr>
          <w:rFonts w:ascii="Calibri" w:hAnsi="Calibri" w:cs="Arial"/>
          <w:iCs/>
          <w:sz w:val="18"/>
          <w:szCs w:val="18"/>
        </w:rPr>
      </w:pPr>
    </w:p>
    <w:p w14:paraId="7E960D7F" w14:textId="388A202E" w:rsidR="00E87FCD" w:rsidRDefault="005608BB">
      <w:pPr>
        <w:pStyle w:val="ListParagraph"/>
        <w:numPr>
          <w:ilvl w:val="0"/>
          <w:numId w:val="27"/>
        </w:numPr>
        <w:autoSpaceDE w:val="0"/>
        <w:autoSpaceDN w:val="0"/>
        <w:adjustRightInd w:val="0"/>
        <w:rPr>
          <w:rFonts w:ascii="Calibri" w:hAnsi="Calibri" w:cs="Arial"/>
          <w:iCs/>
          <w:sz w:val="18"/>
          <w:szCs w:val="18"/>
        </w:rPr>
      </w:pPr>
      <w:r>
        <w:rPr>
          <w:rFonts w:ascii="Calibri" w:hAnsi="Calibri" w:cs="Arial"/>
          <w:iCs/>
          <w:sz w:val="18"/>
          <w:szCs w:val="18"/>
        </w:rPr>
        <w:t>This field is automatically calculated. The Corrected CFM50 is the Nominal CFM50 from Section F multiplied by the Altitude and Temperature Correction Factor.</w:t>
      </w:r>
    </w:p>
    <w:p w14:paraId="7E960D80" w14:textId="77777777" w:rsidR="005608BB" w:rsidRPr="005608BB" w:rsidRDefault="005608BB" w:rsidP="00BE7226">
      <w:pPr>
        <w:autoSpaceDE w:val="0"/>
        <w:autoSpaceDN w:val="0"/>
        <w:adjustRightInd w:val="0"/>
        <w:ind w:left="720"/>
        <w:rPr>
          <w:rFonts w:ascii="Calibri" w:hAnsi="Calibri" w:cs="Arial"/>
          <w:iCs/>
          <w:sz w:val="18"/>
          <w:szCs w:val="18"/>
        </w:rPr>
      </w:pPr>
    </w:p>
    <w:p w14:paraId="7E960D81" w14:textId="77777777" w:rsidR="00BE7226" w:rsidRPr="00782762" w:rsidRDefault="00BE7226" w:rsidP="00BE7226">
      <w:pPr>
        <w:rPr>
          <w:rFonts w:ascii="Calibri" w:hAnsi="Calibri"/>
          <w:b/>
          <w:sz w:val="18"/>
          <w:szCs w:val="18"/>
        </w:rPr>
      </w:pPr>
      <w:r>
        <w:rPr>
          <w:rFonts w:ascii="Calibri" w:hAnsi="Calibri"/>
          <w:b/>
          <w:sz w:val="18"/>
          <w:szCs w:val="18"/>
        </w:rPr>
        <w:t>Section H</w:t>
      </w:r>
      <w:r w:rsidRPr="00782762">
        <w:rPr>
          <w:rFonts w:ascii="Calibri" w:hAnsi="Calibri"/>
          <w:b/>
          <w:sz w:val="18"/>
          <w:szCs w:val="18"/>
        </w:rPr>
        <w:t>. Accuracy Adjustment</w:t>
      </w:r>
    </w:p>
    <w:p w14:paraId="7E960D82" w14:textId="2601588F" w:rsidR="00BE7226" w:rsidRDefault="00BE7226" w:rsidP="00BE7226">
      <w:pPr>
        <w:pStyle w:val="ListParagraph"/>
        <w:numPr>
          <w:ilvl w:val="0"/>
          <w:numId w:val="28"/>
        </w:numPr>
        <w:rPr>
          <w:rFonts w:ascii="Calibri" w:hAnsi="Calibri"/>
          <w:sz w:val="18"/>
          <w:szCs w:val="18"/>
        </w:rPr>
      </w:pPr>
      <w:r w:rsidRPr="00782762">
        <w:rPr>
          <w:rFonts w:ascii="Calibri" w:hAnsi="Calibri"/>
          <w:sz w:val="18"/>
          <w:szCs w:val="18"/>
        </w:rPr>
        <w:t>This field is automatically calcul</w:t>
      </w:r>
      <w:r w:rsidR="00FF1DAF">
        <w:rPr>
          <w:rFonts w:ascii="Calibri" w:hAnsi="Calibri"/>
          <w:sz w:val="18"/>
          <w:szCs w:val="18"/>
        </w:rPr>
        <w:t>ated</w:t>
      </w:r>
      <w:r w:rsidRPr="00782762">
        <w:rPr>
          <w:rFonts w:ascii="Calibri" w:hAnsi="Calibri"/>
          <w:sz w:val="18"/>
          <w:szCs w:val="18"/>
        </w:rPr>
        <w:t>:</w:t>
      </w:r>
    </w:p>
    <w:p w14:paraId="7E960D83" w14:textId="30C55F9C" w:rsidR="00BE7226" w:rsidRPr="00782762" w:rsidRDefault="00BE7226" w:rsidP="00BE7226">
      <w:pPr>
        <w:pStyle w:val="ListParagraph"/>
        <w:numPr>
          <w:ilvl w:val="0"/>
          <w:numId w:val="20"/>
        </w:numPr>
        <w:rPr>
          <w:rFonts w:ascii="Calibri" w:hAnsi="Calibri"/>
          <w:sz w:val="18"/>
          <w:szCs w:val="18"/>
        </w:rPr>
      </w:pPr>
      <w:r w:rsidRPr="00782762">
        <w:rPr>
          <w:rFonts w:ascii="Calibri" w:hAnsi="Calibri"/>
          <w:sz w:val="18"/>
          <w:szCs w:val="18"/>
        </w:rPr>
        <w:t xml:space="preserve">If the Accuracy Level </w:t>
      </w:r>
      <w:r>
        <w:rPr>
          <w:rFonts w:ascii="Calibri" w:hAnsi="Calibri"/>
          <w:sz w:val="18"/>
          <w:szCs w:val="18"/>
        </w:rPr>
        <w:t xml:space="preserve">from </w:t>
      </w:r>
      <w:r w:rsidR="002B356F">
        <w:rPr>
          <w:rFonts w:ascii="Calibri" w:hAnsi="Calibri"/>
          <w:sz w:val="18"/>
          <w:szCs w:val="18"/>
        </w:rPr>
        <w:t>S</w:t>
      </w:r>
      <w:r>
        <w:rPr>
          <w:rFonts w:ascii="Calibri" w:hAnsi="Calibri"/>
          <w:sz w:val="18"/>
          <w:szCs w:val="18"/>
        </w:rPr>
        <w:t>ection F</w:t>
      </w:r>
      <w:r w:rsidRPr="00782762">
        <w:rPr>
          <w:rFonts w:ascii="Calibri" w:hAnsi="Calibri"/>
          <w:sz w:val="18"/>
          <w:szCs w:val="18"/>
        </w:rPr>
        <w:t xml:space="preserve"> is “Standard”, the Accuracy Adjustment will be 1 (no adjustment)</w:t>
      </w:r>
      <w:r w:rsidR="00EA1A38">
        <w:rPr>
          <w:rFonts w:ascii="Calibri" w:hAnsi="Calibri"/>
          <w:sz w:val="18"/>
          <w:szCs w:val="18"/>
        </w:rPr>
        <w:t>.</w:t>
      </w:r>
    </w:p>
    <w:p w14:paraId="7E960D84" w14:textId="1CAF233E" w:rsidR="00BE7226" w:rsidRPr="00782762" w:rsidRDefault="00BE7226" w:rsidP="00BE7226">
      <w:pPr>
        <w:pStyle w:val="ListParagraph"/>
        <w:numPr>
          <w:ilvl w:val="0"/>
          <w:numId w:val="20"/>
        </w:numPr>
        <w:rPr>
          <w:rFonts w:ascii="Calibri" w:hAnsi="Calibri"/>
          <w:sz w:val="18"/>
          <w:szCs w:val="18"/>
        </w:rPr>
      </w:pPr>
      <w:r w:rsidRPr="00782762">
        <w:rPr>
          <w:rFonts w:ascii="Calibri" w:hAnsi="Calibri"/>
          <w:sz w:val="18"/>
          <w:szCs w:val="18"/>
        </w:rPr>
        <w:t xml:space="preserve">If the Accuracy Level from </w:t>
      </w:r>
      <w:r w:rsidR="002B356F">
        <w:rPr>
          <w:rFonts w:ascii="Calibri" w:hAnsi="Calibri"/>
          <w:sz w:val="18"/>
          <w:szCs w:val="18"/>
        </w:rPr>
        <w:t>S</w:t>
      </w:r>
      <w:r w:rsidRPr="00782762">
        <w:rPr>
          <w:rFonts w:ascii="Calibri" w:hAnsi="Calibri"/>
          <w:sz w:val="18"/>
          <w:szCs w:val="18"/>
        </w:rPr>
        <w:t>ectio</w:t>
      </w:r>
      <w:r>
        <w:rPr>
          <w:rFonts w:ascii="Calibri" w:hAnsi="Calibri"/>
          <w:sz w:val="18"/>
          <w:szCs w:val="18"/>
        </w:rPr>
        <w:t>n F</w:t>
      </w:r>
      <w:r w:rsidRPr="00782762">
        <w:rPr>
          <w:rFonts w:ascii="Calibri" w:hAnsi="Calibri"/>
          <w:sz w:val="18"/>
          <w:szCs w:val="18"/>
        </w:rPr>
        <w:t xml:space="preserve"> is “Reduced”, </w:t>
      </w:r>
      <w:r w:rsidR="002B356F">
        <w:rPr>
          <w:rFonts w:ascii="Calibri" w:hAnsi="Calibri"/>
          <w:sz w:val="18"/>
          <w:szCs w:val="18"/>
        </w:rPr>
        <w:t>A</w:t>
      </w:r>
      <w:r w:rsidRPr="00782762">
        <w:rPr>
          <w:rFonts w:ascii="Calibri" w:hAnsi="Calibri"/>
          <w:sz w:val="18"/>
          <w:szCs w:val="18"/>
        </w:rPr>
        <w:t xml:space="preserve">ccuracy </w:t>
      </w:r>
      <w:r w:rsidR="0019536D">
        <w:rPr>
          <w:rFonts w:ascii="Calibri" w:hAnsi="Calibri"/>
          <w:sz w:val="18"/>
          <w:szCs w:val="18"/>
        </w:rPr>
        <w:t>A</w:t>
      </w:r>
      <w:r w:rsidRPr="00782762">
        <w:rPr>
          <w:rFonts w:ascii="Calibri" w:hAnsi="Calibri"/>
          <w:sz w:val="18"/>
          <w:szCs w:val="18"/>
        </w:rPr>
        <w:t>djustment equation equals 1+0.1</w:t>
      </w:r>
      <w:r w:rsidR="005608BB">
        <w:rPr>
          <w:rFonts w:ascii="Calibri" w:hAnsi="Calibri"/>
          <w:sz w:val="18"/>
          <w:szCs w:val="18"/>
        </w:rPr>
        <w:t>*[</w:t>
      </w:r>
      <w:r w:rsidRPr="00782762">
        <w:rPr>
          <w:rFonts w:ascii="Calibri" w:hAnsi="Calibri"/>
          <w:sz w:val="18"/>
          <w:szCs w:val="18"/>
        </w:rPr>
        <w:t>50/</w:t>
      </w:r>
      <w:r w:rsidR="005608BB">
        <w:rPr>
          <w:rFonts w:ascii="Calibri" w:hAnsi="Calibri"/>
          <w:sz w:val="18"/>
          <w:szCs w:val="18"/>
        </w:rPr>
        <w:t>(Unadjusted Building Pressure – Pretest Baseline Building Pressure</w:t>
      </w:r>
      <w:r w:rsidRPr="00782762">
        <w:rPr>
          <w:rFonts w:ascii="Calibri" w:hAnsi="Calibri"/>
          <w:sz w:val="18"/>
          <w:szCs w:val="18"/>
        </w:rPr>
        <w:t>)]</w:t>
      </w:r>
      <w:r w:rsidR="00EA1A38">
        <w:rPr>
          <w:rFonts w:ascii="Calibri" w:hAnsi="Calibri"/>
          <w:sz w:val="18"/>
          <w:szCs w:val="18"/>
        </w:rPr>
        <w:t>.</w:t>
      </w:r>
    </w:p>
    <w:p w14:paraId="7E960D85" w14:textId="05E7CB55" w:rsidR="00BE7226" w:rsidRDefault="00BE7226" w:rsidP="00BE7226">
      <w:pPr>
        <w:pStyle w:val="ListParagraph"/>
        <w:numPr>
          <w:ilvl w:val="0"/>
          <w:numId w:val="28"/>
        </w:numPr>
        <w:rPr>
          <w:rFonts w:ascii="Calibri" w:hAnsi="Calibri"/>
          <w:sz w:val="18"/>
          <w:szCs w:val="18"/>
        </w:rPr>
      </w:pPr>
      <w:r w:rsidRPr="00782762">
        <w:rPr>
          <w:rFonts w:ascii="Calibri" w:hAnsi="Calibri"/>
          <w:sz w:val="18"/>
          <w:szCs w:val="18"/>
        </w:rPr>
        <w:t xml:space="preserve">This field is automatically calculated. The Adjusted CFM50 is the Corrected CFM50 multiplied </w:t>
      </w:r>
      <w:r w:rsidR="00FF1DAF">
        <w:rPr>
          <w:rFonts w:ascii="Calibri" w:hAnsi="Calibri"/>
          <w:sz w:val="18"/>
          <w:szCs w:val="18"/>
        </w:rPr>
        <w:t>by</w:t>
      </w:r>
      <w:r w:rsidRPr="00782762">
        <w:rPr>
          <w:rFonts w:ascii="Calibri" w:hAnsi="Calibri"/>
          <w:sz w:val="18"/>
          <w:szCs w:val="18"/>
        </w:rPr>
        <w:t xml:space="preserve"> the Accuracy Adjustment</w:t>
      </w:r>
      <w:r w:rsidR="00FF1DAF">
        <w:rPr>
          <w:rFonts w:ascii="Calibri" w:hAnsi="Calibri"/>
          <w:sz w:val="18"/>
          <w:szCs w:val="18"/>
        </w:rPr>
        <w:t xml:space="preserve"> </w:t>
      </w:r>
      <w:r w:rsidR="002B356F">
        <w:rPr>
          <w:rFonts w:ascii="Calibri" w:hAnsi="Calibri"/>
          <w:sz w:val="18"/>
          <w:szCs w:val="18"/>
        </w:rPr>
        <w:t>F</w:t>
      </w:r>
      <w:r w:rsidR="00FF1DAF">
        <w:rPr>
          <w:rFonts w:ascii="Calibri" w:hAnsi="Calibri"/>
          <w:sz w:val="18"/>
          <w:szCs w:val="18"/>
        </w:rPr>
        <w:t>actor</w:t>
      </w:r>
      <w:r w:rsidRPr="00782762">
        <w:rPr>
          <w:rFonts w:ascii="Calibri" w:hAnsi="Calibri"/>
          <w:sz w:val="18"/>
          <w:szCs w:val="18"/>
        </w:rPr>
        <w:t>.</w:t>
      </w:r>
    </w:p>
    <w:p w14:paraId="7E960D86" w14:textId="134F2336" w:rsidR="00BE7226" w:rsidDel="006F2A18" w:rsidRDefault="00BE7226" w:rsidP="00BE7226">
      <w:pPr>
        <w:pStyle w:val="ListParagraph"/>
        <w:rPr>
          <w:del w:id="68" w:author="Shewmaker, Michael@Energy" w:date="2016-03-29T15:01:00Z"/>
          <w:rFonts w:ascii="Calibri" w:hAnsi="Calibri"/>
          <w:sz w:val="18"/>
          <w:szCs w:val="18"/>
        </w:rPr>
      </w:pPr>
    </w:p>
    <w:p w14:paraId="7E960D87" w14:textId="4DD17105" w:rsidR="00BE7226" w:rsidRPr="00782762" w:rsidDel="006F2A18" w:rsidRDefault="00BE7226" w:rsidP="00BE7226">
      <w:pPr>
        <w:rPr>
          <w:del w:id="69" w:author="Shewmaker, Michael@Energy" w:date="2016-03-29T15:01:00Z"/>
          <w:rFonts w:ascii="Calibri" w:hAnsi="Calibri"/>
          <w:b/>
          <w:sz w:val="18"/>
          <w:szCs w:val="18"/>
        </w:rPr>
      </w:pPr>
      <w:del w:id="70" w:author="Shewmaker, Michael@Energy" w:date="2016-03-29T15:01:00Z">
        <w:r w:rsidRPr="00782762" w:rsidDel="006F2A18">
          <w:rPr>
            <w:rFonts w:ascii="Calibri" w:hAnsi="Calibri"/>
            <w:b/>
            <w:sz w:val="18"/>
            <w:szCs w:val="18"/>
          </w:rPr>
          <w:delText>Section I. Additional Requirements for Compliance</w:delText>
        </w:r>
      </w:del>
    </w:p>
    <w:p w14:paraId="7E960D88" w14:textId="7ACE222B" w:rsidR="00BE7226" w:rsidRPr="00782762" w:rsidDel="006F2A18" w:rsidRDefault="00BE7226" w:rsidP="00BE7226">
      <w:pPr>
        <w:pStyle w:val="ListParagraph"/>
        <w:numPr>
          <w:ilvl w:val="0"/>
          <w:numId w:val="25"/>
        </w:numPr>
        <w:rPr>
          <w:del w:id="71" w:author="Shewmaker, Michael@Energy" w:date="2016-03-29T15:01:00Z"/>
          <w:rFonts w:ascii="Calibri" w:hAnsi="Calibri"/>
          <w:sz w:val="18"/>
          <w:szCs w:val="18"/>
        </w:rPr>
      </w:pPr>
      <w:del w:id="72" w:author="Shewmaker, Michael@Energy" w:date="2016-03-29T15:01:00Z">
        <w:r w:rsidRPr="00782762" w:rsidDel="006F2A18">
          <w:rPr>
            <w:rFonts w:ascii="Calibri" w:hAnsi="Calibri"/>
            <w:sz w:val="18"/>
            <w:szCs w:val="18"/>
          </w:rPr>
          <w:delText>This statement must be true (or not applicable) for the test to conform to the protocols.</w:delText>
        </w:r>
      </w:del>
    </w:p>
    <w:p w14:paraId="7E960D89" w14:textId="53DA2E78" w:rsidR="00BE7226" w:rsidRPr="00782762" w:rsidDel="006F2A18" w:rsidRDefault="00BE7226" w:rsidP="00BE7226">
      <w:pPr>
        <w:pStyle w:val="ListParagraph"/>
        <w:numPr>
          <w:ilvl w:val="0"/>
          <w:numId w:val="25"/>
        </w:numPr>
        <w:rPr>
          <w:del w:id="73" w:author="Shewmaker, Michael@Energy" w:date="2016-03-29T15:01:00Z"/>
          <w:rFonts w:ascii="Calibri" w:hAnsi="Calibri"/>
          <w:sz w:val="18"/>
          <w:szCs w:val="18"/>
        </w:rPr>
      </w:pPr>
      <w:del w:id="74" w:author="Shewmaker, Michael@Energy" w:date="2016-03-29T15:01:00Z">
        <w:r w:rsidRPr="00782762" w:rsidDel="006F2A18">
          <w:rPr>
            <w:rFonts w:ascii="Calibri" w:hAnsi="Calibri"/>
            <w:sz w:val="18"/>
            <w:szCs w:val="18"/>
          </w:rPr>
          <w:delText>This statement must be true (or not applicable) for the test to conform to the protocols.</w:delText>
        </w:r>
      </w:del>
    </w:p>
    <w:p w14:paraId="7E960D8A" w14:textId="492C8537" w:rsidR="00BE7226" w:rsidRPr="00782762" w:rsidDel="006F2A18" w:rsidRDefault="00BE7226" w:rsidP="00BE7226">
      <w:pPr>
        <w:pStyle w:val="ListParagraph"/>
        <w:numPr>
          <w:ilvl w:val="0"/>
          <w:numId w:val="25"/>
        </w:numPr>
        <w:rPr>
          <w:del w:id="75" w:author="Shewmaker, Michael@Energy" w:date="2016-03-29T15:01:00Z"/>
          <w:rFonts w:ascii="Calibri" w:hAnsi="Calibri"/>
          <w:sz w:val="18"/>
          <w:szCs w:val="18"/>
        </w:rPr>
      </w:pPr>
      <w:del w:id="76" w:author="Shewmaker, Michael@Energy" w:date="2016-03-29T15:01:00Z">
        <w:r w:rsidRPr="00782762" w:rsidDel="006F2A18">
          <w:rPr>
            <w:rFonts w:ascii="Calibri" w:hAnsi="Calibri"/>
            <w:sz w:val="18"/>
            <w:szCs w:val="18"/>
          </w:rPr>
          <w:delText>This statement must be true (or not applicable) for the test to conform to the protocols.</w:delText>
        </w:r>
      </w:del>
    </w:p>
    <w:p w14:paraId="7E960D8B" w14:textId="42EE9DF2" w:rsidR="00BE7226" w:rsidRPr="00782762" w:rsidDel="006F2A18" w:rsidRDefault="00BE7226" w:rsidP="00BE7226">
      <w:pPr>
        <w:pStyle w:val="ListParagraph"/>
        <w:numPr>
          <w:ilvl w:val="0"/>
          <w:numId w:val="25"/>
        </w:numPr>
        <w:rPr>
          <w:del w:id="77" w:author="Shewmaker, Michael@Energy" w:date="2016-03-29T15:01:00Z"/>
          <w:rFonts w:ascii="Calibri" w:hAnsi="Calibri"/>
          <w:sz w:val="18"/>
          <w:szCs w:val="18"/>
        </w:rPr>
      </w:pPr>
      <w:del w:id="78" w:author="Shewmaker, Michael@Energy" w:date="2016-03-29T15:01:00Z">
        <w:r w:rsidRPr="00782762" w:rsidDel="006F2A18">
          <w:rPr>
            <w:rFonts w:ascii="Calibri" w:hAnsi="Calibri"/>
            <w:sz w:val="18"/>
            <w:szCs w:val="18"/>
          </w:rPr>
          <w:delText>This statement must be true (or not applicable) for the test to conform to the protocols.</w:delText>
        </w:r>
      </w:del>
    </w:p>
    <w:p w14:paraId="7E960D8C" w14:textId="1DB48CC4" w:rsidR="00E87FCD" w:rsidDel="006F2A18" w:rsidRDefault="00BE7226">
      <w:pPr>
        <w:pStyle w:val="ListParagraph"/>
        <w:numPr>
          <w:ilvl w:val="0"/>
          <w:numId w:val="25"/>
        </w:numPr>
        <w:rPr>
          <w:del w:id="79" w:author="Shewmaker, Michael@Energy" w:date="2016-03-29T15:01:00Z"/>
        </w:rPr>
      </w:pPr>
      <w:del w:id="80" w:author="Shewmaker, Michael@Energy" w:date="2016-03-29T15:01:00Z">
        <w:r w:rsidRPr="00782762" w:rsidDel="006F2A18">
          <w:rPr>
            <w:rFonts w:ascii="Calibri" w:hAnsi="Calibri"/>
            <w:sz w:val="18"/>
            <w:szCs w:val="18"/>
          </w:rPr>
          <w:delText>This statement must be true (or not applicable) for the test to conform to the protocols.</w:delText>
        </w:r>
      </w:del>
    </w:p>
    <w:p w14:paraId="7E960D8D" w14:textId="77777777" w:rsidR="00EA01F0" w:rsidRDefault="00EA01F0" w:rsidP="009762F6">
      <w:pPr>
        <w:pStyle w:val="ListParagraph"/>
      </w:pPr>
    </w:p>
    <w:p w14:paraId="7E960D8E" w14:textId="77777777" w:rsidR="00EA01F0" w:rsidRDefault="00EA01F0" w:rsidP="009762F6">
      <w:pPr>
        <w:pStyle w:val="ListParagraph"/>
        <w:sectPr w:rsidR="00EA01F0" w:rsidSect="005202AD">
          <w:headerReference w:type="even" r:id="rId15"/>
          <w:headerReference w:type="default" r:id="rId16"/>
          <w:footerReference w:type="default" r:id="rId17"/>
          <w:headerReference w:type="first" r:id="rId18"/>
          <w:pgSz w:w="12240" w:h="15840" w:code="1"/>
          <w:pgMar w:top="720" w:right="720" w:bottom="720" w:left="720" w:header="576" w:footer="576" w:gutter="0"/>
          <w:pgNumType w:start="1"/>
          <w:cols w:space="720"/>
          <w:docGrid w:linePitch="272"/>
        </w:sect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88"/>
        <w:gridCol w:w="4650"/>
        <w:gridCol w:w="5778"/>
      </w:tblGrid>
      <w:tr w:rsidR="00EA01F0" w:rsidRPr="00C77D58" w14:paraId="7E960D90" w14:textId="77777777" w:rsidTr="00231CFA">
        <w:tc>
          <w:tcPr>
            <w:tcW w:w="11016" w:type="dxa"/>
            <w:gridSpan w:val="3"/>
            <w:vAlign w:val="center"/>
          </w:tcPr>
          <w:p w14:paraId="7E960D8F" w14:textId="77777777" w:rsidR="00EA01F0" w:rsidRPr="00C77D58" w:rsidRDefault="00EA01F0" w:rsidP="00231CFA">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b/>
                <w:sz w:val="18"/>
                <w:szCs w:val="18"/>
              </w:rPr>
            </w:pPr>
            <w:r w:rsidRPr="003F0913">
              <w:rPr>
                <w:rFonts w:ascii="Calibri" w:hAnsi="Calibri"/>
                <w:b/>
                <w:szCs w:val="18"/>
              </w:rPr>
              <w:lastRenderedPageBreak/>
              <w:t>A. Building Air Leakage – General Information</w:t>
            </w:r>
          </w:p>
        </w:tc>
      </w:tr>
      <w:tr w:rsidR="00EA01F0" w:rsidRPr="00C77D58" w14:paraId="7E960D94" w14:textId="77777777" w:rsidTr="00231CFA">
        <w:tc>
          <w:tcPr>
            <w:tcW w:w="588" w:type="dxa"/>
            <w:vAlign w:val="center"/>
          </w:tcPr>
          <w:p w14:paraId="7E960D91" w14:textId="77777777" w:rsidR="00EA01F0" w:rsidRPr="000367BC" w:rsidRDefault="00897C24" w:rsidP="00C30D3F">
            <w:pPr>
              <w:jc w:val="center"/>
              <w:rPr>
                <w:rFonts w:ascii="Calibri" w:hAnsi="Calibri"/>
                <w:sz w:val="18"/>
                <w:szCs w:val="18"/>
              </w:rPr>
            </w:pPr>
            <w:r>
              <w:rPr>
                <w:rFonts w:ascii="Calibri" w:hAnsi="Calibri"/>
                <w:sz w:val="18"/>
                <w:szCs w:val="18"/>
              </w:rPr>
              <w:t>01</w:t>
            </w:r>
          </w:p>
        </w:tc>
        <w:tc>
          <w:tcPr>
            <w:tcW w:w="4650" w:type="dxa"/>
          </w:tcPr>
          <w:p w14:paraId="7E960D92" w14:textId="28702C22" w:rsidR="00EA01F0" w:rsidRPr="00C77D58" w:rsidRDefault="00EA01F0" w:rsidP="00BC73F6">
            <w:pPr>
              <w:rPr>
                <w:rFonts w:ascii="Calibri" w:hAnsi="Calibri"/>
                <w:sz w:val="18"/>
                <w:szCs w:val="18"/>
              </w:rPr>
            </w:pPr>
            <w:r w:rsidRPr="00C77D58">
              <w:rPr>
                <w:rFonts w:ascii="Calibri" w:hAnsi="Calibri"/>
                <w:sz w:val="18"/>
                <w:szCs w:val="18"/>
              </w:rPr>
              <w:t xml:space="preserve">Indoor </w:t>
            </w:r>
            <w:r w:rsidR="00EA1A38">
              <w:rPr>
                <w:rFonts w:ascii="Calibri" w:hAnsi="Calibri"/>
                <w:sz w:val="18"/>
                <w:szCs w:val="18"/>
              </w:rPr>
              <w:t>T</w:t>
            </w:r>
            <w:r w:rsidRPr="00C77D58">
              <w:rPr>
                <w:rFonts w:ascii="Calibri" w:hAnsi="Calibri"/>
                <w:sz w:val="18"/>
                <w:szCs w:val="18"/>
              </w:rPr>
              <w:t xml:space="preserve">emperature </w:t>
            </w:r>
            <w:r w:rsidR="00EA1A38">
              <w:rPr>
                <w:rFonts w:ascii="Calibri" w:hAnsi="Calibri"/>
                <w:sz w:val="18"/>
                <w:szCs w:val="18"/>
              </w:rPr>
              <w:t>D</w:t>
            </w:r>
            <w:r w:rsidRPr="00C77D58">
              <w:rPr>
                <w:rFonts w:ascii="Calibri" w:hAnsi="Calibri"/>
                <w:sz w:val="18"/>
                <w:szCs w:val="18"/>
              </w:rPr>
              <w:t xml:space="preserve">uring </w:t>
            </w:r>
            <w:r w:rsidR="00EA1A38">
              <w:rPr>
                <w:rFonts w:ascii="Calibri" w:hAnsi="Calibri"/>
                <w:sz w:val="18"/>
                <w:szCs w:val="18"/>
              </w:rPr>
              <w:t>T</w:t>
            </w:r>
            <w:r w:rsidRPr="00C77D58">
              <w:rPr>
                <w:rFonts w:ascii="Calibri" w:hAnsi="Calibri"/>
                <w:sz w:val="18"/>
                <w:szCs w:val="18"/>
              </w:rPr>
              <w:t>est (</w:t>
            </w:r>
            <w:r w:rsidR="00BC73F6">
              <w:rPr>
                <w:rFonts w:ascii="Calibri" w:hAnsi="Calibri"/>
                <w:sz w:val="18"/>
                <w:szCs w:val="18"/>
              </w:rPr>
              <w:t>°</w:t>
            </w:r>
            <w:r w:rsidRPr="00C77D58">
              <w:rPr>
                <w:rFonts w:ascii="Calibri" w:hAnsi="Calibri"/>
                <w:sz w:val="18"/>
                <w:szCs w:val="18"/>
              </w:rPr>
              <w:t>F)</w:t>
            </w:r>
          </w:p>
        </w:tc>
        <w:tc>
          <w:tcPr>
            <w:tcW w:w="5778" w:type="dxa"/>
          </w:tcPr>
          <w:p w14:paraId="7E960D93" w14:textId="77777777" w:rsidR="00EA01F0" w:rsidRPr="00C77D58" w:rsidRDefault="00EA01F0" w:rsidP="00231CFA">
            <w:pPr>
              <w:tabs>
                <w:tab w:val="left" w:pos="2189"/>
              </w:tabs>
              <w:rPr>
                <w:rFonts w:ascii="Calibri" w:hAnsi="Calibri"/>
                <w:sz w:val="18"/>
                <w:szCs w:val="18"/>
              </w:rPr>
            </w:pPr>
            <w:r w:rsidRPr="00C77D58">
              <w:rPr>
                <w:rFonts w:ascii="Calibri" w:hAnsi="Calibri"/>
                <w:sz w:val="18"/>
                <w:szCs w:val="18"/>
              </w:rPr>
              <w:t xml:space="preserve">&lt;&lt;user input, </w:t>
            </w:r>
            <w:proofErr w:type="spellStart"/>
            <w:r w:rsidRPr="00C77D58">
              <w:rPr>
                <w:rFonts w:ascii="Calibri" w:hAnsi="Calibri"/>
                <w:sz w:val="18"/>
                <w:szCs w:val="18"/>
              </w:rPr>
              <w:t>degF</w:t>
            </w:r>
            <w:proofErr w:type="spellEnd"/>
            <w:r w:rsidRPr="00C77D58">
              <w:rPr>
                <w:rFonts w:ascii="Calibri" w:hAnsi="Calibri"/>
                <w:sz w:val="18"/>
                <w:szCs w:val="18"/>
              </w:rPr>
              <w:t>&gt;&gt;</w:t>
            </w:r>
          </w:p>
        </w:tc>
      </w:tr>
      <w:tr w:rsidR="00EA01F0" w:rsidRPr="00C77D58" w14:paraId="7E960D98" w14:textId="77777777" w:rsidTr="00231CFA">
        <w:tc>
          <w:tcPr>
            <w:tcW w:w="588" w:type="dxa"/>
            <w:vAlign w:val="center"/>
          </w:tcPr>
          <w:p w14:paraId="7E960D95" w14:textId="77777777" w:rsidR="00EA01F0" w:rsidRPr="000367BC" w:rsidRDefault="00897C24" w:rsidP="00C30D3F">
            <w:pPr>
              <w:jc w:val="center"/>
              <w:rPr>
                <w:rFonts w:ascii="Calibri" w:hAnsi="Calibri"/>
                <w:sz w:val="18"/>
                <w:szCs w:val="18"/>
              </w:rPr>
            </w:pPr>
            <w:r>
              <w:rPr>
                <w:rFonts w:ascii="Calibri" w:hAnsi="Calibri"/>
                <w:sz w:val="18"/>
                <w:szCs w:val="18"/>
              </w:rPr>
              <w:t>02</w:t>
            </w:r>
          </w:p>
        </w:tc>
        <w:tc>
          <w:tcPr>
            <w:tcW w:w="4650" w:type="dxa"/>
          </w:tcPr>
          <w:p w14:paraId="7E960D96" w14:textId="7259ED4A" w:rsidR="00EA01F0" w:rsidRPr="00C77D58" w:rsidRDefault="00EA01F0" w:rsidP="00BC73F6">
            <w:pPr>
              <w:rPr>
                <w:rFonts w:ascii="Calibri" w:hAnsi="Calibri"/>
                <w:sz w:val="18"/>
                <w:szCs w:val="18"/>
              </w:rPr>
            </w:pPr>
            <w:r w:rsidRPr="00C77D58">
              <w:rPr>
                <w:rFonts w:ascii="Calibri" w:hAnsi="Calibri"/>
                <w:sz w:val="18"/>
                <w:szCs w:val="18"/>
              </w:rPr>
              <w:t xml:space="preserve">Outdoor </w:t>
            </w:r>
            <w:r w:rsidR="00EA1A38">
              <w:rPr>
                <w:rFonts w:ascii="Calibri" w:hAnsi="Calibri"/>
                <w:sz w:val="18"/>
                <w:szCs w:val="18"/>
              </w:rPr>
              <w:t>T</w:t>
            </w:r>
            <w:r w:rsidR="00EA1A38" w:rsidRPr="00C77D58">
              <w:rPr>
                <w:rFonts w:ascii="Calibri" w:hAnsi="Calibri"/>
                <w:sz w:val="18"/>
                <w:szCs w:val="18"/>
              </w:rPr>
              <w:t xml:space="preserve">emperature </w:t>
            </w:r>
            <w:r w:rsidR="00EA1A38">
              <w:rPr>
                <w:rFonts w:ascii="Calibri" w:hAnsi="Calibri"/>
                <w:sz w:val="18"/>
                <w:szCs w:val="18"/>
              </w:rPr>
              <w:t>D</w:t>
            </w:r>
            <w:r w:rsidRPr="00C77D58">
              <w:rPr>
                <w:rFonts w:ascii="Calibri" w:hAnsi="Calibri"/>
                <w:sz w:val="18"/>
                <w:szCs w:val="18"/>
              </w:rPr>
              <w:t xml:space="preserve">uring </w:t>
            </w:r>
            <w:r w:rsidR="00EA1A38">
              <w:rPr>
                <w:rFonts w:ascii="Calibri" w:hAnsi="Calibri"/>
                <w:sz w:val="18"/>
                <w:szCs w:val="18"/>
              </w:rPr>
              <w:t>T</w:t>
            </w:r>
            <w:r w:rsidRPr="00C77D58">
              <w:rPr>
                <w:rFonts w:ascii="Calibri" w:hAnsi="Calibri"/>
                <w:sz w:val="18"/>
                <w:szCs w:val="18"/>
              </w:rPr>
              <w:t>est (</w:t>
            </w:r>
            <w:r w:rsidR="00BC73F6">
              <w:rPr>
                <w:rFonts w:ascii="Calibri" w:hAnsi="Calibri"/>
                <w:sz w:val="18"/>
                <w:szCs w:val="18"/>
              </w:rPr>
              <w:t>°</w:t>
            </w:r>
            <w:r w:rsidRPr="00C77D58">
              <w:rPr>
                <w:rFonts w:ascii="Calibri" w:hAnsi="Calibri"/>
                <w:sz w:val="18"/>
                <w:szCs w:val="18"/>
              </w:rPr>
              <w:t>F)</w:t>
            </w:r>
          </w:p>
        </w:tc>
        <w:tc>
          <w:tcPr>
            <w:tcW w:w="5778" w:type="dxa"/>
          </w:tcPr>
          <w:p w14:paraId="7E960D97" w14:textId="77777777" w:rsidR="00EA01F0" w:rsidRPr="00C77D58" w:rsidRDefault="00EA01F0" w:rsidP="00231CFA">
            <w:pPr>
              <w:rPr>
                <w:rFonts w:ascii="Calibri" w:hAnsi="Calibri"/>
                <w:sz w:val="18"/>
                <w:szCs w:val="18"/>
              </w:rPr>
            </w:pPr>
            <w:r w:rsidRPr="00C77D58">
              <w:rPr>
                <w:rFonts w:ascii="Calibri" w:hAnsi="Calibri"/>
                <w:sz w:val="18"/>
                <w:szCs w:val="18"/>
              </w:rPr>
              <w:t xml:space="preserve">&lt;&lt;user input, </w:t>
            </w:r>
            <w:proofErr w:type="spellStart"/>
            <w:r w:rsidRPr="00C77D58">
              <w:rPr>
                <w:rFonts w:ascii="Calibri" w:hAnsi="Calibri"/>
                <w:sz w:val="18"/>
                <w:szCs w:val="18"/>
              </w:rPr>
              <w:t>degF</w:t>
            </w:r>
            <w:proofErr w:type="spellEnd"/>
            <w:r w:rsidRPr="00C77D58">
              <w:rPr>
                <w:rFonts w:ascii="Calibri" w:hAnsi="Calibri"/>
                <w:sz w:val="18"/>
                <w:szCs w:val="18"/>
              </w:rPr>
              <w:t>&gt;&gt;</w:t>
            </w:r>
          </w:p>
        </w:tc>
      </w:tr>
      <w:tr w:rsidR="00EA01F0" w:rsidRPr="00C77D58" w14:paraId="7E960D9C" w14:textId="77777777" w:rsidTr="00231CFA">
        <w:tc>
          <w:tcPr>
            <w:tcW w:w="588" w:type="dxa"/>
            <w:vAlign w:val="center"/>
          </w:tcPr>
          <w:p w14:paraId="7E960D99" w14:textId="77777777" w:rsidR="00EA01F0" w:rsidRPr="00C77D58" w:rsidRDefault="00897C24" w:rsidP="00C30D3F">
            <w:pPr>
              <w:jc w:val="center"/>
              <w:rPr>
                <w:rFonts w:ascii="Calibri" w:hAnsi="Calibri"/>
                <w:sz w:val="18"/>
                <w:szCs w:val="18"/>
              </w:rPr>
            </w:pPr>
            <w:r>
              <w:rPr>
                <w:rFonts w:ascii="Calibri" w:hAnsi="Calibri"/>
                <w:sz w:val="18"/>
                <w:szCs w:val="18"/>
              </w:rPr>
              <w:t>03</w:t>
            </w:r>
          </w:p>
        </w:tc>
        <w:tc>
          <w:tcPr>
            <w:tcW w:w="4650" w:type="dxa"/>
          </w:tcPr>
          <w:p w14:paraId="7E960D9A" w14:textId="6FCC39F0" w:rsidR="00EA01F0" w:rsidRPr="00C77D58" w:rsidRDefault="00EA01F0" w:rsidP="00231CFA">
            <w:pPr>
              <w:rPr>
                <w:rFonts w:ascii="Calibri" w:hAnsi="Calibri"/>
                <w:sz w:val="18"/>
                <w:szCs w:val="18"/>
              </w:rPr>
            </w:pPr>
            <w:r w:rsidRPr="00C77D58">
              <w:rPr>
                <w:rFonts w:ascii="Calibri" w:hAnsi="Calibri"/>
                <w:sz w:val="18"/>
                <w:szCs w:val="18"/>
              </w:rPr>
              <w:t xml:space="preserve">Blower </w:t>
            </w:r>
            <w:r w:rsidR="00EA1A38">
              <w:rPr>
                <w:rFonts w:ascii="Calibri" w:hAnsi="Calibri"/>
                <w:sz w:val="18"/>
                <w:szCs w:val="18"/>
              </w:rPr>
              <w:t>D</w:t>
            </w:r>
            <w:r w:rsidRPr="00C77D58">
              <w:rPr>
                <w:rFonts w:ascii="Calibri" w:hAnsi="Calibri"/>
                <w:sz w:val="18"/>
                <w:szCs w:val="18"/>
              </w:rPr>
              <w:t xml:space="preserve">oor </w:t>
            </w:r>
            <w:r w:rsidR="00EA1A38">
              <w:rPr>
                <w:rFonts w:ascii="Calibri" w:hAnsi="Calibri"/>
                <w:sz w:val="18"/>
                <w:szCs w:val="18"/>
              </w:rPr>
              <w:t>L</w:t>
            </w:r>
            <w:r w:rsidRPr="00C77D58">
              <w:rPr>
                <w:rFonts w:ascii="Calibri" w:hAnsi="Calibri"/>
                <w:sz w:val="18"/>
                <w:szCs w:val="18"/>
              </w:rPr>
              <w:t>ocation</w:t>
            </w:r>
          </w:p>
        </w:tc>
        <w:tc>
          <w:tcPr>
            <w:tcW w:w="5778" w:type="dxa"/>
          </w:tcPr>
          <w:p w14:paraId="7E960D9B" w14:textId="77777777" w:rsidR="00EA01F0" w:rsidRPr="00C77D58" w:rsidRDefault="00EA01F0" w:rsidP="00231CFA">
            <w:pPr>
              <w:rPr>
                <w:rFonts w:ascii="Calibri" w:hAnsi="Calibri"/>
                <w:sz w:val="18"/>
                <w:szCs w:val="18"/>
              </w:rPr>
            </w:pPr>
            <w:r w:rsidRPr="00C77D58">
              <w:rPr>
                <w:rFonts w:ascii="Calibri" w:hAnsi="Calibri"/>
                <w:sz w:val="18"/>
                <w:szCs w:val="18"/>
              </w:rPr>
              <w:t>&lt;&lt;user input, text, maximum 50 characters&gt;&gt;</w:t>
            </w:r>
          </w:p>
        </w:tc>
      </w:tr>
      <w:tr w:rsidR="00EA01F0" w:rsidRPr="00C77D58" w14:paraId="7E960DA0" w14:textId="77777777" w:rsidTr="00231CFA">
        <w:tc>
          <w:tcPr>
            <w:tcW w:w="588" w:type="dxa"/>
            <w:vAlign w:val="center"/>
          </w:tcPr>
          <w:p w14:paraId="7E960D9D" w14:textId="77777777" w:rsidR="00EA01F0" w:rsidRPr="00C77D58" w:rsidRDefault="00897C24" w:rsidP="00C30D3F">
            <w:pPr>
              <w:jc w:val="center"/>
              <w:rPr>
                <w:rFonts w:ascii="Calibri" w:hAnsi="Calibri"/>
                <w:sz w:val="18"/>
                <w:szCs w:val="18"/>
              </w:rPr>
            </w:pPr>
            <w:r>
              <w:rPr>
                <w:rFonts w:ascii="Calibri" w:hAnsi="Calibri"/>
                <w:sz w:val="18"/>
                <w:szCs w:val="18"/>
              </w:rPr>
              <w:t>04</w:t>
            </w:r>
          </w:p>
        </w:tc>
        <w:tc>
          <w:tcPr>
            <w:tcW w:w="4650" w:type="dxa"/>
          </w:tcPr>
          <w:p w14:paraId="7E960D9E" w14:textId="08D7B10A" w:rsidR="00EA01F0" w:rsidRPr="00C77D58" w:rsidDel="00752910" w:rsidRDefault="00EA01F0" w:rsidP="00231CFA">
            <w:pPr>
              <w:rPr>
                <w:rFonts w:ascii="Calibri" w:hAnsi="Calibri"/>
                <w:sz w:val="18"/>
                <w:szCs w:val="18"/>
              </w:rPr>
            </w:pPr>
            <w:r w:rsidRPr="00C77D58">
              <w:rPr>
                <w:rFonts w:ascii="Calibri" w:hAnsi="Calibri"/>
                <w:sz w:val="18"/>
                <w:szCs w:val="18"/>
              </w:rPr>
              <w:t>Building Elevation (</w:t>
            </w:r>
            <w:proofErr w:type="spellStart"/>
            <w:r w:rsidRPr="00C77D58">
              <w:rPr>
                <w:rFonts w:ascii="Calibri" w:hAnsi="Calibri"/>
                <w:sz w:val="18"/>
                <w:szCs w:val="18"/>
              </w:rPr>
              <w:t>ft</w:t>
            </w:r>
            <w:proofErr w:type="spellEnd"/>
            <w:r w:rsidRPr="00C77D58">
              <w:rPr>
                <w:rFonts w:ascii="Calibri" w:hAnsi="Calibri"/>
                <w:sz w:val="18"/>
                <w:szCs w:val="18"/>
              </w:rPr>
              <w:t>)</w:t>
            </w:r>
          </w:p>
        </w:tc>
        <w:tc>
          <w:tcPr>
            <w:tcW w:w="5778" w:type="dxa"/>
          </w:tcPr>
          <w:p w14:paraId="7E960D9F" w14:textId="77777777" w:rsidR="00EA01F0" w:rsidRPr="00C77D58" w:rsidDel="00752910" w:rsidRDefault="00EA01F0" w:rsidP="00231CFA">
            <w:pPr>
              <w:rPr>
                <w:rFonts w:ascii="Calibri" w:hAnsi="Calibri"/>
                <w:sz w:val="18"/>
                <w:szCs w:val="18"/>
              </w:rPr>
            </w:pPr>
            <w:r w:rsidRPr="00C77D58">
              <w:rPr>
                <w:rFonts w:ascii="Calibri" w:hAnsi="Calibri"/>
                <w:sz w:val="18"/>
                <w:szCs w:val="18"/>
              </w:rPr>
              <w:t>&lt;&lt;user input, Ft&gt;&gt;</w:t>
            </w:r>
          </w:p>
        </w:tc>
      </w:tr>
      <w:tr w:rsidR="00EA01F0" w:rsidRPr="00C77D58" w14:paraId="7E960DA4" w14:textId="77777777" w:rsidTr="00231CFA">
        <w:tc>
          <w:tcPr>
            <w:tcW w:w="588" w:type="dxa"/>
            <w:vAlign w:val="center"/>
          </w:tcPr>
          <w:p w14:paraId="7E960DA1" w14:textId="77777777" w:rsidR="00EA01F0" w:rsidRPr="00C77D58" w:rsidRDefault="00897C24" w:rsidP="00C30D3F">
            <w:pPr>
              <w:jc w:val="center"/>
              <w:rPr>
                <w:rFonts w:ascii="Calibri" w:hAnsi="Calibri"/>
                <w:sz w:val="18"/>
                <w:szCs w:val="18"/>
              </w:rPr>
            </w:pPr>
            <w:r>
              <w:rPr>
                <w:rFonts w:ascii="Calibri" w:hAnsi="Calibri"/>
                <w:sz w:val="18"/>
                <w:szCs w:val="18"/>
              </w:rPr>
              <w:t>05</w:t>
            </w:r>
          </w:p>
        </w:tc>
        <w:tc>
          <w:tcPr>
            <w:tcW w:w="4650" w:type="dxa"/>
          </w:tcPr>
          <w:p w14:paraId="7E960DA2" w14:textId="55AF820E" w:rsidR="00EA01F0" w:rsidRPr="00C77D58" w:rsidRDefault="00EA01F0" w:rsidP="00231CFA">
            <w:pPr>
              <w:rPr>
                <w:rFonts w:ascii="Calibri" w:hAnsi="Calibri"/>
                <w:sz w:val="18"/>
                <w:szCs w:val="18"/>
              </w:rPr>
            </w:pPr>
            <w:r w:rsidRPr="00C77D58">
              <w:rPr>
                <w:rFonts w:ascii="Calibri" w:hAnsi="Calibri"/>
                <w:sz w:val="18"/>
                <w:szCs w:val="18"/>
              </w:rPr>
              <w:t>Building Volume (ft</w:t>
            </w:r>
            <w:r w:rsidRPr="00BC73F6">
              <w:rPr>
                <w:rFonts w:ascii="Calibri" w:hAnsi="Calibri"/>
                <w:sz w:val="18"/>
                <w:szCs w:val="18"/>
                <w:vertAlign w:val="superscript"/>
              </w:rPr>
              <w:t>3</w:t>
            </w:r>
            <w:r w:rsidRPr="00C77D58">
              <w:rPr>
                <w:rFonts w:ascii="Calibri" w:hAnsi="Calibri"/>
                <w:sz w:val="18"/>
                <w:szCs w:val="18"/>
              </w:rPr>
              <w:t>)</w:t>
            </w:r>
          </w:p>
        </w:tc>
        <w:tc>
          <w:tcPr>
            <w:tcW w:w="5778" w:type="dxa"/>
          </w:tcPr>
          <w:p w14:paraId="7E960DA3" w14:textId="77777777" w:rsidR="00EA01F0" w:rsidRPr="00C77D58" w:rsidRDefault="00EA01F0" w:rsidP="00231CFA">
            <w:pPr>
              <w:rPr>
                <w:rFonts w:ascii="Calibri" w:hAnsi="Calibri"/>
                <w:sz w:val="18"/>
                <w:szCs w:val="18"/>
              </w:rPr>
            </w:pPr>
            <w:r w:rsidRPr="00C77D58">
              <w:rPr>
                <w:rFonts w:ascii="Calibri" w:hAnsi="Calibri"/>
                <w:sz w:val="18"/>
                <w:szCs w:val="18"/>
              </w:rPr>
              <w:t xml:space="preserve">&lt;&lt;pull from </w:t>
            </w:r>
            <w:r>
              <w:rPr>
                <w:rFonts w:ascii="Calibri" w:hAnsi="Calibri"/>
                <w:sz w:val="18"/>
                <w:szCs w:val="18"/>
              </w:rPr>
              <w:t>CF1R</w:t>
            </w:r>
            <w:r w:rsidRPr="00C77D58">
              <w:rPr>
                <w:rFonts w:ascii="Calibri" w:hAnsi="Calibri"/>
                <w:sz w:val="18"/>
                <w:szCs w:val="18"/>
              </w:rPr>
              <w:t>&gt;&gt;</w:t>
            </w:r>
          </w:p>
        </w:tc>
      </w:tr>
      <w:tr w:rsidR="00EA01F0" w:rsidRPr="00C77D58" w14:paraId="7E960DA8" w14:textId="77777777" w:rsidTr="00231CFA">
        <w:tc>
          <w:tcPr>
            <w:tcW w:w="588" w:type="dxa"/>
            <w:vAlign w:val="center"/>
          </w:tcPr>
          <w:p w14:paraId="7E960DA5" w14:textId="77777777" w:rsidR="00EA01F0" w:rsidRPr="00C77D58" w:rsidDel="0053362D" w:rsidRDefault="00897C24" w:rsidP="00C30D3F">
            <w:pPr>
              <w:jc w:val="center"/>
              <w:rPr>
                <w:rFonts w:ascii="Calibri" w:hAnsi="Calibri"/>
                <w:sz w:val="18"/>
                <w:szCs w:val="18"/>
              </w:rPr>
            </w:pPr>
            <w:r>
              <w:rPr>
                <w:rFonts w:ascii="Calibri" w:hAnsi="Calibri"/>
                <w:sz w:val="18"/>
                <w:szCs w:val="18"/>
              </w:rPr>
              <w:t>06</w:t>
            </w:r>
          </w:p>
        </w:tc>
        <w:tc>
          <w:tcPr>
            <w:tcW w:w="4650" w:type="dxa"/>
          </w:tcPr>
          <w:p w14:paraId="7E960DA6" w14:textId="491D407B" w:rsidR="00EA01F0" w:rsidRPr="00C77D58" w:rsidRDefault="00EA01F0" w:rsidP="00EA1A38">
            <w:pPr>
              <w:rPr>
                <w:rFonts w:ascii="Calibri" w:hAnsi="Calibri"/>
                <w:sz w:val="18"/>
                <w:szCs w:val="18"/>
              </w:rPr>
            </w:pPr>
            <w:r w:rsidRPr="00C77D58">
              <w:rPr>
                <w:rFonts w:ascii="Calibri" w:hAnsi="Calibri"/>
                <w:sz w:val="18"/>
                <w:szCs w:val="18"/>
              </w:rPr>
              <w:t xml:space="preserve">Date of the </w:t>
            </w:r>
            <w:r w:rsidR="00EA1A38">
              <w:rPr>
                <w:rFonts w:ascii="Calibri" w:hAnsi="Calibri"/>
                <w:sz w:val="18"/>
                <w:szCs w:val="18"/>
              </w:rPr>
              <w:t>D</w:t>
            </w:r>
            <w:r w:rsidRPr="00C77D58">
              <w:rPr>
                <w:rFonts w:ascii="Calibri" w:hAnsi="Calibri"/>
                <w:sz w:val="18"/>
                <w:szCs w:val="18"/>
              </w:rPr>
              <w:t xml:space="preserve">iagnostic </w:t>
            </w:r>
            <w:r w:rsidR="00EA1A38">
              <w:rPr>
                <w:rFonts w:ascii="Calibri" w:hAnsi="Calibri"/>
                <w:sz w:val="18"/>
                <w:szCs w:val="18"/>
              </w:rPr>
              <w:t>T</w:t>
            </w:r>
            <w:r w:rsidRPr="00C77D58">
              <w:rPr>
                <w:rFonts w:ascii="Calibri" w:hAnsi="Calibri"/>
                <w:sz w:val="18"/>
                <w:szCs w:val="18"/>
              </w:rPr>
              <w:t xml:space="preserve">est for this </w:t>
            </w:r>
            <w:r w:rsidR="00EA1A38">
              <w:rPr>
                <w:rFonts w:ascii="Calibri" w:hAnsi="Calibri"/>
                <w:sz w:val="18"/>
                <w:szCs w:val="18"/>
              </w:rPr>
              <w:t>D</w:t>
            </w:r>
            <w:r w:rsidRPr="00C77D58">
              <w:rPr>
                <w:rFonts w:ascii="Calibri" w:hAnsi="Calibri"/>
                <w:sz w:val="18"/>
                <w:szCs w:val="18"/>
              </w:rPr>
              <w:t>welling</w:t>
            </w:r>
          </w:p>
        </w:tc>
        <w:tc>
          <w:tcPr>
            <w:tcW w:w="5778" w:type="dxa"/>
          </w:tcPr>
          <w:p w14:paraId="7E960DA7" w14:textId="77777777" w:rsidR="00EA01F0" w:rsidRPr="00C77D58" w:rsidRDefault="00EA01F0" w:rsidP="00231CFA">
            <w:pPr>
              <w:rPr>
                <w:rFonts w:ascii="Calibri" w:hAnsi="Calibri"/>
                <w:sz w:val="18"/>
                <w:szCs w:val="18"/>
              </w:rPr>
            </w:pPr>
            <w:r w:rsidRPr="00C77D58">
              <w:rPr>
                <w:rFonts w:ascii="Calibri" w:hAnsi="Calibri"/>
                <w:sz w:val="18"/>
                <w:szCs w:val="18"/>
              </w:rPr>
              <w:t>&lt;&lt;user input: date (use date format validation control)&gt;&gt;</w:t>
            </w:r>
          </w:p>
        </w:tc>
      </w:tr>
    </w:tbl>
    <w:p w14:paraId="7E960DA9" w14:textId="77777777" w:rsidR="00EA01F0" w:rsidRDefault="00EA01F0" w:rsidP="009762F6"/>
    <w:tbl>
      <w:tblPr>
        <w:tblW w:w="11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90"/>
        <w:gridCol w:w="1613"/>
        <w:gridCol w:w="562"/>
        <w:gridCol w:w="1641"/>
        <w:gridCol w:w="1109"/>
        <w:gridCol w:w="1094"/>
        <w:gridCol w:w="1656"/>
        <w:gridCol w:w="547"/>
        <w:gridCol w:w="2204"/>
      </w:tblGrid>
      <w:tr w:rsidR="00EA01F0" w14:paraId="7E960DAB" w14:textId="77777777" w:rsidTr="00F502B3">
        <w:tc>
          <w:tcPr>
            <w:tcW w:w="11016" w:type="dxa"/>
            <w:gridSpan w:val="9"/>
          </w:tcPr>
          <w:p w14:paraId="7E960DAA" w14:textId="77777777" w:rsidR="00EA01F0" w:rsidRPr="003F0913" w:rsidRDefault="00EA01F0" w:rsidP="00231CFA">
            <w:pPr>
              <w:rPr>
                <w:rFonts w:ascii="Calibri" w:hAnsi="Calibri"/>
              </w:rPr>
            </w:pPr>
            <w:r w:rsidRPr="003F0913">
              <w:rPr>
                <w:rFonts w:ascii="Calibri" w:hAnsi="Calibri"/>
                <w:b/>
                <w:szCs w:val="18"/>
              </w:rPr>
              <w:t>B. Diagnostic Equipment Information</w:t>
            </w:r>
          </w:p>
        </w:tc>
      </w:tr>
      <w:tr w:rsidR="00EA01F0" w14:paraId="7E960DAF" w14:textId="77777777" w:rsidTr="00F502B3">
        <w:tc>
          <w:tcPr>
            <w:tcW w:w="590" w:type="dxa"/>
            <w:vAlign w:val="center"/>
          </w:tcPr>
          <w:p w14:paraId="7E960DAC" w14:textId="77777777" w:rsidR="00EA01F0" w:rsidRPr="00F502B3" w:rsidRDefault="00EA01F0" w:rsidP="00F502B3">
            <w:pPr>
              <w:jc w:val="center"/>
              <w:rPr>
                <w:rFonts w:ascii="Calibri" w:hAnsi="Calibri"/>
              </w:rPr>
            </w:pPr>
            <w:r w:rsidRPr="00F502B3">
              <w:rPr>
                <w:rFonts w:ascii="Calibri" w:hAnsi="Calibri"/>
                <w:sz w:val="18"/>
                <w:szCs w:val="18"/>
              </w:rPr>
              <w:t>01</w:t>
            </w:r>
          </w:p>
        </w:tc>
        <w:tc>
          <w:tcPr>
            <w:tcW w:w="4925" w:type="dxa"/>
            <w:gridSpan w:val="4"/>
            <w:vAlign w:val="center"/>
          </w:tcPr>
          <w:p w14:paraId="7E960DAD" w14:textId="023F9005" w:rsidR="00EA01F0" w:rsidRPr="00F502B3" w:rsidRDefault="00EA01F0" w:rsidP="00231CFA">
            <w:pPr>
              <w:rPr>
                <w:rFonts w:ascii="Calibri" w:hAnsi="Calibri"/>
              </w:rPr>
            </w:pPr>
            <w:r w:rsidRPr="00F502B3">
              <w:rPr>
                <w:rFonts w:ascii="Calibri" w:hAnsi="Calibri"/>
                <w:sz w:val="18"/>
                <w:szCs w:val="18"/>
              </w:rPr>
              <w:t>Number of Manometers Used to Measure Home Pressurization</w:t>
            </w:r>
          </w:p>
        </w:tc>
        <w:tc>
          <w:tcPr>
            <w:tcW w:w="5501" w:type="dxa"/>
            <w:gridSpan w:val="4"/>
          </w:tcPr>
          <w:p w14:paraId="7E960DAE" w14:textId="77777777" w:rsidR="00EA01F0" w:rsidRPr="00F502B3" w:rsidRDefault="00EA01F0" w:rsidP="00231CFA">
            <w:pPr>
              <w:rPr>
                <w:rFonts w:ascii="Calibri" w:hAnsi="Calibri"/>
              </w:rPr>
            </w:pPr>
            <w:r w:rsidRPr="00F502B3">
              <w:rPr>
                <w:rFonts w:ascii="Calibri" w:hAnsi="Calibri"/>
                <w:sz w:val="18"/>
                <w:szCs w:val="18"/>
              </w:rPr>
              <w:t>&lt;&lt;user input, integer&gt;&gt; For entries &gt;1, duplicate lines B. 2-6</w:t>
            </w:r>
          </w:p>
        </w:tc>
      </w:tr>
      <w:tr w:rsidR="00EA01F0" w14:paraId="7E960DB5" w14:textId="77777777" w:rsidTr="00F502B3">
        <w:tc>
          <w:tcPr>
            <w:tcW w:w="2203" w:type="dxa"/>
            <w:gridSpan w:val="2"/>
            <w:vAlign w:val="center"/>
          </w:tcPr>
          <w:p w14:paraId="7E960DB0" w14:textId="77777777" w:rsidR="00EA01F0" w:rsidRPr="00F502B3" w:rsidRDefault="00EA01F0" w:rsidP="00F502B3">
            <w:pPr>
              <w:jc w:val="center"/>
              <w:rPr>
                <w:rFonts w:ascii="Calibri" w:hAnsi="Calibri"/>
                <w:sz w:val="18"/>
                <w:szCs w:val="18"/>
              </w:rPr>
            </w:pPr>
            <w:r w:rsidRPr="00F502B3">
              <w:rPr>
                <w:rFonts w:ascii="Calibri" w:hAnsi="Calibri"/>
                <w:sz w:val="18"/>
                <w:szCs w:val="18"/>
              </w:rPr>
              <w:t>02</w:t>
            </w:r>
          </w:p>
        </w:tc>
        <w:tc>
          <w:tcPr>
            <w:tcW w:w="2203" w:type="dxa"/>
            <w:gridSpan w:val="2"/>
            <w:vAlign w:val="center"/>
          </w:tcPr>
          <w:p w14:paraId="7E960DB1" w14:textId="77777777" w:rsidR="00EA01F0" w:rsidRPr="00F502B3" w:rsidRDefault="00EA01F0" w:rsidP="00F502B3">
            <w:pPr>
              <w:jc w:val="center"/>
              <w:rPr>
                <w:rFonts w:ascii="Calibri" w:hAnsi="Calibri"/>
                <w:sz w:val="18"/>
                <w:szCs w:val="18"/>
              </w:rPr>
            </w:pPr>
            <w:r w:rsidRPr="00F502B3">
              <w:rPr>
                <w:rFonts w:ascii="Calibri" w:hAnsi="Calibri"/>
                <w:sz w:val="18"/>
                <w:szCs w:val="18"/>
              </w:rPr>
              <w:t>03</w:t>
            </w:r>
          </w:p>
        </w:tc>
        <w:tc>
          <w:tcPr>
            <w:tcW w:w="2203" w:type="dxa"/>
            <w:gridSpan w:val="2"/>
            <w:vAlign w:val="center"/>
          </w:tcPr>
          <w:p w14:paraId="7E960DB2" w14:textId="77777777" w:rsidR="00EA01F0" w:rsidRPr="00F502B3" w:rsidRDefault="00EA01F0" w:rsidP="00F502B3">
            <w:pPr>
              <w:jc w:val="center"/>
              <w:rPr>
                <w:rFonts w:ascii="Calibri" w:hAnsi="Calibri"/>
                <w:sz w:val="18"/>
                <w:szCs w:val="18"/>
              </w:rPr>
            </w:pPr>
            <w:r w:rsidRPr="00F502B3">
              <w:rPr>
                <w:rFonts w:ascii="Calibri" w:hAnsi="Calibri"/>
                <w:sz w:val="18"/>
                <w:szCs w:val="18"/>
              </w:rPr>
              <w:t>04</w:t>
            </w:r>
          </w:p>
        </w:tc>
        <w:tc>
          <w:tcPr>
            <w:tcW w:w="2203" w:type="dxa"/>
            <w:gridSpan w:val="2"/>
            <w:vAlign w:val="center"/>
          </w:tcPr>
          <w:p w14:paraId="7E960DB3" w14:textId="77777777" w:rsidR="00EA01F0" w:rsidRPr="00F502B3" w:rsidRDefault="00EA01F0" w:rsidP="00F502B3">
            <w:pPr>
              <w:jc w:val="center"/>
              <w:rPr>
                <w:rFonts w:ascii="Calibri" w:hAnsi="Calibri"/>
                <w:sz w:val="18"/>
                <w:szCs w:val="18"/>
              </w:rPr>
            </w:pPr>
            <w:r w:rsidRPr="00F502B3">
              <w:rPr>
                <w:rFonts w:ascii="Calibri" w:hAnsi="Calibri"/>
                <w:sz w:val="18"/>
                <w:szCs w:val="18"/>
              </w:rPr>
              <w:t>05</w:t>
            </w:r>
          </w:p>
        </w:tc>
        <w:tc>
          <w:tcPr>
            <w:tcW w:w="2204" w:type="dxa"/>
            <w:vAlign w:val="center"/>
          </w:tcPr>
          <w:p w14:paraId="7E960DB4" w14:textId="77777777" w:rsidR="00EA01F0" w:rsidRPr="00F502B3" w:rsidRDefault="00EA01F0" w:rsidP="00F502B3">
            <w:pPr>
              <w:jc w:val="center"/>
              <w:rPr>
                <w:rFonts w:ascii="Calibri" w:hAnsi="Calibri"/>
                <w:sz w:val="18"/>
                <w:szCs w:val="18"/>
              </w:rPr>
            </w:pPr>
            <w:r w:rsidRPr="00F502B3">
              <w:rPr>
                <w:rFonts w:ascii="Calibri" w:hAnsi="Calibri"/>
                <w:sz w:val="18"/>
                <w:szCs w:val="18"/>
              </w:rPr>
              <w:t>06</w:t>
            </w:r>
          </w:p>
        </w:tc>
      </w:tr>
      <w:tr w:rsidR="00EA01F0" w14:paraId="7E960DBB" w14:textId="77777777" w:rsidTr="00BC73F6">
        <w:tc>
          <w:tcPr>
            <w:tcW w:w="2203" w:type="dxa"/>
            <w:gridSpan w:val="2"/>
            <w:vAlign w:val="bottom"/>
          </w:tcPr>
          <w:p w14:paraId="7E960DB6" w14:textId="77777777" w:rsidR="00EA01F0" w:rsidRPr="00F502B3" w:rsidRDefault="00EA01F0" w:rsidP="00BC73F6">
            <w:pPr>
              <w:jc w:val="center"/>
              <w:rPr>
                <w:rFonts w:ascii="Calibri" w:hAnsi="Calibri"/>
                <w:sz w:val="18"/>
                <w:szCs w:val="18"/>
              </w:rPr>
            </w:pPr>
            <w:r w:rsidRPr="00F502B3">
              <w:rPr>
                <w:rFonts w:ascii="Calibri" w:hAnsi="Calibri"/>
                <w:sz w:val="18"/>
                <w:szCs w:val="18"/>
              </w:rPr>
              <w:t>Manometer                  Make</w:t>
            </w:r>
          </w:p>
        </w:tc>
        <w:tc>
          <w:tcPr>
            <w:tcW w:w="2203" w:type="dxa"/>
            <w:gridSpan w:val="2"/>
            <w:vAlign w:val="bottom"/>
          </w:tcPr>
          <w:p w14:paraId="7E960DB7" w14:textId="77777777" w:rsidR="00EA01F0" w:rsidRPr="00F502B3" w:rsidRDefault="00EA01F0" w:rsidP="00BC73F6">
            <w:pPr>
              <w:jc w:val="center"/>
              <w:rPr>
                <w:rFonts w:ascii="Calibri" w:hAnsi="Calibri"/>
                <w:sz w:val="18"/>
                <w:szCs w:val="18"/>
              </w:rPr>
            </w:pPr>
            <w:r w:rsidRPr="00F502B3">
              <w:rPr>
                <w:rFonts w:ascii="Calibri" w:hAnsi="Calibri"/>
                <w:sz w:val="18"/>
                <w:szCs w:val="18"/>
              </w:rPr>
              <w:t>Manometer                 Model</w:t>
            </w:r>
          </w:p>
        </w:tc>
        <w:tc>
          <w:tcPr>
            <w:tcW w:w="2203" w:type="dxa"/>
            <w:gridSpan w:val="2"/>
            <w:vAlign w:val="bottom"/>
          </w:tcPr>
          <w:p w14:paraId="7E960DB8" w14:textId="77777777" w:rsidR="00EA01F0" w:rsidRPr="00F502B3" w:rsidRDefault="00EA01F0" w:rsidP="00BC73F6">
            <w:pPr>
              <w:jc w:val="center"/>
              <w:rPr>
                <w:rFonts w:ascii="Calibri" w:hAnsi="Calibri"/>
                <w:sz w:val="18"/>
                <w:szCs w:val="18"/>
              </w:rPr>
            </w:pPr>
            <w:r w:rsidRPr="00F502B3">
              <w:rPr>
                <w:rFonts w:ascii="Calibri" w:hAnsi="Calibri"/>
                <w:sz w:val="18"/>
                <w:szCs w:val="18"/>
              </w:rPr>
              <w:t>Manometer                   Serial                          Number</w:t>
            </w:r>
          </w:p>
        </w:tc>
        <w:tc>
          <w:tcPr>
            <w:tcW w:w="2203" w:type="dxa"/>
            <w:gridSpan w:val="2"/>
            <w:vAlign w:val="bottom"/>
          </w:tcPr>
          <w:p w14:paraId="7E960DB9" w14:textId="77777777" w:rsidR="00EA01F0" w:rsidRPr="00F502B3" w:rsidRDefault="00EA01F0" w:rsidP="00BC73F6">
            <w:pPr>
              <w:jc w:val="center"/>
              <w:rPr>
                <w:rFonts w:ascii="Calibri" w:hAnsi="Calibri"/>
                <w:sz w:val="18"/>
                <w:szCs w:val="18"/>
              </w:rPr>
            </w:pPr>
            <w:r w:rsidRPr="00F502B3">
              <w:rPr>
                <w:rFonts w:ascii="Calibri" w:hAnsi="Calibri"/>
                <w:sz w:val="18"/>
                <w:szCs w:val="18"/>
              </w:rPr>
              <w:t>Manometer         Calibration                      Date</w:t>
            </w:r>
          </w:p>
        </w:tc>
        <w:tc>
          <w:tcPr>
            <w:tcW w:w="2204" w:type="dxa"/>
            <w:vAlign w:val="bottom"/>
          </w:tcPr>
          <w:p w14:paraId="7E960DBA" w14:textId="77777777" w:rsidR="00EA01F0" w:rsidRPr="00F502B3" w:rsidRDefault="00EA01F0" w:rsidP="00BC73F6">
            <w:pPr>
              <w:jc w:val="center"/>
              <w:rPr>
                <w:rFonts w:ascii="Calibri" w:hAnsi="Calibri"/>
                <w:sz w:val="18"/>
                <w:szCs w:val="18"/>
              </w:rPr>
            </w:pPr>
            <w:r w:rsidRPr="00F502B3">
              <w:rPr>
                <w:rFonts w:ascii="Calibri" w:hAnsi="Calibri"/>
                <w:sz w:val="18"/>
                <w:szCs w:val="18"/>
              </w:rPr>
              <w:t>Manometer        Calibration                   Status</w:t>
            </w:r>
          </w:p>
        </w:tc>
      </w:tr>
      <w:tr w:rsidR="00EA01F0" w14:paraId="7E960DC1" w14:textId="77777777" w:rsidTr="00F502B3">
        <w:tc>
          <w:tcPr>
            <w:tcW w:w="2203" w:type="dxa"/>
            <w:gridSpan w:val="2"/>
            <w:vAlign w:val="center"/>
          </w:tcPr>
          <w:p w14:paraId="7E960DBC" w14:textId="77777777" w:rsidR="00EA01F0" w:rsidRPr="00F502B3" w:rsidRDefault="00EA01F0" w:rsidP="00F502B3">
            <w:pPr>
              <w:jc w:val="center"/>
              <w:rPr>
                <w:rFonts w:ascii="Calibri" w:hAnsi="Calibri"/>
                <w:sz w:val="18"/>
                <w:szCs w:val="18"/>
              </w:rPr>
            </w:pPr>
            <w:r w:rsidRPr="00F502B3">
              <w:rPr>
                <w:rFonts w:ascii="Calibri" w:hAnsi="Calibri"/>
                <w:sz w:val="18"/>
                <w:szCs w:val="18"/>
              </w:rPr>
              <w:t>&lt;&lt;user input, text, maximum 50 characters&gt;&gt;</w:t>
            </w:r>
          </w:p>
        </w:tc>
        <w:tc>
          <w:tcPr>
            <w:tcW w:w="2203" w:type="dxa"/>
            <w:gridSpan w:val="2"/>
            <w:vAlign w:val="center"/>
          </w:tcPr>
          <w:p w14:paraId="7E960DBD" w14:textId="77777777" w:rsidR="00EA01F0" w:rsidRPr="00F502B3" w:rsidRDefault="00EA01F0" w:rsidP="00F502B3">
            <w:pPr>
              <w:jc w:val="center"/>
              <w:rPr>
                <w:rFonts w:ascii="Calibri" w:hAnsi="Calibri"/>
                <w:sz w:val="18"/>
                <w:szCs w:val="18"/>
              </w:rPr>
            </w:pPr>
            <w:r w:rsidRPr="00F502B3">
              <w:rPr>
                <w:rFonts w:ascii="Calibri" w:hAnsi="Calibri"/>
                <w:sz w:val="18"/>
                <w:szCs w:val="18"/>
              </w:rPr>
              <w:t>&lt;&lt;user input, text, maximum 50 characters&gt;&gt;</w:t>
            </w:r>
          </w:p>
        </w:tc>
        <w:tc>
          <w:tcPr>
            <w:tcW w:w="2203" w:type="dxa"/>
            <w:gridSpan w:val="2"/>
            <w:vAlign w:val="center"/>
          </w:tcPr>
          <w:p w14:paraId="7E960DBE" w14:textId="77777777" w:rsidR="00EA01F0" w:rsidRPr="00F502B3" w:rsidRDefault="00EA01F0" w:rsidP="00F502B3">
            <w:pPr>
              <w:jc w:val="center"/>
              <w:rPr>
                <w:rFonts w:ascii="Calibri" w:hAnsi="Calibri"/>
                <w:sz w:val="18"/>
                <w:szCs w:val="18"/>
              </w:rPr>
            </w:pPr>
            <w:r w:rsidRPr="00F502B3">
              <w:rPr>
                <w:rFonts w:ascii="Calibri" w:hAnsi="Calibri"/>
                <w:sz w:val="18"/>
                <w:szCs w:val="18"/>
              </w:rPr>
              <w:t>&lt;&lt;user input, text, maximum 50 characters&gt;&gt;</w:t>
            </w:r>
          </w:p>
        </w:tc>
        <w:tc>
          <w:tcPr>
            <w:tcW w:w="2203" w:type="dxa"/>
            <w:gridSpan w:val="2"/>
            <w:vAlign w:val="center"/>
          </w:tcPr>
          <w:p w14:paraId="7E960DBF" w14:textId="77777777" w:rsidR="00EA01F0" w:rsidRPr="00F502B3" w:rsidRDefault="00EA01F0" w:rsidP="00F502B3">
            <w:pPr>
              <w:jc w:val="center"/>
              <w:rPr>
                <w:rFonts w:ascii="Calibri" w:hAnsi="Calibri"/>
                <w:sz w:val="18"/>
                <w:szCs w:val="18"/>
              </w:rPr>
            </w:pPr>
            <w:r w:rsidRPr="00F502B3">
              <w:rPr>
                <w:rFonts w:ascii="Calibri" w:hAnsi="Calibri"/>
                <w:sz w:val="18"/>
                <w:szCs w:val="18"/>
              </w:rPr>
              <w:t>&lt;&lt;user input, text (Date), maximum 50 characters&gt;&gt;</w:t>
            </w:r>
          </w:p>
        </w:tc>
        <w:tc>
          <w:tcPr>
            <w:tcW w:w="2204" w:type="dxa"/>
            <w:vAlign w:val="center"/>
          </w:tcPr>
          <w:p w14:paraId="7E960DC0" w14:textId="77777777" w:rsidR="00EA01F0" w:rsidRPr="00F502B3" w:rsidRDefault="00EA01F0" w:rsidP="000D53CE">
            <w:pPr>
              <w:jc w:val="center"/>
              <w:rPr>
                <w:rFonts w:ascii="Calibri" w:hAnsi="Calibri"/>
                <w:sz w:val="18"/>
                <w:szCs w:val="18"/>
              </w:rPr>
            </w:pPr>
            <w:r w:rsidRPr="00F502B3">
              <w:rPr>
                <w:rFonts w:ascii="Calibri" w:hAnsi="Calibri"/>
                <w:sz w:val="18"/>
                <w:szCs w:val="18"/>
              </w:rPr>
              <w:t>&lt;&lt;calculated field: if manometer Calibration Date in B</w:t>
            </w:r>
            <w:r w:rsidR="00711F2E">
              <w:rPr>
                <w:rFonts w:ascii="Calibri" w:hAnsi="Calibri"/>
                <w:sz w:val="18"/>
                <w:szCs w:val="18"/>
              </w:rPr>
              <w:t>. 5</w:t>
            </w:r>
            <w:r w:rsidRPr="00F502B3">
              <w:rPr>
                <w:rFonts w:ascii="Calibri" w:hAnsi="Calibri"/>
                <w:sz w:val="18"/>
                <w:szCs w:val="18"/>
              </w:rPr>
              <w:t xml:space="preserve"> is within 12 months of the date of the diagnostic test A. </w:t>
            </w:r>
            <w:r w:rsidR="00897C24">
              <w:rPr>
                <w:rFonts w:ascii="Calibri" w:hAnsi="Calibri"/>
                <w:sz w:val="18"/>
                <w:szCs w:val="18"/>
              </w:rPr>
              <w:t>6</w:t>
            </w:r>
            <w:r w:rsidRPr="00F502B3">
              <w:rPr>
                <w:rFonts w:ascii="Calibri" w:hAnsi="Calibri"/>
                <w:sz w:val="18"/>
                <w:szCs w:val="18"/>
              </w:rPr>
              <w:t xml:space="preserve">, then display message: Manometer Calibration is valid"; else display message: "WARNING - Manometer Calibration is expired.  A manometer with current calibration is required in order to comply with this </w:t>
            </w:r>
            <w:r w:rsidR="00F16A47">
              <w:rPr>
                <w:rFonts w:ascii="Calibri" w:hAnsi="Calibri"/>
                <w:sz w:val="18"/>
                <w:szCs w:val="18"/>
              </w:rPr>
              <w:t>B</w:t>
            </w:r>
            <w:r w:rsidRPr="00F502B3">
              <w:rPr>
                <w:rFonts w:ascii="Calibri" w:hAnsi="Calibri"/>
                <w:sz w:val="18"/>
                <w:szCs w:val="18"/>
              </w:rPr>
              <w:t xml:space="preserve">uilding Leakage </w:t>
            </w:r>
            <w:r w:rsidR="000D53CE">
              <w:rPr>
                <w:rFonts w:ascii="Calibri" w:hAnsi="Calibri"/>
                <w:sz w:val="18"/>
                <w:szCs w:val="18"/>
              </w:rPr>
              <w:t>worksheet</w:t>
            </w:r>
            <w:r w:rsidRPr="00F502B3">
              <w:rPr>
                <w:rFonts w:ascii="Calibri" w:hAnsi="Calibri"/>
                <w:sz w:val="18"/>
                <w:szCs w:val="18"/>
              </w:rPr>
              <w:t>"&gt;&gt;</w:t>
            </w:r>
          </w:p>
        </w:tc>
      </w:tr>
      <w:tr w:rsidR="00EA01F0" w14:paraId="7E960DC7" w14:textId="77777777" w:rsidTr="00F502B3">
        <w:tc>
          <w:tcPr>
            <w:tcW w:w="2203" w:type="dxa"/>
            <w:gridSpan w:val="2"/>
            <w:tcBorders>
              <w:bottom w:val="single" w:sz="12" w:space="0" w:color="000000"/>
            </w:tcBorders>
            <w:vAlign w:val="center"/>
          </w:tcPr>
          <w:p w14:paraId="7E960DC2" w14:textId="77777777" w:rsidR="00EA01F0" w:rsidRPr="00F502B3" w:rsidRDefault="00EA01F0" w:rsidP="00F502B3">
            <w:pPr>
              <w:jc w:val="center"/>
              <w:rPr>
                <w:rFonts w:ascii="Calibri" w:hAnsi="Calibri"/>
                <w:sz w:val="18"/>
                <w:szCs w:val="18"/>
              </w:rPr>
            </w:pPr>
          </w:p>
        </w:tc>
        <w:tc>
          <w:tcPr>
            <w:tcW w:w="2203" w:type="dxa"/>
            <w:gridSpan w:val="2"/>
            <w:tcBorders>
              <w:bottom w:val="single" w:sz="12" w:space="0" w:color="000000"/>
            </w:tcBorders>
            <w:vAlign w:val="center"/>
          </w:tcPr>
          <w:p w14:paraId="7E960DC3" w14:textId="77777777" w:rsidR="00EA01F0" w:rsidRPr="00F502B3" w:rsidRDefault="00EA01F0" w:rsidP="00F502B3">
            <w:pPr>
              <w:jc w:val="center"/>
              <w:rPr>
                <w:rFonts w:ascii="Calibri" w:hAnsi="Calibri"/>
                <w:sz w:val="18"/>
                <w:szCs w:val="18"/>
              </w:rPr>
            </w:pPr>
          </w:p>
        </w:tc>
        <w:tc>
          <w:tcPr>
            <w:tcW w:w="2203" w:type="dxa"/>
            <w:gridSpan w:val="2"/>
            <w:tcBorders>
              <w:bottom w:val="single" w:sz="12" w:space="0" w:color="000000"/>
            </w:tcBorders>
            <w:vAlign w:val="center"/>
          </w:tcPr>
          <w:p w14:paraId="7E960DC4" w14:textId="77777777" w:rsidR="00EA01F0" w:rsidRPr="00F502B3" w:rsidRDefault="00EA01F0" w:rsidP="00F502B3">
            <w:pPr>
              <w:jc w:val="center"/>
              <w:rPr>
                <w:rFonts w:ascii="Calibri" w:hAnsi="Calibri"/>
                <w:sz w:val="18"/>
                <w:szCs w:val="18"/>
              </w:rPr>
            </w:pPr>
          </w:p>
        </w:tc>
        <w:tc>
          <w:tcPr>
            <w:tcW w:w="2203" w:type="dxa"/>
            <w:gridSpan w:val="2"/>
            <w:tcBorders>
              <w:bottom w:val="single" w:sz="12" w:space="0" w:color="000000"/>
            </w:tcBorders>
            <w:vAlign w:val="center"/>
          </w:tcPr>
          <w:p w14:paraId="7E960DC5" w14:textId="77777777" w:rsidR="00EA01F0" w:rsidRPr="00F502B3" w:rsidRDefault="00EA01F0" w:rsidP="00F502B3">
            <w:pPr>
              <w:jc w:val="center"/>
              <w:rPr>
                <w:rFonts w:ascii="Calibri" w:hAnsi="Calibri"/>
                <w:sz w:val="18"/>
                <w:szCs w:val="18"/>
              </w:rPr>
            </w:pPr>
          </w:p>
        </w:tc>
        <w:tc>
          <w:tcPr>
            <w:tcW w:w="2204" w:type="dxa"/>
            <w:tcBorders>
              <w:bottom w:val="single" w:sz="12" w:space="0" w:color="000000"/>
            </w:tcBorders>
            <w:vAlign w:val="center"/>
          </w:tcPr>
          <w:p w14:paraId="7E960DC6" w14:textId="77777777" w:rsidR="00EA01F0" w:rsidRPr="00F502B3" w:rsidRDefault="00EA01F0" w:rsidP="00F502B3">
            <w:pPr>
              <w:jc w:val="center"/>
              <w:rPr>
                <w:rFonts w:ascii="Calibri" w:hAnsi="Calibri"/>
                <w:sz w:val="18"/>
                <w:szCs w:val="18"/>
              </w:rPr>
            </w:pPr>
          </w:p>
        </w:tc>
      </w:tr>
      <w:tr w:rsidR="00EA01F0" w14:paraId="7E960DCB" w14:textId="77777777" w:rsidTr="00F502B3">
        <w:tc>
          <w:tcPr>
            <w:tcW w:w="590" w:type="dxa"/>
            <w:tcBorders>
              <w:top w:val="single" w:sz="12" w:space="0" w:color="000000"/>
            </w:tcBorders>
            <w:vAlign w:val="center"/>
          </w:tcPr>
          <w:p w14:paraId="7E960DC8" w14:textId="77777777" w:rsidR="00EA01F0" w:rsidRPr="00F502B3" w:rsidRDefault="00EA01F0" w:rsidP="00F502B3">
            <w:pPr>
              <w:jc w:val="center"/>
              <w:rPr>
                <w:rFonts w:ascii="Calibri" w:hAnsi="Calibri"/>
                <w:sz w:val="18"/>
                <w:szCs w:val="18"/>
              </w:rPr>
            </w:pPr>
            <w:r w:rsidRPr="00F502B3">
              <w:rPr>
                <w:rFonts w:ascii="Calibri" w:hAnsi="Calibri"/>
                <w:sz w:val="18"/>
                <w:szCs w:val="18"/>
              </w:rPr>
              <w:t>07</w:t>
            </w:r>
          </w:p>
        </w:tc>
        <w:tc>
          <w:tcPr>
            <w:tcW w:w="4925" w:type="dxa"/>
            <w:gridSpan w:val="4"/>
            <w:tcBorders>
              <w:top w:val="single" w:sz="12" w:space="0" w:color="000000"/>
            </w:tcBorders>
            <w:vAlign w:val="center"/>
          </w:tcPr>
          <w:p w14:paraId="7E960DC9" w14:textId="5B84C16B" w:rsidR="00EA01F0" w:rsidRDefault="00EA01F0" w:rsidP="009B5C22">
            <w:pPr>
              <w:rPr>
                <w:rFonts w:ascii="Calibri" w:hAnsi="Calibri"/>
                <w:sz w:val="18"/>
                <w:szCs w:val="18"/>
              </w:rPr>
            </w:pPr>
            <w:r w:rsidRPr="00F502B3">
              <w:rPr>
                <w:rFonts w:ascii="Calibri" w:hAnsi="Calibri"/>
                <w:sz w:val="18"/>
                <w:szCs w:val="18"/>
              </w:rPr>
              <w:t>Number of Fans Used to Pressurize Home</w:t>
            </w:r>
          </w:p>
        </w:tc>
        <w:tc>
          <w:tcPr>
            <w:tcW w:w="5501" w:type="dxa"/>
            <w:gridSpan w:val="4"/>
            <w:tcBorders>
              <w:top w:val="single" w:sz="12" w:space="0" w:color="000000"/>
            </w:tcBorders>
            <w:vAlign w:val="center"/>
          </w:tcPr>
          <w:p w14:paraId="7E960DCA" w14:textId="77777777" w:rsidR="00EA01F0" w:rsidRPr="00F502B3" w:rsidRDefault="00EA01F0" w:rsidP="0000317B">
            <w:pPr>
              <w:rPr>
                <w:rFonts w:ascii="Calibri" w:hAnsi="Calibri"/>
                <w:sz w:val="18"/>
                <w:szCs w:val="18"/>
              </w:rPr>
            </w:pPr>
            <w:r w:rsidRPr="00F502B3">
              <w:rPr>
                <w:rFonts w:ascii="Calibri" w:hAnsi="Calibri"/>
                <w:sz w:val="18"/>
                <w:szCs w:val="18"/>
              </w:rPr>
              <w:t>&lt;&lt;user input, integer&gt;&gt; For entries &gt;1, duplicate lines B. 8-11</w:t>
            </w:r>
          </w:p>
        </w:tc>
      </w:tr>
      <w:tr w:rsidR="00EA01F0" w14:paraId="7E960DD0" w14:textId="77777777" w:rsidTr="00F502B3">
        <w:tc>
          <w:tcPr>
            <w:tcW w:w="2765" w:type="dxa"/>
            <w:gridSpan w:val="3"/>
            <w:vAlign w:val="center"/>
          </w:tcPr>
          <w:p w14:paraId="7E960DCC" w14:textId="77777777" w:rsidR="00EA01F0" w:rsidRPr="00F502B3" w:rsidRDefault="00EA01F0" w:rsidP="00F502B3">
            <w:pPr>
              <w:jc w:val="center"/>
              <w:rPr>
                <w:rFonts w:ascii="Calibri" w:hAnsi="Calibri"/>
                <w:sz w:val="18"/>
                <w:szCs w:val="18"/>
              </w:rPr>
            </w:pPr>
            <w:r w:rsidRPr="00F502B3">
              <w:rPr>
                <w:rFonts w:ascii="Calibri" w:hAnsi="Calibri"/>
                <w:sz w:val="18"/>
                <w:szCs w:val="18"/>
              </w:rPr>
              <w:t>08</w:t>
            </w:r>
          </w:p>
        </w:tc>
        <w:tc>
          <w:tcPr>
            <w:tcW w:w="2750" w:type="dxa"/>
            <w:gridSpan w:val="2"/>
            <w:vAlign w:val="center"/>
          </w:tcPr>
          <w:p w14:paraId="7E960DCD" w14:textId="77777777" w:rsidR="00EA01F0" w:rsidRPr="00F502B3" w:rsidRDefault="00EA01F0" w:rsidP="00F502B3">
            <w:pPr>
              <w:jc w:val="center"/>
              <w:rPr>
                <w:rFonts w:ascii="Calibri" w:hAnsi="Calibri"/>
                <w:sz w:val="18"/>
                <w:szCs w:val="18"/>
              </w:rPr>
            </w:pPr>
            <w:r w:rsidRPr="00F502B3">
              <w:rPr>
                <w:rFonts w:ascii="Calibri" w:hAnsi="Calibri"/>
                <w:sz w:val="18"/>
                <w:szCs w:val="18"/>
              </w:rPr>
              <w:t>09</w:t>
            </w:r>
          </w:p>
        </w:tc>
        <w:tc>
          <w:tcPr>
            <w:tcW w:w="2750" w:type="dxa"/>
            <w:gridSpan w:val="2"/>
            <w:vAlign w:val="center"/>
          </w:tcPr>
          <w:p w14:paraId="7E960DCE" w14:textId="77777777" w:rsidR="00EA01F0" w:rsidRPr="00F502B3" w:rsidRDefault="00EA01F0" w:rsidP="00F502B3">
            <w:pPr>
              <w:jc w:val="center"/>
              <w:rPr>
                <w:rFonts w:ascii="Calibri" w:hAnsi="Calibri"/>
                <w:sz w:val="18"/>
                <w:szCs w:val="18"/>
              </w:rPr>
            </w:pPr>
            <w:r w:rsidRPr="00F502B3">
              <w:rPr>
                <w:rFonts w:ascii="Calibri" w:hAnsi="Calibri"/>
                <w:sz w:val="18"/>
                <w:szCs w:val="18"/>
              </w:rPr>
              <w:t>10</w:t>
            </w:r>
          </w:p>
        </w:tc>
        <w:tc>
          <w:tcPr>
            <w:tcW w:w="2751" w:type="dxa"/>
            <w:gridSpan w:val="2"/>
            <w:vAlign w:val="center"/>
          </w:tcPr>
          <w:p w14:paraId="7E960DCF" w14:textId="77777777" w:rsidR="00EA01F0" w:rsidRPr="00F502B3" w:rsidRDefault="00EA01F0" w:rsidP="00F502B3">
            <w:pPr>
              <w:jc w:val="center"/>
              <w:rPr>
                <w:rFonts w:ascii="Calibri" w:hAnsi="Calibri"/>
                <w:sz w:val="18"/>
                <w:szCs w:val="18"/>
              </w:rPr>
            </w:pPr>
            <w:r w:rsidRPr="00F502B3">
              <w:rPr>
                <w:rFonts w:ascii="Calibri" w:hAnsi="Calibri"/>
                <w:sz w:val="18"/>
                <w:szCs w:val="18"/>
              </w:rPr>
              <w:t>11</w:t>
            </w:r>
          </w:p>
        </w:tc>
      </w:tr>
      <w:tr w:rsidR="00EA01F0" w14:paraId="7E960DD5" w14:textId="77777777" w:rsidTr="00F502B3">
        <w:tc>
          <w:tcPr>
            <w:tcW w:w="2765" w:type="dxa"/>
            <w:gridSpan w:val="3"/>
            <w:vAlign w:val="center"/>
          </w:tcPr>
          <w:p w14:paraId="7E960DD1" w14:textId="77777777" w:rsidR="00EA01F0" w:rsidRPr="00F502B3" w:rsidRDefault="00EA01F0" w:rsidP="00F502B3">
            <w:pPr>
              <w:jc w:val="center"/>
              <w:rPr>
                <w:rFonts w:ascii="Calibri" w:hAnsi="Calibri"/>
                <w:sz w:val="18"/>
                <w:szCs w:val="18"/>
              </w:rPr>
            </w:pPr>
            <w:r w:rsidRPr="00F502B3">
              <w:rPr>
                <w:rFonts w:ascii="Calibri" w:hAnsi="Calibri"/>
                <w:sz w:val="18"/>
                <w:szCs w:val="18"/>
              </w:rPr>
              <w:t>Fan Make</w:t>
            </w:r>
          </w:p>
        </w:tc>
        <w:tc>
          <w:tcPr>
            <w:tcW w:w="2750" w:type="dxa"/>
            <w:gridSpan w:val="2"/>
            <w:vAlign w:val="center"/>
          </w:tcPr>
          <w:p w14:paraId="7E960DD2" w14:textId="77777777" w:rsidR="00EA01F0" w:rsidRPr="00F502B3" w:rsidRDefault="00EA01F0" w:rsidP="00F502B3">
            <w:pPr>
              <w:jc w:val="center"/>
              <w:rPr>
                <w:rFonts w:ascii="Calibri" w:hAnsi="Calibri"/>
                <w:sz w:val="18"/>
                <w:szCs w:val="18"/>
              </w:rPr>
            </w:pPr>
            <w:r w:rsidRPr="00F502B3">
              <w:rPr>
                <w:rFonts w:ascii="Calibri" w:hAnsi="Calibri"/>
                <w:sz w:val="18"/>
                <w:szCs w:val="18"/>
              </w:rPr>
              <w:t>Fan Model</w:t>
            </w:r>
          </w:p>
        </w:tc>
        <w:tc>
          <w:tcPr>
            <w:tcW w:w="2750" w:type="dxa"/>
            <w:gridSpan w:val="2"/>
            <w:vAlign w:val="center"/>
          </w:tcPr>
          <w:p w14:paraId="7E960DD3" w14:textId="77777777" w:rsidR="00EA01F0" w:rsidRPr="00F502B3" w:rsidRDefault="00EA01F0" w:rsidP="00F502B3">
            <w:pPr>
              <w:jc w:val="center"/>
              <w:rPr>
                <w:rFonts w:ascii="Calibri" w:hAnsi="Calibri"/>
                <w:sz w:val="18"/>
                <w:szCs w:val="18"/>
              </w:rPr>
            </w:pPr>
            <w:r w:rsidRPr="00F502B3">
              <w:rPr>
                <w:rFonts w:ascii="Calibri" w:hAnsi="Calibri"/>
                <w:sz w:val="18"/>
                <w:szCs w:val="18"/>
              </w:rPr>
              <w:t>Fan Serial Number</w:t>
            </w:r>
          </w:p>
        </w:tc>
        <w:tc>
          <w:tcPr>
            <w:tcW w:w="2751" w:type="dxa"/>
            <w:gridSpan w:val="2"/>
            <w:vAlign w:val="center"/>
          </w:tcPr>
          <w:p w14:paraId="7E960DD4" w14:textId="7EF12105" w:rsidR="00EA01F0" w:rsidRPr="00F502B3" w:rsidRDefault="00EA01F0" w:rsidP="00BC73F6">
            <w:pPr>
              <w:jc w:val="center"/>
              <w:rPr>
                <w:rFonts w:ascii="Calibri" w:hAnsi="Calibri"/>
                <w:sz w:val="18"/>
                <w:szCs w:val="18"/>
              </w:rPr>
            </w:pPr>
            <w:r w:rsidRPr="00F502B3">
              <w:rPr>
                <w:rFonts w:ascii="Calibri" w:hAnsi="Calibri"/>
                <w:sz w:val="18"/>
                <w:szCs w:val="18"/>
              </w:rPr>
              <w:t xml:space="preserve">Fan </w:t>
            </w:r>
            <w:r w:rsidR="00BC73F6">
              <w:rPr>
                <w:rFonts w:ascii="Calibri" w:hAnsi="Calibri"/>
                <w:sz w:val="18"/>
                <w:szCs w:val="18"/>
              </w:rPr>
              <w:t>C</w:t>
            </w:r>
            <w:r w:rsidRPr="00F502B3">
              <w:rPr>
                <w:rFonts w:ascii="Calibri" w:hAnsi="Calibri"/>
                <w:sz w:val="18"/>
                <w:szCs w:val="18"/>
              </w:rPr>
              <w:t>onfiguration (rings)</w:t>
            </w:r>
          </w:p>
        </w:tc>
      </w:tr>
      <w:tr w:rsidR="00EA01F0" w14:paraId="7E960DDA" w14:textId="77777777" w:rsidTr="00F502B3">
        <w:tc>
          <w:tcPr>
            <w:tcW w:w="2765" w:type="dxa"/>
            <w:gridSpan w:val="3"/>
            <w:vAlign w:val="center"/>
          </w:tcPr>
          <w:p w14:paraId="7E960DD6" w14:textId="77777777" w:rsidR="00EA01F0" w:rsidRPr="00F502B3" w:rsidRDefault="00EA01F0" w:rsidP="00F502B3">
            <w:pPr>
              <w:jc w:val="center"/>
              <w:rPr>
                <w:rFonts w:ascii="Calibri" w:hAnsi="Calibri"/>
                <w:sz w:val="18"/>
                <w:szCs w:val="18"/>
              </w:rPr>
            </w:pPr>
            <w:r w:rsidRPr="00F502B3">
              <w:rPr>
                <w:rFonts w:ascii="Calibri" w:hAnsi="Calibri"/>
                <w:sz w:val="18"/>
                <w:szCs w:val="18"/>
              </w:rPr>
              <w:t>&lt;&lt;user input, text, maximum 50 characters&gt;&gt;</w:t>
            </w:r>
          </w:p>
        </w:tc>
        <w:tc>
          <w:tcPr>
            <w:tcW w:w="2750" w:type="dxa"/>
            <w:gridSpan w:val="2"/>
            <w:vAlign w:val="center"/>
          </w:tcPr>
          <w:p w14:paraId="7E960DD7" w14:textId="77777777" w:rsidR="00EA01F0" w:rsidRPr="00F502B3" w:rsidRDefault="00EA01F0" w:rsidP="00F502B3">
            <w:pPr>
              <w:jc w:val="center"/>
              <w:rPr>
                <w:rFonts w:ascii="Calibri" w:hAnsi="Calibri"/>
                <w:sz w:val="18"/>
                <w:szCs w:val="18"/>
              </w:rPr>
            </w:pPr>
            <w:r w:rsidRPr="00F502B3">
              <w:rPr>
                <w:rFonts w:ascii="Calibri" w:hAnsi="Calibri"/>
                <w:sz w:val="18"/>
                <w:szCs w:val="18"/>
              </w:rPr>
              <w:t>&lt;&lt;user input, text, maximum 50 characters&gt;&gt;</w:t>
            </w:r>
          </w:p>
        </w:tc>
        <w:tc>
          <w:tcPr>
            <w:tcW w:w="2750" w:type="dxa"/>
            <w:gridSpan w:val="2"/>
            <w:vAlign w:val="center"/>
          </w:tcPr>
          <w:p w14:paraId="7E960DD8" w14:textId="77777777" w:rsidR="00EA01F0" w:rsidRPr="00F502B3" w:rsidRDefault="00EA01F0" w:rsidP="00F502B3">
            <w:pPr>
              <w:jc w:val="center"/>
              <w:rPr>
                <w:rFonts w:ascii="Calibri" w:hAnsi="Calibri"/>
                <w:sz w:val="18"/>
                <w:szCs w:val="18"/>
              </w:rPr>
            </w:pPr>
            <w:r w:rsidRPr="00F502B3">
              <w:rPr>
                <w:rFonts w:ascii="Calibri" w:hAnsi="Calibri"/>
                <w:sz w:val="18"/>
                <w:szCs w:val="18"/>
              </w:rPr>
              <w:t>&lt;&lt;user input, text, maximum 50 characters&gt;&gt;</w:t>
            </w:r>
          </w:p>
        </w:tc>
        <w:tc>
          <w:tcPr>
            <w:tcW w:w="2751" w:type="dxa"/>
            <w:gridSpan w:val="2"/>
            <w:vAlign w:val="center"/>
          </w:tcPr>
          <w:p w14:paraId="7E960DD9" w14:textId="77777777" w:rsidR="00EA01F0" w:rsidRPr="00F502B3" w:rsidRDefault="00EA01F0" w:rsidP="00F502B3">
            <w:pPr>
              <w:jc w:val="center"/>
              <w:rPr>
                <w:rFonts w:ascii="Calibri" w:hAnsi="Calibri"/>
                <w:sz w:val="18"/>
                <w:szCs w:val="18"/>
              </w:rPr>
            </w:pPr>
            <w:r w:rsidRPr="00F502B3">
              <w:rPr>
                <w:rFonts w:ascii="Calibri" w:hAnsi="Calibri"/>
                <w:sz w:val="18"/>
                <w:szCs w:val="18"/>
              </w:rPr>
              <w:t>&lt;&lt;user input, text, maximum 50 characters&gt;&gt;</w:t>
            </w:r>
          </w:p>
        </w:tc>
      </w:tr>
      <w:tr w:rsidR="00EA01F0" w14:paraId="7E960DDF" w14:textId="77777777" w:rsidTr="00F502B3">
        <w:tc>
          <w:tcPr>
            <w:tcW w:w="2765" w:type="dxa"/>
            <w:gridSpan w:val="3"/>
            <w:vAlign w:val="center"/>
          </w:tcPr>
          <w:p w14:paraId="7E960DDB" w14:textId="77777777" w:rsidR="00EA01F0" w:rsidRPr="00F502B3" w:rsidRDefault="00EA01F0" w:rsidP="00F502B3">
            <w:pPr>
              <w:jc w:val="center"/>
              <w:rPr>
                <w:rFonts w:ascii="Calibri" w:hAnsi="Calibri"/>
                <w:sz w:val="18"/>
                <w:szCs w:val="18"/>
              </w:rPr>
            </w:pPr>
          </w:p>
        </w:tc>
        <w:tc>
          <w:tcPr>
            <w:tcW w:w="2750" w:type="dxa"/>
            <w:gridSpan w:val="2"/>
            <w:vAlign w:val="center"/>
          </w:tcPr>
          <w:p w14:paraId="7E960DDC" w14:textId="77777777" w:rsidR="00EA01F0" w:rsidRPr="00F502B3" w:rsidRDefault="00EA01F0" w:rsidP="00F502B3">
            <w:pPr>
              <w:jc w:val="center"/>
              <w:rPr>
                <w:rFonts w:ascii="Calibri" w:hAnsi="Calibri"/>
                <w:sz w:val="18"/>
                <w:szCs w:val="18"/>
              </w:rPr>
            </w:pPr>
          </w:p>
        </w:tc>
        <w:tc>
          <w:tcPr>
            <w:tcW w:w="2750" w:type="dxa"/>
            <w:gridSpan w:val="2"/>
            <w:vAlign w:val="center"/>
          </w:tcPr>
          <w:p w14:paraId="7E960DDD" w14:textId="77777777" w:rsidR="00EA01F0" w:rsidRPr="00F502B3" w:rsidRDefault="00EA01F0" w:rsidP="00F502B3">
            <w:pPr>
              <w:jc w:val="center"/>
              <w:rPr>
                <w:rFonts w:ascii="Calibri" w:hAnsi="Calibri"/>
                <w:sz w:val="18"/>
                <w:szCs w:val="18"/>
              </w:rPr>
            </w:pPr>
          </w:p>
        </w:tc>
        <w:tc>
          <w:tcPr>
            <w:tcW w:w="2751" w:type="dxa"/>
            <w:gridSpan w:val="2"/>
            <w:vAlign w:val="center"/>
          </w:tcPr>
          <w:p w14:paraId="7E960DDE" w14:textId="77777777" w:rsidR="00EA01F0" w:rsidRPr="00F502B3" w:rsidRDefault="00EA01F0" w:rsidP="00F502B3">
            <w:pPr>
              <w:jc w:val="center"/>
              <w:rPr>
                <w:rFonts w:ascii="Calibri" w:hAnsi="Calibri"/>
                <w:sz w:val="18"/>
                <w:szCs w:val="18"/>
              </w:rPr>
            </w:pPr>
          </w:p>
        </w:tc>
      </w:tr>
    </w:tbl>
    <w:p w14:paraId="7E960DE0" w14:textId="77777777" w:rsidR="00EA01F0" w:rsidRDefault="00EA01F0" w:rsidP="009762F6"/>
    <w:p w14:paraId="7E960DE1" w14:textId="77777777" w:rsidR="00EA01F0" w:rsidRDefault="00EA01F0">
      <w:r>
        <w:br w:type="page"/>
      </w:r>
    </w:p>
    <w:tbl>
      <w:tblPr>
        <w:tblW w:w="5001"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90"/>
        <w:gridCol w:w="4651"/>
        <w:gridCol w:w="5777"/>
      </w:tblGrid>
      <w:tr w:rsidR="00EA01F0" w:rsidRPr="00C77D58" w14:paraId="7E960DE3" w14:textId="77777777" w:rsidTr="00231CFA">
        <w:tc>
          <w:tcPr>
            <w:tcW w:w="11018" w:type="dxa"/>
            <w:gridSpan w:val="3"/>
          </w:tcPr>
          <w:p w14:paraId="7E960DE2" w14:textId="010538FA" w:rsidR="00EA01F0" w:rsidRPr="00C77D58" w:rsidRDefault="00EA01F0" w:rsidP="009336D9">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3F0913">
              <w:rPr>
                <w:rFonts w:ascii="Calibri" w:hAnsi="Calibri"/>
                <w:b/>
                <w:szCs w:val="18"/>
              </w:rPr>
              <w:lastRenderedPageBreak/>
              <w:t xml:space="preserve">C. Envelope Leakage </w:t>
            </w:r>
            <w:r w:rsidR="009336D9" w:rsidRPr="003F0913">
              <w:rPr>
                <w:rFonts w:ascii="Calibri" w:hAnsi="Calibri"/>
                <w:b/>
                <w:szCs w:val="18"/>
              </w:rPr>
              <w:t>Test</w:t>
            </w:r>
            <w:r w:rsidR="00BB4F4A" w:rsidRPr="003F0913">
              <w:rPr>
                <w:rFonts w:ascii="Calibri" w:hAnsi="Calibri"/>
                <w:b/>
                <w:szCs w:val="18"/>
              </w:rPr>
              <w:t xml:space="preserve"> </w:t>
            </w:r>
            <w:r w:rsidR="00EA1A38" w:rsidRPr="003F0913">
              <w:rPr>
                <w:rFonts w:ascii="Calibri" w:hAnsi="Calibri"/>
                <w:b/>
                <w:szCs w:val="18"/>
              </w:rPr>
              <w:t>-</w:t>
            </w:r>
            <w:r w:rsidR="00BB4F4A" w:rsidRPr="003F0913">
              <w:rPr>
                <w:rFonts w:ascii="Calibri" w:hAnsi="Calibri"/>
                <w:b/>
                <w:szCs w:val="18"/>
              </w:rPr>
              <w:t xml:space="preserve"> Depressurization - MCH24a – Single Point Air Tightness Test With Manual Meter</w:t>
            </w:r>
          </w:p>
        </w:tc>
      </w:tr>
      <w:tr w:rsidR="00EA01F0" w:rsidRPr="00C77D58" w14:paraId="7E960DE7" w14:textId="77777777" w:rsidTr="006124DF">
        <w:tc>
          <w:tcPr>
            <w:tcW w:w="590" w:type="dxa"/>
            <w:vAlign w:val="center"/>
          </w:tcPr>
          <w:p w14:paraId="7E960DE4" w14:textId="77777777" w:rsidR="00EA01F0" w:rsidRPr="00C77D58" w:rsidRDefault="00EA01F0" w:rsidP="00231CFA">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Pr>
                <w:rFonts w:ascii="Calibri" w:hAnsi="Calibri"/>
                <w:sz w:val="18"/>
                <w:szCs w:val="18"/>
              </w:rPr>
              <w:t>0</w:t>
            </w:r>
            <w:r w:rsidRPr="00C77D58">
              <w:rPr>
                <w:rFonts w:ascii="Calibri" w:hAnsi="Calibri"/>
                <w:sz w:val="18"/>
                <w:szCs w:val="18"/>
              </w:rPr>
              <w:t>1</w:t>
            </w:r>
          </w:p>
        </w:tc>
        <w:tc>
          <w:tcPr>
            <w:tcW w:w="4651" w:type="dxa"/>
            <w:vAlign w:val="center"/>
          </w:tcPr>
          <w:p w14:paraId="7E960DE5" w14:textId="0EFD0928" w:rsidR="00EA01F0" w:rsidRPr="001046D3" w:rsidRDefault="00EA01F0" w:rsidP="00EA1A38">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1046D3">
              <w:rPr>
                <w:rFonts w:ascii="Calibri" w:hAnsi="Calibri"/>
                <w:sz w:val="18"/>
                <w:szCs w:val="18"/>
              </w:rPr>
              <w:t xml:space="preserve">Time </w:t>
            </w:r>
            <w:r w:rsidR="00EA1A38">
              <w:rPr>
                <w:rFonts w:ascii="Calibri" w:hAnsi="Calibri"/>
                <w:sz w:val="18"/>
                <w:szCs w:val="18"/>
              </w:rPr>
              <w:t>A</w:t>
            </w:r>
            <w:r w:rsidRPr="001046D3">
              <w:rPr>
                <w:rFonts w:ascii="Calibri" w:hAnsi="Calibri"/>
                <w:sz w:val="18"/>
                <w:szCs w:val="18"/>
              </w:rPr>
              <w:t xml:space="preserve">verage </w:t>
            </w:r>
            <w:r w:rsidR="00EA1A38">
              <w:rPr>
                <w:rFonts w:ascii="Calibri" w:hAnsi="Calibri"/>
                <w:sz w:val="18"/>
                <w:szCs w:val="18"/>
              </w:rPr>
              <w:t>P</w:t>
            </w:r>
            <w:r w:rsidRPr="001046D3">
              <w:rPr>
                <w:rFonts w:ascii="Calibri" w:hAnsi="Calibri"/>
                <w:sz w:val="18"/>
                <w:szCs w:val="18"/>
              </w:rPr>
              <w:t xml:space="preserve">eriod of </w:t>
            </w:r>
            <w:r w:rsidR="00EA1A38">
              <w:rPr>
                <w:rFonts w:ascii="Calibri" w:hAnsi="Calibri"/>
                <w:sz w:val="18"/>
                <w:szCs w:val="18"/>
              </w:rPr>
              <w:t>M</w:t>
            </w:r>
            <w:r w:rsidRPr="001046D3">
              <w:rPr>
                <w:rFonts w:ascii="Calibri" w:hAnsi="Calibri"/>
                <w:sz w:val="18"/>
                <w:szCs w:val="18"/>
              </w:rPr>
              <w:t>eter</w:t>
            </w:r>
          </w:p>
        </w:tc>
        <w:tc>
          <w:tcPr>
            <w:tcW w:w="5777" w:type="dxa"/>
            <w:vAlign w:val="center"/>
          </w:tcPr>
          <w:p w14:paraId="7E960DE6" w14:textId="77777777" w:rsidR="00EA01F0" w:rsidRPr="001046D3" w:rsidRDefault="00EA01F0" w:rsidP="00231CFA">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1046D3">
              <w:rPr>
                <w:rFonts w:ascii="Calibri" w:hAnsi="Calibri"/>
                <w:sz w:val="18"/>
                <w:szCs w:val="18"/>
              </w:rPr>
              <w:t>&lt;&lt;user entry but must be no less than 10, in second&gt;&gt;</w:t>
            </w:r>
          </w:p>
        </w:tc>
      </w:tr>
      <w:tr w:rsidR="009912E6" w:rsidRPr="00C77D58" w14:paraId="7E960DEB" w14:textId="77777777" w:rsidTr="006124DF">
        <w:tc>
          <w:tcPr>
            <w:tcW w:w="590" w:type="dxa"/>
            <w:vAlign w:val="center"/>
          </w:tcPr>
          <w:p w14:paraId="7E960DE8" w14:textId="77777777" w:rsidR="009912E6" w:rsidRDefault="009912E6" w:rsidP="00231CFA">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Pr>
                <w:rFonts w:ascii="Calibri" w:hAnsi="Calibri"/>
                <w:sz w:val="18"/>
                <w:szCs w:val="18"/>
              </w:rPr>
              <w:t>02</w:t>
            </w:r>
          </w:p>
        </w:tc>
        <w:tc>
          <w:tcPr>
            <w:tcW w:w="4651" w:type="dxa"/>
            <w:vAlign w:val="center"/>
          </w:tcPr>
          <w:p w14:paraId="7E960DE9" w14:textId="1C550180" w:rsidR="009912E6" w:rsidRPr="00A42BCC" w:rsidRDefault="009912E6" w:rsidP="00BE7226">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Test Methodology</w:t>
            </w:r>
          </w:p>
        </w:tc>
        <w:tc>
          <w:tcPr>
            <w:tcW w:w="5777" w:type="dxa"/>
            <w:vAlign w:val="center"/>
          </w:tcPr>
          <w:p w14:paraId="7E960DEA" w14:textId="77777777" w:rsidR="009912E6" w:rsidRPr="00A42BCC" w:rsidRDefault="00FC28F3" w:rsidP="00BE7226">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&lt;&lt;</w:t>
            </w:r>
            <w:r w:rsidR="009912E6" w:rsidRPr="00A42BCC">
              <w:rPr>
                <w:rFonts w:asciiTheme="minorHAnsi" w:hAnsiTheme="minorHAnsi"/>
                <w:sz w:val="18"/>
                <w:szCs w:val="18"/>
              </w:rPr>
              <w:t>Depressurization</w:t>
            </w:r>
            <w:r>
              <w:rPr>
                <w:rFonts w:asciiTheme="minorHAnsi" w:hAnsiTheme="minorHAnsi"/>
                <w:sz w:val="18"/>
                <w:szCs w:val="18"/>
              </w:rPr>
              <w:t>&gt;&gt;</w:t>
            </w:r>
          </w:p>
        </w:tc>
      </w:tr>
      <w:tr w:rsidR="009912E6" w:rsidRPr="00C77D58" w14:paraId="7E960DEF" w14:textId="77777777" w:rsidTr="006124DF">
        <w:tc>
          <w:tcPr>
            <w:tcW w:w="590" w:type="dxa"/>
            <w:vAlign w:val="center"/>
          </w:tcPr>
          <w:p w14:paraId="7E960DEC" w14:textId="77777777" w:rsidR="009912E6" w:rsidRPr="00C77D58" w:rsidRDefault="009912E6" w:rsidP="0019189F">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Pr>
                <w:rFonts w:ascii="Calibri" w:hAnsi="Calibri"/>
                <w:sz w:val="18"/>
                <w:szCs w:val="18"/>
              </w:rPr>
              <w:t>03</w:t>
            </w:r>
          </w:p>
        </w:tc>
        <w:tc>
          <w:tcPr>
            <w:tcW w:w="4651" w:type="dxa"/>
            <w:vAlign w:val="center"/>
          </w:tcPr>
          <w:p w14:paraId="7E960DED" w14:textId="0427474C" w:rsidR="009912E6" w:rsidRPr="00A42BCC" w:rsidRDefault="009912E6" w:rsidP="00BE7226">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Baseline Building Pressure Reading #1</w:t>
            </w:r>
          </w:p>
        </w:tc>
        <w:tc>
          <w:tcPr>
            <w:tcW w:w="5777" w:type="dxa"/>
            <w:vAlign w:val="center"/>
          </w:tcPr>
          <w:p w14:paraId="7E960DEE" w14:textId="77777777" w:rsidR="009912E6" w:rsidRPr="00A42BCC" w:rsidRDefault="009912E6" w:rsidP="00BE7226">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&lt;&lt;user entry, Pa&gt;&gt; (Resolution of 0.1 Pa)</w:t>
            </w:r>
          </w:p>
        </w:tc>
      </w:tr>
      <w:tr w:rsidR="009912E6" w:rsidRPr="00C77D58" w14:paraId="7E960DF3" w14:textId="77777777" w:rsidTr="006124DF">
        <w:tc>
          <w:tcPr>
            <w:tcW w:w="590" w:type="dxa"/>
            <w:vAlign w:val="center"/>
          </w:tcPr>
          <w:p w14:paraId="7E960DF0" w14:textId="77777777" w:rsidR="009912E6" w:rsidRPr="00C77D58" w:rsidRDefault="009912E6" w:rsidP="0019189F">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Pr>
                <w:rFonts w:ascii="Calibri" w:hAnsi="Calibri"/>
                <w:sz w:val="18"/>
                <w:szCs w:val="18"/>
              </w:rPr>
              <w:t>04</w:t>
            </w:r>
          </w:p>
        </w:tc>
        <w:tc>
          <w:tcPr>
            <w:tcW w:w="4651" w:type="dxa"/>
            <w:vAlign w:val="center"/>
          </w:tcPr>
          <w:p w14:paraId="7E960DF1" w14:textId="71E6E022" w:rsidR="009912E6" w:rsidRPr="00A42BCC" w:rsidRDefault="009912E6" w:rsidP="00BE7226">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Baseline Building Pressure Reading #2</w:t>
            </w:r>
          </w:p>
        </w:tc>
        <w:tc>
          <w:tcPr>
            <w:tcW w:w="5777" w:type="dxa"/>
            <w:vAlign w:val="center"/>
          </w:tcPr>
          <w:p w14:paraId="7E960DF2" w14:textId="77777777" w:rsidR="009912E6" w:rsidRPr="00A42BCC" w:rsidRDefault="009912E6" w:rsidP="00BE7226">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&lt;&lt;user entry, Pa&gt;&gt; (Resolution of 0.1 Pa)</w:t>
            </w:r>
          </w:p>
        </w:tc>
      </w:tr>
      <w:tr w:rsidR="009912E6" w:rsidRPr="00C77D58" w14:paraId="7E960DF7" w14:textId="77777777" w:rsidTr="006124DF">
        <w:tc>
          <w:tcPr>
            <w:tcW w:w="590" w:type="dxa"/>
            <w:vAlign w:val="center"/>
          </w:tcPr>
          <w:p w14:paraId="7E960DF4" w14:textId="77777777" w:rsidR="009912E6" w:rsidRPr="00C77D58" w:rsidRDefault="009912E6" w:rsidP="0019189F">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Pr>
                <w:rFonts w:ascii="Calibri" w:hAnsi="Calibri"/>
                <w:sz w:val="18"/>
                <w:szCs w:val="18"/>
              </w:rPr>
              <w:t>05</w:t>
            </w:r>
          </w:p>
        </w:tc>
        <w:tc>
          <w:tcPr>
            <w:tcW w:w="4651" w:type="dxa"/>
            <w:vAlign w:val="center"/>
          </w:tcPr>
          <w:p w14:paraId="7E960DF5" w14:textId="41317B07" w:rsidR="009912E6" w:rsidRPr="00A42BCC" w:rsidRDefault="009912E6" w:rsidP="00BE7226">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Baseline Building Pressure Reading #3</w:t>
            </w:r>
          </w:p>
        </w:tc>
        <w:tc>
          <w:tcPr>
            <w:tcW w:w="5777" w:type="dxa"/>
            <w:vAlign w:val="center"/>
          </w:tcPr>
          <w:p w14:paraId="7E960DF6" w14:textId="77777777" w:rsidR="009912E6" w:rsidRPr="00A42BCC" w:rsidRDefault="009912E6" w:rsidP="00BE7226">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&lt;&lt;user entry, Pa&gt;&gt; (Resolution of 0.1 Pa)</w:t>
            </w:r>
          </w:p>
        </w:tc>
      </w:tr>
      <w:tr w:rsidR="009912E6" w:rsidRPr="00C77D58" w14:paraId="7E960DFB" w14:textId="77777777" w:rsidTr="006124DF">
        <w:tc>
          <w:tcPr>
            <w:tcW w:w="590" w:type="dxa"/>
            <w:vAlign w:val="center"/>
          </w:tcPr>
          <w:p w14:paraId="7E960DF8" w14:textId="77777777" w:rsidR="009912E6" w:rsidRPr="00C77D58" w:rsidRDefault="009912E6" w:rsidP="0019189F">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Pr>
                <w:rFonts w:ascii="Calibri" w:hAnsi="Calibri"/>
                <w:sz w:val="18"/>
                <w:szCs w:val="18"/>
              </w:rPr>
              <w:t>06</w:t>
            </w:r>
          </w:p>
        </w:tc>
        <w:tc>
          <w:tcPr>
            <w:tcW w:w="4651" w:type="dxa"/>
            <w:vAlign w:val="center"/>
          </w:tcPr>
          <w:p w14:paraId="7E960DF9" w14:textId="22498CFE" w:rsidR="009912E6" w:rsidRPr="00A42BCC" w:rsidRDefault="009912E6" w:rsidP="00BE7226">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Baseline Building Pressure Reading #4</w:t>
            </w:r>
          </w:p>
        </w:tc>
        <w:tc>
          <w:tcPr>
            <w:tcW w:w="5777" w:type="dxa"/>
            <w:vAlign w:val="center"/>
          </w:tcPr>
          <w:p w14:paraId="7E960DFA" w14:textId="77777777" w:rsidR="009912E6" w:rsidRPr="00A42BCC" w:rsidRDefault="009912E6" w:rsidP="00BE7226">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&lt;&lt;user entry, Pa&gt;&gt; (Resolution of 0.1 Pa)</w:t>
            </w:r>
          </w:p>
        </w:tc>
      </w:tr>
      <w:tr w:rsidR="009912E6" w:rsidRPr="00C77D58" w14:paraId="7E960DFF" w14:textId="77777777" w:rsidTr="006124DF">
        <w:tc>
          <w:tcPr>
            <w:tcW w:w="590" w:type="dxa"/>
            <w:vAlign w:val="center"/>
          </w:tcPr>
          <w:p w14:paraId="7E960DFC" w14:textId="77777777" w:rsidR="009912E6" w:rsidRPr="00C77D58" w:rsidRDefault="009912E6" w:rsidP="0019189F">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Pr>
                <w:rFonts w:ascii="Calibri" w:hAnsi="Calibri"/>
                <w:sz w:val="18"/>
                <w:szCs w:val="18"/>
              </w:rPr>
              <w:t>07</w:t>
            </w:r>
          </w:p>
        </w:tc>
        <w:tc>
          <w:tcPr>
            <w:tcW w:w="4651" w:type="dxa"/>
            <w:vAlign w:val="center"/>
          </w:tcPr>
          <w:p w14:paraId="7E960DFD" w14:textId="7AB2B0C1" w:rsidR="009912E6" w:rsidRPr="00A42BCC" w:rsidRDefault="009912E6" w:rsidP="00BE7226">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Baseline Building Pressure Reading #5</w:t>
            </w:r>
          </w:p>
        </w:tc>
        <w:tc>
          <w:tcPr>
            <w:tcW w:w="5777" w:type="dxa"/>
            <w:vAlign w:val="center"/>
          </w:tcPr>
          <w:p w14:paraId="7E960DFE" w14:textId="77777777" w:rsidR="009912E6" w:rsidRPr="00A42BCC" w:rsidRDefault="009912E6" w:rsidP="00BE7226">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&lt;&lt;user entry, Pa&gt;&gt; (Resolution of 0.1 Pa)</w:t>
            </w:r>
          </w:p>
        </w:tc>
      </w:tr>
      <w:tr w:rsidR="009912E6" w:rsidRPr="00C77D58" w14:paraId="7E960E03" w14:textId="77777777" w:rsidTr="006124DF">
        <w:tc>
          <w:tcPr>
            <w:tcW w:w="590" w:type="dxa"/>
            <w:vAlign w:val="center"/>
          </w:tcPr>
          <w:p w14:paraId="7E960E00" w14:textId="77777777" w:rsidR="009912E6" w:rsidRPr="00C77D58" w:rsidRDefault="009912E6" w:rsidP="0019189F">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Pr>
                <w:rFonts w:ascii="Calibri" w:hAnsi="Calibri"/>
                <w:sz w:val="18"/>
                <w:szCs w:val="18"/>
              </w:rPr>
              <w:t>08</w:t>
            </w:r>
          </w:p>
        </w:tc>
        <w:tc>
          <w:tcPr>
            <w:tcW w:w="4651" w:type="dxa"/>
            <w:vAlign w:val="center"/>
          </w:tcPr>
          <w:p w14:paraId="7E960E01" w14:textId="3433DD11" w:rsidR="009912E6" w:rsidRPr="00A42BCC" w:rsidRDefault="009912E6" w:rsidP="00BE7226">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Baseline Range</w:t>
            </w:r>
          </w:p>
        </w:tc>
        <w:tc>
          <w:tcPr>
            <w:tcW w:w="5777" w:type="dxa"/>
            <w:vAlign w:val="center"/>
          </w:tcPr>
          <w:p w14:paraId="7E960E02" w14:textId="77777777" w:rsidR="009912E6" w:rsidRPr="00A42BCC" w:rsidRDefault="009912E6" w:rsidP="00BE7226">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&lt;&lt;calculated, subtract the lowest of rows C. 3-7 from the highest of rows C. 3-7&gt;&gt;</w:t>
            </w:r>
          </w:p>
        </w:tc>
      </w:tr>
      <w:tr w:rsidR="009912E6" w:rsidRPr="00C77D58" w14:paraId="7E960E07" w14:textId="77777777" w:rsidTr="006124DF">
        <w:tc>
          <w:tcPr>
            <w:tcW w:w="590" w:type="dxa"/>
            <w:vAlign w:val="center"/>
          </w:tcPr>
          <w:p w14:paraId="7E960E04" w14:textId="77777777" w:rsidR="009912E6" w:rsidRPr="00C77D58" w:rsidRDefault="009912E6" w:rsidP="0019189F">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Pr>
                <w:rFonts w:ascii="Calibri" w:hAnsi="Calibri"/>
                <w:sz w:val="18"/>
                <w:szCs w:val="18"/>
              </w:rPr>
              <w:t>09</w:t>
            </w:r>
          </w:p>
        </w:tc>
        <w:tc>
          <w:tcPr>
            <w:tcW w:w="4651" w:type="dxa"/>
            <w:vAlign w:val="center"/>
          </w:tcPr>
          <w:p w14:paraId="7E960E05" w14:textId="44B49FE1" w:rsidR="009912E6" w:rsidRPr="00A42BCC" w:rsidRDefault="009912E6" w:rsidP="00BE72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Accuracy Level</w:t>
            </w:r>
          </w:p>
        </w:tc>
        <w:tc>
          <w:tcPr>
            <w:tcW w:w="5777" w:type="dxa"/>
            <w:vAlign w:val="center"/>
          </w:tcPr>
          <w:p w14:paraId="7E960E06" w14:textId="77777777" w:rsidR="009912E6" w:rsidRPr="00A42BCC" w:rsidRDefault="009912E6" w:rsidP="00BE72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&lt;&lt;calculated, if row C. 8 &lt; 5.0, then “Standard”; if row C. 8 ≥ 5 and ≤ 10, then “Reduced”, if row C. 8 &gt; 10, “cannot use single-point test”, do not proceed.&gt;&gt;</w:t>
            </w:r>
          </w:p>
        </w:tc>
      </w:tr>
      <w:tr w:rsidR="009912E6" w:rsidRPr="00C77D58" w14:paraId="7E960E0B" w14:textId="77777777" w:rsidTr="006124DF">
        <w:tc>
          <w:tcPr>
            <w:tcW w:w="590" w:type="dxa"/>
            <w:vAlign w:val="center"/>
          </w:tcPr>
          <w:p w14:paraId="7E960E08" w14:textId="77777777" w:rsidR="009912E6" w:rsidRPr="00C77D58" w:rsidRDefault="009912E6" w:rsidP="0019189F">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Pr>
                <w:rFonts w:ascii="Calibri" w:hAnsi="Calibri"/>
                <w:sz w:val="18"/>
                <w:szCs w:val="18"/>
              </w:rPr>
              <w:t>10</w:t>
            </w:r>
          </w:p>
        </w:tc>
        <w:tc>
          <w:tcPr>
            <w:tcW w:w="4651" w:type="dxa"/>
            <w:vAlign w:val="center"/>
          </w:tcPr>
          <w:p w14:paraId="7E960E09" w14:textId="6066583F" w:rsidR="009912E6" w:rsidRPr="00A42BCC" w:rsidRDefault="009912E6" w:rsidP="00BE7226">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Average Baseline Building Pressure Reading</w:t>
            </w:r>
          </w:p>
        </w:tc>
        <w:tc>
          <w:tcPr>
            <w:tcW w:w="5777" w:type="dxa"/>
            <w:vAlign w:val="center"/>
          </w:tcPr>
          <w:p w14:paraId="7E960E0A" w14:textId="77777777" w:rsidR="009912E6" w:rsidRPr="00A42BCC" w:rsidRDefault="009912E6" w:rsidP="00BE7226">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&lt;&lt; calculated average rows C. 3-7&gt;&gt;</w:t>
            </w:r>
          </w:p>
        </w:tc>
      </w:tr>
      <w:tr w:rsidR="009912E6" w:rsidRPr="00C77D58" w14:paraId="7E960E0F" w14:textId="77777777" w:rsidTr="006124DF">
        <w:tc>
          <w:tcPr>
            <w:tcW w:w="590" w:type="dxa"/>
            <w:vAlign w:val="center"/>
          </w:tcPr>
          <w:p w14:paraId="7E960E0C" w14:textId="77777777" w:rsidR="009912E6" w:rsidRPr="00C77D58" w:rsidRDefault="009912E6" w:rsidP="0019189F">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sidRPr="00C77D58">
              <w:rPr>
                <w:rFonts w:ascii="Calibri" w:hAnsi="Calibri"/>
                <w:sz w:val="18"/>
                <w:szCs w:val="18"/>
              </w:rPr>
              <w:t>1</w:t>
            </w:r>
            <w:r>
              <w:rPr>
                <w:rFonts w:ascii="Calibri" w:hAnsi="Calibri"/>
                <w:sz w:val="18"/>
                <w:szCs w:val="18"/>
              </w:rPr>
              <w:t>1</w:t>
            </w:r>
          </w:p>
        </w:tc>
        <w:tc>
          <w:tcPr>
            <w:tcW w:w="4651" w:type="dxa"/>
            <w:vAlign w:val="center"/>
          </w:tcPr>
          <w:p w14:paraId="7E960E0D" w14:textId="51545D1A" w:rsidR="009912E6" w:rsidRPr="00A42BCC" w:rsidRDefault="009912E6" w:rsidP="00EA1A38">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 xml:space="preserve">Pre-test </w:t>
            </w:r>
            <w:r w:rsidR="00EA1A38">
              <w:rPr>
                <w:rFonts w:asciiTheme="minorHAnsi" w:hAnsiTheme="minorHAnsi"/>
                <w:sz w:val="18"/>
                <w:szCs w:val="18"/>
              </w:rPr>
              <w:t>B</w:t>
            </w:r>
            <w:r w:rsidRPr="00A42BCC">
              <w:rPr>
                <w:rFonts w:asciiTheme="minorHAnsi" w:hAnsiTheme="minorHAnsi"/>
                <w:sz w:val="18"/>
                <w:szCs w:val="18"/>
              </w:rPr>
              <w:t xml:space="preserve">aseline </w:t>
            </w:r>
            <w:r w:rsidR="00EA1A38">
              <w:rPr>
                <w:rFonts w:asciiTheme="minorHAnsi" w:hAnsiTheme="minorHAnsi"/>
                <w:sz w:val="18"/>
                <w:szCs w:val="18"/>
              </w:rPr>
              <w:t>B</w:t>
            </w:r>
            <w:r w:rsidRPr="00A42BCC">
              <w:rPr>
                <w:rFonts w:asciiTheme="minorHAnsi" w:hAnsiTheme="minorHAnsi"/>
                <w:sz w:val="18"/>
                <w:szCs w:val="18"/>
              </w:rPr>
              <w:t xml:space="preserve">uilding </w:t>
            </w:r>
            <w:r w:rsidR="00EA1A38">
              <w:rPr>
                <w:rFonts w:asciiTheme="minorHAnsi" w:hAnsiTheme="minorHAnsi"/>
                <w:sz w:val="18"/>
                <w:szCs w:val="18"/>
              </w:rPr>
              <w:t>P</w:t>
            </w:r>
            <w:r w:rsidRPr="00A42BCC">
              <w:rPr>
                <w:rFonts w:asciiTheme="minorHAnsi" w:hAnsiTheme="minorHAnsi"/>
                <w:sz w:val="18"/>
                <w:szCs w:val="18"/>
              </w:rPr>
              <w:t>ressure</w:t>
            </w:r>
          </w:p>
        </w:tc>
        <w:tc>
          <w:tcPr>
            <w:tcW w:w="5777" w:type="dxa"/>
            <w:vAlign w:val="center"/>
          </w:tcPr>
          <w:p w14:paraId="7E960E0E" w14:textId="77777777" w:rsidR="009912E6" w:rsidRPr="00A42BCC" w:rsidRDefault="009912E6" w:rsidP="00BE7226">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&lt;&lt;user input OR row C. 10, Pa&gt;&gt;</w:t>
            </w:r>
          </w:p>
        </w:tc>
      </w:tr>
      <w:tr w:rsidR="009912E6" w:rsidRPr="00C77D58" w14:paraId="7E960E13" w14:textId="77777777" w:rsidTr="006124DF">
        <w:tc>
          <w:tcPr>
            <w:tcW w:w="590" w:type="dxa"/>
            <w:vAlign w:val="center"/>
          </w:tcPr>
          <w:p w14:paraId="7E960E10" w14:textId="77777777" w:rsidR="009912E6" w:rsidRPr="00C77D58" w:rsidDel="0092568A" w:rsidRDefault="009912E6" w:rsidP="0019189F">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sidRPr="00C77D58">
              <w:rPr>
                <w:rFonts w:ascii="Calibri" w:hAnsi="Calibri"/>
                <w:sz w:val="18"/>
                <w:szCs w:val="18"/>
              </w:rPr>
              <w:t>1</w:t>
            </w:r>
            <w:r>
              <w:rPr>
                <w:rFonts w:ascii="Calibri" w:hAnsi="Calibri"/>
                <w:sz w:val="18"/>
                <w:szCs w:val="18"/>
              </w:rPr>
              <w:t>2</w:t>
            </w:r>
          </w:p>
        </w:tc>
        <w:tc>
          <w:tcPr>
            <w:tcW w:w="4651" w:type="dxa"/>
            <w:vAlign w:val="center"/>
          </w:tcPr>
          <w:p w14:paraId="7E960E11" w14:textId="2C847DB9" w:rsidR="009912E6" w:rsidRPr="00A42BCC" w:rsidRDefault="009912E6" w:rsidP="00BE7226">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Unadjusted Building Pressure Target</w:t>
            </w:r>
          </w:p>
        </w:tc>
        <w:tc>
          <w:tcPr>
            <w:tcW w:w="5777" w:type="dxa"/>
            <w:vAlign w:val="center"/>
          </w:tcPr>
          <w:p w14:paraId="7E960E12" w14:textId="77777777" w:rsidR="009912E6" w:rsidRPr="00A42BCC" w:rsidRDefault="009912E6" w:rsidP="00BB4F4A">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&lt;&lt;calculated value: use equation, -50 + row C .</w:t>
            </w:r>
            <w:r w:rsidRPr="00A42BCC" w:rsidDel="00EB7663">
              <w:rPr>
                <w:rFonts w:asciiTheme="minorHAnsi" w:hAnsiTheme="minorHAnsi"/>
                <w:sz w:val="18"/>
                <w:szCs w:val="18"/>
              </w:rPr>
              <w:t xml:space="preserve"> </w:t>
            </w:r>
            <w:r w:rsidRPr="00A42BCC">
              <w:rPr>
                <w:rFonts w:asciiTheme="minorHAnsi" w:hAnsiTheme="minorHAnsi"/>
                <w:sz w:val="18"/>
                <w:szCs w:val="18"/>
              </w:rPr>
              <w:t>11&gt;&gt; (Resolution of 0.1 Pa)</w:t>
            </w:r>
          </w:p>
        </w:tc>
      </w:tr>
      <w:tr w:rsidR="009912E6" w:rsidRPr="00C77D58" w14:paraId="7E960E17" w14:textId="77777777" w:rsidTr="006124DF">
        <w:tc>
          <w:tcPr>
            <w:tcW w:w="590" w:type="dxa"/>
            <w:vAlign w:val="center"/>
          </w:tcPr>
          <w:p w14:paraId="7E960E14" w14:textId="77777777" w:rsidR="009912E6" w:rsidRPr="00C77D58" w:rsidDel="0092568A" w:rsidRDefault="009912E6" w:rsidP="0019189F">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sidRPr="00C77D58">
              <w:rPr>
                <w:rFonts w:ascii="Calibri" w:hAnsi="Calibri"/>
                <w:sz w:val="18"/>
                <w:szCs w:val="18"/>
              </w:rPr>
              <w:t>1</w:t>
            </w:r>
            <w:r>
              <w:rPr>
                <w:rFonts w:ascii="Calibri" w:hAnsi="Calibri"/>
                <w:sz w:val="18"/>
                <w:szCs w:val="18"/>
              </w:rPr>
              <w:t>3</w:t>
            </w:r>
          </w:p>
        </w:tc>
        <w:tc>
          <w:tcPr>
            <w:tcW w:w="4651" w:type="dxa"/>
            <w:vAlign w:val="center"/>
          </w:tcPr>
          <w:p w14:paraId="7E960E15" w14:textId="71D7DC6C" w:rsidR="009912E6" w:rsidRPr="00A42BCC" w:rsidRDefault="009912E6" w:rsidP="00BE7226">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Unadjusted Building Pressure Measured</w:t>
            </w:r>
          </w:p>
        </w:tc>
        <w:tc>
          <w:tcPr>
            <w:tcW w:w="5777" w:type="dxa"/>
            <w:vAlign w:val="center"/>
          </w:tcPr>
          <w:p w14:paraId="7E960E16" w14:textId="77777777" w:rsidR="009912E6" w:rsidRPr="00A42BCC" w:rsidRDefault="009912E6" w:rsidP="00BE7226">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&lt;&lt;user entered value, Pa&gt;&gt;</w:t>
            </w:r>
          </w:p>
        </w:tc>
      </w:tr>
      <w:tr w:rsidR="009912E6" w:rsidRPr="00C77D58" w14:paraId="7E960E1B" w14:textId="77777777" w:rsidTr="006124DF">
        <w:tc>
          <w:tcPr>
            <w:tcW w:w="590" w:type="dxa"/>
            <w:vAlign w:val="center"/>
          </w:tcPr>
          <w:p w14:paraId="7E960E18" w14:textId="77777777" w:rsidR="009912E6" w:rsidRPr="00C77D58" w:rsidRDefault="009912E6" w:rsidP="0019189F">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Pr>
                <w:rFonts w:ascii="Calibri" w:hAnsi="Calibri"/>
                <w:sz w:val="18"/>
                <w:szCs w:val="18"/>
              </w:rPr>
              <w:t>14</w:t>
            </w:r>
          </w:p>
        </w:tc>
        <w:tc>
          <w:tcPr>
            <w:tcW w:w="4651" w:type="dxa"/>
            <w:vAlign w:val="center"/>
          </w:tcPr>
          <w:p w14:paraId="7E960E19" w14:textId="0130209C" w:rsidR="009912E6" w:rsidRPr="00A42BCC" w:rsidRDefault="009912E6" w:rsidP="00EA1A38">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 xml:space="preserve">Induced </w:t>
            </w:r>
            <w:r w:rsidR="00EA1A38">
              <w:rPr>
                <w:rFonts w:asciiTheme="minorHAnsi" w:hAnsiTheme="minorHAnsi"/>
                <w:sz w:val="18"/>
                <w:szCs w:val="18"/>
              </w:rPr>
              <w:t>B</w:t>
            </w:r>
            <w:r w:rsidRPr="00A42BCC">
              <w:rPr>
                <w:rFonts w:asciiTheme="minorHAnsi" w:hAnsiTheme="minorHAnsi"/>
                <w:sz w:val="18"/>
                <w:szCs w:val="18"/>
              </w:rPr>
              <w:t xml:space="preserve">uilding </w:t>
            </w:r>
            <w:r w:rsidR="00EA1A38">
              <w:rPr>
                <w:rFonts w:asciiTheme="minorHAnsi" w:hAnsiTheme="minorHAnsi"/>
                <w:sz w:val="18"/>
                <w:szCs w:val="18"/>
              </w:rPr>
              <w:t>P</w:t>
            </w:r>
            <w:r w:rsidRPr="00A42BCC">
              <w:rPr>
                <w:rFonts w:asciiTheme="minorHAnsi" w:hAnsiTheme="minorHAnsi"/>
                <w:sz w:val="18"/>
                <w:szCs w:val="18"/>
              </w:rPr>
              <w:t xml:space="preserve">ressure </w:t>
            </w:r>
            <w:r w:rsidR="00EA1A38">
              <w:rPr>
                <w:rFonts w:asciiTheme="minorHAnsi" w:hAnsiTheme="minorHAnsi"/>
                <w:sz w:val="18"/>
                <w:szCs w:val="18"/>
              </w:rPr>
              <w:t>C</w:t>
            </w:r>
            <w:r w:rsidRPr="00A42BCC">
              <w:rPr>
                <w:rFonts w:asciiTheme="minorHAnsi" w:hAnsiTheme="minorHAnsi"/>
                <w:sz w:val="18"/>
                <w:szCs w:val="18"/>
              </w:rPr>
              <w:t>heck</w:t>
            </w:r>
          </w:p>
        </w:tc>
        <w:tc>
          <w:tcPr>
            <w:tcW w:w="5777" w:type="dxa"/>
            <w:vAlign w:val="center"/>
          </w:tcPr>
          <w:p w14:paraId="7E960E1A" w14:textId="77777777" w:rsidR="009912E6" w:rsidRPr="00A42BCC" w:rsidRDefault="009912E6" w:rsidP="00BE7226">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 xml:space="preserve">&lt;&lt;calculated value, [absolute value (row C. 13 – row C. 11)],if equal to or greater than 15 Pa, report “Induced pressure within range for single point test; if  less than 15 Pa, report “Induced pressure too low for single point test - </w:t>
            </w:r>
            <w:r w:rsidRPr="00A42BCC">
              <w:rPr>
                <w:rFonts w:asciiTheme="minorHAnsi" w:hAnsiTheme="minorHAnsi"/>
                <w:b/>
                <w:sz w:val="18"/>
                <w:szCs w:val="18"/>
              </w:rPr>
              <w:t>Do Not Proceed</w:t>
            </w:r>
            <w:r w:rsidRPr="00A42BCC">
              <w:rPr>
                <w:rFonts w:asciiTheme="minorHAnsi" w:hAnsiTheme="minorHAnsi"/>
                <w:sz w:val="18"/>
                <w:szCs w:val="18"/>
              </w:rPr>
              <w:t>”&gt;&gt;</w:t>
            </w:r>
          </w:p>
        </w:tc>
      </w:tr>
      <w:tr w:rsidR="009912E6" w:rsidRPr="00C77D58" w14:paraId="7E960E1F" w14:textId="77777777" w:rsidTr="006124DF">
        <w:tc>
          <w:tcPr>
            <w:tcW w:w="590" w:type="dxa"/>
            <w:vAlign w:val="center"/>
          </w:tcPr>
          <w:p w14:paraId="7E960E1C" w14:textId="77777777" w:rsidR="009912E6" w:rsidRPr="00C77D58" w:rsidRDefault="009912E6" w:rsidP="0019189F">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Pr>
                <w:rFonts w:ascii="Calibri" w:hAnsi="Calibri"/>
                <w:sz w:val="18"/>
                <w:szCs w:val="18"/>
              </w:rPr>
              <w:t>15</w:t>
            </w:r>
          </w:p>
        </w:tc>
        <w:tc>
          <w:tcPr>
            <w:tcW w:w="4651" w:type="dxa"/>
            <w:vAlign w:val="center"/>
          </w:tcPr>
          <w:p w14:paraId="7E960E1D" w14:textId="2E5FC070" w:rsidR="009912E6" w:rsidRPr="00A42BCC" w:rsidRDefault="009912E6" w:rsidP="00EA1A38">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 xml:space="preserve">Nominal Fan </w:t>
            </w:r>
            <w:r w:rsidR="00EA1A38">
              <w:rPr>
                <w:rFonts w:asciiTheme="minorHAnsi" w:hAnsiTheme="minorHAnsi"/>
                <w:sz w:val="18"/>
                <w:szCs w:val="18"/>
              </w:rPr>
              <w:t>F</w:t>
            </w:r>
            <w:r w:rsidRPr="00A42BCC">
              <w:rPr>
                <w:rFonts w:asciiTheme="minorHAnsi" w:hAnsiTheme="minorHAnsi"/>
                <w:sz w:val="18"/>
                <w:szCs w:val="18"/>
              </w:rPr>
              <w:t xml:space="preserve">low at </w:t>
            </w:r>
            <w:r w:rsidR="00EA1A38">
              <w:rPr>
                <w:rFonts w:asciiTheme="minorHAnsi" w:hAnsiTheme="minorHAnsi"/>
                <w:sz w:val="18"/>
                <w:szCs w:val="18"/>
              </w:rPr>
              <w:t>A</w:t>
            </w:r>
            <w:r w:rsidRPr="00A42BCC">
              <w:rPr>
                <w:rFonts w:asciiTheme="minorHAnsi" w:hAnsiTheme="minorHAnsi"/>
                <w:sz w:val="18"/>
                <w:szCs w:val="18"/>
              </w:rPr>
              <w:t xml:space="preserve">bove </w:t>
            </w:r>
            <w:r w:rsidR="00EA1A38">
              <w:rPr>
                <w:rFonts w:asciiTheme="minorHAnsi" w:hAnsiTheme="minorHAnsi"/>
                <w:sz w:val="18"/>
                <w:szCs w:val="18"/>
              </w:rPr>
              <w:t>F</w:t>
            </w:r>
            <w:r w:rsidRPr="00A42BCC">
              <w:rPr>
                <w:rFonts w:asciiTheme="minorHAnsi" w:hAnsiTheme="minorHAnsi"/>
                <w:sz w:val="18"/>
                <w:szCs w:val="18"/>
              </w:rPr>
              <w:t xml:space="preserve">an </w:t>
            </w:r>
            <w:r w:rsidR="00EA1A38">
              <w:rPr>
                <w:rFonts w:asciiTheme="minorHAnsi" w:hAnsiTheme="minorHAnsi"/>
                <w:sz w:val="18"/>
                <w:szCs w:val="18"/>
              </w:rPr>
              <w:t>P</w:t>
            </w:r>
            <w:r w:rsidRPr="00A42BCC">
              <w:rPr>
                <w:rFonts w:asciiTheme="minorHAnsi" w:hAnsiTheme="minorHAnsi"/>
                <w:sz w:val="18"/>
                <w:szCs w:val="18"/>
              </w:rPr>
              <w:t>ressure</w:t>
            </w:r>
          </w:p>
        </w:tc>
        <w:tc>
          <w:tcPr>
            <w:tcW w:w="5777" w:type="dxa"/>
            <w:vAlign w:val="center"/>
          </w:tcPr>
          <w:p w14:paraId="7E960E1E" w14:textId="77777777" w:rsidR="009912E6" w:rsidRPr="00A42BCC" w:rsidRDefault="009912E6" w:rsidP="00BE7226">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&lt;&lt;user entered value, (cfm)&gt;&gt; (Resolution of 1 CFM)</w:t>
            </w:r>
          </w:p>
        </w:tc>
      </w:tr>
      <w:tr w:rsidR="009912E6" w:rsidRPr="00C77D58" w14:paraId="7E960E23" w14:textId="77777777" w:rsidTr="006124DF">
        <w:tc>
          <w:tcPr>
            <w:tcW w:w="590" w:type="dxa"/>
            <w:vAlign w:val="center"/>
          </w:tcPr>
          <w:p w14:paraId="7E960E20" w14:textId="77777777" w:rsidR="009912E6" w:rsidRPr="00C77D58" w:rsidRDefault="009912E6" w:rsidP="00231CFA">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Pr>
                <w:rFonts w:ascii="Calibri" w:hAnsi="Calibri"/>
                <w:sz w:val="18"/>
                <w:szCs w:val="18"/>
              </w:rPr>
              <w:t>16</w:t>
            </w:r>
          </w:p>
        </w:tc>
        <w:tc>
          <w:tcPr>
            <w:tcW w:w="4651" w:type="dxa"/>
            <w:vAlign w:val="center"/>
          </w:tcPr>
          <w:p w14:paraId="7E960E21" w14:textId="2A665245" w:rsidR="009912E6" w:rsidRPr="00A42BCC" w:rsidRDefault="009912E6" w:rsidP="00BE7226">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Nominal CFM50</w:t>
            </w:r>
          </w:p>
        </w:tc>
        <w:tc>
          <w:tcPr>
            <w:tcW w:w="5777" w:type="dxa"/>
            <w:vAlign w:val="center"/>
          </w:tcPr>
          <w:p w14:paraId="7E960E22" w14:textId="77777777" w:rsidR="009912E6" w:rsidRPr="00A42BCC" w:rsidRDefault="009912E6" w:rsidP="00BE7226">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&lt;&lt;calculated value, (50/[absolute value (row C. 13 – row C. 11)]]^0.65 x row C.</w:t>
            </w:r>
            <w:r w:rsidRPr="00A42BCC" w:rsidDel="00EB7663">
              <w:rPr>
                <w:rFonts w:asciiTheme="minorHAnsi" w:hAnsiTheme="minorHAnsi"/>
                <w:sz w:val="18"/>
                <w:szCs w:val="18"/>
              </w:rPr>
              <w:t xml:space="preserve"> </w:t>
            </w:r>
            <w:r w:rsidRPr="00A42BCC">
              <w:rPr>
                <w:rFonts w:asciiTheme="minorHAnsi" w:hAnsiTheme="minorHAnsi"/>
                <w:sz w:val="18"/>
                <w:szCs w:val="18"/>
              </w:rPr>
              <w:t>15&gt;&gt;</w:t>
            </w:r>
          </w:p>
        </w:tc>
      </w:tr>
      <w:tr w:rsidR="00D606F9" w:rsidRPr="00C77D58" w14:paraId="1D8171C9" w14:textId="77777777" w:rsidTr="004B7D05">
        <w:trPr>
          <w:ins w:id="85" w:author="Shewmaker, Michael@Energy" w:date="2016-03-29T14:45:00Z"/>
        </w:trPr>
        <w:tc>
          <w:tcPr>
            <w:tcW w:w="11018" w:type="dxa"/>
            <w:gridSpan w:val="3"/>
            <w:vAlign w:val="center"/>
          </w:tcPr>
          <w:p w14:paraId="32F91C9C" w14:textId="77777777" w:rsidR="00D606F9" w:rsidRDefault="00D606F9" w:rsidP="00D606F9">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ins w:id="86" w:author="Shewmaker, Michael@Energy" w:date="2016-03-29T14:45:00Z"/>
                <w:rFonts w:ascii="Calibri" w:hAnsi="Calibri"/>
                <w:sz w:val="18"/>
                <w:szCs w:val="18"/>
              </w:rPr>
            </w:pPr>
            <w:ins w:id="87" w:author="Shewmaker, Michael@Energy" w:date="2016-03-29T14:45:00Z">
              <w:r>
                <w:rPr>
                  <w:rFonts w:ascii="Calibri" w:hAnsi="Calibri"/>
                  <w:sz w:val="18"/>
                  <w:szCs w:val="18"/>
                </w:rPr>
                <w:t>Note:</w:t>
              </w:r>
            </w:ins>
          </w:p>
          <w:p w14:paraId="512F4546" w14:textId="19CB4B77" w:rsidR="00D606F9" w:rsidRPr="00DA49D4" w:rsidRDefault="00D606F9" w:rsidP="00C22D3A">
            <w:pPr>
              <w:pStyle w:val="ListParagraph"/>
              <w:numPr>
                <w:ilvl w:val="0"/>
                <w:numId w:val="29"/>
              </w:num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ins w:id="88" w:author="Shewmaker, Michael@Energy" w:date="2016-03-29T14:45:00Z"/>
                <w:rFonts w:asciiTheme="minorHAnsi" w:hAnsiTheme="minorHAnsi"/>
                <w:sz w:val="18"/>
              </w:rPr>
            </w:pPr>
            <w:ins w:id="89" w:author="Shewmaker, Michael@Energy" w:date="2016-03-29T14:45:00Z">
              <w:r w:rsidRPr="00C22D3A">
                <w:rPr>
                  <w:rFonts w:asciiTheme="minorHAnsi" w:hAnsiTheme="minorHAnsi"/>
                  <w:sz w:val="18"/>
                </w:rPr>
                <w:t>For multifamily, each dwelling unit must be tested individually and shown to meet the leakage requirements. Depressurization of the adjacent dwelling unit</w:t>
              </w:r>
              <w:r w:rsidRPr="00DA49D4">
                <w:rPr>
                  <w:rFonts w:asciiTheme="minorHAnsi" w:hAnsiTheme="minorHAnsi"/>
                  <w:sz w:val="18"/>
                </w:rPr>
                <w:t>s while conducting this test is not allowed.</w:t>
              </w:r>
            </w:ins>
          </w:p>
        </w:tc>
      </w:tr>
    </w:tbl>
    <w:p w14:paraId="7E960E24" w14:textId="77777777" w:rsidR="00EA01F0" w:rsidRDefault="00EA01F0" w:rsidP="009762F6"/>
    <w:tbl>
      <w:tblPr>
        <w:tblW w:w="500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90"/>
        <w:gridCol w:w="4651"/>
        <w:gridCol w:w="5779"/>
      </w:tblGrid>
      <w:tr w:rsidR="00EA01F0" w:rsidRPr="00C77D58" w14:paraId="7E960E26" w14:textId="77777777" w:rsidTr="00231CFA">
        <w:tc>
          <w:tcPr>
            <w:tcW w:w="11020" w:type="dxa"/>
            <w:gridSpan w:val="3"/>
          </w:tcPr>
          <w:p w14:paraId="7E960E25" w14:textId="77777777" w:rsidR="00EA01F0" w:rsidRPr="00C77D58" w:rsidRDefault="00EA01F0" w:rsidP="00231CF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highlight w:val="cyan"/>
              </w:rPr>
            </w:pPr>
            <w:r w:rsidRPr="003F0913">
              <w:rPr>
                <w:rFonts w:ascii="Calibri" w:hAnsi="Calibri"/>
                <w:b/>
                <w:szCs w:val="18"/>
              </w:rPr>
              <w:t>D. Altitude and Temperature Correction</w:t>
            </w:r>
          </w:p>
        </w:tc>
      </w:tr>
      <w:tr w:rsidR="009912E6" w:rsidRPr="00C77D58" w14:paraId="7E960E2C" w14:textId="77777777" w:rsidTr="003F0913">
        <w:tc>
          <w:tcPr>
            <w:tcW w:w="590" w:type="dxa"/>
            <w:vAlign w:val="center"/>
          </w:tcPr>
          <w:p w14:paraId="7E960E27" w14:textId="77777777" w:rsidR="009912E6" w:rsidRPr="00C77D58" w:rsidRDefault="009912E6" w:rsidP="00231CFA">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highlight w:val="cyan"/>
              </w:rPr>
            </w:pPr>
            <w:r>
              <w:rPr>
                <w:rFonts w:ascii="Calibri" w:hAnsi="Calibri"/>
                <w:sz w:val="18"/>
                <w:szCs w:val="18"/>
              </w:rPr>
              <w:t>0</w:t>
            </w:r>
            <w:r w:rsidRPr="00C77D58">
              <w:rPr>
                <w:rFonts w:ascii="Calibri" w:hAnsi="Calibri"/>
                <w:sz w:val="18"/>
                <w:szCs w:val="18"/>
              </w:rPr>
              <w:t>1</w:t>
            </w:r>
          </w:p>
        </w:tc>
        <w:tc>
          <w:tcPr>
            <w:tcW w:w="4651" w:type="dxa"/>
            <w:vAlign w:val="center"/>
          </w:tcPr>
          <w:p w14:paraId="7E960E28" w14:textId="326EEE48" w:rsidR="009912E6" w:rsidRPr="00A42BCC" w:rsidRDefault="009912E6" w:rsidP="003F0913">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highlight w:val="cyan"/>
              </w:rPr>
            </w:pPr>
            <w:r w:rsidRPr="00A42BCC">
              <w:rPr>
                <w:rFonts w:asciiTheme="minorHAnsi" w:hAnsiTheme="minorHAnsi"/>
                <w:sz w:val="18"/>
                <w:szCs w:val="18"/>
              </w:rPr>
              <w:t xml:space="preserve">Altitude </w:t>
            </w:r>
            <w:r w:rsidR="00EA1A38">
              <w:rPr>
                <w:rFonts w:asciiTheme="minorHAnsi" w:hAnsiTheme="minorHAnsi"/>
                <w:sz w:val="18"/>
                <w:szCs w:val="18"/>
              </w:rPr>
              <w:t>C</w:t>
            </w:r>
            <w:r w:rsidRPr="00A42BCC">
              <w:rPr>
                <w:rFonts w:asciiTheme="minorHAnsi" w:hAnsiTheme="minorHAnsi"/>
                <w:sz w:val="18"/>
                <w:szCs w:val="18"/>
              </w:rPr>
              <w:t xml:space="preserve">orrection </w:t>
            </w:r>
            <w:r w:rsidR="00EA1A38">
              <w:rPr>
                <w:rFonts w:asciiTheme="minorHAnsi" w:hAnsiTheme="minorHAnsi"/>
                <w:sz w:val="18"/>
                <w:szCs w:val="18"/>
              </w:rPr>
              <w:t>F</w:t>
            </w:r>
            <w:r w:rsidRPr="00A42BCC">
              <w:rPr>
                <w:rFonts w:asciiTheme="minorHAnsi" w:hAnsiTheme="minorHAnsi"/>
                <w:sz w:val="18"/>
                <w:szCs w:val="18"/>
              </w:rPr>
              <w:t>actor</w:t>
            </w:r>
          </w:p>
        </w:tc>
        <w:tc>
          <w:tcPr>
            <w:tcW w:w="5779" w:type="dxa"/>
          </w:tcPr>
          <w:p w14:paraId="7E960E29" w14:textId="77777777" w:rsidR="009912E6" w:rsidRPr="00A42BCC" w:rsidRDefault="009912E6" w:rsidP="00BE7226">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 xml:space="preserve">&lt;&lt;calculated value, if </w:t>
            </w:r>
          </w:p>
          <w:p w14:paraId="7E960E2A" w14:textId="77777777" w:rsidR="009912E6" w:rsidRPr="00A42BCC" w:rsidRDefault="009912E6" w:rsidP="00BE7226">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 xml:space="preserve">row A. </w:t>
            </w:r>
            <w:r w:rsidR="00897C24">
              <w:rPr>
                <w:rFonts w:asciiTheme="minorHAnsi" w:hAnsiTheme="minorHAnsi"/>
                <w:sz w:val="18"/>
                <w:szCs w:val="18"/>
              </w:rPr>
              <w:t>4</w:t>
            </w:r>
            <w:r w:rsidR="00897C24" w:rsidRPr="00A42BCC">
              <w:rPr>
                <w:rFonts w:asciiTheme="minorHAnsi" w:hAnsiTheme="minorHAnsi"/>
                <w:sz w:val="18"/>
                <w:szCs w:val="18"/>
              </w:rPr>
              <w:t xml:space="preserve"> </w:t>
            </w:r>
            <w:r w:rsidRPr="00A42BCC">
              <w:rPr>
                <w:rFonts w:asciiTheme="minorHAnsi" w:hAnsiTheme="minorHAnsi"/>
                <w:sz w:val="18"/>
                <w:szCs w:val="18"/>
              </w:rPr>
              <w:t>≤ 5000 Ft = 1;</w:t>
            </w:r>
          </w:p>
          <w:p w14:paraId="7E960E2B" w14:textId="77777777" w:rsidR="009912E6" w:rsidRPr="00A42BCC" w:rsidRDefault="009912E6" w:rsidP="00897C24">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highlight w:val="cyan"/>
              </w:rPr>
            </w:pPr>
            <w:r w:rsidRPr="00A42BCC">
              <w:rPr>
                <w:rFonts w:asciiTheme="minorHAnsi" w:hAnsiTheme="minorHAnsi"/>
                <w:sz w:val="18"/>
                <w:szCs w:val="18"/>
              </w:rPr>
              <w:t xml:space="preserve">row A. </w:t>
            </w:r>
            <w:r w:rsidR="00897C24">
              <w:rPr>
                <w:rFonts w:asciiTheme="minorHAnsi" w:hAnsiTheme="minorHAnsi"/>
                <w:sz w:val="18"/>
                <w:szCs w:val="18"/>
              </w:rPr>
              <w:t>4</w:t>
            </w:r>
            <w:r w:rsidR="00897C24" w:rsidRPr="00A42BCC">
              <w:rPr>
                <w:rFonts w:asciiTheme="minorHAnsi" w:hAnsiTheme="minorHAnsi"/>
                <w:sz w:val="18"/>
                <w:szCs w:val="18"/>
              </w:rPr>
              <w:t xml:space="preserve"> </w:t>
            </w:r>
            <w:r w:rsidRPr="00A42BCC">
              <w:rPr>
                <w:rFonts w:asciiTheme="minorHAnsi" w:hAnsiTheme="minorHAnsi"/>
                <w:sz w:val="18"/>
                <w:szCs w:val="18"/>
              </w:rPr>
              <w:t xml:space="preserve">&gt; 5000 = 1 + .000006 * row A. </w:t>
            </w:r>
            <w:r w:rsidR="00897C24">
              <w:rPr>
                <w:rFonts w:asciiTheme="minorHAnsi" w:hAnsiTheme="minorHAnsi"/>
                <w:sz w:val="18"/>
                <w:szCs w:val="18"/>
              </w:rPr>
              <w:t>4</w:t>
            </w:r>
            <w:r w:rsidRPr="00A42BCC">
              <w:rPr>
                <w:rFonts w:asciiTheme="minorHAnsi" w:hAnsiTheme="minorHAnsi"/>
                <w:sz w:val="18"/>
                <w:szCs w:val="18"/>
              </w:rPr>
              <w:t>&gt;&gt;</w:t>
            </w:r>
          </w:p>
        </w:tc>
      </w:tr>
      <w:tr w:rsidR="009912E6" w:rsidRPr="00C77D58" w14:paraId="7E960E30" w14:textId="77777777" w:rsidTr="003F0913">
        <w:tc>
          <w:tcPr>
            <w:tcW w:w="590" w:type="dxa"/>
            <w:vAlign w:val="center"/>
          </w:tcPr>
          <w:p w14:paraId="7E960E2D" w14:textId="77777777" w:rsidR="009912E6" w:rsidRPr="00C77D58" w:rsidRDefault="009912E6" w:rsidP="00231CFA">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highlight w:val="cyan"/>
              </w:rPr>
            </w:pPr>
            <w:r>
              <w:rPr>
                <w:rFonts w:ascii="Calibri" w:hAnsi="Calibri"/>
                <w:sz w:val="18"/>
                <w:szCs w:val="18"/>
              </w:rPr>
              <w:t>0</w:t>
            </w:r>
            <w:r w:rsidRPr="00C77D58">
              <w:rPr>
                <w:rFonts w:ascii="Calibri" w:hAnsi="Calibri"/>
                <w:sz w:val="18"/>
                <w:szCs w:val="18"/>
              </w:rPr>
              <w:t>2</w:t>
            </w:r>
          </w:p>
        </w:tc>
        <w:tc>
          <w:tcPr>
            <w:tcW w:w="4651" w:type="dxa"/>
            <w:vAlign w:val="center"/>
          </w:tcPr>
          <w:p w14:paraId="7E960E2E" w14:textId="64B80DBE" w:rsidR="009912E6" w:rsidRPr="00A42BCC" w:rsidRDefault="009912E6" w:rsidP="003F0913">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highlight w:val="cyan"/>
              </w:rPr>
            </w:pPr>
            <w:r w:rsidRPr="00A42BCC">
              <w:rPr>
                <w:rFonts w:asciiTheme="minorHAnsi" w:hAnsiTheme="minorHAnsi"/>
                <w:sz w:val="18"/>
                <w:szCs w:val="18"/>
              </w:rPr>
              <w:t xml:space="preserve">Temperature </w:t>
            </w:r>
            <w:r w:rsidR="00EA1A38">
              <w:rPr>
                <w:rFonts w:asciiTheme="minorHAnsi" w:hAnsiTheme="minorHAnsi"/>
                <w:sz w:val="18"/>
                <w:szCs w:val="18"/>
              </w:rPr>
              <w:t>C</w:t>
            </w:r>
            <w:r w:rsidRPr="00A42BCC">
              <w:rPr>
                <w:rFonts w:asciiTheme="minorHAnsi" w:hAnsiTheme="minorHAnsi"/>
                <w:sz w:val="18"/>
                <w:szCs w:val="18"/>
              </w:rPr>
              <w:t xml:space="preserve">orrection </w:t>
            </w:r>
            <w:r w:rsidR="00EA1A38">
              <w:rPr>
                <w:rFonts w:asciiTheme="minorHAnsi" w:hAnsiTheme="minorHAnsi"/>
                <w:sz w:val="18"/>
                <w:szCs w:val="18"/>
              </w:rPr>
              <w:t>F</w:t>
            </w:r>
            <w:r w:rsidRPr="00A42BCC">
              <w:rPr>
                <w:rFonts w:asciiTheme="minorHAnsi" w:hAnsiTheme="minorHAnsi"/>
                <w:sz w:val="18"/>
                <w:szCs w:val="18"/>
              </w:rPr>
              <w:t>actor</w:t>
            </w:r>
          </w:p>
        </w:tc>
        <w:tc>
          <w:tcPr>
            <w:tcW w:w="5779" w:type="dxa"/>
          </w:tcPr>
          <w:p w14:paraId="7E960E2F" w14:textId="77777777" w:rsidR="009912E6" w:rsidRPr="00A42BCC" w:rsidRDefault="009912E6" w:rsidP="00BE7226">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highlight w:val="cyan"/>
              </w:rPr>
            </w:pPr>
            <w:r w:rsidRPr="00A42BCC">
              <w:rPr>
                <w:rFonts w:asciiTheme="minorHAnsi" w:hAnsiTheme="minorHAnsi"/>
                <w:sz w:val="18"/>
                <w:szCs w:val="18"/>
              </w:rPr>
              <w:t>&lt;&lt;from tables RA3.8-2 and RA3.8-3 &gt;&gt;</w:t>
            </w:r>
          </w:p>
        </w:tc>
      </w:tr>
      <w:tr w:rsidR="009912E6" w:rsidRPr="00C77D58" w14:paraId="7E960E34" w14:textId="77777777" w:rsidTr="003F0913">
        <w:tc>
          <w:tcPr>
            <w:tcW w:w="590" w:type="dxa"/>
            <w:vAlign w:val="center"/>
          </w:tcPr>
          <w:p w14:paraId="7E960E31" w14:textId="77777777" w:rsidR="009912E6" w:rsidRPr="00C77D58" w:rsidRDefault="009912E6" w:rsidP="00231CFA">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Pr>
                <w:rFonts w:ascii="Calibri" w:hAnsi="Calibri"/>
                <w:sz w:val="18"/>
                <w:szCs w:val="18"/>
              </w:rPr>
              <w:t>0</w:t>
            </w:r>
            <w:r w:rsidRPr="00C77D58">
              <w:rPr>
                <w:rFonts w:ascii="Calibri" w:hAnsi="Calibri"/>
                <w:sz w:val="18"/>
                <w:szCs w:val="18"/>
              </w:rPr>
              <w:t>3</w:t>
            </w:r>
          </w:p>
        </w:tc>
        <w:tc>
          <w:tcPr>
            <w:tcW w:w="4651" w:type="dxa"/>
            <w:vAlign w:val="center"/>
          </w:tcPr>
          <w:p w14:paraId="7E960E32" w14:textId="03F42275" w:rsidR="009912E6" w:rsidRPr="00A42BCC" w:rsidRDefault="009912E6" w:rsidP="003F0913">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Corrected CFM50</w:t>
            </w:r>
          </w:p>
        </w:tc>
        <w:tc>
          <w:tcPr>
            <w:tcW w:w="5779" w:type="dxa"/>
          </w:tcPr>
          <w:p w14:paraId="7E960E33" w14:textId="77777777" w:rsidR="009912E6" w:rsidRPr="00A42BCC" w:rsidRDefault="009912E6" w:rsidP="00BE7226">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&lt;&lt;calculated value, Row C. 16*altitude correction D. 1 * temperature correction D. 2&gt;&gt;</w:t>
            </w:r>
          </w:p>
        </w:tc>
      </w:tr>
    </w:tbl>
    <w:p w14:paraId="7E960E35" w14:textId="77777777" w:rsidR="00EA01F0" w:rsidRDefault="00EA01F0" w:rsidP="009762F6">
      <w:pPr>
        <w:keepNext/>
        <w:rPr>
          <w:b/>
        </w:rPr>
      </w:pPr>
    </w:p>
    <w:tbl>
      <w:tblPr>
        <w:tblW w:w="5001"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90"/>
        <w:gridCol w:w="4651"/>
        <w:gridCol w:w="5777"/>
      </w:tblGrid>
      <w:tr w:rsidR="00EA01F0" w:rsidRPr="00C77D58" w14:paraId="7E960E37" w14:textId="77777777" w:rsidTr="009912E6">
        <w:tc>
          <w:tcPr>
            <w:tcW w:w="11018" w:type="dxa"/>
            <w:gridSpan w:val="3"/>
          </w:tcPr>
          <w:p w14:paraId="7E960E36" w14:textId="77777777" w:rsidR="00EA01F0" w:rsidRPr="00C77D58" w:rsidRDefault="00EA01F0" w:rsidP="00231CFA">
            <w:pPr>
              <w:keepNext/>
              <w:rPr>
                <w:rFonts w:ascii="Calibri" w:hAnsi="Calibri"/>
                <w:sz w:val="18"/>
                <w:szCs w:val="18"/>
              </w:rPr>
            </w:pPr>
            <w:r w:rsidRPr="003F0913">
              <w:rPr>
                <w:rFonts w:ascii="Calibri" w:hAnsi="Calibri"/>
                <w:b/>
                <w:szCs w:val="18"/>
              </w:rPr>
              <w:t>E. Accuracy Adjustment</w:t>
            </w:r>
          </w:p>
        </w:tc>
      </w:tr>
      <w:tr w:rsidR="009912E6" w:rsidRPr="00C77D58" w14:paraId="7E960E3E" w14:textId="77777777" w:rsidTr="003F0913">
        <w:tc>
          <w:tcPr>
            <w:tcW w:w="590" w:type="dxa"/>
            <w:vAlign w:val="center"/>
          </w:tcPr>
          <w:p w14:paraId="7E960E38" w14:textId="77777777" w:rsidR="009912E6" w:rsidRPr="00C77D58" w:rsidRDefault="009912E6" w:rsidP="00231CF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Pr>
                <w:rFonts w:ascii="Calibri" w:hAnsi="Calibri"/>
                <w:sz w:val="18"/>
                <w:szCs w:val="18"/>
              </w:rPr>
              <w:t>0</w:t>
            </w:r>
            <w:r w:rsidRPr="00C77D58">
              <w:rPr>
                <w:rFonts w:ascii="Calibri" w:hAnsi="Calibri"/>
                <w:sz w:val="18"/>
                <w:szCs w:val="18"/>
              </w:rPr>
              <w:t>1</w:t>
            </w:r>
          </w:p>
        </w:tc>
        <w:tc>
          <w:tcPr>
            <w:tcW w:w="4651" w:type="dxa"/>
            <w:vAlign w:val="center"/>
          </w:tcPr>
          <w:p w14:paraId="7E960E3A" w14:textId="47DA9801" w:rsidR="009912E6" w:rsidRPr="00A42BCC" w:rsidRDefault="009912E6" w:rsidP="003F0913">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 xml:space="preserve">Accuracy Adjustment </w:t>
            </w:r>
            <w:r w:rsidR="00EA1A38">
              <w:rPr>
                <w:rFonts w:asciiTheme="minorHAnsi" w:hAnsiTheme="minorHAnsi"/>
                <w:sz w:val="18"/>
                <w:szCs w:val="18"/>
              </w:rPr>
              <w:t>F</w:t>
            </w:r>
            <w:r w:rsidRPr="00A42BCC">
              <w:rPr>
                <w:rFonts w:asciiTheme="minorHAnsi" w:hAnsiTheme="minorHAnsi"/>
                <w:sz w:val="18"/>
                <w:szCs w:val="18"/>
              </w:rPr>
              <w:t>actor</w:t>
            </w:r>
          </w:p>
        </w:tc>
        <w:tc>
          <w:tcPr>
            <w:tcW w:w="5777" w:type="dxa"/>
          </w:tcPr>
          <w:p w14:paraId="7E960E3B" w14:textId="77777777" w:rsidR="009912E6" w:rsidRPr="00A42BCC" w:rsidRDefault="009912E6" w:rsidP="00BE72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&lt;&lt;calculated value, if</w:t>
            </w:r>
          </w:p>
          <w:p w14:paraId="7E960E3C" w14:textId="77777777" w:rsidR="009912E6" w:rsidRPr="00A42BCC" w:rsidRDefault="009912E6" w:rsidP="00BE72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row C. 9 is “Standard” = 1;</w:t>
            </w:r>
          </w:p>
          <w:p w14:paraId="7E960E3D" w14:textId="77777777" w:rsidR="009912E6" w:rsidRPr="00A42BCC" w:rsidRDefault="009912E6" w:rsidP="00BE72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row C. 9 is “Reduced” =  1+0.1*{50/[absolute value (row C. 13 – row C. 11)]}&gt;&gt;</w:t>
            </w:r>
          </w:p>
        </w:tc>
      </w:tr>
      <w:tr w:rsidR="009912E6" w:rsidRPr="00C77D58" w14:paraId="7E960E43" w14:textId="77777777" w:rsidTr="003F0913">
        <w:tc>
          <w:tcPr>
            <w:tcW w:w="590" w:type="dxa"/>
            <w:vAlign w:val="center"/>
          </w:tcPr>
          <w:p w14:paraId="7E960E3F" w14:textId="77777777" w:rsidR="009912E6" w:rsidRPr="00C77D58" w:rsidRDefault="009912E6" w:rsidP="00231CF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Pr>
                <w:rFonts w:ascii="Calibri" w:hAnsi="Calibri"/>
                <w:sz w:val="18"/>
                <w:szCs w:val="18"/>
              </w:rPr>
              <w:t>0</w:t>
            </w:r>
            <w:r w:rsidRPr="00C77D58">
              <w:rPr>
                <w:rFonts w:ascii="Calibri" w:hAnsi="Calibri"/>
                <w:sz w:val="18"/>
                <w:szCs w:val="18"/>
              </w:rPr>
              <w:t>2</w:t>
            </w:r>
          </w:p>
        </w:tc>
        <w:tc>
          <w:tcPr>
            <w:tcW w:w="4651" w:type="dxa"/>
            <w:vAlign w:val="center"/>
          </w:tcPr>
          <w:p w14:paraId="7E960E40" w14:textId="77777777" w:rsidR="00BB4F4A" w:rsidRDefault="009912E6" w:rsidP="003F0913">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 xml:space="preserve">Adjusted CFM50 </w:t>
            </w:r>
            <w:r w:rsidR="00BB4F4A">
              <w:rPr>
                <w:rFonts w:asciiTheme="minorHAnsi" w:hAnsiTheme="minorHAnsi"/>
                <w:sz w:val="18"/>
                <w:szCs w:val="18"/>
              </w:rPr>
              <w:t>Depressurization</w:t>
            </w:r>
          </w:p>
          <w:p w14:paraId="7E960E41" w14:textId="28062C5E" w:rsidR="009912E6" w:rsidRPr="00A42BCC" w:rsidRDefault="009912E6" w:rsidP="003F0913">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(measured air leakage rate)</w:t>
            </w:r>
          </w:p>
        </w:tc>
        <w:tc>
          <w:tcPr>
            <w:tcW w:w="5777" w:type="dxa"/>
          </w:tcPr>
          <w:p w14:paraId="7E960E42" w14:textId="77777777" w:rsidR="009912E6" w:rsidRPr="00A42BCC" w:rsidRDefault="009912E6" w:rsidP="00BE72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&lt;&lt;calculated, row D. 3* row E. 1&gt;&gt;</w:t>
            </w:r>
          </w:p>
        </w:tc>
      </w:tr>
    </w:tbl>
    <w:p w14:paraId="7E960E44" w14:textId="77777777" w:rsidR="00EA01F0" w:rsidRDefault="00EA01F0">
      <w:pPr>
        <w:rPr>
          <w:b/>
        </w:rPr>
      </w:pPr>
    </w:p>
    <w:tbl>
      <w:tblPr>
        <w:tblW w:w="5001"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90"/>
        <w:gridCol w:w="4651"/>
        <w:gridCol w:w="5777"/>
      </w:tblGrid>
      <w:tr w:rsidR="00BB4F4A" w:rsidRPr="00C77D58" w14:paraId="7E960E46" w14:textId="77777777" w:rsidTr="00BE7226">
        <w:tc>
          <w:tcPr>
            <w:tcW w:w="11018" w:type="dxa"/>
            <w:gridSpan w:val="3"/>
          </w:tcPr>
          <w:p w14:paraId="7E960E45" w14:textId="77777777" w:rsidR="00BE61C6" w:rsidRDefault="00BB4F4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3F0913">
              <w:rPr>
                <w:rFonts w:ascii="Calibri" w:hAnsi="Calibri"/>
                <w:b/>
                <w:szCs w:val="18"/>
              </w:rPr>
              <w:lastRenderedPageBreak/>
              <w:t>F. Envelope Leakage Test – Pressurization - MCH24a – Single Point Air Tightness Test With Manual Meter</w:t>
            </w:r>
          </w:p>
        </w:tc>
      </w:tr>
      <w:tr w:rsidR="00BB4F4A" w:rsidRPr="00C77D58" w14:paraId="7E960E4A" w14:textId="77777777" w:rsidTr="00BE7226">
        <w:tc>
          <w:tcPr>
            <w:tcW w:w="590" w:type="dxa"/>
            <w:vAlign w:val="center"/>
          </w:tcPr>
          <w:p w14:paraId="7E960E47" w14:textId="77777777" w:rsidR="00BE61C6" w:rsidRDefault="00BB4F4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Pr>
                <w:rFonts w:ascii="Calibri" w:hAnsi="Calibri"/>
                <w:sz w:val="18"/>
                <w:szCs w:val="18"/>
              </w:rPr>
              <w:t>0</w:t>
            </w:r>
            <w:r w:rsidRPr="00C77D58">
              <w:rPr>
                <w:rFonts w:ascii="Calibri" w:hAnsi="Calibri"/>
                <w:sz w:val="18"/>
                <w:szCs w:val="18"/>
              </w:rPr>
              <w:t>1</w:t>
            </w:r>
          </w:p>
        </w:tc>
        <w:tc>
          <w:tcPr>
            <w:tcW w:w="4651" w:type="dxa"/>
            <w:vAlign w:val="center"/>
          </w:tcPr>
          <w:p w14:paraId="7E960E48" w14:textId="0FE0C900" w:rsidR="00BE61C6" w:rsidRDefault="00BB4F4A" w:rsidP="000F6313">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1046D3">
              <w:rPr>
                <w:rFonts w:ascii="Calibri" w:hAnsi="Calibri"/>
                <w:sz w:val="18"/>
                <w:szCs w:val="18"/>
              </w:rPr>
              <w:t xml:space="preserve">Time </w:t>
            </w:r>
            <w:r w:rsidR="000F6313">
              <w:rPr>
                <w:rFonts w:ascii="Calibri" w:hAnsi="Calibri"/>
                <w:sz w:val="18"/>
                <w:szCs w:val="18"/>
              </w:rPr>
              <w:t>A</w:t>
            </w:r>
            <w:r w:rsidRPr="001046D3">
              <w:rPr>
                <w:rFonts w:ascii="Calibri" w:hAnsi="Calibri"/>
                <w:sz w:val="18"/>
                <w:szCs w:val="18"/>
              </w:rPr>
              <w:t xml:space="preserve">verage </w:t>
            </w:r>
            <w:r w:rsidR="000F6313">
              <w:rPr>
                <w:rFonts w:ascii="Calibri" w:hAnsi="Calibri"/>
                <w:sz w:val="18"/>
                <w:szCs w:val="18"/>
              </w:rPr>
              <w:t>P</w:t>
            </w:r>
            <w:r w:rsidRPr="001046D3">
              <w:rPr>
                <w:rFonts w:ascii="Calibri" w:hAnsi="Calibri"/>
                <w:sz w:val="18"/>
                <w:szCs w:val="18"/>
              </w:rPr>
              <w:t xml:space="preserve">eriod of </w:t>
            </w:r>
            <w:r w:rsidR="000F6313">
              <w:rPr>
                <w:rFonts w:ascii="Calibri" w:hAnsi="Calibri"/>
                <w:sz w:val="18"/>
                <w:szCs w:val="18"/>
              </w:rPr>
              <w:t>M</w:t>
            </w:r>
            <w:r w:rsidRPr="001046D3">
              <w:rPr>
                <w:rFonts w:ascii="Calibri" w:hAnsi="Calibri"/>
                <w:sz w:val="18"/>
                <w:szCs w:val="18"/>
              </w:rPr>
              <w:t>eter</w:t>
            </w:r>
          </w:p>
        </w:tc>
        <w:tc>
          <w:tcPr>
            <w:tcW w:w="5777" w:type="dxa"/>
            <w:vAlign w:val="center"/>
          </w:tcPr>
          <w:p w14:paraId="7E960E49" w14:textId="77777777" w:rsidR="00BE61C6" w:rsidRDefault="00BB4F4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1046D3">
              <w:rPr>
                <w:rFonts w:ascii="Calibri" w:hAnsi="Calibri"/>
                <w:sz w:val="18"/>
                <w:szCs w:val="18"/>
              </w:rPr>
              <w:t>&lt;&lt;user entry but must be no less than 10, in second&gt;&gt;</w:t>
            </w:r>
          </w:p>
        </w:tc>
      </w:tr>
      <w:tr w:rsidR="00BB4F4A" w:rsidRPr="00C77D58" w14:paraId="7E960E4E" w14:textId="77777777" w:rsidTr="00BE7226">
        <w:tc>
          <w:tcPr>
            <w:tcW w:w="590" w:type="dxa"/>
            <w:vAlign w:val="center"/>
          </w:tcPr>
          <w:p w14:paraId="7E960E4B" w14:textId="77777777" w:rsidR="00BE61C6" w:rsidRDefault="00BB4F4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Pr>
                <w:rFonts w:ascii="Calibri" w:hAnsi="Calibri"/>
                <w:sz w:val="18"/>
                <w:szCs w:val="18"/>
              </w:rPr>
              <w:t>02</w:t>
            </w:r>
          </w:p>
        </w:tc>
        <w:tc>
          <w:tcPr>
            <w:tcW w:w="4651" w:type="dxa"/>
            <w:vAlign w:val="center"/>
          </w:tcPr>
          <w:p w14:paraId="7E960E4C" w14:textId="3D8BB6FA" w:rsidR="00BE61C6" w:rsidRDefault="00BB4F4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Test Methodology</w:t>
            </w:r>
          </w:p>
        </w:tc>
        <w:tc>
          <w:tcPr>
            <w:tcW w:w="5777" w:type="dxa"/>
            <w:vAlign w:val="center"/>
          </w:tcPr>
          <w:p w14:paraId="7E960E4D" w14:textId="77777777" w:rsidR="00BE61C6" w:rsidRDefault="00BB4F4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&lt;&lt;</w:t>
            </w:r>
            <w:r>
              <w:rPr>
                <w:rFonts w:asciiTheme="minorHAnsi" w:hAnsiTheme="minorHAnsi"/>
                <w:sz w:val="18"/>
                <w:szCs w:val="18"/>
              </w:rPr>
              <w:t>P</w:t>
            </w:r>
            <w:r w:rsidRPr="00A42BCC">
              <w:rPr>
                <w:rFonts w:asciiTheme="minorHAnsi" w:hAnsiTheme="minorHAnsi"/>
                <w:sz w:val="18"/>
                <w:szCs w:val="18"/>
              </w:rPr>
              <w:t>ressurization</w:t>
            </w:r>
            <w:r>
              <w:rPr>
                <w:rFonts w:asciiTheme="minorHAnsi" w:hAnsiTheme="minorHAnsi"/>
                <w:sz w:val="18"/>
                <w:szCs w:val="18"/>
              </w:rPr>
              <w:t>&gt;&gt;</w:t>
            </w:r>
          </w:p>
        </w:tc>
      </w:tr>
      <w:tr w:rsidR="00BB4F4A" w:rsidRPr="00C77D58" w14:paraId="7E960E52" w14:textId="77777777" w:rsidTr="00BE7226">
        <w:tc>
          <w:tcPr>
            <w:tcW w:w="590" w:type="dxa"/>
            <w:vAlign w:val="center"/>
          </w:tcPr>
          <w:p w14:paraId="7E960E4F" w14:textId="77777777" w:rsidR="00BE61C6" w:rsidRDefault="00BB4F4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Pr>
                <w:rFonts w:ascii="Calibri" w:hAnsi="Calibri"/>
                <w:sz w:val="18"/>
                <w:szCs w:val="18"/>
              </w:rPr>
              <w:t>03</w:t>
            </w:r>
          </w:p>
        </w:tc>
        <w:tc>
          <w:tcPr>
            <w:tcW w:w="4651" w:type="dxa"/>
            <w:vAlign w:val="center"/>
          </w:tcPr>
          <w:p w14:paraId="7E960E50" w14:textId="33F77494" w:rsidR="00BE61C6" w:rsidRDefault="00BB4F4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Baseline Building Pressure Reading #1</w:t>
            </w:r>
          </w:p>
        </w:tc>
        <w:tc>
          <w:tcPr>
            <w:tcW w:w="5777" w:type="dxa"/>
            <w:vAlign w:val="center"/>
          </w:tcPr>
          <w:p w14:paraId="7E960E51" w14:textId="77777777" w:rsidR="00BE61C6" w:rsidRDefault="00BB4F4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&lt;&lt;user entry, Pa&gt;&gt; (Resolution of 0.1 Pa)</w:t>
            </w:r>
          </w:p>
        </w:tc>
      </w:tr>
      <w:tr w:rsidR="00BB4F4A" w:rsidRPr="00C77D58" w14:paraId="7E960E56" w14:textId="77777777" w:rsidTr="00BE7226">
        <w:tc>
          <w:tcPr>
            <w:tcW w:w="590" w:type="dxa"/>
            <w:vAlign w:val="center"/>
          </w:tcPr>
          <w:p w14:paraId="7E960E53" w14:textId="77777777" w:rsidR="00BE61C6" w:rsidRDefault="00BB4F4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Pr>
                <w:rFonts w:ascii="Calibri" w:hAnsi="Calibri"/>
                <w:sz w:val="18"/>
                <w:szCs w:val="18"/>
              </w:rPr>
              <w:t>04</w:t>
            </w:r>
          </w:p>
        </w:tc>
        <w:tc>
          <w:tcPr>
            <w:tcW w:w="4651" w:type="dxa"/>
            <w:vAlign w:val="center"/>
          </w:tcPr>
          <w:p w14:paraId="7E960E54" w14:textId="374030DA" w:rsidR="00BE61C6" w:rsidRDefault="00BB4F4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Baseline Building Pressure Reading #2</w:t>
            </w:r>
          </w:p>
        </w:tc>
        <w:tc>
          <w:tcPr>
            <w:tcW w:w="5777" w:type="dxa"/>
            <w:vAlign w:val="center"/>
          </w:tcPr>
          <w:p w14:paraId="7E960E55" w14:textId="77777777" w:rsidR="00BE61C6" w:rsidRDefault="00BB4F4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&lt;&lt;user entry, Pa&gt;&gt; (Resolution of 0.1 Pa)</w:t>
            </w:r>
          </w:p>
        </w:tc>
      </w:tr>
      <w:tr w:rsidR="00BB4F4A" w:rsidRPr="00C77D58" w14:paraId="7E960E5A" w14:textId="77777777" w:rsidTr="00BE7226">
        <w:tc>
          <w:tcPr>
            <w:tcW w:w="590" w:type="dxa"/>
            <w:vAlign w:val="center"/>
          </w:tcPr>
          <w:p w14:paraId="7E960E57" w14:textId="77777777" w:rsidR="00BE61C6" w:rsidRDefault="00BB4F4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Pr>
                <w:rFonts w:ascii="Calibri" w:hAnsi="Calibri"/>
                <w:sz w:val="18"/>
                <w:szCs w:val="18"/>
              </w:rPr>
              <w:t>05</w:t>
            </w:r>
          </w:p>
        </w:tc>
        <w:tc>
          <w:tcPr>
            <w:tcW w:w="4651" w:type="dxa"/>
            <w:vAlign w:val="center"/>
          </w:tcPr>
          <w:p w14:paraId="7E960E58" w14:textId="349EE1EE" w:rsidR="00BE61C6" w:rsidRDefault="00BB4F4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Baseline Building Pressure Reading #3</w:t>
            </w:r>
          </w:p>
        </w:tc>
        <w:tc>
          <w:tcPr>
            <w:tcW w:w="5777" w:type="dxa"/>
            <w:vAlign w:val="center"/>
          </w:tcPr>
          <w:p w14:paraId="7E960E59" w14:textId="77777777" w:rsidR="00BE61C6" w:rsidRDefault="00BB4F4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&lt;&lt;user entry, Pa&gt;&gt; (Resolution of 0.1 Pa)</w:t>
            </w:r>
          </w:p>
        </w:tc>
      </w:tr>
      <w:tr w:rsidR="00BB4F4A" w:rsidRPr="00C77D58" w14:paraId="7E960E5E" w14:textId="77777777" w:rsidTr="00BE7226">
        <w:tc>
          <w:tcPr>
            <w:tcW w:w="590" w:type="dxa"/>
            <w:vAlign w:val="center"/>
          </w:tcPr>
          <w:p w14:paraId="7E960E5B" w14:textId="77777777" w:rsidR="00BE61C6" w:rsidRDefault="00BB4F4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Pr>
                <w:rFonts w:ascii="Calibri" w:hAnsi="Calibri"/>
                <w:sz w:val="18"/>
                <w:szCs w:val="18"/>
              </w:rPr>
              <w:t>06</w:t>
            </w:r>
          </w:p>
        </w:tc>
        <w:tc>
          <w:tcPr>
            <w:tcW w:w="4651" w:type="dxa"/>
            <w:vAlign w:val="center"/>
          </w:tcPr>
          <w:p w14:paraId="7E960E5C" w14:textId="4E4E2CEB" w:rsidR="00BE61C6" w:rsidRDefault="00BB4F4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Baseline Building Pressure Reading #4</w:t>
            </w:r>
          </w:p>
        </w:tc>
        <w:tc>
          <w:tcPr>
            <w:tcW w:w="5777" w:type="dxa"/>
            <w:vAlign w:val="center"/>
          </w:tcPr>
          <w:p w14:paraId="7E960E5D" w14:textId="77777777" w:rsidR="00BE61C6" w:rsidRDefault="00BB4F4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&lt;&lt;user entry, Pa&gt;&gt; (Resolution of 0.1 Pa)</w:t>
            </w:r>
          </w:p>
        </w:tc>
      </w:tr>
      <w:tr w:rsidR="00BB4F4A" w:rsidRPr="00C77D58" w14:paraId="7E960E62" w14:textId="77777777" w:rsidTr="00BE7226">
        <w:tc>
          <w:tcPr>
            <w:tcW w:w="590" w:type="dxa"/>
            <w:vAlign w:val="center"/>
          </w:tcPr>
          <w:p w14:paraId="7E960E5F" w14:textId="77777777" w:rsidR="00BE61C6" w:rsidRDefault="00BB4F4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Pr>
                <w:rFonts w:ascii="Calibri" w:hAnsi="Calibri"/>
                <w:sz w:val="18"/>
                <w:szCs w:val="18"/>
              </w:rPr>
              <w:t>07</w:t>
            </w:r>
          </w:p>
        </w:tc>
        <w:tc>
          <w:tcPr>
            <w:tcW w:w="4651" w:type="dxa"/>
            <w:vAlign w:val="center"/>
          </w:tcPr>
          <w:p w14:paraId="7E960E60" w14:textId="281E1BD3" w:rsidR="00BE61C6" w:rsidRDefault="00BB4F4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Baseline Building Pressure Reading #5</w:t>
            </w:r>
          </w:p>
        </w:tc>
        <w:tc>
          <w:tcPr>
            <w:tcW w:w="5777" w:type="dxa"/>
            <w:vAlign w:val="center"/>
          </w:tcPr>
          <w:p w14:paraId="7E960E61" w14:textId="77777777" w:rsidR="00BE61C6" w:rsidRDefault="00BB4F4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&lt;&lt;user entry, Pa&gt;&gt; (Resolution of 0.1 Pa)</w:t>
            </w:r>
          </w:p>
        </w:tc>
      </w:tr>
      <w:tr w:rsidR="00BB4F4A" w:rsidRPr="00C77D58" w14:paraId="7E960E66" w14:textId="77777777" w:rsidTr="00BE7226">
        <w:tc>
          <w:tcPr>
            <w:tcW w:w="590" w:type="dxa"/>
            <w:vAlign w:val="center"/>
          </w:tcPr>
          <w:p w14:paraId="7E960E63" w14:textId="77777777" w:rsidR="00BE61C6" w:rsidRDefault="00BB4F4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Pr>
                <w:rFonts w:ascii="Calibri" w:hAnsi="Calibri"/>
                <w:sz w:val="18"/>
                <w:szCs w:val="18"/>
              </w:rPr>
              <w:t>08</w:t>
            </w:r>
          </w:p>
        </w:tc>
        <w:tc>
          <w:tcPr>
            <w:tcW w:w="4651" w:type="dxa"/>
            <w:vAlign w:val="center"/>
          </w:tcPr>
          <w:p w14:paraId="7E960E64" w14:textId="261E2913" w:rsidR="00BE61C6" w:rsidRDefault="00BB4F4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Baseline Range</w:t>
            </w:r>
          </w:p>
        </w:tc>
        <w:tc>
          <w:tcPr>
            <w:tcW w:w="5777" w:type="dxa"/>
            <w:vAlign w:val="center"/>
          </w:tcPr>
          <w:p w14:paraId="7E960E65" w14:textId="77777777" w:rsidR="00BE61C6" w:rsidRDefault="00BB4F4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 xml:space="preserve">&lt;&lt;calculated, </w:t>
            </w:r>
            <w:r w:rsidR="00C030E4">
              <w:rPr>
                <w:rFonts w:asciiTheme="minorHAnsi" w:hAnsiTheme="minorHAnsi"/>
                <w:sz w:val="18"/>
                <w:szCs w:val="18"/>
              </w:rPr>
              <w:t>subtract the lowest of rows F</w:t>
            </w:r>
            <w:r w:rsidRPr="00A42BCC">
              <w:rPr>
                <w:rFonts w:asciiTheme="minorHAnsi" w:hAnsiTheme="minorHAnsi"/>
                <w:sz w:val="18"/>
                <w:szCs w:val="18"/>
              </w:rPr>
              <w:t xml:space="preserve">. 3-7 from the highest of rows </w:t>
            </w:r>
            <w:r w:rsidR="00C030E4">
              <w:rPr>
                <w:rFonts w:asciiTheme="minorHAnsi" w:hAnsiTheme="minorHAnsi"/>
                <w:sz w:val="18"/>
                <w:szCs w:val="18"/>
              </w:rPr>
              <w:t>F</w:t>
            </w:r>
            <w:r w:rsidRPr="00A42BCC">
              <w:rPr>
                <w:rFonts w:asciiTheme="minorHAnsi" w:hAnsiTheme="minorHAnsi"/>
                <w:sz w:val="18"/>
                <w:szCs w:val="18"/>
              </w:rPr>
              <w:t>. 3-7&gt;&gt;</w:t>
            </w:r>
          </w:p>
        </w:tc>
      </w:tr>
      <w:tr w:rsidR="00BB4F4A" w:rsidRPr="00C77D58" w14:paraId="7E960E6A" w14:textId="77777777" w:rsidTr="00BE7226">
        <w:tc>
          <w:tcPr>
            <w:tcW w:w="590" w:type="dxa"/>
            <w:vAlign w:val="center"/>
          </w:tcPr>
          <w:p w14:paraId="7E960E67" w14:textId="77777777" w:rsidR="00BB4F4A" w:rsidRPr="00C77D58" w:rsidRDefault="00BB4F4A" w:rsidP="00BB4F4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Pr>
                <w:rFonts w:ascii="Calibri" w:hAnsi="Calibri"/>
                <w:sz w:val="18"/>
                <w:szCs w:val="18"/>
              </w:rPr>
              <w:t>09</w:t>
            </w:r>
          </w:p>
        </w:tc>
        <w:tc>
          <w:tcPr>
            <w:tcW w:w="4651" w:type="dxa"/>
            <w:vAlign w:val="center"/>
          </w:tcPr>
          <w:p w14:paraId="7E960E68" w14:textId="6E1A72F3" w:rsidR="00BE61C6" w:rsidRDefault="00BB4F4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Accuracy Level</w:t>
            </w:r>
          </w:p>
        </w:tc>
        <w:tc>
          <w:tcPr>
            <w:tcW w:w="5777" w:type="dxa"/>
            <w:vAlign w:val="center"/>
          </w:tcPr>
          <w:p w14:paraId="7E960E69" w14:textId="77777777" w:rsidR="00BE61C6" w:rsidRDefault="00BB4F4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 xml:space="preserve">&lt;&lt;calculated, if row </w:t>
            </w:r>
            <w:r w:rsidR="00C030E4">
              <w:rPr>
                <w:rFonts w:asciiTheme="minorHAnsi" w:hAnsiTheme="minorHAnsi"/>
                <w:sz w:val="18"/>
                <w:szCs w:val="18"/>
              </w:rPr>
              <w:t>F</w:t>
            </w:r>
            <w:r w:rsidRPr="00A42BCC">
              <w:rPr>
                <w:rFonts w:asciiTheme="minorHAnsi" w:hAnsiTheme="minorHAnsi"/>
                <w:sz w:val="18"/>
                <w:szCs w:val="18"/>
              </w:rPr>
              <w:t xml:space="preserve">. 8 &lt; 5.0, then “Standard”; if row </w:t>
            </w:r>
            <w:r w:rsidR="00C030E4">
              <w:rPr>
                <w:rFonts w:asciiTheme="minorHAnsi" w:hAnsiTheme="minorHAnsi"/>
                <w:sz w:val="18"/>
                <w:szCs w:val="18"/>
              </w:rPr>
              <w:t>F</w:t>
            </w:r>
            <w:r w:rsidRPr="00A42BCC">
              <w:rPr>
                <w:rFonts w:asciiTheme="minorHAnsi" w:hAnsiTheme="minorHAnsi"/>
                <w:sz w:val="18"/>
                <w:szCs w:val="18"/>
              </w:rPr>
              <w:t xml:space="preserve">. 8 ≥ 5 and ≤ 10, then “Reduced”, if row </w:t>
            </w:r>
            <w:r w:rsidR="00C030E4">
              <w:rPr>
                <w:rFonts w:asciiTheme="minorHAnsi" w:hAnsiTheme="minorHAnsi"/>
                <w:sz w:val="18"/>
                <w:szCs w:val="18"/>
              </w:rPr>
              <w:t>F</w:t>
            </w:r>
            <w:r w:rsidRPr="00A42BCC">
              <w:rPr>
                <w:rFonts w:asciiTheme="minorHAnsi" w:hAnsiTheme="minorHAnsi"/>
                <w:sz w:val="18"/>
                <w:szCs w:val="18"/>
              </w:rPr>
              <w:t>. 8 &gt; 10, “cannot use single-point test”, do not proceed.&gt;&gt;</w:t>
            </w:r>
          </w:p>
        </w:tc>
      </w:tr>
      <w:tr w:rsidR="00BB4F4A" w:rsidRPr="00C77D58" w14:paraId="7E960E6E" w14:textId="77777777" w:rsidTr="00BE7226">
        <w:tc>
          <w:tcPr>
            <w:tcW w:w="590" w:type="dxa"/>
            <w:vAlign w:val="center"/>
          </w:tcPr>
          <w:p w14:paraId="7E960E6B" w14:textId="77777777" w:rsidR="00BE61C6" w:rsidRDefault="00BB4F4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Pr>
                <w:rFonts w:ascii="Calibri" w:hAnsi="Calibri"/>
                <w:sz w:val="18"/>
                <w:szCs w:val="18"/>
              </w:rPr>
              <w:t>10</w:t>
            </w:r>
          </w:p>
        </w:tc>
        <w:tc>
          <w:tcPr>
            <w:tcW w:w="4651" w:type="dxa"/>
            <w:vAlign w:val="center"/>
          </w:tcPr>
          <w:p w14:paraId="7E960E6C" w14:textId="07B8C533" w:rsidR="00BE61C6" w:rsidRDefault="00BB4F4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Average Baseline Building Pressure Reading</w:t>
            </w:r>
          </w:p>
        </w:tc>
        <w:tc>
          <w:tcPr>
            <w:tcW w:w="5777" w:type="dxa"/>
            <w:vAlign w:val="center"/>
          </w:tcPr>
          <w:p w14:paraId="7E960E6D" w14:textId="77777777" w:rsidR="00BE61C6" w:rsidRDefault="00BB4F4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 xml:space="preserve">&lt;&lt; calculated average rows </w:t>
            </w:r>
            <w:r w:rsidR="00C030E4">
              <w:rPr>
                <w:rFonts w:asciiTheme="minorHAnsi" w:hAnsiTheme="minorHAnsi"/>
                <w:sz w:val="18"/>
                <w:szCs w:val="18"/>
              </w:rPr>
              <w:t>F</w:t>
            </w:r>
            <w:r w:rsidRPr="00A42BCC">
              <w:rPr>
                <w:rFonts w:asciiTheme="minorHAnsi" w:hAnsiTheme="minorHAnsi"/>
                <w:sz w:val="18"/>
                <w:szCs w:val="18"/>
              </w:rPr>
              <w:t>. 3-7&gt;&gt;</w:t>
            </w:r>
          </w:p>
        </w:tc>
      </w:tr>
      <w:tr w:rsidR="00BB4F4A" w:rsidRPr="00C77D58" w14:paraId="7E960E72" w14:textId="77777777" w:rsidTr="00BE7226">
        <w:tc>
          <w:tcPr>
            <w:tcW w:w="590" w:type="dxa"/>
            <w:vAlign w:val="center"/>
          </w:tcPr>
          <w:p w14:paraId="7E960E6F" w14:textId="77777777" w:rsidR="00BE61C6" w:rsidRDefault="00BB4F4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sidRPr="00C77D58">
              <w:rPr>
                <w:rFonts w:ascii="Calibri" w:hAnsi="Calibri"/>
                <w:sz w:val="18"/>
                <w:szCs w:val="18"/>
              </w:rPr>
              <w:t>1</w:t>
            </w:r>
            <w:r>
              <w:rPr>
                <w:rFonts w:ascii="Calibri" w:hAnsi="Calibri"/>
                <w:sz w:val="18"/>
                <w:szCs w:val="18"/>
              </w:rPr>
              <w:t>1</w:t>
            </w:r>
          </w:p>
        </w:tc>
        <w:tc>
          <w:tcPr>
            <w:tcW w:w="4651" w:type="dxa"/>
            <w:vAlign w:val="center"/>
          </w:tcPr>
          <w:p w14:paraId="7E960E70" w14:textId="5671DED0" w:rsidR="00BE61C6" w:rsidRDefault="00BB4F4A" w:rsidP="000F6313">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 xml:space="preserve">Pre-test </w:t>
            </w:r>
            <w:r w:rsidR="000F6313">
              <w:rPr>
                <w:rFonts w:asciiTheme="minorHAnsi" w:hAnsiTheme="minorHAnsi"/>
                <w:sz w:val="18"/>
                <w:szCs w:val="18"/>
              </w:rPr>
              <w:t>B</w:t>
            </w:r>
            <w:r w:rsidRPr="00A42BCC">
              <w:rPr>
                <w:rFonts w:asciiTheme="minorHAnsi" w:hAnsiTheme="minorHAnsi"/>
                <w:sz w:val="18"/>
                <w:szCs w:val="18"/>
              </w:rPr>
              <w:t xml:space="preserve">aseline </w:t>
            </w:r>
            <w:r w:rsidR="000F6313">
              <w:rPr>
                <w:rFonts w:asciiTheme="minorHAnsi" w:hAnsiTheme="minorHAnsi"/>
                <w:sz w:val="18"/>
                <w:szCs w:val="18"/>
              </w:rPr>
              <w:t>B</w:t>
            </w:r>
            <w:r w:rsidRPr="00A42BCC">
              <w:rPr>
                <w:rFonts w:asciiTheme="minorHAnsi" w:hAnsiTheme="minorHAnsi"/>
                <w:sz w:val="18"/>
                <w:szCs w:val="18"/>
              </w:rPr>
              <w:t xml:space="preserve">uilding </w:t>
            </w:r>
            <w:r w:rsidR="000F6313">
              <w:rPr>
                <w:rFonts w:asciiTheme="minorHAnsi" w:hAnsiTheme="minorHAnsi"/>
                <w:sz w:val="18"/>
                <w:szCs w:val="18"/>
              </w:rPr>
              <w:t>P</w:t>
            </w:r>
            <w:r w:rsidRPr="00A42BCC">
              <w:rPr>
                <w:rFonts w:asciiTheme="minorHAnsi" w:hAnsiTheme="minorHAnsi"/>
                <w:sz w:val="18"/>
                <w:szCs w:val="18"/>
              </w:rPr>
              <w:t>ressure</w:t>
            </w:r>
          </w:p>
        </w:tc>
        <w:tc>
          <w:tcPr>
            <w:tcW w:w="5777" w:type="dxa"/>
            <w:vAlign w:val="center"/>
          </w:tcPr>
          <w:p w14:paraId="7E960E71" w14:textId="77777777" w:rsidR="00BE61C6" w:rsidRDefault="00BB4F4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 xml:space="preserve">&lt;&lt;user input OR row </w:t>
            </w:r>
            <w:r w:rsidR="00C030E4">
              <w:rPr>
                <w:rFonts w:asciiTheme="minorHAnsi" w:hAnsiTheme="minorHAnsi"/>
                <w:sz w:val="18"/>
                <w:szCs w:val="18"/>
              </w:rPr>
              <w:t>F</w:t>
            </w:r>
            <w:r w:rsidRPr="00A42BCC">
              <w:rPr>
                <w:rFonts w:asciiTheme="minorHAnsi" w:hAnsiTheme="minorHAnsi"/>
                <w:sz w:val="18"/>
                <w:szCs w:val="18"/>
              </w:rPr>
              <w:t>. 10, Pa&gt;&gt;</w:t>
            </w:r>
          </w:p>
        </w:tc>
      </w:tr>
      <w:tr w:rsidR="00BB4F4A" w:rsidRPr="00C77D58" w14:paraId="7E960E76" w14:textId="77777777" w:rsidTr="00BE7226">
        <w:tc>
          <w:tcPr>
            <w:tcW w:w="590" w:type="dxa"/>
            <w:vAlign w:val="center"/>
          </w:tcPr>
          <w:p w14:paraId="7E960E73" w14:textId="77777777" w:rsidR="00BE61C6" w:rsidRDefault="00BB4F4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sidRPr="00C77D58">
              <w:rPr>
                <w:rFonts w:ascii="Calibri" w:hAnsi="Calibri"/>
                <w:sz w:val="18"/>
                <w:szCs w:val="18"/>
              </w:rPr>
              <w:t>1</w:t>
            </w:r>
            <w:r>
              <w:rPr>
                <w:rFonts w:ascii="Calibri" w:hAnsi="Calibri"/>
                <w:sz w:val="18"/>
                <w:szCs w:val="18"/>
              </w:rPr>
              <w:t>2</w:t>
            </w:r>
          </w:p>
        </w:tc>
        <w:tc>
          <w:tcPr>
            <w:tcW w:w="4651" w:type="dxa"/>
            <w:vAlign w:val="center"/>
          </w:tcPr>
          <w:p w14:paraId="7E960E74" w14:textId="697DAE9F" w:rsidR="00BE61C6" w:rsidRDefault="00BB4F4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Unadjusted Building Pressure Target</w:t>
            </w:r>
          </w:p>
        </w:tc>
        <w:tc>
          <w:tcPr>
            <w:tcW w:w="5777" w:type="dxa"/>
            <w:vAlign w:val="center"/>
          </w:tcPr>
          <w:p w14:paraId="7E960E75" w14:textId="77777777" w:rsidR="00BE61C6" w:rsidRDefault="00BB4F4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 xml:space="preserve">&lt;&lt;calculated value: use equation, 50 + row </w:t>
            </w:r>
            <w:r w:rsidR="00C030E4">
              <w:rPr>
                <w:rFonts w:asciiTheme="minorHAnsi" w:hAnsiTheme="minorHAnsi"/>
                <w:sz w:val="18"/>
                <w:szCs w:val="18"/>
              </w:rPr>
              <w:t>F</w:t>
            </w:r>
            <w:r w:rsidRPr="00A42BCC">
              <w:rPr>
                <w:rFonts w:asciiTheme="minorHAnsi" w:hAnsiTheme="minorHAnsi"/>
                <w:sz w:val="18"/>
                <w:szCs w:val="18"/>
              </w:rPr>
              <w:t xml:space="preserve"> .</w:t>
            </w:r>
            <w:r w:rsidRPr="00A42BCC" w:rsidDel="00EB7663">
              <w:rPr>
                <w:rFonts w:asciiTheme="minorHAnsi" w:hAnsiTheme="minorHAnsi"/>
                <w:sz w:val="18"/>
                <w:szCs w:val="18"/>
              </w:rPr>
              <w:t xml:space="preserve"> </w:t>
            </w:r>
            <w:r w:rsidRPr="00A42BCC">
              <w:rPr>
                <w:rFonts w:asciiTheme="minorHAnsi" w:hAnsiTheme="minorHAnsi"/>
                <w:sz w:val="18"/>
                <w:szCs w:val="18"/>
              </w:rPr>
              <w:t>11&gt;&gt; (Resolution of 0.1 Pa)</w:t>
            </w:r>
          </w:p>
        </w:tc>
      </w:tr>
      <w:tr w:rsidR="00BB4F4A" w:rsidRPr="00C77D58" w14:paraId="7E960E7A" w14:textId="77777777" w:rsidTr="00BE7226">
        <w:tc>
          <w:tcPr>
            <w:tcW w:w="590" w:type="dxa"/>
            <w:vAlign w:val="center"/>
          </w:tcPr>
          <w:p w14:paraId="7E960E77" w14:textId="77777777" w:rsidR="00BE61C6" w:rsidRDefault="00BB4F4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sidRPr="00C77D58">
              <w:rPr>
                <w:rFonts w:ascii="Calibri" w:hAnsi="Calibri"/>
                <w:sz w:val="18"/>
                <w:szCs w:val="18"/>
              </w:rPr>
              <w:t>1</w:t>
            </w:r>
            <w:r>
              <w:rPr>
                <w:rFonts w:ascii="Calibri" w:hAnsi="Calibri"/>
                <w:sz w:val="18"/>
                <w:szCs w:val="18"/>
              </w:rPr>
              <w:t>3</w:t>
            </w:r>
          </w:p>
        </w:tc>
        <w:tc>
          <w:tcPr>
            <w:tcW w:w="4651" w:type="dxa"/>
            <w:vAlign w:val="center"/>
          </w:tcPr>
          <w:p w14:paraId="7E960E78" w14:textId="15A0FA88" w:rsidR="00BE61C6" w:rsidRDefault="00BB4F4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Unadjusted Building Pressure Measured</w:t>
            </w:r>
          </w:p>
        </w:tc>
        <w:tc>
          <w:tcPr>
            <w:tcW w:w="5777" w:type="dxa"/>
            <w:vAlign w:val="center"/>
          </w:tcPr>
          <w:p w14:paraId="7E960E79" w14:textId="77777777" w:rsidR="00BE61C6" w:rsidRDefault="00BB4F4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&lt;&lt;user entered value, Pa&gt;&gt;</w:t>
            </w:r>
          </w:p>
        </w:tc>
      </w:tr>
      <w:tr w:rsidR="00BB4F4A" w:rsidRPr="00C77D58" w14:paraId="7E960E7E" w14:textId="77777777" w:rsidTr="00BE7226">
        <w:tc>
          <w:tcPr>
            <w:tcW w:w="590" w:type="dxa"/>
            <w:vAlign w:val="center"/>
          </w:tcPr>
          <w:p w14:paraId="7E960E7B" w14:textId="77777777" w:rsidR="00BE61C6" w:rsidRDefault="00BB4F4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Pr>
                <w:rFonts w:ascii="Calibri" w:hAnsi="Calibri"/>
                <w:sz w:val="18"/>
                <w:szCs w:val="18"/>
              </w:rPr>
              <w:t>14</w:t>
            </w:r>
          </w:p>
        </w:tc>
        <w:tc>
          <w:tcPr>
            <w:tcW w:w="4651" w:type="dxa"/>
            <w:vAlign w:val="center"/>
          </w:tcPr>
          <w:p w14:paraId="7E960E7C" w14:textId="5BB7F50B" w:rsidR="00BE61C6" w:rsidRDefault="00BB4F4A" w:rsidP="000F6313">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 xml:space="preserve">Induced </w:t>
            </w:r>
            <w:r w:rsidR="000F6313">
              <w:rPr>
                <w:rFonts w:asciiTheme="minorHAnsi" w:hAnsiTheme="minorHAnsi"/>
                <w:sz w:val="18"/>
                <w:szCs w:val="18"/>
              </w:rPr>
              <w:t>B</w:t>
            </w:r>
            <w:r w:rsidRPr="00A42BCC">
              <w:rPr>
                <w:rFonts w:asciiTheme="minorHAnsi" w:hAnsiTheme="minorHAnsi"/>
                <w:sz w:val="18"/>
                <w:szCs w:val="18"/>
              </w:rPr>
              <w:t xml:space="preserve">uilding </w:t>
            </w:r>
            <w:r w:rsidR="000F6313">
              <w:rPr>
                <w:rFonts w:asciiTheme="minorHAnsi" w:hAnsiTheme="minorHAnsi"/>
                <w:sz w:val="18"/>
                <w:szCs w:val="18"/>
              </w:rPr>
              <w:t>P</w:t>
            </w:r>
            <w:r w:rsidRPr="00A42BCC">
              <w:rPr>
                <w:rFonts w:asciiTheme="minorHAnsi" w:hAnsiTheme="minorHAnsi"/>
                <w:sz w:val="18"/>
                <w:szCs w:val="18"/>
              </w:rPr>
              <w:t xml:space="preserve">ressure </w:t>
            </w:r>
            <w:r w:rsidR="000F6313">
              <w:rPr>
                <w:rFonts w:asciiTheme="minorHAnsi" w:hAnsiTheme="minorHAnsi"/>
                <w:sz w:val="18"/>
                <w:szCs w:val="18"/>
              </w:rPr>
              <w:t>C</w:t>
            </w:r>
            <w:r w:rsidRPr="00A42BCC">
              <w:rPr>
                <w:rFonts w:asciiTheme="minorHAnsi" w:hAnsiTheme="minorHAnsi"/>
                <w:sz w:val="18"/>
                <w:szCs w:val="18"/>
              </w:rPr>
              <w:t>heck</w:t>
            </w:r>
          </w:p>
        </w:tc>
        <w:tc>
          <w:tcPr>
            <w:tcW w:w="5777" w:type="dxa"/>
            <w:vAlign w:val="center"/>
          </w:tcPr>
          <w:p w14:paraId="7E960E7D" w14:textId="77777777" w:rsidR="00BE61C6" w:rsidRDefault="00BB4F4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 xml:space="preserve">&lt;&lt;calculated value, [absolute value (row </w:t>
            </w:r>
            <w:r w:rsidR="00C030E4">
              <w:rPr>
                <w:rFonts w:asciiTheme="minorHAnsi" w:hAnsiTheme="minorHAnsi"/>
                <w:sz w:val="18"/>
                <w:szCs w:val="18"/>
              </w:rPr>
              <w:t>F</w:t>
            </w:r>
            <w:r w:rsidRPr="00A42BCC">
              <w:rPr>
                <w:rFonts w:asciiTheme="minorHAnsi" w:hAnsiTheme="minorHAnsi"/>
                <w:sz w:val="18"/>
                <w:szCs w:val="18"/>
              </w:rPr>
              <w:t xml:space="preserve">. 13 – row </w:t>
            </w:r>
            <w:r w:rsidR="00C030E4">
              <w:rPr>
                <w:rFonts w:asciiTheme="minorHAnsi" w:hAnsiTheme="minorHAnsi"/>
                <w:sz w:val="18"/>
                <w:szCs w:val="18"/>
              </w:rPr>
              <w:t>F</w:t>
            </w:r>
            <w:r w:rsidRPr="00A42BCC">
              <w:rPr>
                <w:rFonts w:asciiTheme="minorHAnsi" w:hAnsiTheme="minorHAnsi"/>
                <w:sz w:val="18"/>
                <w:szCs w:val="18"/>
              </w:rPr>
              <w:t xml:space="preserve">. 11)],if equal to or greater than 15 Pa, report “Induced pressure within range for single point test; if  less than 15 Pa, report “Induced pressure too low for single point test - </w:t>
            </w:r>
            <w:r w:rsidRPr="00A42BCC">
              <w:rPr>
                <w:rFonts w:asciiTheme="minorHAnsi" w:hAnsiTheme="minorHAnsi"/>
                <w:b/>
                <w:sz w:val="18"/>
                <w:szCs w:val="18"/>
              </w:rPr>
              <w:t>Do Not Proceed</w:t>
            </w:r>
            <w:r w:rsidRPr="00A42BCC">
              <w:rPr>
                <w:rFonts w:asciiTheme="minorHAnsi" w:hAnsiTheme="minorHAnsi"/>
                <w:sz w:val="18"/>
                <w:szCs w:val="18"/>
              </w:rPr>
              <w:t>”&gt;&gt;</w:t>
            </w:r>
          </w:p>
        </w:tc>
      </w:tr>
      <w:tr w:rsidR="00BB4F4A" w:rsidRPr="00C77D58" w14:paraId="7E960E82" w14:textId="77777777" w:rsidTr="00BE7226">
        <w:tc>
          <w:tcPr>
            <w:tcW w:w="590" w:type="dxa"/>
            <w:vAlign w:val="center"/>
          </w:tcPr>
          <w:p w14:paraId="7E960E7F" w14:textId="77777777" w:rsidR="00BE61C6" w:rsidRDefault="00BB4F4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Pr>
                <w:rFonts w:ascii="Calibri" w:hAnsi="Calibri"/>
                <w:sz w:val="18"/>
                <w:szCs w:val="18"/>
              </w:rPr>
              <w:t>15</w:t>
            </w:r>
          </w:p>
        </w:tc>
        <w:tc>
          <w:tcPr>
            <w:tcW w:w="4651" w:type="dxa"/>
            <w:vAlign w:val="center"/>
          </w:tcPr>
          <w:p w14:paraId="7E960E80" w14:textId="3B408555" w:rsidR="00BE61C6" w:rsidRDefault="00BB4F4A" w:rsidP="000F6313">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 xml:space="preserve">Nominal Fan </w:t>
            </w:r>
            <w:r w:rsidR="000F6313">
              <w:rPr>
                <w:rFonts w:asciiTheme="minorHAnsi" w:hAnsiTheme="minorHAnsi"/>
                <w:sz w:val="18"/>
                <w:szCs w:val="18"/>
              </w:rPr>
              <w:t>F</w:t>
            </w:r>
            <w:r w:rsidRPr="00A42BCC">
              <w:rPr>
                <w:rFonts w:asciiTheme="minorHAnsi" w:hAnsiTheme="minorHAnsi"/>
                <w:sz w:val="18"/>
                <w:szCs w:val="18"/>
              </w:rPr>
              <w:t xml:space="preserve">low at </w:t>
            </w:r>
            <w:r w:rsidR="000F6313">
              <w:rPr>
                <w:rFonts w:asciiTheme="minorHAnsi" w:hAnsiTheme="minorHAnsi"/>
                <w:sz w:val="18"/>
                <w:szCs w:val="18"/>
              </w:rPr>
              <w:t>A</w:t>
            </w:r>
            <w:r w:rsidRPr="00A42BCC">
              <w:rPr>
                <w:rFonts w:asciiTheme="minorHAnsi" w:hAnsiTheme="minorHAnsi"/>
                <w:sz w:val="18"/>
                <w:szCs w:val="18"/>
              </w:rPr>
              <w:t xml:space="preserve">bove </w:t>
            </w:r>
            <w:r w:rsidR="000F6313">
              <w:rPr>
                <w:rFonts w:asciiTheme="minorHAnsi" w:hAnsiTheme="minorHAnsi"/>
                <w:sz w:val="18"/>
                <w:szCs w:val="18"/>
              </w:rPr>
              <w:t>F</w:t>
            </w:r>
            <w:r w:rsidRPr="00A42BCC">
              <w:rPr>
                <w:rFonts w:asciiTheme="minorHAnsi" w:hAnsiTheme="minorHAnsi"/>
                <w:sz w:val="18"/>
                <w:szCs w:val="18"/>
              </w:rPr>
              <w:t xml:space="preserve">an </w:t>
            </w:r>
            <w:r w:rsidR="000F6313">
              <w:rPr>
                <w:rFonts w:asciiTheme="minorHAnsi" w:hAnsiTheme="minorHAnsi"/>
                <w:sz w:val="18"/>
                <w:szCs w:val="18"/>
              </w:rPr>
              <w:t>P</w:t>
            </w:r>
            <w:r w:rsidRPr="00A42BCC">
              <w:rPr>
                <w:rFonts w:asciiTheme="minorHAnsi" w:hAnsiTheme="minorHAnsi"/>
                <w:sz w:val="18"/>
                <w:szCs w:val="18"/>
              </w:rPr>
              <w:t>ressure</w:t>
            </w:r>
          </w:p>
        </w:tc>
        <w:tc>
          <w:tcPr>
            <w:tcW w:w="5777" w:type="dxa"/>
            <w:vAlign w:val="center"/>
          </w:tcPr>
          <w:p w14:paraId="7E960E81" w14:textId="77777777" w:rsidR="00BE61C6" w:rsidRDefault="00BB4F4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&lt;&lt;user entered value, (cfm)&gt;&gt; (Resolution of 1 CFM)</w:t>
            </w:r>
          </w:p>
        </w:tc>
      </w:tr>
      <w:tr w:rsidR="00BB4F4A" w:rsidRPr="00C77D58" w14:paraId="7E960E86" w14:textId="77777777" w:rsidTr="00BE7226">
        <w:tc>
          <w:tcPr>
            <w:tcW w:w="590" w:type="dxa"/>
            <w:vAlign w:val="center"/>
          </w:tcPr>
          <w:p w14:paraId="7E960E83" w14:textId="77777777" w:rsidR="00BE61C6" w:rsidRDefault="00BB4F4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Pr>
                <w:rFonts w:ascii="Calibri" w:hAnsi="Calibri"/>
                <w:sz w:val="18"/>
                <w:szCs w:val="18"/>
              </w:rPr>
              <w:t>16</w:t>
            </w:r>
          </w:p>
        </w:tc>
        <w:tc>
          <w:tcPr>
            <w:tcW w:w="4651" w:type="dxa"/>
            <w:vAlign w:val="center"/>
          </w:tcPr>
          <w:p w14:paraId="7E960E84" w14:textId="3547DBA8" w:rsidR="00BE61C6" w:rsidRDefault="00BB4F4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Nominal CFM50</w:t>
            </w:r>
          </w:p>
        </w:tc>
        <w:tc>
          <w:tcPr>
            <w:tcW w:w="5777" w:type="dxa"/>
            <w:vAlign w:val="center"/>
          </w:tcPr>
          <w:p w14:paraId="7E960E85" w14:textId="77777777" w:rsidR="00BE61C6" w:rsidRDefault="00BB4F4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 xml:space="preserve">&lt;&lt;calculated value, (50/[absolute value (row </w:t>
            </w:r>
            <w:r w:rsidR="00C030E4">
              <w:rPr>
                <w:rFonts w:asciiTheme="minorHAnsi" w:hAnsiTheme="minorHAnsi"/>
                <w:sz w:val="18"/>
                <w:szCs w:val="18"/>
              </w:rPr>
              <w:t>F</w:t>
            </w:r>
            <w:r w:rsidRPr="00A42BCC">
              <w:rPr>
                <w:rFonts w:asciiTheme="minorHAnsi" w:hAnsiTheme="minorHAnsi"/>
                <w:sz w:val="18"/>
                <w:szCs w:val="18"/>
              </w:rPr>
              <w:t xml:space="preserve">. 13 – row </w:t>
            </w:r>
            <w:r w:rsidR="00C030E4">
              <w:rPr>
                <w:rFonts w:asciiTheme="minorHAnsi" w:hAnsiTheme="minorHAnsi"/>
                <w:sz w:val="18"/>
                <w:szCs w:val="18"/>
              </w:rPr>
              <w:t>F</w:t>
            </w:r>
            <w:r w:rsidRPr="00A42BCC">
              <w:rPr>
                <w:rFonts w:asciiTheme="minorHAnsi" w:hAnsiTheme="minorHAnsi"/>
                <w:sz w:val="18"/>
                <w:szCs w:val="18"/>
              </w:rPr>
              <w:t xml:space="preserve">. 11)]]^0.65 x row </w:t>
            </w:r>
            <w:r w:rsidR="00C030E4">
              <w:rPr>
                <w:rFonts w:asciiTheme="minorHAnsi" w:hAnsiTheme="minorHAnsi"/>
                <w:sz w:val="18"/>
                <w:szCs w:val="18"/>
              </w:rPr>
              <w:t>F</w:t>
            </w:r>
            <w:r w:rsidRPr="00A42BCC">
              <w:rPr>
                <w:rFonts w:asciiTheme="minorHAnsi" w:hAnsiTheme="minorHAnsi"/>
                <w:sz w:val="18"/>
                <w:szCs w:val="18"/>
              </w:rPr>
              <w:t>.</w:t>
            </w:r>
            <w:r w:rsidRPr="00A42BCC" w:rsidDel="00EB7663">
              <w:rPr>
                <w:rFonts w:asciiTheme="minorHAnsi" w:hAnsiTheme="minorHAnsi"/>
                <w:sz w:val="18"/>
                <w:szCs w:val="18"/>
              </w:rPr>
              <w:t xml:space="preserve"> </w:t>
            </w:r>
            <w:r w:rsidRPr="00A42BCC">
              <w:rPr>
                <w:rFonts w:asciiTheme="minorHAnsi" w:hAnsiTheme="minorHAnsi"/>
                <w:sz w:val="18"/>
                <w:szCs w:val="18"/>
              </w:rPr>
              <w:t>15&gt;&gt;</w:t>
            </w:r>
          </w:p>
        </w:tc>
      </w:tr>
      <w:tr w:rsidR="00D606F9" w:rsidRPr="00C77D58" w14:paraId="59A3C41D" w14:textId="77777777" w:rsidTr="004B7D05">
        <w:trPr>
          <w:ins w:id="90" w:author="Shewmaker, Michael@Energy" w:date="2016-03-29T14:45:00Z"/>
        </w:trPr>
        <w:tc>
          <w:tcPr>
            <w:tcW w:w="11018" w:type="dxa"/>
            <w:gridSpan w:val="3"/>
            <w:vAlign w:val="center"/>
          </w:tcPr>
          <w:p w14:paraId="297DB3EF" w14:textId="77777777" w:rsidR="00D606F9" w:rsidRDefault="00D606F9" w:rsidP="00D606F9">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ins w:id="91" w:author="Shewmaker, Michael@Energy" w:date="2016-03-29T14:45:00Z"/>
                <w:rFonts w:ascii="Calibri" w:hAnsi="Calibri"/>
                <w:sz w:val="18"/>
                <w:szCs w:val="18"/>
              </w:rPr>
            </w:pPr>
            <w:ins w:id="92" w:author="Shewmaker, Michael@Energy" w:date="2016-03-29T14:45:00Z">
              <w:r>
                <w:rPr>
                  <w:rFonts w:ascii="Calibri" w:hAnsi="Calibri"/>
                  <w:sz w:val="18"/>
                  <w:szCs w:val="18"/>
                </w:rPr>
                <w:t>Note:</w:t>
              </w:r>
            </w:ins>
          </w:p>
          <w:p w14:paraId="7C15567C" w14:textId="566C920B" w:rsidR="00D606F9" w:rsidRPr="001B28DE" w:rsidRDefault="00D606F9" w:rsidP="00C22D3A">
            <w:pPr>
              <w:pStyle w:val="ListParagraph"/>
              <w:keepNext/>
              <w:numPr>
                <w:ilvl w:val="0"/>
                <w:numId w:val="29"/>
              </w:num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ins w:id="93" w:author="Shewmaker, Michael@Energy" w:date="2016-03-29T14:45:00Z"/>
                <w:rFonts w:asciiTheme="minorHAnsi" w:hAnsiTheme="minorHAnsi"/>
                <w:sz w:val="18"/>
              </w:rPr>
            </w:pPr>
            <w:ins w:id="94" w:author="Shewmaker, Michael@Energy" w:date="2016-03-29T14:45:00Z">
              <w:r w:rsidRPr="00C22D3A">
                <w:rPr>
                  <w:rFonts w:asciiTheme="minorHAnsi" w:hAnsiTheme="minorHAnsi"/>
                  <w:sz w:val="18"/>
                </w:rPr>
                <w:t xml:space="preserve">For multifamily, </w:t>
              </w:r>
              <w:r w:rsidRPr="00DA49D4">
                <w:rPr>
                  <w:rFonts w:asciiTheme="minorHAnsi" w:hAnsiTheme="minorHAnsi"/>
                  <w:sz w:val="18"/>
                </w:rPr>
                <w:t>each dwelling unit must be tested individually and shown to meet the leakage requirements. Pressurization of the adjacent dwelling units while conducting this test is not allowed.</w:t>
              </w:r>
            </w:ins>
          </w:p>
        </w:tc>
      </w:tr>
    </w:tbl>
    <w:p w14:paraId="7E960E87" w14:textId="77777777" w:rsidR="00BB4F4A" w:rsidRDefault="00BB4F4A" w:rsidP="00BB4F4A"/>
    <w:tbl>
      <w:tblPr>
        <w:tblW w:w="500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90"/>
        <w:gridCol w:w="4651"/>
        <w:gridCol w:w="5779"/>
      </w:tblGrid>
      <w:tr w:rsidR="00BB4F4A" w:rsidRPr="00C77D58" w14:paraId="7E960E89" w14:textId="77777777" w:rsidTr="00BE7226">
        <w:tc>
          <w:tcPr>
            <w:tcW w:w="11020" w:type="dxa"/>
            <w:gridSpan w:val="3"/>
          </w:tcPr>
          <w:p w14:paraId="7E960E88" w14:textId="77777777" w:rsidR="00BB4F4A" w:rsidRPr="00C77D58" w:rsidRDefault="00BB4F4A" w:rsidP="00BE72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highlight w:val="cyan"/>
              </w:rPr>
            </w:pPr>
            <w:r w:rsidRPr="003F0913">
              <w:rPr>
                <w:rFonts w:ascii="Calibri" w:hAnsi="Calibri"/>
                <w:b/>
                <w:szCs w:val="18"/>
              </w:rPr>
              <w:t>G. Altitude and Temperature Correction</w:t>
            </w:r>
          </w:p>
        </w:tc>
      </w:tr>
      <w:tr w:rsidR="00BB4F4A" w:rsidRPr="00C77D58" w14:paraId="7E960E8F" w14:textId="77777777" w:rsidTr="00BE7226">
        <w:tc>
          <w:tcPr>
            <w:tcW w:w="590" w:type="dxa"/>
            <w:vAlign w:val="center"/>
          </w:tcPr>
          <w:p w14:paraId="7E960E8A" w14:textId="77777777" w:rsidR="00BB4F4A" w:rsidRPr="00C77D58" w:rsidRDefault="00BB4F4A" w:rsidP="00BE7226">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highlight w:val="cyan"/>
              </w:rPr>
            </w:pPr>
            <w:r>
              <w:rPr>
                <w:rFonts w:ascii="Calibri" w:hAnsi="Calibri"/>
                <w:sz w:val="18"/>
                <w:szCs w:val="18"/>
              </w:rPr>
              <w:t>0</w:t>
            </w:r>
            <w:r w:rsidRPr="00C77D58">
              <w:rPr>
                <w:rFonts w:ascii="Calibri" w:hAnsi="Calibri"/>
                <w:sz w:val="18"/>
                <w:szCs w:val="18"/>
              </w:rPr>
              <w:t>1</w:t>
            </w:r>
          </w:p>
        </w:tc>
        <w:tc>
          <w:tcPr>
            <w:tcW w:w="4651" w:type="dxa"/>
          </w:tcPr>
          <w:p w14:paraId="7E960E8B" w14:textId="20C28457" w:rsidR="00BB4F4A" w:rsidRPr="00A42BCC" w:rsidRDefault="00BB4F4A" w:rsidP="00BE7226">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highlight w:val="cyan"/>
              </w:rPr>
            </w:pPr>
            <w:r w:rsidRPr="00A42BCC">
              <w:rPr>
                <w:rFonts w:asciiTheme="minorHAnsi" w:hAnsiTheme="minorHAnsi"/>
                <w:sz w:val="18"/>
                <w:szCs w:val="18"/>
              </w:rPr>
              <w:t xml:space="preserve">Altitude </w:t>
            </w:r>
            <w:r w:rsidR="000F6313">
              <w:rPr>
                <w:rFonts w:asciiTheme="minorHAnsi" w:hAnsiTheme="minorHAnsi"/>
                <w:sz w:val="18"/>
                <w:szCs w:val="18"/>
              </w:rPr>
              <w:t>C</w:t>
            </w:r>
            <w:r w:rsidRPr="00A42BCC">
              <w:rPr>
                <w:rFonts w:asciiTheme="minorHAnsi" w:hAnsiTheme="minorHAnsi"/>
                <w:sz w:val="18"/>
                <w:szCs w:val="18"/>
              </w:rPr>
              <w:t xml:space="preserve">orrection </w:t>
            </w:r>
            <w:r w:rsidR="000F6313">
              <w:rPr>
                <w:rFonts w:asciiTheme="minorHAnsi" w:hAnsiTheme="minorHAnsi"/>
                <w:sz w:val="18"/>
                <w:szCs w:val="18"/>
              </w:rPr>
              <w:t>F</w:t>
            </w:r>
            <w:r w:rsidRPr="00A42BCC">
              <w:rPr>
                <w:rFonts w:asciiTheme="minorHAnsi" w:hAnsiTheme="minorHAnsi"/>
                <w:sz w:val="18"/>
                <w:szCs w:val="18"/>
              </w:rPr>
              <w:t>actor</w:t>
            </w:r>
          </w:p>
        </w:tc>
        <w:tc>
          <w:tcPr>
            <w:tcW w:w="5779" w:type="dxa"/>
          </w:tcPr>
          <w:p w14:paraId="7E960E8C" w14:textId="77777777" w:rsidR="00BB4F4A" w:rsidRPr="00A42BCC" w:rsidRDefault="00BB4F4A" w:rsidP="00BE7226">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 xml:space="preserve">&lt;&lt;calculated value, if </w:t>
            </w:r>
          </w:p>
          <w:p w14:paraId="7E960E8D" w14:textId="77777777" w:rsidR="00BB4F4A" w:rsidRPr="00A42BCC" w:rsidRDefault="00BB4F4A" w:rsidP="00BE7226">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 xml:space="preserve">row A. </w:t>
            </w:r>
            <w:r>
              <w:rPr>
                <w:rFonts w:asciiTheme="minorHAnsi" w:hAnsiTheme="minorHAnsi"/>
                <w:sz w:val="18"/>
                <w:szCs w:val="18"/>
              </w:rPr>
              <w:t>4</w:t>
            </w:r>
            <w:r w:rsidRPr="00A42BCC">
              <w:rPr>
                <w:rFonts w:asciiTheme="minorHAnsi" w:hAnsiTheme="minorHAnsi"/>
                <w:sz w:val="18"/>
                <w:szCs w:val="18"/>
              </w:rPr>
              <w:t xml:space="preserve"> ≤ 5000 Ft = 1;</w:t>
            </w:r>
          </w:p>
          <w:p w14:paraId="7E960E8E" w14:textId="77777777" w:rsidR="00BB4F4A" w:rsidRPr="00A42BCC" w:rsidRDefault="00BB4F4A" w:rsidP="00BE7226">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highlight w:val="cyan"/>
              </w:rPr>
            </w:pPr>
            <w:r w:rsidRPr="00A42BCC">
              <w:rPr>
                <w:rFonts w:asciiTheme="minorHAnsi" w:hAnsiTheme="minorHAnsi"/>
                <w:sz w:val="18"/>
                <w:szCs w:val="18"/>
              </w:rPr>
              <w:t xml:space="preserve">row A. </w:t>
            </w:r>
            <w:r>
              <w:rPr>
                <w:rFonts w:asciiTheme="minorHAnsi" w:hAnsiTheme="minorHAnsi"/>
                <w:sz w:val="18"/>
                <w:szCs w:val="18"/>
              </w:rPr>
              <w:t>4</w:t>
            </w:r>
            <w:r w:rsidRPr="00A42BCC">
              <w:rPr>
                <w:rFonts w:asciiTheme="minorHAnsi" w:hAnsiTheme="minorHAnsi"/>
                <w:sz w:val="18"/>
                <w:szCs w:val="18"/>
              </w:rPr>
              <w:t xml:space="preserve"> &gt; 5000 = 1 + .000006 * row A. </w:t>
            </w:r>
            <w:r>
              <w:rPr>
                <w:rFonts w:asciiTheme="minorHAnsi" w:hAnsiTheme="minorHAnsi"/>
                <w:sz w:val="18"/>
                <w:szCs w:val="18"/>
              </w:rPr>
              <w:t>4</w:t>
            </w:r>
            <w:r w:rsidRPr="00A42BCC">
              <w:rPr>
                <w:rFonts w:asciiTheme="minorHAnsi" w:hAnsiTheme="minorHAnsi"/>
                <w:sz w:val="18"/>
                <w:szCs w:val="18"/>
              </w:rPr>
              <w:t>&gt;&gt;</w:t>
            </w:r>
          </w:p>
        </w:tc>
      </w:tr>
      <w:tr w:rsidR="00BB4F4A" w:rsidRPr="00C77D58" w14:paraId="7E960E93" w14:textId="77777777" w:rsidTr="00BE7226">
        <w:tc>
          <w:tcPr>
            <w:tcW w:w="590" w:type="dxa"/>
            <w:vAlign w:val="center"/>
          </w:tcPr>
          <w:p w14:paraId="7E960E90" w14:textId="77777777" w:rsidR="00BB4F4A" w:rsidRPr="00C77D58" w:rsidRDefault="00BB4F4A" w:rsidP="00BE7226">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highlight w:val="cyan"/>
              </w:rPr>
            </w:pPr>
            <w:r>
              <w:rPr>
                <w:rFonts w:ascii="Calibri" w:hAnsi="Calibri"/>
                <w:sz w:val="18"/>
                <w:szCs w:val="18"/>
              </w:rPr>
              <w:t>0</w:t>
            </w:r>
            <w:r w:rsidRPr="00C77D58">
              <w:rPr>
                <w:rFonts w:ascii="Calibri" w:hAnsi="Calibri"/>
                <w:sz w:val="18"/>
                <w:szCs w:val="18"/>
              </w:rPr>
              <w:t>2</w:t>
            </w:r>
          </w:p>
        </w:tc>
        <w:tc>
          <w:tcPr>
            <w:tcW w:w="4651" w:type="dxa"/>
          </w:tcPr>
          <w:p w14:paraId="7E960E91" w14:textId="615BBBF2" w:rsidR="00BB4F4A" w:rsidRPr="00A42BCC" w:rsidRDefault="00BB4F4A" w:rsidP="000F6313">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highlight w:val="cyan"/>
              </w:rPr>
            </w:pPr>
            <w:r w:rsidRPr="00A42BCC">
              <w:rPr>
                <w:rFonts w:asciiTheme="minorHAnsi" w:hAnsiTheme="minorHAnsi"/>
                <w:sz w:val="18"/>
                <w:szCs w:val="18"/>
              </w:rPr>
              <w:t xml:space="preserve">Temperature </w:t>
            </w:r>
            <w:r w:rsidR="000F6313">
              <w:rPr>
                <w:rFonts w:asciiTheme="minorHAnsi" w:hAnsiTheme="minorHAnsi"/>
                <w:sz w:val="18"/>
                <w:szCs w:val="18"/>
              </w:rPr>
              <w:t>C</w:t>
            </w:r>
            <w:r w:rsidRPr="00A42BCC">
              <w:rPr>
                <w:rFonts w:asciiTheme="minorHAnsi" w:hAnsiTheme="minorHAnsi"/>
                <w:sz w:val="18"/>
                <w:szCs w:val="18"/>
              </w:rPr>
              <w:t xml:space="preserve">orrection </w:t>
            </w:r>
            <w:r w:rsidR="000F6313">
              <w:rPr>
                <w:rFonts w:asciiTheme="minorHAnsi" w:hAnsiTheme="minorHAnsi"/>
                <w:sz w:val="18"/>
                <w:szCs w:val="18"/>
              </w:rPr>
              <w:t>F</w:t>
            </w:r>
            <w:r w:rsidRPr="00A42BCC">
              <w:rPr>
                <w:rFonts w:asciiTheme="minorHAnsi" w:hAnsiTheme="minorHAnsi"/>
                <w:sz w:val="18"/>
                <w:szCs w:val="18"/>
              </w:rPr>
              <w:t>actor</w:t>
            </w:r>
          </w:p>
        </w:tc>
        <w:tc>
          <w:tcPr>
            <w:tcW w:w="5779" w:type="dxa"/>
          </w:tcPr>
          <w:p w14:paraId="7E960E92" w14:textId="77777777" w:rsidR="00BB4F4A" w:rsidRPr="00A42BCC" w:rsidRDefault="00BB4F4A" w:rsidP="00BE7226">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highlight w:val="cyan"/>
              </w:rPr>
            </w:pPr>
            <w:r w:rsidRPr="00A42BCC">
              <w:rPr>
                <w:rFonts w:asciiTheme="minorHAnsi" w:hAnsiTheme="minorHAnsi"/>
                <w:sz w:val="18"/>
                <w:szCs w:val="18"/>
              </w:rPr>
              <w:t>&lt;&lt;from tables RA3.8-2 and RA3.8-3 &gt;&gt;</w:t>
            </w:r>
          </w:p>
        </w:tc>
      </w:tr>
      <w:tr w:rsidR="00BB4F4A" w:rsidRPr="00C77D58" w14:paraId="7E960E97" w14:textId="77777777" w:rsidTr="00BE7226">
        <w:tc>
          <w:tcPr>
            <w:tcW w:w="590" w:type="dxa"/>
            <w:vAlign w:val="center"/>
          </w:tcPr>
          <w:p w14:paraId="7E960E94" w14:textId="77777777" w:rsidR="00BB4F4A" w:rsidRPr="00C77D58" w:rsidRDefault="00BB4F4A" w:rsidP="00BE7226">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Pr>
                <w:rFonts w:ascii="Calibri" w:hAnsi="Calibri"/>
                <w:sz w:val="18"/>
                <w:szCs w:val="18"/>
              </w:rPr>
              <w:t>0</w:t>
            </w:r>
            <w:r w:rsidRPr="00C77D58">
              <w:rPr>
                <w:rFonts w:ascii="Calibri" w:hAnsi="Calibri"/>
                <w:sz w:val="18"/>
                <w:szCs w:val="18"/>
              </w:rPr>
              <w:t>3</w:t>
            </w:r>
          </w:p>
        </w:tc>
        <w:tc>
          <w:tcPr>
            <w:tcW w:w="4651" w:type="dxa"/>
          </w:tcPr>
          <w:p w14:paraId="7E960E95" w14:textId="1746118D" w:rsidR="00BB4F4A" w:rsidRPr="00A42BCC" w:rsidRDefault="00BB4F4A" w:rsidP="00BE7226">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Corrected CFM50</w:t>
            </w:r>
          </w:p>
        </w:tc>
        <w:tc>
          <w:tcPr>
            <w:tcW w:w="5779" w:type="dxa"/>
          </w:tcPr>
          <w:p w14:paraId="7E960E96" w14:textId="77777777" w:rsidR="00BB4F4A" w:rsidRPr="00A42BCC" w:rsidRDefault="00BB4F4A" w:rsidP="00C030E4">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 xml:space="preserve">&lt;&lt;calculated value, Row </w:t>
            </w:r>
            <w:r w:rsidR="00C030E4">
              <w:rPr>
                <w:rFonts w:asciiTheme="minorHAnsi" w:hAnsiTheme="minorHAnsi"/>
                <w:sz w:val="18"/>
                <w:szCs w:val="18"/>
              </w:rPr>
              <w:t>F</w:t>
            </w:r>
            <w:r w:rsidRPr="00A42BCC">
              <w:rPr>
                <w:rFonts w:asciiTheme="minorHAnsi" w:hAnsiTheme="minorHAnsi"/>
                <w:sz w:val="18"/>
                <w:szCs w:val="18"/>
              </w:rPr>
              <w:t xml:space="preserve">. 16*altitude correction </w:t>
            </w:r>
            <w:r w:rsidR="00C030E4">
              <w:rPr>
                <w:rFonts w:asciiTheme="minorHAnsi" w:hAnsiTheme="minorHAnsi"/>
                <w:sz w:val="18"/>
                <w:szCs w:val="18"/>
              </w:rPr>
              <w:t>G</w:t>
            </w:r>
            <w:r w:rsidRPr="00A42BCC">
              <w:rPr>
                <w:rFonts w:asciiTheme="minorHAnsi" w:hAnsiTheme="minorHAnsi"/>
                <w:sz w:val="18"/>
                <w:szCs w:val="18"/>
              </w:rPr>
              <w:t xml:space="preserve">. 1 * temperature correction </w:t>
            </w:r>
            <w:r w:rsidR="00C030E4">
              <w:rPr>
                <w:rFonts w:asciiTheme="minorHAnsi" w:hAnsiTheme="minorHAnsi"/>
                <w:sz w:val="18"/>
                <w:szCs w:val="18"/>
              </w:rPr>
              <w:t>G</w:t>
            </w:r>
            <w:r w:rsidRPr="00A42BCC">
              <w:rPr>
                <w:rFonts w:asciiTheme="minorHAnsi" w:hAnsiTheme="minorHAnsi"/>
                <w:sz w:val="18"/>
                <w:szCs w:val="18"/>
              </w:rPr>
              <w:t>. 2&gt;&gt;</w:t>
            </w:r>
          </w:p>
        </w:tc>
      </w:tr>
    </w:tbl>
    <w:p w14:paraId="7E960E98" w14:textId="77777777" w:rsidR="00BB4F4A" w:rsidRDefault="00BB4F4A" w:rsidP="00BB4F4A">
      <w:pPr>
        <w:keepNext/>
        <w:rPr>
          <w:b/>
        </w:rPr>
      </w:pPr>
    </w:p>
    <w:tbl>
      <w:tblPr>
        <w:tblW w:w="5001"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90"/>
        <w:gridCol w:w="4651"/>
        <w:gridCol w:w="5777"/>
      </w:tblGrid>
      <w:tr w:rsidR="00BB4F4A" w:rsidRPr="00C77D58" w14:paraId="7E960E9A" w14:textId="77777777" w:rsidTr="00BE7226">
        <w:tc>
          <w:tcPr>
            <w:tcW w:w="11018" w:type="dxa"/>
            <w:gridSpan w:val="3"/>
          </w:tcPr>
          <w:p w14:paraId="7E960E99" w14:textId="77777777" w:rsidR="00BB4F4A" w:rsidRPr="00C77D58" w:rsidRDefault="00BB4F4A" w:rsidP="00BE7226">
            <w:pPr>
              <w:keepNext/>
              <w:rPr>
                <w:rFonts w:ascii="Calibri" w:hAnsi="Calibri"/>
                <w:sz w:val="18"/>
                <w:szCs w:val="18"/>
              </w:rPr>
            </w:pPr>
            <w:r w:rsidRPr="003F0913">
              <w:rPr>
                <w:rFonts w:ascii="Calibri" w:hAnsi="Calibri"/>
                <w:b/>
                <w:szCs w:val="18"/>
              </w:rPr>
              <w:t>H. Accuracy Adjustment</w:t>
            </w:r>
          </w:p>
        </w:tc>
      </w:tr>
      <w:tr w:rsidR="00BB4F4A" w:rsidRPr="00C77D58" w14:paraId="7E960EA1" w14:textId="77777777" w:rsidTr="00BE7226">
        <w:tc>
          <w:tcPr>
            <w:tcW w:w="590" w:type="dxa"/>
            <w:vAlign w:val="center"/>
          </w:tcPr>
          <w:p w14:paraId="7E960E9B" w14:textId="77777777" w:rsidR="00BB4F4A" w:rsidRPr="00C77D58" w:rsidRDefault="00BB4F4A" w:rsidP="00BE72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Pr>
                <w:rFonts w:ascii="Calibri" w:hAnsi="Calibri"/>
                <w:sz w:val="18"/>
                <w:szCs w:val="18"/>
              </w:rPr>
              <w:t>0</w:t>
            </w:r>
            <w:r w:rsidRPr="00C77D58">
              <w:rPr>
                <w:rFonts w:ascii="Calibri" w:hAnsi="Calibri"/>
                <w:sz w:val="18"/>
                <w:szCs w:val="18"/>
              </w:rPr>
              <w:t>1</w:t>
            </w:r>
          </w:p>
        </w:tc>
        <w:tc>
          <w:tcPr>
            <w:tcW w:w="4651" w:type="dxa"/>
          </w:tcPr>
          <w:p w14:paraId="7E960E9D" w14:textId="038CC7AA" w:rsidR="00BB4F4A" w:rsidRPr="00A42BCC" w:rsidRDefault="00BB4F4A" w:rsidP="00BE72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 xml:space="preserve">Accuracy Adjustment </w:t>
            </w:r>
            <w:r w:rsidR="000F6313">
              <w:rPr>
                <w:rFonts w:asciiTheme="minorHAnsi" w:hAnsiTheme="minorHAnsi"/>
                <w:sz w:val="18"/>
                <w:szCs w:val="18"/>
              </w:rPr>
              <w:t>F</w:t>
            </w:r>
            <w:r w:rsidRPr="00A42BCC">
              <w:rPr>
                <w:rFonts w:asciiTheme="minorHAnsi" w:hAnsiTheme="minorHAnsi"/>
                <w:sz w:val="18"/>
                <w:szCs w:val="18"/>
              </w:rPr>
              <w:t>actor</w:t>
            </w:r>
          </w:p>
        </w:tc>
        <w:tc>
          <w:tcPr>
            <w:tcW w:w="5777" w:type="dxa"/>
          </w:tcPr>
          <w:p w14:paraId="7E960E9E" w14:textId="77777777" w:rsidR="00BB4F4A" w:rsidRPr="00A42BCC" w:rsidRDefault="00BB4F4A" w:rsidP="00BE72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&lt;&lt;calculated value, if</w:t>
            </w:r>
          </w:p>
          <w:p w14:paraId="7E960E9F" w14:textId="77777777" w:rsidR="00BB4F4A" w:rsidRPr="00A42BCC" w:rsidRDefault="00BB4F4A" w:rsidP="00BE72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 xml:space="preserve">row </w:t>
            </w:r>
            <w:r w:rsidR="00C030E4">
              <w:rPr>
                <w:rFonts w:asciiTheme="minorHAnsi" w:hAnsiTheme="minorHAnsi"/>
                <w:sz w:val="18"/>
                <w:szCs w:val="18"/>
              </w:rPr>
              <w:t>F</w:t>
            </w:r>
            <w:r w:rsidRPr="00A42BCC">
              <w:rPr>
                <w:rFonts w:asciiTheme="minorHAnsi" w:hAnsiTheme="minorHAnsi"/>
                <w:sz w:val="18"/>
                <w:szCs w:val="18"/>
              </w:rPr>
              <w:t>. 9 is “Standard” = 1;</w:t>
            </w:r>
          </w:p>
          <w:p w14:paraId="7E960EA0" w14:textId="77777777" w:rsidR="00BB4F4A" w:rsidRPr="00A42BCC" w:rsidRDefault="00BB4F4A" w:rsidP="00C030E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 xml:space="preserve">row </w:t>
            </w:r>
            <w:r w:rsidR="00C030E4">
              <w:rPr>
                <w:rFonts w:asciiTheme="minorHAnsi" w:hAnsiTheme="minorHAnsi"/>
                <w:sz w:val="18"/>
                <w:szCs w:val="18"/>
              </w:rPr>
              <w:t>F</w:t>
            </w:r>
            <w:r w:rsidRPr="00A42BCC">
              <w:rPr>
                <w:rFonts w:asciiTheme="minorHAnsi" w:hAnsiTheme="minorHAnsi"/>
                <w:sz w:val="18"/>
                <w:szCs w:val="18"/>
              </w:rPr>
              <w:t xml:space="preserve">. 9 is “Reduced” =  1+0.1*{50/[absolute value (row </w:t>
            </w:r>
            <w:r w:rsidR="00C030E4">
              <w:rPr>
                <w:rFonts w:asciiTheme="minorHAnsi" w:hAnsiTheme="minorHAnsi"/>
                <w:sz w:val="18"/>
                <w:szCs w:val="18"/>
              </w:rPr>
              <w:t>F</w:t>
            </w:r>
            <w:r w:rsidRPr="00A42BCC">
              <w:rPr>
                <w:rFonts w:asciiTheme="minorHAnsi" w:hAnsiTheme="minorHAnsi"/>
                <w:sz w:val="18"/>
                <w:szCs w:val="18"/>
              </w:rPr>
              <w:t xml:space="preserve">. 13 – row </w:t>
            </w:r>
            <w:r w:rsidR="00C030E4">
              <w:rPr>
                <w:rFonts w:asciiTheme="minorHAnsi" w:hAnsiTheme="minorHAnsi"/>
                <w:sz w:val="18"/>
                <w:szCs w:val="18"/>
              </w:rPr>
              <w:t>F</w:t>
            </w:r>
            <w:r w:rsidRPr="00A42BCC">
              <w:rPr>
                <w:rFonts w:asciiTheme="minorHAnsi" w:hAnsiTheme="minorHAnsi"/>
                <w:sz w:val="18"/>
                <w:szCs w:val="18"/>
              </w:rPr>
              <w:t>. 11)]}&gt;&gt;</w:t>
            </w:r>
          </w:p>
        </w:tc>
      </w:tr>
      <w:tr w:rsidR="00BB4F4A" w:rsidRPr="00C77D58" w14:paraId="7E960EA5" w14:textId="77777777" w:rsidTr="00BE7226">
        <w:tc>
          <w:tcPr>
            <w:tcW w:w="590" w:type="dxa"/>
            <w:vAlign w:val="center"/>
          </w:tcPr>
          <w:p w14:paraId="7E960EA2" w14:textId="77777777" w:rsidR="00BB4F4A" w:rsidRPr="00C77D58" w:rsidRDefault="00BB4F4A" w:rsidP="00BE72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Pr>
                <w:rFonts w:ascii="Calibri" w:hAnsi="Calibri"/>
                <w:sz w:val="18"/>
                <w:szCs w:val="18"/>
              </w:rPr>
              <w:t>0</w:t>
            </w:r>
            <w:r w:rsidRPr="00C77D58">
              <w:rPr>
                <w:rFonts w:ascii="Calibri" w:hAnsi="Calibri"/>
                <w:sz w:val="18"/>
                <w:szCs w:val="18"/>
              </w:rPr>
              <w:t>2</w:t>
            </w:r>
          </w:p>
        </w:tc>
        <w:tc>
          <w:tcPr>
            <w:tcW w:w="4651" w:type="dxa"/>
          </w:tcPr>
          <w:p w14:paraId="7E960EA3" w14:textId="0CE5B51C" w:rsidR="00BB4F4A" w:rsidRPr="00A42BCC" w:rsidRDefault="00BB4F4A" w:rsidP="00BE72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 xml:space="preserve">Adjusted CFM50 </w:t>
            </w:r>
            <w:r>
              <w:rPr>
                <w:rFonts w:asciiTheme="minorHAnsi" w:hAnsiTheme="minorHAnsi"/>
                <w:sz w:val="18"/>
                <w:szCs w:val="18"/>
              </w:rPr>
              <w:t xml:space="preserve">Pressurization </w:t>
            </w:r>
            <w:r w:rsidRPr="00A42BCC">
              <w:rPr>
                <w:rFonts w:asciiTheme="minorHAnsi" w:hAnsiTheme="minorHAnsi"/>
                <w:sz w:val="18"/>
                <w:szCs w:val="18"/>
              </w:rPr>
              <w:t>(measured air leakage rate)</w:t>
            </w:r>
            <w:r w:rsidR="00BC73F6">
              <w:rPr>
                <w:rFonts w:asciiTheme="minorHAnsi" w:hAnsiTheme="minorHAnsi"/>
                <w:sz w:val="18"/>
                <w:szCs w:val="18"/>
              </w:rPr>
              <w:t>:</w:t>
            </w:r>
          </w:p>
        </w:tc>
        <w:tc>
          <w:tcPr>
            <w:tcW w:w="5777" w:type="dxa"/>
          </w:tcPr>
          <w:p w14:paraId="7E960EA4" w14:textId="77777777" w:rsidR="00BB4F4A" w:rsidRPr="00A42BCC" w:rsidRDefault="00BB4F4A" w:rsidP="00C030E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 xml:space="preserve">&lt;&lt;calculated, row </w:t>
            </w:r>
            <w:r w:rsidR="00C030E4">
              <w:rPr>
                <w:rFonts w:asciiTheme="minorHAnsi" w:hAnsiTheme="minorHAnsi"/>
                <w:sz w:val="18"/>
                <w:szCs w:val="18"/>
              </w:rPr>
              <w:t>G</w:t>
            </w:r>
            <w:r w:rsidRPr="00A42BCC">
              <w:rPr>
                <w:rFonts w:asciiTheme="minorHAnsi" w:hAnsiTheme="minorHAnsi"/>
                <w:sz w:val="18"/>
                <w:szCs w:val="18"/>
              </w:rPr>
              <w:t xml:space="preserve">. 3* row </w:t>
            </w:r>
            <w:r w:rsidR="00C030E4">
              <w:rPr>
                <w:rFonts w:asciiTheme="minorHAnsi" w:hAnsiTheme="minorHAnsi"/>
                <w:sz w:val="18"/>
                <w:szCs w:val="18"/>
              </w:rPr>
              <w:t>H</w:t>
            </w:r>
            <w:r w:rsidRPr="00A42BCC">
              <w:rPr>
                <w:rFonts w:asciiTheme="minorHAnsi" w:hAnsiTheme="minorHAnsi"/>
                <w:sz w:val="18"/>
                <w:szCs w:val="18"/>
              </w:rPr>
              <w:t>. 1&gt;&gt;</w:t>
            </w:r>
          </w:p>
        </w:tc>
      </w:tr>
    </w:tbl>
    <w:p w14:paraId="7E960EA6" w14:textId="77777777" w:rsidR="00BB4F4A" w:rsidRDefault="00BB4F4A">
      <w:pPr>
        <w:rPr>
          <w:b/>
        </w:rPr>
      </w:pPr>
    </w:p>
    <w:tbl>
      <w:tblPr>
        <w:tblW w:w="500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90"/>
        <w:gridCol w:w="10430"/>
      </w:tblGrid>
      <w:tr w:rsidR="007F0645" w:rsidRPr="00305DBA" w:rsidDel="00D606F9" w14:paraId="7E960EA8" w14:textId="6FDC0BF0" w:rsidTr="00711F2E">
        <w:trPr>
          <w:del w:id="95" w:author="Shewmaker, Michael@Energy" w:date="2016-03-29T14:45:00Z"/>
        </w:trPr>
        <w:tc>
          <w:tcPr>
            <w:tcW w:w="11020" w:type="dxa"/>
            <w:gridSpan w:val="2"/>
          </w:tcPr>
          <w:p w14:paraId="7E960EA7" w14:textId="10643899" w:rsidR="007F0645" w:rsidRPr="003F0913" w:rsidDel="00D606F9" w:rsidRDefault="00BB4F4A" w:rsidP="003F0913">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del w:id="96" w:author="Shewmaker, Michael@Energy" w:date="2016-03-29T14:45:00Z"/>
                <w:rFonts w:ascii="Calibri" w:hAnsi="Calibri"/>
                <w:szCs w:val="18"/>
                <w:highlight w:val="cyan"/>
              </w:rPr>
            </w:pPr>
            <w:del w:id="97" w:author="Shewmaker, Michael@Energy" w:date="2016-03-29T14:45:00Z">
              <w:r w:rsidRPr="003F0913" w:rsidDel="00D606F9">
                <w:rPr>
                  <w:rFonts w:ascii="Calibri" w:hAnsi="Calibri"/>
                  <w:b/>
                  <w:szCs w:val="18"/>
                </w:rPr>
                <w:delText>I</w:delText>
              </w:r>
              <w:r w:rsidR="007F0645" w:rsidRPr="003F0913" w:rsidDel="00D606F9">
                <w:rPr>
                  <w:rFonts w:ascii="Calibri" w:hAnsi="Calibri"/>
                  <w:b/>
                  <w:szCs w:val="18"/>
                </w:rPr>
                <w:delText xml:space="preserve">. Additional Requirements </w:delText>
              </w:r>
              <w:r w:rsidR="003F0913" w:rsidRPr="003F0913" w:rsidDel="00D606F9">
                <w:rPr>
                  <w:rFonts w:ascii="Calibri" w:hAnsi="Calibri"/>
                  <w:b/>
                  <w:szCs w:val="18"/>
                </w:rPr>
                <w:delText>f</w:delText>
              </w:r>
              <w:r w:rsidR="007F0645" w:rsidRPr="003F0913" w:rsidDel="00D606F9">
                <w:rPr>
                  <w:rFonts w:ascii="Calibri" w:hAnsi="Calibri"/>
                  <w:b/>
                  <w:szCs w:val="18"/>
                </w:rPr>
                <w:delText>or Compliance</w:delText>
              </w:r>
            </w:del>
          </w:p>
        </w:tc>
      </w:tr>
      <w:tr w:rsidR="009912E6" w:rsidRPr="00305DBA" w:rsidDel="00D606F9" w14:paraId="7E960EAB" w14:textId="53E2B1A2" w:rsidTr="00711F2E">
        <w:trPr>
          <w:del w:id="98" w:author="Shewmaker, Michael@Energy" w:date="2016-03-29T14:45:00Z"/>
        </w:trPr>
        <w:tc>
          <w:tcPr>
            <w:tcW w:w="590" w:type="dxa"/>
            <w:vAlign w:val="center"/>
          </w:tcPr>
          <w:p w14:paraId="7E960EA9" w14:textId="1A88C3FE" w:rsidR="009912E6" w:rsidRPr="00305DBA" w:rsidDel="00D606F9" w:rsidRDefault="009912E6" w:rsidP="00711F2E">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del w:id="99" w:author="Shewmaker, Michael@Energy" w:date="2016-03-29T14:45:00Z"/>
                <w:rFonts w:ascii="Calibri" w:hAnsi="Calibri"/>
                <w:sz w:val="18"/>
                <w:szCs w:val="18"/>
                <w:highlight w:val="cyan"/>
              </w:rPr>
            </w:pPr>
            <w:del w:id="100" w:author="Shewmaker, Michael@Energy" w:date="2016-03-29T14:45:00Z">
              <w:r w:rsidDel="00D606F9">
                <w:rPr>
                  <w:rFonts w:ascii="Calibri" w:hAnsi="Calibri"/>
                  <w:sz w:val="18"/>
                  <w:szCs w:val="18"/>
                </w:rPr>
                <w:delText>0</w:delText>
              </w:r>
              <w:r w:rsidRPr="00305DBA" w:rsidDel="00D606F9">
                <w:rPr>
                  <w:rFonts w:ascii="Calibri" w:hAnsi="Calibri"/>
                  <w:sz w:val="18"/>
                  <w:szCs w:val="18"/>
                </w:rPr>
                <w:delText>1</w:delText>
              </w:r>
            </w:del>
          </w:p>
        </w:tc>
        <w:tc>
          <w:tcPr>
            <w:tcW w:w="10430" w:type="dxa"/>
            <w:vAlign w:val="center"/>
          </w:tcPr>
          <w:p w14:paraId="7E960EAA" w14:textId="52C46850" w:rsidR="009912E6" w:rsidRPr="00A42BCC" w:rsidDel="00D606F9" w:rsidRDefault="009912E6" w:rsidP="00BE7226">
            <w:pPr>
              <w:shd w:val="clear" w:color="auto" w:fill="FFFFFF"/>
              <w:rPr>
                <w:del w:id="101" w:author="Shewmaker, Michael@Energy" w:date="2016-03-29T14:45:00Z"/>
                <w:rFonts w:asciiTheme="minorHAnsi" w:hAnsiTheme="minorHAnsi"/>
                <w:sz w:val="18"/>
                <w:szCs w:val="18"/>
                <w:highlight w:val="cyan"/>
              </w:rPr>
            </w:pPr>
            <w:del w:id="102" w:author="Shewmaker, Michael@Energy" w:date="2016-03-29T14:45:00Z">
              <w:r w:rsidRPr="00A42BCC" w:rsidDel="00D606F9">
                <w:rPr>
                  <w:rFonts w:asciiTheme="minorHAnsi" w:hAnsiTheme="minorHAnsi"/>
                  <w:sz w:val="18"/>
                  <w:szCs w:val="18"/>
                </w:rPr>
                <w:delText>Open all interior doors and access including those to closets and those between a conditioned basement and attic.</w:delText>
              </w:r>
            </w:del>
          </w:p>
        </w:tc>
      </w:tr>
      <w:tr w:rsidR="009912E6" w:rsidRPr="00305DBA" w:rsidDel="00D606F9" w14:paraId="7E960EAE" w14:textId="5256E36B" w:rsidTr="00711F2E">
        <w:trPr>
          <w:del w:id="103" w:author="Shewmaker, Michael@Energy" w:date="2016-03-29T14:45:00Z"/>
        </w:trPr>
        <w:tc>
          <w:tcPr>
            <w:tcW w:w="590" w:type="dxa"/>
            <w:vAlign w:val="center"/>
          </w:tcPr>
          <w:p w14:paraId="7E960EAC" w14:textId="0AAA20CF" w:rsidR="009912E6" w:rsidRPr="00305DBA" w:rsidDel="00D606F9" w:rsidRDefault="009912E6" w:rsidP="00711F2E">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del w:id="104" w:author="Shewmaker, Michael@Energy" w:date="2016-03-29T14:45:00Z"/>
                <w:rFonts w:ascii="Calibri" w:hAnsi="Calibri"/>
                <w:sz w:val="18"/>
                <w:szCs w:val="18"/>
                <w:highlight w:val="cyan"/>
              </w:rPr>
            </w:pPr>
            <w:del w:id="105" w:author="Shewmaker, Michael@Energy" w:date="2016-03-29T14:45:00Z">
              <w:r w:rsidDel="00D606F9">
                <w:rPr>
                  <w:rFonts w:ascii="Calibri" w:hAnsi="Calibri"/>
                  <w:sz w:val="18"/>
                  <w:szCs w:val="18"/>
                </w:rPr>
                <w:delText>0</w:delText>
              </w:r>
              <w:r w:rsidRPr="00305DBA" w:rsidDel="00D606F9">
                <w:rPr>
                  <w:rFonts w:ascii="Calibri" w:hAnsi="Calibri"/>
                  <w:sz w:val="18"/>
                  <w:szCs w:val="18"/>
                </w:rPr>
                <w:delText>2</w:delText>
              </w:r>
            </w:del>
          </w:p>
        </w:tc>
        <w:tc>
          <w:tcPr>
            <w:tcW w:w="10430" w:type="dxa"/>
            <w:vAlign w:val="center"/>
          </w:tcPr>
          <w:p w14:paraId="7E960EAD" w14:textId="4EBA0B78" w:rsidR="009912E6" w:rsidRPr="00A42BCC" w:rsidDel="00D606F9" w:rsidRDefault="009912E6" w:rsidP="00BE7226">
            <w:pPr>
              <w:shd w:val="clear" w:color="auto" w:fill="FFFFFF"/>
              <w:contextualSpacing/>
              <w:rPr>
                <w:del w:id="106" w:author="Shewmaker, Michael@Energy" w:date="2016-03-29T14:45:00Z"/>
                <w:rFonts w:asciiTheme="minorHAnsi" w:hAnsiTheme="minorHAnsi"/>
                <w:sz w:val="18"/>
                <w:szCs w:val="18"/>
              </w:rPr>
            </w:pPr>
            <w:del w:id="107" w:author="Shewmaker, Michael@Energy" w:date="2016-03-29T14:45:00Z">
              <w:r w:rsidRPr="00A42BCC" w:rsidDel="00D606F9">
                <w:rPr>
                  <w:rFonts w:asciiTheme="minorHAnsi" w:hAnsiTheme="minorHAnsi"/>
                  <w:sz w:val="18"/>
                  <w:szCs w:val="18"/>
                </w:rPr>
                <w:delText>HVAC Supply and return register dampers shall be fully open.</w:delText>
              </w:r>
            </w:del>
          </w:p>
        </w:tc>
      </w:tr>
      <w:tr w:rsidR="009912E6" w:rsidRPr="00305DBA" w:rsidDel="00D606F9" w14:paraId="7E960EB1" w14:textId="3CC915FA" w:rsidTr="00711F2E">
        <w:trPr>
          <w:del w:id="108" w:author="Shewmaker, Michael@Energy" w:date="2016-03-29T14:45:00Z"/>
        </w:trPr>
        <w:tc>
          <w:tcPr>
            <w:tcW w:w="590" w:type="dxa"/>
            <w:vAlign w:val="center"/>
          </w:tcPr>
          <w:p w14:paraId="7E960EAF" w14:textId="26F1C253" w:rsidR="009912E6" w:rsidRPr="00305DBA" w:rsidDel="00D606F9" w:rsidRDefault="009912E6" w:rsidP="00711F2E">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del w:id="109" w:author="Shewmaker, Michael@Energy" w:date="2016-03-29T14:45:00Z"/>
                <w:rFonts w:ascii="Calibri" w:hAnsi="Calibri"/>
                <w:sz w:val="18"/>
                <w:szCs w:val="18"/>
              </w:rPr>
            </w:pPr>
            <w:del w:id="110" w:author="Shewmaker, Michael@Energy" w:date="2016-03-29T14:45:00Z">
              <w:r w:rsidDel="00D606F9">
                <w:rPr>
                  <w:rFonts w:ascii="Calibri" w:hAnsi="Calibri"/>
                  <w:sz w:val="18"/>
                  <w:szCs w:val="18"/>
                </w:rPr>
                <w:delText>0</w:delText>
              </w:r>
              <w:r w:rsidRPr="00305DBA" w:rsidDel="00D606F9">
                <w:rPr>
                  <w:rFonts w:ascii="Calibri" w:hAnsi="Calibri"/>
                  <w:sz w:val="18"/>
                  <w:szCs w:val="18"/>
                </w:rPr>
                <w:delText>3</w:delText>
              </w:r>
            </w:del>
          </w:p>
        </w:tc>
        <w:tc>
          <w:tcPr>
            <w:tcW w:w="10430" w:type="dxa"/>
            <w:vAlign w:val="center"/>
          </w:tcPr>
          <w:p w14:paraId="7E960EB0" w14:textId="7E16690D" w:rsidR="009912E6" w:rsidRPr="00A42BCC" w:rsidDel="00D606F9" w:rsidRDefault="009912E6" w:rsidP="00BE7226">
            <w:pPr>
              <w:shd w:val="clear" w:color="auto" w:fill="FFFFFF"/>
              <w:rPr>
                <w:del w:id="111" w:author="Shewmaker, Michael@Energy" w:date="2016-03-29T14:45:00Z"/>
                <w:rFonts w:asciiTheme="minorHAnsi" w:hAnsiTheme="minorHAnsi"/>
                <w:sz w:val="18"/>
                <w:szCs w:val="18"/>
              </w:rPr>
            </w:pPr>
            <w:del w:id="112" w:author="Shewmaker, Michael@Energy" w:date="2016-03-29T14:45:00Z">
              <w:r w:rsidRPr="00A42BCC" w:rsidDel="00D606F9">
                <w:rPr>
                  <w:rFonts w:asciiTheme="minorHAnsi" w:hAnsiTheme="minorHAnsi"/>
                  <w:sz w:val="18"/>
                  <w:szCs w:val="18"/>
                </w:rPr>
                <w:delText xml:space="preserve">Temporarily sealing of combustion flues and intermittent exhaust fans are not allowed. Some examples are: combustion flues, fresh air intakes, dryer vents, bathroom and kitchen exhaust vents and fire place.  </w:delText>
              </w:r>
            </w:del>
          </w:p>
        </w:tc>
      </w:tr>
      <w:tr w:rsidR="009912E6" w:rsidRPr="00305DBA" w:rsidDel="00D606F9" w14:paraId="7E960EB4" w14:textId="2BCE7701" w:rsidTr="00711F2E">
        <w:trPr>
          <w:del w:id="113" w:author="Shewmaker, Michael@Energy" w:date="2016-03-29T14:45:00Z"/>
        </w:trPr>
        <w:tc>
          <w:tcPr>
            <w:tcW w:w="590" w:type="dxa"/>
            <w:vAlign w:val="center"/>
          </w:tcPr>
          <w:p w14:paraId="7E960EB2" w14:textId="0DA91FDA" w:rsidR="009912E6" w:rsidRPr="00305DBA" w:rsidDel="00D606F9" w:rsidRDefault="009912E6" w:rsidP="00711F2E">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del w:id="114" w:author="Shewmaker, Michael@Energy" w:date="2016-03-29T14:45:00Z"/>
                <w:rFonts w:ascii="Calibri" w:hAnsi="Calibri"/>
                <w:sz w:val="18"/>
                <w:szCs w:val="18"/>
              </w:rPr>
            </w:pPr>
            <w:del w:id="115" w:author="Shewmaker, Michael@Energy" w:date="2016-03-29T14:45:00Z">
              <w:r w:rsidDel="00D606F9">
                <w:rPr>
                  <w:rFonts w:ascii="Calibri" w:hAnsi="Calibri"/>
                  <w:sz w:val="18"/>
                  <w:szCs w:val="18"/>
                </w:rPr>
                <w:delText>0</w:delText>
              </w:r>
              <w:r w:rsidRPr="00305DBA" w:rsidDel="00D606F9">
                <w:rPr>
                  <w:rFonts w:ascii="Calibri" w:hAnsi="Calibri"/>
                  <w:sz w:val="18"/>
                  <w:szCs w:val="18"/>
                </w:rPr>
                <w:delText>4</w:delText>
              </w:r>
            </w:del>
          </w:p>
        </w:tc>
        <w:tc>
          <w:tcPr>
            <w:tcW w:w="10430" w:type="dxa"/>
            <w:vAlign w:val="center"/>
          </w:tcPr>
          <w:p w14:paraId="7E960EB3" w14:textId="1152AD49" w:rsidR="009912E6" w:rsidRPr="00A42BCC" w:rsidDel="00D606F9" w:rsidRDefault="009912E6" w:rsidP="00BE7226">
            <w:pPr>
              <w:autoSpaceDE w:val="0"/>
              <w:autoSpaceDN w:val="0"/>
              <w:adjustRightInd w:val="0"/>
              <w:rPr>
                <w:del w:id="116" w:author="Shewmaker, Michael@Energy" w:date="2016-03-29T14:45:00Z"/>
                <w:rFonts w:asciiTheme="minorHAnsi" w:hAnsiTheme="minorHAnsi"/>
                <w:sz w:val="18"/>
                <w:szCs w:val="18"/>
              </w:rPr>
            </w:pPr>
            <w:del w:id="117" w:author="Shewmaker, Michael@Energy" w:date="2016-03-29T14:45:00Z">
              <w:r w:rsidRPr="00A42BCC" w:rsidDel="00D606F9">
                <w:rPr>
                  <w:rFonts w:asciiTheme="minorHAnsi" w:hAnsiTheme="minorHAnsi"/>
                  <w:sz w:val="18"/>
                  <w:szCs w:val="18"/>
                </w:rPr>
                <w:delText xml:space="preserve">Continuously operated ventilation devices like energy recovery ventilators may be sealed.  </w:delText>
              </w:r>
            </w:del>
          </w:p>
        </w:tc>
      </w:tr>
      <w:tr w:rsidR="009912E6" w:rsidRPr="00305DBA" w:rsidDel="00D606F9" w14:paraId="7E960EB7" w14:textId="5E907310" w:rsidTr="00711F2E">
        <w:trPr>
          <w:del w:id="118" w:author="Shewmaker, Michael@Energy" w:date="2016-03-29T14:45:00Z"/>
        </w:trPr>
        <w:tc>
          <w:tcPr>
            <w:tcW w:w="590" w:type="dxa"/>
            <w:vAlign w:val="center"/>
          </w:tcPr>
          <w:p w14:paraId="7E960EB5" w14:textId="7530D45B" w:rsidR="009912E6" w:rsidRPr="00305DBA" w:rsidDel="00D606F9" w:rsidRDefault="009912E6" w:rsidP="00711F2E">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del w:id="119" w:author="Shewmaker, Michael@Energy" w:date="2016-03-29T14:45:00Z"/>
                <w:rFonts w:ascii="Calibri" w:hAnsi="Calibri"/>
                <w:sz w:val="18"/>
                <w:szCs w:val="18"/>
              </w:rPr>
            </w:pPr>
            <w:del w:id="120" w:author="Shewmaker, Michael@Energy" w:date="2016-03-29T14:45:00Z">
              <w:r w:rsidDel="00D606F9">
                <w:rPr>
                  <w:rFonts w:ascii="Calibri" w:hAnsi="Calibri"/>
                  <w:sz w:val="18"/>
                  <w:szCs w:val="18"/>
                </w:rPr>
                <w:delText>0</w:delText>
              </w:r>
              <w:r w:rsidRPr="00305DBA" w:rsidDel="00D606F9">
                <w:rPr>
                  <w:rFonts w:ascii="Calibri" w:hAnsi="Calibri"/>
                  <w:sz w:val="18"/>
                  <w:szCs w:val="18"/>
                </w:rPr>
                <w:delText>5</w:delText>
              </w:r>
            </w:del>
          </w:p>
        </w:tc>
        <w:tc>
          <w:tcPr>
            <w:tcW w:w="10430" w:type="dxa"/>
            <w:vAlign w:val="center"/>
          </w:tcPr>
          <w:p w14:paraId="7E960EB6" w14:textId="7A565F3C" w:rsidR="009912E6" w:rsidRPr="00A42BCC" w:rsidDel="00D606F9" w:rsidRDefault="009912E6" w:rsidP="00BE7226">
            <w:pPr>
              <w:autoSpaceDE w:val="0"/>
              <w:autoSpaceDN w:val="0"/>
              <w:adjustRightInd w:val="0"/>
              <w:rPr>
                <w:del w:id="121" w:author="Shewmaker, Michael@Energy" w:date="2016-03-29T14:45:00Z"/>
                <w:rFonts w:asciiTheme="minorHAnsi" w:hAnsiTheme="minorHAnsi"/>
                <w:sz w:val="18"/>
                <w:szCs w:val="18"/>
              </w:rPr>
            </w:pPr>
            <w:del w:id="122" w:author="Shewmaker, Michael@Energy" w:date="2016-03-29T14:45:00Z">
              <w:r w:rsidRPr="00A42BCC" w:rsidDel="00D606F9">
                <w:rPr>
                  <w:rFonts w:asciiTheme="minorHAnsi" w:hAnsiTheme="minorHAnsi"/>
                  <w:sz w:val="18"/>
                  <w:szCs w:val="18"/>
                </w:rPr>
                <w:delText>Multi</w:delText>
              </w:r>
              <w:r w:rsidR="00BC73F6" w:rsidDel="00D606F9">
                <w:rPr>
                  <w:rFonts w:asciiTheme="minorHAnsi" w:hAnsiTheme="minorHAnsi"/>
                  <w:sz w:val="18"/>
                  <w:szCs w:val="18"/>
                </w:rPr>
                <w:delText>-</w:delText>
              </w:r>
              <w:r w:rsidRPr="00A42BCC" w:rsidDel="00D606F9">
                <w:rPr>
                  <w:rFonts w:asciiTheme="minorHAnsi" w:hAnsiTheme="minorHAnsi"/>
                  <w:sz w:val="18"/>
                  <w:szCs w:val="18"/>
                </w:rPr>
                <w:delText>family – Each dwelling unit must be tested individually and shown to meet the leakage requirements. Pressurization of the adjacent dwelling units while conducting this test is not allowed.</w:delText>
              </w:r>
            </w:del>
          </w:p>
        </w:tc>
      </w:tr>
      <w:tr w:rsidR="007F0645" w:rsidRPr="00317238" w:rsidDel="00D606F9" w14:paraId="7E960EB9" w14:textId="4AA47544" w:rsidTr="00711F2E">
        <w:trPr>
          <w:del w:id="123" w:author="Shewmaker, Michael@Energy" w:date="2016-03-29T14:45:00Z"/>
        </w:trPr>
        <w:tc>
          <w:tcPr>
            <w:tcW w:w="11020" w:type="dxa"/>
            <w:gridSpan w:val="2"/>
            <w:vAlign w:val="center"/>
          </w:tcPr>
          <w:p w14:paraId="7E960EB8" w14:textId="6F9BE4C6" w:rsidR="007F0645" w:rsidRPr="00400BDB" w:rsidDel="00D606F9" w:rsidRDefault="007F0645" w:rsidP="00711F2E">
            <w:pPr>
              <w:autoSpaceDE w:val="0"/>
              <w:autoSpaceDN w:val="0"/>
              <w:adjustRightInd w:val="0"/>
              <w:rPr>
                <w:del w:id="124" w:author="Shewmaker, Michael@Energy" w:date="2016-03-29T14:45:00Z"/>
                <w:rFonts w:ascii="Calibri" w:hAnsi="Calibri"/>
                <w:sz w:val="18"/>
                <w:szCs w:val="18"/>
              </w:rPr>
            </w:pPr>
            <w:del w:id="125" w:author="Shewmaker, Michael@Energy" w:date="2016-03-29T14:45:00Z">
              <w:r w:rsidRPr="00400BDB" w:rsidDel="00D606F9">
                <w:rPr>
                  <w:rFonts w:ascii="Calibri" w:hAnsi="Calibri"/>
                  <w:b/>
                  <w:sz w:val="18"/>
                  <w:szCs w:val="18"/>
                </w:rPr>
                <w:delText>The responsible person’s signature on this compliance document affirms that all applicable requirements in this table have been met.</w:delText>
              </w:r>
            </w:del>
          </w:p>
        </w:tc>
      </w:tr>
    </w:tbl>
    <w:p w14:paraId="7E960EBA" w14:textId="77777777" w:rsidR="00EA01F0" w:rsidRPr="00B86E8A" w:rsidRDefault="00EA01F0" w:rsidP="00F12D07">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1170" w:hanging="1170"/>
        <w:rPr>
          <w:rFonts w:ascii="Calibri" w:hAnsi="Calibri" w:cs="Arial"/>
          <w:bCs/>
          <w:caps/>
          <w:sz w:val="18"/>
          <w:szCs w:val="18"/>
        </w:rPr>
      </w:pPr>
    </w:p>
    <w:sectPr w:rsidR="00EA01F0" w:rsidRPr="00B86E8A" w:rsidSect="005202AD">
      <w:headerReference w:type="even" r:id="rId19"/>
      <w:headerReference w:type="default" r:id="rId20"/>
      <w:headerReference w:type="first" r:id="rId21"/>
      <w:pgSz w:w="12240" w:h="15840" w:code="1"/>
      <w:pgMar w:top="720" w:right="720" w:bottom="720" w:left="720" w:header="576" w:footer="576" w:gutter="0"/>
      <w:pgNumType w:start="1"/>
      <w:cols w:space="720"/>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D64371F" w14:textId="77777777" w:rsidR="004B7D05" w:rsidRDefault="004B7D05">
      <w:r>
        <w:separator/>
      </w:r>
    </w:p>
  </w:endnote>
  <w:endnote w:type="continuationSeparator" w:id="0">
    <w:p w14:paraId="42E0857F" w14:textId="77777777" w:rsidR="004B7D05" w:rsidRDefault="004B7D05">
      <w:r>
        <w:continuationSeparator/>
      </w:r>
    </w:p>
  </w:endnote>
  <w:endnote w:type="continuationNotice" w:id="1">
    <w:p w14:paraId="3089B3C9" w14:textId="77777777" w:rsidR="004B7D05" w:rsidRDefault="004B7D0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rial Black">
    <w:panose1 w:val="020B0A04020102020204"/>
    <w:charset w:val="00"/>
    <w:family w:val="swiss"/>
    <w:pitch w:val="variable"/>
    <w:sig w:usb0="00000287" w:usb1="00000000"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TimesNewRomanPSMT">
    <w:altName w:val="Courier New"/>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735DDB2" w14:textId="77777777" w:rsidR="001B4FCA" w:rsidRDefault="001B4FCA">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E960ED2" w14:textId="77777777" w:rsidR="004B7D05" w:rsidRPr="00733ECB" w:rsidRDefault="004B7D05" w:rsidP="00EB61D5">
    <w:pPr>
      <w:pStyle w:val="Style7"/>
      <w:rPr>
        <w:b w:val="0"/>
        <w:i w:val="0"/>
      </w:rPr>
    </w:pPr>
    <w:r w:rsidRPr="00733ECB">
      <w:rPr>
        <w:b w:val="0"/>
        <w:i w:val="0"/>
      </w:rPr>
      <w:t xml:space="preserve">Registration Number:                                                           Registration Date/Time:                                           HERS Provider:                       </w:t>
    </w:r>
  </w:p>
  <w:p w14:paraId="7E960ED3" w14:textId="55B6D64B" w:rsidR="004B7D05" w:rsidRPr="00733ECB" w:rsidRDefault="004B7D05" w:rsidP="00EB61D5">
    <w:pPr>
      <w:pStyle w:val="Style7"/>
      <w:rPr>
        <w:b w:val="0"/>
        <w:i w:val="0"/>
      </w:rPr>
    </w:pPr>
    <w:r w:rsidRPr="00733ECB">
      <w:rPr>
        <w:b w:val="0"/>
        <w:i w:val="0"/>
      </w:rPr>
      <w:t>CA Building Energy Efficiency Standards - 201</w:t>
    </w:r>
    <w:r>
      <w:rPr>
        <w:b w:val="0"/>
        <w:i w:val="0"/>
      </w:rPr>
      <w:t>6</w:t>
    </w:r>
    <w:r w:rsidRPr="00733ECB">
      <w:rPr>
        <w:b w:val="0"/>
        <w:i w:val="0"/>
      </w:rPr>
      <w:t xml:space="preserve"> Residential Compliance</w:t>
    </w:r>
    <w:r w:rsidRPr="00733ECB">
      <w:rPr>
        <w:b w:val="0"/>
        <w:i w:val="0"/>
      </w:rPr>
      <w:tab/>
    </w:r>
    <w:del w:id="65" w:author="Shewmaker, Michael@Energy" w:date="2016-09-29T13:44:00Z">
      <w:r w:rsidDel="00DA49D4">
        <w:rPr>
          <w:b w:val="0"/>
          <w:i w:val="0"/>
        </w:rPr>
        <w:delText xml:space="preserve">March </w:delText>
      </w:r>
    </w:del>
    <w:ins w:id="66" w:author="Shewmaker, Michael@Energy" w:date="2016-10-11T12:53:00Z">
      <w:r w:rsidR="001B4FCA">
        <w:rPr>
          <w:b w:val="0"/>
          <w:i w:val="0"/>
        </w:rPr>
        <w:t>October</w:t>
      </w:r>
    </w:ins>
    <w:ins w:id="67" w:author="Shewmaker, Michael@Energy" w:date="2016-09-29T13:44:00Z">
      <w:r w:rsidR="00DA49D4">
        <w:rPr>
          <w:b w:val="0"/>
          <w:i w:val="0"/>
        </w:rPr>
        <w:t xml:space="preserve"> </w:t>
      </w:r>
    </w:ins>
    <w:r>
      <w:rPr>
        <w:b w:val="0"/>
        <w:i w:val="0"/>
      </w:rPr>
      <w:t>2016</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5C245D2" w14:textId="77777777" w:rsidR="001B4FCA" w:rsidRDefault="001B4FCA">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E960EDD" w14:textId="526FD22A" w:rsidR="004B7D05" w:rsidRPr="00EB61D5" w:rsidRDefault="004B7D05" w:rsidP="00EB61D5">
    <w:pPr>
      <w:pStyle w:val="Footer"/>
    </w:pPr>
    <w:r w:rsidRPr="00EB61D5">
      <w:t>CA Building Energy Efficiency Standards - 201</w:t>
    </w:r>
    <w:r>
      <w:t>6</w:t>
    </w:r>
    <w:r w:rsidRPr="00EB61D5">
      <w:t xml:space="preserve"> Residential Compliance</w:t>
    </w:r>
    <w:r w:rsidRPr="00EB61D5">
      <w:tab/>
    </w:r>
    <w:del w:id="81" w:author="Shewmaker, Michael@Energy" w:date="2016-09-29T13:44:00Z">
      <w:r w:rsidDel="00DA49D4">
        <w:delText xml:space="preserve">March </w:delText>
      </w:r>
    </w:del>
    <w:ins w:id="82" w:author="Shewmaker, Michael@Energy" w:date="2016-10-11T12:53:00Z">
      <w:r w:rsidR="001B4FCA">
        <w:t>October</w:t>
      </w:r>
    </w:ins>
    <w:bookmarkStart w:id="83" w:name="_GoBack"/>
    <w:bookmarkEnd w:id="83"/>
    <w:ins w:id="84" w:author="Shewmaker, Michael@Energy" w:date="2016-09-29T13:44:00Z">
      <w:r w:rsidR="00DA49D4">
        <w:t xml:space="preserve"> </w:t>
      </w:r>
    </w:ins>
    <w:r>
      <w:t>2016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514F2FA" w14:textId="77777777" w:rsidR="004B7D05" w:rsidRDefault="004B7D05">
      <w:r>
        <w:separator/>
      </w:r>
    </w:p>
  </w:footnote>
  <w:footnote w:type="continuationSeparator" w:id="0">
    <w:p w14:paraId="04C589F4" w14:textId="77777777" w:rsidR="004B7D05" w:rsidRDefault="004B7D05">
      <w:r>
        <w:continuationSeparator/>
      </w:r>
    </w:p>
  </w:footnote>
  <w:footnote w:type="continuationNotice" w:id="1">
    <w:p w14:paraId="1669AB4D" w14:textId="77777777" w:rsidR="004B7D05" w:rsidRDefault="004B7D05"/>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E960EBF" w14:textId="77777777" w:rsidR="004B7D05" w:rsidRDefault="001B4FCA">
    <w:pPr>
      <w:pStyle w:val="Header"/>
    </w:pPr>
    <w:r>
      <w:rPr>
        <w:noProof/>
      </w:rPr>
      <w:pict w14:anchorId="7E960EE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198032" o:spid="_x0000_s2049" type="#_x0000_t75" style="position:absolute;margin-left:0;margin-top:0;width:10in;height:540pt;z-index:-251658236;mso-position-horizontal:center;mso-position-horizontal-relative:margin;mso-position-vertical:center;mso-position-vertical-relative:margin" o:allowincell="f">
          <v:imagedata r:id="rId1" o:title="" gain="19661f" blacklevel="22938f"/>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E960EC0" w14:textId="03AE2097" w:rsidR="004B7D05" w:rsidRPr="007770C5" w:rsidRDefault="004B7D05" w:rsidP="002B5597">
    <w:pPr>
      <w:suppressAutoHyphens/>
      <w:ind w:left="-90"/>
      <w:rPr>
        <w:rFonts w:ascii="Arial" w:hAnsi="Arial" w:cs="Arial"/>
        <w:sz w:val="14"/>
        <w:szCs w:val="14"/>
      </w:rPr>
    </w:pPr>
    <w:r>
      <w:rPr>
        <w:noProof/>
      </w:rPr>
      <w:drawing>
        <wp:anchor distT="0" distB="0" distL="114300" distR="114300" simplePos="0" relativeHeight="251658249" behindDoc="0" locked="0" layoutInCell="1" allowOverlap="1" wp14:anchorId="7E960EE9" wp14:editId="444CC834">
          <wp:simplePos x="0" y="0"/>
          <wp:positionH relativeFrom="margin">
            <wp:posOffset>6629400</wp:posOffset>
          </wp:positionH>
          <wp:positionV relativeFrom="margin">
            <wp:posOffset>-1209040</wp:posOffset>
          </wp:positionV>
          <wp:extent cx="312420" cy="274320"/>
          <wp:effectExtent l="0" t="0" r="0" b="0"/>
          <wp:wrapSquare wrapText="bothSides"/>
          <wp:docPr id="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312420" cy="274320"/>
                  </a:xfrm>
                  <a:prstGeom prst="rect">
                    <a:avLst/>
                  </a:prstGeom>
                  <a:noFill/>
                </pic:spPr>
              </pic:pic>
            </a:graphicData>
          </a:graphic>
          <wp14:sizeRelV relativeFrom="margin">
            <wp14:pctHeight>0</wp14:pctHeight>
          </wp14:sizeRelV>
        </wp:anchor>
      </w:drawing>
    </w:r>
    <w:r w:rsidRPr="007770C5">
      <w:rPr>
        <w:rFonts w:ascii="Arial" w:hAnsi="Arial" w:cs="Arial"/>
        <w:sz w:val="14"/>
        <w:szCs w:val="14"/>
      </w:rPr>
      <w:t xml:space="preserve">STATE OF </w:t>
    </w:r>
    <w:smartTag w:uri="urn:schemas-microsoft-com:office:smarttags" w:element="State">
      <w:smartTag w:uri="urn:schemas-microsoft-com:office:smarttags" w:element="place">
        <w:r w:rsidRPr="007770C5">
          <w:rPr>
            <w:rFonts w:ascii="Arial" w:hAnsi="Arial" w:cs="Arial"/>
            <w:sz w:val="14"/>
            <w:szCs w:val="14"/>
          </w:rPr>
          <w:t>CALIFORNIA</w:t>
        </w:r>
      </w:smartTag>
    </w:smartTag>
  </w:p>
  <w:p w14:paraId="7E960EC1" w14:textId="77777777" w:rsidR="004B7D05" w:rsidRPr="007770C5" w:rsidRDefault="004B7D05" w:rsidP="002B5597">
    <w:pPr>
      <w:suppressAutoHyphens/>
      <w:ind w:left="-90"/>
      <w:rPr>
        <w:rFonts w:ascii="Arial" w:hAnsi="Arial" w:cs="Arial"/>
        <w:b/>
        <w:sz w:val="24"/>
        <w:szCs w:val="24"/>
      </w:rPr>
    </w:pPr>
    <w:r>
      <w:rPr>
        <w:rFonts w:ascii="Arial" w:hAnsi="Arial" w:cs="Arial"/>
        <w:b/>
        <w:sz w:val="24"/>
        <w:szCs w:val="24"/>
      </w:rPr>
      <w:t>BUILDING LEAKAGE WORKSHEET</w:t>
    </w:r>
  </w:p>
  <w:p w14:paraId="7E960EC2" w14:textId="46D0B1F6" w:rsidR="004B7D05" w:rsidRPr="007770C5" w:rsidRDefault="004B7D05" w:rsidP="002B5597">
    <w:pPr>
      <w:suppressAutoHyphens/>
      <w:ind w:left="-90"/>
      <w:rPr>
        <w:rFonts w:ascii="Arial" w:hAnsi="Arial" w:cs="Arial"/>
        <w:sz w:val="14"/>
        <w:szCs w:val="14"/>
      </w:rPr>
    </w:pPr>
    <w:r>
      <w:rPr>
        <w:rFonts w:ascii="Arial" w:hAnsi="Arial" w:cs="Arial"/>
        <w:sz w:val="14"/>
        <w:szCs w:val="14"/>
      </w:rPr>
      <w:t>CEC-CF2R-MCH-24-H</w:t>
    </w:r>
    <w:r w:rsidRPr="007770C5">
      <w:rPr>
        <w:rFonts w:ascii="Arial" w:hAnsi="Arial" w:cs="Arial"/>
        <w:sz w:val="14"/>
        <w:szCs w:val="14"/>
      </w:rPr>
      <w:t xml:space="preserve"> (Revised </w:t>
    </w:r>
    <w:del w:id="63" w:author="Shewmaker, Michael@Energy" w:date="2016-09-29T13:44:00Z">
      <w:r w:rsidDel="00DA49D4">
        <w:rPr>
          <w:rFonts w:ascii="Arial" w:hAnsi="Arial" w:cs="Arial"/>
          <w:sz w:val="14"/>
          <w:szCs w:val="14"/>
        </w:rPr>
        <w:delText>03</w:delText>
      </w:r>
    </w:del>
    <w:ins w:id="64" w:author="Shewmaker, Michael@Energy" w:date="2016-10-11T12:53:00Z">
      <w:r w:rsidR="001B4FCA">
        <w:rPr>
          <w:rFonts w:ascii="Arial" w:hAnsi="Arial" w:cs="Arial"/>
          <w:sz w:val="14"/>
          <w:szCs w:val="14"/>
        </w:rPr>
        <w:t>10</w:t>
      </w:r>
    </w:ins>
    <w:r>
      <w:rPr>
        <w:rFonts w:ascii="Arial" w:hAnsi="Arial" w:cs="Arial"/>
        <w:sz w:val="14"/>
        <w:szCs w:val="14"/>
      </w:rPr>
      <w:t>/16</w:t>
    </w:r>
    <w:r w:rsidRPr="007770C5">
      <w:rPr>
        <w:rFonts w:ascii="Arial" w:hAnsi="Arial" w:cs="Arial"/>
        <w:sz w:val="14"/>
        <w:szCs w:val="14"/>
      </w:rPr>
      <w:t xml:space="preserve">)                                                                                                                                   </w:t>
    </w:r>
    <w:r>
      <w:rPr>
        <w:rFonts w:ascii="Arial" w:hAnsi="Arial" w:cs="Arial"/>
        <w:sz w:val="14"/>
        <w:szCs w:val="14"/>
      </w:rPr>
      <w:t xml:space="preserve">             </w:t>
    </w:r>
    <w:r w:rsidRPr="007770C5">
      <w:rPr>
        <w:rFonts w:ascii="Arial" w:hAnsi="Arial" w:cs="Arial"/>
        <w:sz w:val="14"/>
        <w:szCs w:val="14"/>
      </w:rPr>
      <w:t>CALIFORNIA ENERGY COMMISSION</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20"/>
      <w:gridCol w:w="3040"/>
      <w:gridCol w:w="2479"/>
    </w:tblGrid>
    <w:tr w:rsidR="004B7D05" w:rsidRPr="00F85124" w14:paraId="7E960EC5" w14:textId="77777777" w:rsidTr="003E419E">
      <w:trPr>
        <w:cantSplit/>
        <w:trHeight w:val="288"/>
      </w:trPr>
      <w:tc>
        <w:tcPr>
          <w:tcW w:w="3877" w:type="pct"/>
          <w:gridSpan w:val="2"/>
          <w:tcBorders>
            <w:right w:val="nil"/>
          </w:tcBorders>
          <w:vAlign w:val="center"/>
        </w:tcPr>
        <w:p w14:paraId="7E960EC3" w14:textId="77777777" w:rsidR="004B7D05" w:rsidRPr="00F502B3" w:rsidRDefault="001B4FCA" w:rsidP="003E419E">
          <w:pPr>
            <w:pStyle w:val="Heading1"/>
            <w:rPr>
              <w:rFonts w:ascii="Calibri" w:hAnsi="Calibri"/>
              <w:b w:val="0"/>
              <w:bCs/>
              <w:sz w:val="20"/>
            </w:rPr>
          </w:pPr>
          <w:r>
            <w:rPr>
              <w:noProof/>
            </w:rPr>
            <w:pict w14:anchorId="7E960EE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198033" o:spid="_x0000_s2051" type="#_x0000_t75" style="position:absolute;margin-left:0;margin-top:0;width:10in;height:540pt;z-index:-251658235;mso-position-horizontal:center;mso-position-horizontal-relative:margin;mso-position-vertical:center;mso-position-vertical-relative:margin" o:allowincell="f">
                <v:imagedata r:id="rId2" o:title="" gain="19661f" blacklevel="22938f"/>
                <w10:wrap anchorx="margin" anchory="margin"/>
              </v:shape>
            </w:pict>
          </w:r>
          <w:r w:rsidR="004B7D05" w:rsidRPr="00F502B3">
            <w:rPr>
              <w:rFonts w:ascii="Calibri" w:hAnsi="Calibri"/>
              <w:b w:val="0"/>
              <w:bCs/>
              <w:sz w:val="20"/>
            </w:rPr>
            <w:t>CERTIFICATE OF INSTALLATION</w:t>
          </w:r>
        </w:p>
      </w:tc>
      <w:tc>
        <w:tcPr>
          <w:tcW w:w="1123" w:type="pct"/>
          <w:tcBorders>
            <w:left w:val="nil"/>
          </w:tcBorders>
          <w:tcMar>
            <w:left w:w="115" w:type="dxa"/>
            <w:right w:w="115" w:type="dxa"/>
          </w:tcMar>
          <w:vAlign w:val="center"/>
        </w:tcPr>
        <w:p w14:paraId="7E960EC4" w14:textId="77777777" w:rsidR="004B7D05" w:rsidRPr="00F502B3" w:rsidRDefault="004B7D05" w:rsidP="00C30D3F">
          <w:pPr>
            <w:pStyle w:val="Heading1"/>
            <w:jc w:val="right"/>
            <w:rPr>
              <w:rFonts w:ascii="Calibri" w:hAnsi="Calibri"/>
              <w:b w:val="0"/>
              <w:bCs/>
              <w:sz w:val="20"/>
            </w:rPr>
          </w:pPr>
          <w:r w:rsidRPr="00F502B3">
            <w:rPr>
              <w:rFonts w:ascii="Calibri" w:hAnsi="Calibri"/>
              <w:b w:val="0"/>
              <w:bCs/>
              <w:sz w:val="20"/>
            </w:rPr>
            <w:t>CF2R-</w:t>
          </w:r>
          <w:r>
            <w:rPr>
              <w:rFonts w:ascii="Calibri" w:hAnsi="Calibri"/>
              <w:b w:val="0"/>
              <w:bCs/>
              <w:sz w:val="20"/>
            </w:rPr>
            <w:t>MCH</w:t>
          </w:r>
          <w:r w:rsidRPr="00F502B3">
            <w:rPr>
              <w:rFonts w:ascii="Calibri" w:hAnsi="Calibri"/>
              <w:b w:val="0"/>
              <w:bCs/>
              <w:sz w:val="20"/>
            </w:rPr>
            <w:t>-2</w:t>
          </w:r>
          <w:r>
            <w:rPr>
              <w:rFonts w:ascii="Calibri" w:hAnsi="Calibri"/>
              <w:b w:val="0"/>
              <w:bCs/>
              <w:sz w:val="20"/>
            </w:rPr>
            <w:t>4</w:t>
          </w:r>
          <w:r w:rsidRPr="00F502B3">
            <w:rPr>
              <w:rFonts w:ascii="Calibri" w:hAnsi="Calibri"/>
              <w:b w:val="0"/>
              <w:bCs/>
              <w:sz w:val="20"/>
            </w:rPr>
            <w:t>-H</w:t>
          </w:r>
        </w:p>
      </w:tc>
    </w:tr>
    <w:tr w:rsidR="004B7D05" w:rsidRPr="00F85124" w14:paraId="7E960EC8" w14:textId="77777777" w:rsidTr="003E419E">
      <w:trPr>
        <w:cantSplit/>
        <w:trHeight w:val="288"/>
      </w:trPr>
      <w:tc>
        <w:tcPr>
          <w:tcW w:w="2500" w:type="pct"/>
          <w:tcBorders>
            <w:right w:val="nil"/>
          </w:tcBorders>
        </w:tcPr>
        <w:p w14:paraId="7E960EC6" w14:textId="77777777" w:rsidR="004B7D05" w:rsidRPr="00F85124" w:rsidRDefault="004B7D05" w:rsidP="00C30D3F">
          <w:pPr>
            <w:tabs>
              <w:tab w:val="right" w:pos="10543"/>
            </w:tabs>
            <w:rPr>
              <w:rFonts w:ascii="Calibri" w:hAnsi="Calibri"/>
              <w:sz w:val="12"/>
              <w:szCs w:val="12"/>
            </w:rPr>
          </w:pPr>
          <w:r>
            <w:rPr>
              <w:rFonts w:ascii="Calibri" w:hAnsi="Calibri"/>
              <w:bCs/>
            </w:rPr>
            <w:t>Building</w:t>
          </w:r>
          <w:r w:rsidRPr="00F85124">
            <w:rPr>
              <w:rFonts w:ascii="Calibri" w:hAnsi="Calibri"/>
              <w:bCs/>
            </w:rPr>
            <w:t xml:space="preserve"> Leakage </w:t>
          </w:r>
          <w:r>
            <w:rPr>
              <w:rFonts w:ascii="Calibri" w:hAnsi="Calibri"/>
              <w:bCs/>
            </w:rPr>
            <w:t>Worksheet</w:t>
          </w:r>
        </w:p>
      </w:tc>
      <w:tc>
        <w:tcPr>
          <w:tcW w:w="2500" w:type="pct"/>
          <w:gridSpan w:val="2"/>
          <w:tcBorders>
            <w:left w:val="nil"/>
          </w:tcBorders>
        </w:tcPr>
        <w:p w14:paraId="7E960EC7" w14:textId="77777777" w:rsidR="004B7D05" w:rsidRPr="00F85124" w:rsidRDefault="004B7D05" w:rsidP="003E419E">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sidR="001B4FCA">
            <w:rPr>
              <w:rFonts w:ascii="Calibri" w:hAnsi="Calibri"/>
              <w:bCs/>
              <w:noProof/>
            </w:rPr>
            <w:t>3</w:t>
          </w:r>
          <w:r w:rsidRPr="00E32371">
            <w:rPr>
              <w:rFonts w:ascii="Calibri" w:hAnsi="Calibri"/>
              <w:bCs/>
            </w:rPr>
            <w:fldChar w:fldCharType="end"/>
          </w:r>
          <w:r w:rsidRPr="00F85124">
            <w:rPr>
              <w:rFonts w:ascii="Calibri" w:hAnsi="Calibri"/>
              <w:bCs/>
            </w:rPr>
            <w:t xml:space="preserve"> of </w:t>
          </w:r>
          <w:r w:rsidR="001B4FCA">
            <w:fldChar w:fldCharType="begin"/>
          </w:r>
          <w:r w:rsidR="001B4FCA">
            <w:instrText xml:space="preserve"> SECTIONPAGES   \* MERGEFORMAT </w:instrText>
          </w:r>
          <w:r w:rsidR="001B4FCA">
            <w:fldChar w:fldCharType="separate"/>
          </w:r>
          <w:r w:rsidR="001B4FCA" w:rsidRPr="001B4FCA">
            <w:rPr>
              <w:rFonts w:ascii="Calibri" w:hAnsi="Calibri"/>
              <w:bCs/>
              <w:noProof/>
            </w:rPr>
            <w:t>3</w:t>
          </w:r>
          <w:r w:rsidR="001B4FCA">
            <w:rPr>
              <w:rFonts w:ascii="Calibri" w:hAnsi="Calibri"/>
              <w:bCs/>
              <w:noProof/>
            </w:rPr>
            <w:fldChar w:fldCharType="end"/>
          </w:r>
          <w:r w:rsidRPr="00F85124">
            <w:rPr>
              <w:rFonts w:ascii="Calibri" w:hAnsi="Calibri"/>
              <w:bCs/>
            </w:rPr>
            <w:t>)</w:t>
          </w:r>
        </w:p>
      </w:tc>
    </w:tr>
    <w:tr w:rsidR="004B7D05" w:rsidRPr="00F85124" w14:paraId="7E960ECC" w14:textId="77777777" w:rsidTr="003E419E">
      <w:trPr>
        <w:cantSplit/>
        <w:trHeight w:val="288"/>
      </w:trPr>
      <w:tc>
        <w:tcPr>
          <w:tcW w:w="0" w:type="auto"/>
        </w:tcPr>
        <w:p w14:paraId="7E960EC9" w14:textId="77777777" w:rsidR="004B7D05" w:rsidRPr="00F85124" w:rsidRDefault="004B7D05" w:rsidP="003E419E">
          <w:pPr>
            <w:rPr>
              <w:rFonts w:ascii="Calibri" w:hAnsi="Calibri"/>
              <w:sz w:val="12"/>
              <w:szCs w:val="12"/>
            </w:rPr>
          </w:pPr>
          <w:r w:rsidRPr="00F85124">
            <w:rPr>
              <w:rFonts w:ascii="Calibri" w:hAnsi="Calibri"/>
              <w:sz w:val="12"/>
              <w:szCs w:val="12"/>
            </w:rPr>
            <w:t>Project Name:</w:t>
          </w:r>
        </w:p>
      </w:tc>
      <w:tc>
        <w:tcPr>
          <w:tcW w:w="1377" w:type="pct"/>
        </w:tcPr>
        <w:p w14:paraId="7E960ECA" w14:textId="77777777" w:rsidR="004B7D05" w:rsidRPr="00F85124" w:rsidRDefault="004B7D05" w:rsidP="003E419E">
          <w:pPr>
            <w:rPr>
              <w:rFonts w:ascii="Calibri" w:hAnsi="Calibri"/>
              <w:sz w:val="12"/>
              <w:szCs w:val="12"/>
            </w:rPr>
          </w:pPr>
          <w:r w:rsidRPr="00F85124">
            <w:rPr>
              <w:rFonts w:ascii="Calibri" w:hAnsi="Calibri"/>
              <w:sz w:val="12"/>
              <w:szCs w:val="12"/>
            </w:rPr>
            <w:t>Enforcement Agency:</w:t>
          </w:r>
        </w:p>
      </w:tc>
      <w:tc>
        <w:tcPr>
          <w:tcW w:w="1123" w:type="pct"/>
        </w:tcPr>
        <w:p w14:paraId="7E960ECB" w14:textId="77777777" w:rsidR="004B7D05" w:rsidRPr="00F85124" w:rsidRDefault="004B7D05" w:rsidP="003E419E">
          <w:pPr>
            <w:rPr>
              <w:rFonts w:ascii="Calibri" w:hAnsi="Calibri"/>
              <w:sz w:val="12"/>
              <w:szCs w:val="12"/>
            </w:rPr>
          </w:pPr>
          <w:r w:rsidRPr="00F85124">
            <w:rPr>
              <w:rFonts w:ascii="Calibri" w:hAnsi="Calibri"/>
              <w:sz w:val="12"/>
              <w:szCs w:val="12"/>
            </w:rPr>
            <w:t>Permit Number:</w:t>
          </w:r>
        </w:p>
      </w:tc>
    </w:tr>
    <w:tr w:rsidR="004B7D05" w:rsidRPr="00F85124" w14:paraId="7E960ED0" w14:textId="77777777" w:rsidTr="003E419E">
      <w:trPr>
        <w:cantSplit/>
        <w:trHeight w:val="288"/>
      </w:trPr>
      <w:tc>
        <w:tcPr>
          <w:tcW w:w="0" w:type="auto"/>
        </w:tcPr>
        <w:p w14:paraId="7E960ECD" w14:textId="77777777" w:rsidR="004B7D05" w:rsidRPr="00F85124" w:rsidRDefault="004B7D05" w:rsidP="003E419E">
          <w:pPr>
            <w:rPr>
              <w:rFonts w:ascii="Calibri" w:hAnsi="Calibri"/>
              <w:sz w:val="12"/>
              <w:szCs w:val="12"/>
              <w:vertAlign w:val="superscript"/>
            </w:rPr>
          </w:pPr>
          <w:r w:rsidRPr="00F85124">
            <w:rPr>
              <w:rFonts w:ascii="Calibri" w:hAnsi="Calibri"/>
              <w:sz w:val="12"/>
              <w:szCs w:val="12"/>
            </w:rPr>
            <w:t>Dwelling Address:</w:t>
          </w:r>
        </w:p>
      </w:tc>
      <w:tc>
        <w:tcPr>
          <w:tcW w:w="1377" w:type="pct"/>
        </w:tcPr>
        <w:p w14:paraId="7E960ECE" w14:textId="1B5BB343" w:rsidR="004B7D05" w:rsidRPr="00F85124" w:rsidRDefault="004B7D05" w:rsidP="003E419E">
          <w:pPr>
            <w:rPr>
              <w:rFonts w:ascii="Calibri" w:hAnsi="Calibri"/>
              <w:sz w:val="12"/>
              <w:szCs w:val="12"/>
              <w:vertAlign w:val="superscript"/>
            </w:rPr>
          </w:pPr>
          <w:r w:rsidRPr="00F85124">
            <w:rPr>
              <w:rFonts w:ascii="Calibri" w:hAnsi="Calibri"/>
              <w:sz w:val="12"/>
              <w:szCs w:val="12"/>
            </w:rPr>
            <w:t>City</w:t>
          </w:r>
          <w:r>
            <w:rPr>
              <w:rFonts w:ascii="Calibri" w:hAnsi="Calibri"/>
              <w:sz w:val="12"/>
              <w:szCs w:val="12"/>
            </w:rPr>
            <w:t>:</w:t>
          </w:r>
        </w:p>
      </w:tc>
      <w:tc>
        <w:tcPr>
          <w:tcW w:w="1123" w:type="pct"/>
        </w:tcPr>
        <w:p w14:paraId="7E960ECF" w14:textId="27F8C139" w:rsidR="004B7D05" w:rsidRPr="00F85124" w:rsidRDefault="004B7D05" w:rsidP="003E419E">
          <w:pPr>
            <w:rPr>
              <w:rFonts w:ascii="Calibri" w:hAnsi="Calibri"/>
              <w:sz w:val="12"/>
              <w:szCs w:val="12"/>
              <w:vertAlign w:val="superscript"/>
            </w:rPr>
          </w:pPr>
          <w:r w:rsidRPr="00F85124">
            <w:rPr>
              <w:rFonts w:ascii="Calibri" w:hAnsi="Calibri"/>
              <w:sz w:val="12"/>
              <w:szCs w:val="12"/>
            </w:rPr>
            <w:t>Zip Code</w:t>
          </w:r>
          <w:r>
            <w:rPr>
              <w:rFonts w:ascii="Calibri" w:hAnsi="Calibri"/>
              <w:sz w:val="12"/>
              <w:szCs w:val="12"/>
            </w:rPr>
            <w:t>:</w:t>
          </w:r>
        </w:p>
      </w:tc>
    </w:tr>
  </w:tbl>
  <w:p w14:paraId="7E960ED1" w14:textId="77777777" w:rsidR="004B7D05" w:rsidRPr="003E419E" w:rsidRDefault="004B7D05" w:rsidP="003E419E">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E960ED4" w14:textId="77777777" w:rsidR="004B7D05" w:rsidRDefault="001B4FCA">
    <w:pPr>
      <w:pStyle w:val="Header"/>
    </w:pPr>
    <w:r>
      <w:rPr>
        <w:noProof/>
      </w:rPr>
      <w:pict w14:anchorId="7E960EE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198031" o:spid="_x0000_s2052" type="#_x0000_t75" style="position:absolute;margin-left:0;margin-top:0;width:10in;height:540pt;z-index:-251658237;mso-position-horizontal:center;mso-position-horizontal-relative:margin;mso-position-vertical:center;mso-position-vertical-relative:margin" o:allowincell="f">
          <v:imagedata r:id="rId1" o:title="" gain="19661f" blacklevel="22938f"/>
          <w10:wrap anchorx="margin" anchory="margin"/>
        </v:shape>
      </w:pic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E960ED5" w14:textId="77777777" w:rsidR="004B7D05" w:rsidRDefault="001B4FCA">
    <w:pPr>
      <w:pStyle w:val="Header"/>
    </w:pPr>
    <w:r>
      <w:rPr>
        <w:noProof/>
      </w:rPr>
      <w:pict w14:anchorId="7E960EE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198035" o:spid="_x0000_s2053" type="#_x0000_t75" style="position:absolute;margin-left:0;margin-top:0;width:10in;height:540pt;z-index:-251658233;mso-position-horizontal:center;mso-position-horizontal-relative:margin;mso-position-vertical:center;mso-position-vertical-relative:margin" o:allowincell="f">
          <v:imagedata r:id="rId1" o:title="" gain="19661f" blacklevel="22938f"/>
          <w10:wrap anchorx="margin" anchory="margin"/>
        </v:shape>
      </w:pic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20"/>
      <w:gridCol w:w="3040"/>
      <w:gridCol w:w="2479"/>
    </w:tblGrid>
    <w:tr w:rsidR="004B7D05" w:rsidRPr="00F85124" w14:paraId="7E960ED8" w14:textId="77777777" w:rsidTr="003E419E">
      <w:trPr>
        <w:cantSplit/>
        <w:trHeight w:val="288"/>
      </w:trPr>
      <w:tc>
        <w:tcPr>
          <w:tcW w:w="3877" w:type="pct"/>
          <w:gridSpan w:val="2"/>
          <w:tcBorders>
            <w:right w:val="nil"/>
          </w:tcBorders>
          <w:vAlign w:val="center"/>
        </w:tcPr>
        <w:p w14:paraId="7E960ED6" w14:textId="77777777" w:rsidR="004B7D05" w:rsidRPr="00F502B3" w:rsidRDefault="001B4FCA" w:rsidP="003E419E">
          <w:pPr>
            <w:pStyle w:val="Heading1"/>
            <w:rPr>
              <w:rFonts w:ascii="Calibri" w:hAnsi="Calibri"/>
              <w:b w:val="0"/>
              <w:bCs/>
              <w:sz w:val="20"/>
            </w:rPr>
          </w:pPr>
          <w:r>
            <w:rPr>
              <w:noProof/>
            </w:rPr>
            <w:pict w14:anchorId="7E960EE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198036" o:spid="_x0000_s2054" type="#_x0000_t75" style="position:absolute;margin-left:0;margin-top:0;width:10in;height:540pt;z-index:-251658232;mso-position-horizontal:center;mso-position-horizontal-relative:margin;mso-position-vertical:center;mso-position-vertical-relative:margin" o:allowincell="f">
                <v:imagedata r:id="rId1" o:title="" gain="19661f" blacklevel="22938f"/>
                <w10:wrap anchorx="margin" anchory="margin"/>
              </v:shape>
            </w:pict>
          </w:r>
          <w:r w:rsidR="004B7D05" w:rsidRPr="00F502B3">
            <w:rPr>
              <w:rFonts w:ascii="Calibri" w:hAnsi="Calibri"/>
              <w:b w:val="0"/>
              <w:bCs/>
              <w:sz w:val="20"/>
            </w:rPr>
            <w:t>CERTIFICATE OF INSTALLATION - USER INSTRUCTIONS</w:t>
          </w:r>
        </w:p>
      </w:tc>
      <w:tc>
        <w:tcPr>
          <w:tcW w:w="1123" w:type="pct"/>
          <w:tcBorders>
            <w:left w:val="nil"/>
          </w:tcBorders>
          <w:tcMar>
            <w:left w:w="115" w:type="dxa"/>
            <w:right w:w="115" w:type="dxa"/>
          </w:tcMar>
          <w:vAlign w:val="center"/>
        </w:tcPr>
        <w:p w14:paraId="7E960ED7" w14:textId="77777777" w:rsidR="004B7D05" w:rsidRPr="00F502B3" w:rsidRDefault="004B7D05" w:rsidP="00C30D3F">
          <w:pPr>
            <w:pStyle w:val="Heading1"/>
            <w:jc w:val="right"/>
            <w:rPr>
              <w:rFonts w:ascii="Calibri" w:hAnsi="Calibri"/>
              <w:b w:val="0"/>
              <w:bCs/>
              <w:sz w:val="20"/>
            </w:rPr>
          </w:pPr>
          <w:r w:rsidRPr="00F502B3">
            <w:rPr>
              <w:rFonts w:ascii="Calibri" w:hAnsi="Calibri"/>
              <w:b w:val="0"/>
              <w:bCs/>
              <w:sz w:val="20"/>
            </w:rPr>
            <w:t>CF2R-</w:t>
          </w:r>
          <w:r>
            <w:rPr>
              <w:rFonts w:ascii="Calibri" w:hAnsi="Calibri"/>
              <w:b w:val="0"/>
              <w:bCs/>
              <w:sz w:val="20"/>
            </w:rPr>
            <w:t>MCH</w:t>
          </w:r>
          <w:r w:rsidRPr="00F502B3">
            <w:rPr>
              <w:rFonts w:ascii="Calibri" w:hAnsi="Calibri"/>
              <w:b w:val="0"/>
              <w:bCs/>
              <w:sz w:val="20"/>
            </w:rPr>
            <w:t>-2</w:t>
          </w:r>
          <w:r>
            <w:rPr>
              <w:rFonts w:ascii="Calibri" w:hAnsi="Calibri"/>
              <w:b w:val="0"/>
              <w:bCs/>
              <w:sz w:val="20"/>
            </w:rPr>
            <w:t>4</w:t>
          </w:r>
          <w:r w:rsidRPr="00F502B3">
            <w:rPr>
              <w:rFonts w:ascii="Calibri" w:hAnsi="Calibri"/>
              <w:b w:val="0"/>
              <w:bCs/>
              <w:sz w:val="20"/>
            </w:rPr>
            <w:t>-H</w:t>
          </w:r>
        </w:p>
      </w:tc>
    </w:tr>
    <w:tr w:rsidR="004B7D05" w:rsidRPr="00F85124" w14:paraId="7E960EDB" w14:textId="77777777" w:rsidTr="003E419E">
      <w:trPr>
        <w:cantSplit/>
        <w:trHeight w:val="288"/>
      </w:trPr>
      <w:tc>
        <w:tcPr>
          <w:tcW w:w="2500" w:type="pct"/>
          <w:tcBorders>
            <w:right w:val="nil"/>
          </w:tcBorders>
        </w:tcPr>
        <w:p w14:paraId="7E960ED9" w14:textId="77777777" w:rsidR="004B7D05" w:rsidRPr="00F85124" w:rsidRDefault="004B7D05" w:rsidP="00C30D3F">
          <w:pPr>
            <w:tabs>
              <w:tab w:val="right" w:pos="10543"/>
            </w:tabs>
            <w:rPr>
              <w:rFonts w:ascii="Calibri" w:hAnsi="Calibri"/>
              <w:sz w:val="12"/>
              <w:szCs w:val="12"/>
            </w:rPr>
          </w:pPr>
          <w:r>
            <w:rPr>
              <w:rFonts w:ascii="Calibri" w:hAnsi="Calibri"/>
              <w:bCs/>
            </w:rPr>
            <w:t>Building</w:t>
          </w:r>
          <w:r w:rsidRPr="00F85124">
            <w:rPr>
              <w:rFonts w:ascii="Calibri" w:hAnsi="Calibri"/>
              <w:bCs/>
            </w:rPr>
            <w:t xml:space="preserve"> Leakage </w:t>
          </w:r>
          <w:r>
            <w:rPr>
              <w:rFonts w:ascii="Calibri" w:hAnsi="Calibri"/>
              <w:bCs/>
            </w:rPr>
            <w:t>Worksheet - MCH-24a</w:t>
          </w:r>
        </w:p>
      </w:tc>
      <w:tc>
        <w:tcPr>
          <w:tcW w:w="2500" w:type="pct"/>
          <w:gridSpan w:val="2"/>
          <w:tcBorders>
            <w:left w:val="nil"/>
          </w:tcBorders>
        </w:tcPr>
        <w:p w14:paraId="7E960EDA" w14:textId="77777777" w:rsidR="004B7D05" w:rsidRPr="00382CD6" w:rsidRDefault="004B7D05" w:rsidP="00382CD6">
          <w:pPr>
            <w:pStyle w:val="ListParagraph"/>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sidR="001B4FCA">
            <w:rPr>
              <w:rFonts w:ascii="Calibri" w:hAnsi="Calibri"/>
              <w:bCs/>
              <w:noProof/>
            </w:rPr>
            <w:t>1</w:t>
          </w:r>
          <w:r w:rsidRPr="00E32371">
            <w:rPr>
              <w:rFonts w:ascii="Calibri" w:hAnsi="Calibri"/>
              <w:bCs/>
            </w:rPr>
            <w:fldChar w:fldCharType="end"/>
          </w:r>
          <w:r w:rsidRPr="00F85124">
            <w:rPr>
              <w:rFonts w:ascii="Calibri" w:hAnsi="Calibri"/>
              <w:bCs/>
            </w:rPr>
            <w:t xml:space="preserve"> of </w:t>
          </w:r>
          <w:r w:rsidR="001B4FCA">
            <w:fldChar w:fldCharType="begin"/>
          </w:r>
          <w:r w:rsidR="001B4FCA">
            <w:instrText xml:space="preserve"> SECTIONPAGES   \* MERGEFORMAT </w:instrText>
          </w:r>
          <w:r w:rsidR="001B4FCA">
            <w:fldChar w:fldCharType="separate"/>
          </w:r>
          <w:r w:rsidR="001B4FCA" w:rsidRPr="001B4FCA">
            <w:rPr>
              <w:rFonts w:ascii="Calibri" w:hAnsi="Calibri"/>
              <w:bCs/>
              <w:noProof/>
            </w:rPr>
            <w:t>3</w:t>
          </w:r>
          <w:r w:rsidR="001B4FCA">
            <w:rPr>
              <w:rFonts w:ascii="Calibri" w:hAnsi="Calibri"/>
              <w:bCs/>
              <w:noProof/>
            </w:rPr>
            <w:fldChar w:fldCharType="end"/>
          </w:r>
          <w:r w:rsidRPr="00F85124">
            <w:rPr>
              <w:rFonts w:ascii="Calibri" w:hAnsi="Calibri"/>
              <w:bCs/>
            </w:rPr>
            <w:t>)</w:t>
          </w:r>
        </w:p>
      </w:tc>
    </w:tr>
  </w:tbl>
  <w:p w14:paraId="7E960EDC" w14:textId="77777777" w:rsidR="004B7D05" w:rsidRPr="003E419E" w:rsidRDefault="004B7D05" w:rsidP="003E419E">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E960EDE" w14:textId="77777777" w:rsidR="004B7D05" w:rsidRDefault="001B4FCA">
    <w:pPr>
      <w:pStyle w:val="Header"/>
    </w:pPr>
    <w:r>
      <w:rPr>
        <w:noProof/>
      </w:rPr>
      <w:pict w14:anchorId="7E960EE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198034" o:spid="_x0000_s2055" type="#_x0000_t75" style="position:absolute;margin-left:0;margin-top:0;width:10in;height:540pt;z-index:-251658234;mso-position-horizontal:center;mso-position-horizontal-relative:margin;mso-position-vertical:center;mso-position-vertical-relative:margin" o:allowincell="f">
          <v:imagedata r:id="rId1" o:title="" gain="19661f" blacklevel="22938f"/>
          <w10:wrap anchorx="margin" anchory="margin"/>
        </v:shape>
      </w:pic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E960EDF" w14:textId="77777777" w:rsidR="004B7D05" w:rsidRDefault="001B4FCA">
    <w:pPr>
      <w:pStyle w:val="Header"/>
    </w:pPr>
    <w:r>
      <w:rPr>
        <w:noProof/>
      </w:rPr>
      <w:pict w14:anchorId="7E960EF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198038" o:spid="_x0000_s2056" type="#_x0000_t75" style="position:absolute;margin-left:0;margin-top:0;width:10in;height:540pt;z-index:-251658239;mso-position-horizontal:center;mso-position-horizontal-relative:margin;mso-position-vertical:center;mso-position-vertical-relative:margin" o:allowincell="f">
          <v:imagedata r:id="rId1" o:title="" gain="19661f" blacklevel="22938f"/>
          <w10:wrap anchorx="margin" anchory="margin"/>
        </v:shape>
      </w:pic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7405"/>
      <w:gridCol w:w="1155"/>
      <w:gridCol w:w="2479"/>
    </w:tblGrid>
    <w:tr w:rsidR="004B7D05" w:rsidRPr="00F85124" w14:paraId="7E960EE2" w14:textId="77777777" w:rsidTr="003E419E">
      <w:trPr>
        <w:cantSplit/>
        <w:trHeight w:val="288"/>
      </w:trPr>
      <w:tc>
        <w:tcPr>
          <w:tcW w:w="3877" w:type="pct"/>
          <w:gridSpan w:val="2"/>
          <w:tcBorders>
            <w:right w:val="nil"/>
          </w:tcBorders>
          <w:vAlign w:val="center"/>
        </w:tcPr>
        <w:p w14:paraId="7E960EE0" w14:textId="77777777" w:rsidR="004B7D05" w:rsidRPr="00F502B3" w:rsidRDefault="001B4FCA" w:rsidP="00EB61D5">
          <w:pPr>
            <w:pStyle w:val="Heading1"/>
            <w:rPr>
              <w:rFonts w:ascii="Calibri" w:hAnsi="Calibri"/>
              <w:b w:val="0"/>
              <w:bCs/>
              <w:sz w:val="20"/>
            </w:rPr>
          </w:pPr>
          <w:r>
            <w:rPr>
              <w:noProof/>
            </w:rPr>
            <w:pict w14:anchorId="7E960EF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198039" o:spid="_x0000_s2057" type="#_x0000_t75" style="position:absolute;margin-left:0;margin-top:0;width:10in;height:540pt;z-index:-251658238;mso-position-horizontal:center;mso-position-horizontal-relative:margin;mso-position-vertical:center;mso-position-vertical-relative:margin" o:allowincell="f">
                <v:imagedata r:id="rId1" o:title="" gain="19661f" blacklevel="22938f"/>
                <w10:wrap anchorx="margin" anchory="margin"/>
              </v:shape>
            </w:pict>
          </w:r>
          <w:r w:rsidR="004B7D05" w:rsidRPr="00F502B3">
            <w:rPr>
              <w:rFonts w:ascii="Calibri" w:hAnsi="Calibri"/>
              <w:b w:val="0"/>
              <w:bCs/>
              <w:sz w:val="20"/>
            </w:rPr>
            <w:t>CERTIFICATE OF INSTALLATION - DATA FIELD DEFINITIONS AND CALCULATIONS</w:t>
          </w:r>
        </w:p>
      </w:tc>
      <w:tc>
        <w:tcPr>
          <w:tcW w:w="1123" w:type="pct"/>
          <w:tcBorders>
            <w:left w:val="nil"/>
          </w:tcBorders>
          <w:tcMar>
            <w:left w:w="115" w:type="dxa"/>
            <w:right w:w="115" w:type="dxa"/>
          </w:tcMar>
          <w:vAlign w:val="center"/>
        </w:tcPr>
        <w:p w14:paraId="7E960EE1" w14:textId="77777777" w:rsidR="004B7D05" w:rsidRPr="00F502B3" w:rsidRDefault="004B7D05" w:rsidP="00C30D3F">
          <w:pPr>
            <w:pStyle w:val="Heading1"/>
            <w:jc w:val="right"/>
            <w:rPr>
              <w:rFonts w:ascii="Calibri" w:hAnsi="Calibri"/>
              <w:b w:val="0"/>
              <w:bCs/>
              <w:sz w:val="20"/>
            </w:rPr>
          </w:pPr>
          <w:r w:rsidRPr="00F502B3">
            <w:rPr>
              <w:rFonts w:ascii="Calibri" w:hAnsi="Calibri"/>
              <w:b w:val="0"/>
              <w:bCs/>
              <w:sz w:val="20"/>
            </w:rPr>
            <w:t>CF2R-</w:t>
          </w:r>
          <w:r>
            <w:rPr>
              <w:rFonts w:ascii="Calibri" w:hAnsi="Calibri"/>
              <w:b w:val="0"/>
              <w:bCs/>
              <w:sz w:val="20"/>
            </w:rPr>
            <w:t>MCH</w:t>
          </w:r>
          <w:r w:rsidRPr="00F502B3">
            <w:rPr>
              <w:rFonts w:ascii="Calibri" w:hAnsi="Calibri"/>
              <w:b w:val="0"/>
              <w:bCs/>
              <w:sz w:val="20"/>
            </w:rPr>
            <w:t>-2</w:t>
          </w:r>
          <w:r>
            <w:rPr>
              <w:rFonts w:ascii="Calibri" w:hAnsi="Calibri"/>
              <w:b w:val="0"/>
              <w:bCs/>
              <w:sz w:val="20"/>
            </w:rPr>
            <w:t>4</w:t>
          </w:r>
          <w:r w:rsidRPr="00F502B3">
            <w:rPr>
              <w:rFonts w:ascii="Calibri" w:hAnsi="Calibri"/>
              <w:b w:val="0"/>
              <w:bCs/>
              <w:sz w:val="20"/>
            </w:rPr>
            <w:t>-H</w:t>
          </w:r>
        </w:p>
      </w:tc>
    </w:tr>
    <w:tr w:rsidR="004B7D05" w:rsidRPr="00F85124" w14:paraId="7E960EE5" w14:textId="77777777" w:rsidTr="003166AF">
      <w:trPr>
        <w:cantSplit/>
        <w:trHeight w:val="288"/>
      </w:trPr>
      <w:tc>
        <w:tcPr>
          <w:tcW w:w="3354" w:type="pct"/>
          <w:tcBorders>
            <w:right w:val="nil"/>
          </w:tcBorders>
        </w:tcPr>
        <w:p w14:paraId="7E960EE3" w14:textId="77777777" w:rsidR="004B7D05" w:rsidRPr="00F85124" w:rsidRDefault="004B7D05" w:rsidP="00C30D3F">
          <w:pPr>
            <w:tabs>
              <w:tab w:val="right" w:pos="10543"/>
            </w:tabs>
            <w:rPr>
              <w:rFonts w:ascii="Calibri" w:hAnsi="Calibri"/>
              <w:sz w:val="12"/>
              <w:szCs w:val="12"/>
            </w:rPr>
          </w:pPr>
          <w:r>
            <w:rPr>
              <w:rFonts w:ascii="Calibri" w:hAnsi="Calibri"/>
              <w:bCs/>
            </w:rPr>
            <w:t>Building</w:t>
          </w:r>
          <w:r w:rsidRPr="00F85124">
            <w:rPr>
              <w:rFonts w:ascii="Calibri" w:hAnsi="Calibri"/>
              <w:bCs/>
            </w:rPr>
            <w:t xml:space="preserve"> Leakage </w:t>
          </w:r>
          <w:r>
            <w:rPr>
              <w:rFonts w:ascii="Calibri" w:hAnsi="Calibri"/>
              <w:bCs/>
            </w:rPr>
            <w:t>Worksheet MCH-24a</w:t>
          </w:r>
        </w:p>
      </w:tc>
      <w:tc>
        <w:tcPr>
          <w:tcW w:w="1646" w:type="pct"/>
          <w:gridSpan w:val="2"/>
          <w:tcBorders>
            <w:left w:val="nil"/>
          </w:tcBorders>
        </w:tcPr>
        <w:p w14:paraId="7E960EE4" w14:textId="77777777" w:rsidR="004B7D05" w:rsidRPr="00F85124" w:rsidRDefault="004B7D05" w:rsidP="003166AF">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sidR="001B4FCA">
            <w:rPr>
              <w:rFonts w:ascii="Calibri" w:hAnsi="Calibri"/>
              <w:bCs/>
              <w:noProof/>
            </w:rPr>
            <w:t>3</w:t>
          </w:r>
          <w:r w:rsidRPr="00E32371">
            <w:rPr>
              <w:rFonts w:ascii="Calibri" w:hAnsi="Calibri"/>
              <w:bCs/>
            </w:rPr>
            <w:fldChar w:fldCharType="end"/>
          </w:r>
          <w:r w:rsidRPr="00F85124">
            <w:rPr>
              <w:rFonts w:ascii="Calibri" w:hAnsi="Calibri"/>
              <w:bCs/>
            </w:rPr>
            <w:t xml:space="preserve"> of </w:t>
          </w:r>
          <w:r w:rsidR="001B4FCA">
            <w:fldChar w:fldCharType="begin"/>
          </w:r>
          <w:r w:rsidR="001B4FCA">
            <w:instrText xml:space="preserve"> SECTIONPAGES   \* MERGEFORMAT </w:instrText>
          </w:r>
          <w:r w:rsidR="001B4FCA">
            <w:fldChar w:fldCharType="separate"/>
          </w:r>
          <w:r w:rsidR="001B4FCA" w:rsidRPr="001B4FCA">
            <w:rPr>
              <w:rFonts w:ascii="Calibri" w:hAnsi="Calibri"/>
              <w:bCs/>
              <w:noProof/>
            </w:rPr>
            <w:t>3</w:t>
          </w:r>
          <w:r w:rsidR="001B4FCA">
            <w:rPr>
              <w:rFonts w:ascii="Calibri" w:hAnsi="Calibri"/>
              <w:bCs/>
              <w:noProof/>
            </w:rPr>
            <w:fldChar w:fldCharType="end"/>
          </w:r>
          <w:r w:rsidRPr="00F85124">
            <w:rPr>
              <w:rFonts w:ascii="Calibri" w:hAnsi="Calibri"/>
              <w:bCs/>
            </w:rPr>
            <w:t>)</w:t>
          </w:r>
        </w:p>
      </w:tc>
    </w:tr>
  </w:tbl>
  <w:p w14:paraId="7E960EE6" w14:textId="77777777" w:rsidR="004B7D05" w:rsidRPr="003E419E" w:rsidRDefault="004B7D05" w:rsidP="003E419E">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E960EE7" w14:textId="77777777" w:rsidR="004B7D05" w:rsidRDefault="001B4FCA">
    <w:pPr>
      <w:pStyle w:val="Header"/>
    </w:pPr>
    <w:r>
      <w:rPr>
        <w:noProof/>
      </w:rPr>
      <w:pict w14:anchorId="7E960EF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198037" o:spid="_x0000_s2058" type="#_x0000_t75" style="position:absolute;margin-left:0;margin-top:0;width:10in;height:540pt;z-index:-251658240;mso-position-horizontal:center;mso-position-horizontal-relative:margin;mso-position-vertical:center;mso-position-vertical-relative:margin" o:allowincell="f">
          <v:imagedata r:id="rId1" o:title="" gain="19661f" blacklevel="22938f"/>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E"/>
    <w:multiLevelType w:val="singleLevel"/>
    <w:tmpl w:val="D9040760"/>
    <w:lvl w:ilvl="0">
      <w:start w:val="1"/>
      <w:numFmt w:val="decimal"/>
      <w:pStyle w:val="Heading3"/>
      <w:lvlText w:val="%1."/>
      <w:lvlJc w:val="left"/>
      <w:pPr>
        <w:tabs>
          <w:tab w:val="num" w:pos="1080"/>
        </w:tabs>
        <w:ind w:left="1080" w:hanging="360"/>
      </w:pPr>
      <w:rPr>
        <w:rFonts w:cs="Times New Roman"/>
      </w:rPr>
    </w:lvl>
  </w:abstractNum>
  <w:abstractNum w:abstractNumId="1">
    <w:nsid w:val="FFFFFF80"/>
    <w:multiLevelType w:val="singleLevel"/>
    <w:tmpl w:val="C91CF59E"/>
    <w:lvl w:ilvl="0">
      <w:start w:val="1"/>
      <w:numFmt w:val="bullet"/>
      <w:pStyle w:val="Heading2"/>
      <w:lvlText w:val=""/>
      <w:lvlJc w:val="left"/>
      <w:pPr>
        <w:tabs>
          <w:tab w:val="num" w:pos="1800"/>
        </w:tabs>
        <w:ind w:left="1800" w:hanging="360"/>
      </w:pPr>
      <w:rPr>
        <w:rFonts w:ascii="Symbol" w:hAnsi="Symbol" w:hint="default"/>
      </w:rPr>
    </w:lvl>
  </w:abstractNum>
  <w:abstractNum w:abstractNumId="2">
    <w:nsid w:val="03381CEE"/>
    <w:multiLevelType w:val="hybridMultilevel"/>
    <w:tmpl w:val="25AEE806"/>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
    <w:nsid w:val="07F86D62"/>
    <w:multiLevelType w:val="hybridMultilevel"/>
    <w:tmpl w:val="390E49CE"/>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4">
    <w:nsid w:val="0A767CAD"/>
    <w:multiLevelType w:val="multilevel"/>
    <w:tmpl w:val="26588134"/>
    <w:lvl w:ilvl="0">
      <w:start w:val="3"/>
      <w:numFmt w:val="decimal"/>
      <w:lvlText w:val="%1."/>
      <w:lvlJc w:val="left"/>
      <w:pPr>
        <w:tabs>
          <w:tab w:val="num" w:pos="360"/>
        </w:tabs>
      </w:pPr>
      <w:rPr>
        <w:rFonts w:cs="Times New Roman" w:hint="default"/>
      </w:rPr>
    </w:lvl>
    <w:lvl w:ilvl="1">
      <w:start w:val="7"/>
      <w:numFmt w:val="decimal"/>
      <w:lvlText w:val="%1.%2"/>
      <w:lvlJc w:val="left"/>
      <w:pPr>
        <w:tabs>
          <w:tab w:val="num" w:pos="720"/>
        </w:tabs>
      </w:pPr>
      <w:rPr>
        <w:rFonts w:cs="Times New Roman" w:hint="default"/>
      </w:rPr>
    </w:lvl>
    <w:lvl w:ilvl="2">
      <w:start w:val="3"/>
      <w:numFmt w:val="decimal"/>
      <w:lvlText w:val="%1.%2.%3"/>
      <w:lvlJc w:val="left"/>
      <w:pPr>
        <w:tabs>
          <w:tab w:val="num" w:pos="1080"/>
        </w:tabs>
      </w:pPr>
      <w:rPr>
        <w:rFonts w:cs="Times New Roman" w:hint="default"/>
      </w:rPr>
    </w:lvl>
    <w:lvl w:ilvl="3">
      <w:start w:val="1"/>
      <w:numFmt w:val="decimal"/>
      <w:suff w:val="nothing"/>
      <w:lvlText w:val="%4.1.1.1"/>
      <w:lvlJc w:val="left"/>
      <w:pPr>
        <w:ind w:left="-6646"/>
      </w:pPr>
      <w:rPr>
        <w:rFonts w:cs="Times New Roman" w:hint="default"/>
      </w:rPr>
    </w:lvl>
    <w:lvl w:ilvl="4">
      <w:start w:val="1"/>
      <w:numFmt w:val="none"/>
      <w:suff w:val="nothing"/>
      <w:lvlText w:val=""/>
      <w:lvlJc w:val="left"/>
      <w:pPr>
        <w:ind w:left="-6646"/>
      </w:pPr>
      <w:rPr>
        <w:rFonts w:cs="Times New Roman" w:hint="default"/>
      </w:rPr>
    </w:lvl>
    <w:lvl w:ilvl="5">
      <w:numFmt w:val="decimal"/>
      <w:lvlText w:val="%6"/>
      <w:lvlJc w:val="left"/>
      <w:pPr>
        <w:tabs>
          <w:tab w:val="num" w:pos="-6646"/>
        </w:tabs>
        <w:ind w:left="-6646"/>
      </w:pPr>
      <w:rPr>
        <w:rFonts w:ascii="Times New Roman" w:hAnsi="Times New Roman" w:cs="Times New Roman" w:hint="default"/>
      </w:rPr>
    </w:lvl>
    <w:lvl w:ilvl="6">
      <w:start w:val="1"/>
      <w:numFmt w:val="none"/>
      <w:suff w:val="nothing"/>
      <w:lvlText w:val=""/>
      <w:lvlJc w:val="left"/>
      <w:pPr>
        <w:ind w:left="-6646"/>
      </w:pPr>
      <w:rPr>
        <w:rFonts w:cs="Times New Roman" w:hint="default"/>
      </w:rPr>
    </w:lvl>
    <w:lvl w:ilvl="7">
      <w:start w:val="1"/>
      <w:numFmt w:val="none"/>
      <w:suff w:val="nothing"/>
      <w:lvlText w:val=""/>
      <w:lvlJc w:val="left"/>
      <w:pPr>
        <w:ind w:left="-6646"/>
      </w:pPr>
      <w:rPr>
        <w:rFonts w:cs="Times New Roman" w:hint="default"/>
      </w:rPr>
    </w:lvl>
    <w:lvl w:ilvl="8">
      <w:start w:val="1"/>
      <w:numFmt w:val="none"/>
      <w:suff w:val="nothing"/>
      <w:lvlText w:val=""/>
      <w:lvlJc w:val="left"/>
      <w:pPr>
        <w:ind w:left="-6646"/>
      </w:pPr>
      <w:rPr>
        <w:rFonts w:cs="Times New Roman" w:hint="default"/>
      </w:rPr>
    </w:lvl>
  </w:abstractNum>
  <w:abstractNum w:abstractNumId="5">
    <w:nsid w:val="1764113D"/>
    <w:multiLevelType w:val="hybridMultilevel"/>
    <w:tmpl w:val="32124A66"/>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6">
    <w:nsid w:val="1D655FF0"/>
    <w:multiLevelType w:val="hybridMultilevel"/>
    <w:tmpl w:val="25AEE806"/>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7">
    <w:nsid w:val="1E096DD4"/>
    <w:multiLevelType w:val="hybridMultilevel"/>
    <w:tmpl w:val="07C456AE"/>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8">
    <w:nsid w:val="23D72DE3"/>
    <w:multiLevelType w:val="hybridMultilevel"/>
    <w:tmpl w:val="A4364ABC"/>
    <w:lvl w:ilvl="0" w:tplc="B41AD43C">
      <w:start w:val="1"/>
      <w:numFmt w:val="decimal"/>
      <w:lvlText w:val="%1."/>
      <w:lvlJc w:val="left"/>
      <w:pPr>
        <w:ind w:left="360" w:hanging="360"/>
      </w:pPr>
      <w:rPr>
        <w:rFonts w:cs="Times New Roman" w:hint="default"/>
        <w:b w:val="0"/>
        <w:sz w:val="18"/>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nsid w:val="29706660"/>
    <w:multiLevelType w:val="hybridMultilevel"/>
    <w:tmpl w:val="ADF871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2DEB3962"/>
    <w:multiLevelType w:val="multilevel"/>
    <w:tmpl w:val="FFFFFFFF"/>
    <w:lvl w:ilvl="0">
      <w:start w:val="1"/>
      <w:numFmt w:val="decimal"/>
      <w:lvlText w:val="%1."/>
      <w:lvlJc w:val="left"/>
      <w:pPr>
        <w:tabs>
          <w:tab w:val="num" w:pos="720"/>
        </w:tabs>
        <w:ind w:left="720" w:hanging="720"/>
      </w:pPr>
      <w:rPr>
        <w:rFonts w:cs="Times New Roman"/>
      </w:rPr>
    </w:lvl>
    <w:lvl w:ilvl="1">
      <w:start w:val="1"/>
      <w:numFmt w:val="decimal"/>
      <w:lvlText w:val="%2."/>
      <w:lvlJc w:val="left"/>
      <w:pPr>
        <w:tabs>
          <w:tab w:val="num" w:pos="1440"/>
        </w:tabs>
        <w:ind w:left="1440" w:hanging="720"/>
      </w:pPr>
      <w:rPr>
        <w:rFonts w:cs="Times New Roman"/>
      </w:rPr>
    </w:lvl>
    <w:lvl w:ilvl="2">
      <w:start w:val="1"/>
      <w:numFmt w:val="decimal"/>
      <w:lvlText w:val="%3."/>
      <w:lvlJc w:val="left"/>
      <w:pPr>
        <w:tabs>
          <w:tab w:val="num" w:pos="2160"/>
        </w:tabs>
        <w:ind w:left="2160" w:hanging="720"/>
      </w:pPr>
      <w:rPr>
        <w:rFonts w:cs="Times New Roman"/>
      </w:rPr>
    </w:lvl>
    <w:lvl w:ilvl="3">
      <w:start w:val="1"/>
      <w:numFmt w:val="decimal"/>
      <w:lvlText w:val="%4."/>
      <w:lvlJc w:val="left"/>
      <w:pPr>
        <w:tabs>
          <w:tab w:val="num" w:pos="2880"/>
        </w:tabs>
        <w:ind w:left="2880" w:hanging="720"/>
      </w:pPr>
      <w:rPr>
        <w:rFonts w:cs="Times New Roman"/>
      </w:rPr>
    </w:lvl>
    <w:lvl w:ilvl="4">
      <w:start w:val="1"/>
      <w:numFmt w:val="decimal"/>
      <w:lvlText w:val="%5."/>
      <w:lvlJc w:val="left"/>
      <w:pPr>
        <w:tabs>
          <w:tab w:val="num" w:pos="3600"/>
        </w:tabs>
        <w:ind w:left="3600" w:hanging="720"/>
      </w:pPr>
      <w:rPr>
        <w:rFonts w:cs="Times New Roman"/>
      </w:rPr>
    </w:lvl>
    <w:lvl w:ilvl="5">
      <w:start w:val="1"/>
      <w:numFmt w:val="decimal"/>
      <w:lvlText w:val="%6."/>
      <w:lvlJc w:val="left"/>
      <w:pPr>
        <w:tabs>
          <w:tab w:val="num" w:pos="4320"/>
        </w:tabs>
        <w:ind w:left="4320" w:hanging="720"/>
      </w:pPr>
      <w:rPr>
        <w:rFonts w:cs="Times New Roman"/>
      </w:rPr>
    </w:lvl>
    <w:lvl w:ilvl="6">
      <w:start w:val="1"/>
      <w:numFmt w:val="decimal"/>
      <w:lvlText w:val="%7."/>
      <w:lvlJc w:val="left"/>
      <w:pPr>
        <w:tabs>
          <w:tab w:val="num" w:pos="5040"/>
        </w:tabs>
        <w:ind w:left="5040" w:hanging="720"/>
      </w:pPr>
      <w:rPr>
        <w:rFonts w:cs="Times New Roman"/>
      </w:rPr>
    </w:lvl>
    <w:lvl w:ilvl="7">
      <w:start w:val="1"/>
      <w:numFmt w:val="decimal"/>
      <w:lvlText w:val="%8."/>
      <w:lvlJc w:val="left"/>
      <w:pPr>
        <w:tabs>
          <w:tab w:val="num" w:pos="5760"/>
        </w:tabs>
        <w:ind w:left="5760" w:hanging="720"/>
      </w:pPr>
      <w:rPr>
        <w:rFonts w:cs="Times New Roman"/>
      </w:rPr>
    </w:lvl>
    <w:lvl w:ilvl="8">
      <w:start w:val="1"/>
      <w:numFmt w:val="decimal"/>
      <w:lvlText w:val="%9."/>
      <w:lvlJc w:val="left"/>
      <w:pPr>
        <w:tabs>
          <w:tab w:val="num" w:pos="6480"/>
        </w:tabs>
        <w:ind w:left="6480" w:hanging="720"/>
      </w:pPr>
      <w:rPr>
        <w:rFonts w:cs="Times New Roman"/>
      </w:rPr>
    </w:lvl>
  </w:abstractNum>
  <w:abstractNum w:abstractNumId="11">
    <w:nsid w:val="2E0E0AE2"/>
    <w:multiLevelType w:val="hybridMultilevel"/>
    <w:tmpl w:val="4A5ACFB8"/>
    <w:lvl w:ilvl="0" w:tplc="04090011">
      <w:start w:val="1"/>
      <w:numFmt w:val="decimal"/>
      <w:lvlText w:val="%1)"/>
      <w:lvlJc w:val="left"/>
      <w:pPr>
        <w:ind w:left="360" w:hanging="360"/>
      </w:pPr>
      <w:rPr>
        <w:rFonts w:cs="Times New Roman" w:hint="default"/>
        <w:b/>
        <w:sz w:val="20"/>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12">
    <w:nsid w:val="30EB7193"/>
    <w:multiLevelType w:val="hybridMultilevel"/>
    <w:tmpl w:val="5D7E3E1E"/>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3">
    <w:nsid w:val="4C995930"/>
    <w:multiLevelType w:val="hybridMultilevel"/>
    <w:tmpl w:val="B436F6BA"/>
    <w:lvl w:ilvl="0" w:tplc="04090019">
      <w:start w:val="1"/>
      <w:numFmt w:val="lowerLetter"/>
      <w:lvlText w:val="%1."/>
      <w:lvlJc w:val="left"/>
      <w:pPr>
        <w:ind w:left="1440" w:hanging="360"/>
      </w:pPr>
      <w:rPr>
        <w:rFonts w:cs="Times New Roman"/>
      </w:rPr>
    </w:lvl>
    <w:lvl w:ilvl="1" w:tplc="04090019" w:tentative="1">
      <w:start w:val="1"/>
      <w:numFmt w:val="lowerLetter"/>
      <w:lvlText w:val="%2."/>
      <w:lvlJc w:val="left"/>
      <w:pPr>
        <w:ind w:left="2160" w:hanging="360"/>
      </w:pPr>
      <w:rPr>
        <w:rFonts w:cs="Times New Roman"/>
      </w:rPr>
    </w:lvl>
    <w:lvl w:ilvl="2" w:tplc="0409001B" w:tentative="1">
      <w:start w:val="1"/>
      <w:numFmt w:val="lowerRoman"/>
      <w:lvlText w:val="%3."/>
      <w:lvlJc w:val="right"/>
      <w:pPr>
        <w:ind w:left="2880" w:hanging="180"/>
      </w:pPr>
      <w:rPr>
        <w:rFonts w:cs="Times New Roman"/>
      </w:rPr>
    </w:lvl>
    <w:lvl w:ilvl="3" w:tplc="0409000F" w:tentative="1">
      <w:start w:val="1"/>
      <w:numFmt w:val="decimal"/>
      <w:lvlText w:val="%4."/>
      <w:lvlJc w:val="left"/>
      <w:pPr>
        <w:ind w:left="3600" w:hanging="360"/>
      </w:pPr>
      <w:rPr>
        <w:rFonts w:cs="Times New Roman"/>
      </w:rPr>
    </w:lvl>
    <w:lvl w:ilvl="4" w:tplc="04090019" w:tentative="1">
      <w:start w:val="1"/>
      <w:numFmt w:val="lowerLetter"/>
      <w:lvlText w:val="%5."/>
      <w:lvlJc w:val="left"/>
      <w:pPr>
        <w:ind w:left="4320" w:hanging="360"/>
      </w:pPr>
      <w:rPr>
        <w:rFonts w:cs="Times New Roman"/>
      </w:rPr>
    </w:lvl>
    <w:lvl w:ilvl="5" w:tplc="0409001B" w:tentative="1">
      <w:start w:val="1"/>
      <w:numFmt w:val="lowerRoman"/>
      <w:lvlText w:val="%6."/>
      <w:lvlJc w:val="right"/>
      <w:pPr>
        <w:ind w:left="5040" w:hanging="180"/>
      </w:pPr>
      <w:rPr>
        <w:rFonts w:cs="Times New Roman"/>
      </w:rPr>
    </w:lvl>
    <w:lvl w:ilvl="6" w:tplc="0409000F" w:tentative="1">
      <w:start w:val="1"/>
      <w:numFmt w:val="decimal"/>
      <w:lvlText w:val="%7."/>
      <w:lvlJc w:val="left"/>
      <w:pPr>
        <w:ind w:left="5760" w:hanging="360"/>
      </w:pPr>
      <w:rPr>
        <w:rFonts w:cs="Times New Roman"/>
      </w:rPr>
    </w:lvl>
    <w:lvl w:ilvl="7" w:tplc="04090019" w:tentative="1">
      <w:start w:val="1"/>
      <w:numFmt w:val="lowerLetter"/>
      <w:lvlText w:val="%8."/>
      <w:lvlJc w:val="left"/>
      <w:pPr>
        <w:ind w:left="6480" w:hanging="360"/>
      </w:pPr>
      <w:rPr>
        <w:rFonts w:cs="Times New Roman"/>
      </w:rPr>
    </w:lvl>
    <w:lvl w:ilvl="8" w:tplc="0409001B" w:tentative="1">
      <w:start w:val="1"/>
      <w:numFmt w:val="lowerRoman"/>
      <w:lvlText w:val="%9."/>
      <w:lvlJc w:val="right"/>
      <w:pPr>
        <w:ind w:left="7200" w:hanging="180"/>
      </w:pPr>
      <w:rPr>
        <w:rFonts w:cs="Times New Roman"/>
      </w:rPr>
    </w:lvl>
  </w:abstractNum>
  <w:abstractNum w:abstractNumId="14">
    <w:nsid w:val="51B3090A"/>
    <w:multiLevelType w:val="hybridMultilevel"/>
    <w:tmpl w:val="065E9AAE"/>
    <w:lvl w:ilvl="0" w:tplc="B622D56C">
      <w:start w:val="1"/>
      <w:numFmt w:val="decimal"/>
      <w:lvlText w:val="%1."/>
      <w:lvlJc w:val="left"/>
      <w:pPr>
        <w:ind w:left="630" w:hanging="360"/>
      </w:pPr>
      <w:rPr>
        <w:rFonts w:cs="Times New Roman" w:hint="default"/>
        <w:sz w:val="18"/>
        <w:szCs w:val="20"/>
      </w:rPr>
    </w:lvl>
    <w:lvl w:ilvl="1" w:tplc="04090003" w:tentative="1">
      <w:start w:val="1"/>
      <w:numFmt w:val="bullet"/>
      <w:lvlText w:val="o"/>
      <w:lvlJc w:val="left"/>
      <w:pPr>
        <w:ind w:left="1350" w:hanging="360"/>
      </w:pPr>
      <w:rPr>
        <w:rFonts w:ascii="Courier New" w:hAnsi="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5">
    <w:nsid w:val="531647EB"/>
    <w:multiLevelType w:val="hybridMultilevel"/>
    <w:tmpl w:val="D88606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6">
    <w:nsid w:val="55FC7805"/>
    <w:multiLevelType w:val="hybridMultilevel"/>
    <w:tmpl w:val="9CC4B920"/>
    <w:lvl w:ilvl="0" w:tplc="0409000F">
      <w:start w:val="1"/>
      <w:numFmt w:val="decimal"/>
      <w:lvlText w:val="%1."/>
      <w:lvlJc w:val="left"/>
      <w:pPr>
        <w:ind w:left="720" w:hanging="360"/>
      </w:pPr>
      <w:rPr>
        <w:rFonts w:cs="Times New Roman" w:hint="default"/>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7">
    <w:nsid w:val="5AC512F8"/>
    <w:multiLevelType w:val="hybridMultilevel"/>
    <w:tmpl w:val="7624B73E"/>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8">
    <w:nsid w:val="6BB54197"/>
    <w:multiLevelType w:val="hybridMultilevel"/>
    <w:tmpl w:val="122A4CF2"/>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9">
    <w:nsid w:val="6CF96D91"/>
    <w:multiLevelType w:val="hybridMultilevel"/>
    <w:tmpl w:val="D88606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nsid w:val="6D8A1329"/>
    <w:multiLevelType w:val="hybridMultilevel"/>
    <w:tmpl w:val="CA28D3D0"/>
    <w:lvl w:ilvl="0" w:tplc="C35E6C84">
      <w:start w:val="1"/>
      <w:numFmt w:val="decimal"/>
      <w:lvlText w:val="%1"/>
      <w:lvlJc w:val="left"/>
      <w:pPr>
        <w:tabs>
          <w:tab w:val="num" w:pos="720"/>
        </w:tabs>
        <w:ind w:left="720" w:hanging="720"/>
      </w:pPr>
      <w:rPr>
        <w:rFonts w:cs="Times New Roman" w:hint="default"/>
      </w:rPr>
    </w:lvl>
    <w:lvl w:ilvl="1" w:tplc="D506EA6C">
      <w:start w:val="2"/>
      <w:numFmt w:val="bullet"/>
      <w:lvlText w:val=""/>
      <w:lvlJc w:val="left"/>
      <w:pPr>
        <w:tabs>
          <w:tab w:val="num" w:pos="1080"/>
        </w:tabs>
        <w:ind w:left="1080" w:hanging="360"/>
      </w:pPr>
      <w:rPr>
        <w:rFonts w:ascii="Wingdings" w:eastAsia="Times New Roman" w:hAnsi="Wingdings" w:hint="default"/>
      </w:rPr>
    </w:lvl>
    <w:lvl w:ilvl="2" w:tplc="5AC49D58">
      <w:start w:val="1"/>
      <w:numFmt w:val="decimal"/>
      <w:lvlText w:val="%3."/>
      <w:lvlJc w:val="left"/>
      <w:pPr>
        <w:tabs>
          <w:tab w:val="num" w:pos="1980"/>
        </w:tabs>
        <w:ind w:left="1980" w:hanging="360"/>
      </w:pPr>
      <w:rPr>
        <w:rFonts w:cs="Times New Roman" w:hint="default"/>
      </w:rPr>
    </w:lvl>
    <w:lvl w:ilvl="3" w:tplc="0409000F" w:tentative="1">
      <w:start w:val="1"/>
      <w:numFmt w:val="decimal"/>
      <w:lvlText w:val="%4."/>
      <w:lvlJc w:val="left"/>
      <w:pPr>
        <w:tabs>
          <w:tab w:val="num" w:pos="2520"/>
        </w:tabs>
        <w:ind w:left="2520" w:hanging="360"/>
      </w:pPr>
      <w:rPr>
        <w:rFonts w:cs="Times New Roman"/>
      </w:rPr>
    </w:lvl>
    <w:lvl w:ilvl="4" w:tplc="04090019" w:tentative="1">
      <w:start w:val="1"/>
      <w:numFmt w:val="lowerLetter"/>
      <w:lvlText w:val="%5."/>
      <w:lvlJc w:val="left"/>
      <w:pPr>
        <w:tabs>
          <w:tab w:val="num" w:pos="3240"/>
        </w:tabs>
        <w:ind w:left="3240" w:hanging="360"/>
      </w:pPr>
      <w:rPr>
        <w:rFonts w:cs="Times New Roman"/>
      </w:rPr>
    </w:lvl>
    <w:lvl w:ilvl="5" w:tplc="0409001B" w:tentative="1">
      <w:start w:val="1"/>
      <w:numFmt w:val="lowerRoman"/>
      <w:lvlText w:val="%6."/>
      <w:lvlJc w:val="right"/>
      <w:pPr>
        <w:tabs>
          <w:tab w:val="num" w:pos="3960"/>
        </w:tabs>
        <w:ind w:left="3960" w:hanging="180"/>
      </w:pPr>
      <w:rPr>
        <w:rFonts w:cs="Times New Roman"/>
      </w:rPr>
    </w:lvl>
    <w:lvl w:ilvl="6" w:tplc="0409000F" w:tentative="1">
      <w:start w:val="1"/>
      <w:numFmt w:val="decimal"/>
      <w:lvlText w:val="%7."/>
      <w:lvlJc w:val="left"/>
      <w:pPr>
        <w:tabs>
          <w:tab w:val="num" w:pos="4680"/>
        </w:tabs>
        <w:ind w:left="4680" w:hanging="360"/>
      </w:pPr>
      <w:rPr>
        <w:rFonts w:cs="Times New Roman"/>
      </w:rPr>
    </w:lvl>
    <w:lvl w:ilvl="7" w:tplc="04090019" w:tentative="1">
      <w:start w:val="1"/>
      <w:numFmt w:val="lowerLetter"/>
      <w:lvlText w:val="%8."/>
      <w:lvlJc w:val="left"/>
      <w:pPr>
        <w:tabs>
          <w:tab w:val="num" w:pos="5400"/>
        </w:tabs>
        <w:ind w:left="5400" w:hanging="360"/>
      </w:pPr>
      <w:rPr>
        <w:rFonts w:cs="Times New Roman"/>
      </w:rPr>
    </w:lvl>
    <w:lvl w:ilvl="8" w:tplc="0409001B" w:tentative="1">
      <w:start w:val="1"/>
      <w:numFmt w:val="lowerRoman"/>
      <w:lvlText w:val="%9."/>
      <w:lvlJc w:val="right"/>
      <w:pPr>
        <w:tabs>
          <w:tab w:val="num" w:pos="6120"/>
        </w:tabs>
        <w:ind w:left="6120" w:hanging="180"/>
      </w:pPr>
      <w:rPr>
        <w:rFonts w:cs="Times New Roman"/>
      </w:rPr>
    </w:lvl>
  </w:abstractNum>
  <w:abstractNum w:abstractNumId="21">
    <w:nsid w:val="78DF4353"/>
    <w:multiLevelType w:val="hybridMultilevel"/>
    <w:tmpl w:val="7624B73E"/>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num w:numId="1">
    <w:abstractNumId w:val="1"/>
  </w:num>
  <w:num w:numId="2">
    <w:abstractNumId w:val="0"/>
  </w:num>
  <w:num w:numId="3">
    <w:abstractNumId w:val="1"/>
  </w:num>
  <w:num w:numId="4">
    <w:abstractNumId w:val="0"/>
  </w:num>
  <w:num w:numId="5">
    <w:abstractNumId w:val="1"/>
  </w:num>
  <w:num w:numId="6">
    <w:abstractNumId w:val="0"/>
  </w:num>
  <w:num w:numId="7">
    <w:abstractNumId w:val="0"/>
  </w:num>
  <w:num w:numId="8">
    <w:abstractNumId w:val="1"/>
  </w:num>
  <w:num w:numId="9">
    <w:abstractNumId w:val="0"/>
  </w:num>
  <w:num w:numId="10">
    <w:abstractNumId w:val="4"/>
  </w:num>
  <w:num w:numId="11">
    <w:abstractNumId w:val="20"/>
  </w:num>
  <w:num w:numId="12">
    <w:abstractNumId w:val="11"/>
  </w:num>
  <w:num w:numId="13">
    <w:abstractNumId w:val="8"/>
  </w:num>
  <w:num w:numId="14">
    <w:abstractNumId w:val="14"/>
  </w:num>
  <w:num w:numId="15">
    <w:abstractNumId w:val="16"/>
  </w:num>
  <w:num w:numId="16">
    <w:abstractNumId w:val="18"/>
  </w:num>
  <w:num w:numId="17">
    <w:abstractNumId w:val="6"/>
  </w:num>
  <w:num w:numId="18">
    <w:abstractNumId w:val="5"/>
  </w:num>
  <w:num w:numId="19">
    <w:abstractNumId w:val="21"/>
  </w:num>
  <w:num w:numId="20">
    <w:abstractNumId w:val="13"/>
  </w:num>
  <w:num w:numId="21">
    <w:abstractNumId w:val="10"/>
  </w:num>
  <w:num w:numId="22">
    <w:abstractNumId w:val="19"/>
  </w:num>
  <w:num w:numId="23">
    <w:abstractNumId w:val="7"/>
  </w:num>
  <w:num w:numId="24">
    <w:abstractNumId w:val="12"/>
  </w:num>
  <w:num w:numId="25">
    <w:abstractNumId w:val="15"/>
  </w:num>
  <w:num w:numId="26">
    <w:abstractNumId w:val="2"/>
  </w:num>
  <w:num w:numId="27">
    <w:abstractNumId w:val="3"/>
  </w:num>
  <w:num w:numId="28">
    <w:abstractNumId w:val="17"/>
  </w:num>
  <w:num w:numId="29">
    <w:abstractNumId w:val="9"/>
  </w:num>
  <w:num w:numId="30">
    <w:abstractNumId w:val="8"/>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27"/>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59"/>
    <o:shapelayout v:ext="edit">
      <o:idmap v:ext="edit" data="2"/>
    </o:shapelayout>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77B2F"/>
    <w:rsid w:val="0000317B"/>
    <w:rsid w:val="00003602"/>
    <w:rsid w:val="0000541A"/>
    <w:rsid w:val="00013858"/>
    <w:rsid w:val="00023ECE"/>
    <w:rsid w:val="00032684"/>
    <w:rsid w:val="000367BC"/>
    <w:rsid w:val="00047BB3"/>
    <w:rsid w:val="00056B9D"/>
    <w:rsid w:val="00081774"/>
    <w:rsid w:val="000B05C9"/>
    <w:rsid w:val="000C5AC9"/>
    <w:rsid w:val="000D0C88"/>
    <w:rsid w:val="000D1CB5"/>
    <w:rsid w:val="000D53CE"/>
    <w:rsid w:val="000E084F"/>
    <w:rsid w:val="000F3C9E"/>
    <w:rsid w:val="000F6313"/>
    <w:rsid w:val="000F7557"/>
    <w:rsid w:val="001046D3"/>
    <w:rsid w:val="00107CC3"/>
    <w:rsid w:val="00122B26"/>
    <w:rsid w:val="001531F1"/>
    <w:rsid w:val="00157308"/>
    <w:rsid w:val="00163079"/>
    <w:rsid w:val="0016315C"/>
    <w:rsid w:val="00165FD3"/>
    <w:rsid w:val="00170A61"/>
    <w:rsid w:val="00171BD5"/>
    <w:rsid w:val="00172D21"/>
    <w:rsid w:val="00173043"/>
    <w:rsid w:val="00177998"/>
    <w:rsid w:val="00180662"/>
    <w:rsid w:val="00181B3E"/>
    <w:rsid w:val="001835DF"/>
    <w:rsid w:val="0019189F"/>
    <w:rsid w:val="0019536D"/>
    <w:rsid w:val="00197CD7"/>
    <w:rsid w:val="001A5445"/>
    <w:rsid w:val="001A794A"/>
    <w:rsid w:val="001B0B2D"/>
    <w:rsid w:val="001B14D6"/>
    <w:rsid w:val="001B28DE"/>
    <w:rsid w:val="001B4FCA"/>
    <w:rsid w:val="001B6B55"/>
    <w:rsid w:val="001B7920"/>
    <w:rsid w:val="001C4084"/>
    <w:rsid w:val="001D4EC1"/>
    <w:rsid w:val="001F1EB8"/>
    <w:rsid w:val="00201E75"/>
    <w:rsid w:val="00213A94"/>
    <w:rsid w:val="00217730"/>
    <w:rsid w:val="0022167C"/>
    <w:rsid w:val="00223EF9"/>
    <w:rsid w:val="00231102"/>
    <w:rsid w:val="00231CFA"/>
    <w:rsid w:val="0023488A"/>
    <w:rsid w:val="002356BE"/>
    <w:rsid w:val="002478EC"/>
    <w:rsid w:val="0025389B"/>
    <w:rsid w:val="00257FFB"/>
    <w:rsid w:val="0026720C"/>
    <w:rsid w:val="0027204B"/>
    <w:rsid w:val="00282299"/>
    <w:rsid w:val="0029155F"/>
    <w:rsid w:val="002A6FF6"/>
    <w:rsid w:val="002B356F"/>
    <w:rsid w:val="002B4718"/>
    <w:rsid w:val="002B5597"/>
    <w:rsid w:val="002B78D5"/>
    <w:rsid w:val="002C1AD1"/>
    <w:rsid w:val="002C7854"/>
    <w:rsid w:val="002D43DB"/>
    <w:rsid w:val="002D4ABD"/>
    <w:rsid w:val="002D72F5"/>
    <w:rsid w:val="002E1B82"/>
    <w:rsid w:val="002E227D"/>
    <w:rsid w:val="002E299F"/>
    <w:rsid w:val="00305DBA"/>
    <w:rsid w:val="0031464C"/>
    <w:rsid w:val="003166AF"/>
    <w:rsid w:val="00317238"/>
    <w:rsid w:val="003218FD"/>
    <w:rsid w:val="00354879"/>
    <w:rsid w:val="00355249"/>
    <w:rsid w:val="00363C21"/>
    <w:rsid w:val="00380211"/>
    <w:rsid w:val="00381466"/>
    <w:rsid w:val="00382CD6"/>
    <w:rsid w:val="00383972"/>
    <w:rsid w:val="003C1E23"/>
    <w:rsid w:val="003C2745"/>
    <w:rsid w:val="003C4EEA"/>
    <w:rsid w:val="003C5860"/>
    <w:rsid w:val="003D03C9"/>
    <w:rsid w:val="003E01B1"/>
    <w:rsid w:val="003E21BB"/>
    <w:rsid w:val="003E419E"/>
    <w:rsid w:val="003E71E0"/>
    <w:rsid w:val="003F00EC"/>
    <w:rsid w:val="003F0913"/>
    <w:rsid w:val="003F23E6"/>
    <w:rsid w:val="003F398B"/>
    <w:rsid w:val="00400BDB"/>
    <w:rsid w:val="00410903"/>
    <w:rsid w:val="0041739F"/>
    <w:rsid w:val="00421E7D"/>
    <w:rsid w:val="0042272B"/>
    <w:rsid w:val="00425C89"/>
    <w:rsid w:val="00427DFA"/>
    <w:rsid w:val="004348D8"/>
    <w:rsid w:val="00442416"/>
    <w:rsid w:val="00457345"/>
    <w:rsid w:val="00467478"/>
    <w:rsid w:val="004713DE"/>
    <w:rsid w:val="0047600B"/>
    <w:rsid w:val="004803D4"/>
    <w:rsid w:val="00497DDD"/>
    <w:rsid w:val="004B1299"/>
    <w:rsid w:val="004B7D05"/>
    <w:rsid w:val="004C1142"/>
    <w:rsid w:val="004C4607"/>
    <w:rsid w:val="004C4B9D"/>
    <w:rsid w:val="004C6C23"/>
    <w:rsid w:val="004D24AC"/>
    <w:rsid w:val="004F3D50"/>
    <w:rsid w:val="004F4690"/>
    <w:rsid w:val="004F524D"/>
    <w:rsid w:val="00503342"/>
    <w:rsid w:val="00504E76"/>
    <w:rsid w:val="00510C65"/>
    <w:rsid w:val="00512712"/>
    <w:rsid w:val="005148D6"/>
    <w:rsid w:val="005202AD"/>
    <w:rsid w:val="0052113E"/>
    <w:rsid w:val="005227DA"/>
    <w:rsid w:val="005305A0"/>
    <w:rsid w:val="00531324"/>
    <w:rsid w:val="0053362D"/>
    <w:rsid w:val="00550391"/>
    <w:rsid w:val="00553651"/>
    <w:rsid w:val="005608BB"/>
    <w:rsid w:val="005617C5"/>
    <w:rsid w:val="00566D9F"/>
    <w:rsid w:val="005700F0"/>
    <w:rsid w:val="00570FEA"/>
    <w:rsid w:val="005774A9"/>
    <w:rsid w:val="00583C81"/>
    <w:rsid w:val="00585B39"/>
    <w:rsid w:val="00595EC9"/>
    <w:rsid w:val="005B48AA"/>
    <w:rsid w:val="005C0059"/>
    <w:rsid w:val="005D0B40"/>
    <w:rsid w:val="005E19CD"/>
    <w:rsid w:val="005E1C15"/>
    <w:rsid w:val="005E6CD9"/>
    <w:rsid w:val="005F1465"/>
    <w:rsid w:val="005F4748"/>
    <w:rsid w:val="0060297D"/>
    <w:rsid w:val="006045D5"/>
    <w:rsid w:val="006106FC"/>
    <w:rsid w:val="006124DF"/>
    <w:rsid w:val="00621003"/>
    <w:rsid w:val="00627260"/>
    <w:rsid w:val="00630960"/>
    <w:rsid w:val="00642F49"/>
    <w:rsid w:val="00657706"/>
    <w:rsid w:val="006614CE"/>
    <w:rsid w:val="0066585C"/>
    <w:rsid w:val="006803FF"/>
    <w:rsid w:val="00681DC7"/>
    <w:rsid w:val="00685389"/>
    <w:rsid w:val="00685469"/>
    <w:rsid w:val="00691FA3"/>
    <w:rsid w:val="00693159"/>
    <w:rsid w:val="006950F5"/>
    <w:rsid w:val="00695A25"/>
    <w:rsid w:val="006A1891"/>
    <w:rsid w:val="006A545B"/>
    <w:rsid w:val="006B7ACC"/>
    <w:rsid w:val="006B7E71"/>
    <w:rsid w:val="006C20D7"/>
    <w:rsid w:val="006C5CC0"/>
    <w:rsid w:val="006D1864"/>
    <w:rsid w:val="006D3965"/>
    <w:rsid w:val="006E37A9"/>
    <w:rsid w:val="006F2A18"/>
    <w:rsid w:val="0070083F"/>
    <w:rsid w:val="00703E08"/>
    <w:rsid w:val="00711F2E"/>
    <w:rsid w:val="00715475"/>
    <w:rsid w:val="00733ECB"/>
    <w:rsid w:val="00735772"/>
    <w:rsid w:val="00736265"/>
    <w:rsid w:val="007502EE"/>
    <w:rsid w:val="007517E4"/>
    <w:rsid w:val="00752910"/>
    <w:rsid w:val="00760262"/>
    <w:rsid w:val="007634DE"/>
    <w:rsid w:val="00767C38"/>
    <w:rsid w:val="007722D6"/>
    <w:rsid w:val="00773243"/>
    <w:rsid w:val="00775AFE"/>
    <w:rsid w:val="00776634"/>
    <w:rsid w:val="00776CB9"/>
    <w:rsid w:val="007770C5"/>
    <w:rsid w:val="00777B2F"/>
    <w:rsid w:val="00785C1B"/>
    <w:rsid w:val="00796556"/>
    <w:rsid w:val="007B7538"/>
    <w:rsid w:val="007B77D7"/>
    <w:rsid w:val="007C0F62"/>
    <w:rsid w:val="007E1CA9"/>
    <w:rsid w:val="007F0645"/>
    <w:rsid w:val="007F583F"/>
    <w:rsid w:val="0080000B"/>
    <w:rsid w:val="008027DE"/>
    <w:rsid w:val="008103E6"/>
    <w:rsid w:val="008433C6"/>
    <w:rsid w:val="00850A0C"/>
    <w:rsid w:val="00852CE5"/>
    <w:rsid w:val="008670D6"/>
    <w:rsid w:val="00867FF0"/>
    <w:rsid w:val="00871549"/>
    <w:rsid w:val="00871BD4"/>
    <w:rsid w:val="00885FDA"/>
    <w:rsid w:val="00886F2C"/>
    <w:rsid w:val="008955BB"/>
    <w:rsid w:val="008956DB"/>
    <w:rsid w:val="00897C24"/>
    <w:rsid w:val="008B0F77"/>
    <w:rsid w:val="008C070F"/>
    <w:rsid w:val="008D2E0C"/>
    <w:rsid w:val="008D38B9"/>
    <w:rsid w:val="008D7360"/>
    <w:rsid w:val="008E6C57"/>
    <w:rsid w:val="008F386E"/>
    <w:rsid w:val="00900AFB"/>
    <w:rsid w:val="0091667B"/>
    <w:rsid w:val="00921860"/>
    <w:rsid w:val="0092223B"/>
    <w:rsid w:val="0092258E"/>
    <w:rsid w:val="0092568A"/>
    <w:rsid w:val="00926692"/>
    <w:rsid w:val="009336D9"/>
    <w:rsid w:val="009351D2"/>
    <w:rsid w:val="00942418"/>
    <w:rsid w:val="0096073A"/>
    <w:rsid w:val="00960FA1"/>
    <w:rsid w:val="00976030"/>
    <w:rsid w:val="009762F6"/>
    <w:rsid w:val="009771A2"/>
    <w:rsid w:val="00984EF7"/>
    <w:rsid w:val="00985E04"/>
    <w:rsid w:val="009912E6"/>
    <w:rsid w:val="009924DA"/>
    <w:rsid w:val="00997081"/>
    <w:rsid w:val="009A237A"/>
    <w:rsid w:val="009A3C4E"/>
    <w:rsid w:val="009B5C22"/>
    <w:rsid w:val="009C63C9"/>
    <w:rsid w:val="009D00F5"/>
    <w:rsid w:val="009D4426"/>
    <w:rsid w:val="009E2C1C"/>
    <w:rsid w:val="009E535A"/>
    <w:rsid w:val="009F4793"/>
    <w:rsid w:val="00A041F9"/>
    <w:rsid w:val="00A066EB"/>
    <w:rsid w:val="00A07333"/>
    <w:rsid w:val="00A1063C"/>
    <w:rsid w:val="00A15AF1"/>
    <w:rsid w:val="00A16554"/>
    <w:rsid w:val="00A30EA0"/>
    <w:rsid w:val="00A36284"/>
    <w:rsid w:val="00A55A8D"/>
    <w:rsid w:val="00A57FA3"/>
    <w:rsid w:val="00A623A8"/>
    <w:rsid w:val="00A71449"/>
    <w:rsid w:val="00A83792"/>
    <w:rsid w:val="00A97500"/>
    <w:rsid w:val="00AA0537"/>
    <w:rsid w:val="00AA7D5B"/>
    <w:rsid w:val="00AC0CFA"/>
    <w:rsid w:val="00AC5861"/>
    <w:rsid w:val="00AD0E7D"/>
    <w:rsid w:val="00AD7AF0"/>
    <w:rsid w:val="00AE1F34"/>
    <w:rsid w:val="00AE2B46"/>
    <w:rsid w:val="00AE36FC"/>
    <w:rsid w:val="00AE4835"/>
    <w:rsid w:val="00AF4AE0"/>
    <w:rsid w:val="00B160DC"/>
    <w:rsid w:val="00B20F45"/>
    <w:rsid w:val="00B211D5"/>
    <w:rsid w:val="00B272DC"/>
    <w:rsid w:val="00B3574C"/>
    <w:rsid w:val="00B40977"/>
    <w:rsid w:val="00B44CBA"/>
    <w:rsid w:val="00B52123"/>
    <w:rsid w:val="00B549F3"/>
    <w:rsid w:val="00B62A8D"/>
    <w:rsid w:val="00B741FB"/>
    <w:rsid w:val="00B7609F"/>
    <w:rsid w:val="00B83C85"/>
    <w:rsid w:val="00B86E8A"/>
    <w:rsid w:val="00B94879"/>
    <w:rsid w:val="00BA47A4"/>
    <w:rsid w:val="00BA77C1"/>
    <w:rsid w:val="00BB1C9A"/>
    <w:rsid w:val="00BB4F4A"/>
    <w:rsid w:val="00BB73AE"/>
    <w:rsid w:val="00BC0866"/>
    <w:rsid w:val="00BC0CC6"/>
    <w:rsid w:val="00BC4160"/>
    <w:rsid w:val="00BC73F6"/>
    <w:rsid w:val="00BE101B"/>
    <w:rsid w:val="00BE1977"/>
    <w:rsid w:val="00BE61C6"/>
    <w:rsid w:val="00BE705B"/>
    <w:rsid w:val="00BE7226"/>
    <w:rsid w:val="00BE7BAF"/>
    <w:rsid w:val="00BF1ADA"/>
    <w:rsid w:val="00BF2620"/>
    <w:rsid w:val="00BF69B9"/>
    <w:rsid w:val="00C030E4"/>
    <w:rsid w:val="00C2000B"/>
    <w:rsid w:val="00C2071A"/>
    <w:rsid w:val="00C22D3A"/>
    <w:rsid w:val="00C26C77"/>
    <w:rsid w:val="00C30D3F"/>
    <w:rsid w:val="00C34ADC"/>
    <w:rsid w:val="00C41E97"/>
    <w:rsid w:val="00C45D3C"/>
    <w:rsid w:val="00C510EC"/>
    <w:rsid w:val="00C511E6"/>
    <w:rsid w:val="00C753A1"/>
    <w:rsid w:val="00C77D58"/>
    <w:rsid w:val="00C80E1A"/>
    <w:rsid w:val="00C82B7C"/>
    <w:rsid w:val="00C83E2B"/>
    <w:rsid w:val="00C84900"/>
    <w:rsid w:val="00CA2650"/>
    <w:rsid w:val="00CB305B"/>
    <w:rsid w:val="00CB4F4A"/>
    <w:rsid w:val="00CB7D40"/>
    <w:rsid w:val="00CC0F45"/>
    <w:rsid w:val="00CF6E33"/>
    <w:rsid w:val="00D144D7"/>
    <w:rsid w:val="00D278E2"/>
    <w:rsid w:val="00D35994"/>
    <w:rsid w:val="00D43810"/>
    <w:rsid w:val="00D606F9"/>
    <w:rsid w:val="00D71E52"/>
    <w:rsid w:val="00D71E8F"/>
    <w:rsid w:val="00D74324"/>
    <w:rsid w:val="00D76B04"/>
    <w:rsid w:val="00D77F0F"/>
    <w:rsid w:val="00D814DE"/>
    <w:rsid w:val="00D86638"/>
    <w:rsid w:val="00D94FB1"/>
    <w:rsid w:val="00D974B6"/>
    <w:rsid w:val="00DA49D4"/>
    <w:rsid w:val="00DB3BB6"/>
    <w:rsid w:val="00DD2C34"/>
    <w:rsid w:val="00DD4C67"/>
    <w:rsid w:val="00DE1AF7"/>
    <w:rsid w:val="00DF2091"/>
    <w:rsid w:val="00DF72AC"/>
    <w:rsid w:val="00E04990"/>
    <w:rsid w:val="00E103B3"/>
    <w:rsid w:val="00E1336F"/>
    <w:rsid w:val="00E136A4"/>
    <w:rsid w:val="00E2270F"/>
    <w:rsid w:val="00E26D88"/>
    <w:rsid w:val="00E320A8"/>
    <w:rsid w:val="00E32371"/>
    <w:rsid w:val="00E369CC"/>
    <w:rsid w:val="00E40FE0"/>
    <w:rsid w:val="00E50F7D"/>
    <w:rsid w:val="00E7096C"/>
    <w:rsid w:val="00E74533"/>
    <w:rsid w:val="00E817F3"/>
    <w:rsid w:val="00E87FCD"/>
    <w:rsid w:val="00E938AC"/>
    <w:rsid w:val="00EA01F0"/>
    <w:rsid w:val="00EA1A38"/>
    <w:rsid w:val="00EA5E99"/>
    <w:rsid w:val="00EA7549"/>
    <w:rsid w:val="00EB61D5"/>
    <w:rsid w:val="00EB7663"/>
    <w:rsid w:val="00EC187A"/>
    <w:rsid w:val="00EC2C94"/>
    <w:rsid w:val="00EC7325"/>
    <w:rsid w:val="00ED2EE9"/>
    <w:rsid w:val="00EF0AEF"/>
    <w:rsid w:val="00EF5BE6"/>
    <w:rsid w:val="00F06509"/>
    <w:rsid w:val="00F108EE"/>
    <w:rsid w:val="00F11DB2"/>
    <w:rsid w:val="00F12D07"/>
    <w:rsid w:val="00F16A47"/>
    <w:rsid w:val="00F20403"/>
    <w:rsid w:val="00F22EB6"/>
    <w:rsid w:val="00F26A6A"/>
    <w:rsid w:val="00F27E5D"/>
    <w:rsid w:val="00F325C0"/>
    <w:rsid w:val="00F35C04"/>
    <w:rsid w:val="00F502B3"/>
    <w:rsid w:val="00F543B8"/>
    <w:rsid w:val="00F576C1"/>
    <w:rsid w:val="00F62D88"/>
    <w:rsid w:val="00F7154F"/>
    <w:rsid w:val="00F75684"/>
    <w:rsid w:val="00F85124"/>
    <w:rsid w:val="00F9036A"/>
    <w:rsid w:val="00FA1A01"/>
    <w:rsid w:val="00FA24F0"/>
    <w:rsid w:val="00FB5664"/>
    <w:rsid w:val="00FC1332"/>
    <w:rsid w:val="00FC2080"/>
    <w:rsid w:val="00FC28F3"/>
    <w:rsid w:val="00FC4B01"/>
    <w:rsid w:val="00FD05D0"/>
    <w:rsid w:val="00FD238C"/>
    <w:rsid w:val="00FD549A"/>
    <w:rsid w:val="00FE02FA"/>
    <w:rsid w:val="00FE36E7"/>
    <w:rsid w:val="00FE415B"/>
    <w:rsid w:val="00FF1DAF"/>
    <w:rsid w:val="00FF62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State"/>
  <w:smartTagType w:namespaceuri="urn:schemas-microsoft-com:office:smarttags" w:name="place"/>
  <w:shapeDefaults>
    <o:shapedefaults v:ext="edit" spidmax="2059"/>
    <o:shapelayout v:ext="edit">
      <o:idmap v:ext="edit" data="1"/>
    </o:shapelayout>
  </w:shapeDefaults>
  <w:decimalSymbol w:val="."/>
  <w:listSeparator w:val=","/>
  <w14:docId w14:val="7E9609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nhideWhenUsed="0" w:qFormat="1"/>
    <w:lsdException w:name="heading 2" w:locked="1" w:semiHidden="0" w:unhideWhenUsed="0" w:qFormat="1"/>
    <w:lsdException w:name="heading 3" w:locked="1" w:semiHidden="0" w:unhideWhenUsed="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footer" w:locked="1" w:semiHidden="0" w:unhideWhenUsed="0"/>
    <w:lsdException w:name="caption" w:locked="1" w:uiPriority="0" w:qFormat="1"/>
    <w:lsdException w:name="Title" w:locked="1" w:semiHidden="0" w:uiPriority="0" w:unhideWhenUsed="0" w:qFormat="1"/>
    <w:lsdException w:name="Default Paragraph Font" w:locked="1" w:semiHidden="0" w:uiPriority="1" w:unhideWhenUsed="0"/>
    <w:lsdException w:name="Subtitle" w:locked="1" w:semiHidden="0" w:uiPriority="0" w:unhideWhenUsed="0" w:qFormat="1"/>
    <w:lsdException w:name="Strong" w:locked="1" w:semiHidden="0" w:uiPriority="0" w:unhideWhenUsed="0" w:qFormat="1"/>
    <w:lsdException w:name="Emphasis" w:locked="1" w:semiHidden="0" w:unhideWhenUsed="0" w:qFormat="1"/>
    <w:lsdException w:name="No List" w:locked="1" w:semiHidden="0" w:unhideWhenUsed="0"/>
    <w:lsdException w:name="Table Grid" w:locked="1"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762F6"/>
    <w:rPr>
      <w:sz w:val="20"/>
      <w:szCs w:val="20"/>
    </w:rPr>
  </w:style>
  <w:style w:type="paragraph" w:styleId="Heading1">
    <w:name w:val="heading 1"/>
    <w:basedOn w:val="Normal"/>
    <w:next w:val="Normal"/>
    <w:link w:val="Heading1Char"/>
    <w:uiPriority w:val="99"/>
    <w:qFormat/>
    <w:rsid w:val="00777B2F"/>
    <w:pPr>
      <w:keepNext/>
      <w:outlineLvl w:val="0"/>
    </w:pPr>
    <w:rPr>
      <w:b/>
      <w:sz w:val="30"/>
    </w:rPr>
  </w:style>
  <w:style w:type="paragraph" w:styleId="Heading2">
    <w:name w:val="heading 2"/>
    <w:aliases w:val="h2,h21,h22"/>
    <w:basedOn w:val="Normal"/>
    <w:next w:val="Normal"/>
    <w:link w:val="Heading2Char"/>
    <w:uiPriority w:val="99"/>
    <w:qFormat/>
    <w:rsid w:val="00CA2650"/>
    <w:pPr>
      <w:keepNext/>
      <w:numPr>
        <w:ilvl w:val="1"/>
        <w:numId w:val="1"/>
      </w:numPr>
      <w:pBdr>
        <w:top w:val="single" w:sz="4" w:space="1" w:color="auto"/>
      </w:pBdr>
      <w:tabs>
        <w:tab w:val="clear" w:pos="1800"/>
        <w:tab w:val="num" w:pos="-2606"/>
      </w:tabs>
      <w:spacing w:before="720"/>
      <w:ind w:left="-3326" w:firstLine="0"/>
      <w:outlineLvl w:val="1"/>
    </w:pPr>
    <w:rPr>
      <w:rFonts w:ascii="Arial" w:hAnsi="Arial"/>
      <w:b/>
      <w:i/>
      <w:sz w:val="22"/>
    </w:rPr>
  </w:style>
  <w:style w:type="paragraph" w:styleId="Heading3">
    <w:name w:val="heading 3"/>
    <w:aliases w:val="h3,h31,h32"/>
    <w:basedOn w:val="Normal"/>
    <w:next w:val="Normal"/>
    <w:link w:val="Heading3Char"/>
    <w:uiPriority w:val="99"/>
    <w:qFormat/>
    <w:rsid w:val="00CA2650"/>
    <w:pPr>
      <w:keepNext/>
      <w:numPr>
        <w:ilvl w:val="2"/>
        <w:numId w:val="2"/>
      </w:numPr>
      <w:tabs>
        <w:tab w:val="left" w:pos="-2600"/>
      </w:tabs>
      <w:spacing w:before="480"/>
      <w:ind w:left="0" w:firstLine="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510C65"/>
    <w:rPr>
      <w:rFonts w:cs="Times New Roman"/>
      <w:b/>
      <w:sz w:val="30"/>
    </w:rPr>
  </w:style>
  <w:style w:type="character" w:customStyle="1" w:styleId="Heading2Char">
    <w:name w:val="Heading 2 Char"/>
    <w:aliases w:val="h2 Char,h21 Char,h22 Char"/>
    <w:basedOn w:val="DefaultParagraphFont"/>
    <w:link w:val="Heading2"/>
    <w:uiPriority w:val="99"/>
    <w:semiHidden/>
    <w:locked/>
    <w:rsid w:val="0025389B"/>
    <w:rPr>
      <w:rFonts w:ascii="Arial" w:hAnsi="Arial" w:cs="Times New Roman"/>
      <w:b/>
      <w:i/>
      <w:sz w:val="22"/>
      <w:lang w:val="en-US" w:eastAsia="en-US" w:bidi="ar-SA"/>
    </w:rPr>
  </w:style>
  <w:style w:type="character" w:customStyle="1" w:styleId="Heading3Char">
    <w:name w:val="Heading 3 Char"/>
    <w:aliases w:val="h3 Char,h31 Char,h32 Char"/>
    <w:basedOn w:val="DefaultParagraphFont"/>
    <w:link w:val="Heading3"/>
    <w:uiPriority w:val="99"/>
    <w:locked/>
    <w:rsid w:val="00510C65"/>
    <w:rPr>
      <w:rFonts w:ascii="Arial Black" w:hAnsi="Arial Black" w:cs="Times New Roman"/>
      <w:sz w:val="22"/>
      <w:lang w:val="en-US" w:eastAsia="en-US" w:bidi="ar-SA"/>
    </w:rPr>
  </w:style>
  <w:style w:type="paragraph" w:customStyle="1" w:styleId="Style2">
    <w:name w:val="Style2"/>
    <w:basedOn w:val="Normal"/>
    <w:uiPriority w:val="99"/>
    <w:rsid w:val="00510C65"/>
    <w:pPr>
      <w:spacing w:before="120"/>
    </w:pPr>
  </w:style>
  <w:style w:type="paragraph" w:customStyle="1" w:styleId="Style3">
    <w:name w:val="Style3"/>
    <w:basedOn w:val="Normal"/>
    <w:autoRedefine/>
    <w:uiPriority w:val="99"/>
    <w:rsid w:val="00510C65"/>
    <w:pPr>
      <w:spacing w:before="120"/>
    </w:pPr>
  </w:style>
  <w:style w:type="paragraph" w:customStyle="1" w:styleId="Style4">
    <w:name w:val="Style4"/>
    <w:basedOn w:val="Normal"/>
    <w:uiPriority w:val="99"/>
    <w:rsid w:val="00510C65"/>
    <w:pPr>
      <w:tabs>
        <w:tab w:val="num" w:pos="720"/>
      </w:tabs>
      <w:spacing w:before="120"/>
      <w:ind w:left="720" w:hanging="360"/>
    </w:pPr>
    <w:rPr>
      <w:sz w:val="22"/>
    </w:rPr>
  </w:style>
  <w:style w:type="paragraph" w:customStyle="1" w:styleId="Style5">
    <w:name w:val="Style5"/>
    <w:basedOn w:val="Normal"/>
    <w:autoRedefine/>
    <w:uiPriority w:val="99"/>
    <w:rsid w:val="00510C65"/>
    <w:pPr>
      <w:spacing w:before="120"/>
    </w:pPr>
    <w:rPr>
      <w:sz w:val="22"/>
    </w:rPr>
  </w:style>
  <w:style w:type="paragraph" w:customStyle="1" w:styleId="Style6">
    <w:name w:val="Style6"/>
    <w:basedOn w:val="Normal"/>
    <w:uiPriority w:val="99"/>
    <w:rsid w:val="00510C65"/>
    <w:pPr>
      <w:spacing w:before="120"/>
    </w:pPr>
    <w:rPr>
      <w:sz w:val="22"/>
      <w:szCs w:val="22"/>
    </w:rPr>
  </w:style>
  <w:style w:type="paragraph" w:customStyle="1" w:styleId="Style8">
    <w:name w:val="Style8"/>
    <w:basedOn w:val="Heading2"/>
    <w:uiPriority w:val="99"/>
    <w:rsid w:val="00510C65"/>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EB61D5"/>
    <w:pPr>
      <w:pBdr>
        <w:top w:val="single" w:sz="4" w:space="1" w:color="auto"/>
      </w:pBdr>
      <w:tabs>
        <w:tab w:val="center" w:pos="4320"/>
        <w:tab w:val="right" w:pos="10800"/>
      </w:tabs>
    </w:pPr>
    <w:rPr>
      <w:rFonts w:ascii="Calibri" w:hAnsi="Calibri"/>
    </w:rPr>
  </w:style>
  <w:style w:type="character" w:customStyle="1" w:styleId="FooterChar">
    <w:name w:val="Footer Char"/>
    <w:basedOn w:val="DefaultParagraphFont"/>
    <w:link w:val="Footer"/>
    <w:uiPriority w:val="99"/>
    <w:locked/>
    <w:rsid w:val="00EB61D5"/>
    <w:rPr>
      <w:rFonts w:ascii="Calibri" w:hAnsi="Calibri" w:cs="Times New Roman"/>
    </w:rPr>
  </w:style>
  <w:style w:type="paragraph" w:styleId="Index1">
    <w:name w:val="index 1"/>
    <w:basedOn w:val="Normal"/>
    <w:next w:val="Normal"/>
    <w:autoRedefine/>
    <w:uiPriority w:val="99"/>
    <w:semiHidden/>
    <w:rsid w:val="00777B2F"/>
    <w:pPr>
      <w:ind w:left="200" w:hanging="200"/>
    </w:pPr>
  </w:style>
  <w:style w:type="paragraph" w:styleId="IndexHeading">
    <w:name w:val="index heading"/>
    <w:basedOn w:val="Normal"/>
    <w:next w:val="Index1"/>
    <w:uiPriority w:val="99"/>
    <w:semiHidden/>
    <w:rsid w:val="00777B2F"/>
    <w:rPr>
      <w:rFonts w:ascii="Arial" w:hAnsi="Arial"/>
      <w:b/>
    </w:rPr>
  </w:style>
  <w:style w:type="paragraph" w:styleId="ListBullet5">
    <w:name w:val="List Bullet 5"/>
    <w:basedOn w:val="Normal"/>
    <w:autoRedefine/>
    <w:uiPriority w:val="99"/>
    <w:rsid w:val="00777B2F"/>
    <w:pPr>
      <w:tabs>
        <w:tab w:val="num" w:pos="1800"/>
      </w:tabs>
      <w:ind w:left="1800" w:hanging="360"/>
    </w:pPr>
  </w:style>
  <w:style w:type="paragraph" w:styleId="CommentText">
    <w:name w:val="annotation text"/>
    <w:basedOn w:val="Normal"/>
    <w:link w:val="CommentTextChar"/>
    <w:uiPriority w:val="99"/>
    <w:rsid w:val="00777B2F"/>
  </w:style>
  <w:style w:type="character" w:customStyle="1" w:styleId="CommentTextChar">
    <w:name w:val="Comment Text Char"/>
    <w:basedOn w:val="DefaultParagraphFont"/>
    <w:link w:val="CommentText"/>
    <w:uiPriority w:val="99"/>
    <w:locked/>
    <w:rsid w:val="00510C65"/>
    <w:rPr>
      <w:rFonts w:cs="Times New Roman"/>
    </w:rPr>
  </w:style>
  <w:style w:type="paragraph" w:styleId="CommentSubject">
    <w:name w:val="annotation subject"/>
    <w:basedOn w:val="CommentText"/>
    <w:next w:val="CommentText"/>
    <w:link w:val="CommentSubjectChar"/>
    <w:uiPriority w:val="99"/>
    <w:semiHidden/>
    <w:rsid w:val="00777B2F"/>
    <w:rPr>
      <w:b/>
      <w:bCs/>
    </w:rPr>
  </w:style>
  <w:style w:type="character" w:customStyle="1" w:styleId="CommentSubjectChar">
    <w:name w:val="Comment Subject Char"/>
    <w:basedOn w:val="CommentTextChar"/>
    <w:link w:val="CommentSubject"/>
    <w:uiPriority w:val="99"/>
    <w:semiHidden/>
    <w:locked/>
    <w:rsid w:val="0025389B"/>
    <w:rPr>
      <w:rFonts w:cs="Times New Roman"/>
      <w:b/>
      <w:bCs/>
      <w:sz w:val="20"/>
      <w:szCs w:val="20"/>
    </w:rPr>
  </w:style>
  <w:style w:type="paragraph" w:styleId="Header">
    <w:name w:val="header"/>
    <w:basedOn w:val="Normal"/>
    <w:link w:val="HeaderChar"/>
    <w:uiPriority w:val="99"/>
    <w:rsid w:val="00510C65"/>
    <w:pPr>
      <w:tabs>
        <w:tab w:val="center" w:pos="4320"/>
        <w:tab w:val="right" w:pos="8640"/>
      </w:tabs>
    </w:pPr>
  </w:style>
  <w:style w:type="character" w:customStyle="1" w:styleId="HeaderChar">
    <w:name w:val="Header Char"/>
    <w:basedOn w:val="DefaultParagraphFont"/>
    <w:link w:val="Header"/>
    <w:uiPriority w:val="99"/>
    <w:semiHidden/>
    <w:locked/>
    <w:rsid w:val="0025389B"/>
    <w:rPr>
      <w:rFonts w:cs="Times New Roman"/>
      <w:sz w:val="20"/>
      <w:szCs w:val="20"/>
    </w:rPr>
  </w:style>
  <w:style w:type="paragraph" w:styleId="FootnoteText">
    <w:name w:val="footnote text"/>
    <w:basedOn w:val="Normal"/>
    <w:link w:val="FootnoteTextChar"/>
    <w:uiPriority w:val="99"/>
    <w:semiHidden/>
    <w:rsid w:val="00510C65"/>
  </w:style>
  <w:style w:type="character" w:customStyle="1" w:styleId="FootnoteTextChar">
    <w:name w:val="Footnote Text Char"/>
    <w:basedOn w:val="DefaultParagraphFont"/>
    <w:link w:val="FootnoteText"/>
    <w:uiPriority w:val="99"/>
    <w:semiHidden/>
    <w:locked/>
    <w:rsid w:val="0025389B"/>
    <w:rPr>
      <w:rFonts w:cs="Times New Roman"/>
      <w:sz w:val="20"/>
      <w:szCs w:val="20"/>
    </w:rPr>
  </w:style>
  <w:style w:type="paragraph" w:styleId="ListNumber3">
    <w:name w:val="List Number 3"/>
    <w:basedOn w:val="Normal"/>
    <w:uiPriority w:val="99"/>
    <w:rsid w:val="00510C65"/>
    <w:pPr>
      <w:tabs>
        <w:tab w:val="num" w:pos="1080"/>
      </w:tabs>
      <w:ind w:left="1080" w:hanging="360"/>
    </w:pPr>
  </w:style>
  <w:style w:type="paragraph" w:customStyle="1" w:styleId="doublelineabove">
    <w:name w:val="double line above"/>
    <w:basedOn w:val="Normal"/>
    <w:uiPriority w:val="99"/>
    <w:rsid w:val="00510C65"/>
    <w:pPr>
      <w:pBdr>
        <w:top w:val="double" w:sz="4" w:space="1" w:color="auto"/>
      </w:pBdr>
      <w:tabs>
        <w:tab w:val="left" w:pos="360"/>
        <w:tab w:val="left" w:pos="3600"/>
        <w:tab w:val="left" w:pos="4680"/>
        <w:tab w:val="left" w:pos="5940"/>
        <w:tab w:val="left" w:pos="6930"/>
        <w:tab w:val="left" w:pos="8100"/>
        <w:tab w:val="left" w:pos="9090"/>
      </w:tabs>
    </w:pPr>
    <w:rPr>
      <w:b/>
    </w:rPr>
  </w:style>
  <w:style w:type="paragraph" w:customStyle="1" w:styleId="p2">
    <w:name w:val="p2"/>
    <w:basedOn w:val="Normal"/>
    <w:uiPriority w:val="99"/>
    <w:rsid w:val="00510C65"/>
    <w:pPr>
      <w:widowControl w:val="0"/>
      <w:tabs>
        <w:tab w:val="left" w:pos="357"/>
      </w:tabs>
      <w:spacing w:line="255" w:lineRule="atLeast"/>
      <w:ind w:left="1083" w:hanging="357"/>
    </w:pPr>
    <w:rPr>
      <w:sz w:val="24"/>
    </w:rPr>
  </w:style>
  <w:style w:type="paragraph" w:styleId="BlockText">
    <w:name w:val="Block Text"/>
    <w:basedOn w:val="Normal"/>
    <w:uiPriority w:val="99"/>
    <w:rsid w:val="00510C65"/>
    <w:pPr>
      <w:spacing w:after="120"/>
      <w:ind w:left="1440" w:right="1440"/>
    </w:pPr>
  </w:style>
  <w:style w:type="paragraph" w:styleId="BalloonText">
    <w:name w:val="Balloon Text"/>
    <w:basedOn w:val="Normal"/>
    <w:link w:val="BalloonTextChar"/>
    <w:uiPriority w:val="99"/>
    <w:semiHidden/>
    <w:rsid w:val="00510C65"/>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25389B"/>
    <w:rPr>
      <w:rFonts w:cs="Times New Roman"/>
      <w:sz w:val="2"/>
    </w:rPr>
  </w:style>
  <w:style w:type="character" w:styleId="CommentReference">
    <w:name w:val="annotation reference"/>
    <w:basedOn w:val="DefaultParagraphFont"/>
    <w:uiPriority w:val="99"/>
    <w:rsid w:val="00510C65"/>
    <w:rPr>
      <w:rFonts w:cs="Times New Roman"/>
      <w:sz w:val="16"/>
    </w:rPr>
  </w:style>
  <w:style w:type="table" w:styleId="TableGrid">
    <w:name w:val="Table Grid"/>
    <w:basedOn w:val="TableNormal"/>
    <w:uiPriority w:val="99"/>
    <w:rsid w:val="00510C65"/>
    <w:rPr>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uiPriority w:val="99"/>
    <w:qFormat/>
    <w:rsid w:val="00510C65"/>
    <w:rPr>
      <w:rFonts w:cs="Times New Roman"/>
      <w:i/>
    </w:rPr>
  </w:style>
  <w:style w:type="paragraph" w:customStyle="1" w:styleId="DarkList-Accent31">
    <w:name w:val="Dark List - Accent 31"/>
    <w:hidden/>
    <w:uiPriority w:val="99"/>
    <w:semiHidden/>
    <w:rsid w:val="00510C65"/>
    <w:rPr>
      <w:sz w:val="20"/>
      <w:szCs w:val="20"/>
    </w:rPr>
  </w:style>
  <w:style w:type="paragraph" w:customStyle="1" w:styleId="ColorfulShading-Accent31">
    <w:name w:val="Colorful Shading - Accent 31"/>
    <w:basedOn w:val="Normal"/>
    <w:uiPriority w:val="99"/>
    <w:rsid w:val="00510C65"/>
    <w:pPr>
      <w:ind w:left="720"/>
      <w:contextualSpacing/>
    </w:pPr>
  </w:style>
  <w:style w:type="paragraph" w:customStyle="1" w:styleId="NormalBullet">
    <w:name w:val="Normal Bullet"/>
    <w:basedOn w:val="Normal"/>
    <w:uiPriority w:val="99"/>
    <w:rsid w:val="00510C65"/>
    <w:pPr>
      <w:tabs>
        <w:tab w:val="num" w:pos="360"/>
      </w:tabs>
      <w:spacing w:before="120"/>
      <w:ind w:left="360" w:hanging="360"/>
    </w:pPr>
    <w:rPr>
      <w:rFonts w:ascii="Arial" w:hAnsi="Arial"/>
    </w:rPr>
  </w:style>
  <w:style w:type="paragraph" w:customStyle="1" w:styleId="ColorfulShading-Accent11">
    <w:name w:val="Colorful Shading - Accent 11"/>
    <w:hidden/>
    <w:uiPriority w:val="99"/>
    <w:rsid w:val="00510C65"/>
    <w:rPr>
      <w:sz w:val="20"/>
      <w:szCs w:val="20"/>
    </w:rPr>
  </w:style>
  <w:style w:type="paragraph" w:styleId="Revision">
    <w:name w:val="Revision"/>
    <w:hidden/>
    <w:uiPriority w:val="99"/>
    <w:rsid w:val="00685389"/>
    <w:rPr>
      <w:sz w:val="20"/>
      <w:szCs w:val="20"/>
    </w:rPr>
  </w:style>
  <w:style w:type="paragraph" w:styleId="ListParagraph">
    <w:name w:val="List Paragraph"/>
    <w:basedOn w:val="Normal"/>
    <w:uiPriority w:val="34"/>
    <w:qFormat/>
    <w:rsid w:val="00BE705B"/>
    <w:pPr>
      <w:ind w:left="720"/>
      <w:contextualSpacing/>
    </w:pPr>
  </w:style>
  <w:style w:type="paragraph" w:customStyle="1" w:styleId="Style7">
    <w:name w:val="Style7"/>
    <w:basedOn w:val="Footer"/>
    <w:link w:val="Style7Char"/>
    <w:uiPriority w:val="99"/>
    <w:rsid w:val="002D4ABD"/>
    <w:rPr>
      <w:b/>
      <w:i/>
    </w:rPr>
  </w:style>
  <w:style w:type="character" w:customStyle="1" w:styleId="Style7Char">
    <w:name w:val="Style7 Char"/>
    <w:basedOn w:val="FooterChar"/>
    <w:link w:val="Style7"/>
    <w:uiPriority w:val="99"/>
    <w:locked/>
    <w:rsid w:val="002D4ABD"/>
    <w:rPr>
      <w:rFonts w:ascii="Calibri" w:hAnsi="Calibri" w:cs="Times New Roman"/>
      <w:b/>
      <w:i/>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nhideWhenUsed="0" w:qFormat="1"/>
    <w:lsdException w:name="heading 2" w:locked="1" w:semiHidden="0" w:unhideWhenUsed="0" w:qFormat="1"/>
    <w:lsdException w:name="heading 3" w:locked="1" w:semiHidden="0" w:unhideWhenUsed="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footer" w:locked="1" w:semiHidden="0" w:unhideWhenUsed="0"/>
    <w:lsdException w:name="caption" w:locked="1" w:uiPriority="0" w:qFormat="1"/>
    <w:lsdException w:name="Title" w:locked="1" w:semiHidden="0" w:uiPriority="0" w:unhideWhenUsed="0" w:qFormat="1"/>
    <w:lsdException w:name="Default Paragraph Font" w:locked="1" w:semiHidden="0" w:uiPriority="1" w:unhideWhenUsed="0"/>
    <w:lsdException w:name="Subtitle" w:locked="1" w:semiHidden="0" w:uiPriority="0" w:unhideWhenUsed="0" w:qFormat="1"/>
    <w:lsdException w:name="Strong" w:locked="1" w:semiHidden="0" w:uiPriority="0" w:unhideWhenUsed="0" w:qFormat="1"/>
    <w:lsdException w:name="Emphasis" w:locked="1" w:semiHidden="0" w:unhideWhenUsed="0" w:qFormat="1"/>
    <w:lsdException w:name="No List" w:locked="1" w:semiHidden="0" w:unhideWhenUsed="0"/>
    <w:lsdException w:name="Table Grid" w:locked="1"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762F6"/>
    <w:rPr>
      <w:sz w:val="20"/>
      <w:szCs w:val="20"/>
    </w:rPr>
  </w:style>
  <w:style w:type="paragraph" w:styleId="Heading1">
    <w:name w:val="heading 1"/>
    <w:basedOn w:val="Normal"/>
    <w:next w:val="Normal"/>
    <w:link w:val="Heading1Char"/>
    <w:uiPriority w:val="99"/>
    <w:qFormat/>
    <w:rsid w:val="00777B2F"/>
    <w:pPr>
      <w:keepNext/>
      <w:outlineLvl w:val="0"/>
    </w:pPr>
    <w:rPr>
      <w:b/>
      <w:sz w:val="30"/>
    </w:rPr>
  </w:style>
  <w:style w:type="paragraph" w:styleId="Heading2">
    <w:name w:val="heading 2"/>
    <w:aliases w:val="h2,h21,h22"/>
    <w:basedOn w:val="Normal"/>
    <w:next w:val="Normal"/>
    <w:link w:val="Heading2Char"/>
    <w:uiPriority w:val="99"/>
    <w:qFormat/>
    <w:rsid w:val="00CA2650"/>
    <w:pPr>
      <w:keepNext/>
      <w:numPr>
        <w:ilvl w:val="1"/>
        <w:numId w:val="1"/>
      </w:numPr>
      <w:pBdr>
        <w:top w:val="single" w:sz="4" w:space="1" w:color="auto"/>
      </w:pBdr>
      <w:tabs>
        <w:tab w:val="clear" w:pos="1800"/>
        <w:tab w:val="num" w:pos="-2606"/>
      </w:tabs>
      <w:spacing w:before="720"/>
      <w:ind w:left="-3326" w:firstLine="0"/>
      <w:outlineLvl w:val="1"/>
    </w:pPr>
    <w:rPr>
      <w:rFonts w:ascii="Arial" w:hAnsi="Arial"/>
      <w:b/>
      <w:i/>
      <w:sz w:val="22"/>
    </w:rPr>
  </w:style>
  <w:style w:type="paragraph" w:styleId="Heading3">
    <w:name w:val="heading 3"/>
    <w:aliases w:val="h3,h31,h32"/>
    <w:basedOn w:val="Normal"/>
    <w:next w:val="Normal"/>
    <w:link w:val="Heading3Char"/>
    <w:uiPriority w:val="99"/>
    <w:qFormat/>
    <w:rsid w:val="00CA2650"/>
    <w:pPr>
      <w:keepNext/>
      <w:numPr>
        <w:ilvl w:val="2"/>
        <w:numId w:val="2"/>
      </w:numPr>
      <w:tabs>
        <w:tab w:val="left" w:pos="-2600"/>
      </w:tabs>
      <w:spacing w:before="480"/>
      <w:ind w:left="0" w:firstLine="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510C65"/>
    <w:rPr>
      <w:rFonts w:cs="Times New Roman"/>
      <w:b/>
      <w:sz w:val="30"/>
    </w:rPr>
  </w:style>
  <w:style w:type="character" w:customStyle="1" w:styleId="Heading2Char">
    <w:name w:val="Heading 2 Char"/>
    <w:aliases w:val="h2 Char,h21 Char,h22 Char"/>
    <w:basedOn w:val="DefaultParagraphFont"/>
    <w:link w:val="Heading2"/>
    <w:uiPriority w:val="99"/>
    <w:semiHidden/>
    <w:locked/>
    <w:rsid w:val="0025389B"/>
    <w:rPr>
      <w:rFonts w:ascii="Arial" w:hAnsi="Arial" w:cs="Times New Roman"/>
      <w:b/>
      <w:i/>
      <w:sz w:val="22"/>
      <w:lang w:val="en-US" w:eastAsia="en-US" w:bidi="ar-SA"/>
    </w:rPr>
  </w:style>
  <w:style w:type="character" w:customStyle="1" w:styleId="Heading3Char">
    <w:name w:val="Heading 3 Char"/>
    <w:aliases w:val="h3 Char,h31 Char,h32 Char"/>
    <w:basedOn w:val="DefaultParagraphFont"/>
    <w:link w:val="Heading3"/>
    <w:uiPriority w:val="99"/>
    <w:locked/>
    <w:rsid w:val="00510C65"/>
    <w:rPr>
      <w:rFonts w:ascii="Arial Black" w:hAnsi="Arial Black" w:cs="Times New Roman"/>
      <w:sz w:val="22"/>
      <w:lang w:val="en-US" w:eastAsia="en-US" w:bidi="ar-SA"/>
    </w:rPr>
  </w:style>
  <w:style w:type="paragraph" w:customStyle="1" w:styleId="Style2">
    <w:name w:val="Style2"/>
    <w:basedOn w:val="Normal"/>
    <w:uiPriority w:val="99"/>
    <w:rsid w:val="00510C65"/>
    <w:pPr>
      <w:spacing w:before="120"/>
    </w:pPr>
  </w:style>
  <w:style w:type="paragraph" w:customStyle="1" w:styleId="Style3">
    <w:name w:val="Style3"/>
    <w:basedOn w:val="Normal"/>
    <w:autoRedefine/>
    <w:uiPriority w:val="99"/>
    <w:rsid w:val="00510C65"/>
    <w:pPr>
      <w:spacing w:before="120"/>
    </w:pPr>
  </w:style>
  <w:style w:type="paragraph" w:customStyle="1" w:styleId="Style4">
    <w:name w:val="Style4"/>
    <w:basedOn w:val="Normal"/>
    <w:uiPriority w:val="99"/>
    <w:rsid w:val="00510C65"/>
    <w:pPr>
      <w:tabs>
        <w:tab w:val="num" w:pos="720"/>
      </w:tabs>
      <w:spacing w:before="120"/>
      <w:ind w:left="720" w:hanging="360"/>
    </w:pPr>
    <w:rPr>
      <w:sz w:val="22"/>
    </w:rPr>
  </w:style>
  <w:style w:type="paragraph" w:customStyle="1" w:styleId="Style5">
    <w:name w:val="Style5"/>
    <w:basedOn w:val="Normal"/>
    <w:autoRedefine/>
    <w:uiPriority w:val="99"/>
    <w:rsid w:val="00510C65"/>
    <w:pPr>
      <w:spacing w:before="120"/>
    </w:pPr>
    <w:rPr>
      <w:sz w:val="22"/>
    </w:rPr>
  </w:style>
  <w:style w:type="paragraph" w:customStyle="1" w:styleId="Style6">
    <w:name w:val="Style6"/>
    <w:basedOn w:val="Normal"/>
    <w:uiPriority w:val="99"/>
    <w:rsid w:val="00510C65"/>
    <w:pPr>
      <w:spacing w:before="120"/>
    </w:pPr>
    <w:rPr>
      <w:sz w:val="22"/>
      <w:szCs w:val="22"/>
    </w:rPr>
  </w:style>
  <w:style w:type="paragraph" w:customStyle="1" w:styleId="Style8">
    <w:name w:val="Style8"/>
    <w:basedOn w:val="Heading2"/>
    <w:uiPriority w:val="99"/>
    <w:rsid w:val="00510C65"/>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EB61D5"/>
    <w:pPr>
      <w:pBdr>
        <w:top w:val="single" w:sz="4" w:space="1" w:color="auto"/>
      </w:pBdr>
      <w:tabs>
        <w:tab w:val="center" w:pos="4320"/>
        <w:tab w:val="right" w:pos="10800"/>
      </w:tabs>
    </w:pPr>
    <w:rPr>
      <w:rFonts w:ascii="Calibri" w:hAnsi="Calibri"/>
    </w:rPr>
  </w:style>
  <w:style w:type="character" w:customStyle="1" w:styleId="FooterChar">
    <w:name w:val="Footer Char"/>
    <w:basedOn w:val="DefaultParagraphFont"/>
    <w:link w:val="Footer"/>
    <w:uiPriority w:val="99"/>
    <w:locked/>
    <w:rsid w:val="00EB61D5"/>
    <w:rPr>
      <w:rFonts w:ascii="Calibri" w:hAnsi="Calibri" w:cs="Times New Roman"/>
    </w:rPr>
  </w:style>
  <w:style w:type="paragraph" w:styleId="Index1">
    <w:name w:val="index 1"/>
    <w:basedOn w:val="Normal"/>
    <w:next w:val="Normal"/>
    <w:autoRedefine/>
    <w:uiPriority w:val="99"/>
    <w:semiHidden/>
    <w:rsid w:val="00777B2F"/>
    <w:pPr>
      <w:ind w:left="200" w:hanging="200"/>
    </w:pPr>
  </w:style>
  <w:style w:type="paragraph" w:styleId="IndexHeading">
    <w:name w:val="index heading"/>
    <w:basedOn w:val="Normal"/>
    <w:next w:val="Index1"/>
    <w:uiPriority w:val="99"/>
    <w:semiHidden/>
    <w:rsid w:val="00777B2F"/>
    <w:rPr>
      <w:rFonts w:ascii="Arial" w:hAnsi="Arial"/>
      <w:b/>
    </w:rPr>
  </w:style>
  <w:style w:type="paragraph" w:styleId="ListBullet5">
    <w:name w:val="List Bullet 5"/>
    <w:basedOn w:val="Normal"/>
    <w:autoRedefine/>
    <w:uiPriority w:val="99"/>
    <w:rsid w:val="00777B2F"/>
    <w:pPr>
      <w:tabs>
        <w:tab w:val="num" w:pos="1800"/>
      </w:tabs>
      <w:ind w:left="1800" w:hanging="360"/>
    </w:pPr>
  </w:style>
  <w:style w:type="paragraph" w:styleId="CommentText">
    <w:name w:val="annotation text"/>
    <w:basedOn w:val="Normal"/>
    <w:link w:val="CommentTextChar"/>
    <w:uiPriority w:val="99"/>
    <w:rsid w:val="00777B2F"/>
  </w:style>
  <w:style w:type="character" w:customStyle="1" w:styleId="CommentTextChar">
    <w:name w:val="Comment Text Char"/>
    <w:basedOn w:val="DefaultParagraphFont"/>
    <w:link w:val="CommentText"/>
    <w:uiPriority w:val="99"/>
    <w:locked/>
    <w:rsid w:val="00510C65"/>
    <w:rPr>
      <w:rFonts w:cs="Times New Roman"/>
    </w:rPr>
  </w:style>
  <w:style w:type="paragraph" w:styleId="CommentSubject">
    <w:name w:val="annotation subject"/>
    <w:basedOn w:val="CommentText"/>
    <w:next w:val="CommentText"/>
    <w:link w:val="CommentSubjectChar"/>
    <w:uiPriority w:val="99"/>
    <w:semiHidden/>
    <w:rsid w:val="00777B2F"/>
    <w:rPr>
      <w:b/>
      <w:bCs/>
    </w:rPr>
  </w:style>
  <w:style w:type="character" w:customStyle="1" w:styleId="CommentSubjectChar">
    <w:name w:val="Comment Subject Char"/>
    <w:basedOn w:val="CommentTextChar"/>
    <w:link w:val="CommentSubject"/>
    <w:uiPriority w:val="99"/>
    <w:semiHidden/>
    <w:locked/>
    <w:rsid w:val="0025389B"/>
    <w:rPr>
      <w:rFonts w:cs="Times New Roman"/>
      <w:b/>
      <w:bCs/>
      <w:sz w:val="20"/>
      <w:szCs w:val="20"/>
    </w:rPr>
  </w:style>
  <w:style w:type="paragraph" w:styleId="Header">
    <w:name w:val="header"/>
    <w:basedOn w:val="Normal"/>
    <w:link w:val="HeaderChar"/>
    <w:uiPriority w:val="99"/>
    <w:rsid w:val="00510C65"/>
    <w:pPr>
      <w:tabs>
        <w:tab w:val="center" w:pos="4320"/>
        <w:tab w:val="right" w:pos="8640"/>
      </w:tabs>
    </w:pPr>
  </w:style>
  <w:style w:type="character" w:customStyle="1" w:styleId="HeaderChar">
    <w:name w:val="Header Char"/>
    <w:basedOn w:val="DefaultParagraphFont"/>
    <w:link w:val="Header"/>
    <w:uiPriority w:val="99"/>
    <w:semiHidden/>
    <w:locked/>
    <w:rsid w:val="0025389B"/>
    <w:rPr>
      <w:rFonts w:cs="Times New Roman"/>
      <w:sz w:val="20"/>
      <w:szCs w:val="20"/>
    </w:rPr>
  </w:style>
  <w:style w:type="paragraph" w:styleId="FootnoteText">
    <w:name w:val="footnote text"/>
    <w:basedOn w:val="Normal"/>
    <w:link w:val="FootnoteTextChar"/>
    <w:uiPriority w:val="99"/>
    <w:semiHidden/>
    <w:rsid w:val="00510C65"/>
  </w:style>
  <w:style w:type="character" w:customStyle="1" w:styleId="FootnoteTextChar">
    <w:name w:val="Footnote Text Char"/>
    <w:basedOn w:val="DefaultParagraphFont"/>
    <w:link w:val="FootnoteText"/>
    <w:uiPriority w:val="99"/>
    <w:semiHidden/>
    <w:locked/>
    <w:rsid w:val="0025389B"/>
    <w:rPr>
      <w:rFonts w:cs="Times New Roman"/>
      <w:sz w:val="20"/>
      <w:szCs w:val="20"/>
    </w:rPr>
  </w:style>
  <w:style w:type="paragraph" w:styleId="ListNumber3">
    <w:name w:val="List Number 3"/>
    <w:basedOn w:val="Normal"/>
    <w:uiPriority w:val="99"/>
    <w:rsid w:val="00510C65"/>
    <w:pPr>
      <w:tabs>
        <w:tab w:val="num" w:pos="1080"/>
      </w:tabs>
      <w:ind w:left="1080" w:hanging="360"/>
    </w:pPr>
  </w:style>
  <w:style w:type="paragraph" w:customStyle="1" w:styleId="doublelineabove">
    <w:name w:val="double line above"/>
    <w:basedOn w:val="Normal"/>
    <w:uiPriority w:val="99"/>
    <w:rsid w:val="00510C65"/>
    <w:pPr>
      <w:pBdr>
        <w:top w:val="double" w:sz="4" w:space="1" w:color="auto"/>
      </w:pBdr>
      <w:tabs>
        <w:tab w:val="left" w:pos="360"/>
        <w:tab w:val="left" w:pos="3600"/>
        <w:tab w:val="left" w:pos="4680"/>
        <w:tab w:val="left" w:pos="5940"/>
        <w:tab w:val="left" w:pos="6930"/>
        <w:tab w:val="left" w:pos="8100"/>
        <w:tab w:val="left" w:pos="9090"/>
      </w:tabs>
    </w:pPr>
    <w:rPr>
      <w:b/>
    </w:rPr>
  </w:style>
  <w:style w:type="paragraph" w:customStyle="1" w:styleId="p2">
    <w:name w:val="p2"/>
    <w:basedOn w:val="Normal"/>
    <w:uiPriority w:val="99"/>
    <w:rsid w:val="00510C65"/>
    <w:pPr>
      <w:widowControl w:val="0"/>
      <w:tabs>
        <w:tab w:val="left" w:pos="357"/>
      </w:tabs>
      <w:spacing w:line="255" w:lineRule="atLeast"/>
      <w:ind w:left="1083" w:hanging="357"/>
    </w:pPr>
    <w:rPr>
      <w:sz w:val="24"/>
    </w:rPr>
  </w:style>
  <w:style w:type="paragraph" w:styleId="BlockText">
    <w:name w:val="Block Text"/>
    <w:basedOn w:val="Normal"/>
    <w:uiPriority w:val="99"/>
    <w:rsid w:val="00510C65"/>
    <w:pPr>
      <w:spacing w:after="120"/>
      <w:ind w:left="1440" w:right="1440"/>
    </w:pPr>
  </w:style>
  <w:style w:type="paragraph" w:styleId="BalloonText">
    <w:name w:val="Balloon Text"/>
    <w:basedOn w:val="Normal"/>
    <w:link w:val="BalloonTextChar"/>
    <w:uiPriority w:val="99"/>
    <w:semiHidden/>
    <w:rsid w:val="00510C65"/>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25389B"/>
    <w:rPr>
      <w:rFonts w:cs="Times New Roman"/>
      <w:sz w:val="2"/>
    </w:rPr>
  </w:style>
  <w:style w:type="character" w:styleId="CommentReference">
    <w:name w:val="annotation reference"/>
    <w:basedOn w:val="DefaultParagraphFont"/>
    <w:uiPriority w:val="99"/>
    <w:rsid w:val="00510C65"/>
    <w:rPr>
      <w:rFonts w:cs="Times New Roman"/>
      <w:sz w:val="16"/>
    </w:rPr>
  </w:style>
  <w:style w:type="table" w:styleId="TableGrid">
    <w:name w:val="Table Grid"/>
    <w:basedOn w:val="TableNormal"/>
    <w:uiPriority w:val="99"/>
    <w:rsid w:val="00510C65"/>
    <w:rPr>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uiPriority w:val="99"/>
    <w:qFormat/>
    <w:rsid w:val="00510C65"/>
    <w:rPr>
      <w:rFonts w:cs="Times New Roman"/>
      <w:i/>
    </w:rPr>
  </w:style>
  <w:style w:type="paragraph" w:customStyle="1" w:styleId="DarkList-Accent31">
    <w:name w:val="Dark List - Accent 31"/>
    <w:hidden/>
    <w:uiPriority w:val="99"/>
    <w:semiHidden/>
    <w:rsid w:val="00510C65"/>
    <w:rPr>
      <w:sz w:val="20"/>
      <w:szCs w:val="20"/>
    </w:rPr>
  </w:style>
  <w:style w:type="paragraph" w:customStyle="1" w:styleId="ColorfulShading-Accent31">
    <w:name w:val="Colorful Shading - Accent 31"/>
    <w:basedOn w:val="Normal"/>
    <w:uiPriority w:val="99"/>
    <w:rsid w:val="00510C65"/>
    <w:pPr>
      <w:ind w:left="720"/>
      <w:contextualSpacing/>
    </w:pPr>
  </w:style>
  <w:style w:type="paragraph" w:customStyle="1" w:styleId="NormalBullet">
    <w:name w:val="Normal Bullet"/>
    <w:basedOn w:val="Normal"/>
    <w:uiPriority w:val="99"/>
    <w:rsid w:val="00510C65"/>
    <w:pPr>
      <w:tabs>
        <w:tab w:val="num" w:pos="360"/>
      </w:tabs>
      <w:spacing w:before="120"/>
      <w:ind w:left="360" w:hanging="360"/>
    </w:pPr>
    <w:rPr>
      <w:rFonts w:ascii="Arial" w:hAnsi="Arial"/>
    </w:rPr>
  </w:style>
  <w:style w:type="paragraph" w:customStyle="1" w:styleId="ColorfulShading-Accent11">
    <w:name w:val="Colorful Shading - Accent 11"/>
    <w:hidden/>
    <w:uiPriority w:val="99"/>
    <w:rsid w:val="00510C65"/>
    <w:rPr>
      <w:sz w:val="20"/>
      <w:szCs w:val="20"/>
    </w:rPr>
  </w:style>
  <w:style w:type="paragraph" w:styleId="Revision">
    <w:name w:val="Revision"/>
    <w:hidden/>
    <w:uiPriority w:val="99"/>
    <w:rsid w:val="00685389"/>
    <w:rPr>
      <w:sz w:val="20"/>
      <w:szCs w:val="20"/>
    </w:rPr>
  </w:style>
  <w:style w:type="paragraph" w:styleId="ListParagraph">
    <w:name w:val="List Paragraph"/>
    <w:basedOn w:val="Normal"/>
    <w:uiPriority w:val="34"/>
    <w:qFormat/>
    <w:rsid w:val="00BE705B"/>
    <w:pPr>
      <w:ind w:left="720"/>
      <w:contextualSpacing/>
    </w:pPr>
  </w:style>
  <w:style w:type="paragraph" w:customStyle="1" w:styleId="Style7">
    <w:name w:val="Style7"/>
    <w:basedOn w:val="Footer"/>
    <w:link w:val="Style7Char"/>
    <w:uiPriority w:val="99"/>
    <w:rsid w:val="002D4ABD"/>
    <w:rPr>
      <w:b/>
      <w:i/>
    </w:rPr>
  </w:style>
  <w:style w:type="character" w:customStyle="1" w:styleId="Style7Char">
    <w:name w:val="Style7 Char"/>
    <w:basedOn w:val="FooterChar"/>
    <w:link w:val="Style7"/>
    <w:uiPriority w:val="99"/>
    <w:locked/>
    <w:rsid w:val="002D4ABD"/>
    <w:rPr>
      <w:rFonts w:ascii="Calibri" w:hAnsi="Calibri" w:cs="Times New Roman"/>
      <w:b/>
      <w: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97186337">
      <w:bodyDiv w:val="1"/>
      <w:marLeft w:val="0"/>
      <w:marRight w:val="0"/>
      <w:marTop w:val="0"/>
      <w:marBottom w:val="0"/>
      <w:divBdr>
        <w:top w:val="none" w:sz="0" w:space="0" w:color="auto"/>
        <w:left w:val="none" w:sz="0" w:space="0" w:color="auto"/>
        <w:bottom w:val="none" w:sz="0" w:space="0" w:color="auto"/>
        <w:right w:val="none" w:sz="0" w:space="0" w:color="auto"/>
      </w:divBdr>
    </w:div>
    <w:div w:id="529072431">
      <w:bodyDiv w:val="1"/>
      <w:marLeft w:val="0"/>
      <w:marRight w:val="0"/>
      <w:marTop w:val="0"/>
      <w:marBottom w:val="0"/>
      <w:divBdr>
        <w:top w:val="none" w:sz="0" w:space="0" w:color="auto"/>
        <w:left w:val="none" w:sz="0" w:space="0" w:color="auto"/>
        <w:bottom w:val="none" w:sz="0" w:space="0" w:color="auto"/>
        <w:right w:val="none" w:sz="0" w:space="0" w:color="auto"/>
      </w:divBdr>
    </w:div>
    <w:div w:id="764806638">
      <w:bodyDiv w:val="1"/>
      <w:marLeft w:val="0"/>
      <w:marRight w:val="0"/>
      <w:marTop w:val="0"/>
      <w:marBottom w:val="0"/>
      <w:divBdr>
        <w:top w:val="none" w:sz="0" w:space="0" w:color="auto"/>
        <w:left w:val="none" w:sz="0" w:space="0" w:color="auto"/>
        <w:bottom w:val="none" w:sz="0" w:space="0" w:color="auto"/>
        <w:right w:val="none" w:sz="0" w:space="0" w:color="auto"/>
      </w:divBdr>
    </w:div>
    <w:div w:id="1062412472">
      <w:bodyDiv w:val="1"/>
      <w:marLeft w:val="0"/>
      <w:marRight w:val="0"/>
      <w:marTop w:val="0"/>
      <w:marBottom w:val="0"/>
      <w:divBdr>
        <w:top w:val="none" w:sz="0" w:space="0" w:color="auto"/>
        <w:left w:val="none" w:sz="0" w:space="0" w:color="auto"/>
        <w:bottom w:val="none" w:sz="0" w:space="0" w:color="auto"/>
        <w:right w:val="none" w:sz="0" w:space="0" w:color="auto"/>
      </w:divBdr>
    </w:div>
    <w:div w:id="1888450728">
      <w:marLeft w:val="0"/>
      <w:marRight w:val="0"/>
      <w:marTop w:val="0"/>
      <w:marBottom w:val="0"/>
      <w:divBdr>
        <w:top w:val="none" w:sz="0" w:space="0" w:color="auto"/>
        <w:left w:val="none" w:sz="0" w:space="0" w:color="auto"/>
        <w:bottom w:val="none" w:sz="0" w:space="0" w:color="auto"/>
        <w:right w:val="none" w:sz="0" w:space="0" w:color="auto"/>
      </w:divBdr>
    </w:div>
    <w:div w:id="1888450729">
      <w:marLeft w:val="0"/>
      <w:marRight w:val="0"/>
      <w:marTop w:val="0"/>
      <w:marBottom w:val="0"/>
      <w:divBdr>
        <w:top w:val="none" w:sz="0" w:space="0" w:color="auto"/>
        <w:left w:val="none" w:sz="0" w:space="0" w:color="auto"/>
        <w:bottom w:val="none" w:sz="0" w:space="0" w:color="auto"/>
        <w:right w:val="none" w:sz="0" w:space="0" w:color="auto"/>
      </w:divBdr>
    </w:div>
    <w:div w:id="20613187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header" Target="header6.xml"/><Relationship Id="rId3" Type="http://schemas.openxmlformats.org/officeDocument/2006/relationships/styles" Target="styles.xml"/><Relationship Id="rId21" Type="http://schemas.openxmlformats.org/officeDocument/2006/relationships/header" Target="header9.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header" Target="header4.xml"/><Relationship Id="rId23"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header" Target="header7.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E661560-4C08-4900-B982-27399C87AB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9</Pages>
  <Words>3983</Words>
  <Characters>23841</Characters>
  <Application>Microsoft Office Word</Application>
  <DocSecurity>0</DocSecurity>
  <Lines>198</Lines>
  <Paragraphs>55</Paragraphs>
  <ScaleCrop>false</ScaleCrop>
  <HeadingPairs>
    <vt:vector size="2" baseType="variant">
      <vt:variant>
        <vt:lpstr>Title</vt:lpstr>
      </vt:variant>
      <vt:variant>
        <vt:i4>1</vt:i4>
      </vt:variant>
    </vt:vector>
  </HeadingPairs>
  <TitlesOfParts>
    <vt:vector size="1" baseType="lpstr">
      <vt:lpstr>Ventilation for Indoor Air Quality (IAQ):  All dwelling units shall meet the requirements of ANSI/ASHRAE standard 62</vt:lpstr>
    </vt:vector>
  </TitlesOfParts>
  <Company>California Energy Commission</Company>
  <LinksUpToDate>false</LinksUpToDate>
  <CharactersWithSpaces>27769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Ventilation for Indoor Air Quality (IAQ):  All dwelling units shall meet the requirements of ANSI/ASHRAE standard 62</dc:title>
  <dc:creator>tferris</dc:creator>
  <cp:lastModifiedBy>Shewmaker, Michael@Energy</cp:lastModifiedBy>
  <cp:revision>16</cp:revision>
  <cp:lastPrinted>2014-10-13T16:47:00Z</cp:lastPrinted>
  <dcterms:created xsi:type="dcterms:W3CDTF">2015-06-09T17:01:00Z</dcterms:created>
  <dcterms:modified xsi:type="dcterms:W3CDTF">2016-10-11T19:53:00Z</dcterms:modified>
</cp:coreProperties>
</file>