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581"/>
        <w:gridCol w:w="8797"/>
        <w:gridCol w:w="1451"/>
      </w:tblGrid>
      <w:tr w:rsidR="00A6106A" w:rsidRPr="002F3D13" w14:paraId="68F7E203" w14:textId="77777777" w:rsidTr="0052053E">
        <w:tc>
          <w:tcPr>
            <w:tcW w:w="9378" w:type="dxa"/>
            <w:gridSpan w:val="2"/>
          </w:tcPr>
          <w:p w14:paraId="55CDA65E" w14:textId="6D23F834" w:rsidR="00A6106A" w:rsidRDefault="00A6106A" w:rsidP="00265EB1">
            <w:pPr>
              <w:tabs>
                <w:tab w:val="left" w:pos="7920"/>
                <w:tab w:val="right" w:pos="10080"/>
              </w:tabs>
              <w:rPr>
                <w:rFonts w:asciiTheme="minorHAnsi" w:hAnsiTheme="minorHAnsi"/>
                <w:sz w:val="18"/>
                <w:szCs w:val="18"/>
              </w:rPr>
            </w:pPr>
            <w:r w:rsidRPr="002F3D13">
              <w:rPr>
                <w:rStyle w:val="Heading1Char"/>
                <w:rFonts w:asciiTheme="minorHAnsi" w:hAnsiTheme="minorHAnsi"/>
                <w:bCs/>
                <w:sz w:val="18"/>
                <w:szCs w:val="18"/>
              </w:rPr>
              <w:t>A.</w:t>
            </w:r>
            <w:r>
              <w:rPr>
                <w:rStyle w:val="Heading1Char"/>
                <w:rFonts w:asciiTheme="minorHAnsi" w:hAnsiTheme="minorHAnsi"/>
                <w:bCs/>
                <w:sz w:val="18"/>
                <w:szCs w:val="18"/>
              </w:rPr>
              <w:t xml:space="preserve"> </w:t>
            </w:r>
            <w:r w:rsidR="00E05746">
              <w:rPr>
                <w:rStyle w:val="Heading1Char"/>
                <w:rFonts w:asciiTheme="minorHAnsi" w:hAnsiTheme="minorHAnsi"/>
                <w:bCs/>
                <w:sz w:val="18"/>
                <w:szCs w:val="18"/>
              </w:rPr>
              <w:t>Installed Lighting and Controls</w:t>
            </w:r>
          </w:p>
          <w:p w14:paraId="4D7457B0" w14:textId="6E1F8637" w:rsidR="00A6106A" w:rsidRPr="00BC1205" w:rsidRDefault="00A6106A">
            <w:pPr>
              <w:tabs>
                <w:tab w:val="left" w:pos="7920"/>
                <w:tab w:val="right" w:pos="10080"/>
              </w:tabs>
              <w:rPr>
                <w:rStyle w:val="Heading1Char"/>
                <w:rFonts w:asciiTheme="minorHAnsi" w:hAnsiTheme="minorHAnsi"/>
                <w:b w:val="0"/>
                <w:sz w:val="18"/>
                <w:szCs w:val="18"/>
              </w:rPr>
            </w:pPr>
            <w:r w:rsidRPr="00BE26FD">
              <w:rPr>
                <w:rFonts w:asciiTheme="minorHAnsi" w:hAnsiTheme="minorHAnsi"/>
                <w:sz w:val="18"/>
                <w:szCs w:val="18"/>
              </w:rPr>
              <w:t>Select Yes or No according to whether your work on the project includes each of the following types of lighting and controls.</w:t>
            </w:r>
            <w:r>
              <w:rPr>
                <w:rFonts w:asciiTheme="minorHAnsi" w:hAnsiTheme="minorHAnsi"/>
                <w:sz w:val="18"/>
                <w:szCs w:val="18"/>
              </w:rPr>
              <w:t xml:space="preserve"> See Section B</w:t>
            </w:r>
            <w:r w:rsidR="00E9184B">
              <w:rPr>
                <w:rFonts w:asciiTheme="minorHAnsi" w:hAnsiTheme="minorHAnsi"/>
                <w:sz w:val="18"/>
                <w:szCs w:val="18"/>
              </w:rPr>
              <w:t>.</w:t>
            </w:r>
            <w:r>
              <w:rPr>
                <w:rFonts w:asciiTheme="minorHAnsi" w:hAnsiTheme="minorHAnsi"/>
                <w:sz w:val="18"/>
                <w:szCs w:val="18"/>
              </w:rPr>
              <w:t xml:space="preserve"> thru </w:t>
            </w:r>
            <w:r w:rsidR="0094604E">
              <w:rPr>
                <w:rFonts w:asciiTheme="minorHAnsi" w:hAnsiTheme="minorHAnsi"/>
                <w:sz w:val="18"/>
                <w:szCs w:val="18"/>
              </w:rPr>
              <w:t>N</w:t>
            </w:r>
            <w:r w:rsidR="00E9184B">
              <w:rPr>
                <w:rFonts w:asciiTheme="minorHAnsi" w:hAnsiTheme="minorHAnsi"/>
                <w:sz w:val="18"/>
                <w:szCs w:val="18"/>
              </w:rPr>
              <w:t>.</w:t>
            </w:r>
            <w:r>
              <w:rPr>
                <w:rFonts w:asciiTheme="minorHAnsi" w:hAnsiTheme="minorHAnsi"/>
                <w:sz w:val="18"/>
                <w:szCs w:val="18"/>
              </w:rPr>
              <w:t xml:space="preserve"> for applicable compliance requirements.</w:t>
            </w:r>
          </w:p>
        </w:tc>
        <w:tc>
          <w:tcPr>
            <w:tcW w:w="1451" w:type="dxa"/>
            <w:vAlign w:val="bottom"/>
          </w:tcPr>
          <w:p w14:paraId="0354D83A" w14:textId="77777777" w:rsidR="00A6106A" w:rsidRPr="002F3D13" w:rsidRDefault="00A6106A" w:rsidP="0052053E">
            <w:pPr>
              <w:tabs>
                <w:tab w:val="left" w:pos="7920"/>
                <w:tab w:val="right" w:pos="10080"/>
              </w:tabs>
              <w:jc w:val="center"/>
              <w:rPr>
                <w:rStyle w:val="Heading1Char"/>
                <w:rFonts w:asciiTheme="minorHAnsi" w:hAnsiTheme="minorHAnsi"/>
                <w:bCs/>
                <w:sz w:val="18"/>
                <w:szCs w:val="18"/>
              </w:rPr>
            </w:pPr>
            <w:r w:rsidRPr="002F3D13">
              <w:rPr>
                <w:rStyle w:val="Heading1Char"/>
                <w:rFonts w:asciiTheme="minorHAnsi" w:hAnsiTheme="minorHAnsi"/>
                <w:bCs/>
                <w:sz w:val="18"/>
                <w:szCs w:val="18"/>
              </w:rPr>
              <w:t>Y or N</w:t>
            </w:r>
          </w:p>
        </w:tc>
      </w:tr>
      <w:tr w:rsidR="00A6106A" w:rsidRPr="002F3D13" w14:paraId="263A175E" w14:textId="77777777" w:rsidTr="00C21866">
        <w:tc>
          <w:tcPr>
            <w:tcW w:w="581" w:type="dxa"/>
            <w:vAlign w:val="center"/>
          </w:tcPr>
          <w:p w14:paraId="08A68F19"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01</w:t>
            </w:r>
          </w:p>
        </w:tc>
        <w:tc>
          <w:tcPr>
            <w:tcW w:w="8797" w:type="dxa"/>
          </w:tcPr>
          <w:p w14:paraId="78CC5BD0" w14:textId="532AD8D4" w:rsidR="00A6106A"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High efficacy luminaires installed in any interior rooms.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B.</w:t>
            </w:r>
            <w:r w:rsidR="002D5D55">
              <w:rPr>
                <w:rStyle w:val="Heading1Char"/>
                <w:rFonts w:asciiTheme="minorHAnsi" w:hAnsiTheme="minorHAnsi"/>
                <w:b w:val="0"/>
                <w:bCs/>
                <w:sz w:val="18"/>
                <w:szCs w:val="18"/>
              </w:rPr>
              <w:t>)</w:t>
            </w:r>
          </w:p>
        </w:tc>
        <w:tc>
          <w:tcPr>
            <w:tcW w:w="1451" w:type="dxa"/>
          </w:tcPr>
          <w:p w14:paraId="52EB416F" w14:textId="77777777" w:rsidR="00A6106A" w:rsidRPr="002F3D13" w:rsidRDefault="00A6106A" w:rsidP="00265EB1">
            <w:pPr>
              <w:tabs>
                <w:tab w:val="left" w:pos="7920"/>
                <w:tab w:val="right" w:pos="10080"/>
              </w:tabs>
              <w:rPr>
                <w:rStyle w:val="Heading1Char"/>
                <w:rFonts w:asciiTheme="minorHAnsi" w:hAnsiTheme="minorHAnsi"/>
                <w:bCs/>
                <w:sz w:val="18"/>
                <w:szCs w:val="18"/>
              </w:rPr>
            </w:pPr>
          </w:p>
        </w:tc>
      </w:tr>
      <w:tr w:rsidR="00A6106A" w:rsidRPr="002F3D13" w14:paraId="410E8F22" w14:textId="77777777" w:rsidTr="00C21866">
        <w:tc>
          <w:tcPr>
            <w:tcW w:w="581" w:type="dxa"/>
            <w:vAlign w:val="center"/>
          </w:tcPr>
          <w:p w14:paraId="1D9F3509"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02</w:t>
            </w:r>
          </w:p>
        </w:tc>
        <w:tc>
          <w:tcPr>
            <w:tcW w:w="8797" w:type="dxa"/>
          </w:tcPr>
          <w:p w14:paraId="7FC26379" w14:textId="2EFE4C39" w:rsidR="00A6106A" w:rsidRPr="002F3D13"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JA8 compliant luminaires and controls installed in any interior rooms.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B.</w:t>
            </w:r>
            <w:r w:rsidR="002D5D55">
              <w:rPr>
                <w:rStyle w:val="Heading1Char"/>
                <w:rFonts w:asciiTheme="minorHAnsi" w:hAnsiTheme="minorHAnsi"/>
                <w:b w:val="0"/>
                <w:bCs/>
                <w:sz w:val="18"/>
                <w:szCs w:val="18"/>
              </w:rPr>
              <w:t>)</w:t>
            </w:r>
          </w:p>
        </w:tc>
        <w:tc>
          <w:tcPr>
            <w:tcW w:w="1451" w:type="dxa"/>
          </w:tcPr>
          <w:p w14:paraId="5F6F048D" w14:textId="77777777" w:rsidR="00A6106A" w:rsidRPr="002F3D13" w:rsidRDefault="00A6106A" w:rsidP="00265EB1">
            <w:pPr>
              <w:tabs>
                <w:tab w:val="left" w:pos="7920"/>
                <w:tab w:val="right" w:pos="10080"/>
              </w:tabs>
              <w:rPr>
                <w:rStyle w:val="Heading1Char"/>
                <w:rFonts w:asciiTheme="minorHAnsi" w:hAnsiTheme="minorHAnsi"/>
                <w:bCs/>
                <w:sz w:val="18"/>
                <w:szCs w:val="18"/>
              </w:rPr>
            </w:pPr>
          </w:p>
        </w:tc>
      </w:tr>
      <w:tr w:rsidR="00A6106A" w:rsidRPr="002F3D13" w14:paraId="0AB47CB2" w14:textId="77777777" w:rsidTr="00C21866">
        <w:tc>
          <w:tcPr>
            <w:tcW w:w="581" w:type="dxa"/>
            <w:vAlign w:val="center"/>
          </w:tcPr>
          <w:p w14:paraId="6695D321"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03</w:t>
            </w:r>
          </w:p>
        </w:tc>
        <w:tc>
          <w:tcPr>
            <w:tcW w:w="8797" w:type="dxa"/>
          </w:tcPr>
          <w:p w14:paraId="1CD199A5" w14:textId="773424A4" w:rsidR="00A6106A" w:rsidRPr="002F3D13"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R</w:t>
            </w:r>
            <w:r w:rsidRPr="002F3D13">
              <w:rPr>
                <w:rStyle w:val="Heading1Char"/>
                <w:rFonts w:asciiTheme="minorHAnsi" w:hAnsiTheme="minorHAnsi"/>
                <w:b w:val="0"/>
                <w:bCs/>
                <w:sz w:val="18"/>
                <w:szCs w:val="18"/>
              </w:rPr>
              <w:t xml:space="preserve">ecessed </w:t>
            </w:r>
            <w:proofErr w:type="spellStart"/>
            <w:r>
              <w:rPr>
                <w:rStyle w:val="Heading1Char"/>
                <w:rFonts w:asciiTheme="minorHAnsi" w:hAnsiTheme="minorHAnsi"/>
                <w:b w:val="0"/>
                <w:bCs/>
                <w:sz w:val="18"/>
                <w:szCs w:val="18"/>
              </w:rPr>
              <w:t>downlight</w:t>
            </w:r>
            <w:proofErr w:type="spellEnd"/>
            <w:r>
              <w:rPr>
                <w:rStyle w:val="Heading1Char"/>
                <w:rFonts w:asciiTheme="minorHAnsi" w:hAnsiTheme="minorHAnsi"/>
                <w:b w:val="0"/>
                <w:bCs/>
                <w:sz w:val="18"/>
                <w:szCs w:val="18"/>
              </w:rPr>
              <w:t xml:space="preserve"> luminaires in</w:t>
            </w:r>
            <w:r w:rsidRPr="002F3D13">
              <w:rPr>
                <w:rStyle w:val="Heading1Char"/>
                <w:rFonts w:asciiTheme="minorHAnsi" w:hAnsiTheme="minorHAnsi"/>
                <w:b w:val="0"/>
                <w:bCs/>
                <w:sz w:val="18"/>
                <w:szCs w:val="18"/>
              </w:rPr>
              <w:t xml:space="preserve"> ceilings</w:t>
            </w:r>
            <w:r>
              <w:rPr>
                <w:rStyle w:val="Heading1Char"/>
                <w:rFonts w:asciiTheme="minorHAnsi" w:hAnsiTheme="minorHAnsi"/>
                <w:b w:val="0"/>
                <w:bCs/>
                <w:sz w:val="18"/>
                <w:szCs w:val="18"/>
              </w:rPr>
              <w:t xml:space="preserve"> in any interior rooms.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C.</w:t>
            </w:r>
            <w:r w:rsidR="002D5D55">
              <w:rPr>
                <w:rStyle w:val="Heading1Char"/>
                <w:rFonts w:asciiTheme="minorHAnsi" w:hAnsiTheme="minorHAnsi"/>
                <w:b w:val="0"/>
                <w:bCs/>
                <w:sz w:val="18"/>
                <w:szCs w:val="18"/>
              </w:rPr>
              <w:t>)</w:t>
            </w:r>
          </w:p>
        </w:tc>
        <w:tc>
          <w:tcPr>
            <w:tcW w:w="1451" w:type="dxa"/>
          </w:tcPr>
          <w:p w14:paraId="2FFFFDB3" w14:textId="77777777" w:rsidR="00A6106A" w:rsidRPr="002F3D13" w:rsidRDefault="00A6106A" w:rsidP="00265EB1">
            <w:pPr>
              <w:tabs>
                <w:tab w:val="left" w:pos="7920"/>
                <w:tab w:val="right" w:pos="10080"/>
              </w:tabs>
              <w:rPr>
                <w:rStyle w:val="Heading1Char"/>
                <w:rFonts w:asciiTheme="minorHAnsi" w:hAnsiTheme="minorHAnsi"/>
                <w:bCs/>
                <w:sz w:val="18"/>
                <w:szCs w:val="18"/>
              </w:rPr>
            </w:pPr>
          </w:p>
        </w:tc>
      </w:tr>
      <w:tr w:rsidR="00A6106A" w:rsidRPr="002F3D13" w14:paraId="4DB44EF5" w14:textId="77777777" w:rsidTr="00C21866">
        <w:tc>
          <w:tcPr>
            <w:tcW w:w="581" w:type="dxa"/>
            <w:vAlign w:val="center"/>
          </w:tcPr>
          <w:p w14:paraId="492062C6"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04</w:t>
            </w:r>
          </w:p>
        </w:tc>
        <w:tc>
          <w:tcPr>
            <w:tcW w:w="8797" w:type="dxa"/>
          </w:tcPr>
          <w:p w14:paraId="7A7A22EA" w14:textId="7AEB9AA5" w:rsidR="00A6106A" w:rsidRPr="002F3D13"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Screw-based luminaires installed in any interior rooms.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D.</w:t>
            </w:r>
            <w:r w:rsidR="002D5D55">
              <w:rPr>
                <w:rStyle w:val="Heading1Char"/>
                <w:rFonts w:asciiTheme="minorHAnsi" w:hAnsiTheme="minorHAnsi"/>
                <w:b w:val="0"/>
                <w:bCs/>
                <w:sz w:val="18"/>
                <w:szCs w:val="18"/>
              </w:rPr>
              <w:t>)</w:t>
            </w:r>
          </w:p>
        </w:tc>
        <w:tc>
          <w:tcPr>
            <w:tcW w:w="1451" w:type="dxa"/>
          </w:tcPr>
          <w:p w14:paraId="3A9A54CF" w14:textId="77777777" w:rsidR="00A6106A" w:rsidRPr="002F3D13" w:rsidRDefault="00A6106A" w:rsidP="00265EB1">
            <w:pPr>
              <w:tabs>
                <w:tab w:val="left" w:pos="7920"/>
                <w:tab w:val="right" w:pos="10080"/>
              </w:tabs>
              <w:rPr>
                <w:rStyle w:val="Heading1Char"/>
                <w:rFonts w:asciiTheme="minorHAnsi" w:hAnsiTheme="minorHAnsi"/>
                <w:b w:val="0"/>
                <w:bCs/>
                <w:sz w:val="18"/>
                <w:szCs w:val="18"/>
              </w:rPr>
            </w:pPr>
          </w:p>
        </w:tc>
      </w:tr>
      <w:tr w:rsidR="00A6106A" w:rsidRPr="002F3D13" w14:paraId="0A50B8FA" w14:textId="77777777" w:rsidTr="00C21866">
        <w:tc>
          <w:tcPr>
            <w:tcW w:w="581" w:type="dxa"/>
            <w:vAlign w:val="center"/>
          </w:tcPr>
          <w:p w14:paraId="1945EAF7"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05</w:t>
            </w:r>
          </w:p>
        </w:tc>
        <w:tc>
          <w:tcPr>
            <w:tcW w:w="8797" w:type="dxa"/>
          </w:tcPr>
          <w:p w14:paraId="2A53D708" w14:textId="6BAEF1FF" w:rsidR="00A6106A" w:rsidRPr="002F3D13"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and controls in bathrooms.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E.</w:t>
            </w:r>
            <w:r w:rsidR="002D5D55">
              <w:rPr>
                <w:rStyle w:val="Heading1Char"/>
                <w:rFonts w:asciiTheme="minorHAnsi" w:hAnsiTheme="minorHAnsi"/>
                <w:b w:val="0"/>
                <w:bCs/>
                <w:sz w:val="18"/>
                <w:szCs w:val="18"/>
              </w:rPr>
              <w:t>)</w:t>
            </w:r>
          </w:p>
        </w:tc>
        <w:tc>
          <w:tcPr>
            <w:tcW w:w="1451" w:type="dxa"/>
          </w:tcPr>
          <w:p w14:paraId="6D6D0474" w14:textId="77777777" w:rsidR="00A6106A" w:rsidRPr="002F3D13" w:rsidRDefault="00A6106A" w:rsidP="00265EB1">
            <w:pPr>
              <w:tabs>
                <w:tab w:val="left" w:pos="7920"/>
                <w:tab w:val="right" w:pos="10080"/>
              </w:tabs>
              <w:rPr>
                <w:rStyle w:val="Heading1Char"/>
                <w:rFonts w:asciiTheme="minorHAnsi" w:hAnsiTheme="minorHAnsi"/>
                <w:b w:val="0"/>
                <w:bCs/>
                <w:sz w:val="18"/>
                <w:szCs w:val="18"/>
              </w:rPr>
            </w:pPr>
          </w:p>
        </w:tc>
      </w:tr>
      <w:tr w:rsidR="00A6106A" w:rsidRPr="002F3D13" w14:paraId="26933C1A" w14:textId="77777777" w:rsidTr="00C21866">
        <w:tc>
          <w:tcPr>
            <w:tcW w:w="581" w:type="dxa"/>
            <w:vAlign w:val="center"/>
          </w:tcPr>
          <w:p w14:paraId="55D4F269"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06</w:t>
            </w:r>
          </w:p>
        </w:tc>
        <w:tc>
          <w:tcPr>
            <w:tcW w:w="8797" w:type="dxa"/>
          </w:tcPr>
          <w:p w14:paraId="65648AB2" w14:textId="1A89BB7A" w:rsidR="00A6106A" w:rsidRPr="002F3D13"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and controls in laundry rooms.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E.</w:t>
            </w:r>
            <w:r w:rsidR="002D5D55">
              <w:rPr>
                <w:rStyle w:val="Heading1Char"/>
                <w:rFonts w:asciiTheme="minorHAnsi" w:hAnsiTheme="minorHAnsi"/>
                <w:b w:val="0"/>
                <w:bCs/>
                <w:sz w:val="18"/>
                <w:szCs w:val="18"/>
              </w:rPr>
              <w:t>)</w:t>
            </w:r>
          </w:p>
        </w:tc>
        <w:tc>
          <w:tcPr>
            <w:tcW w:w="1451" w:type="dxa"/>
          </w:tcPr>
          <w:p w14:paraId="5D29C5B9" w14:textId="77777777" w:rsidR="00A6106A" w:rsidRPr="002F3D13" w:rsidRDefault="00A6106A" w:rsidP="00265EB1">
            <w:pPr>
              <w:tabs>
                <w:tab w:val="left" w:pos="7920"/>
                <w:tab w:val="right" w:pos="10080"/>
              </w:tabs>
              <w:rPr>
                <w:rStyle w:val="Heading1Char"/>
                <w:rFonts w:asciiTheme="minorHAnsi" w:hAnsiTheme="minorHAnsi"/>
                <w:b w:val="0"/>
                <w:bCs/>
                <w:sz w:val="18"/>
                <w:szCs w:val="18"/>
              </w:rPr>
            </w:pPr>
          </w:p>
        </w:tc>
      </w:tr>
      <w:tr w:rsidR="00A6106A" w:rsidRPr="002F3D13" w14:paraId="49239DF1" w14:textId="77777777" w:rsidTr="00C21866">
        <w:tc>
          <w:tcPr>
            <w:tcW w:w="581" w:type="dxa"/>
            <w:vAlign w:val="center"/>
          </w:tcPr>
          <w:p w14:paraId="79756884"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07</w:t>
            </w:r>
          </w:p>
        </w:tc>
        <w:tc>
          <w:tcPr>
            <w:tcW w:w="8797" w:type="dxa"/>
          </w:tcPr>
          <w:p w14:paraId="28377D33" w14:textId="1C3CDF1E" w:rsidR="00A6106A" w:rsidRPr="002F3D13"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and controls in utility rooms.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E.</w:t>
            </w:r>
            <w:r w:rsidR="002D5D55">
              <w:rPr>
                <w:rStyle w:val="Heading1Char"/>
                <w:rFonts w:asciiTheme="minorHAnsi" w:hAnsiTheme="minorHAnsi"/>
                <w:b w:val="0"/>
                <w:bCs/>
                <w:sz w:val="18"/>
                <w:szCs w:val="18"/>
              </w:rPr>
              <w:t>)</w:t>
            </w:r>
          </w:p>
        </w:tc>
        <w:tc>
          <w:tcPr>
            <w:tcW w:w="1451" w:type="dxa"/>
          </w:tcPr>
          <w:p w14:paraId="73CAE0EB" w14:textId="77777777" w:rsidR="00A6106A" w:rsidRPr="002F3D13" w:rsidRDefault="00A6106A" w:rsidP="00265EB1">
            <w:pPr>
              <w:tabs>
                <w:tab w:val="left" w:pos="7920"/>
                <w:tab w:val="right" w:pos="10080"/>
              </w:tabs>
              <w:rPr>
                <w:rStyle w:val="Heading1Char"/>
                <w:rFonts w:asciiTheme="minorHAnsi" w:hAnsiTheme="minorHAnsi"/>
                <w:b w:val="0"/>
                <w:bCs/>
                <w:sz w:val="18"/>
                <w:szCs w:val="18"/>
              </w:rPr>
            </w:pPr>
          </w:p>
        </w:tc>
      </w:tr>
      <w:tr w:rsidR="00A6106A" w:rsidRPr="002F3D13" w14:paraId="5FA6B513" w14:textId="77777777" w:rsidTr="00C21866">
        <w:tc>
          <w:tcPr>
            <w:tcW w:w="581" w:type="dxa"/>
            <w:vAlign w:val="center"/>
          </w:tcPr>
          <w:p w14:paraId="766F0914"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08</w:t>
            </w:r>
          </w:p>
        </w:tc>
        <w:tc>
          <w:tcPr>
            <w:tcW w:w="8797" w:type="dxa"/>
          </w:tcPr>
          <w:p w14:paraId="1CBC3F00" w14:textId="7A73DE35" w:rsidR="00A6106A" w:rsidRPr="002F3D13"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and controls in garage.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E.</w:t>
            </w:r>
            <w:r w:rsidR="002D5D55">
              <w:rPr>
                <w:rStyle w:val="Heading1Char"/>
                <w:rFonts w:asciiTheme="minorHAnsi" w:hAnsiTheme="minorHAnsi"/>
                <w:b w:val="0"/>
                <w:bCs/>
                <w:sz w:val="18"/>
                <w:szCs w:val="18"/>
              </w:rPr>
              <w:t>)</w:t>
            </w:r>
          </w:p>
        </w:tc>
        <w:tc>
          <w:tcPr>
            <w:tcW w:w="1451" w:type="dxa"/>
          </w:tcPr>
          <w:p w14:paraId="7CC9AAB4" w14:textId="77777777" w:rsidR="00A6106A" w:rsidRPr="002F3D13" w:rsidRDefault="00A6106A" w:rsidP="00265EB1">
            <w:pPr>
              <w:tabs>
                <w:tab w:val="left" w:pos="7920"/>
                <w:tab w:val="right" w:pos="10080"/>
              </w:tabs>
              <w:rPr>
                <w:rStyle w:val="Heading1Char"/>
                <w:rFonts w:asciiTheme="minorHAnsi" w:hAnsiTheme="minorHAnsi"/>
                <w:b w:val="0"/>
                <w:bCs/>
                <w:sz w:val="18"/>
                <w:szCs w:val="18"/>
              </w:rPr>
            </w:pPr>
          </w:p>
        </w:tc>
      </w:tr>
      <w:tr w:rsidR="00A6106A" w:rsidRPr="002F3D13" w14:paraId="0B446CC4" w14:textId="77777777" w:rsidTr="00C21866">
        <w:tc>
          <w:tcPr>
            <w:tcW w:w="581" w:type="dxa"/>
            <w:vAlign w:val="center"/>
          </w:tcPr>
          <w:p w14:paraId="197D7325"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09</w:t>
            </w:r>
          </w:p>
        </w:tc>
        <w:tc>
          <w:tcPr>
            <w:tcW w:w="8797" w:type="dxa"/>
          </w:tcPr>
          <w:p w14:paraId="7CB712BA" w14:textId="2372623B" w:rsidR="00A6106A" w:rsidRPr="002F3D13" w:rsidRDefault="00A6106A" w:rsidP="00265EB1">
            <w:pPr>
              <w:tabs>
                <w:tab w:val="left" w:pos="7920"/>
                <w:tab w:val="right" w:pos="10080"/>
              </w:tabs>
              <w:rPr>
                <w:rStyle w:val="Heading1Char"/>
                <w:rFonts w:asciiTheme="minorHAnsi" w:hAnsiTheme="minorHAnsi"/>
                <w:b w:val="0"/>
                <w:bCs/>
                <w:sz w:val="18"/>
                <w:szCs w:val="18"/>
              </w:rPr>
            </w:pPr>
            <w:r w:rsidRPr="002F3D13">
              <w:rPr>
                <w:rStyle w:val="Heading1Char"/>
                <w:rFonts w:asciiTheme="minorHAnsi" w:hAnsiTheme="minorHAnsi"/>
                <w:b w:val="0"/>
                <w:bCs/>
                <w:sz w:val="18"/>
                <w:szCs w:val="18"/>
              </w:rPr>
              <w:t>Outdoor lighting</w:t>
            </w:r>
            <w:r>
              <w:rPr>
                <w:rStyle w:val="Heading1Char"/>
                <w:rFonts w:asciiTheme="minorHAnsi" w:hAnsiTheme="minorHAnsi"/>
                <w:b w:val="0"/>
                <w:bCs/>
                <w:sz w:val="18"/>
                <w:szCs w:val="18"/>
              </w:rPr>
              <w:t xml:space="preserve"> and controls.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H</w:t>
            </w:r>
            <w:r w:rsidR="002D5D55">
              <w:rPr>
                <w:rStyle w:val="Heading1Char"/>
                <w:rFonts w:asciiTheme="minorHAnsi" w:hAnsiTheme="minorHAnsi"/>
                <w:b w:val="0"/>
                <w:bCs/>
                <w:sz w:val="18"/>
                <w:szCs w:val="18"/>
              </w:rPr>
              <w:t xml:space="preserve">. &amp; </w:t>
            </w:r>
            <w:r w:rsidR="0094604E">
              <w:rPr>
                <w:rStyle w:val="Heading1Char"/>
                <w:rFonts w:asciiTheme="minorHAnsi" w:hAnsiTheme="minorHAnsi"/>
                <w:b w:val="0"/>
                <w:bCs/>
                <w:sz w:val="18"/>
                <w:szCs w:val="18"/>
              </w:rPr>
              <w:t>J.</w:t>
            </w:r>
            <w:r w:rsidR="002D5D55">
              <w:rPr>
                <w:rStyle w:val="Heading1Char"/>
                <w:rFonts w:asciiTheme="minorHAnsi" w:hAnsiTheme="minorHAnsi"/>
                <w:b w:val="0"/>
                <w:bCs/>
                <w:sz w:val="18"/>
                <w:szCs w:val="18"/>
              </w:rPr>
              <w:t>)</w:t>
            </w:r>
          </w:p>
        </w:tc>
        <w:tc>
          <w:tcPr>
            <w:tcW w:w="1451" w:type="dxa"/>
          </w:tcPr>
          <w:p w14:paraId="165663EE" w14:textId="77777777" w:rsidR="00A6106A" w:rsidRPr="002F3D13" w:rsidRDefault="00A6106A" w:rsidP="00265EB1">
            <w:pPr>
              <w:tabs>
                <w:tab w:val="left" w:pos="7920"/>
                <w:tab w:val="right" w:pos="10080"/>
              </w:tabs>
              <w:rPr>
                <w:rStyle w:val="Heading1Char"/>
                <w:rFonts w:asciiTheme="minorHAnsi" w:hAnsiTheme="minorHAnsi"/>
                <w:b w:val="0"/>
                <w:bCs/>
                <w:sz w:val="18"/>
                <w:szCs w:val="18"/>
              </w:rPr>
            </w:pPr>
          </w:p>
        </w:tc>
      </w:tr>
      <w:tr w:rsidR="00A6106A" w:rsidRPr="002F3D13" w14:paraId="2315BDFA" w14:textId="77777777" w:rsidTr="00C21866">
        <w:tc>
          <w:tcPr>
            <w:tcW w:w="581" w:type="dxa"/>
            <w:vAlign w:val="center"/>
          </w:tcPr>
          <w:p w14:paraId="5B0D63BB" w14:textId="77777777" w:rsidR="00A6106A" w:rsidRPr="002F3D13" w:rsidDel="00990391" w:rsidRDefault="00A6106A" w:rsidP="00C2186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10</w:t>
            </w:r>
          </w:p>
        </w:tc>
        <w:tc>
          <w:tcPr>
            <w:tcW w:w="8797" w:type="dxa"/>
          </w:tcPr>
          <w:p w14:paraId="2BB7F68B" w14:textId="713AEC6E" w:rsidR="00A6106A" w:rsidRPr="002F3D13" w:rsidRDefault="00A6106A"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Blank electrical boxes installed more than 5 feet from finished floor.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F.</w:t>
            </w:r>
            <w:r w:rsidR="002D5D55">
              <w:rPr>
                <w:rStyle w:val="Heading1Char"/>
                <w:rFonts w:asciiTheme="minorHAnsi" w:hAnsiTheme="minorHAnsi"/>
                <w:b w:val="0"/>
                <w:bCs/>
                <w:sz w:val="18"/>
                <w:szCs w:val="18"/>
              </w:rPr>
              <w:t>)</w:t>
            </w:r>
          </w:p>
        </w:tc>
        <w:tc>
          <w:tcPr>
            <w:tcW w:w="1451" w:type="dxa"/>
          </w:tcPr>
          <w:p w14:paraId="4B7A04C4" w14:textId="77777777" w:rsidR="00A6106A" w:rsidRPr="002F3D13" w:rsidRDefault="00A6106A" w:rsidP="00265EB1">
            <w:pPr>
              <w:tabs>
                <w:tab w:val="left" w:pos="7920"/>
                <w:tab w:val="right" w:pos="10080"/>
              </w:tabs>
              <w:rPr>
                <w:rStyle w:val="Heading1Char"/>
                <w:rFonts w:asciiTheme="minorHAnsi" w:hAnsiTheme="minorHAnsi"/>
                <w:b w:val="0"/>
                <w:bCs/>
                <w:sz w:val="18"/>
                <w:szCs w:val="18"/>
              </w:rPr>
            </w:pPr>
          </w:p>
        </w:tc>
      </w:tr>
      <w:tr w:rsidR="00A6106A" w:rsidRPr="002F3D13" w14:paraId="06842313" w14:textId="77777777" w:rsidTr="00C21866">
        <w:tc>
          <w:tcPr>
            <w:tcW w:w="581" w:type="dxa"/>
            <w:vAlign w:val="center"/>
          </w:tcPr>
          <w:p w14:paraId="1425F371" w14:textId="77777777" w:rsidR="00A6106A" w:rsidRPr="002F3D13" w:rsidRDefault="00A6106A" w:rsidP="00C2186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11</w:t>
            </w:r>
          </w:p>
        </w:tc>
        <w:tc>
          <w:tcPr>
            <w:tcW w:w="8797" w:type="dxa"/>
          </w:tcPr>
          <w:p w14:paraId="0EF904CE" w14:textId="4FAAE0B3" w:rsidR="00A6106A" w:rsidRPr="002F3D13" w:rsidRDefault="00A6106A" w:rsidP="00265EB1">
            <w:pPr>
              <w:tabs>
                <w:tab w:val="left" w:pos="7920"/>
                <w:tab w:val="right" w:pos="10080"/>
              </w:tabs>
              <w:rPr>
                <w:rStyle w:val="Heading1Char"/>
                <w:rFonts w:asciiTheme="minorHAnsi" w:hAnsiTheme="minorHAnsi"/>
                <w:b w:val="0"/>
                <w:bCs/>
                <w:sz w:val="18"/>
                <w:szCs w:val="18"/>
              </w:rPr>
            </w:pPr>
            <w:r w:rsidRPr="002F3D13">
              <w:rPr>
                <w:rStyle w:val="Heading1Char"/>
                <w:rFonts w:asciiTheme="minorHAnsi" w:hAnsiTheme="minorHAnsi"/>
                <w:b w:val="0"/>
                <w:bCs/>
                <w:sz w:val="18"/>
                <w:szCs w:val="18"/>
              </w:rPr>
              <w:t>Internally illuminated address signs</w:t>
            </w:r>
            <w:r>
              <w:rPr>
                <w:rStyle w:val="Heading1Char"/>
                <w:rFonts w:asciiTheme="minorHAnsi" w:hAnsiTheme="minorHAnsi"/>
                <w:b w:val="0"/>
                <w:bCs/>
                <w:sz w:val="18"/>
                <w:szCs w:val="18"/>
              </w:rPr>
              <w:t xml:space="preserve">.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G.</w:t>
            </w:r>
            <w:r w:rsidR="002D5D55">
              <w:rPr>
                <w:rStyle w:val="Heading1Char"/>
                <w:rFonts w:asciiTheme="minorHAnsi" w:hAnsiTheme="minorHAnsi"/>
                <w:b w:val="0"/>
                <w:bCs/>
                <w:sz w:val="18"/>
                <w:szCs w:val="18"/>
              </w:rPr>
              <w:t>)</w:t>
            </w:r>
          </w:p>
        </w:tc>
        <w:tc>
          <w:tcPr>
            <w:tcW w:w="1451" w:type="dxa"/>
          </w:tcPr>
          <w:p w14:paraId="023A02A5" w14:textId="77777777" w:rsidR="00A6106A" w:rsidRPr="002F3D13" w:rsidRDefault="00A6106A" w:rsidP="00265EB1">
            <w:pPr>
              <w:tabs>
                <w:tab w:val="left" w:pos="7920"/>
                <w:tab w:val="right" w:pos="10080"/>
              </w:tabs>
              <w:rPr>
                <w:rStyle w:val="Heading1Char"/>
                <w:rFonts w:asciiTheme="minorHAnsi" w:hAnsiTheme="minorHAnsi"/>
                <w:b w:val="0"/>
                <w:bCs/>
                <w:sz w:val="18"/>
                <w:szCs w:val="18"/>
              </w:rPr>
            </w:pPr>
          </w:p>
        </w:tc>
      </w:tr>
      <w:tr w:rsidR="0094604E" w:rsidRPr="002F3D13" w14:paraId="558D74EE" w14:textId="77777777" w:rsidTr="00C21866">
        <w:tc>
          <w:tcPr>
            <w:tcW w:w="581" w:type="dxa"/>
            <w:vAlign w:val="center"/>
          </w:tcPr>
          <w:p w14:paraId="7EC46E62" w14:textId="2D852101" w:rsidR="0094604E" w:rsidRDefault="0094604E" w:rsidP="00C2186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12</w:t>
            </w:r>
          </w:p>
        </w:tc>
        <w:tc>
          <w:tcPr>
            <w:tcW w:w="8797" w:type="dxa"/>
          </w:tcPr>
          <w:p w14:paraId="50CBB3E4" w14:textId="2F5081D7" w:rsidR="0094604E" w:rsidRPr="002F3D13" w:rsidRDefault="0094604E" w:rsidP="00265EB1">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Parking Garages.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L.</w:t>
            </w:r>
            <w:r w:rsidR="002D5D55">
              <w:rPr>
                <w:rStyle w:val="Heading1Char"/>
                <w:rFonts w:asciiTheme="minorHAnsi" w:hAnsiTheme="minorHAnsi"/>
                <w:b w:val="0"/>
                <w:bCs/>
                <w:sz w:val="18"/>
                <w:szCs w:val="18"/>
              </w:rPr>
              <w:t>)</w:t>
            </w:r>
          </w:p>
        </w:tc>
        <w:tc>
          <w:tcPr>
            <w:tcW w:w="1451" w:type="dxa"/>
          </w:tcPr>
          <w:p w14:paraId="31C10945" w14:textId="77777777" w:rsidR="0094604E" w:rsidRPr="002F3D13" w:rsidRDefault="0094604E" w:rsidP="00265EB1">
            <w:pPr>
              <w:tabs>
                <w:tab w:val="left" w:pos="7920"/>
                <w:tab w:val="right" w:pos="10080"/>
              </w:tabs>
              <w:rPr>
                <w:rStyle w:val="Heading1Char"/>
                <w:rFonts w:asciiTheme="minorHAnsi" w:hAnsiTheme="minorHAnsi"/>
                <w:b w:val="0"/>
                <w:bCs/>
                <w:sz w:val="18"/>
                <w:szCs w:val="18"/>
              </w:rPr>
            </w:pPr>
          </w:p>
        </w:tc>
      </w:tr>
      <w:tr w:rsidR="0094604E" w:rsidRPr="002F3D13" w14:paraId="5224894E" w14:textId="77777777" w:rsidTr="00C21866">
        <w:tc>
          <w:tcPr>
            <w:tcW w:w="581" w:type="dxa"/>
            <w:vAlign w:val="center"/>
          </w:tcPr>
          <w:p w14:paraId="7E16F94E" w14:textId="674FF735" w:rsidR="0094604E" w:rsidRDefault="0094604E" w:rsidP="00C2186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13</w:t>
            </w:r>
          </w:p>
        </w:tc>
        <w:tc>
          <w:tcPr>
            <w:tcW w:w="8797" w:type="dxa"/>
          </w:tcPr>
          <w:p w14:paraId="52671700" w14:textId="762F486C" w:rsidR="0094604E" w:rsidRPr="002F3D13" w:rsidRDefault="0094604E" w:rsidP="002D5D55">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Parking lots or carports.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See Section I</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 J</w:t>
            </w:r>
            <w:r w:rsidR="002D5D55">
              <w:rPr>
                <w:rStyle w:val="Heading1Char"/>
                <w:rFonts w:asciiTheme="minorHAnsi" w:hAnsiTheme="minorHAnsi"/>
                <w:b w:val="0"/>
                <w:bCs/>
                <w:sz w:val="18"/>
                <w:szCs w:val="18"/>
              </w:rPr>
              <w:t>. &amp;</w:t>
            </w:r>
            <w:r>
              <w:rPr>
                <w:rStyle w:val="Heading1Char"/>
                <w:rFonts w:asciiTheme="minorHAnsi" w:hAnsiTheme="minorHAnsi"/>
                <w:b w:val="0"/>
                <w:bCs/>
                <w:sz w:val="18"/>
                <w:szCs w:val="18"/>
              </w:rPr>
              <w:t xml:space="preserve"> K.</w:t>
            </w:r>
            <w:r w:rsidR="002D5D55">
              <w:rPr>
                <w:rStyle w:val="Heading1Char"/>
                <w:rFonts w:asciiTheme="minorHAnsi" w:hAnsiTheme="minorHAnsi"/>
                <w:b w:val="0"/>
                <w:bCs/>
                <w:sz w:val="18"/>
                <w:szCs w:val="18"/>
              </w:rPr>
              <w:t>)</w:t>
            </w:r>
          </w:p>
        </w:tc>
        <w:tc>
          <w:tcPr>
            <w:tcW w:w="1451" w:type="dxa"/>
          </w:tcPr>
          <w:p w14:paraId="57EA49F8" w14:textId="77777777" w:rsidR="0094604E" w:rsidRPr="002F3D13" w:rsidRDefault="0094604E" w:rsidP="00265EB1">
            <w:pPr>
              <w:tabs>
                <w:tab w:val="left" w:pos="7920"/>
                <w:tab w:val="right" w:pos="10080"/>
              </w:tabs>
              <w:rPr>
                <w:rStyle w:val="Heading1Char"/>
                <w:rFonts w:asciiTheme="minorHAnsi" w:hAnsiTheme="minorHAnsi"/>
                <w:b w:val="0"/>
                <w:bCs/>
                <w:sz w:val="18"/>
                <w:szCs w:val="18"/>
              </w:rPr>
            </w:pPr>
          </w:p>
        </w:tc>
      </w:tr>
      <w:tr w:rsidR="0094604E" w:rsidRPr="002F3D13" w14:paraId="3E821D14" w14:textId="77777777" w:rsidTr="00C21866">
        <w:tc>
          <w:tcPr>
            <w:tcW w:w="581" w:type="dxa"/>
            <w:vAlign w:val="center"/>
          </w:tcPr>
          <w:p w14:paraId="39841430" w14:textId="01CB8FEA" w:rsidR="0094604E" w:rsidRDefault="0094604E" w:rsidP="00C2186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14</w:t>
            </w:r>
          </w:p>
        </w:tc>
        <w:tc>
          <w:tcPr>
            <w:tcW w:w="8797" w:type="dxa"/>
          </w:tcPr>
          <w:p w14:paraId="1B073D25" w14:textId="344F9CFE" w:rsidR="0094604E" w:rsidRDefault="0094604E" w:rsidP="002D5D55">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Common areas. See </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Section M</w:t>
            </w:r>
            <w:r w:rsidR="002D5D55">
              <w:rPr>
                <w:rStyle w:val="Heading1Char"/>
                <w:rFonts w:asciiTheme="minorHAnsi" w:hAnsiTheme="minorHAnsi"/>
                <w:b w:val="0"/>
                <w:bCs/>
                <w:sz w:val="18"/>
                <w:szCs w:val="18"/>
              </w:rPr>
              <w:t>.</w:t>
            </w:r>
            <w:r>
              <w:rPr>
                <w:rStyle w:val="Heading1Char"/>
                <w:rFonts w:asciiTheme="minorHAnsi" w:hAnsiTheme="minorHAnsi"/>
                <w:b w:val="0"/>
                <w:bCs/>
                <w:sz w:val="18"/>
                <w:szCs w:val="18"/>
              </w:rPr>
              <w:t xml:space="preserve"> </w:t>
            </w:r>
            <w:r w:rsidR="002D5D55">
              <w:rPr>
                <w:rStyle w:val="Heading1Char"/>
                <w:rFonts w:asciiTheme="minorHAnsi" w:hAnsiTheme="minorHAnsi"/>
                <w:b w:val="0"/>
                <w:bCs/>
                <w:sz w:val="18"/>
                <w:szCs w:val="18"/>
              </w:rPr>
              <w:t>&amp;</w:t>
            </w:r>
            <w:r>
              <w:rPr>
                <w:rStyle w:val="Heading1Char"/>
                <w:rFonts w:asciiTheme="minorHAnsi" w:hAnsiTheme="minorHAnsi"/>
                <w:b w:val="0"/>
                <w:bCs/>
                <w:sz w:val="18"/>
                <w:szCs w:val="18"/>
              </w:rPr>
              <w:t xml:space="preserve"> N.</w:t>
            </w:r>
            <w:r w:rsidR="002D5D55">
              <w:rPr>
                <w:rStyle w:val="Heading1Char"/>
                <w:rFonts w:asciiTheme="minorHAnsi" w:hAnsiTheme="minorHAnsi"/>
                <w:b w:val="0"/>
                <w:bCs/>
                <w:sz w:val="18"/>
                <w:szCs w:val="18"/>
              </w:rPr>
              <w:t>)</w:t>
            </w:r>
          </w:p>
        </w:tc>
        <w:tc>
          <w:tcPr>
            <w:tcW w:w="1451" w:type="dxa"/>
          </w:tcPr>
          <w:p w14:paraId="7FC187C2" w14:textId="77777777" w:rsidR="0094604E" w:rsidRPr="002F3D13" w:rsidRDefault="0094604E" w:rsidP="00265EB1">
            <w:pPr>
              <w:tabs>
                <w:tab w:val="left" w:pos="7920"/>
                <w:tab w:val="right" w:pos="10080"/>
              </w:tabs>
              <w:rPr>
                <w:rStyle w:val="Heading1Char"/>
                <w:rFonts w:asciiTheme="minorHAnsi" w:hAnsiTheme="minorHAnsi"/>
                <w:b w:val="0"/>
                <w:bCs/>
                <w:sz w:val="18"/>
                <w:szCs w:val="18"/>
              </w:rPr>
            </w:pPr>
          </w:p>
        </w:tc>
      </w:tr>
    </w:tbl>
    <w:p w14:paraId="16424D0D" w14:textId="77777777" w:rsidR="00A6106A" w:rsidRDefault="00A6106A" w:rsidP="00A6106A">
      <w:pPr>
        <w:tabs>
          <w:tab w:val="left" w:pos="7920"/>
          <w:tab w:val="right" w:pos="10080"/>
        </w:tabs>
        <w:rPr>
          <w:rStyle w:val="Heading1Cha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A6106A" w:rsidRPr="002F3D13" w14:paraId="7AE6B73C" w14:textId="77777777" w:rsidTr="00265EB1">
        <w:tc>
          <w:tcPr>
            <w:tcW w:w="10829" w:type="dxa"/>
            <w:gridSpan w:val="2"/>
          </w:tcPr>
          <w:p w14:paraId="0892983B" w14:textId="77777777" w:rsidR="00A6106A" w:rsidRPr="002F3D13" w:rsidRDefault="00A6106A" w:rsidP="00265EB1">
            <w:pPr>
              <w:rPr>
                <w:rFonts w:asciiTheme="minorHAnsi" w:hAnsiTheme="minorHAnsi"/>
                <w:sz w:val="18"/>
                <w:szCs w:val="18"/>
              </w:rPr>
            </w:pPr>
            <w:r>
              <w:rPr>
                <w:rStyle w:val="Heading1Char"/>
                <w:rFonts w:asciiTheme="minorHAnsi" w:hAnsiTheme="minorHAnsi"/>
                <w:bCs/>
                <w:sz w:val="18"/>
                <w:szCs w:val="18"/>
              </w:rPr>
              <w:t>B</w:t>
            </w:r>
            <w:r w:rsidRPr="002F3D13">
              <w:rPr>
                <w:rStyle w:val="Heading1Char"/>
                <w:rFonts w:asciiTheme="minorHAnsi" w:hAnsiTheme="minorHAnsi"/>
                <w:bCs/>
                <w:sz w:val="18"/>
                <w:szCs w:val="18"/>
              </w:rPr>
              <w:t xml:space="preserve">. </w:t>
            </w:r>
            <w:r>
              <w:rPr>
                <w:rStyle w:val="Heading1Char"/>
                <w:rFonts w:asciiTheme="minorHAnsi" w:hAnsiTheme="minorHAnsi"/>
                <w:bCs/>
                <w:sz w:val="18"/>
                <w:szCs w:val="18"/>
              </w:rPr>
              <w:t>High Efficacy</w:t>
            </w:r>
            <w:r w:rsidRPr="002F3D13">
              <w:rPr>
                <w:rStyle w:val="Heading1Char"/>
                <w:rFonts w:asciiTheme="minorHAnsi" w:hAnsiTheme="minorHAnsi"/>
                <w:bCs/>
                <w:sz w:val="18"/>
                <w:szCs w:val="18"/>
              </w:rPr>
              <w:t xml:space="preserve"> Luminaires</w:t>
            </w:r>
            <w:r w:rsidRPr="002D5D55">
              <w:rPr>
                <w:rFonts w:asciiTheme="minorHAnsi" w:hAnsiTheme="minorHAnsi"/>
                <w:b/>
                <w:sz w:val="18"/>
                <w:szCs w:val="18"/>
              </w:rPr>
              <w:t xml:space="preserve"> and Controls</w:t>
            </w:r>
          </w:p>
        </w:tc>
      </w:tr>
      <w:tr w:rsidR="00A6106A" w:rsidRPr="002F3D13" w14:paraId="54811A6E" w14:textId="77777777" w:rsidTr="00C21866">
        <w:tc>
          <w:tcPr>
            <w:tcW w:w="468" w:type="dxa"/>
            <w:vAlign w:val="center"/>
          </w:tcPr>
          <w:p w14:paraId="00108277" w14:textId="77777777" w:rsidR="00A6106A" w:rsidRPr="002F3D13" w:rsidRDefault="00A6106A" w:rsidP="00C21866">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1469AE54" w14:textId="77777777" w:rsidR="00A6106A" w:rsidRDefault="00A6106A" w:rsidP="00265EB1">
            <w:pPr>
              <w:rPr>
                <w:rFonts w:asciiTheme="minorHAnsi" w:hAnsiTheme="minorHAnsi"/>
                <w:sz w:val="18"/>
                <w:szCs w:val="18"/>
              </w:rPr>
            </w:pPr>
            <w:r>
              <w:rPr>
                <w:rFonts w:asciiTheme="minorHAnsi" w:hAnsiTheme="minorHAnsi"/>
                <w:sz w:val="18"/>
                <w:szCs w:val="18"/>
              </w:rPr>
              <w:t>All luminaires are installed with:</w:t>
            </w:r>
          </w:p>
          <w:p w14:paraId="35518E9B" w14:textId="17F5E02C" w:rsidR="00A6106A" w:rsidRPr="00DD4421" w:rsidRDefault="0052053E" w:rsidP="004E079B">
            <w:pPr>
              <w:pStyle w:val="ListParagraph"/>
              <w:numPr>
                <w:ilvl w:val="0"/>
                <w:numId w:val="6"/>
              </w:numPr>
              <w:rPr>
                <w:rFonts w:asciiTheme="minorHAnsi" w:hAnsiTheme="minorHAnsi"/>
                <w:sz w:val="18"/>
                <w:szCs w:val="18"/>
              </w:rPr>
            </w:pPr>
            <w:r>
              <w:rPr>
                <w:rFonts w:asciiTheme="minorHAnsi" w:hAnsiTheme="minorHAnsi"/>
                <w:sz w:val="18"/>
                <w:szCs w:val="18"/>
              </w:rPr>
              <w:t>L</w:t>
            </w:r>
            <w:r w:rsidR="00A6106A" w:rsidRPr="00DD4421">
              <w:rPr>
                <w:rFonts w:asciiTheme="minorHAnsi" w:hAnsiTheme="minorHAnsi"/>
                <w:sz w:val="18"/>
                <w:szCs w:val="18"/>
              </w:rPr>
              <w:t>ight sources of one of the light source technologies indicated under the “High Efficacy” column of TABLE 150.0-A; or</w:t>
            </w:r>
          </w:p>
          <w:p w14:paraId="14D89963" w14:textId="77777777" w:rsidR="00A6106A" w:rsidRPr="00DD4421" w:rsidRDefault="00A6106A" w:rsidP="004E079B">
            <w:pPr>
              <w:pStyle w:val="ListParagraph"/>
              <w:numPr>
                <w:ilvl w:val="0"/>
                <w:numId w:val="6"/>
              </w:numPr>
              <w:rPr>
                <w:rFonts w:asciiTheme="minorHAnsi" w:hAnsiTheme="minorHAnsi"/>
                <w:sz w:val="18"/>
                <w:szCs w:val="18"/>
              </w:rPr>
            </w:pPr>
            <w:r w:rsidRPr="00DD4421">
              <w:rPr>
                <w:rFonts w:asciiTheme="minorHAnsi" w:hAnsiTheme="minorHAnsi"/>
                <w:sz w:val="18"/>
                <w:szCs w:val="18"/>
              </w:rPr>
              <w:t xml:space="preserve">JA8 compliant light sources and the light sources are marked with a label reading “JA8-2016” or “JA8-2016-E”. </w:t>
            </w:r>
          </w:p>
        </w:tc>
      </w:tr>
      <w:tr w:rsidR="00A6106A" w:rsidRPr="002F3D13" w14:paraId="4F2CC8E5" w14:textId="77777777" w:rsidTr="00C21866">
        <w:tc>
          <w:tcPr>
            <w:tcW w:w="468" w:type="dxa"/>
            <w:vAlign w:val="center"/>
          </w:tcPr>
          <w:p w14:paraId="77DFDDA3" w14:textId="77777777" w:rsidR="00A6106A" w:rsidRPr="002F3D13" w:rsidRDefault="00A6106A" w:rsidP="00C21866">
            <w:pPr>
              <w:jc w:val="center"/>
              <w:rPr>
                <w:rFonts w:asciiTheme="minorHAnsi" w:hAnsiTheme="minorHAnsi"/>
                <w:sz w:val="18"/>
                <w:szCs w:val="18"/>
              </w:rPr>
            </w:pPr>
            <w:r>
              <w:rPr>
                <w:rFonts w:asciiTheme="minorHAnsi" w:hAnsiTheme="minorHAnsi"/>
                <w:sz w:val="18"/>
                <w:szCs w:val="18"/>
              </w:rPr>
              <w:t>02</w:t>
            </w:r>
          </w:p>
        </w:tc>
        <w:tc>
          <w:tcPr>
            <w:tcW w:w="10361" w:type="dxa"/>
          </w:tcPr>
          <w:p w14:paraId="6246BF7B" w14:textId="77777777" w:rsidR="00A6106A" w:rsidRPr="002F3D13" w:rsidDel="00B148A4" w:rsidRDefault="00A6106A" w:rsidP="00265EB1">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)2K</w:t>
            </w:r>
            <w:proofErr w:type="gramEnd"/>
            <w:r w:rsidRPr="002F3D13">
              <w:rPr>
                <w:rFonts w:asciiTheme="minorHAnsi" w:hAnsiTheme="minorHAnsi"/>
                <w:sz w:val="18"/>
                <w:szCs w:val="18"/>
              </w:rPr>
              <w:t>:</w:t>
            </w:r>
            <w:r>
              <w:rPr>
                <w:rFonts w:asciiTheme="minorHAnsi" w:hAnsiTheme="minorHAnsi"/>
                <w:sz w:val="18"/>
                <w:szCs w:val="18"/>
              </w:rPr>
              <w:t xml:space="preserve"> Dimmers or vacancy senor control all luminaires required to have JA8 compliant light sources. </w:t>
            </w:r>
          </w:p>
        </w:tc>
      </w:tr>
      <w:tr w:rsidR="00A6106A" w:rsidRPr="002F3D13" w14:paraId="7C5A14B3" w14:textId="77777777" w:rsidTr="00C21866">
        <w:tc>
          <w:tcPr>
            <w:tcW w:w="468" w:type="dxa"/>
            <w:vAlign w:val="center"/>
          </w:tcPr>
          <w:p w14:paraId="0423D2A9" w14:textId="77777777" w:rsidR="00A6106A" w:rsidRDefault="00A6106A" w:rsidP="00C21866">
            <w:pPr>
              <w:jc w:val="center"/>
              <w:rPr>
                <w:rFonts w:asciiTheme="minorHAnsi" w:hAnsiTheme="minorHAnsi"/>
                <w:sz w:val="18"/>
                <w:szCs w:val="18"/>
              </w:rPr>
            </w:pPr>
            <w:r>
              <w:rPr>
                <w:rFonts w:asciiTheme="minorHAnsi" w:hAnsiTheme="minorHAnsi"/>
                <w:sz w:val="18"/>
                <w:szCs w:val="18"/>
              </w:rPr>
              <w:t>03</w:t>
            </w:r>
          </w:p>
        </w:tc>
        <w:tc>
          <w:tcPr>
            <w:tcW w:w="10361" w:type="dxa"/>
          </w:tcPr>
          <w:p w14:paraId="6D554C39" w14:textId="77777777" w:rsidR="00A6106A"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)2A</w:t>
            </w:r>
            <w:proofErr w:type="gramEnd"/>
            <w:r w:rsidRPr="002F3D13">
              <w:rPr>
                <w:rFonts w:asciiTheme="minorHAnsi" w:hAnsiTheme="minorHAnsi"/>
                <w:sz w:val="18"/>
                <w:szCs w:val="18"/>
              </w:rPr>
              <w:t xml:space="preserve">: </w:t>
            </w:r>
            <w:r>
              <w:rPr>
                <w:rFonts w:asciiTheme="minorHAnsi" w:hAnsiTheme="minorHAnsi"/>
                <w:sz w:val="18"/>
                <w:szCs w:val="18"/>
              </w:rPr>
              <w:t>Forward phase cut dimmers used shall comply with NEMA SSL 7A</w:t>
            </w:r>
            <w:r w:rsidRPr="002F3D13">
              <w:rPr>
                <w:rFonts w:asciiTheme="minorHAnsi" w:hAnsiTheme="minorHAnsi"/>
                <w:sz w:val="18"/>
                <w:szCs w:val="18"/>
              </w:rPr>
              <w:t>.</w:t>
            </w:r>
          </w:p>
        </w:tc>
      </w:tr>
      <w:tr w:rsidR="00A6106A" w:rsidRPr="00916A10" w14:paraId="6F579B75" w14:textId="77777777" w:rsidTr="00265EB1">
        <w:tc>
          <w:tcPr>
            <w:tcW w:w="10829" w:type="dxa"/>
            <w:gridSpan w:val="2"/>
          </w:tcPr>
          <w:p w14:paraId="26D909BF" w14:textId="77777777" w:rsidR="00A6106A" w:rsidRPr="00916A10" w:rsidRDefault="00A6106A" w:rsidP="00265EB1">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0EF3C4C1" w14:textId="77777777" w:rsidR="00A6106A" w:rsidRDefault="00A6106A" w:rsidP="00A6106A">
      <w:pPr>
        <w:tabs>
          <w:tab w:val="left" w:pos="7920"/>
          <w:tab w:val="right" w:pos="10080"/>
        </w:tabs>
        <w:rPr>
          <w:rStyle w:val="Heading1Cha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A6106A" w:rsidRPr="002F3D13" w14:paraId="16FDE4A7" w14:textId="77777777" w:rsidTr="00265EB1">
        <w:tc>
          <w:tcPr>
            <w:tcW w:w="10829" w:type="dxa"/>
            <w:gridSpan w:val="2"/>
          </w:tcPr>
          <w:p w14:paraId="38CFCD25" w14:textId="6D467C42" w:rsidR="00A6106A" w:rsidRPr="00BC1205" w:rsidRDefault="00A6106A" w:rsidP="002D5D55">
            <w:pPr>
              <w:rPr>
                <w:rFonts w:asciiTheme="minorHAnsi" w:hAnsiTheme="minorHAnsi"/>
                <w:b/>
                <w:bCs/>
                <w:sz w:val="18"/>
                <w:szCs w:val="18"/>
              </w:rPr>
            </w:pPr>
            <w:r>
              <w:rPr>
                <w:rStyle w:val="Heading1Char"/>
                <w:rFonts w:asciiTheme="minorHAnsi" w:hAnsiTheme="minorHAnsi"/>
                <w:bCs/>
                <w:sz w:val="18"/>
                <w:szCs w:val="18"/>
              </w:rPr>
              <w:t>C</w:t>
            </w:r>
            <w:r w:rsidRPr="002F3D13">
              <w:rPr>
                <w:rStyle w:val="Heading1Char"/>
                <w:rFonts w:asciiTheme="minorHAnsi" w:hAnsiTheme="minorHAnsi"/>
                <w:bCs/>
                <w:sz w:val="18"/>
                <w:szCs w:val="18"/>
              </w:rPr>
              <w:t xml:space="preserve">. Recessed </w:t>
            </w:r>
            <w:r>
              <w:rPr>
                <w:rStyle w:val="Heading1Char"/>
                <w:rFonts w:asciiTheme="minorHAnsi" w:hAnsiTheme="minorHAnsi"/>
                <w:bCs/>
                <w:sz w:val="18"/>
                <w:szCs w:val="18"/>
              </w:rPr>
              <w:t xml:space="preserve">Downlight </w:t>
            </w:r>
            <w:r w:rsidRPr="002F3D13">
              <w:rPr>
                <w:rStyle w:val="Heading1Char"/>
                <w:rFonts w:asciiTheme="minorHAnsi" w:hAnsiTheme="minorHAnsi"/>
                <w:bCs/>
                <w:sz w:val="18"/>
                <w:szCs w:val="18"/>
              </w:rPr>
              <w:t>Luminaires</w:t>
            </w:r>
            <w:r>
              <w:rPr>
                <w:rStyle w:val="Heading1Char"/>
                <w:rFonts w:asciiTheme="minorHAnsi" w:hAnsiTheme="minorHAnsi"/>
                <w:bCs/>
                <w:sz w:val="18"/>
                <w:szCs w:val="18"/>
              </w:rPr>
              <w:t xml:space="preserve"> in </w:t>
            </w:r>
            <w:r w:rsidR="002D5D55">
              <w:rPr>
                <w:rStyle w:val="Heading1Char"/>
                <w:rFonts w:asciiTheme="minorHAnsi" w:hAnsiTheme="minorHAnsi"/>
                <w:bCs/>
                <w:sz w:val="18"/>
                <w:szCs w:val="18"/>
              </w:rPr>
              <w:t>C</w:t>
            </w:r>
            <w:r>
              <w:rPr>
                <w:rStyle w:val="Heading1Char"/>
                <w:rFonts w:asciiTheme="minorHAnsi" w:hAnsiTheme="minorHAnsi"/>
                <w:bCs/>
                <w:sz w:val="18"/>
                <w:szCs w:val="18"/>
              </w:rPr>
              <w:t>eilings</w:t>
            </w:r>
          </w:p>
        </w:tc>
      </w:tr>
      <w:tr w:rsidR="00A6106A" w:rsidRPr="002F3D13" w14:paraId="4C79743E" w14:textId="77777777" w:rsidTr="00C21866">
        <w:tc>
          <w:tcPr>
            <w:tcW w:w="581" w:type="dxa"/>
            <w:vAlign w:val="center"/>
          </w:tcPr>
          <w:p w14:paraId="253996D6" w14:textId="77777777" w:rsidR="00A6106A" w:rsidRPr="002F3D13" w:rsidRDefault="00A6106A" w:rsidP="00C21866">
            <w:pPr>
              <w:jc w:val="center"/>
              <w:rPr>
                <w:rFonts w:asciiTheme="minorHAnsi" w:hAnsiTheme="minorHAnsi"/>
                <w:sz w:val="18"/>
                <w:szCs w:val="18"/>
              </w:rPr>
            </w:pPr>
            <w:r w:rsidRPr="002F3D13">
              <w:rPr>
                <w:rFonts w:asciiTheme="minorHAnsi" w:hAnsiTheme="minorHAnsi"/>
                <w:sz w:val="18"/>
                <w:szCs w:val="18"/>
              </w:rPr>
              <w:t>01</w:t>
            </w:r>
          </w:p>
        </w:tc>
        <w:tc>
          <w:tcPr>
            <w:tcW w:w="10248" w:type="dxa"/>
          </w:tcPr>
          <w:p w14:paraId="2D5C641D" w14:textId="77777777" w:rsidR="00A6106A" w:rsidRPr="002F3D13" w:rsidRDefault="00A6106A" w:rsidP="00265EB1">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)1Cvi</w:t>
            </w:r>
            <w:proofErr w:type="gramEnd"/>
            <w:r>
              <w:rPr>
                <w:rFonts w:asciiTheme="minorHAnsi" w:hAnsiTheme="minorHAnsi"/>
                <w:sz w:val="18"/>
                <w:szCs w:val="18"/>
              </w:rPr>
              <w:t>: Contain JA8 compliant light sources that are marked with a label reading “JA8-2016-E”.</w:t>
            </w:r>
          </w:p>
        </w:tc>
      </w:tr>
      <w:tr w:rsidR="00A6106A" w:rsidRPr="002F3D13" w14:paraId="68840A67" w14:textId="77777777" w:rsidTr="00C21866">
        <w:tc>
          <w:tcPr>
            <w:tcW w:w="581" w:type="dxa"/>
            <w:vAlign w:val="center"/>
          </w:tcPr>
          <w:p w14:paraId="6A6D41D7" w14:textId="77777777" w:rsidR="00A6106A" w:rsidRPr="002F3D13" w:rsidRDefault="00A6106A" w:rsidP="00C21866">
            <w:pPr>
              <w:jc w:val="center"/>
              <w:rPr>
                <w:rFonts w:asciiTheme="minorHAnsi" w:hAnsiTheme="minorHAnsi"/>
                <w:sz w:val="18"/>
                <w:szCs w:val="18"/>
              </w:rPr>
            </w:pPr>
            <w:r w:rsidRPr="002F3D13">
              <w:rPr>
                <w:rFonts w:asciiTheme="minorHAnsi" w:hAnsiTheme="minorHAnsi"/>
                <w:sz w:val="18"/>
                <w:szCs w:val="18"/>
              </w:rPr>
              <w:t>02</w:t>
            </w:r>
          </w:p>
        </w:tc>
        <w:tc>
          <w:tcPr>
            <w:tcW w:w="10248" w:type="dxa"/>
          </w:tcPr>
          <w:p w14:paraId="7C83D4B4"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w:t>
            </w:r>
            <w:proofErr w:type="gramEnd"/>
            <w:r w:rsidRPr="002F3D13">
              <w:rPr>
                <w:rFonts w:asciiTheme="minorHAnsi" w:hAnsiTheme="minorHAnsi"/>
                <w:sz w:val="18"/>
                <w:szCs w:val="18"/>
              </w:rPr>
              <w:t>: Listed for zero clearance insulation contact (IC)</w:t>
            </w:r>
            <w:r>
              <w:rPr>
                <w:rFonts w:asciiTheme="minorHAnsi" w:hAnsiTheme="minorHAnsi"/>
                <w:sz w:val="18"/>
                <w:szCs w:val="18"/>
              </w:rPr>
              <w:t>.</w:t>
            </w:r>
          </w:p>
        </w:tc>
      </w:tr>
      <w:tr w:rsidR="00A6106A" w:rsidRPr="002F3D13" w14:paraId="5721823E" w14:textId="77777777" w:rsidTr="00C21866">
        <w:tc>
          <w:tcPr>
            <w:tcW w:w="581" w:type="dxa"/>
            <w:vAlign w:val="center"/>
          </w:tcPr>
          <w:p w14:paraId="2C900BC7" w14:textId="77777777" w:rsidR="00A6106A" w:rsidRPr="002F3D13" w:rsidRDefault="00A6106A" w:rsidP="00C21866">
            <w:pPr>
              <w:jc w:val="center"/>
              <w:rPr>
                <w:rFonts w:asciiTheme="minorHAnsi" w:hAnsiTheme="minorHAnsi"/>
                <w:sz w:val="18"/>
                <w:szCs w:val="18"/>
              </w:rPr>
            </w:pPr>
            <w:r w:rsidRPr="002F3D13">
              <w:rPr>
                <w:rFonts w:asciiTheme="minorHAnsi" w:hAnsiTheme="minorHAnsi"/>
                <w:sz w:val="18"/>
                <w:szCs w:val="18"/>
              </w:rPr>
              <w:t>03</w:t>
            </w:r>
          </w:p>
        </w:tc>
        <w:tc>
          <w:tcPr>
            <w:tcW w:w="10248" w:type="dxa"/>
          </w:tcPr>
          <w:p w14:paraId="2D209C86" w14:textId="4EA5C66F"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1Cii</w:t>
            </w:r>
            <w:proofErr w:type="gramEnd"/>
            <w:r w:rsidRPr="002F3D13">
              <w:rPr>
                <w:rFonts w:asciiTheme="minorHAnsi" w:hAnsiTheme="minorHAnsi"/>
                <w:sz w:val="18"/>
                <w:szCs w:val="18"/>
              </w:rPr>
              <w:t>: Has label certifying air tight</w:t>
            </w:r>
            <w:r>
              <w:rPr>
                <w:rFonts w:asciiTheme="minorHAnsi" w:hAnsiTheme="minorHAnsi"/>
                <w:sz w:val="18"/>
                <w:szCs w:val="18"/>
              </w:rPr>
              <w:t>.</w:t>
            </w:r>
          </w:p>
        </w:tc>
      </w:tr>
      <w:tr w:rsidR="00A6106A" w:rsidRPr="002F3D13" w14:paraId="3596A681" w14:textId="77777777" w:rsidTr="00C21866">
        <w:trPr>
          <w:trHeight w:val="56"/>
        </w:trPr>
        <w:tc>
          <w:tcPr>
            <w:tcW w:w="581" w:type="dxa"/>
            <w:vAlign w:val="center"/>
          </w:tcPr>
          <w:p w14:paraId="3B8E5BE4" w14:textId="77777777" w:rsidR="00A6106A" w:rsidRPr="002F3D13" w:rsidRDefault="00A6106A" w:rsidP="00C21866">
            <w:pPr>
              <w:jc w:val="center"/>
              <w:rPr>
                <w:rFonts w:asciiTheme="minorHAnsi" w:hAnsiTheme="minorHAnsi"/>
                <w:sz w:val="18"/>
                <w:szCs w:val="18"/>
              </w:rPr>
            </w:pPr>
            <w:r>
              <w:rPr>
                <w:rFonts w:asciiTheme="minorHAnsi" w:hAnsiTheme="minorHAnsi"/>
                <w:sz w:val="18"/>
                <w:szCs w:val="18"/>
              </w:rPr>
              <w:t>04</w:t>
            </w:r>
          </w:p>
        </w:tc>
        <w:tc>
          <w:tcPr>
            <w:tcW w:w="10248" w:type="dxa"/>
          </w:tcPr>
          <w:p w14:paraId="5F680BB9" w14:textId="46178D79"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1Ciii</w:t>
            </w:r>
            <w:proofErr w:type="gramEnd"/>
            <w:r w:rsidRPr="002F3D13">
              <w:rPr>
                <w:rFonts w:asciiTheme="minorHAnsi" w:hAnsiTheme="minorHAnsi"/>
                <w:sz w:val="18"/>
                <w:szCs w:val="18"/>
              </w:rPr>
              <w:t>: Sealed with a gasket or caulk between the luminaire housing and ceiling, and all air leak</w:t>
            </w:r>
            <w:r w:rsidR="0052053E">
              <w:rPr>
                <w:rFonts w:asciiTheme="minorHAnsi" w:hAnsiTheme="minorHAnsi"/>
                <w:sz w:val="18"/>
                <w:szCs w:val="18"/>
              </w:rPr>
              <w:t>age</w:t>
            </w:r>
            <w:r w:rsidRPr="002F3D13">
              <w:rPr>
                <w:rFonts w:asciiTheme="minorHAnsi" w:hAnsiTheme="minorHAnsi"/>
                <w:sz w:val="18"/>
                <w:szCs w:val="18"/>
              </w:rPr>
              <w:t xml:space="preserve"> paths between conditioned and unconditioned spaces are sealed with a gasket or caulk</w:t>
            </w:r>
            <w:r>
              <w:rPr>
                <w:rFonts w:asciiTheme="minorHAnsi" w:hAnsiTheme="minorHAnsi"/>
                <w:sz w:val="18"/>
                <w:szCs w:val="18"/>
              </w:rPr>
              <w:t>.</w:t>
            </w:r>
          </w:p>
        </w:tc>
      </w:tr>
      <w:tr w:rsidR="00A6106A" w:rsidRPr="002F3D13" w14:paraId="787CFD30" w14:textId="77777777" w:rsidTr="00C21866">
        <w:trPr>
          <w:trHeight w:val="56"/>
        </w:trPr>
        <w:tc>
          <w:tcPr>
            <w:tcW w:w="581" w:type="dxa"/>
            <w:vAlign w:val="center"/>
          </w:tcPr>
          <w:p w14:paraId="6F7E64B9" w14:textId="48BA70FB" w:rsidR="00A6106A" w:rsidRPr="002F3D13" w:rsidRDefault="00A36829" w:rsidP="00C21866">
            <w:pPr>
              <w:jc w:val="center"/>
              <w:rPr>
                <w:rFonts w:asciiTheme="minorHAnsi" w:hAnsiTheme="minorHAnsi"/>
                <w:sz w:val="18"/>
                <w:szCs w:val="18"/>
              </w:rPr>
            </w:pPr>
            <w:r>
              <w:rPr>
                <w:rFonts w:asciiTheme="minorHAnsi" w:hAnsiTheme="minorHAnsi"/>
                <w:sz w:val="18"/>
                <w:szCs w:val="18"/>
              </w:rPr>
              <w:t>05</w:t>
            </w:r>
          </w:p>
        </w:tc>
        <w:tc>
          <w:tcPr>
            <w:tcW w:w="10248" w:type="dxa"/>
          </w:tcPr>
          <w:p w14:paraId="5EEB0072"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1Civ</w:t>
            </w:r>
            <w:proofErr w:type="gramEnd"/>
            <w:r w:rsidRPr="002F3D13">
              <w:rPr>
                <w:rFonts w:asciiTheme="minorHAnsi" w:hAnsiTheme="minorHAnsi"/>
                <w:sz w:val="18"/>
                <w:szCs w:val="18"/>
              </w:rPr>
              <w:t>: Allows ballast maintenance and replacement to be readily accessible to building occupants from below the ceiling without requiring the cutting of holes in the ceiling</w:t>
            </w:r>
            <w:r>
              <w:rPr>
                <w:rFonts w:asciiTheme="minorHAnsi" w:hAnsiTheme="minorHAnsi"/>
                <w:sz w:val="18"/>
                <w:szCs w:val="18"/>
              </w:rPr>
              <w:t>.</w:t>
            </w:r>
          </w:p>
        </w:tc>
      </w:tr>
      <w:tr w:rsidR="00A6106A" w:rsidRPr="002F3D13" w14:paraId="6F8DF5A8" w14:textId="77777777" w:rsidTr="00C21866">
        <w:trPr>
          <w:trHeight w:val="56"/>
        </w:trPr>
        <w:tc>
          <w:tcPr>
            <w:tcW w:w="581" w:type="dxa"/>
            <w:vAlign w:val="center"/>
          </w:tcPr>
          <w:p w14:paraId="6E0A0A3A" w14:textId="338D3329" w:rsidR="00A6106A" w:rsidRPr="002F3D13" w:rsidDel="003A14F4" w:rsidRDefault="00A36829" w:rsidP="00C21866">
            <w:pPr>
              <w:jc w:val="center"/>
              <w:rPr>
                <w:rFonts w:asciiTheme="minorHAnsi" w:hAnsiTheme="minorHAnsi"/>
                <w:sz w:val="18"/>
                <w:szCs w:val="18"/>
              </w:rPr>
            </w:pPr>
            <w:r>
              <w:rPr>
                <w:rFonts w:asciiTheme="minorHAnsi" w:hAnsiTheme="minorHAnsi"/>
                <w:sz w:val="18"/>
                <w:szCs w:val="18"/>
              </w:rPr>
              <w:t>06</w:t>
            </w:r>
          </w:p>
        </w:tc>
        <w:tc>
          <w:tcPr>
            <w:tcW w:w="10248" w:type="dxa"/>
          </w:tcPr>
          <w:p w14:paraId="12375393" w14:textId="77777777" w:rsidR="00A6106A" w:rsidRPr="002F3D13" w:rsidRDefault="00A6106A" w:rsidP="00265EB1">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)1Cv</w:t>
            </w:r>
            <w:proofErr w:type="gramEnd"/>
            <w:r>
              <w:rPr>
                <w:rFonts w:asciiTheme="minorHAnsi" w:hAnsiTheme="minorHAnsi"/>
                <w:sz w:val="18"/>
                <w:szCs w:val="18"/>
              </w:rPr>
              <w:t>: Do not contain screw based sockets.</w:t>
            </w:r>
          </w:p>
        </w:tc>
      </w:tr>
      <w:tr w:rsidR="00A6106A" w:rsidRPr="002F3D13" w14:paraId="507A36AB" w14:textId="77777777" w:rsidTr="00265EB1">
        <w:trPr>
          <w:trHeight w:val="56"/>
        </w:trPr>
        <w:tc>
          <w:tcPr>
            <w:tcW w:w="10829" w:type="dxa"/>
            <w:gridSpan w:val="2"/>
          </w:tcPr>
          <w:p w14:paraId="34162445" w14:textId="77777777" w:rsidR="00A6106A" w:rsidRPr="002F3D13" w:rsidRDefault="00A6106A" w:rsidP="00265EB1">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7B902286" w14:textId="77777777" w:rsidR="00A6106A" w:rsidRDefault="00A6106A" w:rsidP="00A6106A">
      <w:pPr>
        <w:tabs>
          <w:tab w:val="left" w:pos="7920"/>
          <w:tab w:val="right" w:pos="10080"/>
        </w:tabs>
        <w:rPr>
          <w:rStyle w:val="Heading1Cha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A6106A" w:rsidRPr="002F3D13" w14:paraId="26FA4DAF" w14:textId="77777777" w:rsidTr="00265EB1">
        <w:tc>
          <w:tcPr>
            <w:tcW w:w="10829" w:type="dxa"/>
            <w:gridSpan w:val="2"/>
          </w:tcPr>
          <w:p w14:paraId="638957CD" w14:textId="5883A7CC" w:rsidR="00A6106A" w:rsidRPr="002F3D13" w:rsidRDefault="00A6106A" w:rsidP="00265EB1">
            <w:pPr>
              <w:tabs>
                <w:tab w:val="left" w:pos="7920"/>
                <w:tab w:val="right" w:pos="10080"/>
              </w:tabs>
              <w:rPr>
                <w:rFonts w:asciiTheme="minorHAnsi" w:hAnsiTheme="minorHAnsi"/>
                <w:b/>
                <w:sz w:val="18"/>
                <w:szCs w:val="18"/>
              </w:rPr>
            </w:pPr>
            <w:r>
              <w:rPr>
                <w:rFonts w:asciiTheme="minorHAnsi" w:hAnsiTheme="minorHAnsi"/>
                <w:b/>
                <w:sz w:val="18"/>
                <w:szCs w:val="18"/>
              </w:rPr>
              <w:t>D</w:t>
            </w:r>
            <w:r w:rsidRPr="002F3D13">
              <w:rPr>
                <w:rFonts w:asciiTheme="minorHAnsi" w:hAnsiTheme="minorHAnsi"/>
                <w:b/>
                <w:sz w:val="18"/>
                <w:szCs w:val="18"/>
              </w:rPr>
              <w:t xml:space="preserve">. </w:t>
            </w:r>
            <w:r>
              <w:rPr>
                <w:rFonts w:asciiTheme="minorHAnsi" w:hAnsiTheme="minorHAnsi"/>
                <w:b/>
                <w:sz w:val="18"/>
                <w:szCs w:val="18"/>
              </w:rPr>
              <w:t xml:space="preserve">Additional </w:t>
            </w:r>
            <w:r w:rsidRPr="002F3D13">
              <w:rPr>
                <w:rFonts w:asciiTheme="minorHAnsi" w:hAnsiTheme="minorHAnsi"/>
                <w:b/>
                <w:sz w:val="18"/>
                <w:szCs w:val="18"/>
              </w:rPr>
              <w:t xml:space="preserve">Luminaire </w:t>
            </w:r>
            <w:r>
              <w:rPr>
                <w:rFonts w:asciiTheme="minorHAnsi" w:hAnsiTheme="minorHAnsi"/>
                <w:b/>
                <w:sz w:val="18"/>
                <w:szCs w:val="18"/>
              </w:rPr>
              <w:t>Requirements</w:t>
            </w:r>
          </w:p>
        </w:tc>
      </w:tr>
      <w:tr w:rsidR="00A6106A" w:rsidRPr="002F3D13" w14:paraId="6375F98A" w14:textId="77777777" w:rsidTr="00C21866">
        <w:tc>
          <w:tcPr>
            <w:tcW w:w="581" w:type="dxa"/>
            <w:vAlign w:val="center"/>
          </w:tcPr>
          <w:p w14:paraId="6B82EFDD" w14:textId="77777777" w:rsidR="00A6106A" w:rsidRPr="002F3D13" w:rsidDel="008A536F" w:rsidRDefault="00A6106A" w:rsidP="00C21866">
            <w:pPr>
              <w:jc w:val="center"/>
              <w:rPr>
                <w:rFonts w:asciiTheme="minorHAnsi" w:hAnsiTheme="minorHAnsi"/>
                <w:sz w:val="18"/>
                <w:szCs w:val="18"/>
              </w:rPr>
            </w:pPr>
            <w:r>
              <w:rPr>
                <w:rFonts w:asciiTheme="minorHAnsi" w:hAnsiTheme="minorHAnsi"/>
                <w:sz w:val="18"/>
                <w:szCs w:val="18"/>
              </w:rPr>
              <w:t>01</w:t>
            </w:r>
          </w:p>
        </w:tc>
        <w:tc>
          <w:tcPr>
            <w:tcW w:w="10248" w:type="dxa"/>
          </w:tcPr>
          <w:p w14:paraId="1938E175" w14:textId="77777777" w:rsidR="00A6106A" w:rsidRDefault="00A6106A" w:rsidP="00265EB1">
            <w:pPr>
              <w:rPr>
                <w:rFonts w:asciiTheme="minorHAnsi" w:hAnsiTheme="minorHAnsi"/>
                <w:sz w:val="18"/>
                <w:szCs w:val="18"/>
              </w:rPr>
            </w:pPr>
            <w:r>
              <w:rPr>
                <w:rFonts w:asciiTheme="minorHAnsi" w:hAnsiTheme="minorHAnsi"/>
                <w:sz w:val="18"/>
                <w:szCs w:val="18"/>
              </w:rPr>
              <w:t>150.0(k)1G: Screw based luminaires are installed with all of  the following requirements:</w:t>
            </w:r>
          </w:p>
          <w:p w14:paraId="362DF5D5" w14:textId="77777777" w:rsidR="00A6106A" w:rsidRPr="00DD4421" w:rsidRDefault="00A6106A" w:rsidP="004E079B">
            <w:pPr>
              <w:pStyle w:val="ListParagraph"/>
              <w:numPr>
                <w:ilvl w:val="0"/>
                <w:numId w:val="7"/>
              </w:numPr>
              <w:rPr>
                <w:rFonts w:asciiTheme="minorHAnsi" w:hAnsiTheme="minorHAnsi"/>
                <w:sz w:val="18"/>
                <w:szCs w:val="18"/>
              </w:rPr>
            </w:pPr>
            <w:r w:rsidRPr="00DD4421">
              <w:rPr>
                <w:rFonts w:asciiTheme="minorHAnsi" w:hAnsiTheme="minorHAnsi"/>
                <w:sz w:val="18"/>
                <w:szCs w:val="18"/>
              </w:rPr>
              <w:t xml:space="preserve">The luminaire is not recessed </w:t>
            </w:r>
            <w:proofErr w:type="spellStart"/>
            <w:r w:rsidRPr="00DD4421">
              <w:rPr>
                <w:rFonts w:asciiTheme="minorHAnsi" w:hAnsiTheme="minorHAnsi"/>
                <w:sz w:val="18"/>
                <w:szCs w:val="18"/>
              </w:rPr>
              <w:t>downlight</w:t>
            </w:r>
            <w:proofErr w:type="spellEnd"/>
            <w:r w:rsidRPr="00DD4421">
              <w:rPr>
                <w:rFonts w:asciiTheme="minorHAnsi" w:hAnsiTheme="minorHAnsi"/>
                <w:sz w:val="18"/>
                <w:szCs w:val="18"/>
              </w:rPr>
              <w:t xml:space="preserve"> luminaire in ceilings; and</w:t>
            </w:r>
          </w:p>
          <w:p w14:paraId="1C3CCC4A" w14:textId="77777777" w:rsidR="00A6106A" w:rsidRPr="00DD4421" w:rsidRDefault="00A6106A" w:rsidP="004E079B">
            <w:pPr>
              <w:pStyle w:val="ListParagraph"/>
              <w:numPr>
                <w:ilvl w:val="0"/>
                <w:numId w:val="7"/>
              </w:numPr>
              <w:rPr>
                <w:rFonts w:asciiTheme="minorHAnsi" w:hAnsiTheme="minorHAnsi"/>
                <w:sz w:val="18"/>
                <w:szCs w:val="18"/>
              </w:rPr>
            </w:pPr>
            <w:r w:rsidRPr="00DD4421">
              <w:rPr>
                <w:rFonts w:asciiTheme="minorHAnsi" w:hAnsiTheme="minorHAnsi"/>
                <w:sz w:val="18"/>
                <w:szCs w:val="18"/>
              </w:rPr>
              <w:t xml:space="preserve">The luminaire contains </w:t>
            </w:r>
            <w:proofErr w:type="gramStart"/>
            <w:r w:rsidRPr="00DD4421">
              <w:rPr>
                <w:rFonts w:asciiTheme="minorHAnsi" w:hAnsiTheme="minorHAnsi"/>
                <w:sz w:val="18"/>
                <w:szCs w:val="18"/>
              </w:rPr>
              <w:t>a JA8 compliant lamps</w:t>
            </w:r>
            <w:proofErr w:type="gramEnd"/>
            <w:r>
              <w:rPr>
                <w:rFonts w:asciiTheme="minorHAnsi" w:hAnsiTheme="minorHAnsi"/>
                <w:sz w:val="18"/>
                <w:szCs w:val="18"/>
              </w:rPr>
              <w:t>.</w:t>
            </w:r>
          </w:p>
        </w:tc>
      </w:tr>
      <w:tr w:rsidR="00A6106A" w:rsidRPr="002F3D13" w14:paraId="5D96CF4E" w14:textId="77777777" w:rsidTr="00C21866">
        <w:tc>
          <w:tcPr>
            <w:tcW w:w="581" w:type="dxa"/>
            <w:vAlign w:val="center"/>
          </w:tcPr>
          <w:p w14:paraId="3FF307FD" w14:textId="77777777" w:rsidR="00A6106A" w:rsidRPr="002F3D13" w:rsidDel="008A536F" w:rsidRDefault="00A6106A" w:rsidP="00C21866">
            <w:pPr>
              <w:jc w:val="center"/>
              <w:rPr>
                <w:rFonts w:asciiTheme="minorHAnsi" w:hAnsiTheme="minorHAnsi"/>
                <w:sz w:val="18"/>
                <w:szCs w:val="18"/>
              </w:rPr>
            </w:pPr>
            <w:r>
              <w:rPr>
                <w:rFonts w:asciiTheme="minorHAnsi" w:hAnsiTheme="minorHAnsi"/>
                <w:sz w:val="18"/>
                <w:szCs w:val="18"/>
              </w:rPr>
              <w:t>02</w:t>
            </w:r>
          </w:p>
        </w:tc>
        <w:tc>
          <w:tcPr>
            <w:tcW w:w="10248" w:type="dxa"/>
          </w:tcPr>
          <w:p w14:paraId="69863B1E" w14:textId="77777777" w:rsidR="00A6106A" w:rsidRPr="002F3D13" w:rsidRDefault="00A6106A" w:rsidP="00265EB1">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)1H</w:t>
            </w:r>
            <w:proofErr w:type="gramEnd"/>
            <w:r>
              <w:rPr>
                <w:rFonts w:asciiTheme="minorHAnsi" w:hAnsiTheme="minorHAnsi"/>
                <w:sz w:val="18"/>
                <w:szCs w:val="18"/>
              </w:rPr>
              <w:t xml:space="preserve">: No light sources marked “not for use in enclosed fixture” or “not for use in recessed fixture” are installed in enclosed luminaires. </w:t>
            </w:r>
          </w:p>
        </w:tc>
      </w:tr>
      <w:tr w:rsidR="00A6106A" w:rsidRPr="002F3D13" w14:paraId="400D6EC5" w14:textId="77777777" w:rsidTr="00C21866">
        <w:tc>
          <w:tcPr>
            <w:tcW w:w="581" w:type="dxa"/>
            <w:vAlign w:val="center"/>
          </w:tcPr>
          <w:p w14:paraId="7D9BC244" w14:textId="77777777" w:rsidR="00A6106A" w:rsidRPr="002F3D13" w:rsidRDefault="00A6106A" w:rsidP="00C21866">
            <w:pPr>
              <w:jc w:val="center"/>
              <w:rPr>
                <w:rFonts w:asciiTheme="minorHAnsi" w:hAnsiTheme="minorHAnsi"/>
                <w:sz w:val="18"/>
                <w:szCs w:val="18"/>
              </w:rPr>
            </w:pPr>
            <w:r>
              <w:rPr>
                <w:rFonts w:asciiTheme="minorHAnsi" w:hAnsiTheme="minorHAnsi"/>
                <w:sz w:val="18"/>
                <w:szCs w:val="18"/>
              </w:rPr>
              <w:t>03</w:t>
            </w:r>
          </w:p>
        </w:tc>
        <w:tc>
          <w:tcPr>
            <w:tcW w:w="10248" w:type="dxa"/>
          </w:tcPr>
          <w:p w14:paraId="5B78B039" w14:textId="4AF08DE7" w:rsidR="00A6106A" w:rsidRPr="002F3D13" w:rsidRDefault="00A6106A" w:rsidP="0052053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)1D</w:t>
            </w:r>
            <w:proofErr w:type="gramEnd"/>
            <w:r w:rsidRPr="002F3D13">
              <w:rPr>
                <w:rFonts w:asciiTheme="minorHAnsi" w:hAnsiTheme="minorHAnsi"/>
                <w:sz w:val="18"/>
                <w:szCs w:val="18"/>
              </w:rPr>
              <w:t xml:space="preserve">: Ballasts for fluorescent lamps rated 13 </w:t>
            </w:r>
            <w:r w:rsidR="0052053E">
              <w:rPr>
                <w:rFonts w:asciiTheme="minorHAnsi" w:hAnsiTheme="minorHAnsi"/>
                <w:sz w:val="18"/>
                <w:szCs w:val="18"/>
              </w:rPr>
              <w:t>W</w:t>
            </w:r>
            <w:r w:rsidRPr="002F3D13">
              <w:rPr>
                <w:rFonts w:asciiTheme="minorHAnsi" w:hAnsiTheme="minorHAnsi"/>
                <w:sz w:val="18"/>
                <w:szCs w:val="18"/>
              </w:rPr>
              <w:t>atts or greater are electronic.</w:t>
            </w:r>
          </w:p>
        </w:tc>
      </w:tr>
      <w:tr w:rsidR="00A6106A" w:rsidRPr="002F3D13" w14:paraId="4236E94E" w14:textId="77777777" w:rsidTr="00C21866">
        <w:trPr>
          <w:trHeight w:val="56"/>
        </w:trPr>
        <w:tc>
          <w:tcPr>
            <w:tcW w:w="581" w:type="dxa"/>
            <w:vAlign w:val="center"/>
          </w:tcPr>
          <w:p w14:paraId="5E5F6344" w14:textId="77777777" w:rsidR="00A6106A" w:rsidRPr="002F3D13" w:rsidRDefault="00A6106A" w:rsidP="00C21866">
            <w:pPr>
              <w:jc w:val="center"/>
              <w:rPr>
                <w:rFonts w:asciiTheme="minorHAnsi" w:hAnsiTheme="minorHAnsi"/>
                <w:sz w:val="18"/>
                <w:szCs w:val="18"/>
              </w:rPr>
            </w:pPr>
            <w:r>
              <w:rPr>
                <w:rFonts w:asciiTheme="minorHAnsi" w:hAnsiTheme="minorHAnsi"/>
                <w:sz w:val="18"/>
                <w:szCs w:val="18"/>
              </w:rPr>
              <w:t>04</w:t>
            </w:r>
          </w:p>
        </w:tc>
        <w:tc>
          <w:tcPr>
            <w:tcW w:w="10248" w:type="dxa"/>
          </w:tcPr>
          <w:p w14:paraId="0C701088" w14:textId="26A86F91" w:rsidR="00A6106A" w:rsidRPr="002F3D13" w:rsidRDefault="00A6106A" w:rsidP="0052053E">
            <w:pPr>
              <w:rPr>
                <w:rFonts w:asciiTheme="minorHAnsi" w:hAnsiTheme="minorHAnsi"/>
                <w:sz w:val="18"/>
                <w:szCs w:val="18"/>
              </w:rPr>
            </w:pPr>
            <w:r w:rsidRPr="002F3D13">
              <w:rPr>
                <w:rFonts w:asciiTheme="minorHAnsi" w:hAnsiTheme="minorHAnsi"/>
                <w:sz w:val="18"/>
                <w:szCs w:val="18"/>
              </w:rPr>
              <w:t xml:space="preserve">150.0(k)1E: Night lights are rated to consume no more than </w:t>
            </w:r>
            <w:r w:rsidR="0052053E">
              <w:rPr>
                <w:rFonts w:asciiTheme="minorHAnsi" w:hAnsiTheme="minorHAnsi"/>
                <w:sz w:val="18"/>
                <w:szCs w:val="18"/>
              </w:rPr>
              <w:t>5</w:t>
            </w:r>
            <w:r w:rsidRPr="002F3D13">
              <w:rPr>
                <w:rFonts w:asciiTheme="minorHAnsi" w:hAnsiTheme="minorHAnsi"/>
                <w:sz w:val="18"/>
                <w:szCs w:val="18"/>
              </w:rPr>
              <w:t xml:space="preserve"> </w:t>
            </w:r>
            <w:r w:rsidR="0052053E">
              <w:rPr>
                <w:rFonts w:asciiTheme="minorHAnsi" w:hAnsiTheme="minorHAnsi"/>
                <w:sz w:val="18"/>
                <w:szCs w:val="18"/>
              </w:rPr>
              <w:t>W</w:t>
            </w:r>
            <w:r w:rsidRPr="002F3D13">
              <w:rPr>
                <w:rFonts w:asciiTheme="minorHAnsi" w:hAnsiTheme="minorHAnsi"/>
                <w:sz w:val="18"/>
                <w:szCs w:val="18"/>
              </w:rPr>
              <w:t>atts of power</w:t>
            </w:r>
          </w:p>
        </w:tc>
      </w:tr>
      <w:tr w:rsidR="00A6106A" w:rsidRPr="002F3D13" w14:paraId="04ECBFFB" w14:textId="77777777" w:rsidTr="00C21866">
        <w:trPr>
          <w:trHeight w:val="56"/>
        </w:trPr>
        <w:tc>
          <w:tcPr>
            <w:tcW w:w="581" w:type="dxa"/>
            <w:vAlign w:val="center"/>
          </w:tcPr>
          <w:p w14:paraId="4FA11C24" w14:textId="77777777" w:rsidR="00A6106A" w:rsidRPr="002F3D13" w:rsidRDefault="00A6106A" w:rsidP="00C21866">
            <w:pPr>
              <w:jc w:val="center"/>
              <w:rPr>
                <w:rFonts w:asciiTheme="minorHAnsi" w:hAnsiTheme="minorHAnsi"/>
                <w:sz w:val="18"/>
                <w:szCs w:val="18"/>
              </w:rPr>
            </w:pPr>
            <w:r>
              <w:rPr>
                <w:rFonts w:asciiTheme="minorHAnsi" w:hAnsiTheme="minorHAnsi"/>
                <w:sz w:val="18"/>
                <w:szCs w:val="18"/>
              </w:rPr>
              <w:t>05</w:t>
            </w:r>
          </w:p>
        </w:tc>
        <w:tc>
          <w:tcPr>
            <w:tcW w:w="10248" w:type="dxa"/>
          </w:tcPr>
          <w:p w14:paraId="72C183DE"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150.0(k)1F: Lighting integral to exhaust fans meets all applicable requirements of Section 150.0(k)</w:t>
            </w:r>
          </w:p>
        </w:tc>
      </w:tr>
      <w:tr w:rsidR="00A6106A" w:rsidRPr="002F3D13" w14:paraId="1D741D96" w14:textId="77777777" w:rsidTr="00265EB1">
        <w:trPr>
          <w:trHeight w:val="56"/>
        </w:trPr>
        <w:tc>
          <w:tcPr>
            <w:tcW w:w="10829" w:type="dxa"/>
            <w:gridSpan w:val="2"/>
          </w:tcPr>
          <w:p w14:paraId="098DBC0E" w14:textId="77777777" w:rsidR="00A6106A" w:rsidRPr="002F3D13" w:rsidRDefault="00A6106A" w:rsidP="00265EB1">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0A9FB553" w14:textId="77777777" w:rsidR="00A6106A" w:rsidRDefault="00A6106A" w:rsidP="00A6106A">
      <w:pPr>
        <w:tabs>
          <w:tab w:val="left" w:pos="7920"/>
          <w:tab w:val="right" w:pos="10080"/>
        </w:tabs>
        <w:rPr>
          <w:rStyle w:val="Heading1Char"/>
          <w:rFonts w:asciiTheme="minorHAnsi" w:hAnsiTheme="minorHAnsi"/>
          <w:bCs/>
          <w:sz w:val="18"/>
          <w:szCs w:val="18"/>
        </w:rPr>
      </w:pPr>
    </w:p>
    <w:p w14:paraId="2BFBDC9D" w14:textId="77777777" w:rsidR="00A6106A" w:rsidRDefault="00A6106A" w:rsidP="00A6106A">
      <w:pPr>
        <w:tabs>
          <w:tab w:val="left" w:pos="7920"/>
          <w:tab w:val="right" w:pos="10080"/>
        </w:tabs>
        <w:rPr>
          <w:rStyle w:val="Heading1Char"/>
          <w:rFonts w:asciiTheme="minorHAnsi" w:hAnsiTheme="minorHAnsi"/>
          <w:bCs/>
          <w:sz w:val="18"/>
          <w:szCs w:val="18"/>
        </w:rPr>
      </w:pPr>
    </w:p>
    <w:p w14:paraId="7BF6CA4E" w14:textId="77777777" w:rsidR="002D5D55" w:rsidRDefault="002D5D55">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A6106A" w:rsidRPr="002F3D13" w14:paraId="7816A9FB" w14:textId="77777777" w:rsidTr="00265EB1">
        <w:tc>
          <w:tcPr>
            <w:tcW w:w="10829" w:type="dxa"/>
            <w:gridSpan w:val="2"/>
          </w:tcPr>
          <w:p w14:paraId="784B33FF" w14:textId="2E5B346B" w:rsidR="00A6106A" w:rsidRPr="00BC1205" w:rsidRDefault="00A6106A" w:rsidP="00265EB1">
            <w:pPr>
              <w:tabs>
                <w:tab w:val="left" w:pos="7920"/>
                <w:tab w:val="right" w:pos="10080"/>
              </w:tabs>
              <w:rPr>
                <w:rFonts w:asciiTheme="minorHAnsi" w:hAnsiTheme="minorHAnsi"/>
                <w:b/>
                <w:bCs/>
                <w:sz w:val="18"/>
                <w:szCs w:val="18"/>
              </w:rPr>
            </w:pPr>
            <w:r>
              <w:rPr>
                <w:rStyle w:val="Heading1Char"/>
                <w:rFonts w:asciiTheme="minorHAnsi" w:hAnsiTheme="minorHAnsi"/>
                <w:bCs/>
                <w:sz w:val="18"/>
                <w:szCs w:val="18"/>
              </w:rPr>
              <w:lastRenderedPageBreak/>
              <w:t>E</w:t>
            </w:r>
            <w:r w:rsidRPr="002F3D13">
              <w:rPr>
                <w:rStyle w:val="Heading1Char"/>
                <w:rFonts w:asciiTheme="minorHAnsi" w:hAnsiTheme="minorHAnsi"/>
                <w:bCs/>
                <w:sz w:val="18"/>
                <w:szCs w:val="18"/>
              </w:rPr>
              <w:t xml:space="preserve">. </w:t>
            </w:r>
            <w:r>
              <w:rPr>
                <w:rStyle w:val="Heading1Char"/>
                <w:rFonts w:asciiTheme="minorHAnsi" w:hAnsiTheme="minorHAnsi"/>
                <w:bCs/>
                <w:sz w:val="18"/>
                <w:szCs w:val="18"/>
              </w:rPr>
              <w:t xml:space="preserve">Additional </w:t>
            </w:r>
            <w:r w:rsidRPr="002F3D13">
              <w:rPr>
                <w:rStyle w:val="Heading1Char"/>
                <w:rFonts w:asciiTheme="minorHAnsi" w:hAnsiTheme="minorHAnsi"/>
                <w:bCs/>
                <w:sz w:val="18"/>
                <w:szCs w:val="18"/>
              </w:rPr>
              <w:t>Lighting Controls</w:t>
            </w:r>
          </w:p>
        </w:tc>
      </w:tr>
      <w:tr w:rsidR="00A6106A" w:rsidRPr="002F3D13" w14:paraId="1527C2F1" w14:textId="77777777" w:rsidTr="00C21866">
        <w:tc>
          <w:tcPr>
            <w:tcW w:w="581" w:type="dxa"/>
            <w:vAlign w:val="center"/>
          </w:tcPr>
          <w:p w14:paraId="1883F50D" w14:textId="77777777" w:rsidR="00A6106A" w:rsidRPr="002F3D13" w:rsidRDefault="00A6106A" w:rsidP="00C21866">
            <w:pPr>
              <w:jc w:val="center"/>
              <w:rPr>
                <w:rFonts w:asciiTheme="minorHAnsi" w:hAnsiTheme="minorHAnsi"/>
                <w:sz w:val="18"/>
                <w:szCs w:val="18"/>
              </w:rPr>
            </w:pPr>
            <w:r w:rsidRPr="002F3D13">
              <w:rPr>
                <w:rFonts w:asciiTheme="minorHAnsi" w:hAnsiTheme="minorHAnsi"/>
                <w:sz w:val="18"/>
                <w:szCs w:val="18"/>
              </w:rPr>
              <w:t>01</w:t>
            </w:r>
          </w:p>
        </w:tc>
        <w:tc>
          <w:tcPr>
            <w:tcW w:w="10248" w:type="dxa"/>
          </w:tcPr>
          <w:p w14:paraId="195CB8BC" w14:textId="77777777" w:rsidR="00A6106A" w:rsidRPr="002F3D13" w:rsidRDefault="00A6106A" w:rsidP="00265EB1">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)2J</w:t>
            </w:r>
            <w:proofErr w:type="gramEnd"/>
            <w:r w:rsidRPr="002F3D13">
              <w:rPr>
                <w:rFonts w:asciiTheme="minorHAnsi" w:hAnsiTheme="minorHAnsi"/>
                <w:sz w:val="18"/>
                <w:szCs w:val="18"/>
              </w:rPr>
              <w:t>:</w:t>
            </w:r>
            <w:r>
              <w:rPr>
                <w:rFonts w:asciiTheme="minorHAnsi" w:hAnsiTheme="minorHAnsi"/>
                <w:sz w:val="18"/>
                <w:szCs w:val="18"/>
              </w:rPr>
              <w:t xml:space="preserve"> In bathrooms, garages, laundry rooms, and utility rooms, at least one luminaire in each of these spaces are controlled by a vacancy sensor.</w:t>
            </w:r>
          </w:p>
        </w:tc>
      </w:tr>
      <w:tr w:rsidR="00A6106A" w:rsidRPr="002F3D13" w14:paraId="553FFB5B" w14:textId="77777777" w:rsidTr="00C21866">
        <w:tc>
          <w:tcPr>
            <w:tcW w:w="581" w:type="dxa"/>
            <w:vAlign w:val="center"/>
          </w:tcPr>
          <w:p w14:paraId="280F5B67" w14:textId="4419F4D3" w:rsidR="00A6106A" w:rsidRPr="002F3D13" w:rsidRDefault="002D5D55" w:rsidP="00C21866">
            <w:pPr>
              <w:jc w:val="center"/>
              <w:rPr>
                <w:rFonts w:asciiTheme="minorHAnsi" w:hAnsiTheme="minorHAnsi"/>
                <w:sz w:val="18"/>
                <w:szCs w:val="18"/>
              </w:rPr>
            </w:pPr>
            <w:r>
              <w:rPr>
                <w:rFonts w:asciiTheme="minorHAnsi" w:hAnsiTheme="minorHAnsi"/>
                <w:sz w:val="18"/>
                <w:szCs w:val="18"/>
              </w:rPr>
              <w:t>02</w:t>
            </w:r>
          </w:p>
        </w:tc>
        <w:tc>
          <w:tcPr>
            <w:tcW w:w="10248" w:type="dxa"/>
          </w:tcPr>
          <w:p w14:paraId="70325050"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)2A</w:t>
            </w:r>
            <w:proofErr w:type="gramEnd"/>
            <w:r w:rsidRPr="002F3D13">
              <w:rPr>
                <w:rFonts w:asciiTheme="minorHAnsi" w:hAnsiTheme="minorHAnsi"/>
                <w:sz w:val="18"/>
                <w:szCs w:val="18"/>
              </w:rPr>
              <w:t xml:space="preserve">: </w:t>
            </w:r>
            <w:r>
              <w:rPr>
                <w:rFonts w:asciiTheme="minorHAnsi" w:hAnsiTheme="minorHAnsi"/>
                <w:sz w:val="18"/>
                <w:szCs w:val="18"/>
              </w:rPr>
              <w:t>Forward phase cut dimmers used shall comply with NEMA SSL 7A</w:t>
            </w:r>
            <w:r w:rsidRPr="002F3D13">
              <w:rPr>
                <w:rFonts w:asciiTheme="minorHAnsi" w:hAnsiTheme="minorHAnsi"/>
                <w:sz w:val="18"/>
                <w:szCs w:val="18"/>
              </w:rPr>
              <w:t>.</w:t>
            </w:r>
          </w:p>
        </w:tc>
      </w:tr>
      <w:tr w:rsidR="00A6106A" w:rsidRPr="002F3D13" w14:paraId="1597BD78" w14:textId="77777777" w:rsidTr="00C21866">
        <w:tc>
          <w:tcPr>
            <w:tcW w:w="581" w:type="dxa"/>
            <w:vAlign w:val="center"/>
          </w:tcPr>
          <w:p w14:paraId="129ABA49" w14:textId="32D21E71" w:rsidR="00A6106A" w:rsidRPr="002F3D13" w:rsidRDefault="002D5D55" w:rsidP="00C21866">
            <w:pPr>
              <w:jc w:val="center"/>
              <w:rPr>
                <w:rFonts w:asciiTheme="minorHAnsi" w:hAnsiTheme="minorHAnsi"/>
                <w:sz w:val="18"/>
                <w:szCs w:val="18"/>
              </w:rPr>
            </w:pPr>
            <w:r>
              <w:rPr>
                <w:rFonts w:asciiTheme="minorHAnsi" w:hAnsiTheme="minorHAnsi"/>
                <w:sz w:val="18"/>
                <w:szCs w:val="18"/>
              </w:rPr>
              <w:t>03</w:t>
            </w:r>
          </w:p>
        </w:tc>
        <w:tc>
          <w:tcPr>
            <w:tcW w:w="10248" w:type="dxa"/>
          </w:tcPr>
          <w:p w14:paraId="54E94F65"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)2B</w:t>
            </w:r>
            <w:proofErr w:type="gramEnd"/>
            <w:r w:rsidRPr="002F3D13">
              <w:rPr>
                <w:rFonts w:asciiTheme="minorHAnsi" w:hAnsiTheme="minorHAnsi"/>
                <w:sz w:val="18"/>
                <w:szCs w:val="18"/>
              </w:rPr>
              <w:t>: Exhaust fans are switched separately from lighting systems, or can be switched OFF in accordance with EXCEPTION</w:t>
            </w:r>
            <w:r>
              <w:rPr>
                <w:rFonts w:asciiTheme="minorHAnsi" w:hAnsiTheme="minorHAnsi"/>
                <w:sz w:val="18"/>
                <w:szCs w:val="18"/>
              </w:rPr>
              <w:t>.</w:t>
            </w:r>
          </w:p>
        </w:tc>
      </w:tr>
      <w:tr w:rsidR="00A6106A" w:rsidRPr="002F3D13" w14:paraId="35D02F0C" w14:textId="77777777" w:rsidTr="00C21866">
        <w:tc>
          <w:tcPr>
            <w:tcW w:w="581" w:type="dxa"/>
            <w:vAlign w:val="center"/>
          </w:tcPr>
          <w:p w14:paraId="794C6E05" w14:textId="41E69C15" w:rsidR="00A6106A" w:rsidRPr="002F3D13" w:rsidRDefault="002D5D55" w:rsidP="00C21866">
            <w:pPr>
              <w:jc w:val="center"/>
              <w:rPr>
                <w:rFonts w:asciiTheme="minorHAnsi" w:hAnsiTheme="minorHAnsi"/>
                <w:sz w:val="18"/>
                <w:szCs w:val="18"/>
              </w:rPr>
            </w:pPr>
            <w:r>
              <w:rPr>
                <w:rFonts w:asciiTheme="minorHAnsi" w:hAnsiTheme="minorHAnsi"/>
                <w:sz w:val="18"/>
                <w:szCs w:val="18"/>
              </w:rPr>
              <w:t>04</w:t>
            </w:r>
          </w:p>
        </w:tc>
        <w:tc>
          <w:tcPr>
            <w:tcW w:w="10248" w:type="dxa"/>
          </w:tcPr>
          <w:p w14:paraId="0425B653"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)2C</w:t>
            </w:r>
            <w:proofErr w:type="gramEnd"/>
            <w:r w:rsidRPr="002F3D13">
              <w:rPr>
                <w:rFonts w:asciiTheme="minorHAnsi" w:hAnsiTheme="minorHAnsi"/>
                <w:sz w:val="18"/>
                <w:szCs w:val="18"/>
              </w:rPr>
              <w:t>: Luminaires are switched with readily accessible controls that permit luminaires to be manually switched ON and OFF</w:t>
            </w:r>
            <w:r>
              <w:rPr>
                <w:rFonts w:asciiTheme="minorHAnsi" w:hAnsiTheme="minorHAnsi"/>
                <w:sz w:val="18"/>
                <w:szCs w:val="18"/>
              </w:rPr>
              <w:t>.</w:t>
            </w:r>
          </w:p>
        </w:tc>
      </w:tr>
      <w:tr w:rsidR="00A6106A" w:rsidRPr="002F3D13" w14:paraId="08499976" w14:textId="77777777" w:rsidTr="00C21866">
        <w:trPr>
          <w:trHeight w:val="56"/>
        </w:trPr>
        <w:tc>
          <w:tcPr>
            <w:tcW w:w="581" w:type="dxa"/>
            <w:vAlign w:val="center"/>
          </w:tcPr>
          <w:p w14:paraId="0EA9AF3C" w14:textId="46FEB2F6" w:rsidR="00A6106A" w:rsidRPr="002F3D13" w:rsidRDefault="002D5D55" w:rsidP="00C21866">
            <w:pPr>
              <w:jc w:val="center"/>
              <w:rPr>
                <w:rFonts w:asciiTheme="minorHAnsi" w:hAnsiTheme="minorHAnsi"/>
                <w:sz w:val="18"/>
                <w:szCs w:val="18"/>
              </w:rPr>
            </w:pPr>
            <w:r>
              <w:rPr>
                <w:rFonts w:asciiTheme="minorHAnsi" w:hAnsiTheme="minorHAnsi"/>
                <w:sz w:val="18"/>
                <w:szCs w:val="18"/>
              </w:rPr>
              <w:t>05</w:t>
            </w:r>
          </w:p>
        </w:tc>
        <w:tc>
          <w:tcPr>
            <w:tcW w:w="10248" w:type="dxa"/>
          </w:tcPr>
          <w:p w14:paraId="1EB45C67"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150.0(k)2D: Lighting controls and equipment are installed in accordance with manufacturer’s instructions</w:t>
            </w:r>
          </w:p>
        </w:tc>
      </w:tr>
      <w:tr w:rsidR="00A6106A" w:rsidRPr="002F3D13" w14:paraId="4B071AAA" w14:textId="77777777" w:rsidTr="00C21866">
        <w:tc>
          <w:tcPr>
            <w:tcW w:w="581" w:type="dxa"/>
            <w:vAlign w:val="center"/>
          </w:tcPr>
          <w:p w14:paraId="0A9106A2" w14:textId="34245F56" w:rsidR="00A6106A" w:rsidRPr="002F3D13" w:rsidRDefault="002D5D55" w:rsidP="00C21866">
            <w:pPr>
              <w:jc w:val="center"/>
              <w:rPr>
                <w:rFonts w:asciiTheme="minorHAnsi" w:hAnsiTheme="minorHAnsi"/>
                <w:sz w:val="18"/>
                <w:szCs w:val="18"/>
              </w:rPr>
            </w:pPr>
            <w:r>
              <w:rPr>
                <w:rFonts w:asciiTheme="minorHAnsi" w:hAnsiTheme="minorHAnsi"/>
                <w:sz w:val="18"/>
                <w:szCs w:val="18"/>
              </w:rPr>
              <w:t>06</w:t>
            </w:r>
          </w:p>
        </w:tc>
        <w:tc>
          <w:tcPr>
            <w:tcW w:w="10248" w:type="dxa"/>
          </w:tcPr>
          <w:p w14:paraId="78B82241"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150.0(k)2E: No controls are installed that bypass a dimmer or vacancy sensor function where that dimmer or vacancy sensor has been installed to comply with Section 150.0(k)</w:t>
            </w:r>
          </w:p>
        </w:tc>
      </w:tr>
      <w:tr w:rsidR="00A6106A" w:rsidRPr="002F3D13" w14:paraId="30C94C47" w14:textId="77777777" w:rsidTr="00C21866">
        <w:trPr>
          <w:trHeight w:val="56"/>
        </w:trPr>
        <w:tc>
          <w:tcPr>
            <w:tcW w:w="581" w:type="dxa"/>
            <w:vAlign w:val="center"/>
          </w:tcPr>
          <w:p w14:paraId="6A96B9C2" w14:textId="726A2328" w:rsidR="00A6106A" w:rsidRPr="002F3D13" w:rsidRDefault="002D5D55" w:rsidP="00C21866">
            <w:pPr>
              <w:jc w:val="center"/>
              <w:rPr>
                <w:rFonts w:asciiTheme="minorHAnsi" w:hAnsiTheme="minorHAnsi"/>
                <w:sz w:val="18"/>
                <w:szCs w:val="18"/>
              </w:rPr>
            </w:pPr>
            <w:r>
              <w:rPr>
                <w:rFonts w:asciiTheme="minorHAnsi" w:hAnsiTheme="minorHAnsi"/>
                <w:sz w:val="18"/>
                <w:szCs w:val="18"/>
              </w:rPr>
              <w:t>07</w:t>
            </w:r>
          </w:p>
        </w:tc>
        <w:tc>
          <w:tcPr>
            <w:tcW w:w="10248" w:type="dxa"/>
          </w:tcPr>
          <w:p w14:paraId="336124B0"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)2F</w:t>
            </w:r>
            <w:proofErr w:type="gramEnd"/>
            <w:r w:rsidRPr="002F3D13">
              <w:rPr>
                <w:rFonts w:asciiTheme="minorHAnsi" w:hAnsiTheme="minorHAnsi"/>
                <w:sz w:val="18"/>
                <w:szCs w:val="18"/>
              </w:rPr>
              <w:t xml:space="preserve">: </w:t>
            </w:r>
            <w:r>
              <w:rPr>
                <w:rFonts w:asciiTheme="minorHAnsi" w:hAnsiTheme="minorHAnsi"/>
                <w:sz w:val="18"/>
                <w:szCs w:val="18"/>
              </w:rPr>
              <w:t xml:space="preserve">Lighting control devices have been </w:t>
            </w:r>
            <w:r w:rsidRPr="002F3D13">
              <w:rPr>
                <w:rFonts w:asciiTheme="minorHAnsi" w:hAnsiTheme="minorHAnsi"/>
                <w:sz w:val="18"/>
                <w:szCs w:val="18"/>
              </w:rPr>
              <w:t>Certified to the Energy Commission as applicable</w:t>
            </w:r>
            <w:r>
              <w:rPr>
                <w:rFonts w:asciiTheme="minorHAnsi" w:hAnsiTheme="minorHAnsi"/>
                <w:sz w:val="18"/>
                <w:szCs w:val="18"/>
              </w:rPr>
              <w:t>; l</w:t>
            </w:r>
            <w:r w:rsidRPr="002F3D13">
              <w:rPr>
                <w:rFonts w:asciiTheme="minorHAnsi" w:hAnsiTheme="minorHAnsi"/>
                <w:sz w:val="18"/>
                <w:szCs w:val="18"/>
              </w:rPr>
              <w:t>ighting control</w:t>
            </w:r>
            <w:r>
              <w:rPr>
                <w:rFonts w:asciiTheme="minorHAnsi" w:hAnsiTheme="minorHAnsi"/>
                <w:sz w:val="18"/>
                <w:szCs w:val="18"/>
              </w:rPr>
              <w:t xml:space="preserve">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comply with the applicable requirements in Section 110.9</w:t>
            </w:r>
            <w:r>
              <w:rPr>
                <w:rFonts w:asciiTheme="minorHAnsi" w:hAnsiTheme="minorHAnsi"/>
                <w:sz w:val="18"/>
                <w:szCs w:val="18"/>
              </w:rPr>
              <w:t>.</w:t>
            </w:r>
          </w:p>
        </w:tc>
      </w:tr>
      <w:tr w:rsidR="00A6106A" w:rsidRPr="002F3D13" w14:paraId="3BEDF46F" w14:textId="77777777" w:rsidTr="00C21866">
        <w:tc>
          <w:tcPr>
            <w:tcW w:w="581" w:type="dxa"/>
            <w:vAlign w:val="center"/>
          </w:tcPr>
          <w:p w14:paraId="35801F8D" w14:textId="6CD3A938" w:rsidR="00A6106A" w:rsidRPr="002F3D13" w:rsidRDefault="002D5D55" w:rsidP="00C21866">
            <w:pPr>
              <w:jc w:val="center"/>
              <w:rPr>
                <w:rFonts w:asciiTheme="minorHAnsi" w:hAnsiTheme="minorHAnsi"/>
                <w:sz w:val="18"/>
                <w:szCs w:val="18"/>
              </w:rPr>
            </w:pPr>
            <w:r>
              <w:rPr>
                <w:rFonts w:asciiTheme="minorHAnsi" w:hAnsiTheme="minorHAnsi"/>
                <w:sz w:val="18"/>
                <w:szCs w:val="18"/>
              </w:rPr>
              <w:t>08</w:t>
            </w:r>
          </w:p>
        </w:tc>
        <w:tc>
          <w:tcPr>
            <w:tcW w:w="10248" w:type="dxa"/>
          </w:tcPr>
          <w:p w14:paraId="0F47434F"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150.0(k)2G: E</w:t>
            </w:r>
            <w:r>
              <w:rPr>
                <w:rFonts w:asciiTheme="minorHAnsi" w:hAnsiTheme="minorHAnsi"/>
                <w:sz w:val="18"/>
                <w:szCs w:val="18"/>
              </w:rPr>
              <w:t xml:space="preserve">nergy </w:t>
            </w:r>
            <w:r w:rsidRPr="002F3D13">
              <w:rPr>
                <w:rFonts w:asciiTheme="minorHAnsi" w:hAnsiTheme="minorHAnsi"/>
                <w:sz w:val="18"/>
                <w:szCs w:val="18"/>
              </w:rPr>
              <w:t>M</w:t>
            </w:r>
            <w:r>
              <w:rPr>
                <w:rFonts w:asciiTheme="minorHAnsi" w:hAnsiTheme="minorHAnsi"/>
                <w:sz w:val="18"/>
                <w:szCs w:val="18"/>
              </w:rPr>
              <w:t xml:space="preserve">anagement </w:t>
            </w:r>
            <w:r w:rsidRPr="002F3D13">
              <w:rPr>
                <w:rFonts w:asciiTheme="minorHAnsi" w:hAnsiTheme="minorHAnsi"/>
                <w:sz w:val="18"/>
                <w:szCs w:val="18"/>
              </w:rPr>
              <w:t>C</w:t>
            </w:r>
            <w:r>
              <w:rPr>
                <w:rFonts w:asciiTheme="minorHAnsi" w:hAnsiTheme="minorHAnsi"/>
                <w:sz w:val="18"/>
                <w:szCs w:val="18"/>
              </w:rPr>
              <w:t xml:space="preserve">ontrol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used to comply with dimmer requirements provide the functionality of a dimmer in accordance with Section 110.9, meet the installation certificate requirements in Section 130.4, the EMCS requirements in Section 130.5, and compl</w:t>
            </w:r>
            <w:r>
              <w:rPr>
                <w:rFonts w:asciiTheme="minorHAnsi" w:hAnsiTheme="minorHAnsi"/>
                <w:sz w:val="18"/>
                <w:szCs w:val="18"/>
              </w:rPr>
              <w:t>y</w:t>
            </w:r>
            <w:r w:rsidRPr="002F3D13">
              <w:rPr>
                <w:rFonts w:asciiTheme="minorHAnsi" w:hAnsiTheme="minorHAnsi"/>
                <w:sz w:val="18"/>
                <w:szCs w:val="18"/>
              </w:rPr>
              <w:t xml:space="preserve"> with all other applicable requirements in Section 150.0(k)2.</w:t>
            </w:r>
          </w:p>
        </w:tc>
      </w:tr>
      <w:tr w:rsidR="00A6106A" w:rsidRPr="002F3D13" w14:paraId="5D714D97" w14:textId="77777777" w:rsidTr="00C21866">
        <w:trPr>
          <w:trHeight w:val="56"/>
        </w:trPr>
        <w:tc>
          <w:tcPr>
            <w:tcW w:w="581" w:type="dxa"/>
            <w:vAlign w:val="center"/>
          </w:tcPr>
          <w:p w14:paraId="32C70BC9" w14:textId="0F0FB492" w:rsidR="00A6106A" w:rsidRPr="002F3D13" w:rsidRDefault="002D5D55" w:rsidP="00C21866">
            <w:pPr>
              <w:jc w:val="center"/>
              <w:rPr>
                <w:rFonts w:asciiTheme="minorHAnsi" w:hAnsiTheme="minorHAnsi"/>
                <w:sz w:val="18"/>
                <w:szCs w:val="18"/>
              </w:rPr>
            </w:pPr>
            <w:r>
              <w:rPr>
                <w:rFonts w:asciiTheme="minorHAnsi" w:hAnsiTheme="minorHAnsi"/>
                <w:sz w:val="18"/>
                <w:szCs w:val="18"/>
              </w:rPr>
              <w:t>09</w:t>
            </w:r>
          </w:p>
        </w:tc>
        <w:tc>
          <w:tcPr>
            <w:tcW w:w="10248" w:type="dxa"/>
          </w:tcPr>
          <w:p w14:paraId="191BE01C"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150.0(k)2H: E</w:t>
            </w:r>
            <w:r>
              <w:rPr>
                <w:rFonts w:asciiTheme="minorHAnsi" w:hAnsiTheme="minorHAnsi"/>
                <w:sz w:val="18"/>
                <w:szCs w:val="18"/>
              </w:rPr>
              <w:t xml:space="preserve">nergy </w:t>
            </w:r>
            <w:r w:rsidRPr="002F3D13">
              <w:rPr>
                <w:rFonts w:asciiTheme="minorHAnsi" w:hAnsiTheme="minorHAnsi"/>
                <w:sz w:val="18"/>
                <w:szCs w:val="18"/>
              </w:rPr>
              <w:t>M</w:t>
            </w:r>
            <w:r>
              <w:rPr>
                <w:rFonts w:asciiTheme="minorHAnsi" w:hAnsiTheme="minorHAnsi"/>
                <w:sz w:val="18"/>
                <w:szCs w:val="18"/>
              </w:rPr>
              <w:t xml:space="preserve">anagement </w:t>
            </w:r>
            <w:r w:rsidRPr="002F3D13">
              <w:rPr>
                <w:rFonts w:asciiTheme="minorHAnsi" w:hAnsiTheme="minorHAnsi"/>
                <w:sz w:val="18"/>
                <w:szCs w:val="18"/>
              </w:rPr>
              <w:t>C</w:t>
            </w:r>
            <w:r>
              <w:rPr>
                <w:rFonts w:asciiTheme="minorHAnsi" w:hAnsiTheme="minorHAnsi"/>
                <w:sz w:val="18"/>
                <w:szCs w:val="18"/>
              </w:rPr>
              <w:t xml:space="preserve">ontrol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used to comply with vacancy sensor requirements in Section 150.0(k) provide the functionality of a vacancy sensor in accordance with Section 110.9, meet the installation certificate requirements in Section 130.4, the EMCS requirements in Section 130.5, and compl</w:t>
            </w:r>
            <w:r>
              <w:rPr>
                <w:rFonts w:asciiTheme="minorHAnsi" w:hAnsiTheme="minorHAnsi"/>
                <w:sz w:val="18"/>
                <w:szCs w:val="18"/>
              </w:rPr>
              <w:t>y</w:t>
            </w:r>
            <w:r w:rsidRPr="002F3D13">
              <w:rPr>
                <w:rFonts w:asciiTheme="minorHAnsi" w:hAnsiTheme="minorHAnsi"/>
                <w:sz w:val="18"/>
                <w:szCs w:val="18"/>
              </w:rPr>
              <w:t xml:space="preserve"> with all other applicable requirements in Section 150.0(k)2.</w:t>
            </w:r>
          </w:p>
        </w:tc>
      </w:tr>
      <w:tr w:rsidR="00A6106A" w:rsidRPr="002F3D13" w14:paraId="35387D56" w14:textId="77777777" w:rsidTr="00C21866">
        <w:tc>
          <w:tcPr>
            <w:tcW w:w="581" w:type="dxa"/>
            <w:vAlign w:val="center"/>
          </w:tcPr>
          <w:p w14:paraId="5EBA7544" w14:textId="688EF5D1" w:rsidR="00A6106A" w:rsidRPr="002F3D13" w:rsidRDefault="002D5D55" w:rsidP="00C21866">
            <w:pPr>
              <w:jc w:val="center"/>
              <w:rPr>
                <w:rFonts w:asciiTheme="minorHAnsi" w:hAnsiTheme="minorHAnsi"/>
                <w:sz w:val="18"/>
                <w:szCs w:val="18"/>
              </w:rPr>
            </w:pPr>
            <w:r>
              <w:rPr>
                <w:rFonts w:asciiTheme="minorHAnsi" w:hAnsiTheme="minorHAnsi"/>
                <w:sz w:val="18"/>
                <w:szCs w:val="18"/>
              </w:rPr>
              <w:t>10</w:t>
            </w:r>
          </w:p>
        </w:tc>
        <w:tc>
          <w:tcPr>
            <w:tcW w:w="10248" w:type="dxa"/>
          </w:tcPr>
          <w:p w14:paraId="3231A29F"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)2I</w:t>
            </w:r>
            <w:proofErr w:type="gramEnd"/>
            <w:r w:rsidRPr="002F3D13">
              <w:rPr>
                <w:rFonts w:asciiTheme="minorHAnsi" w:hAnsiTheme="minorHAnsi"/>
                <w:sz w:val="18"/>
                <w:szCs w:val="18"/>
              </w:rPr>
              <w:t>: A multi-scene programmable controller used to comply with dimmer requirements provides the functionality of a dimmer in accordance with Section 110.9, and complies with all other applicable requirements in Section 150.0(k)2.</w:t>
            </w:r>
          </w:p>
        </w:tc>
      </w:tr>
      <w:tr w:rsidR="00A6106A" w:rsidRPr="002F3D13" w14:paraId="424F45D4" w14:textId="77777777" w:rsidTr="00C21866">
        <w:tc>
          <w:tcPr>
            <w:tcW w:w="581" w:type="dxa"/>
            <w:vAlign w:val="center"/>
          </w:tcPr>
          <w:p w14:paraId="532D2255" w14:textId="4F793648" w:rsidR="00A6106A" w:rsidRDefault="002D5D55" w:rsidP="00C21866">
            <w:pPr>
              <w:jc w:val="center"/>
              <w:rPr>
                <w:rFonts w:asciiTheme="minorHAnsi" w:hAnsiTheme="minorHAnsi"/>
                <w:sz w:val="18"/>
                <w:szCs w:val="18"/>
              </w:rPr>
            </w:pPr>
            <w:r>
              <w:rPr>
                <w:rFonts w:asciiTheme="minorHAnsi" w:hAnsiTheme="minorHAnsi"/>
                <w:sz w:val="18"/>
                <w:szCs w:val="18"/>
              </w:rPr>
              <w:t>11</w:t>
            </w:r>
          </w:p>
        </w:tc>
        <w:tc>
          <w:tcPr>
            <w:tcW w:w="10248" w:type="dxa"/>
          </w:tcPr>
          <w:p w14:paraId="058B0BC5" w14:textId="77777777" w:rsidR="00A6106A" w:rsidRPr="002F3D13" w:rsidRDefault="00A6106A" w:rsidP="00265EB1">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)2L</w:t>
            </w:r>
            <w:proofErr w:type="gramEnd"/>
            <w:r w:rsidRPr="002F3D13">
              <w:rPr>
                <w:rFonts w:asciiTheme="minorHAnsi" w:hAnsiTheme="minorHAnsi"/>
                <w:sz w:val="18"/>
                <w:szCs w:val="18"/>
              </w:rPr>
              <w:t>:</w:t>
            </w:r>
            <w:r>
              <w:rPr>
                <w:rFonts w:asciiTheme="minorHAnsi" w:hAnsiTheme="minorHAnsi"/>
                <w:sz w:val="18"/>
                <w:szCs w:val="18"/>
              </w:rPr>
              <w:t xml:space="preserve"> </w:t>
            </w:r>
            <w:proofErr w:type="spellStart"/>
            <w:r>
              <w:rPr>
                <w:rFonts w:asciiTheme="minorHAnsi" w:hAnsiTheme="minorHAnsi"/>
                <w:sz w:val="18"/>
                <w:szCs w:val="18"/>
              </w:rPr>
              <w:t>Undercabinet</w:t>
            </w:r>
            <w:proofErr w:type="spellEnd"/>
            <w:r>
              <w:rPr>
                <w:rFonts w:asciiTheme="minorHAnsi" w:hAnsiTheme="minorHAnsi"/>
                <w:sz w:val="18"/>
                <w:szCs w:val="18"/>
              </w:rPr>
              <w:t xml:space="preserve"> lighting is switched separately from other lighting system.</w:t>
            </w:r>
          </w:p>
        </w:tc>
      </w:tr>
      <w:tr w:rsidR="00A6106A" w:rsidRPr="002F3D13" w14:paraId="2C38C865" w14:textId="77777777" w:rsidTr="00265EB1">
        <w:tc>
          <w:tcPr>
            <w:tcW w:w="10829" w:type="dxa"/>
            <w:gridSpan w:val="2"/>
          </w:tcPr>
          <w:p w14:paraId="7636B7DE" w14:textId="77777777" w:rsidR="00A6106A" w:rsidRPr="002F3D13" w:rsidRDefault="00A6106A" w:rsidP="00265EB1">
            <w:pPr>
              <w:rPr>
                <w:rFonts w:asciiTheme="minorHAnsi" w:hAnsiTheme="minorHAnsi"/>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750B2871" w14:textId="77777777" w:rsidR="00A6106A" w:rsidRDefault="00A6106A" w:rsidP="00A6106A">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A6106A" w:rsidRPr="002F3D13" w14:paraId="5F05DE04" w14:textId="77777777" w:rsidTr="00265EB1">
        <w:tc>
          <w:tcPr>
            <w:tcW w:w="10829" w:type="dxa"/>
            <w:gridSpan w:val="2"/>
          </w:tcPr>
          <w:p w14:paraId="481B6BDD" w14:textId="77777777" w:rsidR="00A6106A" w:rsidRPr="002F3D13" w:rsidRDefault="00A6106A" w:rsidP="00265EB1">
            <w:pPr>
              <w:rPr>
                <w:rFonts w:asciiTheme="minorHAnsi" w:hAnsiTheme="minorHAnsi"/>
                <w:sz w:val="18"/>
                <w:szCs w:val="18"/>
              </w:rPr>
            </w:pPr>
            <w:r>
              <w:rPr>
                <w:rStyle w:val="Heading1Char"/>
                <w:rFonts w:asciiTheme="minorHAnsi" w:hAnsiTheme="minorHAnsi"/>
                <w:bCs/>
                <w:sz w:val="18"/>
                <w:szCs w:val="18"/>
              </w:rPr>
              <w:t>F</w:t>
            </w:r>
            <w:r w:rsidRPr="002F3D13">
              <w:rPr>
                <w:rStyle w:val="Heading1Char"/>
                <w:rFonts w:asciiTheme="minorHAnsi" w:hAnsiTheme="minorHAnsi"/>
                <w:bCs/>
                <w:sz w:val="18"/>
                <w:szCs w:val="18"/>
              </w:rPr>
              <w:t xml:space="preserve">. </w:t>
            </w:r>
            <w:r>
              <w:rPr>
                <w:rStyle w:val="Heading1Char"/>
                <w:rFonts w:asciiTheme="minorHAnsi" w:hAnsiTheme="minorHAnsi"/>
                <w:bCs/>
                <w:sz w:val="18"/>
                <w:szCs w:val="18"/>
              </w:rPr>
              <w:t>Blank Electrical Boxes</w:t>
            </w:r>
            <w:r w:rsidRPr="002F3D13">
              <w:rPr>
                <w:rFonts w:asciiTheme="minorHAnsi" w:hAnsiTheme="minorHAnsi"/>
                <w:sz w:val="18"/>
                <w:szCs w:val="18"/>
              </w:rPr>
              <w:t xml:space="preserve"> </w:t>
            </w:r>
          </w:p>
        </w:tc>
      </w:tr>
      <w:tr w:rsidR="00A6106A" w:rsidRPr="002F3D13" w14:paraId="402841F4" w14:textId="77777777" w:rsidTr="00265EB1">
        <w:tc>
          <w:tcPr>
            <w:tcW w:w="468" w:type="dxa"/>
          </w:tcPr>
          <w:p w14:paraId="7F232C65" w14:textId="77777777" w:rsidR="00A6106A" w:rsidRPr="002F3D13" w:rsidRDefault="00A6106A" w:rsidP="00265EB1">
            <w:pPr>
              <w:jc w:val="right"/>
              <w:rPr>
                <w:rFonts w:asciiTheme="minorHAnsi" w:hAnsiTheme="minorHAnsi"/>
                <w:sz w:val="18"/>
                <w:szCs w:val="18"/>
              </w:rPr>
            </w:pPr>
            <w:r w:rsidRPr="002F3D13">
              <w:rPr>
                <w:rFonts w:asciiTheme="minorHAnsi" w:hAnsiTheme="minorHAnsi"/>
                <w:sz w:val="18"/>
                <w:szCs w:val="18"/>
              </w:rPr>
              <w:t>01</w:t>
            </w:r>
          </w:p>
        </w:tc>
        <w:tc>
          <w:tcPr>
            <w:tcW w:w="10361" w:type="dxa"/>
          </w:tcPr>
          <w:p w14:paraId="036B22F2" w14:textId="26CCDE60" w:rsidR="00A6106A" w:rsidRPr="00DD4421" w:rsidRDefault="00A6106A" w:rsidP="0052053E">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w:t>
            </w:r>
            <w:proofErr w:type="gramEnd"/>
            <w:r>
              <w:rPr>
                <w:rFonts w:asciiTheme="minorHAnsi" w:hAnsiTheme="minorHAnsi"/>
                <w:sz w:val="18"/>
                <w:szCs w:val="18"/>
              </w:rPr>
              <w:t xml:space="preserve">: </w:t>
            </w:r>
            <w:r w:rsidRPr="00DD4421">
              <w:rPr>
                <w:rFonts w:asciiTheme="minorHAnsi" w:hAnsiTheme="minorHAnsi"/>
                <w:sz w:val="18"/>
                <w:szCs w:val="18"/>
              </w:rPr>
              <w:t xml:space="preserve">The number of blank electrical boxes installed more than </w:t>
            </w:r>
            <w:r w:rsidR="0052053E">
              <w:rPr>
                <w:rFonts w:asciiTheme="minorHAnsi" w:hAnsiTheme="minorHAnsi"/>
                <w:sz w:val="18"/>
                <w:szCs w:val="18"/>
              </w:rPr>
              <w:t>5</w:t>
            </w:r>
            <w:r w:rsidRPr="00DD4421">
              <w:rPr>
                <w:rFonts w:asciiTheme="minorHAnsi" w:hAnsiTheme="minorHAnsi"/>
                <w:sz w:val="18"/>
                <w:szCs w:val="18"/>
              </w:rPr>
              <w:t xml:space="preserve"> feet above the finished floor</w:t>
            </w:r>
            <w:r>
              <w:rPr>
                <w:rFonts w:asciiTheme="minorHAnsi" w:hAnsiTheme="minorHAnsi"/>
                <w:sz w:val="18"/>
                <w:szCs w:val="18"/>
              </w:rPr>
              <w:t>,</w:t>
            </w:r>
            <w:r w:rsidRPr="00DD4421">
              <w:rPr>
                <w:rFonts w:asciiTheme="minorHAnsi" w:hAnsiTheme="minorHAnsi"/>
                <w:sz w:val="18"/>
                <w:szCs w:val="18"/>
              </w:rPr>
              <w:t xml:space="preserve"> </w:t>
            </w:r>
            <w:r>
              <w:rPr>
                <w:rFonts w:asciiTheme="minorHAnsi" w:hAnsiTheme="minorHAnsi"/>
                <w:sz w:val="18"/>
                <w:szCs w:val="18"/>
              </w:rPr>
              <w:t>are</w:t>
            </w:r>
            <w:r w:rsidRPr="00DD4421">
              <w:rPr>
                <w:rFonts w:asciiTheme="minorHAnsi" w:hAnsiTheme="minorHAnsi"/>
                <w:sz w:val="18"/>
                <w:szCs w:val="18"/>
              </w:rPr>
              <w:t xml:space="preserve"> not greater than the number of bedrooms. </w:t>
            </w:r>
            <w:r>
              <w:rPr>
                <w:rFonts w:asciiTheme="minorHAnsi" w:hAnsiTheme="minorHAnsi"/>
                <w:sz w:val="18"/>
                <w:szCs w:val="18"/>
              </w:rPr>
              <w:t>The blank</w:t>
            </w:r>
            <w:r w:rsidRPr="00DD4421">
              <w:rPr>
                <w:rFonts w:asciiTheme="minorHAnsi" w:hAnsiTheme="minorHAnsi"/>
                <w:sz w:val="18"/>
                <w:szCs w:val="18"/>
              </w:rPr>
              <w:t xml:space="preserve"> boxes </w:t>
            </w:r>
            <w:r>
              <w:rPr>
                <w:rFonts w:asciiTheme="minorHAnsi" w:hAnsiTheme="minorHAnsi"/>
                <w:sz w:val="18"/>
                <w:szCs w:val="18"/>
              </w:rPr>
              <w:t>are</w:t>
            </w:r>
            <w:r w:rsidRPr="00DD4421">
              <w:rPr>
                <w:rFonts w:asciiTheme="minorHAnsi" w:hAnsiTheme="minorHAnsi"/>
                <w:sz w:val="18"/>
                <w:szCs w:val="18"/>
              </w:rPr>
              <w:t xml:space="preserve"> served by a dimmer, a vacancy sensor or fan speed control</w:t>
            </w:r>
            <w:r>
              <w:rPr>
                <w:rFonts w:asciiTheme="minorHAnsi" w:hAnsiTheme="minorHAnsi"/>
                <w:sz w:val="18"/>
                <w:szCs w:val="18"/>
              </w:rPr>
              <w:t>.</w:t>
            </w:r>
          </w:p>
        </w:tc>
      </w:tr>
      <w:tr w:rsidR="00A6106A" w:rsidRPr="00916A10" w14:paraId="6A8612E9" w14:textId="77777777" w:rsidTr="00265EB1">
        <w:tc>
          <w:tcPr>
            <w:tcW w:w="10829" w:type="dxa"/>
            <w:gridSpan w:val="2"/>
          </w:tcPr>
          <w:p w14:paraId="637715A4" w14:textId="77777777" w:rsidR="00A6106A" w:rsidRPr="00916A10" w:rsidRDefault="00A6106A" w:rsidP="00265EB1">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349068C9" w14:textId="77777777" w:rsidR="00A6106A" w:rsidRPr="002F3D13" w:rsidRDefault="00A6106A" w:rsidP="00A6106A">
      <w:p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A6106A" w:rsidRPr="002F3D13" w14:paraId="5222E7DB" w14:textId="77777777" w:rsidTr="00265EB1">
        <w:tc>
          <w:tcPr>
            <w:tcW w:w="10829" w:type="dxa"/>
            <w:gridSpan w:val="2"/>
          </w:tcPr>
          <w:p w14:paraId="2310AF54" w14:textId="77777777" w:rsidR="00A6106A" w:rsidRPr="008041C4" w:rsidRDefault="00A6106A" w:rsidP="00265EB1">
            <w:pPr>
              <w:rPr>
                <w:rFonts w:asciiTheme="minorHAnsi" w:hAnsiTheme="minorHAnsi"/>
                <w:b/>
                <w:bCs/>
                <w:sz w:val="18"/>
                <w:szCs w:val="18"/>
              </w:rPr>
            </w:pPr>
            <w:r>
              <w:rPr>
                <w:rFonts w:asciiTheme="minorHAnsi" w:hAnsiTheme="minorHAnsi"/>
                <w:b/>
                <w:sz w:val="18"/>
                <w:szCs w:val="18"/>
              </w:rPr>
              <w:t>G</w:t>
            </w:r>
            <w:r w:rsidRPr="002F3D13">
              <w:rPr>
                <w:rFonts w:asciiTheme="minorHAnsi" w:hAnsiTheme="minorHAnsi"/>
                <w:b/>
                <w:sz w:val="18"/>
                <w:szCs w:val="18"/>
              </w:rPr>
              <w:t xml:space="preserve">. </w:t>
            </w:r>
            <w:r w:rsidRPr="002F3D13">
              <w:rPr>
                <w:rStyle w:val="Heading1Char"/>
                <w:rFonts w:asciiTheme="minorHAnsi" w:hAnsiTheme="minorHAnsi"/>
                <w:bCs/>
                <w:sz w:val="18"/>
                <w:szCs w:val="18"/>
              </w:rPr>
              <w:t>Address Signs</w:t>
            </w:r>
          </w:p>
        </w:tc>
      </w:tr>
      <w:tr w:rsidR="00A6106A" w:rsidRPr="002F3D13" w14:paraId="367CF996" w14:textId="77777777" w:rsidTr="00265EB1">
        <w:tc>
          <w:tcPr>
            <w:tcW w:w="581" w:type="dxa"/>
          </w:tcPr>
          <w:p w14:paraId="20259B32" w14:textId="77777777" w:rsidR="00A6106A" w:rsidRPr="002F3D13" w:rsidRDefault="00A6106A" w:rsidP="00265EB1">
            <w:pPr>
              <w:jc w:val="right"/>
              <w:rPr>
                <w:rFonts w:asciiTheme="minorHAnsi" w:hAnsiTheme="minorHAnsi"/>
                <w:sz w:val="18"/>
                <w:szCs w:val="18"/>
              </w:rPr>
            </w:pPr>
            <w:r w:rsidRPr="002F3D13">
              <w:rPr>
                <w:rFonts w:asciiTheme="minorHAnsi" w:hAnsiTheme="minorHAnsi"/>
                <w:sz w:val="18"/>
                <w:szCs w:val="18"/>
              </w:rPr>
              <w:t>01</w:t>
            </w:r>
          </w:p>
        </w:tc>
        <w:tc>
          <w:tcPr>
            <w:tcW w:w="10248" w:type="dxa"/>
          </w:tcPr>
          <w:p w14:paraId="5DBF9073" w14:textId="77777777" w:rsidR="00A6106A" w:rsidRPr="002F3D13" w:rsidRDefault="00A6106A" w:rsidP="00265EB1">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4</w:t>
            </w:r>
            <w:proofErr w:type="gramEnd"/>
            <w:r w:rsidRPr="002F3D13">
              <w:rPr>
                <w:rFonts w:asciiTheme="minorHAnsi" w:hAnsiTheme="minorHAnsi"/>
                <w:sz w:val="18"/>
                <w:szCs w:val="18"/>
              </w:rPr>
              <w:t>: Internally illuminated address signs. Internally illuminated address signs shall</w:t>
            </w:r>
            <w:r>
              <w:rPr>
                <w:rFonts w:asciiTheme="minorHAnsi" w:hAnsiTheme="minorHAnsi"/>
                <w:sz w:val="18"/>
                <w:szCs w:val="18"/>
              </w:rPr>
              <w:t xml:space="preserve"> either:</w:t>
            </w:r>
          </w:p>
          <w:p w14:paraId="191569F7" w14:textId="212FEEE2" w:rsidR="00A6106A" w:rsidRPr="00C21866" w:rsidRDefault="00A6106A" w:rsidP="004E079B">
            <w:pPr>
              <w:pStyle w:val="ListParagraph"/>
              <w:numPr>
                <w:ilvl w:val="0"/>
                <w:numId w:val="8"/>
              </w:numPr>
              <w:rPr>
                <w:rFonts w:asciiTheme="minorHAnsi" w:hAnsiTheme="minorHAnsi"/>
                <w:sz w:val="18"/>
                <w:szCs w:val="18"/>
              </w:rPr>
            </w:pPr>
            <w:r w:rsidRPr="00C21866">
              <w:rPr>
                <w:rFonts w:asciiTheme="minorHAnsi" w:hAnsiTheme="minorHAnsi"/>
                <w:sz w:val="18"/>
                <w:szCs w:val="18"/>
              </w:rPr>
              <w:t>Comply with Section 140.8. Applicable nonresidential sign lighting compliance forms shall also be submitted, or</w:t>
            </w:r>
          </w:p>
          <w:p w14:paraId="658EE891" w14:textId="46EC052E" w:rsidR="00A6106A" w:rsidRPr="00C21866" w:rsidRDefault="00A6106A" w:rsidP="004E079B">
            <w:pPr>
              <w:pStyle w:val="ListParagraph"/>
              <w:numPr>
                <w:ilvl w:val="0"/>
                <w:numId w:val="8"/>
              </w:numPr>
              <w:rPr>
                <w:rFonts w:asciiTheme="minorHAnsi" w:hAnsiTheme="minorHAnsi"/>
                <w:sz w:val="18"/>
                <w:szCs w:val="18"/>
              </w:rPr>
            </w:pPr>
            <w:r w:rsidRPr="00C21866">
              <w:rPr>
                <w:rFonts w:asciiTheme="minorHAnsi" w:hAnsiTheme="minorHAnsi"/>
                <w:sz w:val="18"/>
                <w:szCs w:val="18"/>
              </w:rPr>
              <w:t>Consume no more than 5 watts of power, determined according to Section 130.0(c).</w:t>
            </w:r>
          </w:p>
        </w:tc>
      </w:tr>
      <w:tr w:rsidR="00A6106A" w:rsidRPr="002F3D13" w14:paraId="09DFA218" w14:textId="77777777" w:rsidTr="00265EB1">
        <w:tc>
          <w:tcPr>
            <w:tcW w:w="10829" w:type="dxa"/>
            <w:gridSpan w:val="2"/>
          </w:tcPr>
          <w:p w14:paraId="737FD372" w14:textId="77777777" w:rsidR="00A6106A" w:rsidRPr="002F3D13" w:rsidRDefault="00A6106A" w:rsidP="00265EB1">
            <w:pPr>
              <w:rPr>
                <w:rFonts w:asciiTheme="minorHAnsi" w:hAnsiTheme="minorHAnsi"/>
                <w:sz w:val="18"/>
                <w:szCs w:val="18"/>
              </w:rPr>
            </w:pPr>
            <w:r w:rsidRPr="00B30E86">
              <w:rPr>
                <w:rFonts w:ascii="Calibri" w:eastAsia="Calibri" w:hAnsi="Calibri"/>
                <w:b/>
                <w:sz w:val="18"/>
                <w:szCs w:val="18"/>
              </w:rPr>
              <w:t>The responsible person’s signature on this compliance document affirms that all applicable requirements in this table have been met.</w:t>
            </w:r>
          </w:p>
        </w:tc>
      </w:tr>
    </w:tbl>
    <w:p w14:paraId="1AB26490" w14:textId="77777777" w:rsidR="00A6106A" w:rsidRPr="000F7634" w:rsidRDefault="00A6106A" w:rsidP="00F16D8D">
      <w:p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3E422C" w:rsidRPr="000F7634" w14:paraId="0513F045" w14:textId="77777777" w:rsidTr="006E354C">
        <w:tc>
          <w:tcPr>
            <w:tcW w:w="10818" w:type="dxa"/>
            <w:gridSpan w:val="2"/>
          </w:tcPr>
          <w:p w14:paraId="0513F044" w14:textId="4DC92D5A" w:rsidR="00367298" w:rsidRDefault="00B600E7">
            <w:pPr>
              <w:keepNext/>
              <w:rPr>
                <w:rFonts w:asciiTheme="minorHAnsi" w:hAnsiTheme="minorHAnsi"/>
                <w:b/>
                <w:bCs/>
                <w:sz w:val="18"/>
                <w:szCs w:val="18"/>
              </w:rPr>
            </w:pPr>
            <w:r>
              <w:rPr>
                <w:rStyle w:val="Heading1Char"/>
                <w:rFonts w:asciiTheme="minorHAnsi" w:hAnsiTheme="minorHAnsi"/>
                <w:bCs/>
                <w:sz w:val="18"/>
                <w:szCs w:val="18"/>
              </w:rPr>
              <w:t>H</w:t>
            </w:r>
            <w:r w:rsidR="003E422C" w:rsidRPr="000F7634">
              <w:rPr>
                <w:rStyle w:val="Heading1Char"/>
                <w:rFonts w:asciiTheme="minorHAnsi" w:hAnsiTheme="minorHAnsi"/>
                <w:bCs/>
                <w:sz w:val="18"/>
                <w:szCs w:val="18"/>
              </w:rPr>
              <w:t xml:space="preserve">. </w:t>
            </w:r>
            <w:r w:rsidR="001528AD">
              <w:rPr>
                <w:rStyle w:val="Heading1Char"/>
                <w:rFonts w:asciiTheme="minorHAnsi" w:hAnsiTheme="minorHAnsi"/>
                <w:bCs/>
                <w:sz w:val="18"/>
                <w:szCs w:val="18"/>
              </w:rPr>
              <w:t>F</w:t>
            </w:r>
            <w:r w:rsidR="00364AFD">
              <w:rPr>
                <w:rStyle w:val="Heading1Char"/>
                <w:rFonts w:asciiTheme="minorHAnsi" w:hAnsiTheme="minorHAnsi"/>
                <w:bCs/>
                <w:sz w:val="18"/>
                <w:szCs w:val="18"/>
              </w:rPr>
              <w:t xml:space="preserve">or </w:t>
            </w:r>
            <w:r w:rsidR="001528AD">
              <w:rPr>
                <w:rStyle w:val="Heading1Char"/>
                <w:rFonts w:asciiTheme="minorHAnsi" w:hAnsiTheme="minorHAnsi"/>
                <w:bCs/>
                <w:sz w:val="18"/>
                <w:szCs w:val="18"/>
              </w:rPr>
              <w:t xml:space="preserve">Low-rise </w:t>
            </w:r>
            <w:r w:rsidR="003E422C" w:rsidRPr="000F7634">
              <w:rPr>
                <w:rStyle w:val="Heading1Char"/>
                <w:rFonts w:asciiTheme="minorHAnsi" w:hAnsiTheme="minorHAnsi"/>
                <w:bCs/>
                <w:sz w:val="18"/>
                <w:szCs w:val="18"/>
              </w:rPr>
              <w:t>Multi-</w:t>
            </w:r>
            <w:r w:rsidR="008544FD">
              <w:rPr>
                <w:rStyle w:val="Heading1Char"/>
                <w:rFonts w:asciiTheme="minorHAnsi" w:hAnsiTheme="minorHAnsi"/>
                <w:bCs/>
                <w:sz w:val="18"/>
                <w:szCs w:val="18"/>
              </w:rPr>
              <w:t>f</w:t>
            </w:r>
            <w:r w:rsidR="003E422C" w:rsidRPr="000F7634">
              <w:rPr>
                <w:rStyle w:val="Heading1Char"/>
                <w:rFonts w:asciiTheme="minorHAnsi" w:hAnsiTheme="minorHAnsi"/>
                <w:bCs/>
                <w:sz w:val="18"/>
                <w:szCs w:val="18"/>
              </w:rPr>
              <w:t xml:space="preserve">amily </w:t>
            </w:r>
            <w:r w:rsidR="00B74FE4">
              <w:rPr>
                <w:rStyle w:val="Heading1Char"/>
                <w:rFonts w:asciiTheme="minorHAnsi" w:hAnsiTheme="minorHAnsi"/>
                <w:bCs/>
                <w:sz w:val="18"/>
                <w:szCs w:val="18"/>
              </w:rPr>
              <w:t>R</w:t>
            </w:r>
            <w:r w:rsidR="001528AD">
              <w:rPr>
                <w:rStyle w:val="Heading1Char"/>
                <w:rFonts w:asciiTheme="minorHAnsi" w:hAnsiTheme="minorHAnsi"/>
                <w:bCs/>
                <w:sz w:val="18"/>
                <w:szCs w:val="18"/>
              </w:rPr>
              <w:t xml:space="preserve">esidential </w:t>
            </w:r>
            <w:r w:rsidR="00B74FE4">
              <w:rPr>
                <w:rStyle w:val="Heading1Char"/>
                <w:rFonts w:asciiTheme="minorHAnsi" w:hAnsiTheme="minorHAnsi"/>
                <w:bCs/>
                <w:sz w:val="18"/>
                <w:szCs w:val="18"/>
              </w:rPr>
              <w:t>B</w:t>
            </w:r>
            <w:r w:rsidR="001528AD">
              <w:rPr>
                <w:rStyle w:val="Heading1Char"/>
                <w:rFonts w:asciiTheme="minorHAnsi" w:hAnsiTheme="minorHAnsi"/>
                <w:bCs/>
                <w:sz w:val="18"/>
                <w:szCs w:val="18"/>
              </w:rPr>
              <w:t xml:space="preserve">uildings, </w:t>
            </w:r>
            <w:r w:rsidR="00B74FE4">
              <w:rPr>
                <w:rStyle w:val="Heading1Char"/>
                <w:rFonts w:asciiTheme="minorHAnsi" w:hAnsiTheme="minorHAnsi"/>
                <w:bCs/>
                <w:sz w:val="18"/>
                <w:szCs w:val="18"/>
              </w:rPr>
              <w:t>O</w:t>
            </w:r>
            <w:r w:rsidR="00C07AF9">
              <w:rPr>
                <w:rStyle w:val="Heading1Char"/>
                <w:rFonts w:asciiTheme="minorHAnsi" w:hAnsiTheme="minorHAnsi"/>
                <w:bCs/>
                <w:sz w:val="18"/>
                <w:szCs w:val="18"/>
              </w:rPr>
              <w:t xml:space="preserve">utdoor </w:t>
            </w:r>
            <w:r w:rsidR="00B74FE4">
              <w:rPr>
                <w:rStyle w:val="Heading1Char"/>
                <w:rFonts w:asciiTheme="minorHAnsi" w:hAnsiTheme="minorHAnsi"/>
                <w:bCs/>
                <w:sz w:val="18"/>
                <w:szCs w:val="18"/>
              </w:rPr>
              <w:t>L</w:t>
            </w:r>
            <w:r w:rsidR="00C07AF9">
              <w:rPr>
                <w:rStyle w:val="Heading1Char"/>
                <w:rFonts w:asciiTheme="minorHAnsi" w:hAnsiTheme="minorHAnsi"/>
                <w:bCs/>
                <w:sz w:val="18"/>
                <w:szCs w:val="18"/>
              </w:rPr>
              <w:t xml:space="preserve">ighting for </w:t>
            </w:r>
            <w:r w:rsidR="00B74FE4">
              <w:rPr>
                <w:rStyle w:val="Heading1Char"/>
                <w:rFonts w:asciiTheme="minorHAnsi" w:hAnsiTheme="minorHAnsi"/>
                <w:bCs/>
                <w:sz w:val="18"/>
                <w:szCs w:val="18"/>
              </w:rPr>
              <w:t>P</w:t>
            </w:r>
            <w:r w:rsidR="00373167" w:rsidRPr="000F7634">
              <w:rPr>
                <w:rStyle w:val="Heading1Char"/>
                <w:rFonts w:asciiTheme="minorHAnsi" w:hAnsiTheme="minorHAnsi"/>
                <w:bCs/>
                <w:sz w:val="18"/>
                <w:szCs w:val="18"/>
              </w:rPr>
              <w:t xml:space="preserve">rivate </w:t>
            </w:r>
            <w:r w:rsidR="00B74FE4">
              <w:rPr>
                <w:rStyle w:val="Heading1Char"/>
                <w:rFonts w:asciiTheme="minorHAnsi" w:hAnsiTheme="minorHAnsi"/>
                <w:bCs/>
                <w:sz w:val="18"/>
                <w:szCs w:val="18"/>
              </w:rPr>
              <w:t>P</w:t>
            </w:r>
            <w:r w:rsidR="00373167" w:rsidRPr="000F7634">
              <w:rPr>
                <w:rStyle w:val="Heading1Char"/>
                <w:rFonts w:asciiTheme="minorHAnsi" w:hAnsiTheme="minorHAnsi"/>
                <w:bCs/>
                <w:sz w:val="18"/>
                <w:szCs w:val="18"/>
              </w:rPr>
              <w:t xml:space="preserve">atios, </w:t>
            </w:r>
            <w:r w:rsidR="00B74FE4">
              <w:rPr>
                <w:rStyle w:val="Heading1Char"/>
                <w:rFonts w:asciiTheme="minorHAnsi" w:hAnsiTheme="minorHAnsi"/>
                <w:bCs/>
                <w:sz w:val="18"/>
                <w:szCs w:val="18"/>
              </w:rPr>
              <w:t>E</w:t>
            </w:r>
            <w:r w:rsidR="00373167" w:rsidRPr="000F7634">
              <w:rPr>
                <w:rStyle w:val="Heading1Char"/>
                <w:rFonts w:asciiTheme="minorHAnsi" w:hAnsiTheme="minorHAnsi"/>
                <w:bCs/>
                <w:sz w:val="18"/>
                <w:szCs w:val="18"/>
              </w:rPr>
              <w:t xml:space="preserve">ntrances, </w:t>
            </w:r>
            <w:r w:rsidR="00B74FE4">
              <w:rPr>
                <w:rStyle w:val="Heading1Char"/>
                <w:rFonts w:asciiTheme="minorHAnsi" w:hAnsiTheme="minorHAnsi"/>
                <w:bCs/>
                <w:sz w:val="18"/>
                <w:szCs w:val="18"/>
              </w:rPr>
              <w:t>B</w:t>
            </w:r>
            <w:r w:rsidR="00373167" w:rsidRPr="000F7634">
              <w:rPr>
                <w:rStyle w:val="Heading1Char"/>
                <w:rFonts w:asciiTheme="minorHAnsi" w:hAnsiTheme="minorHAnsi"/>
                <w:bCs/>
                <w:sz w:val="18"/>
                <w:szCs w:val="18"/>
              </w:rPr>
              <w:t xml:space="preserve">alconies and </w:t>
            </w:r>
            <w:r w:rsidR="00B74FE4">
              <w:rPr>
                <w:rStyle w:val="Heading1Char"/>
                <w:rFonts w:asciiTheme="minorHAnsi" w:hAnsiTheme="minorHAnsi"/>
                <w:bCs/>
                <w:sz w:val="18"/>
                <w:szCs w:val="18"/>
              </w:rPr>
              <w:t>P</w:t>
            </w:r>
            <w:r w:rsidR="00373167" w:rsidRPr="000F7634">
              <w:rPr>
                <w:rStyle w:val="Heading1Char"/>
                <w:rFonts w:asciiTheme="minorHAnsi" w:hAnsiTheme="minorHAnsi"/>
                <w:bCs/>
                <w:sz w:val="18"/>
                <w:szCs w:val="18"/>
              </w:rPr>
              <w:t>orches</w:t>
            </w:r>
          </w:p>
        </w:tc>
      </w:tr>
      <w:tr w:rsidR="003E422C" w:rsidRPr="000F7634" w14:paraId="0513F048" w14:textId="77777777" w:rsidTr="00903669">
        <w:tc>
          <w:tcPr>
            <w:tcW w:w="468" w:type="dxa"/>
            <w:vAlign w:val="center"/>
          </w:tcPr>
          <w:p w14:paraId="0513F046" w14:textId="2208D1D0" w:rsidR="00367298" w:rsidRDefault="00E9184B" w:rsidP="00903669">
            <w:pPr>
              <w:keepNext/>
              <w:jc w:val="center"/>
              <w:rPr>
                <w:rFonts w:asciiTheme="minorHAnsi" w:hAnsiTheme="minorHAnsi"/>
                <w:sz w:val="18"/>
                <w:szCs w:val="18"/>
              </w:rPr>
            </w:pPr>
            <w:r>
              <w:rPr>
                <w:rFonts w:asciiTheme="minorHAnsi" w:hAnsiTheme="minorHAnsi"/>
                <w:sz w:val="18"/>
                <w:szCs w:val="18"/>
              </w:rPr>
              <w:t>0</w:t>
            </w:r>
            <w:r w:rsidR="003E422C" w:rsidRPr="000F7634">
              <w:rPr>
                <w:rFonts w:asciiTheme="minorHAnsi" w:hAnsiTheme="minorHAnsi"/>
                <w:sz w:val="18"/>
                <w:szCs w:val="18"/>
              </w:rPr>
              <w:t>1</w:t>
            </w:r>
          </w:p>
        </w:tc>
        <w:tc>
          <w:tcPr>
            <w:tcW w:w="10350" w:type="dxa"/>
          </w:tcPr>
          <w:p w14:paraId="6A46FF15" w14:textId="469C1C11" w:rsidR="00E51DB4" w:rsidRPr="002F3D13" w:rsidRDefault="00E51DB4" w:rsidP="00E51DB4">
            <w:pPr>
              <w:tabs>
                <w:tab w:val="right" w:pos="342"/>
                <w:tab w:val="left" w:pos="522"/>
              </w:tabs>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3Bi</w:t>
            </w:r>
            <w:r w:rsidRPr="002F3D13">
              <w:rPr>
                <w:rFonts w:asciiTheme="minorHAnsi" w:hAnsiTheme="minorHAnsi"/>
                <w:sz w:val="18"/>
                <w:szCs w:val="18"/>
              </w:rPr>
              <w:t xml:space="preserve">: </w:t>
            </w:r>
            <w:r>
              <w:rPr>
                <w:rFonts w:asciiTheme="minorHAnsi" w:hAnsiTheme="minorHAnsi"/>
                <w:sz w:val="18"/>
                <w:szCs w:val="18"/>
              </w:rPr>
              <w:t>Outdoor lighting</w:t>
            </w:r>
            <w:r w:rsidRPr="002F3D13">
              <w:rPr>
                <w:rFonts w:asciiTheme="minorHAnsi" w:hAnsiTheme="minorHAnsi"/>
                <w:sz w:val="18"/>
                <w:szCs w:val="18"/>
              </w:rPr>
              <w:t xml:space="preserve"> </w:t>
            </w:r>
            <w:r>
              <w:rPr>
                <w:rFonts w:asciiTheme="minorHAnsi" w:hAnsiTheme="minorHAnsi"/>
                <w:sz w:val="18"/>
                <w:szCs w:val="18"/>
              </w:rPr>
              <w:t>are controlled by a manual ON and OFF switch and one</w:t>
            </w:r>
            <w:r w:rsidRPr="002F3D13">
              <w:rPr>
                <w:rFonts w:asciiTheme="minorHAnsi" w:hAnsiTheme="minorHAnsi"/>
                <w:sz w:val="18"/>
                <w:szCs w:val="18"/>
              </w:rPr>
              <w:t xml:space="preserve"> of the </w:t>
            </w:r>
            <w:r>
              <w:rPr>
                <w:rFonts w:asciiTheme="minorHAnsi" w:hAnsiTheme="minorHAnsi"/>
                <w:sz w:val="18"/>
                <w:szCs w:val="18"/>
              </w:rPr>
              <w:t>following automatic control types</w:t>
            </w:r>
            <w:r w:rsidRPr="002F3D13">
              <w:rPr>
                <w:rFonts w:asciiTheme="minorHAnsi" w:hAnsiTheme="minorHAnsi"/>
                <w:sz w:val="18"/>
                <w:szCs w:val="18"/>
              </w:rPr>
              <w:t>:</w:t>
            </w:r>
          </w:p>
          <w:p w14:paraId="40B4AE4F" w14:textId="6F77520F" w:rsidR="00E51DB4" w:rsidRPr="00C21866" w:rsidRDefault="00E51DB4" w:rsidP="004E079B">
            <w:pPr>
              <w:pStyle w:val="ListParagraph"/>
              <w:numPr>
                <w:ilvl w:val="0"/>
                <w:numId w:val="9"/>
              </w:numPr>
              <w:tabs>
                <w:tab w:val="right" w:pos="342"/>
                <w:tab w:val="left" w:pos="522"/>
              </w:tabs>
              <w:rPr>
                <w:rFonts w:asciiTheme="minorHAnsi" w:hAnsiTheme="minorHAnsi"/>
                <w:sz w:val="18"/>
                <w:szCs w:val="18"/>
              </w:rPr>
            </w:pPr>
            <w:proofErr w:type="spellStart"/>
            <w:r w:rsidRPr="00C21866">
              <w:rPr>
                <w:rFonts w:asciiTheme="minorHAnsi" w:hAnsiTheme="minorHAnsi"/>
                <w:sz w:val="18"/>
                <w:szCs w:val="18"/>
              </w:rPr>
              <w:t>Photocontrol</w:t>
            </w:r>
            <w:proofErr w:type="spellEnd"/>
            <w:r w:rsidRPr="00C21866">
              <w:rPr>
                <w:rFonts w:asciiTheme="minorHAnsi" w:hAnsiTheme="minorHAnsi"/>
                <w:sz w:val="18"/>
                <w:szCs w:val="18"/>
              </w:rPr>
              <w:t xml:space="preserve"> and motion sensor; </w:t>
            </w:r>
          </w:p>
          <w:p w14:paraId="362D99AD" w14:textId="7ACAB9DD" w:rsidR="00B74FE4" w:rsidRPr="00C21866" w:rsidRDefault="00E51DB4" w:rsidP="004E079B">
            <w:pPr>
              <w:pStyle w:val="ListParagraph"/>
              <w:numPr>
                <w:ilvl w:val="0"/>
                <w:numId w:val="9"/>
              </w:numPr>
              <w:tabs>
                <w:tab w:val="right" w:pos="342"/>
                <w:tab w:val="left" w:pos="522"/>
              </w:tabs>
              <w:rPr>
                <w:rFonts w:asciiTheme="minorHAnsi" w:hAnsiTheme="minorHAnsi"/>
                <w:sz w:val="18"/>
                <w:szCs w:val="18"/>
              </w:rPr>
            </w:pPr>
            <w:proofErr w:type="spellStart"/>
            <w:r w:rsidRPr="00C21866">
              <w:rPr>
                <w:rFonts w:asciiTheme="minorHAnsi" w:hAnsiTheme="minorHAnsi"/>
                <w:sz w:val="18"/>
                <w:szCs w:val="18"/>
              </w:rPr>
              <w:t>Photocontrol</w:t>
            </w:r>
            <w:proofErr w:type="spellEnd"/>
            <w:r w:rsidRPr="00C21866">
              <w:rPr>
                <w:rFonts w:asciiTheme="minorHAnsi" w:hAnsiTheme="minorHAnsi"/>
                <w:sz w:val="18"/>
                <w:szCs w:val="18"/>
              </w:rPr>
              <w:t xml:space="preserve"> and automatic time switch control; </w:t>
            </w:r>
          </w:p>
          <w:p w14:paraId="195E2D19" w14:textId="6CF26124" w:rsidR="00B74FE4" w:rsidRDefault="00E51DB4" w:rsidP="004E079B">
            <w:pPr>
              <w:pStyle w:val="ListParagraph"/>
              <w:numPr>
                <w:ilvl w:val="0"/>
                <w:numId w:val="9"/>
              </w:numPr>
              <w:tabs>
                <w:tab w:val="right" w:pos="342"/>
                <w:tab w:val="left" w:pos="522"/>
              </w:tabs>
            </w:pPr>
            <w:r w:rsidRPr="00C21866">
              <w:rPr>
                <w:rFonts w:asciiTheme="minorHAnsi" w:hAnsiTheme="minorHAnsi"/>
                <w:sz w:val="18"/>
                <w:szCs w:val="18"/>
              </w:rPr>
              <w:t>Astronomical time clock that automatically turns the lighting OFF during daytime hours;</w:t>
            </w:r>
          </w:p>
          <w:p w14:paraId="0513F047" w14:textId="1C2BA62E" w:rsidR="00367298" w:rsidRPr="00C21866" w:rsidRDefault="00E51DB4" w:rsidP="004E079B">
            <w:pPr>
              <w:pStyle w:val="ListParagraph"/>
              <w:numPr>
                <w:ilvl w:val="0"/>
                <w:numId w:val="9"/>
              </w:numPr>
              <w:ind w:left="522" w:hanging="180"/>
              <w:rPr>
                <w:rFonts w:asciiTheme="minorHAnsi" w:hAnsiTheme="minorHAnsi"/>
                <w:sz w:val="18"/>
                <w:szCs w:val="18"/>
              </w:rPr>
            </w:pPr>
            <w:r w:rsidRPr="00C21866">
              <w:rPr>
                <w:rFonts w:asciiTheme="minorHAnsi" w:hAnsiTheme="minorHAnsi"/>
                <w:sz w:val="18"/>
                <w:szCs w:val="18"/>
              </w:rPr>
              <w:t>Energy management control system (EMCS) that provides the functionality of an astronomical time clock, does not have an override that allows the luminaire to be always ON, and is programmed to automatically turn outdoor lighting off during daytime hour; or</w:t>
            </w:r>
          </w:p>
        </w:tc>
      </w:tr>
      <w:tr w:rsidR="003E422C" w:rsidRPr="000F7634" w14:paraId="0513F051" w14:textId="77777777" w:rsidTr="00903669">
        <w:tc>
          <w:tcPr>
            <w:tcW w:w="468" w:type="dxa"/>
            <w:vAlign w:val="center"/>
          </w:tcPr>
          <w:p w14:paraId="0513F04F" w14:textId="5192EFDA" w:rsidR="00367298" w:rsidRDefault="00E9184B" w:rsidP="00903669">
            <w:pPr>
              <w:keepNext/>
              <w:jc w:val="center"/>
              <w:rPr>
                <w:rFonts w:asciiTheme="minorHAnsi" w:hAnsiTheme="minorHAnsi"/>
                <w:sz w:val="18"/>
                <w:szCs w:val="18"/>
              </w:rPr>
            </w:pPr>
            <w:r>
              <w:rPr>
                <w:rFonts w:asciiTheme="minorHAnsi" w:hAnsiTheme="minorHAnsi"/>
                <w:sz w:val="18"/>
                <w:szCs w:val="18"/>
              </w:rPr>
              <w:t>02</w:t>
            </w:r>
          </w:p>
        </w:tc>
        <w:tc>
          <w:tcPr>
            <w:tcW w:w="10350" w:type="dxa"/>
          </w:tcPr>
          <w:p w14:paraId="0513F050" w14:textId="08EC127D" w:rsidR="00367298" w:rsidRDefault="003E422C" w:rsidP="00E51DB4">
            <w:pPr>
              <w:keepNext/>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sidR="00E40466">
              <w:rPr>
                <w:rFonts w:asciiTheme="minorHAnsi" w:hAnsiTheme="minorHAnsi"/>
                <w:sz w:val="18"/>
                <w:szCs w:val="18"/>
              </w:rPr>
              <w:t>3</w:t>
            </w:r>
            <w:r w:rsidRPr="000F7634">
              <w:rPr>
                <w:rFonts w:asciiTheme="minorHAnsi" w:hAnsiTheme="minorHAnsi"/>
                <w:sz w:val="18"/>
                <w:szCs w:val="18"/>
              </w:rPr>
              <w:t>Bii</w:t>
            </w:r>
            <w:proofErr w:type="gramEnd"/>
            <w:r w:rsidRPr="000F7634">
              <w:rPr>
                <w:rFonts w:asciiTheme="minorHAnsi" w:hAnsiTheme="minorHAnsi"/>
                <w:sz w:val="18"/>
                <w:szCs w:val="18"/>
              </w:rPr>
              <w:t xml:space="preserve">: Outdoor lighting complies with the applicable requirements in Sections 110.9, 130.0, 130.2, 130.4, 140.7, and 141.0. Applicable </w:t>
            </w:r>
            <w:r w:rsidR="00E54A5A" w:rsidRPr="000F7634">
              <w:rPr>
                <w:rFonts w:asciiTheme="minorHAnsi" w:hAnsiTheme="minorHAnsi"/>
                <w:sz w:val="18"/>
                <w:szCs w:val="18"/>
              </w:rPr>
              <w:t>LTO</w:t>
            </w:r>
            <w:r w:rsidRPr="000F7634">
              <w:rPr>
                <w:rFonts w:asciiTheme="minorHAnsi" w:hAnsiTheme="minorHAnsi"/>
                <w:sz w:val="18"/>
                <w:szCs w:val="18"/>
              </w:rPr>
              <w:t xml:space="preserve"> forms shall also be submitted.</w:t>
            </w:r>
          </w:p>
        </w:tc>
      </w:tr>
      <w:tr w:rsidR="005003CE" w:rsidRPr="000F7634" w14:paraId="0513F053" w14:textId="77777777" w:rsidTr="006E354C">
        <w:tc>
          <w:tcPr>
            <w:tcW w:w="10818" w:type="dxa"/>
            <w:gridSpan w:val="2"/>
          </w:tcPr>
          <w:p w14:paraId="0513F052" w14:textId="77777777" w:rsidR="00367298" w:rsidRDefault="005003CE" w:rsidP="00367298">
            <w:pPr>
              <w:keepNext/>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513F054" w14:textId="77777777" w:rsidR="003E422C" w:rsidRDefault="003E422C" w:rsidP="003E422C">
      <w:pPr>
        <w:tabs>
          <w:tab w:val="left" w:pos="7920"/>
          <w:tab w:val="right" w:pos="10080"/>
        </w:tab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1528AD" w:rsidRPr="000F7634" w14:paraId="1E30EFF3" w14:textId="77777777" w:rsidTr="002D5D55">
        <w:tc>
          <w:tcPr>
            <w:tcW w:w="10818" w:type="dxa"/>
            <w:gridSpan w:val="2"/>
          </w:tcPr>
          <w:p w14:paraId="47583689" w14:textId="799346BD" w:rsidR="001528AD" w:rsidRDefault="001528AD">
            <w:pPr>
              <w:keepNext/>
              <w:rPr>
                <w:rFonts w:asciiTheme="minorHAnsi" w:hAnsiTheme="minorHAnsi"/>
                <w:b/>
                <w:bCs/>
                <w:sz w:val="18"/>
                <w:szCs w:val="18"/>
              </w:rPr>
            </w:pPr>
            <w:r>
              <w:rPr>
                <w:rStyle w:val="Heading1Char"/>
                <w:rFonts w:asciiTheme="minorHAnsi" w:hAnsiTheme="minorHAnsi"/>
                <w:bCs/>
                <w:sz w:val="18"/>
                <w:szCs w:val="18"/>
              </w:rPr>
              <w:lastRenderedPageBreak/>
              <w:t>I</w:t>
            </w:r>
            <w:r w:rsidRPr="000F7634">
              <w:rPr>
                <w:rStyle w:val="Heading1Char"/>
                <w:rFonts w:asciiTheme="minorHAnsi" w:hAnsiTheme="minorHAnsi"/>
                <w:bCs/>
                <w:sz w:val="18"/>
                <w:szCs w:val="18"/>
              </w:rPr>
              <w:t xml:space="preserve">. </w:t>
            </w:r>
            <w:r>
              <w:rPr>
                <w:rStyle w:val="Heading1Char"/>
                <w:rFonts w:asciiTheme="minorHAnsi" w:hAnsiTheme="minorHAnsi"/>
                <w:bCs/>
                <w:sz w:val="18"/>
                <w:szCs w:val="18"/>
              </w:rPr>
              <w:t xml:space="preserve">Outdoor Lighting for </w:t>
            </w:r>
            <w:r w:rsidR="00B74FE4">
              <w:rPr>
                <w:rStyle w:val="Heading1Char"/>
                <w:rFonts w:asciiTheme="minorHAnsi" w:hAnsiTheme="minorHAnsi"/>
                <w:bCs/>
                <w:sz w:val="18"/>
                <w:szCs w:val="18"/>
              </w:rPr>
              <w:t>R</w:t>
            </w:r>
            <w:r>
              <w:rPr>
                <w:rStyle w:val="Heading1Char"/>
                <w:rFonts w:asciiTheme="minorHAnsi" w:hAnsiTheme="minorHAnsi"/>
                <w:bCs/>
                <w:sz w:val="18"/>
                <w:szCs w:val="18"/>
              </w:rPr>
              <w:t xml:space="preserve">esidential </w:t>
            </w:r>
            <w:r w:rsidR="00B74FE4">
              <w:rPr>
                <w:rStyle w:val="Heading1Char"/>
                <w:rFonts w:asciiTheme="minorHAnsi" w:hAnsiTheme="minorHAnsi"/>
                <w:bCs/>
                <w:sz w:val="18"/>
                <w:szCs w:val="18"/>
              </w:rPr>
              <w:t>P</w:t>
            </w:r>
            <w:r>
              <w:rPr>
                <w:rStyle w:val="Heading1Char"/>
                <w:rFonts w:asciiTheme="minorHAnsi" w:hAnsiTheme="minorHAnsi"/>
                <w:bCs/>
                <w:sz w:val="18"/>
                <w:szCs w:val="18"/>
              </w:rPr>
              <w:t xml:space="preserve">arking </w:t>
            </w:r>
            <w:r w:rsidR="00B74FE4">
              <w:rPr>
                <w:rStyle w:val="Heading1Char"/>
                <w:rFonts w:asciiTheme="minorHAnsi" w:hAnsiTheme="minorHAnsi"/>
                <w:bCs/>
                <w:sz w:val="18"/>
                <w:szCs w:val="18"/>
              </w:rPr>
              <w:t>L</w:t>
            </w:r>
            <w:r>
              <w:rPr>
                <w:rStyle w:val="Heading1Char"/>
                <w:rFonts w:asciiTheme="minorHAnsi" w:hAnsiTheme="minorHAnsi"/>
                <w:bCs/>
                <w:sz w:val="18"/>
                <w:szCs w:val="18"/>
              </w:rPr>
              <w:t xml:space="preserve">ots and </w:t>
            </w:r>
            <w:r w:rsidR="00B74FE4">
              <w:rPr>
                <w:rStyle w:val="Heading1Char"/>
                <w:rFonts w:asciiTheme="minorHAnsi" w:hAnsiTheme="minorHAnsi"/>
                <w:bCs/>
                <w:sz w:val="18"/>
                <w:szCs w:val="18"/>
              </w:rPr>
              <w:t>R</w:t>
            </w:r>
            <w:r>
              <w:rPr>
                <w:rStyle w:val="Heading1Char"/>
                <w:rFonts w:asciiTheme="minorHAnsi" w:hAnsiTheme="minorHAnsi"/>
                <w:bCs/>
                <w:sz w:val="18"/>
                <w:szCs w:val="18"/>
              </w:rPr>
              <w:t xml:space="preserve">esidential </w:t>
            </w:r>
            <w:r w:rsidR="00B74FE4">
              <w:rPr>
                <w:rStyle w:val="Heading1Char"/>
                <w:rFonts w:asciiTheme="minorHAnsi" w:hAnsiTheme="minorHAnsi"/>
                <w:bCs/>
                <w:sz w:val="18"/>
                <w:szCs w:val="18"/>
              </w:rPr>
              <w:t>C</w:t>
            </w:r>
            <w:r>
              <w:rPr>
                <w:rStyle w:val="Heading1Char"/>
                <w:rFonts w:asciiTheme="minorHAnsi" w:hAnsiTheme="minorHAnsi"/>
                <w:bCs/>
                <w:sz w:val="18"/>
                <w:szCs w:val="18"/>
              </w:rPr>
              <w:t xml:space="preserve">arports with </w:t>
            </w:r>
            <w:r w:rsidR="00B74FE4">
              <w:rPr>
                <w:rStyle w:val="Heading1Char"/>
                <w:rFonts w:asciiTheme="minorHAnsi" w:hAnsiTheme="minorHAnsi"/>
                <w:bCs/>
                <w:sz w:val="18"/>
                <w:szCs w:val="18"/>
              </w:rPr>
              <w:t>L</w:t>
            </w:r>
            <w:r>
              <w:rPr>
                <w:rStyle w:val="Heading1Char"/>
                <w:rFonts w:asciiTheme="minorHAnsi" w:hAnsiTheme="minorHAnsi"/>
                <w:bCs/>
                <w:sz w:val="18"/>
                <w:szCs w:val="18"/>
              </w:rPr>
              <w:t xml:space="preserve">ess than </w:t>
            </w:r>
            <w:r w:rsidR="00B74FE4">
              <w:rPr>
                <w:rStyle w:val="Heading1Char"/>
                <w:rFonts w:asciiTheme="minorHAnsi" w:hAnsiTheme="minorHAnsi"/>
                <w:bCs/>
                <w:sz w:val="18"/>
                <w:szCs w:val="18"/>
              </w:rPr>
              <w:t>E</w:t>
            </w:r>
            <w:r>
              <w:rPr>
                <w:rStyle w:val="Heading1Char"/>
                <w:rFonts w:asciiTheme="minorHAnsi" w:hAnsiTheme="minorHAnsi"/>
                <w:bCs/>
                <w:sz w:val="18"/>
                <w:szCs w:val="18"/>
              </w:rPr>
              <w:t xml:space="preserve">ight </w:t>
            </w:r>
            <w:r w:rsidR="00B74FE4">
              <w:rPr>
                <w:rStyle w:val="Heading1Char"/>
                <w:rFonts w:asciiTheme="minorHAnsi" w:hAnsiTheme="minorHAnsi"/>
                <w:bCs/>
                <w:sz w:val="18"/>
                <w:szCs w:val="18"/>
              </w:rPr>
              <w:t>V</w:t>
            </w:r>
            <w:r>
              <w:rPr>
                <w:rStyle w:val="Heading1Char"/>
                <w:rFonts w:asciiTheme="minorHAnsi" w:hAnsiTheme="minorHAnsi"/>
                <w:bCs/>
                <w:sz w:val="18"/>
                <w:szCs w:val="18"/>
              </w:rPr>
              <w:t xml:space="preserve">ehicles per </w:t>
            </w:r>
            <w:r w:rsidR="00B74FE4">
              <w:rPr>
                <w:rStyle w:val="Heading1Char"/>
                <w:rFonts w:asciiTheme="minorHAnsi" w:hAnsiTheme="minorHAnsi"/>
                <w:bCs/>
                <w:sz w:val="18"/>
                <w:szCs w:val="18"/>
              </w:rPr>
              <w:t>S</w:t>
            </w:r>
            <w:r>
              <w:rPr>
                <w:rStyle w:val="Heading1Char"/>
                <w:rFonts w:asciiTheme="minorHAnsi" w:hAnsiTheme="minorHAnsi"/>
                <w:bCs/>
                <w:sz w:val="18"/>
                <w:szCs w:val="18"/>
              </w:rPr>
              <w:t>ite</w:t>
            </w:r>
            <w:r w:rsidRPr="000F7634">
              <w:rPr>
                <w:rStyle w:val="Heading1Char"/>
                <w:rFonts w:asciiTheme="minorHAnsi" w:hAnsiTheme="minorHAnsi"/>
                <w:bCs/>
                <w:sz w:val="18"/>
                <w:szCs w:val="18"/>
              </w:rPr>
              <w:t xml:space="preserve"> </w:t>
            </w:r>
          </w:p>
        </w:tc>
      </w:tr>
      <w:tr w:rsidR="001528AD" w:rsidRPr="000F7634" w14:paraId="7A11188F" w14:textId="77777777" w:rsidTr="002D5D55">
        <w:tc>
          <w:tcPr>
            <w:tcW w:w="468" w:type="dxa"/>
            <w:vAlign w:val="center"/>
          </w:tcPr>
          <w:p w14:paraId="5672105F" w14:textId="374853F7" w:rsidR="001528AD" w:rsidRDefault="00B74FE4" w:rsidP="002D5D55">
            <w:pPr>
              <w:keepNext/>
              <w:jc w:val="center"/>
              <w:rPr>
                <w:rFonts w:asciiTheme="minorHAnsi" w:hAnsiTheme="minorHAnsi"/>
                <w:sz w:val="18"/>
                <w:szCs w:val="18"/>
              </w:rPr>
            </w:pPr>
            <w:r>
              <w:rPr>
                <w:rFonts w:asciiTheme="minorHAnsi" w:hAnsiTheme="minorHAnsi"/>
                <w:sz w:val="18"/>
                <w:szCs w:val="18"/>
              </w:rPr>
              <w:t>0</w:t>
            </w:r>
            <w:r w:rsidR="001528AD" w:rsidRPr="000F7634">
              <w:rPr>
                <w:rFonts w:asciiTheme="minorHAnsi" w:hAnsiTheme="minorHAnsi"/>
                <w:sz w:val="18"/>
                <w:szCs w:val="18"/>
              </w:rPr>
              <w:t>1</w:t>
            </w:r>
          </w:p>
        </w:tc>
        <w:tc>
          <w:tcPr>
            <w:tcW w:w="10350" w:type="dxa"/>
          </w:tcPr>
          <w:p w14:paraId="70EAF735" w14:textId="77777777" w:rsidR="001528AD" w:rsidRPr="002F3D13" w:rsidRDefault="001528AD" w:rsidP="002D5D55">
            <w:pPr>
              <w:tabs>
                <w:tab w:val="right" w:pos="342"/>
                <w:tab w:val="left" w:pos="522"/>
              </w:tabs>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3Bi</w:t>
            </w:r>
            <w:r w:rsidRPr="002F3D13">
              <w:rPr>
                <w:rFonts w:asciiTheme="minorHAnsi" w:hAnsiTheme="minorHAnsi"/>
                <w:sz w:val="18"/>
                <w:szCs w:val="18"/>
              </w:rPr>
              <w:t xml:space="preserve">: </w:t>
            </w:r>
            <w:r>
              <w:rPr>
                <w:rFonts w:asciiTheme="minorHAnsi" w:hAnsiTheme="minorHAnsi"/>
                <w:sz w:val="18"/>
                <w:szCs w:val="18"/>
              </w:rPr>
              <w:t>Outdoor lighting</w:t>
            </w:r>
            <w:r w:rsidRPr="002F3D13">
              <w:rPr>
                <w:rFonts w:asciiTheme="minorHAnsi" w:hAnsiTheme="minorHAnsi"/>
                <w:sz w:val="18"/>
                <w:szCs w:val="18"/>
              </w:rPr>
              <w:t xml:space="preserve"> </w:t>
            </w:r>
            <w:r>
              <w:rPr>
                <w:rFonts w:asciiTheme="minorHAnsi" w:hAnsiTheme="minorHAnsi"/>
                <w:sz w:val="18"/>
                <w:szCs w:val="18"/>
              </w:rPr>
              <w:t>are controlled by a manual ON and OFF switch and one</w:t>
            </w:r>
            <w:r w:rsidRPr="002F3D13">
              <w:rPr>
                <w:rFonts w:asciiTheme="minorHAnsi" w:hAnsiTheme="minorHAnsi"/>
                <w:sz w:val="18"/>
                <w:szCs w:val="18"/>
              </w:rPr>
              <w:t xml:space="preserve"> of the </w:t>
            </w:r>
            <w:r>
              <w:rPr>
                <w:rFonts w:asciiTheme="minorHAnsi" w:hAnsiTheme="minorHAnsi"/>
                <w:sz w:val="18"/>
                <w:szCs w:val="18"/>
              </w:rPr>
              <w:t>following automatic control types</w:t>
            </w:r>
            <w:r w:rsidRPr="002F3D13">
              <w:rPr>
                <w:rFonts w:asciiTheme="minorHAnsi" w:hAnsiTheme="minorHAnsi"/>
                <w:sz w:val="18"/>
                <w:szCs w:val="18"/>
              </w:rPr>
              <w:t>:</w:t>
            </w:r>
          </w:p>
          <w:p w14:paraId="011A9F46" w14:textId="220DB2DA" w:rsidR="001528AD" w:rsidRPr="00C21866" w:rsidRDefault="001528AD" w:rsidP="004E079B">
            <w:pPr>
              <w:pStyle w:val="ListParagraph"/>
              <w:numPr>
                <w:ilvl w:val="0"/>
                <w:numId w:val="10"/>
              </w:numPr>
              <w:tabs>
                <w:tab w:val="right" w:pos="342"/>
                <w:tab w:val="left" w:pos="522"/>
              </w:tabs>
              <w:rPr>
                <w:rFonts w:asciiTheme="minorHAnsi" w:hAnsiTheme="minorHAnsi"/>
                <w:sz w:val="18"/>
                <w:szCs w:val="18"/>
              </w:rPr>
            </w:pPr>
            <w:proofErr w:type="spellStart"/>
            <w:r w:rsidRPr="00C21866">
              <w:rPr>
                <w:rFonts w:asciiTheme="minorHAnsi" w:hAnsiTheme="minorHAnsi"/>
                <w:sz w:val="18"/>
                <w:szCs w:val="18"/>
              </w:rPr>
              <w:t>Photocontrol</w:t>
            </w:r>
            <w:proofErr w:type="spellEnd"/>
            <w:r w:rsidRPr="00C21866">
              <w:rPr>
                <w:rFonts w:asciiTheme="minorHAnsi" w:hAnsiTheme="minorHAnsi"/>
                <w:sz w:val="18"/>
                <w:szCs w:val="18"/>
              </w:rPr>
              <w:t xml:space="preserve"> and motion sensor; </w:t>
            </w:r>
          </w:p>
          <w:p w14:paraId="755CED02" w14:textId="02932825" w:rsidR="001528AD" w:rsidRPr="00C21866" w:rsidRDefault="001528AD" w:rsidP="004E079B">
            <w:pPr>
              <w:pStyle w:val="ListParagraph"/>
              <w:numPr>
                <w:ilvl w:val="0"/>
                <w:numId w:val="10"/>
              </w:numPr>
              <w:tabs>
                <w:tab w:val="right" w:pos="342"/>
                <w:tab w:val="left" w:pos="522"/>
              </w:tabs>
              <w:rPr>
                <w:rFonts w:asciiTheme="minorHAnsi" w:hAnsiTheme="minorHAnsi"/>
                <w:sz w:val="18"/>
                <w:szCs w:val="18"/>
              </w:rPr>
            </w:pPr>
            <w:proofErr w:type="spellStart"/>
            <w:r w:rsidRPr="00C21866">
              <w:rPr>
                <w:rFonts w:asciiTheme="minorHAnsi" w:hAnsiTheme="minorHAnsi"/>
                <w:sz w:val="18"/>
                <w:szCs w:val="18"/>
              </w:rPr>
              <w:t>Photocontrol</w:t>
            </w:r>
            <w:proofErr w:type="spellEnd"/>
            <w:r w:rsidRPr="00C21866">
              <w:rPr>
                <w:rFonts w:asciiTheme="minorHAnsi" w:hAnsiTheme="minorHAnsi"/>
                <w:sz w:val="18"/>
                <w:szCs w:val="18"/>
              </w:rPr>
              <w:t xml:space="preserve"> and automatic time switch control; </w:t>
            </w:r>
          </w:p>
          <w:p w14:paraId="08FD68DB" w14:textId="6277C9D6" w:rsidR="001528AD" w:rsidRPr="00C21866" w:rsidRDefault="001528AD" w:rsidP="004E079B">
            <w:pPr>
              <w:pStyle w:val="ListParagraph"/>
              <w:numPr>
                <w:ilvl w:val="0"/>
                <w:numId w:val="10"/>
              </w:numPr>
              <w:tabs>
                <w:tab w:val="right" w:pos="342"/>
                <w:tab w:val="left" w:pos="522"/>
              </w:tabs>
              <w:rPr>
                <w:rFonts w:asciiTheme="minorHAnsi" w:hAnsiTheme="minorHAnsi"/>
                <w:sz w:val="18"/>
                <w:szCs w:val="18"/>
              </w:rPr>
            </w:pPr>
            <w:r w:rsidRPr="00C21866">
              <w:rPr>
                <w:rFonts w:asciiTheme="minorHAnsi" w:hAnsiTheme="minorHAnsi"/>
                <w:sz w:val="18"/>
                <w:szCs w:val="18"/>
              </w:rPr>
              <w:t>Astronomical time clock that automatically turns the lighting OFF during daytime hours;</w:t>
            </w:r>
          </w:p>
          <w:p w14:paraId="7CAC53A0" w14:textId="60CA731F" w:rsidR="001528AD" w:rsidRPr="00C21866" w:rsidRDefault="001528AD" w:rsidP="004E079B">
            <w:pPr>
              <w:pStyle w:val="ListParagraph"/>
              <w:keepNext/>
              <w:numPr>
                <w:ilvl w:val="0"/>
                <w:numId w:val="10"/>
              </w:numPr>
              <w:ind w:left="522" w:hanging="162"/>
              <w:rPr>
                <w:rFonts w:asciiTheme="minorHAnsi" w:hAnsiTheme="minorHAnsi"/>
                <w:sz w:val="18"/>
                <w:szCs w:val="18"/>
              </w:rPr>
            </w:pPr>
            <w:r w:rsidRPr="00C21866">
              <w:rPr>
                <w:rFonts w:asciiTheme="minorHAnsi" w:hAnsiTheme="minorHAnsi"/>
                <w:sz w:val="18"/>
                <w:szCs w:val="18"/>
              </w:rPr>
              <w:t>Energy management control system (EMCS) that provides the functionality of an astronomical time clock, does not have an override that allows the luminaire to be always ON, and is programmed to automatically turn outdoor lighting off during daytime hour; or</w:t>
            </w:r>
          </w:p>
        </w:tc>
      </w:tr>
      <w:tr w:rsidR="001528AD" w:rsidRPr="000F7634" w14:paraId="00EABA78" w14:textId="77777777" w:rsidTr="002D5D55">
        <w:tc>
          <w:tcPr>
            <w:tcW w:w="468" w:type="dxa"/>
            <w:vAlign w:val="center"/>
          </w:tcPr>
          <w:p w14:paraId="7CE81451" w14:textId="51AF6665" w:rsidR="001528AD" w:rsidRDefault="00B74FE4" w:rsidP="002D5D55">
            <w:pPr>
              <w:keepNext/>
              <w:jc w:val="center"/>
              <w:rPr>
                <w:rFonts w:asciiTheme="minorHAnsi" w:hAnsiTheme="minorHAnsi"/>
                <w:sz w:val="18"/>
                <w:szCs w:val="18"/>
              </w:rPr>
            </w:pPr>
            <w:r>
              <w:rPr>
                <w:rFonts w:asciiTheme="minorHAnsi" w:hAnsiTheme="minorHAnsi"/>
                <w:sz w:val="18"/>
                <w:szCs w:val="18"/>
              </w:rPr>
              <w:t>02</w:t>
            </w:r>
          </w:p>
        </w:tc>
        <w:tc>
          <w:tcPr>
            <w:tcW w:w="10350" w:type="dxa"/>
          </w:tcPr>
          <w:p w14:paraId="6E6056B1" w14:textId="77777777" w:rsidR="001528AD" w:rsidRDefault="001528AD" w:rsidP="002D5D55">
            <w:pPr>
              <w:keepNext/>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3</w:t>
            </w:r>
            <w:r w:rsidRPr="000F7634">
              <w:rPr>
                <w:rFonts w:asciiTheme="minorHAnsi" w:hAnsiTheme="minorHAnsi"/>
                <w:sz w:val="18"/>
                <w:szCs w:val="18"/>
              </w:rPr>
              <w:t>Bii</w:t>
            </w:r>
            <w:proofErr w:type="gramEnd"/>
            <w:r w:rsidRPr="000F7634">
              <w:rPr>
                <w:rFonts w:asciiTheme="minorHAnsi" w:hAnsiTheme="minorHAnsi"/>
                <w:sz w:val="18"/>
                <w:szCs w:val="18"/>
              </w:rPr>
              <w:t>: Outdoor lighting complies with the applicable requirements in Sections 110.9, 130.0, 130.2, 130.4, 140.7, and 141.0. Applicable LTO forms shall also be submitted.</w:t>
            </w:r>
          </w:p>
        </w:tc>
      </w:tr>
      <w:tr w:rsidR="001528AD" w:rsidRPr="000F7634" w14:paraId="49A285AF" w14:textId="77777777" w:rsidTr="002D5D55">
        <w:tc>
          <w:tcPr>
            <w:tcW w:w="10818" w:type="dxa"/>
            <w:gridSpan w:val="2"/>
          </w:tcPr>
          <w:p w14:paraId="48002BF1" w14:textId="77777777" w:rsidR="001528AD" w:rsidRDefault="001528AD" w:rsidP="002D5D55">
            <w:pPr>
              <w:keepNext/>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23AC2ACA" w14:textId="77777777" w:rsidR="001528AD" w:rsidRPr="000F7634" w:rsidRDefault="001528AD" w:rsidP="003E422C">
      <w:pPr>
        <w:tabs>
          <w:tab w:val="left" w:pos="7920"/>
          <w:tab w:val="right" w:pos="10080"/>
        </w:tab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3E422C" w:rsidRPr="000F7634" w14:paraId="0513F056" w14:textId="77777777" w:rsidTr="006E354C">
        <w:tc>
          <w:tcPr>
            <w:tcW w:w="10818" w:type="dxa"/>
            <w:gridSpan w:val="2"/>
          </w:tcPr>
          <w:p w14:paraId="0513F055" w14:textId="0933A5FB" w:rsidR="0089192F" w:rsidRPr="00306EC2" w:rsidRDefault="001528AD">
            <w:pPr>
              <w:rPr>
                <w:rFonts w:asciiTheme="minorHAnsi" w:hAnsiTheme="minorHAnsi"/>
                <w:b/>
                <w:bCs/>
                <w:sz w:val="18"/>
                <w:szCs w:val="18"/>
              </w:rPr>
            </w:pPr>
            <w:r>
              <w:rPr>
                <w:rStyle w:val="Heading1Char"/>
                <w:rFonts w:asciiTheme="minorHAnsi" w:hAnsiTheme="minorHAnsi"/>
                <w:bCs/>
                <w:sz w:val="18"/>
                <w:szCs w:val="18"/>
              </w:rPr>
              <w:t>J</w:t>
            </w:r>
            <w:r w:rsidR="003E422C" w:rsidRPr="000F7634">
              <w:rPr>
                <w:rStyle w:val="Heading1Char"/>
                <w:rFonts w:asciiTheme="minorHAnsi" w:hAnsiTheme="minorHAnsi"/>
                <w:bCs/>
                <w:sz w:val="18"/>
                <w:szCs w:val="18"/>
              </w:rPr>
              <w:t xml:space="preserve">. </w:t>
            </w:r>
            <w:r>
              <w:rPr>
                <w:rStyle w:val="Heading1Char"/>
                <w:rFonts w:asciiTheme="minorHAnsi" w:hAnsiTheme="minorHAnsi"/>
                <w:bCs/>
                <w:sz w:val="18"/>
                <w:szCs w:val="18"/>
              </w:rPr>
              <w:t xml:space="preserve">For </w:t>
            </w:r>
            <w:r w:rsidR="00B74FE4">
              <w:rPr>
                <w:rStyle w:val="Heading1Char"/>
                <w:rFonts w:asciiTheme="minorHAnsi" w:hAnsiTheme="minorHAnsi"/>
                <w:bCs/>
                <w:sz w:val="18"/>
                <w:szCs w:val="18"/>
              </w:rPr>
              <w:t>L</w:t>
            </w:r>
            <w:r w:rsidR="00C07AF9">
              <w:rPr>
                <w:rStyle w:val="Heading1Char"/>
                <w:rFonts w:asciiTheme="minorHAnsi" w:hAnsiTheme="minorHAnsi"/>
                <w:bCs/>
                <w:sz w:val="18"/>
                <w:szCs w:val="18"/>
              </w:rPr>
              <w:t>ow-</w:t>
            </w:r>
            <w:r w:rsidR="008544FD">
              <w:rPr>
                <w:rStyle w:val="Heading1Char"/>
                <w:rFonts w:asciiTheme="minorHAnsi" w:hAnsiTheme="minorHAnsi"/>
                <w:bCs/>
                <w:sz w:val="18"/>
                <w:szCs w:val="18"/>
              </w:rPr>
              <w:t>r</w:t>
            </w:r>
            <w:r w:rsidR="00C07AF9">
              <w:rPr>
                <w:rStyle w:val="Heading1Char"/>
                <w:rFonts w:asciiTheme="minorHAnsi" w:hAnsiTheme="minorHAnsi"/>
                <w:bCs/>
                <w:sz w:val="18"/>
                <w:szCs w:val="18"/>
              </w:rPr>
              <w:t xml:space="preserve">ise </w:t>
            </w:r>
            <w:r w:rsidR="00B74FE4">
              <w:rPr>
                <w:rStyle w:val="Heading1Char"/>
                <w:rFonts w:asciiTheme="minorHAnsi" w:hAnsiTheme="minorHAnsi"/>
                <w:bCs/>
                <w:sz w:val="18"/>
                <w:szCs w:val="18"/>
              </w:rPr>
              <w:t>M</w:t>
            </w:r>
            <w:r>
              <w:rPr>
                <w:rStyle w:val="Heading1Char"/>
                <w:rFonts w:asciiTheme="minorHAnsi" w:hAnsiTheme="minorHAnsi"/>
                <w:bCs/>
                <w:sz w:val="18"/>
                <w:szCs w:val="18"/>
              </w:rPr>
              <w:t>ulti-</w:t>
            </w:r>
            <w:r w:rsidR="008544FD">
              <w:rPr>
                <w:rStyle w:val="Heading1Char"/>
                <w:rFonts w:asciiTheme="minorHAnsi" w:hAnsiTheme="minorHAnsi"/>
                <w:bCs/>
                <w:sz w:val="18"/>
                <w:szCs w:val="18"/>
              </w:rPr>
              <w:t>f</w:t>
            </w:r>
            <w:r>
              <w:rPr>
                <w:rStyle w:val="Heading1Char"/>
                <w:rFonts w:asciiTheme="minorHAnsi" w:hAnsiTheme="minorHAnsi"/>
                <w:bCs/>
                <w:sz w:val="18"/>
                <w:szCs w:val="18"/>
              </w:rPr>
              <w:t xml:space="preserve">amily </w:t>
            </w:r>
            <w:r w:rsidR="00B74FE4">
              <w:rPr>
                <w:rStyle w:val="Heading1Char"/>
                <w:rFonts w:asciiTheme="minorHAnsi" w:hAnsiTheme="minorHAnsi"/>
                <w:bCs/>
                <w:sz w:val="18"/>
                <w:szCs w:val="18"/>
              </w:rPr>
              <w:t>B</w:t>
            </w:r>
            <w:r>
              <w:rPr>
                <w:rStyle w:val="Heading1Char"/>
                <w:rFonts w:asciiTheme="minorHAnsi" w:hAnsiTheme="minorHAnsi"/>
                <w:bCs/>
                <w:sz w:val="18"/>
                <w:szCs w:val="18"/>
              </w:rPr>
              <w:t xml:space="preserve">uildings with </w:t>
            </w:r>
            <w:r w:rsidR="00B74FE4">
              <w:rPr>
                <w:rStyle w:val="Heading1Char"/>
                <w:rFonts w:asciiTheme="minorHAnsi" w:hAnsiTheme="minorHAnsi"/>
                <w:bCs/>
                <w:sz w:val="18"/>
                <w:szCs w:val="18"/>
              </w:rPr>
              <w:t>F</w:t>
            </w:r>
            <w:r>
              <w:rPr>
                <w:rStyle w:val="Heading1Char"/>
                <w:rFonts w:asciiTheme="minorHAnsi" w:hAnsiTheme="minorHAnsi"/>
                <w:bCs/>
                <w:sz w:val="18"/>
                <w:szCs w:val="18"/>
              </w:rPr>
              <w:t xml:space="preserve">our or </w:t>
            </w:r>
            <w:r w:rsidR="00B74FE4">
              <w:rPr>
                <w:rStyle w:val="Heading1Char"/>
                <w:rFonts w:asciiTheme="minorHAnsi" w:hAnsiTheme="minorHAnsi"/>
                <w:bCs/>
                <w:sz w:val="18"/>
                <w:szCs w:val="18"/>
              </w:rPr>
              <w:t>M</w:t>
            </w:r>
            <w:r>
              <w:rPr>
                <w:rStyle w:val="Heading1Char"/>
                <w:rFonts w:asciiTheme="minorHAnsi" w:hAnsiTheme="minorHAnsi"/>
                <w:bCs/>
                <w:sz w:val="18"/>
                <w:szCs w:val="18"/>
              </w:rPr>
              <w:t xml:space="preserve">ore </w:t>
            </w:r>
            <w:r w:rsidR="00B74FE4">
              <w:rPr>
                <w:rStyle w:val="Heading1Char"/>
                <w:rFonts w:asciiTheme="minorHAnsi" w:hAnsiTheme="minorHAnsi"/>
                <w:bCs/>
                <w:sz w:val="18"/>
                <w:szCs w:val="18"/>
              </w:rPr>
              <w:t>D</w:t>
            </w:r>
            <w:r>
              <w:rPr>
                <w:rStyle w:val="Heading1Char"/>
                <w:rFonts w:asciiTheme="minorHAnsi" w:hAnsiTheme="minorHAnsi"/>
                <w:bCs/>
                <w:sz w:val="18"/>
                <w:szCs w:val="18"/>
              </w:rPr>
              <w:t xml:space="preserve">welling </w:t>
            </w:r>
            <w:r w:rsidR="00B74FE4">
              <w:rPr>
                <w:rStyle w:val="Heading1Char"/>
                <w:rFonts w:asciiTheme="minorHAnsi" w:hAnsiTheme="minorHAnsi"/>
                <w:bCs/>
                <w:sz w:val="18"/>
                <w:szCs w:val="18"/>
              </w:rPr>
              <w:t>U</w:t>
            </w:r>
            <w:r>
              <w:rPr>
                <w:rStyle w:val="Heading1Char"/>
                <w:rFonts w:asciiTheme="minorHAnsi" w:hAnsiTheme="minorHAnsi"/>
                <w:bCs/>
                <w:sz w:val="18"/>
                <w:szCs w:val="18"/>
              </w:rPr>
              <w:t>nits,</w:t>
            </w:r>
            <w:r w:rsidR="00B74FE4">
              <w:rPr>
                <w:rStyle w:val="Heading1Char"/>
                <w:rFonts w:asciiTheme="minorHAnsi" w:hAnsiTheme="minorHAnsi"/>
                <w:bCs/>
                <w:sz w:val="18"/>
                <w:szCs w:val="18"/>
              </w:rPr>
              <w:t xml:space="preserve"> O</w:t>
            </w:r>
            <w:r w:rsidR="00364AFD" w:rsidRPr="000F7634">
              <w:rPr>
                <w:rStyle w:val="Heading1Char"/>
                <w:rFonts w:asciiTheme="minorHAnsi" w:hAnsiTheme="minorHAnsi"/>
                <w:bCs/>
                <w:sz w:val="18"/>
                <w:szCs w:val="18"/>
              </w:rPr>
              <w:t xml:space="preserve">utdoor </w:t>
            </w:r>
            <w:r w:rsidR="00B74FE4">
              <w:rPr>
                <w:rStyle w:val="Heading1Char"/>
                <w:rFonts w:asciiTheme="minorHAnsi" w:hAnsiTheme="minorHAnsi"/>
                <w:bCs/>
                <w:sz w:val="18"/>
                <w:szCs w:val="18"/>
              </w:rPr>
              <w:t>L</w:t>
            </w:r>
            <w:r w:rsidR="00364AFD" w:rsidRPr="000F7634">
              <w:rPr>
                <w:rStyle w:val="Heading1Char"/>
                <w:rFonts w:asciiTheme="minorHAnsi" w:hAnsiTheme="minorHAnsi"/>
                <w:bCs/>
                <w:sz w:val="18"/>
                <w:szCs w:val="18"/>
              </w:rPr>
              <w:t>ighting</w:t>
            </w:r>
            <w:r w:rsidR="00364AFD">
              <w:rPr>
                <w:rStyle w:val="Heading1Char"/>
                <w:rFonts w:asciiTheme="minorHAnsi" w:hAnsiTheme="minorHAnsi"/>
                <w:bCs/>
                <w:sz w:val="18"/>
                <w:szCs w:val="18"/>
              </w:rPr>
              <w:t xml:space="preserve"> for </w:t>
            </w:r>
            <w:r w:rsidR="00B74FE4">
              <w:rPr>
                <w:rStyle w:val="Heading1Char"/>
                <w:rFonts w:asciiTheme="minorHAnsi" w:hAnsiTheme="minorHAnsi"/>
                <w:bCs/>
                <w:sz w:val="18"/>
                <w:szCs w:val="18"/>
              </w:rPr>
              <w:t>O</w:t>
            </w:r>
            <w:r w:rsidR="00364AFD">
              <w:rPr>
                <w:rStyle w:val="Heading1Char"/>
                <w:rFonts w:asciiTheme="minorHAnsi" w:hAnsiTheme="minorHAnsi"/>
                <w:bCs/>
                <w:sz w:val="18"/>
                <w:szCs w:val="18"/>
              </w:rPr>
              <w:t xml:space="preserve">ther than </w:t>
            </w:r>
            <w:r w:rsidR="00B74FE4">
              <w:rPr>
                <w:rStyle w:val="Heading1Char"/>
                <w:rFonts w:asciiTheme="minorHAnsi" w:hAnsiTheme="minorHAnsi"/>
                <w:bCs/>
                <w:sz w:val="18"/>
                <w:szCs w:val="18"/>
              </w:rPr>
              <w:t>P</w:t>
            </w:r>
            <w:r w:rsidR="00364AFD">
              <w:rPr>
                <w:rStyle w:val="Heading1Char"/>
                <w:rFonts w:asciiTheme="minorHAnsi" w:hAnsiTheme="minorHAnsi"/>
                <w:bCs/>
                <w:sz w:val="18"/>
                <w:szCs w:val="18"/>
              </w:rPr>
              <w:t xml:space="preserve">rivate </w:t>
            </w:r>
            <w:r w:rsidR="00B74FE4">
              <w:rPr>
                <w:rStyle w:val="Heading1Char"/>
                <w:rFonts w:asciiTheme="minorHAnsi" w:hAnsiTheme="minorHAnsi"/>
                <w:bCs/>
                <w:sz w:val="18"/>
                <w:szCs w:val="18"/>
              </w:rPr>
              <w:t>P</w:t>
            </w:r>
            <w:r w:rsidR="00364AFD">
              <w:rPr>
                <w:rStyle w:val="Heading1Char"/>
                <w:rFonts w:asciiTheme="minorHAnsi" w:hAnsiTheme="minorHAnsi"/>
                <w:bCs/>
                <w:sz w:val="18"/>
                <w:szCs w:val="18"/>
              </w:rPr>
              <w:t xml:space="preserve">atios, </w:t>
            </w:r>
            <w:r w:rsidR="00B74FE4">
              <w:rPr>
                <w:rStyle w:val="Heading1Char"/>
                <w:rFonts w:asciiTheme="minorHAnsi" w:hAnsiTheme="minorHAnsi"/>
                <w:bCs/>
                <w:sz w:val="18"/>
                <w:szCs w:val="18"/>
              </w:rPr>
              <w:t>E</w:t>
            </w:r>
            <w:r w:rsidR="00364AFD">
              <w:rPr>
                <w:rStyle w:val="Heading1Char"/>
                <w:rFonts w:asciiTheme="minorHAnsi" w:hAnsiTheme="minorHAnsi"/>
                <w:bCs/>
                <w:sz w:val="18"/>
                <w:szCs w:val="18"/>
              </w:rPr>
              <w:t xml:space="preserve">ntrances, </w:t>
            </w:r>
            <w:r w:rsidR="00B74FE4">
              <w:rPr>
                <w:rStyle w:val="Heading1Char"/>
                <w:rFonts w:asciiTheme="minorHAnsi" w:hAnsiTheme="minorHAnsi"/>
                <w:bCs/>
                <w:sz w:val="18"/>
                <w:szCs w:val="18"/>
              </w:rPr>
              <w:t>B</w:t>
            </w:r>
            <w:r w:rsidR="00364AFD">
              <w:rPr>
                <w:rStyle w:val="Heading1Char"/>
                <w:rFonts w:asciiTheme="minorHAnsi" w:hAnsiTheme="minorHAnsi"/>
                <w:bCs/>
                <w:sz w:val="18"/>
                <w:szCs w:val="18"/>
              </w:rPr>
              <w:t xml:space="preserve">alconies, </w:t>
            </w:r>
            <w:r w:rsidR="00B74FE4">
              <w:rPr>
                <w:rStyle w:val="Heading1Char"/>
                <w:rFonts w:asciiTheme="minorHAnsi" w:hAnsiTheme="minorHAnsi"/>
                <w:bCs/>
                <w:sz w:val="18"/>
                <w:szCs w:val="18"/>
              </w:rPr>
              <w:t>P</w:t>
            </w:r>
            <w:r w:rsidR="00364AFD">
              <w:rPr>
                <w:rStyle w:val="Heading1Char"/>
                <w:rFonts w:asciiTheme="minorHAnsi" w:hAnsiTheme="minorHAnsi"/>
                <w:bCs/>
                <w:sz w:val="18"/>
                <w:szCs w:val="18"/>
              </w:rPr>
              <w:t>orches</w:t>
            </w:r>
            <w:r w:rsidR="00C07AF9">
              <w:rPr>
                <w:rStyle w:val="Heading1Char"/>
                <w:rFonts w:asciiTheme="minorHAnsi" w:hAnsiTheme="minorHAnsi"/>
                <w:bCs/>
                <w:sz w:val="18"/>
                <w:szCs w:val="18"/>
              </w:rPr>
              <w:t xml:space="preserve">, or for </w:t>
            </w:r>
            <w:r w:rsidR="00B74FE4">
              <w:rPr>
                <w:rStyle w:val="Heading1Char"/>
                <w:rFonts w:asciiTheme="minorHAnsi" w:hAnsiTheme="minorHAnsi"/>
                <w:bCs/>
                <w:sz w:val="18"/>
                <w:szCs w:val="18"/>
              </w:rPr>
              <w:t>O</w:t>
            </w:r>
            <w:r>
              <w:rPr>
                <w:rStyle w:val="Heading1Char"/>
                <w:rFonts w:asciiTheme="minorHAnsi" w:hAnsiTheme="minorHAnsi"/>
                <w:bCs/>
                <w:sz w:val="18"/>
                <w:szCs w:val="18"/>
              </w:rPr>
              <w:t xml:space="preserve">ther than </w:t>
            </w:r>
            <w:r w:rsidR="00B74FE4">
              <w:rPr>
                <w:rStyle w:val="Heading1Char"/>
                <w:rFonts w:asciiTheme="minorHAnsi" w:hAnsiTheme="minorHAnsi"/>
                <w:bCs/>
                <w:sz w:val="18"/>
                <w:szCs w:val="18"/>
              </w:rPr>
              <w:t>R</w:t>
            </w:r>
            <w:r>
              <w:rPr>
                <w:rStyle w:val="Heading1Char"/>
                <w:rFonts w:asciiTheme="minorHAnsi" w:hAnsiTheme="minorHAnsi"/>
                <w:bCs/>
                <w:sz w:val="18"/>
                <w:szCs w:val="18"/>
              </w:rPr>
              <w:t xml:space="preserve">esidential </w:t>
            </w:r>
            <w:r w:rsidR="00B74FE4">
              <w:rPr>
                <w:rStyle w:val="Heading1Char"/>
                <w:rFonts w:asciiTheme="minorHAnsi" w:hAnsiTheme="minorHAnsi"/>
                <w:bCs/>
                <w:sz w:val="18"/>
                <w:szCs w:val="18"/>
              </w:rPr>
              <w:t>P</w:t>
            </w:r>
            <w:r>
              <w:rPr>
                <w:rStyle w:val="Heading1Char"/>
                <w:rFonts w:asciiTheme="minorHAnsi" w:hAnsiTheme="minorHAnsi"/>
                <w:bCs/>
                <w:sz w:val="18"/>
                <w:szCs w:val="18"/>
              </w:rPr>
              <w:t xml:space="preserve">arking </w:t>
            </w:r>
            <w:r w:rsidR="00B74FE4">
              <w:rPr>
                <w:rStyle w:val="Heading1Char"/>
                <w:rFonts w:asciiTheme="minorHAnsi" w:hAnsiTheme="minorHAnsi"/>
                <w:bCs/>
                <w:sz w:val="18"/>
                <w:szCs w:val="18"/>
              </w:rPr>
              <w:t>L</w:t>
            </w:r>
            <w:r w:rsidRPr="000F7634">
              <w:rPr>
                <w:rStyle w:val="Heading1Char"/>
                <w:rFonts w:asciiTheme="minorHAnsi" w:hAnsiTheme="minorHAnsi"/>
                <w:bCs/>
                <w:sz w:val="18"/>
                <w:szCs w:val="18"/>
              </w:rPr>
              <w:t xml:space="preserve">ots and </w:t>
            </w:r>
            <w:r w:rsidR="00B74FE4">
              <w:rPr>
                <w:rStyle w:val="Heading1Char"/>
                <w:rFonts w:asciiTheme="minorHAnsi" w:hAnsiTheme="minorHAnsi"/>
                <w:bCs/>
                <w:sz w:val="18"/>
                <w:szCs w:val="18"/>
              </w:rPr>
              <w:t>R</w:t>
            </w:r>
            <w:r>
              <w:rPr>
                <w:rStyle w:val="Heading1Char"/>
                <w:rFonts w:asciiTheme="minorHAnsi" w:hAnsiTheme="minorHAnsi"/>
                <w:bCs/>
                <w:sz w:val="18"/>
                <w:szCs w:val="18"/>
              </w:rPr>
              <w:t xml:space="preserve">esidential </w:t>
            </w:r>
            <w:r w:rsidR="00B74FE4">
              <w:rPr>
                <w:rStyle w:val="Heading1Char"/>
                <w:rFonts w:asciiTheme="minorHAnsi" w:hAnsiTheme="minorHAnsi"/>
                <w:bCs/>
                <w:sz w:val="18"/>
                <w:szCs w:val="18"/>
              </w:rPr>
              <w:t>C</w:t>
            </w:r>
            <w:r w:rsidRPr="000F7634">
              <w:rPr>
                <w:rStyle w:val="Heading1Char"/>
                <w:rFonts w:asciiTheme="minorHAnsi" w:hAnsiTheme="minorHAnsi"/>
                <w:bCs/>
                <w:sz w:val="18"/>
                <w:szCs w:val="18"/>
              </w:rPr>
              <w:t xml:space="preserve">arports </w:t>
            </w:r>
            <w:r>
              <w:rPr>
                <w:rStyle w:val="Heading1Char"/>
                <w:rFonts w:asciiTheme="minorHAnsi" w:hAnsiTheme="minorHAnsi"/>
                <w:bCs/>
                <w:sz w:val="18"/>
                <w:szCs w:val="18"/>
              </w:rPr>
              <w:t>with</w:t>
            </w:r>
            <w:r w:rsidRPr="000F7634">
              <w:rPr>
                <w:rStyle w:val="Heading1Char"/>
                <w:rFonts w:asciiTheme="minorHAnsi" w:hAnsiTheme="minorHAnsi"/>
                <w:bCs/>
                <w:sz w:val="18"/>
                <w:szCs w:val="18"/>
              </w:rPr>
              <w:t xml:space="preserve"> </w:t>
            </w:r>
            <w:r w:rsidR="00B74FE4">
              <w:rPr>
                <w:rStyle w:val="Heading1Char"/>
                <w:rFonts w:asciiTheme="minorHAnsi" w:hAnsiTheme="minorHAnsi"/>
                <w:bCs/>
                <w:sz w:val="18"/>
                <w:szCs w:val="18"/>
              </w:rPr>
              <w:t>E</w:t>
            </w:r>
            <w:r w:rsidR="005D2A8F" w:rsidRPr="000F7634">
              <w:rPr>
                <w:rStyle w:val="Heading1Char"/>
                <w:rFonts w:asciiTheme="minorHAnsi" w:hAnsiTheme="minorHAnsi"/>
                <w:bCs/>
                <w:sz w:val="18"/>
                <w:szCs w:val="18"/>
              </w:rPr>
              <w:t xml:space="preserve">ight </w:t>
            </w:r>
            <w:r w:rsidR="005D2A8F">
              <w:rPr>
                <w:rStyle w:val="Heading1Char"/>
                <w:rFonts w:asciiTheme="minorHAnsi" w:hAnsiTheme="minorHAnsi"/>
                <w:bCs/>
                <w:sz w:val="18"/>
                <w:szCs w:val="18"/>
              </w:rPr>
              <w:t xml:space="preserve">or </w:t>
            </w:r>
            <w:r w:rsidR="00B74FE4">
              <w:rPr>
                <w:rStyle w:val="Heading1Char"/>
                <w:rFonts w:asciiTheme="minorHAnsi" w:hAnsiTheme="minorHAnsi"/>
                <w:bCs/>
                <w:sz w:val="18"/>
                <w:szCs w:val="18"/>
              </w:rPr>
              <w:t>M</w:t>
            </w:r>
            <w:r w:rsidR="005D2A8F">
              <w:rPr>
                <w:rStyle w:val="Heading1Char"/>
                <w:rFonts w:asciiTheme="minorHAnsi" w:hAnsiTheme="minorHAnsi"/>
                <w:bCs/>
                <w:sz w:val="18"/>
                <w:szCs w:val="18"/>
              </w:rPr>
              <w:t xml:space="preserve">ore </w:t>
            </w:r>
            <w:r w:rsidR="00B74FE4">
              <w:rPr>
                <w:rStyle w:val="Heading1Char"/>
                <w:rFonts w:asciiTheme="minorHAnsi" w:hAnsiTheme="minorHAnsi"/>
                <w:bCs/>
                <w:sz w:val="18"/>
                <w:szCs w:val="18"/>
              </w:rPr>
              <w:t>V</w:t>
            </w:r>
            <w:r w:rsidR="005D2A8F" w:rsidRPr="000F7634">
              <w:rPr>
                <w:rStyle w:val="Heading1Char"/>
                <w:rFonts w:asciiTheme="minorHAnsi" w:hAnsiTheme="minorHAnsi"/>
                <w:bCs/>
                <w:sz w:val="18"/>
                <w:szCs w:val="18"/>
              </w:rPr>
              <w:t>ehicles</w:t>
            </w:r>
          </w:p>
        </w:tc>
      </w:tr>
      <w:tr w:rsidR="003E422C" w:rsidRPr="000F7634" w14:paraId="0513F059" w14:textId="77777777" w:rsidTr="00903669">
        <w:tc>
          <w:tcPr>
            <w:tcW w:w="468" w:type="dxa"/>
            <w:vAlign w:val="center"/>
          </w:tcPr>
          <w:p w14:paraId="0513F057" w14:textId="2B899CD9" w:rsidR="003E422C" w:rsidRPr="000F7634" w:rsidRDefault="00B74FE4" w:rsidP="00903669">
            <w:pPr>
              <w:jc w:val="center"/>
              <w:rPr>
                <w:rFonts w:asciiTheme="minorHAnsi" w:hAnsiTheme="minorHAnsi"/>
                <w:sz w:val="18"/>
                <w:szCs w:val="18"/>
              </w:rPr>
            </w:pPr>
            <w:r>
              <w:rPr>
                <w:rFonts w:asciiTheme="minorHAnsi" w:hAnsiTheme="minorHAnsi"/>
                <w:sz w:val="18"/>
                <w:szCs w:val="18"/>
              </w:rPr>
              <w:t>0</w:t>
            </w:r>
            <w:r w:rsidR="003E422C" w:rsidRPr="000F7634">
              <w:rPr>
                <w:rFonts w:asciiTheme="minorHAnsi" w:hAnsiTheme="minorHAnsi"/>
                <w:sz w:val="18"/>
                <w:szCs w:val="18"/>
              </w:rPr>
              <w:t>1</w:t>
            </w:r>
          </w:p>
        </w:tc>
        <w:tc>
          <w:tcPr>
            <w:tcW w:w="10350" w:type="dxa"/>
          </w:tcPr>
          <w:p w14:paraId="0513F058" w14:textId="36AE7C95" w:rsidR="003E422C" w:rsidRPr="000F7634" w:rsidRDefault="003E422C" w:rsidP="00373167">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sidR="00E40466">
              <w:rPr>
                <w:rFonts w:asciiTheme="minorHAnsi" w:hAnsiTheme="minorHAnsi"/>
                <w:sz w:val="18"/>
                <w:szCs w:val="18"/>
              </w:rPr>
              <w:t>3C</w:t>
            </w:r>
            <w:proofErr w:type="gramEnd"/>
            <w:r w:rsidRPr="000F7634">
              <w:rPr>
                <w:rFonts w:asciiTheme="minorHAnsi" w:hAnsiTheme="minorHAnsi"/>
                <w:sz w:val="18"/>
                <w:szCs w:val="18"/>
              </w:rPr>
              <w:t xml:space="preserve">: Outdoor lighting complies with the applicable requirements in Sections 110.9, 130.0, 130.2, 130.4, 140.7, and 141.0. Applicable </w:t>
            </w:r>
            <w:r w:rsidR="00E54A5A" w:rsidRPr="000F7634">
              <w:rPr>
                <w:rFonts w:asciiTheme="minorHAnsi" w:hAnsiTheme="minorHAnsi"/>
                <w:sz w:val="18"/>
                <w:szCs w:val="18"/>
              </w:rPr>
              <w:t>LTO</w:t>
            </w:r>
            <w:r w:rsidRPr="000F7634">
              <w:rPr>
                <w:rFonts w:asciiTheme="minorHAnsi" w:hAnsiTheme="minorHAnsi"/>
                <w:sz w:val="18"/>
                <w:szCs w:val="18"/>
              </w:rPr>
              <w:t xml:space="preserve"> forms shall be submitted.</w:t>
            </w:r>
          </w:p>
        </w:tc>
      </w:tr>
      <w:tr w:rsidR="005003CE" w:rsidRPr="000F7634" w14:paraId="0513F05B" w14:textId="77777777" w:rsidTr="006E354C">
        <w:tc>
          <w:tcPr>
            <w:tcW w:w="10818" w:type="dxa"/>
            <w:gridSpan w:val="2"/>
          </w:tcPr>
          <w:p w14:paraId="0513F05A" w14:textId="77777777" w:rsidR="005003CE" w:rsidRPr="000F7634" w:rsidRDefault="005003CE" w:rsidP="00312F89">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513F06D" w14:textId="77777777" w:rsidR="00192C57" w:rsidRPr="000F7634" w:rsidRDefault="00192C57" w:rsidP="00373167">
      <w:pPr>
        <w:tabs>
          <w:tab w:val="left" w:pos="7920"/>
          <w:tab w:val="right" w:pos="10080"/>
        </w:tab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373167" w:rsidRPr="000F7634" w14:paraId="0513F06F" w14:textId="77777777" w:rsidTr="006E354C">
        <w:tc>
          <w:tcPr>
            <w:tcW w:w="10818" w:type="dxa"/>
            <w:gridSpan w:val="2"/>
          </w:tcPr>
          <w:p w14:paraId="0513F06E" w14:textId="05263D90" w:rsidR="0089192F" w:rsidRPr="00306EC2" w:rsidRDefault="00B600E7">
            <w:pPr>
              <w:keepNext/>
              <w:rPr>
                <w:rFonts w:asciiTheme="minorHAnsi" w:hAnsiTheme="minorHAnsi"/>
                <w:b/>
                <w:bCs/>
                <w:sz w:val="18"/>
                <w:szCs w:val="18"/>
              </w:rPr>
            </w:pPr>
            <w:r>
              <w:rPr>
                <w:rStyle w:val="Heading1Char"/>
                <w:rFonts w:asciiTheme="minorHAnsi" w:hAnsiTheme="minorHAnsi"/>
                <w:bCs/>
                <w:sz w:val="18"/>
                <w:szCs w:val="18"/>
              </w:rPr>
              <w:t>K</w:t>
            </w:r>
            <w:r w:rsidR="00373167" w:rsidRPr="000F7634">
              <w:rPr>
                <w:rStyle w:val="Heading1Char"/>
                <w:rFonts w:asciiTheme="minorHAnsi" w:hAnsiTheme="minorHAnsi"/>
                <w:bCs/>
                <w:sz w:val="18"/>
                <w:szCs w:val="18"/>
              </w:rPr>
              <w:t xml:space="preserve">. </w:t>
            </w:r>
            <w:r w:rsidR="00364AFD">
              <w:rPr>
                <w:rStyle w:val="Heading1Char"/>
                <w:rFonts w:asciiTheme="minorHAnsi" w:hAnsiTheme="minorHAnsi"/>
                <w:bCs/>
                <w:sz w:val="18"/>
                <w:szCs w:val="18"/>
              </w:rPr>
              <w:t xml:space="preserve">Outdoor Lighting for </w:t>
            </w:r>
            <w:r w:rsidR="00265EB1">
              <w:rPr>
                <w:rStyle w:val="Heading1Char"/>
                <w:rFonts w:asciiTheme="minorHAnsi" w:hAnsiTheme="minorHAnsi"/>
                <w:bCs/>
                <w:sz w:val="18"/>
                <w:szCs w:val="18"/>
              </w:rPr>
              <w:t>Residential</w:t>
            </w:r>
            <w:r w:rsidR="00373167" w:rsidRPr="000F7634">
              <w:rPr>
                <w:rStyle w:val="Heading1Char"/>
                <w:rFonts w:asciiTheme="minorHAnsi" w:hAnsiTheme="minorHAnsi"/>
                <w:bCs/>
                <w:sz w:val="18"/>
                <w:szCs w:val="18"/>
              </w:rPr>
              <w:t xml:space="preserve"> Parking Lots and </w:t>
            </w:r>
            <w:r w:rsidR="00265EB1">
              <w:rPr>
                <w:rStyle w:val="Heading1Char"/>
                <w:rFonts w:asciiTheme="minorHAnsi" w:hAnsiTheme="minorHAnsi"/>
                <w:bCs/>
                <w:sz w:val="18"/>
                <w:szCs w:val="18"/>
              </w:rPr>
              <w:t>Residential</w:t>
            </w:r>
            <w:r w:rsidR="00265EB1" w:rsidRPr="000F7634">
              <w:rPr>
                <w:rStyle w:val="Heading1Char"/>
                <w:rFonts w:asciiTheme="minorHAnsi" w:hAnsiTheme="minorHAnsi"/>
                <w:bCs/>
                <w:sz w:val="18"/>
                <w:szCs w:val="18"/>
              </w:rPr>
              <w:t xml:space="preserve"> </w:t>
            </w:r>
            <w:r w:rsidR="00373167" w:rsidRPr="000F7634">
              <w:rPr>
                <w:rStyle w:val="Heading1Char"/>
                <w:rFonts w:asciiTheme="minorHAnsi" w:hAnsiTheme="minorHAnsi"/>
                <w:bCs/>
                <w:sz w:val="18"/>
                <w:szCs w:val="18"/>
              </w:rPr>
              <w:t xml:space="preserve">Carports </w:t>
            </w:r>
            <w:r w:rsidR="00364AFD">
              <w:rPr>
                <w:rStyle w:val="Heading1Char"/>
                <w:rFonts w:asciiTheme="minorHAnsi" w:hAnsiTheme="minorHAnsi"/>
                <w:bCs/>
                <w:sz w:val="18"/>
                <w:szCs w:val="18"/>
              </w:rPr>
              <w:t>with</w:t>
            </w:r>
            <w:r w:rsidR="00364AFD" w:rsidRPr="000F7634">
              <w:rPr>
                <w:rStyle w:val="Heading1Char"/>
                <w:rFonts w:asciiTheme="minorHAnsi" w:hAnsiTheme="minorHAnsi"/>
                <w:bCs/>
                <w:sz w:val="18"/>
                <w:szCs w:val="18"/>
              </w:rPr>
              <w:t xml:space="preserve"> </w:t>
            </w:r>
            <w:r w:rsidR="00373167" w:rsidRPr="000F7634">
              <w:rPr>
                <w:rStyle w:val="Heading1Char"/>
                <w:rFonts w:asciiTheme="minorHAnsi" w:hAnsiTheme="minorHAnsi"/>
                <w:bCs/>
                <w:sz w:val="18"/>
                <w:szCs w:val="18"/>
              </w:rPr>
              <w:t>Eight or More Vehicles</w:t>
            </w:r>
            <w:r w:rsidR="0090321E">
              <w:rPr>
                <w:rStyle w:val="Heading1Char"/>
                <w:rFonts w:asciiTheme="minorHAnsi" w:hAnsiTheme="minorHAnsi"/>
                <w:bCs/>
                <w:sz w:val="18"/>
                <w:szCs w:val="18"/>
              </w:rPr>
              <w:t xml:space="preserve"> per </w:t>
            </w:r>
            <w:r w:rsidR="00B74FE4">
              <w:rPr>
                <w:rStyle w:val="Heading1Char"/>
                <w:rFonts w:asciiTheme="minorHAnsi" w:hAnsiTheme="minorHAnsi"/>
                <w:bCs/>
                <w:sz w:val="18"/>
                <w:szCs w:val="18"/>
              </w:rPr>
              <w:t>S</w:t>
            </w:r>
            <w:r w:rsidR="0090321E">
              <w:rPr>
                <w:rStyle w:val="Heading1Char"/>
                <w:rFonts w:asciiTheme="minorHAnsi" w:hAnsiTheme="minorHAnsi"/>
                <w:bCs/>
                <w:sz w:val="18"/>
                <w:szCs w:val="18"/>
              </w:rPr>
              <w:t>ite</w:t>
            </w:r>
          </w:p>
        </w:tc>
      </w:tr>
      <w:tr w:rsidR="00373167" w:rsidRPr="000F7634" w14:paraId="0513F072" w14:textId="77777777" w:rsidTr="00903669">
        <w:tc>
          <w:tcPr>
            <w:tcW w:w="468" w:type="dxa"/>
            <w:vAlign w:val="center"/>
          </w:tcPr>
          <w:p w14:paraId="0513F070" w14:textId="553D4B96" w:rsidR="00373167" w:rsidRPr="000F7634" w:rsidRDefault="00B74FE4" w:rsidP="00903669">
            <w:pPr>
              <w:keepNext/>
              <w:jc w:val="center"/>
              <w:rPr>
                <w:rFonts w:asciiTheme="minorHAnsi" w:hAnsiTheme="minorHAnsi"/>
                <w:sz w:val="18"/>
                <w:szCs w:val="18"/>
              </w:rPr>
            </w:pPr>
            <w:r>
              <w:rPr>
                <w:rFonts w:asciiTheme="minorHAnsi" w:hAnsiTheme="minorHAnsi"/>
                <w:sz w:val="18"/>
                <w:szCs w:val="18"/>
              </w:rPr>
              <w:t>0</w:t>
            </w:r>
            <w:r w:rsidR="00A6668D" w:rsidRPr="000F7634">
              <w:rPr>
                <w:rFonts w:asciiTheme="minorHAnsi" w:hAnsiTheme="minorHAnsi"/>
                <w:sz w:val="18"/>
                <w:szCs w:val="18"/>
              </w:rPr>
              <w:t>1</w:t>
            </w:r>
          </w:p>
        </w:tc>
        <w:tc>
          <w:tcPr>
            <w:tcW w:w="10350" w:type="dxa"/>
          </w:tcPr>
          <w:p w14:paraId="0513F071" w14:textId="27146CE5" w:rsidR="00373167" w:rsidRPr="000F7634" w:rsidRDefault="00A6668D" w:rsidP="00513A73">
            <w:pPr>
              <w:keepNext/>
              <w:tabs>
                <w:tab w:val="right" w:pos="342"/>
                <w:tab w:val="left" w:pos="522"/>
              </w:tabs>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sidR="00E40466">
              <w:rPr>
                <w:rFonts w:asciiTheme="minorHAnsi" w:hAnsiTheme="minorHAnsi"/>
                <w:sz w:val="18"/>
                <w:szCs w:val="18"/>
              </w:rPr>
              <w:t>3</w:t>
            </w:r>
            <w:r w:rsidRPr="000F7634">
              <w:rPr>
                <w:rFonts w:asciiTheme="minorHAnsi" w:hAnsiTheme="minorHAnsi"/>
                <w:sz w:val="18"/>
                <w:szCs w:val="18"/>
              </w:rPr>
              <w:t>D</w:t>
            </w:r>
            <w:proofErr w:type="gramEnd"/>
            <w:r w:rsidRPr="000F7634">
              <w:rPr>
                <w:rFonts w:asciiTheme="minorHAnsi" w:hAnsiTheme="minorHAnsi"/>
                <w:sz w:val="18"/>
                <w:szCs w:val="18"/>
              </w:rPr>
              <w:t xml:space="preserve">: Outdoor lighting complies with the applicable requirements in Sections 110.9, 130.0, 130.2, 130.4, 140.7, and 141.0. Applicable </w:t>
            </w:r>
            <w:r w:rsidR="00E54A5A" w:rsidRPr="000F7634">
              <w:rPr>
                <w:rFonts w:asciiTheme="minorHAnsi" w:hAnsiTheme="minorHAnsi"/>
                <w:sz w:val="18"/>
                <w:szCs w:val="18"/>
              </w:rPr>
              <w:t>LTO</w:t>
            </w:r>
            <w:r w:rsidRPr="000F7634">
              <w:rPr>
                <w:rFonts w:asciiTheme="minorHAnsi" w:hAnsiTheme="minorHAnsi"/>
                <w:sz w:val="18"/>
                <w:szCs w:val="18"/>
              </w:rPr>
              <w:t xml:space="preserve"> forms shall also be submitted.</w:t>
            </w:r>
          </w:p>
        </w:tc>
      </w:tr>
      <w:tr w:rsidR="005003CE" w:rsidRPr="000F7634" w14:paraId="0513F074" w14:textId="77777777" w:rsidTr="006E354C">
        <w:tc>
          <w:tcPr>
            <w:tcW w:w="10818" w:type="dxa"/>
            <w:gridSpan w:val="2"/>
          </w:tcPr>
          <w:p w14:paraId="0513F073" w14:textId="77777777" w:rsidR="005003CE" w:rsidRPr="000F7634" w:rsidRDefault="005003CE" w:rsidP="00312F89">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513F07F" w14:textId="77777777" w:rsidR="003E422C" w:rsidRPr="000F7634" w:rsidRDefault="003E422C" w:rsidP="003E422C">
      <w:pPr>
        <w:tabs>
          <w:tab w:val="left" w:pos="7920"/>
          <w:tab w:val="right" w:pos="10080"/>
        </w:tabs>
        <w:rPr>
          <w:rStyle w:val="Heading1Char"/>
          <w:rFonts w:asciiTheme="minorHAnsi" w:hAnsiTheme="minorHAnsi"/>
          <w:b w:val="0"/>
          <w:bCs/>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3E422C" w:rsidRPr="000F7634" w14:paraId="0513F081" w14:textId="77777777" w:rsidTr="00312F89">
        <w:tc>
          <w:tcPr>
            <w:tcW w:w="10818" w:type="dxa"/>
            <w:gridSpan w:val="2"/>
          </w:tcPr>
          <w:p w14:paraId="0513F080" w14:textId="55A24DC7" w:rsidR="0089192F" w:rsidRPr="00306EC2" w:rsidRDefault="0094604E" w:rsidP="008C57CA">
            <w:pPr>
              <w:rPr>
                <w:rFonts w:asciiTheme="minorHAnsi" w:hAnsiTheme="minorHAnsi"/>
                <w:b/>
                <w:bCs/>
                <w:sz w:val="18"/>
                <w:szCs w:val="18"/>
              </w:rPr>
            </w:pPr>
            <w:r>
              <w:rPr>
                <w:rFonts w:asciiTheme="minorHAnsi" w:hAnsiTheme="minorHAnsi"/>
                <w:b/>
                <w:sz w:val="18"/>
                <w:szCs w:val="18"/>
              </w:rPr>
              <w:t>L</w:t>
            </w:r>
            <w:r w:rsidR="003E422C" w:rsidRPr="000F7634">
              <w:rPr>
                <w:rFonts w:asciiTheme="minorHAnsi" w:hAnsiTheme="minorHAnsi"/>
                <w:b/>
                <w:sz w:val="18"/>
                <w:szCs w:val="18"/>
              </w:rPr>
              <w:t xml:space="preserve">. </w:t>
            </w:r>
            <w:r w:rsidR="009B0F09">
              <w:rPr>
                <w:rFonts w:asciiTheme="minorHAnsi" w:hAnsiTheme="minorHAnsi"/>
                <w:b/>
                <w:sz w:val="18"/>
                <w:szCs w:val="18"/>
              </w:rPr>
              <w:t xml:space="preserve">Lighting for </w:t>
            </w:r>
            <w:r w:rsidR="003E422C" w:rsidRPr="000F7634">
              <w:rPr>
                <w:rStyle w:val="Heading1Char"/>
                <w:rFonts w:asciiTheme="minorHAnsi" w:hAnsiTheme="minorHAnsi"/>
                <w:bCs/>
                <w:sz w:val="18"/>
                <w:szCs w:val="18"/>
              </w:rPr>
              <w:t xml:space="preserve">Residential Garages </w:t>
            </w:r>
            <w:r w:rsidR="008C57CA">
              <w:rPr>
                <w:rStyle w:val="Heading1Char"/>
                <w:rFonts w:asciiTheme="minorHAnsi" w:hAnsiTheme="minorHAnsi"/>
                <w:bCs/>
                <w:sz w:val="18"/>
                <w:szCs w:val="18"/>
              </w:rPr>
              <w:t>with</w:t>
            </w:r>
            <w:r w:rsidR="008C57CA" w:rsidRPr="000F7634">
              <w:rPr>
                <w:rStyle w:val="Heading1Char"/>
                <w:rFonts w:asciiTheme="minorHAnsi" w:hAnsiTheme="minorHAnsi"/>
                <w:bCs/>
                <w:sz w:val="18"/>
                <w:szCs w:val="18"/>
              </w:rPr>
              <w:t xml:space="preserve"> </w:t>
            </w:r>
            <w:r w:rsidR="003E422C" w:rsidRPr="000F7634">
              <w:rPr>
                <w:rStyle w:val="Heading1Char"/>
                <w:rFonts w:asciiTheme="minorHAnsi" w:hAnsiTheme="minorHAnsi"/>
                <w:bCs/>
                <w:sz w:val="18"/>
                <w:szCs w:val="18"/>
              </w:rPr>
              <w:t>Eight or More Vehicles</w:t>
            </w:r>
          </w:p>
        </w:tc>
      </w:tr>
      <w:tr w:rsidR="003E422C" w:rsidRPr="000F7634" w14:paraId="0513F084" w14:textId="77777777" w:rsidTr="00903669">
        <w:tc>
          <w:tcPr>
            <w:tcW w:w="468" w:type="dxa"/>
            <w:vAlign w:val="center"/>
          </w:tcPr>
          <w:p w14:paraId="0513F082" w14:textId="5317DB1A" w:rsidR="003E422C" w:rsidRPr="000F7634" w:rsidRDefault="00B74FE4" w:rsidP="00903669">
            <w:pPr>
              <w:jc w:val="center"/>
              <w:rPr>
                <w:rFonts w:asciiTheme="minorHAnsi" w:hAnsiTheme="minorHAnsi"/>
                <w:sz w:val="18"/>
                <w:szCs w:val="18"/>
              </w:rPr>
            </w:pPr>
            <w:r>
              <w:rPr>
                <w:rFonts w:asciiTheme="minorHAnsi" w:hAnsiTheme="minorHAnsi"/>
                <w:sz w:val="18"/>
                <w:szCs w:val="18"/>
              </w:rPr>
              <w:t>0</w:t>
            </w:r>
            <w:r w:rsidR="003E422C" w:rsidRPr="000F7634">
              <w:rPr>
                <w:rFonts w:asciiTheme="minorHAnsi" w:hAnsiTheme="minorHAnsi"/>
                <w:sz w:val="18"/>
                <w:szCs w:val="18"/>
              </w:rPr>
              <w:t>1</w:t>
            </w:r>
          </w:p>
        </w:tc>
        <w:tc>
          <w:tcPr>
            <w:tcW w:w="10350" w:type="dxa"/>
          </w:tcPr>
          <w:p w14:paraId="0513F083" w14:textId="4E8EBB29" w:rsidR="003E422C" w:rsidRPr="000F7634" w:rsidRDefault="003E422C" w:rsidP="00373167">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sidR="00E40466">
              <w:rPr>
                <w:rFonts w:asciiTheme="minorHAnsi" w:hAnsiTheme="minorHAnsi"/>
                <w:sz w:val="18"/>
                <w:szCs w:val="18"/>
              </w:rPr>
              <w:t>5</w:t>
            </w:r>
            <w:proofErr w:type="gramEnd"/>
            <w:r w:rsidRPr="000F7634">
              <w:rPr>
                <w:rFonts w:asciiTheme="minorHAnsi" w:hAnsiTheme="minorHAnsi"/>
                <w:sz w:val="18"/>
                <w:szCs w:val="18"/>
              </w:rPr>
              <w:t>: Lighting complies with the applicable requirements for nonresidential garages in Sections 110.9, 130.0, 130.1, 130.4, 140.6, and 141.0. Applicable LTG forms shall also be submitted</w:t>
            </w:r>
            <w:r w:rsidR="007F616F">
              <w:rPr>
                <w:rFonts w:asciiTheme="minorHAnsi" w:hAnsiTheme="minorHAnsi"/>
                <w:sz w:val="18"/>
                <w:szCs w:val="18"/>
              </w:rPr>
              <w:t>.</w:t>
            </w:r>
          </w:p>
        </w:tc>
      </w:tr>
      <w:tr w:rsidR="005003CE" w:rsidRPr="000F7634" w14:paraId="0513F086" w14:textId="77777777" w:rsidTr="00312F89">
        <w:tc>
          <w:tcPr>
            <w:tcW w:w="10818" w:type="dxa"/>
            <w:gridSpan w:val="2"/>
          </w:tcPr>
          <w:p w14:paraId="0513F085" w14:textId="77777777" w:rsidR="005003CE" w:rsidRPr="000F7634" w:rsidRDefault="005003CE" w:rsidP="00312F89">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513F087" w14:textId="77777777" w:rsidR="003E422C" w:rsidRPr="000F7634" w:rsidRDefault="003E422C" w:rsidP="003E422C">
      <w:pPr>
        <w:tabs>
          <w:tab w:val="left" w:pos="7920"/>
          <w:tab w:val="right" w:pos="10080"/>
        </w:tabs>
        <w:rPr>
          <w:rStyle w:val="Heading1Char"/>
          <w:rFonts w:asciiTheme="minorHAnsi" w:hAnsiTheme="minorHAnsi"/>
          <w:b w:val="0"/>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60"/>
      </w:tblGrid>
      <w:tr w:rsidR="003E422C" w:rsidRPr="000F7634" w14:paraId="0513F089" w14:textId="77777777" w:rsidTr="006E354C">
        <w:tc>
          <w:tcPr>
            <w:tcW w:w="10818" w:type="dxa"/>
            <w:gridSpan w:val="2"/>
          </w:tcPr>
          <w:p w14:paraId="0513F088" w14:textId="1D7332FA" w:rsidR="003E422C" w:rsidRPr="00306EC2" w:rsidRDefault="0094604E">
            <w:pPr>
              <w:rPr>
                <w:rFonts w:asciiTheme="minorHAnsi" w:hAnsiTheme="minorHAnsi"/>
                <w:b/>
                <w:bCs/>
                <w:sz w:val="18"/>
                <w:szCs w:val="18"/>
              </w:rPr>
            </w:pPr>
            <w:r>
              <w:rPr>
                <w:rStyle w:val="Heading1Char"/>
                <w:rFonts w:asciiTheme="minorHAnsi" w:hAnsiTheme="minorHAnsi"/>
                <w:bCs/>
                <w:sz w:val="18"/>
                <w:szCs w:val="18"/>
              </w:rPr>
              <w:t>M</w:t>
            </w:r>
            <w:r w:rsidR="003E422C" w:rsidRPr="000F7634">
              <w:rPr>
                <w:rStyle w:val="Heading1Char"/>
                <w:rFonts w:asciiTheme="minorHAnsi" w:hAnsiTheme="minorHAnsi"/>
                <w:bCs/>
                <w:sz w:val="18"/>
                <w:szCs w:val="18"/>
              </w:rPr>
              <w:t xml:space="preserve">. </w:t>
            </w:r>
            <w:r w:rsidR="009B0F09">
              <w:rPr>
                <w:rStyle w:val="Heading1Char"/>
                <w:rFonts w:asciiTheme="minorHAnsi" w:hAnsiTheme="minorHAnsi"/>
                <w:bCs/>
                <w:sz w:val="18"/>
                <w:szCs w:val="18"/>
              </w:rPr>
              <w:t xml:space="preserve">Lighting for </w:t>
            </w:r>
            <w:r w:rsidR="003E422C" w:rsidRPr="000F7634">
              <w:rPr>
                <w:rStyle w:val="Heading1Char"/>
                <w:rFonts w:asciiTheme="minorHAnsi" w:hAnsiTheme="minorHAnsi"/>
                <w:bCs/>
                <w:sz w:val="18"/>
                <w:szCs w:val="18"/>
              </w:rPr>
              <w:t>Interior Common Areas (</w:t>
            </w:r>
            <w:r w:rsidR="00B74FE4">
              <w:rPr>
                <w:rStyle w:val="Heading1Char"/>
                <w:rFonts w:asciiTheme="minorHAnsi" w:hAnsiTheme="minorHAnsi"/>
                <w:bCs/>
                <w:sz w:val="18"/>
                <w:szCs w:val="18"/>
              </w:rPr>
              <w:t>≤</w:t>
            </w:r>
            <w:r w:rsidR="003E422C" w:rsidRPr="000F7634">
              <w:rPr>
                <w:rStyle w:val="Heading1Char"/>
                <w:rFonts w:asciiTheme="minorHAnsi" w:hAnsiTheme="minorHAnsi"/>
                <w:bCs/>
                <w:sz w:val="18"/>
                <w:szCs w:val="18"/>
              </w:rPr>
              <w:t xml:space="preserve"> 20%) of Low-rise Multi-</w:t>
            </w:r>
            <w:r w:rsidR="008544FD">
              <w:rPr>
                <w:rStyle w:val="Heading1Char"/>
                <w:rFonts w:asciiTheme="minorHAnsi" w:hAnsiTheme="minorHAnsi"/>
                <w:bCs/>
                <w:sz w:val="18"/>
                <w:szCs w:val="18"/>
              </w:rPr>
              <w:t>f</w:t>
            </w:r>
            <w:r w:rsidR="003E422C" w:rsidRPr="000F7634">
              <w:rPr>
                <w:rStyle w:val="Heading1Char"/>
                <w:rFonts w:asciiTheme="minorHAnsi" w:hAnsiTheme="minorHAnsi"/>
                <w:bCs/>
                <w:sz w:val="18"/>
                <w:szCs w:val="18"/>
              </w:rPr>
              <w:t>amily</w:t>
            </w:r>
          </w:p>
        </w:tc>
      </w:tr>
      <w:tr w:rsidR="003E422C" w:rsidRPr="000F7634" w14:paraId="0513F08C" w14:textId="77777777" w:rsidTr="00903669">
        <w:tc>
          <w:tcPr>
            <w:tcW w:w="558" w:type="dxa"/>
            <w:vAlign w:val="center"/>
          </w:tcPr>
          <w:p w14:paraId="0513F08A" w14:textId="7E77C044" w:rsidR="003E422C" w:rsidRPr="000F7634" w:rsidRDefault="00B74FE4" w:rsidP="00903669">
            <w:pPr>
              <w:jc w:val="center"/>
              <w:rPr>
                <w:rFonts w:asciiTheme="minorHAnsi" w:hAnsiTheme="minorHAnsi"/>
                <w:sz w:val="18"/>
                <w:szCs w:val="18"/>
              </w:rPr>
            </w:pPr>
            <w:r>
              <w:rPr>
                <w:rFonts w:asciiTheme="minorHAnsi" w:hAnsiTheme="minorHAnsi"/>
                <w:sz w:val="18"/>
                <w:szCs w:val="18"/>
              </w:rPr>
              <w:t>0</w:t>
            </w:r>
            <w:r w:rsidR="003E422C" w:rsidRPr="000F7634">
              <w:rPr>
                <w:rFonts w:asciiTheme="minorHAnsi" w:hAnsiTheme="minorHAnsi"/>
                <w:sz w:val="18"/>
                <w:szCs w:val="18"/>
              </w:rPr>
              <w:t>1</w:t>
            </w:r>
          </w:p>
        </w:tc>
        <w:tc>
          <w:tcPr>
            <w:tcW w:w="10260" w:type="dxa"/>
          </w:tcPr>
          <w:p w14:paraId="0513F08B" w14:textId="7A6B75F9" w:rsidR="003E422C" w:rsidRPr="000F7634" w:rsidRDefault="003E422C" w:rsidP="00E51DB4">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sidR="00E40466">
              <w:rPr>
                <w:rFonts w:asciiTheme="minorHAnsi" w:hAnsiTheme="minorHAnsi"/>
                <w:sz w:val="18"/>
                <w:szCs w:val="18"/>
              </w:rPr>
              <w:t>6</w:t>
            </w:r>
            <w:r w:rsidRPr="000F7634">
              <w:rPr>
                <w:rFonts w:asciiTheme="minorHAnsi" w:hAnsiTheme="minorHAnsi"/>
                <w:sz w:val="18"/>
                <w:szCs w:val="18"/>
              </w:rPr>
              <w:t>A</w:t>
            </w:r>
            <w:proofErr w:type="gramEnd"/>
            <w:r w:rsidRPr="000F7634">
              <w:rPr>
                <w:rFonts w:asciiTheme="minorHAnsi" w:hAnsiTheme="minorHAnsi"/>
                <w:sz w:val="18"/>
                <w:szCs w:val="18"/>
              </w:rPr>
              <w:t xml:space="preserve">: Installed </w:t>
            </w:r>
            <w:r w:rsidR="00265EB1">
              <w:rPr>
                <w:rFonts w:asciiTheme="minorHAnsi" w:hAnsiTheme="minorHAnsi"/>
                <w:sz w:val="18"/>
                <w:szCs w:val="18"/>
              </w:rPr>
              <w:t>luminaires  are</w:t>
            </w:r>
            <w:r w:rsidR="00265EB1" w:rsidRPr="000F7634">
              <w:rPr>
                <w:rFonts w:asciiTheme="minorHAnsi" w:hAnsiTheme="minorHAnsi"/>
                <w:sz w:val="18"/>
                <w:szCs w:val="18"/>
              </w:rPr>
              <w:t xml:space="preserve"> </w:t>
            </w:r>
            <w:r w:rsidRPr="000F7634">
              <w:rPr>
                <w:rFonts w:asciiTheme="minorHAnsi" w:hAnsiTheme="minorHAnsi"/>
                <w:sz w:val="18"/>
                <w:szCs w:val="18"/>
              </w:rPr>
              <w:t>high efficacy</w:t>
            </w:r>
            <w:r w:rsidR="00265EB1">
              <w:rPr>
                <w:rFonts w:asciiTheme="minorHAnsi" w:hAnsiTheme="minorHAnsi"/>
                <w:sz w:val="18"/>
                <w:szCs w:val="18"/>
              </w:rPr>
              <w:t xml:space="preserve"> </w:t>
            </w:r>
            <w:r w:rsidR="00265EB1" w:rsidRPr="000F7634">
              <w:rPr>
                <w:rFonts w:asciiTheme="minorHAnsi" w:hAnsiTheme="minorHAnsi"/>
                <w:sz w:val="18"/>
                <w:szCs w:val="18"/>
              </w:rPr>
              <w:t xml:space="preserve">and controlled by </w:t>
            </w:r>
            <w:r w:rsidR="00265EB1">
              <w:rPr>
                <w:rFonts w:asciiTheme="minorHAnsi" w:hAnsiTheme="minorHAnsi"/>
                <w:sz w:val="18"/>
                <w:szCs w:val="18"/>
              </w:rPr>
              <w:t xml:space="preserve">an </w:t>
            </w:r>
            <w:r w:rsidR="00265EB1" w:rsidRPr="000F7634">
              <w:rPr>
                <w:rFonts w:asciiTheme="minorHAnsi" w:hAnsiTheme="minorHAnsi"/>
                <w:sz w:val="18"/>
                <w:szCs w:val="18"/>
              </w:rPr>
              <w:t>occupancy sensor</w:t>
            </w:r>
            <w:r w:rsidR="00265EB1">
              <w:rPr>
                <w:rFonts w:asciiTheme="minorHAnsi" w:hAnsiTheme="minorHAnsi"/>
                <w:sz w:val="18"/>
                <w:szCs w:val="18"/>
              </w:rPr>
              <w:t xml:space="preserve">. </w:t>
            </w:r>
          </w:p>
        </w:tc>
      </w:tr>
      <w:tr w:rsidR="005003CE" w:rsidRPr="000F7634" w14:paraId="0513F091" w14:textId="77777777" w:rsidTr="006E354C">
        <w:tc>
          <w:tcPr>
            <w:tcW w:w="10818" w:type="dxa"/>
            <w:gridSpan w:val="2"/>
          </w:tcPr>
          <w:p w14:paraId="0513F090" w14:textId="77777777" w:rsidR="005003CE" w:rsidRPr="000F7634" w:rsidRDefault="005003CE" w:rsidP="00312F89">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513F092" w14:textId="77777777" w:rsidR="003E422C" w:rsidRPr="000F7634" w:rsidRDefault="003E422C" w:rsidP="003E422C">
      <w:pPr>
        <w:tabs>
          <w:tab w:val="left" w:pos="7920"/>
          <w:tab w:val="right" w:pos="10080"/>
        </w:tabs>
        <w:rPr>
          <w:rStyle w:val="Heading1Char"/>
          <w:rFonts w:asciiTheme="minorHAnsi" w:hAnsiTheme="minorHAnsi"/>
          <w:b w:val="0"/>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3E422C" w:rsidRPr="000F7634" w14:paraId="0513F094" w14:textId="77777777" w:rsidTr="005003CE">
        <w:tc>
          <w:tcPr>
            <w:tcW w:w="10829" w:type="dxa"/>
            <w:gridSpan w:val="2"/>
          </w:tcPr>
          <w:p w14:paraId="0513F093" w14:textId="67775B6A" w:rsidR="003E422C" w:rsidRPr="00306EC2" w:rsidRDefault="0094604E" w:rsidP="00373167">
            <w:pPr>
              <w:rPr>
                <w:rFonts w:asciiTheme="minorHAnsi" w:hAnsiTheme="minorHAnsi"/>
                <w:b/>
                <w:bCs/>
                <w:sz w:val="18"/>
                <w:szCs w:val="18"/>
              </w:rPr>
            </w:pPr>
            <w:r>
              <w:rPr>
                <w:rStyle w:val="Heading1Char"/>
                <w:rFonts w:asciiTheme="minorHAnsi" w:hAnsiTheme="minorHAnsi"/>
                <w:bCs/>
                <w:sz w:val="18"/>
                <w:szCs w:val="18"/>
              </w:rPr>
              <w:t>N</w:t>
            </w:r>
            <w:r w:rsidR="003E422C" w:rsidRPr="000F7634">
              <w:rPr>
                <w:rStyle w:val="Heading1Char"/>
                <w:rFonts w:asciiTheme="minorHAnsi" w:hAnsiTheme="minorHAnsi"/>
                <w:bCs/>
                <w:sz w:val="18"/>
                <w:szCs w:val="18"/>
              </w:rPr>
              <w:t xml:space="preserve">. </w:t>
            </w:r>
            <w:r w:rsidR="009B0F09">
              <w:rPr>
                <w:rStyle w:val="Heading1Char"/>
                <w:rFonts w:asciiTheme="minorHAnsi" w:hAnsiTheme="minorHAnsi"/>
                <w:bCs/>
                <w:sz w:val="18"/>
                <w:szCs w:val="18"/>
              </w:rPr>
              <w:t xml:space="preserve">Lighting for </w:t>
            </w:r>
            <w:r w:rsidR="003E422C" w:rsidRPr="000F7634">
              <w:rPr>
                <w:rStyle w:val="Heading1Char"/>
                <w:rFonts w:asciiTheme="minorHAnsi" w:hAnsiTheme="minorHAnsi"/>
                <w:bCs/>
                <w:sz w:val="18"/>
                <w:szCs w:val="18"/>
              </w:rPr>
              <w:t>Interior Common Areas (&gt; 20%) of Low-rise Multi-</w:t>
            </w:r>
            <w:r w:rsidR="008544FD">
              <w:rPr>
                <w:rStyle w:val="Heading1Char"/>
                <w:rFonts w:asciiTheme="minorHAnsi" w:hAnsiTheme="minorHAnsi"/>
                <w:bCs/>
                <w:sz w:val="18"/>
                <w:szCs w:val="18"/>
              </w:rPr>
              <w:t>f</w:t>
            </w:r>
            <w:r w:rsidR="003E422C" w:rsidRPr="000F7634">
              <w:rPr>
                <w:rStyle w:val="Heading1Char"/>
                <w:rFonts w:asciiTheme="minorHAnsi" w:hAnsiTheme="minorHAnsi"/>
                <w:bCs/>
                <w:sz w:val="18"/>
                <w:szCs w:val="18"/>
              </w:rPr>
              <w:t>amily</w:t>
            </w:r>
          </w:p>
        </w:tc>
      </w:tr>
      <w:tr w:rsidR="003E422C" w:rsidRPr="000F7634" w14:paraId="0513F097" w14:textId="77777777" w:rsidTr="00903669">
        <w:tc>
          <w:tcPr>
            <w:tcW w:w="468" w:type="dxa"/>
            <w:vAlign w:val="center"/>
          </w:tcPr>
          <w:p w14:paraId="0513F095" w14:textId="6EE33FEC" w:rsidR="003E422C" w:rsidRPr="000F7634" w:rsidRDefault="00B74FE4" w:rsidP="00903669">
            <w:pPr>
              <w:jc w:val="center"/>
              <w:rPr>
                <w:rFonts w:asciiTheme="minorHAnsi" w:hAnsiTheme="minorHAnsi"/>
                <w:sz w:val="18"/>
                <w:szCs w:val="18"/>
              </w:rPr>
            </w:pPr>
            <w:r>
              <w:rPr>
                <w:rFonts w:asciiTheme="minorHAnsi" w:hAnsiTheme="minorHAnsi"/>
                <w:sz w:val="18"/>
                <w:szCs w:val="18"/>
              </w:rPr>
              <w:t>0</w:t>
            </w:r>
            <w:r w:rsidR="003E422C" w:rsidRPr="000F7634">
              <w:rPr>
                <w:rFonts w:asciiTheme="minorHAnsi" w:hAnsiTheme="minorHAnsi"/>
                <w:sz w:val="18"/>
                <w:szCs w:val="18"/>
              </w:rPr>
              <w:t>1</w:t>
            </w:r>
          </w:p>
        </w:tc>
        <w:tc>
          <w:tcPr>
            <w:tcW w:w="10361" w:type="dxa"/>
          </w:tcPr>
          <w:p w14:paraId="0513F096" w14:textId="3297375F" w:rsidR="003E422C" w:rsidRPr="000F7634" w:rsidRDefault="003E422C" w:rsidP="00373167">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sidR="00E40466">
              <w:rPr>
                <w:rFonts w:asciiTheme="minorHAnsi" w:hAnsiTheme="minorHAnsi"/>
                <w:sz w:val="18"/>
                <w:szCs w:val="18"/>
              </w:rPr>
              <w:t>6</w:t>
            </w:r>
            <w:r w:rsidRPr="000F7634">
              <w:rPr>
                <w:rFonts w:asciiTheme="minorHAnsi" w:hAnsiTheme="minorHAnsi"/>
                <w:sz w:val="18"/>
                <w:szCs w:val="18"/>
              </w:rPr>
              <w:t>Bi</w:t>
            </w:r>
            <w:proofErr w:type="gramEnd"/>
            <w:r w:rsidRPr="000F7634">
              <w:rPr>
                <w:rFonts w:asciiTheme="minorHAnsi" w:hAnsiTheme="minorHAnsi"/>
                <w:sz w:val="18"/>
                <w:szCs w:val="18"/>
              </w:rPr>
              <w:t xml:space="preserve">: Lighting complies with the applicable requirements in Sections 110.9, 130.0, 130.1, 140.6, and 141.0. Applicable </w:t>
            </w:r>
            <w:r w:rsidR="00765E73">
              <w:rPr>
                <w:rFonts w:asciiTheme="minorHAnsi" w:hAnsiTheme="minorHAnsi"/>
                <w:sz w:val="18"/>
                <w:szCs w:val="18"/>
              </w:rPr>
              <w:t>nonresidential lighting compliance (NRCC-</w:t>
            </w:r>
            <w:r w:rsidRPr="000F7634">
              <w:rPr>
                <w:rFonts w:asciiTheme="minorHAnsi" w:hAnsiTheme="minorHAnsi"/>
                <w:sz w:val="18"/>
                <w:szCs w:val="18"/>
              </w:rPr>
              <w:t>LTG</w:t>
            </w:r>
            <w:r w:rsidR="00765E73">
              <w:rPr>
                <w:rFonts w:asciiTheme="minorHAnsi" w:hAnsiTheme="minorHAnsi"/>
                <w:sz w:val="18"/>
                <w:szCs w:val="18"/>
              </w:rPr>
              <w:t>)</w:t>
            </w:r>
            <w:r w:rsidRPr="000F7634">
              <w:rPr>
                <w:rFonts w:asciiTheme="minorHAnsi" w:hAnsiTheme="minorHAnsi"/>
                <w:sz w:val="18"/>
                <w:szCs w:val="18"/>
              </w:rPr>
              <w:t xml:space="preserve"> forms shall also be submitted</w:t>
            </w:r>
            <w:r w:rsidR="007F616F">
              <w:rPr>
                <w:rFonts w:asciiTheme="minorHAnsi" w:hAnsiTheme="minorHAnsi"/>
                <w:sz w:val="18"/>
                <w:szCs w:val="18"/>
              </w:rPr>
              <w:t>.</w:t>
            </w:r>
          </w:p>
        </w:tc>
      </w:tr>
      <w:tr w:rsidR="003E422C" w:rsidRPr="000F7634" w14:paraId="0513F09A" w14:textId="77777777" w:rsidTr="00903669">
        <w:tc>
          <w:tcPr>
            <w:tcW w:w="468" w:type="dxa"/>
            <w:vAlign w:val="center"/>
          </w:tcPr>
          <w:p w14:paraId="0513F098" w14:textId="1F183361" w:rsidR="003E422C" w:rsidRPr="000F7634" w:rsidRDefault="00B74FE4" w:rsidP="00903669">
            <w:pPr>
              <w:jc w:val="center"/>
              <w:rPr>
                <w:rFonts w:asciiTheme="minorHAnsi" w:hAnsiTheme="minorHAnsi"/>
                <w:sz w:val="18"/>
                <w:szCs w:val="18"/>
              </w:rPr>
            </w:pPr>
            <w:r>
              <w:rPr>
                <w:rFonts w:asciiTheme="minorHAnsi" w:hAnsiTheme="minorHAnsi"/>
                <w:sz w:val="18"/>
                <w:szCs w:val="18"/>
              </w:rPr>
              <w:t>0</w:t>
            </w:r>
            <w:r w:rsidR="003E422C" w:rsidRPr="000F7634">
              <w:rPr>
                <w:rFonts w:asciiTheme="minorHAnsi" w:hAnsiTheme="minorHAnsi"/>
                <w:sz w:val="18"/>
                <w:szCs w:val="18"/>
              </w:rPr>
              <w:t>2</w:t>
            </w:r>
          </w:p>
        </w:tc>
        <w:tc>
          <w:tcPr>
            <w:tcW w:w="10361" w:type="dxa"/>
          </w:tcPr>
          <w:p w14:paraId="0513F099" w14:textId="1C7BD468" w:rsidR="003E422C" w:rsidRPr="000F7634" w:rsidRDefault="003E422C" w:rsidP="003E422C">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sidR="00E40466">
              <w:rPr>
                <w:rFonts w:asciiTheme="minorHAnsi" w:hAnsiTheme="minorHAnsi"/>
                <w:sz w:val="18"/>
                <w:szCs w:val="18"/>
              </w:rPr>
              <w:t>6</w:t>
            </w:r>
            <w:r w:rsidRPr="000F7634">
              <w:rPr>
                <w:rFonts w:asciiTheme="minorHAnsi" w:hAnsiTheme="minorHAnsi"/>
                <w:sz w:val="18"/>
                <w:szCs w:val="18"/>
              </w:rPr>
              <w:t>Bii</w:t>
            </w:r>
            <w:proofErr w:type="gramEnd"/>
            <w:r w:rsidRPr="000F7634">
              <w:rPr>
                <w:rFonts w:asciiTheme="minorHAnsi" w:hAnsiTheme="minorHAnsi"/>
                <w:sz w:val="18"/>
                <w:szCs w:val="18"/>
              </w:rPr>
              <w:t xml:space="preserve">: Lighting installed in corridors and stairwells is controlled by occupant sensors </w:t>
            </w:r>
            <w:r w:rsidR="009B0F09">
              <w:rPr>
                <w:rFonts w:asciiTheme="minorHAnsi" w:hAnsiTheme="minorHAnsi"/>
                <w:sz w:val="18"/>
                <w:szCs w:val="18"/>
              </w:rPr>
              <w:t>that reduce the lighting power by at least 50</w:t>
            </w:r>
            <w:r w:rsidR="0052053E">
              <w:rPr>
                <w:rFonts w:asciiTheme="minorHAnsi" w:hAnsiTheme="minorHAnsi"/>
                <w:sz w:val="18"/>
                <w:szCs w:val="18"/>
              </w:rPr>
              <w:t>%</w:t>
            </w:r>
            <w:r w:rsidR="009B0F09">
              <w:rPr>
                <w:rFonts w:asciiTheme="minorHAnsi" w:hAnsiTheme="minorHAnsi"/>
                <w:sz w:val="18"/>
                <w:szCs w:val="18"/>
              </w:rPr>
              <w:t xml:space="preserve"> and capable of turning light fully on and off</w:t>
            </w:r>
            <w:r w:rsidRPr="000F7634">
              <w:rPr>
                <w:rFonts w:asciiTheme="minorHAnsi" w:hAnsiTheme="minorHAnsi"/>
                <w:sz w:val="18"/>
                <w:szCs w:val="18"/>
              </w:rPr>
              <w:t>.</w:t>
            </w:r>
          </w:p>
        </w:tc>
      </w:tr>
      <w:tr w:rsidR="005003CE" w:rsidRPr="000F7634" w14:paraId="0513F09C" w14:textId="77777777" w:rsidTr="00312F89">
        <w:tc>
          <w:tcPr>
            <w:tcW w:w="10829" w:type="dxa"/>
            <w:gridSpan w:val="2"/>
          </w:tcPr>
          <w:p w14:paraId="0513F09B" w14:textId="77777777" w:rsidR="005003CE" w:rsidRPr="000F7634" w:rsidRDefault="005003CE" w:rsidP="00312F89">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513F09D" w14:textId="77777777" w:rsidR="00BA0EA5" w:rsidRPr="000F7634" w:rsidRDefault="00BA0EA5" w:rsidP="00217A64">
      <w:pPr>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2"/>
        <w:gridCol w:w="266"/>
        <w:gridCol w:w="2507"/>
        <w:gridCol w:w="2772"/>
      </w:tblGrid>
      <w:tr w:rsidR="00737F4D" w:rsidRPr="000F7634" w14:paraId="0513F09F" w14:textId="77777777" w:rsidTr="00312F89">
        <w:trPr>
          <w:trHeight w:val="206"/>
        </w:trPr>
        <w:tc>
          <w:tcPr>
            <w:tcW w:w="10943" w:type="dxa"/>
            <w:gridSpan w:val="4"/>
            <w:vAlign w:val="center"/>
          </w:tcPr>
          <w:p w14:paraId="0513F09E" w14:textId="77777777" w:rsidR="00737F4D" w:rsidRPr="000F7634" w:rsidRDefault="00737F4D" w:rsidP="00737F4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F7634">
              <w:rPr>
                <w:rFonts w:ascii="Calibri" w:hAnsi="Calibri" w:cs="Arial"/>
                <w:b/>
                <w:caps/>
                <w:sz w:val="18"/>
                <w:szCs w:val="18"/>
              </w:rPr>
              <w:lastRenderedPageBreak/>
              <w:t>Documentation Author's Declaration Statement</w:t>
            </w:r>
          </w:p>
        </w:tc>
      </w:tr>
      <w:tr w:rsidR="00737F4D" w:rsidRPr="000F7634" w14:paraId="0513F0A1" w14:textId="77777777" w:rsidTr="00C21866">
        <w:trPr>
          <w:trHeight w:hRule="exact" w:val="246"/>
        </w:trPr>
        <w:tc>
          <w:tcPr>
            <w:tcW w:w="10943" w:type="dxa"/>
            <w:gridSpan w:val="4"/>
            <w:vAlign w:val="center"/>
          </w:tcPr>
          <w:p w14:paraId="0513F0A0" w14:textId="77777777" w:rsidR="00737F4D" w:rsidRPr="000F7634" w:rsidRDefault="00737F4D" w:rsidP="004E079B">
            <w:pPr>
              <w:keepNext/>
              <w:numPr>
                <w:ilvl w:val="0"/>
                <w:numId w:val="4"/>
              </w:numPr>
              <w:tabs>
                <w:tab w:val="left" w:pos="-2600"/>
              </w:tabs>
              <w:ind w:right="90"/>
              <w:outlineLvl w:val="2"/>
              <w:rPr>
                <w:rFonts w:ascii="Calibri" w:hAnsi="Calibri"/>
                <w:sz w:val="18"/>
                <w:szCs w:val="18"/>
              </w:rPr>
            </w:pPr>
            <w:r w:rsidRPr="000F7634">
              <w:rPr>
                <w:rFonts w:ascii="Calibri" w:hAnsi="Calibri"/>
                <w:sz w:val="18"/>
                <w:szCs w:val="18"/>
              </w:rPr>
              <w:t>I certify that this Certificate of Installation documentation is accurate and complete.</w:t>
            </w:r>
          </w:p>
        </w:tc>
      </w:tr>
      <w:tr w:rsidR="00737F4D" w:rsidRPr="000F7634" w14:paraId="0513F0A4" w14:textId="77777777" w:rsidTr="00312F89">
        <w:trPr>
          <w:trHeight w:val="360"/>
        </w:trPr>
        <w:tc>
          <w:tcPr>
            <w:tcW w:w="5577" w:type="dxa"/>
            <w:gridSpan w:val="2"/>
          </w:tcPr>
          <w:p w14:paraId="0513F0A2" w14:textId="77777777" w:rsidR="00737F4D" w:rsidRPr="000F7634" w:rsidRDefault="00737F4D" w:rsidP="00737F4D">
            <w:pPr>
              <w:keepNext/>
              <w:rPr>
                <w:rFonts w:ascii="Calibri" w:hAnsi="Calibri"/>
                <w:sz w:val="14"/>
                <w:szCs w:val="14"/>
              </w:rPr>
            </w:pPr>
            <w:r w:rsidRPr="000F7634">
              <w:rPr>
                <w:rFonts w:ascii="Calibri" w:hAnsi="Calibri"/>
                <w:sz w:val="14"/>
                <w:szCs w:val="14"/>
              </w:rPr>
              <w:t>Documentation Author Name:</w:t>
            </w:r>
          </w:p>
        </w:tc>
        <w:tc>
          <w:tcPr>
            <w:tcW w:w="5366" w:type="dxa"/>
            <w:gridSpan w:val="2"/>
          </w:tcPr>
          <w:p w14:paraId="0513F0A3" w14:textId="77777777" w:rsidR="00737F4D" w:rsidRPr="000F7634" w:rsidRDefault="00737F4D" w:rsidP="00737F4D">
            <w:pPr>
              <w:keepNext/>
              <w:rPr>
                <w:rFonts w:ascii="Calibri" w:hAnsi="Calibri"/>
                <w:sz w:val="14"/>
                <w:szCs w:val="14"/>
              </w:rPr>
            </w:pPr>
            <w:r w:rsidRPr="000F7634">
              <w:rPr>
                <w:rFonts w:ascii="Calibri" w:hAnsi="Calibri"/>
                <w:sz w:val="14"/>
                <w:szCs w:val="14"/>
              </w:rPr>
              <w:t>Documentation Author Signature:</w:t>
            </w:r>
          </w:p>
        </w:tc>
      </w:tr>
      <w:tr w:rsidR="00737F4D" w:rsidRPr="000F7634" w14:paraId="0513F0A7" w14:textId="77777777" w:rsidTr="00312F89">
        <w:trPr>
          <w:trHeight w:val="360"/>
        </w:trPr>
        <w:tc>
          <w:tcPr>
            <w:tcW w:w="5577" w:type="dxa"/>
            <w:gridSpan w:val="2"/>
          </w:tcPr>
          <w:p w14:paraId="0513F0A5" w14:textId="77777777" w:rsidR="00737F4D" w:rsidRPr="000F7634" w:rsidRDefault="00737F4D" w:rsidP="00737F4D">
            <w:pPr>
              <w:keepNext/>
              <w:rPr>
                <w:rFonts w:ascii="Calibri" w:hAnsi="Calibri"/>
                <w:sz w:val="14"/>
                <w:szCs w:val="14"/>
              </w:rPr>
            </w:pPr>
            <w:r w:rsidRPr="000F7634">
              <w:rPr>
                <w:rFonts w:ascii="Calibri" w:hAnsi="Calibri"/>
                <w:sz w:val="14"/>
                <w:szCs w:val="14"/>
              </w:rPr>
              <w:t>Documentation Author Company Name:</w:t>
            </w:r>
          </w:p>
        </w:tc>
        <w:tc>
          <w:tcPr>
            <w:tcW w:w="5366" w:type="dxa"/>
            <w:gridSpan w:val="2"/>
          </w:tcPr>
          <w:p w14:paraId="0513F0A6" w14:textId="77777777" w:rsidR="00737F4D" w:rsidRPr="000F7634" w:rsidRDefault="00737F4D" w:rsidP="00737F4D">
            <w:pPr>
              <w:keepNext/>
              <w:rPr>
                <w:rFonts w:ascii="Calibri" w:hAnsi="Calibri"/>
                <w:sz w:val="14"/>
                <w:szCs w:val="14"/>
              </w:rPr>
            </w:pPr>
            <w:r w:rsidRPr="000F7634">
              <w:rPr>
                <w:rFonts w:ascii="Calibri" w:hAnsi="Calibri"/>
                <w:sz w:val="14"/>
                <w:szCs w:val="14"/>
              </w:rPr>
              <w:t>Date Signed:</w:t>
            </w:r>
          </w:p>
        </w:tc>
      </w:tr>
      <w:tr w:rsidR="00737F4D" w:rsidRPr="000F7634" w14:paraId="0513F0AA" w14:textId="77777777" w:rsidTr="00312F89">
        <w:trPr>
          <w:trHeight w:val="360"/>
        </w:trPr>
        <w:tc>
          <w:tcPr>
            <w:tcW w:w="5577" w:type="dxa"/>
            <w:gridSpan w:val="2"/>
          </w:tcPr>
          <w:p w14:paraId="0513F0A8" w14:textId="77777777" w:rsidR="00737F4D" w:rsidRPr="000F7634" w:rsidRDefault="00737F4D" w:rsidP="00737F4D">
            <w:pPr>
              <w:keepNext/>
              <w:rPr>
                <w:rFonts w:ascii="Calibri" w:hAnsi="Calibri"/>
                <w:sz w:val="14"/>
                <w:szCs w:val="14"/>
              </w:rPr>
            </w:pPr>
            <w:r w:rsidRPr="000F7634">
              <w:rPr>
                <w:rFonts w:ascii="Calibri" w:hAnsi="Calibri"/>
                <w:sz w:val="14"/>
                <w:szCs w:val="14"/>
              </w:rPr>
              <w:t>Address:</w:t>
            </w:r>
          </w:p>
        </w:tc>
        <w:tc>
          <w:tcPr>
            <w:tcW w:w="5366" w:type="dxa"/>
            <w:gridSpan w:val="2"/>
          </w:tcPr>
          <w:p w14:paraId="0513F0A9" w14:textId="4AC0087F" w:rsidR="00737F4D" w:rsidRPr="000F7634" w:rsidRDefault="00737F4D" w:rsidP="00737F4D">
            <w:pPr>
              <w:keepNext/>
              <w:rPr>
                <w:rFonts w:ascii="Calibri" w:hAnsi="Calibri"/>
                <w:sz w:val="14"/>
                <w:szCs w:val="14"/>
              </w:rPr>
            </w:pPr>
            <w:r w:rsidRPr="000F7634">
              <w:rPr>
                <w:rFonts w:ascii="Calibri" w:hAnsi="Calibri"/>
                <w:sz w:val="14"/>
                <w:szCs w:val="14"/>
              </w:rPr>
              <w:t>CEA/HERS Certification Identification (</w:t>
            </w:r>
            <w:r w:rsidR="00C21866">
              <w:rPr>
                <w:rFonts w:ascii="Calibri" w:hAnsi="Calibri"/>
                <w:sz w:val="14"/>
                <w:szCs w:val="14"/>
              </w:rPr>
              <w:t>i</w:t>
            </w:r>
            <w:r w:rsidRPr="000F7634">
              <w:rPr>
                <w:rFonts w:ascii="Calibri" w:hAnsi="Calibri"/>
                <w:sz w:val="14"/>
                <w:szCs w:val="14"/>
              </w:rPr>
              <w:t>f applicable):</w:t>
            </w:r>
          </w:p>
        </w:tc>
      </w:tr>
      <w:tr w:rsidR="00737F4D" w:rsidRPr="000F7634" w14:paraId="0513F0AD" w14:textId="77777777" w:rsidTr="00312F89">
        <w:trPr>
          <w:trHeight w:val="360"/>
        </w:trPr>
        <w:tc>
          <w:tcPr>
            <w:tcW w:w="5577" w:type="dxa"/>
            <w:gridSpan w:val="2"/>
          </w:tcPr>
          <w:p w14:paraId="0513F0AB" w14:textId="77777777" w:rsidR="00737F4D" w:rsidRPr="000F7634" w:rsidRDefault="00737F4D" w:rsidP="00737F4D">
            <w:pPr>
              <w:keepNext/>
              <w:rPr>
                <w:rFonts w:ascii="Calibri" w:hAnsi="Calibri"/>
                <w:sz w:val="14"/>
                <w:szCs w:val="14"/>
              </w:rPr>
            </w:pPr>
            <w:r w:rsidRPr="000F7634">
              <w:rPr>
                <w:rFonts w:ascii="Calibri" w:hAnsi="Calibri"/>
                <w:sz w:val="14"/>
                <w:szCs w:val="14"/>
              </w:rPr>
              <w:t>City/State/Zip:</w:t>
            </w:r>
          </w:p>
        </w:tc>
        <w:tc>
          <w:tcPr>
            <w:tcW w:w="5366" w:type="dxa"/>
            <w:gridSpan w:val="2"/>
          </w:tcPr>
          <w:p w14:paraId="0513F0AC" w14:textId="77777777" w:rsidR="00737F4D" w:rsidRPr="000F7634" w:rsidRDefault="00737F4D" w:rsidP="00737F4D">
            <w:pPr>
              <w:keepNext/>
              <w:rPr>
                <w:rFonts w:ascii="Calibri" w:hAnsi="Calibri"/>
                <w:sz w:val="14"/>
                <w:szCs w:val="14"/>
              </w:rPr>
            </w:pPr>
            <w:r w:rsidRPr="000F7634">
              <w:rPr>
                <w:rFonts w:ascii="Calibri" w:hAnsi="Calibri"/>
                <w:sz w:val="14"/>
                <w:szCs w:val="14"/>
              </w:rPr>
              <w:t>Phone:</w:t>
            </w:r>
          </w:p>
        </w:tc>
      </w:tr>
      <w:tr w:rsidR="00737F4D" w:rsidRPr="000F7634" w14:paraId="0513F0AF" w14:textId="77777777" w:rsidTr="00312F89">
        <w:tblPrEx>
          <w:tblCellMar>
            <w:left w:w="115" w:type="dxa"/>
            <w:right w:w="115" w:type="dxa"/>
          </w:tblCellMar>
        </w:tblPrEx>
        <w:trPr>
          <w:trHeight w:val="296"/>
        </w:trPr>
        <w:tc>
          <w:tcPr>
            <w:tcW w:w="10943" w:type="dxa"/>
            <w:gridSpan w:val="4"/>
            <w:vAlign w:val="center"/>
          </w:tcPr>
          <w:p w14:paraId="0513F0AE" w14:textId="77777777" w:rsidR="00737F4D" w:rsidRPr="000F7634" w:rsidRDefault="00737F4D" w:rsidP="00737F4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F7634">
              <w:rPr>
                <w:rFonts w:ascii="Calibri" w:hAnsi="Calibri" w:cs="Arial"/>
                <w:b/>
                <w:caps/>
                <w:sz w:val="18"/>
                <w:szCs w:val="18"/>
              </w:rPr>
              <w:t>Responsible Person's Declaration statement</w:t>
            </w:r>
          </w:p>
        </w:tc>
      </w:tr>
      <w:tr w:rsidR="00737F4D" w:rsidRPr="000F7634" w14:paraId="0513F0B6" w14:textId="77777777" w:rsidTr="00312F89">
        <w:tblPrEx>
          <w:tblCellMar>
            <w:left w:w="115" w:type="dxa"/>
            <w:right w:w="115" w:type="dxa"/>
          </w:tblCellMar>
        </w:tblPrEx>
        <w:trPr>
          <w:trHeight w:val="504"/>
        </w:trPr>
        <w:tc>
          <w:tcPr>
            <w:tcW w:w="10943" w:type="dxa"/>
            <w:gridSpan w:val="4"/>
          </w:tcPr>
          <w:p w14:paraId="4EA02CDA" w14:textId="77777777" w:rsidR="00FC5072" w:rsidRPr="00FC5072" w:rsidRDefault="00FC5072" w:rsidP="00FC5072">
            <w:pPr>
              <w:pStyle w:val="Heading3"/>
              <w:numPr>
                <w:ilvl w:val="0"/>
                <w:numId w:val="0"/>
              </w:numPr>
              <w:spacing w:before="60"/>
              <w:ind w:right="86"/>
              <w:rPr>
                <w:ins w:id="0" w:author="Shewmaker, Michael@Energy" w:date="2016-10-11T10:15:00Z"/>
                <w:rFonts w:asciiTheme="minorHAnsi" w:hAnsiTheme="minorHAnsi"/>
                <w:sz w:val="18"/>
              </w:rPr>
            </w:pPr>
            <w:ins w:id="1" w:author="Shewmaker, Michael@Energy" w:date="2016-10-11T10:15:00Z">
              <w:r w:rsidRPr="00FC5072">
                <w:rPr>
                  <w:rFonts w:asciiTheme="minorHAnsi" w:hAnsiTheme="minorHAnsi"/>
                  <w:sz w:val="18"/>
                </w:rPr>
                <w:t xml:space="preserve">I certify the following under penalty of perjury, under the laws of the State of California: </w:t>
              </w:r>
            </w:ins>
          </w:p>
          <w:p w14:paraId="71E57677" w14:textId="77777777" w:rsidR="00FC5072" w:rsidRPr="00FC5072" w:rsidRDefault="00FC5072" w:rsidP="004E079B">
            <w:pPr>
              <w:pStyle w:val="Heading3"/>
              <w:numPr>
                <w:ilvl w:val="0"/>
                <w:numId w:val="12"/>
              </w:numPr>
              <w:spacing w:before="0"/>
              <w:ind w:right="90"/>
              <w:rPr>
                <w:ins w:id="2" w:author="Shewmaker, Michael@Energy" w:date="2016-10-11T10:15:00Z"/>
                <w:rFonts w:asciiTheme="minorHAnsi" w:hAnsiTheme="minorHAnsi"/>
                <w:color w:val="4F81BD" w:themeColor="accent1"/>
                <w:sz w:val="18"/>
              </w:rPr>
            </w:pPr>
            <w:ins w:id="3" w:author="Shewmaker, Michael@Energy" w:date="2016-10-11T10:15:00Z">
              <w:r w:rsidRPr="00FC5072">
                <w:rPr>
                  <w:rFonts w:asciiTheme="minorHAnsi" w:hAnsiTheme="minorHAnsi"/>
                  <w:sz w:val="18"/>
                </w:rPr>
                <w:t xml:space="preserve">The information provided on this Certificate of Installation is true and correct. </w:t>
              </w:r>
            </w:ins>
          </w:p>
          <w:p w14:paraId="0AFEBA2E" w14:textId="77777777" w:rsidR="00FC5072" w:rsidRPr="00FC5072" w:rsidRDefault="00FC5072" w:rsidP="004E079B">
            <w:pPr>
              <w:keepNext/>
              <w:widowControl w:val="0"/>
              <w:numPr>
                <w:ilvl w:val="0"/>
                <w:numId w:val="12"/>
              </w:numPr>
              <w:ind w:right="90"/>
              <w:rPr>
                <w:ins w:id="4" w:author="Shewmaker, Michael@Energy" w:date="2016-10-11T10:15:00Z"/>
                <w:rFonts w:asciiTheme="minorHAnsi" w:hAnsiTheme="minorHAnsi"/>
                <w:sz w:val="18"/>
              </w:rPr>
            </w:pPr>
            <w:ins w:id="5" w:author="Shewmaker, Michael@Energy" w:date="2016-10-11T10:15:00Z">
              <w:r w:rsidRPr="00FC5072">
                <w:rPr>
                  <w:rFonts w:asciiTheme="minorHAnsi" w:hAnsiTheme="minorHAnsi"/>
                  <w:snapToGrid w:val="0"/>
                  <w:sz w:val="18"/>
                </w:rPr>
                <w:t xml:space="preserve">I am either: a) a responsible person eligible under Division 3 of the Business and Professions Code </w:t>
              </w:r>
              <w:r w:rsidRPr="00FC5072">
                <w:rPr>
                  <w:rFonts w:asciiTheme="minorHAnsi" w:hAnsiTheme="minorHAnsi"/>
                  <w:sz w:val="18"/>
                </w:rPr>
                <w:t xml:space="preserve">in the applicable classification to accept responsibility for the system design, construction, or installation </w:t>
              </w:r>
              <w:r w:rsidRPr="00FC5072">
                <w:rPr>
                  <w:rFonts w:asciiTheme="minorHAnsi" w:hAnsiTheme="minorHAnsi"/>
                  <w:snapToGrid w:val="0"/>
                  <w:sz w:val="18"/>
                </w:rPr>
                <w:t xml:space="preserve">of features, materials, components, or manufactured devices </w:t>
              </w:r>
              <w:r w:rsidRPr="00FC5072">
                <w:rPr>
                  <w:rFonts w:asciiTheme="minorHAnsi" w:hAnsiTheme="minorHAnsi"/>
                  <w:sz w:val="18"/>
                </w:rPr>
                <w:t xml:space="preserve">for the scope of work identified on this Certificate of Installation, </w:t>
              </w:r>
              <w:r w:rsidRPr="00FC5072">
                <w:rPr>
                  <w:rFonts w:asciiTheme="minorHAnsi" w:hAnsiTheme="minorHAnsi"/>
                  <w:snapToGrid w:val="0"/>
                  <w:sz w:val="18"/>
                </w:rPr>
                <w:t>and attest to the declarations in this statement</w:t>
              </w:r>
              <w:r w:rsidRPr="00FC5072">
                <w:rPr>
                  <w:rFonts w:asciiTheme="minorHAnsi" w:hAnsiTheme="minorHAnsi"/>
                  <w:sz w:val="18"/>
                </w:rPr>
                <w:t>, or b) I am an authorized representative of the responsible person and attest to the declarations in this statement on the responsible person’s behalf.</w:t>
              </w:r>
            </w:ins>
          </w:p>
          <w:p w14:paraId="69392F6E" w14:textId="77777777" w:rsidR="00FC5072" w:rsidRPr="004E079B" w:rsidRDefault="00FC5072" w:rsidP="004E079B">
            <w:pPr>
              <w:pStyle w:val="ListParagraph"/>
              <w:keepNext/>
              <w:numPr>
                <w:ilvl w:val="0"/>
                <w:numId w:val="12"/>
              </w:numPr>
              <w:autoSpaceDE w:val="0"/>
              <w:autoSpaceDN w:val="0"/>
              <w:adjustRightInd w:val="0"/>
              <w:ind w:right="90"/>
              <w:rPr>
                <w:ins w:id="6" w:author="Shewmaker, Michael@Energy" w:date="2016-10-11T10:15:00Z"/>
                <w:rFonts w:asciiTheme="minorHAnsi" w:hAnsiTheme="minorHAnsi"/>
                <w:sz w:val="18"/>
                <w:szCs w:val="22"/>
              </w:rPr>
            </w:pPr>
            <w:ins w:id="7" w:author="Shewmaker, Michael@Energy" w:date="2016-10-11T10:15:00Z">
              <w:r w:rsidRPr="00FC5072">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w:t>
              </w:r>
              <w:r w:rsidRPr="004E079B">
                <w:rPr>
                  <w:rFonts w:asciiTheme="minorHAnsi" w:hAnsiTheme="minorHAnsi"/>
                  <w:sz w:val="18"/>
                  <w:szCs w:val="22"/>
                </w:rPr>
                <w:t>rms to the requirements given on the Certificate of Compliance, plans, and specifications approved by the enforcement agency.</w:t>
              </w:r>
            </w:ins>
          </w:p>
          <w:p w14:paraId="0513F0B5" w14:textId="6EA95AFE" w:rsidR="00737F4D" w:rsidRPr="000F7634" w:rsidRDefault="00FC5072" w:rsidP="004E079B">
            <w:pPr>
              <w:keepNext/>
              <w:numPr>
                <w:ilvl w:val="0"/>
                <w:numId w:val="5"/>
              </w:numPr>
              <w:contextualSpacing/>
            </w:pPr>
            <w:ins w:id="8" w:author="Shewmaker, Michael@Energy" w:date="2016-10-11T10:15:00Z">
              <w:r w:rsidRPr="00FC5072">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737F4D" w:rsidRPr="000F7634" w14:paraId="0513F0B9" w14:textId="77777777" w:rsidTr="00312F89">
        <w:tblPrEx>
          <w:tblCellMar>
            <w:left w:w="108" w:type="dxa"/>
            <w:right w:w="108" w:type="dxa"/>
          </w:tblCellMar>
        </w:tblPrEx>
        <w:trPr>
          <w:trHeight w:val="360"/>
        </w:trPr>
        <w:tc>
          <w:tcPr>
            <w:tcW w:w="5307" w:type="dxa"/>
          </w:tcPr>
          <w:p w14:paraId="0513F0B7" w14:textId="77777777" w:rsidR="00737F4D" w:rsidRPr="000F7634" w:rsidRDefault="00737F4D" w:rsidP="00737F4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Responsible Builder/Installer Name:</w:t>
            </w:r>
          </w:p>
        </w:tc>
        <w:tc>
          <w:tcPr>
            <w:tcW w:w="5636" w:type="dxa"/>
            <w:gridSpan w:val="3"/>
          </w:tcPr>
          <w:p w14:paraId="0513F0B8" w14:textId="77777777" w:rsidR="00737F4D" w:rsidRPr="000F7634" w:rsidRDefault="00737F4D" w:rsidP="00737F4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Responsible Builder/Installer Signature:</w:t>
            </w:r>
          </w:p>
        </w:tc>
      </w:tr>
      <w:tr w:rsidR="00737F4D" w:rsidRPr="000F7634" w14:paraId="0513F0BC" w14:textId="77777777" w:rsidTr="00312F8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13F0BA" w14:textId="4412C2EF" w:rsidR="00737F4D" w:rsidRPr="000F7634" w:rsidRDefault="00737F4D" w:rsidP="00737F4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513F0BB" w14:textId="77777777" w:rsidR="00737F4D" w:rsidRPr="000F7634" w:rsidRDefault="00737F4D" w:rsidP="00737F4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Position With Company (Title):</w:t>
            </w:r>
          </w:p>
        </w:tc>
      </w:tr>
      <w:tr w:rsidR="00737F4D" w:rsidRPr="000F7634" w14:paraId="0513F0BF" w14:textId="77777777" w:rsidTr="00312F8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13F0BD" w14:textId="77777777" w:rsidR="00737F4D" w:rsidRPr="000F7634" w:rsidRDefault="00737F4D" w:rsidP="00737F4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513F0BE" w14:textId="77777777" w:rsidR="00737F4D" w:rsidRPr="000F7634" w:rsidRDefault="00737F4D" w:rsidP="00737F4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CSLB License:</w:t>
            </w:r>
          </w:p>
        </w:tc>
      </w:tr>
      <w:tr w:rsidR="00737F4D" w:rsidRPr="000F7634" w14:paraId="0513F0C3" w14:textId="77777777" w:rsidTr="00312F8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13F0C0" w14:textId="77777777" w:rsidR="00737F4D" w:rsidRPr="000F7634" w:rsidRDefault="00737F4D" w:rsidP="00737F4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513F0C1" w14:textId="6FD5D76E" w:rsidR="00737F4D" w:rsidRPr="000F7634" w:rsidRDefault="00737F4D" w:rsidP="00737F4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Phone</w:t>
            </w:r>
            <w:r w:rsidR="00C21866">
              <w:rPr>
                <w:rFonts w:ascii="Calibri" w:hAnsi="Calibr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0513F0C2" w14:textId="77777777" w:rsidR="00737F4D" w:rsidRPr="000F7634" w:rsidRDefault="00737F4D" w:rsidP="00737F4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0F7634">
              <w:rPr>
                <w:rFonts w:ascii="Calibri" w:hAnsi="Calibri"/>
                <w:sz w:val="14"/>
                <w:szCs w:val="14"/>
              </w:rPr>
              <w:t>Date Signed:</w:t>
            </w:r>
          </w:p>
        </w:tc>
      </w:tr>
    </w:tbl>
    <w:p w14:paraId="0513F0C4" w14:textId="77777777" w:rsidR="003E422C" w:rsidRPr="000F7634" w:rsidRDefault="003E422C" w:rsidP="003E422C">
      <w:pPr>
        <w:rPr>
          <w:rFonts w:asciiTheme="minorHAnsi" w:hAnsiTheme="minorHAnsi"/>
          <w:sz w:val="16"/>
          <w:szCs w:val="16"/>
        </w:rPr>
      </w:pPr>
    </w:p>
    <w:p w14:paraId="0513F0C5" w14:textId="77777777" w:rsidR="000F6DBD" w:rsidRPr="000F7634" w:rsidRDefault="000F6DBD" w:rsidP="003E422C">
      <w:pPr>
        <w:rPr>
          <w:rFonts w:asciiTheme="minorHAnsi" w:hAnsiTheme="minorHAnsi"/>
          <w:sz w:val="16"/>
          <w:szCs w:val="16"/>
        </w:rPr>
      </w:pPr>
    </w:p>
    <w:p w14:paraId="0513F0C6" w14:textId="77777777" w:rsidR="000F6DBD" w:rsidRPr="000F7634" w:rsidRDefault="000F6DBD" w:rsidP="003E422C">
      <w:pPr>
        <w:rPr>
          <w:rFonts w:asciiTheme="minorHAnsi" w:hAnsiTheme="minorHAnsi"/>
          <w:sz w:val="16"/>
          <w:szCs w:val="16"/>
        </w:rPr>
      </w:pPr>
    </w:p>
    <w:p w14:paraId="0513F0C7" w14:textId="77777777" w:rsidR="000F6DBD" w:rsidRPr="000F7634" w:rsidRDefault="000F6DBD" w:rsidP="003E422C">
      <w:pPr>
        <w:rPr>
          <w:rFonts w:asciiTheme="minorHAnsi" w:hAnsiTheme="minorHAnsi"/>
          <w:sz w:val="16"/>
          <w:szCs w:val="16"/>
        </w:rPr>
      </w:pPr>
    </w:p>
    <w:p w14:paraId="0513F0C8" w14:textId="77777777" w:rsidR="000F6DBD" w:rsidRPr="000F7634" w:rsidRDefault="000F6DBD" w:rsidP="003E422C">
      <w:pPr>
        <w:rPr>
          <w:rFonts w:asciiTheme="minorHAnsi" w:hAnsiTheme="minorHAnsi"/>
          <w:sz w:val="16"/>
          <w:szCs w:val="16"/>
        </w:rPr>
      </w:pPr>
    </w:p>
    <w:p w14:paraId="0513F0C9" w14:textId="77777777" w:rsidR="000F6DBD" w:rsidRPr="000F7634" w:rsidRDefault="000F6DBD" w:rsidP="003E422C">
      <w:pPr>
        <w:rPr>
          <w:rFonts w:asciiTheme="minorHAnsi" w:hAnsiTheme="minorHAnsi"/>
          <w:sz w:val="16"/>
          <w:szCs w:val="16"/>
        </w:rPr>
      </w:pPr>
    </w:p>
    <w:p w14:paraId="0513F0CA" w14:textId="77777777" w:rsidR="000F6DBD" w:rsidRPr="000F7634" w:rsidRDefault="000F6DBD" w:rsidP="003E422C">
      <w:pPr>
        <w:rPr>
          <w:rFonts w:asciiTheme="minorHAnsi" w:hAnsiTheme="minorHAnsi"/>
          <w:sz w:val="16"/>
          <w:szCs w:val="16"/>
        </w:rPr>
      </w:pPr>
    </w:p>
    <w:p w14:paraId="0513F0CB" w14:textId="77777777" w:rsidR="000F6DBD" w:rsidRPr="000F7634" w:rsidRDefault="000F6DBD" w:rsidP="003E422C">
      <w:pPr>
        <w:rPr>
          <w:rFonts w:asciiTheme="minorHAnsi" w:hAnsiTheme="minorHAnsi"/>
          <w:sz w:val="16"/>
          <w:szCs w:val="16"/>
        </w:rPr>
      </w:pPr>
    </w:p>
    <w:p w14:paraId="0513F0CC" w14:textId="77777777" w:rsidR="000F6DBD" w:rsidRPr="000F7634" w:rsidRDefault="000F6DBD" w:rsidP="003E422C">
      <w:pPr>
        <w:rPr>
          <w:rFonts w:asciiTheme="minorHAnsi" w:hAnsiTheme="minorHAnsi"/>
          <w:sz w:val="16"/>
          <w:szCs w:val="16"/>
        </w:rPr>
      </w:pPr>
    </w:p>
    <w:p w14:paraId="0513F0CD" w14:textId="77777777" w:rsidR="000F6DBD" w:rsidRPr="000F7634" w:rsidRDefault="000F6DBD" w:rsidP="003E422C">
      <w:pPr>
        <w:rPr>
          <w:rFonts w:asciiTheme="minorHAnsi" w:hAnsiTheme="minorHAnsi"/>
          <w:sz w:val="16"/>
          <w:szCs w:val="16"/>
        </w:rPr>
      </w:pPr>
    </w:p>
    <w:p w14:paraId="0513F0CE" w14:textId="77777777" w:rsidR="00BA0EA5" w:rsidRPr="000F7634" w:rsidRDefault="00BA0EA5" w:rsidP="003E422C">
      <w:pPr>
        <w:rPr>
          <w:rFonts w:asciiTheme="minorHAnsi" w:hAnsiTheme="minorHAnsi"/>
          <w:sz w:val="16"/>
          <w:szCs w:val="16"/>
        </w:rPr>
      </w:pPr>
    </w:p>
    <w:p w14:paraId="0513F0CF" w14:textId="77777777" w:rsidR="00DC4750" w:rsidRPr="000F7634" w:rsidRDefault="00DC4750" w:rsidP="003E422C">
      <w:pPr>
        <w:ind w:left="288" w:hanging="288"/>
        <w:rPr>
          <w:rStyle w:val="Heading1Char"/>
          <w:rFonts w:asciiTheme="minorHAnsi" w:hAnsiTheme="minorHAnsi"/>
          <w:bCs/>
          <w:sz w:val="18"/>
          <w:szCs w:val="18"/>
        </w:rPr>
        <w:sectPr w:rsidR="00DC4750" w:rsidRPr="000F7634" w:rsidSect="00ED0BEA">
          <w:headerReference w:type="even" r:id="rId10"/>
          <w:headerReference w:type="default" r:id="rId11"/>
          <w:footerReference w:type="even" r:id="rId12"/>
          <w:footerReference w:type="default" r:id="rId13"/>
          <w:headerReference w:type="first" r:id="rId14"/>
          <w:footerReference w:type="first" r:id="rId15"/>
          <w:pgSz w:w="12240" w:h="15840"/>
          <w:pgMar w:top="619" w:right="619" w:bottom="1080" w:left="432" w:header="432" w:footer="432" w:gutter="576"/>
          <w:cols w:space="720"/>
          <w:docGrid w:linePitch="272"/>
        </w:sectPr>
      </w:pPr>
    </w:p>
    <w:p w14:paraId="0513F0D0" w14:textId="77777777" w:rsidR="00E54A5A" w:rsidRPr="00C21866" w:rsidRDefault="007F616F" w:rsidP="007F616F">
      <w:pPr>
        <w:ind w:left="288" w:hanging="288"/>
        <w:jc w:val="center"/>
        <w:rPr>
          <w:rFonts w:asciiTheme="minorHAnsi" w:hAnsiTheme="minorHAnsi"/>
          <w:b/>
          <w:bCs/>
          <w:szCs w:val="18"/>
        </w:rPr>
      </w:pPr>
      <w:r w:rsidRPr="00C21866">
        <w:rPr>
          <w:rFonts w:asciiTheme="minorHAnsi" w:hAnsiTheme="minorHAnsi"/>
          <w:b/>
          <w:bCs/>
          <w:szCs w:val="18"/>
        </w:rPr>
        <w:lastRenderedPageBreak/>
        <w:t xml:space="preserve">CF2R-LTG-02-E User </w:t>
      </w:r>
      <w:r w:rsidR="00E54A5A" w:rsidRPr="00C21866">
        <w:rPr>
          <w:rFonts w:asciiTheme="minorHAnsi" w:hAnsiTheme="minorHAnsi"/>
          <w:b/>
          <w:bCs/>
          <w:szCs w:val="18"/>
        </w:rPr>
        <w:t>Instructions</w:t>
      </w:r>
    </w:p>
    <w:p w14:paraId="0513F0D1" w14:textId="77777777" w:rsidR="00E54A5A" w:rsidRPr="000F7634" w:rsidRDefault="00E54A5A" w:rsidP="00E54A5A">
      <w:pPr>
        <w:ind w:left="288" w:hanging="288"/>
        <w:rPr>
          <w:rFonts w:asciiTheme="minorHAnsi" w:hAnsiTheme="minorHAnsi"/>
          <w:b/>
          <w:bCs/>
          <w:sz w:val="18"/>
          <w:szCs w:val="18"/>
        </w:rPr>
      </w:pPr>
    </w:p>
    <w:p w14:paraId="0513F134" w14:textId="54D02152" w:rsidR="000F6DBD" w:rsidRDefault="000B4576" w:rsidP="00E54A5A">
      <w:pPr>
        <w:rPr>
          <w:rFonts w:asciiTheme="minorHAnsi" w:hAnsiTheme="minorHAnsi"/>
          <w:bCs/>
          <w:sz w:val="18"/>
          <w:szCs w:val="18"/>
        </w:rPr>
      </w:pPr>
      <w:r>
        <w:rPr>
          <w:rFonts w:asciiTheme="minorHAnsi" w:hAnsiTheme="minorHAnsi"/>
          <w:bCs/>
          <w:sz w:val="18"/>
          <w:szCs w:val="18"/>
        </w:rPr>
        <w:t>There are two version of the residential lighting Certificate of Installation. This version, the CF2R-LTG-02-E, is used for demonstrating compliance with the residential lighting Standards for low-rise multi-family dwellings.</w:t>
      </w:r>
    </w:p>
    <w:p w14:paraId="2202C35D" w14:textId="77777777" w:rsidR="000B4576" w:rsidRDefault="000B4576" w:rsidP="00E54A5A">
      <w:pPr>
        <w:rPr>
          <w:rFonts w:asciiTheme="minorHAnsi" w:hAnsiTheme="minorHAnsi"/>
          <w:bCs/>
          <w:sz w:val="18"/>
          <w:szCs w:val="18"/>
        </w:rPr>
      </w:pPr>
    </w:p>
    <w:p w14:paraId="24E41952" w14:textId="0E732453" w:rsidR="000B4576" w:rsidRDefault="000B4576" w:rsidP="00E54A5A">
      <w:pPr>
        <w:rPr>
          <w:rFonts w:asciiTheme="minorHAnsi" w:hAnsiTheme="minorHAnsi"/>
          <w:bCs/>
          <w:sz w:val="18"/>
          <w:szCs w:val="18"/>
        </w:rPr>
      </w:pPr>
      <w:r>
        <w:rPr>
          <w:rFonts w:asciiTheme="minorHAnsi" w:hAnsiTheme="minorHAnsi"/>
          <w:bCs/>
          <w:sz w:val="18"/>
          <w:szCs w:val="18"/>
        </w:rPr>
        <w:t>The other version of the lighting Certificate of Installation, the CF2R-LTG-01-E, is used for demonstrating compliance with the residential lighting Standards for single family dwellings. The LTG-01 shall also be used to demonstrate compliance with the residential lighting requirements for high-rise residential dwelling units; outdoor lighting that is attached to a high-rise residential or hotel/motel building, and is separately controlled from the inside of a dwelling unit or guest room; fire station dwelling accommodations; hotel and motel guest rooms; and, dormitory and senior housing dwelling accommodations.</w:t>
      </w:r>
    </w:p>
    <w:p w14:paraId="1511F59A" w14:textId="77777777" w:rsidR="000B4576" w:rsidRDefault="000B4576" w:rsidP="00E54A5A">
      <w:pPr>
        <w:rPr>
          <w:rFonts w:asciiTheme="minorHAnsi" w:hAnsiTheme="minorHAnsi"/>
          <w:bCs/>
          <w:sz w:val="18"/>
          <w:szCs w:val="18"/>
        </w:rPr>
      </w:pPr>
    </w:p>
    <w:p w14:paraId="5FCB9B74" w14:textId="54F76ADB" w:rsidR="000B4576" w:rsidRDefault="000B4576" w:rsidP="00E54A5A">
      <w:pPr>
        <w:rPr>
          <w:rFonts w:asciiTheme="minorHAnsi" w:hAnsiTheme="minorHAnsi"/>
          <w:bCs/>
          <w:sz w:val="18"/>
          <w:szCs w:val="18"/>
        </w:rPr>
      </w:pPr>
      <w:r>
        <w:rPr>
          <w:rFonts w:asciiTheme="minorHAnsi" w:hAnsiTheme="minorHAnsi"/>
          <w:bCs/>
          <w:sz w:val="18"/>
          <w:szCs w:val="18"/>
        </w:rPr>
        <w:t>The primary difference between the LTG-02 and LTG-01 is that the LTG-02 includes additional requirements for demonstrating compliance with residential outdoor lighting, and common areas associated with low-rise multi-family dwelling unit.</w:t>
      </w:r>
    </w:p>
    <w:p w14:paraId="32CB3245" w14:textId="77777777" w:rsidR="000B4576" w:rsidRDefault="000B4576" w:rsidP="00E54A5A">
      <w:pPr>
        <w:rPr>
          <w:rFonts w:asciiTheme="minorHAnsi" w:hAnsiTheme="minorHAnsi"/>
          <w:bCs/>
          <w:sz w:val="18"/>
          <w:szCs w:val="18"/>
        </w:rPr>
      </w:pPr>
    </w:p>
    <w:p w14:paraId="38544B52" w14:textId="760F17F4" w:rsidR="000B4576" w:rsidRDefault="000B4576" w:rsidP="00E54A5A">
      <w:pPr>
        <w:rPr>
          <w:rFonts w:asciiTheme="minorHAnsi" w:hAnsiTheme="minorHAnsi"/>
          <w:bCs/>
          <w:sz w:val="18"/>
          <w:szCs w:val="18"/>
        </w:rPr>
      </w:pPr>
      <w:r>
        <w:rPr>
          <w:rFonts w:asciiTheme="minorHAnsi" w:hAnsiTheme="minorHAnsi"/>
          <w:bCs/>
          <w:sz w:val="18"/>
          <w:szCs w:val="18"/>
        </w:rPr>
        <w:t>Each dwelling unit shall separately comply with all of the applicable residential lighting Standards. Note that rooms and areas that are not within a dwelling unit shall comply with the nonresidential lighting Standards, and the nonresidential lighting compliance documents must also be submitted.</w:t>
      </w:r>
    </w:p>
    <w:p w14:paraId="49F4BDB2" w14:textId="77777777" w:rsidR="0044674A" w:rsidRDefault="0044674A" w:rsidP="00E54A5A">
      <w:pPr>
        <w:rPr>
          <w:rFonts w:asciiTheme="minorHAnsi" w:hAnsiTheme="minorHAnsi"/>
          <w:bCs/>
          <w:sz w:val="18"/>
          <w:szCs w:val="18"/>
        </w:rPr>
      </w:pPr>
    </w:p>
    <w:p w14:paraId="4D1E3CEA" w14:textId="3D152097" w:rsidR="0044674A" w:rsidRDefault="0044674A" w:rsidP="00E54A5A">
      <w:pPr>
        <w:rPr>
          <w:rFonts w:asciiTheme="minorHAnsi" w:hAnsiTheme="minorHAnsi"/>
          <w:b/>
          <w:bCs/>
          <w:sz w:val="18"/>
          <w:szCs w:val="18"/>
        </w:rPr>
      </w:pPr>
      <w:r>
        <w:rPr>
          <w:rFonts w:asciiTheme="minorHAnsi" w:hAnsiTheme="minorHAnsi"/>
          <w:b/>
          <w:bCs/>
          <w:sz w:val="18"/>
          <w:szCs w:val="18"/>
        </w:rPr>
        <w:t>Section A. Checklist for Lighting and Controls Installed at this Site</w:t>
      </w:r>
    </w:p>
    <w:p w14:paraId="1C13C263" w14:textId="4BE76D4D" w:rsidR="0044674A" w:rsidRDefault="00C8697E" w:rsidP="00E54A5A">
      <w:pPr>
        <w:rPr>
          <w:rFonts w:asciiTheme="minorHAnsi" w:hAnsiTheme="minorHAnsi"/>
          <w:bCs/>
          <w:sz w:val="18"/>
          <w:szCs w:val="18"/>
        </w:rPr>
      </w:pPr>
      <w:r>
        <w:rPr>
          <w:rFonts w:asciiTheme="minorHAnsi" w:hAnsiTheme="minorHAnsi"/>
          <w:bCs/>
          <w:sz w:val="18"/>
          <w:szCs w:val="18"/>
        </w:rPr>
        <w:t>This table is used to identify the scope of work being covered by the responsible person signing this document. One person may be responsible for all of the measures in this table, or several people may each be responsible for only a portion of the measures. If several people are responsible, each person must separately fill out this Certificate of Installation for those measures for which they are responsible. In some situations, such as for alterations and additions, only some of the measures may be included in the total scope of work.</w:t>
      </w:r>
    </w:p>
    <w:p w14:paraId="0E61758D" w14:textId="77777777" w:rsidR="00C8697E" w:rsidRDefault="00C8697E" w:rsidP="00E54A5A">
      <w:pPr>
        <w:rPr>
          <w:rFonts w:asciiTheme="minorHAnsi" w:hAnsiTheme="minorHAnsi"/>
          <w:bCs/>
          <w:sz w:val="18"/>
          <w:szCs w:val="18"/>
        </w:rPr>
      </w:pPr>
    </w:p>
    <w:p w14:paraId="0858FCF7" w14:textId="516583F3" w:rsidR="00C8697E" w:rsidRPr="00ED2120" w:rsidRDefault="00C8697E" w:rsidP="00E54A5A">
      <w:pPr>
        <w:rPr>
          <w:rFonts w:asciiTheme="minorHAnsi" w:hAnsiTheme="minorHAnsi"/>
          <w:bCs/>
          <w:sz w:val="18"/>
          <w:szCs w:val="18"/>
        </w:rPr>
      </w:pPr>
      <w:r>
        <w:rPr>
          <w:rFonts w:asciiTheme="minorHAnsi" w:hAnsiTheme="minorHAnsi"/>
          <w:bCs/>
          <w:sz w:val="18"/>
          <w:szCs w:val="18"/>
        </w:rPr>
        <w:t>For rows 1 through 14 – insert ‘Y’ for each measure that is included in the scope of work,</w:t>
      </w:r>
      <w:r w:rsidR="003402A5">
        <w:rPr>
          <w:rFonts w:asciiTheme="minorHAnsi" w:hAnsiTheme="minorHAnsi"/>
          <w:bCs/>
          <w:sz w:val="18"/>
          <w:szCs w:val="18"/>
        </w:rPr>
        <w:t xml:space="preserve"> </w:t>
      </w:r>
      <w:r>
        <w:rPr>
          <w:rFonts w:asciiTheme="minorHAnsi" w:hAnsiTheme="minorHAnsi"/>
          <w:bCs/>
          <w:sz w:val="18"/>
          <w:szCs w:val="18"/>
        </w:rPr>
        <w:t>a</w:t>
      </w:r>
      <w:r w:rsidR="003402A5">
        <w:rPr>
          <w:rFonts w:asciiTheme="minorHAnsi" w:hAnsiTheme="minorHAnsi"/>
          <w:bCs/>
          <w:sz w:val="18"/>
          <w:szCs w:val="18"/>
        </w:rPr>
        <w:t>nd insert ‘N’ for each measure that is not included in the scope of work.</w:t>
      </w:r>
    </w:p>
    <w:p w14:paraId="6E90056A" w14:textId="77777777" w:rsidR="0044674A" w:rsidRDefault="0044674A" w:rsidP="00E54A5A">
      <w:pPr>
        <w:rPr>
          <w:rFonts w:asciiTheme="minorHAnsi" w:hAnsiTheme="minorHAnsi"/>
          <w:b/>
          <w:bCs/>
          <w:sz w:val="18"/>
          <w:szCs w:val="18"/>
        </w:rPr>
      </w:pPr>
    </w:p>
    <w:p w14:paraId="262C9511" w14:textId="43E5D77E" w:rsidR="0044674A" w:rsidRDefault="0044674A" w:rsidP="00E54A5A">
      <w:pPr>
        <w:rPr>
          <w:rFonts w:asciiTheme="minorHAnsi" w:hAnsiTheme="minorHAnsi"/>
          <w:b/>
          <w:bCs/>
          <w:sz w:val="18"/>
          <w:szCs w:val="18"/>
        </w:rPr>
      </w:pPr>
      <w:r>
        <w:rPr>
          <w:rFonts w:asciiTheme="minorHAnsi" w:hAnsiTheme="minorHAnsi"/>
          <w:b/>
          <w:bCs/>
          <w:sz w:val="18"/>
          <w:szCs w:val="18"/>
        </w:rPr>
        <w:t>Section B. High Efficacy Luminaires and Controls</w:t>
      </w:r>
    </w:p>
    <w:p w14:paraId="175F73B0" w14:textId="4A63979C" w:rsidR="0044674A" w:rsidRPr="00ED2120" w:rsidRDefault="003402A5" w:rsidP="00E54A5A">
      <w:pPr>
        <w:rPr>
          <w:rFonts w:asciiTheme="minorHAnsi" w:hAnsiTheme="minorHAnsi"/>
          <w:bCs/>
          <w:sz w:val="18"/>
          <w:szCs w:val="18"/>
        </w:rPr>
      </w:pPr>
      <w:r>
        <w:rPr>
          <w:rFonts w:asciiTheme="minorHAnsi" w:hAnsiTheme="minorHAnsi"/>
          <w:bCs/>
          <w:sz w:val="18"/>
          <w:szCs w:val="18"/>
        </w:rPr>
        <w:t xml:space="preserve">This table is a list of mandatory </w:t>
      </w:r>
      <w:r w:rsidR="00BA56F3">
        <w:rPr>
          <w:rFonts w:asciiTheme="minorHAnsi" w:hAnsiTheme="minorHAnsi"/>
          <w:bCs/>
          <w:sz w:val="18"/>
          <w:szCs w:val="18"/>
        </w:rPr>
        <w:t xml:space="preserve">requirements </w:t>
      </w:r>
      <w:r>
        <w:rPr>
          <w:rFonts w:asciiTheme="minorHAnsi" w:hAnsiTheme="minorHAnsi"/>
          <w:bCs/>
          <w:sz w:val="18"/>
          <w:szCs w:val="18"/>
        </w:rPr>
        <w:t>high</w:t>
      </w:r>
      <w:r w:rsidR="00BA56F3">
        <w:rPr>
          <w:rFonts w:asciiTheme="minorHAnsi" w:hAnsiTheme="minorHAnsi"/>
          <w:bCs/>
          <w:sz w:val="18"/>
          <w:szCs w:val="18"/>
        </w:rPr>
        <w:t xml:space="preserve"> efficacy luminaires</w:t>
      </w:r>
      <w:r>
        <w:rPr>
          <w:rFonts w:asciiTheme="minorHAnsi" w:hAnsiTheme="minorHAnsi"/>
          <w:bCs/>
          <w:sz w:val="18"/>
          <w:szCs w:val="18"/>
        </w:rPr>
        <w:t>.</w:t>
      </w:r>
    </w:p>
    <w:p w14:paraId="6388CB39" w14:textId="77777777" w:rsidR="0044674A" w:rsidRDefault="0044674A" w:rsidP="00E54A5A">
      <w:pPr>
        <w:rPr>
          <w:rFonts w:asciiTheme="minorHAnsi" w:hAnsiTheme="minorHAnsi"/>
          <w:b/>
          <w:bCs/>
          <w:sz w:val="18"/>
          <w:szCs w:val="18"/>
        </w:rPr>
      </w:pPr>
    </w:p>
    <w:p w14:paraId="11E92A5E" w14:textId="390B17C3" w:rsidR="0044674A" w:rsidRDefault="0044674A" w:rsidP="00E54A5A">
      <w:pPr>
        <w:rPr>
          <w:rFonts w:asciiTheme="minorHAnsi" w:hAnsiTheme="minorHAnsi"/>
          <w:b/>
          <w:bCs/>
          <w:sz w:val="18"/>
          <w:szCs w:val="18"/>
        </w:rPr>
      </w:pPr>
      <w:r>
        <w:rPr>
          <w:rFonts w:asciiTheme="minorHAnsi" w:hAnsiTheme="minorHAnsi"/>
          <w:b/>
          <w:bCs/>
          <w:sz w:val="18"/>
          <w:szCs w:val="18"/>
        </w:rPr>
        <w:t>Section C. Recessed Downlight Luminaires in Ceilings</w:t>
      </w:r>
    </w:p>
    <w:p w14:paraId="799B75D8" w14:textId="6D10D55D" w:rsidR="0044674A" w:rsidRPr="00ED2120" w:rsidRDefault="00BA56F3" w:rsidP="00E54A5A">
      <w:pPr>
        <w:rPr>
          <w:rFonts w:asciiTheme="minorHAnsi" w:hAnsiTheme="minorHAnsi"/>
          <w:bCs/>
          <w:sz w:val="18"/>
          <w:szCs w:val="18"/>
        </w:rPr>
      </w:pPr>
      <w:r>
        <w:rPr>
          <w:rFonts w:asciiTheme="minorHAnsi" w:hAnsiTheme="minorHAnsi"/>
          <w:bCs/>
          <w:sz w:val="18"/>
          <w:szCs w:val="18"/>
        </w:rPr>
        <w:t xml:space="preserve">This table is a list of mandatory requirements for recessed </w:t>
      </w:r>
      <w:proofErr w:type="spellStart"/>
      <w:r>
        <w:rPr>
          <w:rFonts w:asciiTheme="minorHAnsi" w:hAnsiTheme="minorHAnsi"/>
          <w:bCs/>
          <w:sz w:val="18"/>
          <w:szCs w:val="18"/>
        </w:rPr>
        <w:t>downlight</w:t>
      </w:r>
      <w:proofErr w:type="spellEnd"/>
      <w:r>
        <w:rPr>
          <w:rFonts w:asciiTheme="minorHAnsi" w:hAnsiTheme="minorHAnsi"/>
          <w:bCs/>
          <w:sz w:val="18"/>
          <w:szCs w:val="18"/>
        </w:rPr>
        <w:t xml:space="preserve"> luminaires.</w:t>
      </w:r>
    </w:p>
    <w:p w14:paraId="5C04CFC9" w14:textId="77777777" w:rsidR="0044674A" w:rsidRDefault="0044674A" w:rsidP="00E54A5A">
      <w:pPr>
        <w:rPr>
          <w:rFonts w:asciiTheme="minorHAnsi" w:hAnsiTheme="minorHAnsi"/>
          <w:b/>
          <w:bCs/>
          <w:sz w:val="18"/>
          <w:szCs w:val="18"/>
        </w:rPr>
      </w:pPr>
    </w:p>
    <w:p w14:paraId="3FA436A6" w14:textId="0EDBF8DE" w:rsidR="0044674A" w:rsidRDefault="0044674A" w:rsidP="00E54A5A">
      <w:pPr>
        <w:rPr>
          <w:rFonts w:asciiTheme="minorHAnsi" w:hAnsiTheme="minorHAnsi"/>
          <w:b/>
          <w:bCs/>
          <w:sz w:val="18"/>
          <w:szCs w:val="18"/>
        </w:rPr>
      </w:pPr>
      <w:r>
        <w:rPr>
          <w:rFonts w:asciiTheme="minorHAnsi" w:hAnsiTheme="minorHAnsi"/>
          <w:b/>
          <w:bCs/>
          <w:sz w:val="18"/>
          <w:szCs w:val="18"/>
        </w:rPr>
        <w:t>Section D. Additional Luminaire Requirements</w:t>
      </w:r>
    </w:p>
    <w:p w14:paraId="19D155F9" w14:textId="7989A421" w:rsidR="0044674A" w:rsidRPr="00ED2120" w:rsidRDefault="00BA56F3" w:rsidP="00E54A5A">
      <w:pPr>
        <w:rPr>
          <w:rFonts w:asciiTheme="minorHAnsi" w:hAnsiTheme="minorHAnsi"/>
          <w:bCs/>
          <w:sz w:val="18"/>
          <w:szCs w:val="18"/>
        </w:rPr>
      </w:pPr>
      <w:r>
        <w:rPr>
          <w:rFonts w:asciiTheme="minorHAnsi" w:hAnsiTheme="minorHAnsi"/>
          <w:bCs/>
          <w:sz w:val="18"/>
          <w:szCs w:val="18"/>
        </w:rPr>
        <w:t>This table is a list of additional requirements for luminaires.</w:t>
      </w:r>
    </w:p>
    <w:p w14:paraId="27E71419" w14:textId="77777777" w:rsidR="0044674A" w:rsidRDefault="0044674A" w:rsidP="00E54A5A">
      <w:pPr>
        <w:rPr>
          <w:rFonts w:asciiTheme="minorHAnsi" w:hAnsiTheme="minorHAnsi"/>
          <w:b/>
          <w:bCs/>
          <w:sz w:val="18"/>
          <w:szCs w:val="18"/>
        </w:rPr>
      </w:pPr>
    </w:p>
    <w:p w14:paraId="66FAC671" w14:textId="1B7626F9" w:rsidR="0044674A" w:rsidRDefault="0044674A" w:rsidP="00E54A5A">
      <w:pPr>
        <w:rPr>
          <w:rFonts w:asciiTheme="minorHAnsi" w:hAnsiTheme="minorHAnsi"/>
          <w:b/>
          <w:bCs/>
          <w:sz w:val="18"/>
          <w:szCs w:val="18"/>
        </w:rPr>
      </w:pPr>
      <w:r>
        <w:rPr>
          <w:rFonts w:asciiTheme="minorHAnsi" w:hAnsiTheme="minorHAnsi"/>
          <w:b/>
          <w:bCs/>
          <w:sz w:val="18"/>
          <w:szCs w:val="18"/>
        </w:rPr>
        <w:t>Section E. Additional Lighting Controls</w:t>
      </w:r>
    </w:p>
    <w:p w14:paraId="3D9BC234" w14:textId="31218334" w:rsidR="0044674A" w:rsidRPr="00ED2120" w:rsidRDefault="00BA56F3" w:rsidP="00E54A5A">
      <w:pPr>
        <w:rPr>
          <w:rFonts w:asciiTheme="minorHAnsi" w:hAnsiTheme="minorHAnsi"/>
          <w:bCs/>
          <w:sz w:val="18"/>
          <w:szCs w:val="18"/>
        </w:rPr>
      </w:pPr>
      <w:r>
        <w:rPr>
          <w:rFonts w:asciiTheme="minorHAnsi" w:hAnsiTheme="minorHAnsi"/>
          <w:bCs/>
          <w:sz w:val="18"/>
          <w:szCs w:val="18"/>
        </w:rPr>
        <w:t>This table is a list of additional requirements for lighting controls.</w:t>
      </w:r>
    </w:p>
    <w:p w14:paraId="1EC1EF62" w14:textId="77777777" w:rsidR="0044674A" w:rsidRDefault="0044674A" w:rsidP="00E54A5A">
      <w:pPr>
        <w:rPr>
          <w:rFonts w:asciiTheme="minorHAnsi" w:hAnsiTheme="minorHAnsi"/>
          <w:b/>
          <w:bCs/>
          <w:sz w:val="18"/>
          <w:szCs w:val="18"/>
        </w:rPr>
      </w:pPr>
    </w:p>
    <w:p w14:paraId="2A69638F" w14:textId="02527BD7" w:rsidR="0044674A" w:rsidRDefault="0044674A" w:rsidP="00E54A5A">
      <w:pPr>
        <w:rPr>
          <w:rFonts w:asciiTheme="minorHAnsi" w:hAnsiTheme="minorHAnsi"/>
          <w:b/>
          <w:bCs/>
          <w:sz w:val="18"/>
          <w:szCs w:val="18"/>
        </w:rPr>
      </w:pPr>
      <w:r>
        <w:rPr>
          <w:rFonts w:asciiTheme="minorHAnsi" w:hAnsiTheme="minorHAnsi"/>
          <w:b/>
          <w:bCs/>
          <w:sz w:val="18"/>
          <w:szCs w:val="18"/>
        </w:rPr>
        <w:t>Section F. Blank Electrical Boxes</w:t>
      </w:r>
    </w:p>
    <w:p w14:paraId="281D2CF5" w14:textId="422E5894" w:rsidR="0044674A" w:rsidRPr="00ED2120" w:rsidRDefault="00BA56F3" w:rsidP="00E54A5A">
      <w:pPr>
        <w:rPr>
          <w:rFonts w:asciiTheme="minorHAnsi" w:hAnsiTheme="minorHAnsi"/>
          <w:bCs/>
          <w:sz w:val="18"/>
          <w:szCs w:val="18"/>
        </w:rPr>
      </w:pPr>
      <w:r>
        <w:rPr>
          <w:rFonts w:asciiTheme="minorHAnsi" w:hAnsiTheme="minorHAnsi"/>
          <w:bCs/>
          <w:sz w:val="18"/>
          <w:szCs w:val="18"/>
        </w:rPr>
        <w:t>This table is a list of mandatory requirements for blank electrical boxes.</w:t>
      </w:r>
    </w:p>
    <w:p w14:paraId="31658980" w14:textId="77777777" w:rsidR="0044674A" w:rsidRDefault="0044674A" w:rsidP="00E54A5A">
      <w:pPr>
        <w:rPr>
          <w:rFonts w:asciiTheme="minorHAnsi" w:hAnsiTheme="minorHAnsi"/>
          <w:b/>
          <w:bCs/>
          <w:sz w:val="18"/>
          <w:szCs w:val="18"/>
        </w:rPr>
      </w:pPr>
    </w:p>
    <w:p w14:paraId="1F58B54B" w14:textId="2637B294" w:rsidR="0044674A" w:rsidRDefault="0044674A" w:rsidP="00E54A5A">
      <w:pPr>
        <w:rPr>
          <w:rFonts w:asciiTheme="minorHAnsi" w:hAnsiTheme="minorHAnsi"/>
          <w:b/>
          <w:bCs/>
          <w:sz w:val="18"/>
          <w:szCs w:val="18"/>
        </w:rPr>
      </w:pPr>
      <w:r>
        <w:rPr>
          <w:rFonts w:asciiTheme="minorHAnsi" w:hAnsiTheme="minorHAnsi"/>
          <w:b/>
          <w:bCs/>
          <w:sz w:val="18"/>
          <w:szCs w:val="18"/>
        </w:rPr>
        <w:t>Section G. Address Signs</w:t>
      </w:r>
    </w:p>
    <w:p w14:paraId="41CAA1A5" w14:textId="306A8930" w:rsidR="0044674A" w:rsidRPr="00ED2120" w:rsidRDefault="00BA56F3" w:rsidP="00E54A5A">
      <w:pPr>
        <w:rPr>
          <w:rFonts w:asciiTheme="minorHAnsi" w:hAnsiTheme="minorHAnsi"/>
          <w:bCs/>
          <w:sz w:val="18"/>
          <w:szCs w:val="18"/>
        </w:rPr>
      </w:pPr>
      <w:r>
        <w:rPr>
          <w:rFonts w:asciiTheme="minorHAnsi" w:hAnsiTheme="minorHAnsi"/>
          <w:bCs/>
          <w:sz w:val="18"/>
          <w:szCs w:val="18"/>
        </w:rPr>
        <w:t>This table is a list of mandatory requirements for address signs.</w:t>
      </w:r>
    </w:p>
    <w:p w14:paraId="15A81488" w14:textId="77777777" w:rsidR="0044674A" w:rsidRDefault="0044674A" w:rsidP="00E54A5A">
      <w:pPr>
        <w:rPr>
          <w:rFonts w:asciiTheme="minorHAnsi" w:hAnsiTheme="minorHAnsi"/>
          <w:b/>
          <w:bCs/>
          <w:sz w:val="18"/>
          <w:szCs w:val="18"/>
        </w:rPr>
      </w:pPr>
    </w:p>
    <w:p w14:paraId="6C2853DC" w14:textId="695179B8" w:rsidR="0044674A" w:rsidRDefault="0044674A" w:rsidP="00E54A5A">
      <w:pPr>
        <w:rPr>
          <w:rFonts w:asciiTheme="minorHAnsi" w:hAnsiTheme="minorHAnsi"/>
          <w:b/>
          <w:bCs/>
          <w:sz w:val="18"/>
          <w:szCs w:val="18"/>
        </w:rPr>
      </w:pPr>
      <w:r>
        <w:rPr>
          <w:rFonts w:asciiTheme="minorHAnsi" w:hAnsiTheme="minorHAnsi"/>
          <w:b/>
          <w:bCs/>
          <w:sz w:val="18"/>
          <w:szCs w:val="18"/>
        </w:rPr>
        <w:t>Section H. For Low-rise Multi-family Residential Buildings, Outdoor Lighting for Private Patios, Entrances, Balconies and Porches</w:t>
      </w:r>
    </w:p>
    <w:p w14:paraId="62261070" w14:textId="4D1C81D8" w:rsidR="0044674A" w:rsidRPr="00ED2120" w:rsidRDefault="00BA56F3" w:rsidP="00E54A5A">
      <w:pPr>
        <w:rPr>
          <w:rFonts w:asciiTheme="minorHAnsi" w:hAnsiTheme="minorHAnsi"/>
          <w:bCs/>
          <w:sz w:val="18"/>
          <w:szCs w:val="18"/>
        </w:rPr>
      </w:pPr>
      <w:r>
        <w:rPr>
          <w:rFonts w:asciiTheme="minorHAnsi" w:hAnsiTheme="minorHAnsi"/>
          <w:bCs/>
          <w:sz w:val="18"/>
          <w:szCs w:val="18"/>
        </w:rPr>
        <w:t>This table is a list of mandatory requirements for low-rise multi-family residential buildings, outdoor lighting for private patios, entrances, balconies and porches.</w:t>
      </w:r>
    </w:p>
    <w:p w14:paraId="75B76A4C" w14:textId="77777777" w:rsidR="0044674A" w:rsidRDefault="0044674A" w:rsidP="00E54A5A">
      <w:pPr>
        <w:rPr>
          <w:rFonts w:asciiTheme="minorHAnsi" w:hAnsiTheme="minorHAnsi"/>
          <w:b/>
          <w:bCs/>
          <w:sz w:val="18"/>
          <w:szCs w:val="18"/>
        </w:rPr>
      </w:pPr>
    </w:p>
    <w:p w14:paraId="1875D960" w14:textId="781122D2" w:rsidR="0044674A" w:rsidRDefault="0044674A" w:rsidP="00E54A5A">
      <w:pPr>
        <w:rPr>
          <w:rFonts w:asciiTheme="minorHAnsi" w:hAnsiTheme="minorHAnsi"/>
          <w:b/>
          <w:bCs/>
          <w:sz w:val="18"/>
          <w:szCs w:val="18"/>
        </w:rPr>
      </w:pPr>
      <w:r>
        <w:rPr>
          <w:rFonts w:asciiTheme="minorHAnsi" w:hAnsiTheme="minorHAnsi"/>
          <w:b/>
          <w:bCs/>
          <w:sz w:val="18"/>
          <w:szCs w:val="18"/>
        </w:rPr>
        <w:t>Section I. Outdoor Lighting for Residential Parking Lots and Residential Carports with Less than Eight Vehicles per Site</w:t>
      </w:r>
    </w:p>
    <w:p w14:paraId="7C2103C6" w14:textId="59AE148F" w:rsidR="0044674A" w:rsidRPr="00ED2120" w:rsidRDefault="00BA56F3" w:rsidP="00E54A5A">
      <w:pPr>
        <w:rPr>
          <w:rFonts w:asciiTheme="minorHAnsi" w:hAnsiTheme="minorHAnsi"/>
          <w:bCs/>
          <w:sz w:val="18"/>
          <w:szCs w:val="18"/>
        </w:rPr>
      </w:pPr>
      <w:r>
        <w:rPr>
          <w:rFonts w:asciiTheme="minorHAnsi" w:hAnsiTheme="minorHAnsi"/>
          <w:bCs/>
          <w:sz w:val="18"/>
          <w:szCs w:val="18"/>
        </w:rPr>
        <w:t>This table is a list of mandatory requirements for outdoor lighting for residential parking lots and residential carports with less than eight vehicles per site.</w:t>
      </w:r>
    </w:p>
    <w:p w14:paraId="613FA0E4" w14:textId="77777777" w:rsidR="0044674A" w:rsidRDefault="0044674A" w:rsidP="00E54A5A">
      <w:pPr>
        <w:rPr>
          <w:rFonts w:asciiTheme="minorHAnsi" w:hAnsiTheme="minorHAnsi"/>
          <w:b/>
          <w:bCs/>
          <w:sz w:val="18"/>
          <w:szCs w:val="18"/>
        </w:rPr>
      </w:pPr>
    </w:p>
    <w:p w14:paraId="610C4675" w14:textId="4630351C" w:rsidR="0044674A" w:rsidRDefault="0044674A" w:rsidP="00E54A5A">
      <w:pPr>
        <w:rPr>
          <w:rFonts w:asciiTheme="minorHAnsi" w:hAnsiTheme="minorHAnsi"/>
          <w:b/>
          <w:bCs/>
          <w:sz w:val="18"/>
          <w:szCs w:val="18"/>
        </w:rPr>
      </w:pPr>
      <w:r>
        <w:rPr>
          <w:rFonts w:asciiTheme="minorHAnsi" w:hAnsiTheme="minorHAnsi"/>
          <w:b/>
          <w:bCs/>
          <w:sz w:val="18"/>
          <w:szCs w:val="18"/>
        </w:rPr>
        <w:t>Section J. For Low-rise Multi-family Buildings with Four or More Dwelling Units, Outdoor Lighting for Other than Private Patios, Entrances, Balconies, Porches, or for Other than Residential Parking Lots and Residential Carports with Eight or More Vehicles</w:t>
      </w:r>
    </w:p>
    <w:p w14:paraId="4B57A57B" w14:textId="77777777" w:rsidR="0044674A" w:rsidRPr="00ED2120" w:rsidRDefault="001A1B9E" w:rsidP="00E54A5A">
      <w:pPr>
        <w:rPr>
          <w:rFonts w:asciiTheme="minorHAnsi" w:hAnsiTheme="minorHAnsi"/>
          <w:bCs/>
          <w:sz w:val="18"/>
          <w:szCs w:val="18"/>
        </w:rPr>
      </w:pPr>
      <w:r>
        <w:rPr>
          <w:rFonts w:asciiTheme="minorHAnsi" w:hAnsiTheme="minorHAnsi"/>
          <w:bCs/>
          <w:sz w:val="18"/>
          <w:szCs w:val="18"/>
        </w:rPr>
        <w:t>This table is a list of mandatory requirements for low-rise multi-family buildings with four or more dwelling units, outdoor lighting for other than private patios, entrances, balconies, porches, or for other than residential parking lots and residential carports with eight or more vehicles.</w:t>
      </w:r>
    </w:p>
    <w:p w14:paraId="4471D663" w14:textId="77777777" w:rsidR="0044674A" w:rsidRDefault="0044674A" w:rsidP="00E54A5A">
      <w:pPr>
        <w:rPr>
          <w:rFonts w:asciiTheme="minorHAnsi" w:hAnsiTheme="minorHAnsi"/>
          <w:b/>
          <w:bCs/>
          <w:sz w:val="18"/>
          <w:szCs w:val="18"/>
        </w:rPr>
      </w:pPr>
    </w:p>
    <w:p w14:paraId="342F92B7" w14:textId="77777777" w:rsidR="001A1B9E" w:rsidRDefault="001A1B9E">
      <w:pPr>
        <w:rPr>
          <w:rFonts w:asciiTheme="minorHAnsi" w:hAnsiTheme="minorHAnsi"/>
          <w:b/>
          <w:bCs/>
          <w:sz w:val="18"/>
          <w:szCs w:val="18"/>
        </w:rPr>
      </w:pPr>
      <w:r>
        <w:rPr>
          <w:rFonts w:asciiTheme="minorHAnsi" w:hAnsiTheme="minorHAnsi"/>
          <w:b/>
          <w:bCs/>
          <w:sz w:val="18"/>
          <w:szCs w:val="18"/>
        </w:rPr>
        <w:br w:type="page"/>
      </w:r>
    </w:p>
    <w:p w14:paraId="03EC39FE" w14:textId="427240DF" w:rsidR="0044674A" w:rsidRDefault="0044674A" w:rsidP="00E54A5A">
      <w:pPr>
        <w:rPr>
          <w:rFonts w:asciiTheme="minorHAnsi" w:hAnsiTheme="minorHAnsi"/>
          <w:b/>
          <w:bCs/>
          <w:sz w:val="18"/>
          <w:szCs w:val="18"/>
        </w:rPr>
      </w:pPr>
      <w:r>
        <w:rPr>
          <w:rFonts w:asciiTheme="minorHAnsi" w:hAnsiTheme="minorHAnsi"/>
          <w:b/>
          <w:bCs/>
          <w:sz w:val="18"/>
          <w:szCs w:val="18"/>
        </w:rPr>
        <w:lastRenderedPageBreak/>
        <w:t>Section K. Outdoor Lighting for Residential Parking Lots and Residential Carports with Eight or More Vehicles per Site</w:t>
      </w:r>
    </w:p>
    <w:p w14:paraId="18797C80" w14:textId="0AFF4464" w:rsidR="0044674A" w:rsidRPr="00ED2120" w:rsidRDefault="001A1B9E" w:rsidP="00E54A5A">
      <w:pPr>
        <w:rPr>
          <w:rFonts w:asciiTheme="minorHAnsi" w:hAnsiTheme="minorHAnsi"/>
          <w:bCs/>
          <w:sz w:val="18"/>
          <w:szCs w:val="18"/>
        </w:rPr>
      </w:pPr>
      <w:r>
        <w:rPr>
          <w:rFonts w:asciiTheme="minorHAnsi" w:hAnsiTheme="minorHAnsi"/>
          <w:bCs/>
          <w:sz w:val="18"/>
          <w:szCs w:val="18"/>
        </w:rPr>
        <w:t>This table is a list of mandatory requirements for outdoor lighting for residential parking lots and residential carports with eight or more vehicles per site.</w:t>
      </w:r>
    </w:p>
    <w:p w14:paraId="1C5ACA29" w14:textId="77777777" w:rsidR="0044674A" w:rsidRDefault="0044674A" w:rsidP="00E54A5A">
      <w:pPr>
        <w:rPr>
          <w:rFonts w:asciiTheme="minorHAnsi" w:hAnsiTheme="minorHAnsi"/>
          <w:b/>
          <w:bCs/>
          <w:sz w:val="18"/>
          <w:szCs w:val="18"/>
        </w:rPr>
      </w:pPr>
    </w:p>
    <w:p w14:paraId="620A417D" w14:textId="30F6D014" w:rsidR="0044674A" w:rsidRDefault="0044674A" w:rsidP="00E54A5A">
      <w:pPr>
        <w:rPr>
          <w:rFonts w:asciiTheme="minorHAnsi" w:hAnsiTheme="minorHAnsi"/>
          <w:b/>
          <w:bCs/>
          <w:sz w:val="18"/>
          <w:szCs w:val="18"/>
        </w:rPr>
      </w:pPr>
      <w:r>
        <w:rPr>
          <w:rFonts w:asciiTheme="minorHAnsi" w:hAnsiTheme="minorHAnsi"/>
          <w:b/>
          <w:bCs/>
          <w:sz w:val="18"/>
          <w:szCs w:val="18"/>
        </w:rPr>
        <w:t>Section L. Lighting for Residential Garages with Eight or More Vehicles</w:t>
      </w:r>
    </w:p>
    <w:p w14:paraId="3E7F33E6" w14:textId="754EA9FA" w:rsidR="0044674A" w:rsidRPr="00ED2120" w:rsidRDefault="001A1B9E" w:rsidP="00E54A5A">
      <w:pPr>
        <w:rPr>
          <w:rFonts w:asciiTheme="minorHAnsi" w:hAnsiTheme="minorHAnsi"/>
          <w:bCs/>
          <w:sz w:val="18"/>
          <w:szCs w:val="18"/>
        </w:rPr>
      </w:pPr>
      <w:r>
        <w:rPr>
          <w:rFonts w:asciiTheme="minorHAnsi" w:hAnsiTheme="minorHAnsi"/>
          <w:bCs/>
          <w:sz w:val="18"/>
          <w:szCs w:val="18"/>
        </w:rPr>
        <w:t>This table is a list of mandatory requirements for lighting for residential garages with eight or more vehicles.</w:t>
      </w:r>
    </w:p>
    <w:p w14:paraId="07995AB9" w14:textId="77777777" w:rsidR="0044674A" w:rsidRDefault="0044674A" w:rsidP="00E54A5A">
      <w:pPr>
        <w:rPr>
          <w:rFonts w:asciiTheme="minorHAnsi" w:hAnsiTheme="minorHAnsi"/>
          <w:b/>
          <w:bCs/>
          <w:sz w:val="18"/>
          <w:szCs w:val="18"/>
        </w:rPr>
      </w:pPr>
    </w:p>
    <w:p w14:paraId="213A1B50" w14:textId="03104DA0" w:rsidR="0044674A" w:rsidRDefault="0044674A" w:rsidP="00E54A5A">
      <w:pPr>
        <w:rPr>
          <w:rFonts w:asciiTheme="minorHAnsi" w:hAnsiTheme="minorHAnsi"/>
          <w:b/>
          <w:bCs/>
          <w:sz w:val="18"/>
          <w:szCs w:val="18"/>
        </w:rPr>
      </w:pPr>
      <w:r>
        <w:rPr>
          <w:rFonts w:asciiTheme="minorHAnsi" w:hAnsiTheme="minorHAnsi"/>
          <w:b/>
          <w:bCs/>
          <w:sz w:val="18"/>
          <w:szCs w:val="18"/>
        </w:rPr>
        <w:t>Section M. Lighting for Interior Common Areas (</w:t>
      </w:r>
      <w:r w:rsidR="001A1B9E">
        <w:rPr>
          <w:rFonts w:asciiTheme="minorHAnsi" w:hAnsiTheme="minorHAnsi"/>
          <w:b/>
          <w:bCs/>
          <w:sz w:val="18"/>
          <w:szCs w:val="18"/>
        </w:rPr>
        <w:t>≤</w:t>
      </w:r>
      <w:r>
        <w:rPr>
          <w:rFonts w:asciiTheme="minorHAnsi" w:hAnsiTheme="minorHAnsi"/>
          <w:b/>
          <w:bCs/>
          <w:sz w:val="18"/>
          <w:szCs w:val="18"/>
        </w:rPr>
        <w:t xml:space="preserve"> 20%) for Low-rise Multi-fam</w:t>
      </w:r>
      <w:r w:rsidR="008544FD">
        <w:rPr>
          <w:rFonts w:asciiTheme="minorHAnsi" w:hAnsiTheme="minorHAnsi"/>
          <w:b/>
          <w:bCs/>
          <w:sz w:val="18"/>
          <w:szCs w:val="18"/>
        </w:rPr>
        <w:t>i</w:t>
      </w:r>
      <w:r>
        <w:rPr>
          <w:rFonts w:asciiTheme="minorHAnsi" w:hAnsiTheme="minorHAnsi"/>
          <w:b/>
          <w:bCs/>
          <w:sz w:val="18"/>
          <w:szCs w:val="18"/>
        </w:rPr>
        <w:t>ly</w:t>
      </w:r>
    </w:p>
    <w:p w14:paraId="4D01386B" w14:textId="70FF8DCB" w:rsidR="00C8697E" w:rsidRPr="00ED2120" w:rsidRDefault="001A1B9E" w:rsidP="00E54A5A">
      <w:pPr>
        <w:rPr>
          <w:rFonts w:asciiTheme="minorHAnsi" w:hAnsiTheme="minorHAnsi"/>
          <w:bCs/>
          <w:sz w:val="18"/>
          <w:szCs w:val="18"/>
        </w:rPr>
      </w:pPr>
      <w:r>
        <w:rPr>
          <w:rFonts w:asciiTheme="minorHAnsi" w:hAnsiTheme="minorHAnsi"/>
          <w:bCs/>
          <w:sz w:val="18"/>
          <w:szCs w:val="18"/>
        </w:rPr>
        <w:t>This table is a list of mandatory requirements for lighting for interior common areas (≤ 20%) for low-rise multi-family.</w:t>
      </w:r>
    </w:p>
    <w:p w14:paraId="42DE449A" w14:textId="77777777" w:rsidR="00C8697E" w:rsidRDefault="00C8697E" w:rsidP="00E54A5A">
      <w:pPr>
        <w:rPr>
          <w:rFonts w:asciiTheme="minorHAnsi" w:hAnsiTheme="minorHAnsi"/>
          <w:b/>
          <w:bCs/>
          <w:sz w:val="18"/>
          <w:szCs w:val="18"/>
        </w:rPr>
      </w:pPr>
    </w:p>
    <w:p w14:paraId="63FA98B7" w14:textId="427BB868" w:rsidR="00C8697E" w:rsidRDefault="00C8697E" w:rsidP="00E54A5A">
      <w:pPr>
        <w:rPr>
          <w:rFonts w:asciiTheme="minorHAnsi" w:hAnsiTheme="minorHAnsi"/>
          <w:b/>
          <w:bCs/>
          <w:sz w:val="18"/>
          <w:szCs w:val="18"/>
        </w:rPr>
      </w:pPr>
      <w:r>
        <w:rPr>
          <w:rFonts w:asciiTheme="minorHAnsi" w:hAnsiTheme="minorHAnsi"/>
          <w:b/>
          <w:bCs/>
          <w:sz w:val="18"/>
          <w:szCs w:val="18"/>
        </w:rPr>
        <w:t>Section N. Lighting for Interior Common Areas (&gt; 20%) for Low-rise Multi-family</w:t>
      </w:r>
    </w:p>
    <w:p w14:paraId="6AA47725" w14:textId="022D74BD" w:rsidR="00C8697E" w:rsidRPr="00ED2120" w:rsidRDefault="001A1B9E" w:rsidP="00E54A5A">
      <w:pPr>
        <w:rPr>
          <w:rFonts w:asciiTheme="minorHAnsi" w:hAnsiTheme="minorHAnsi"/>
          <w:bCs/>
          <w:sz w:val="18"/>
          <w:szCs w:val="18"/>
        </w:rPr>
      </w:pPr>
      <w:r>
        <w:rPr>
          <w:rFonts w:asciiTheme="minorHAnsi" w:hAnsiTheme="minorHAnsi"/>
          <w:bCs/>
          <w:sz w:val="18"/>
          <w:szCs w:val="18"/>
        </w:rPr>
        <w:t>This table is a list of mandatory requirements for lighting for interior commons areas (&gt; 20%) for low-rise multi-family.</w:t>
      </w:r>
    </w:p>
    <w:p w14:paraId="59247E4C" w14:textId="77777777" w:rsidR="00C8697E" w:rsidRPr="00ED2120" w:rsidRDefault="00C8697E" w:rsidP="00E54A5A">
      <w:pPr>
        <w:rPr>
          <w:rFonts w:asciiTheme="minorHAnsi" w:hAnsiTheme="minorHAnsi"/>
          <w:b/>
          <w:bCs/>
          <w:sz w:val="18"/>
          <w:szCs w:val="18"/>
        </w:rPr>
      </w:pPr>
    </w:p>
    <w:p w14:paraId="0513F135" w14:textId="77777777" w:rsidR="000F6DBD" w:rsidRPr="000F7634" w:rsidRDefault="000F6DBD" w:rsidP="00E54A5A">
      <w:pPr>
        <w:rPr>
          <w:rFonts w:asciiTheme="minorHAnsi" w:hAnsiTheme="minorHAnsi"/>
          <w:bCs/>
          <w:sz w:val="18"/>
          <w:szCs w:val="18"/>
        </w:rPr>
      </w:pPr>
    </w:p>
    <w:p w14:paraId="0513F136" w14:textId="77777777" w:rsidR="000F6DBD" w:rsidRPr="000F7634" w:rsidRDefault="000F6DBD" w:rsidP="003E422C">
      <w:pPr>
        <w:ind w:left="288" w:hanging="288"/>
        <w:rPr>
          <w:rStyle w:val="Heading1Char"/>
          <w:rFonts w:asciiTheme="minorHAnsi" w:hAnsiTheme="minorHAnsi"/>
          <w:bCs/>
          <w:sz w:val="18"/>
          <w:szCs w:val="18"/>
        </w:rPr>
        <w:sectPr w:rsidR="000F6DBD" w:rsidRPr="000F7634" w:rsidSect="00C21866">
          <w:headerReference w:type="even" r:id="rId16"/>
          <w:headerReference w:type="default" r:id="rId17"/>
          <w:footerReference w:type="default" r:id="rId18"/>
          <w:headerReference w:type="first" r:id="rId19"/>
          <w:pgSz w:w="12240" w:h="15840"/>
          <w:pgMar w:top="619" w:right="619" w:bottom="1080" w:left="432" w:header="720" w:footer="576" w:gutter="576"/>
          <w:pgNumType w:start="1"/>
          <w:cols w:space="720"/>
          <w:docGrid w:linePitch="272"/>
        </w:sectPr>
      </w:pPr>
    </w:p>
    <w:tbl>
      <w:tblPr>
        <w:tblStyle w:val="TableGrid"/>
        <w:tblW w:w="0" w:type="auto"/>
        <w:tblLook w:val="04A0" w:firstRow="1" w:lastRow="0" w:firstColumn="1" w:lastColumn="0" w:noHBand="0" w:noVBand="1"/>
      </w:tblPr>
      <w:tblGrid>
        <w:gridCol w:w="581"/>
        <w:gridCol w:w="8797"/>
        <w:gridCol w:w="1451"/>
      </w:tblGrid>
      <w:tr w:rsidR="00E9184B" w:rsidRPr="002F3D13" w14:paraId="618AD2BC" w14:textId="77777777" w:rsidTr="0052053E">
        <w:tc>
          <w:tcPr>
            <w:tcW w:w="9378" w:type="dxa"/>
            <w:gridSpan w:val="2"/>
          </w:tcPr>
          <w:p w14:paraId="5EF14156" w14:textId="60DAA0DF" w:rsidR="00E9184B" w:rsidRDefault="00E9184B" w:rsidP="000B4576">
            <w:pPr>
              <w:tabs>
                <w:tab w:val="left" w:pos="7920"/>
                <w:tab w:val="right" w:pos="10080"/>
              </w:tabs>
              <w:rPr>
                <w:rFonts w:asciiTheme="minorHAnsi" w:hAnsiTheme="minorHAnsi"/>
                <w:sz w:val="18"/>
                <w:szCs w:val="18"/>
              </w:rPr>
            </w:pPr>
            <w:r w:rsidRPr="002F3D13">
              <w:rPr>
                <w:rStyle w:val="Heading1Char"/>
                <w:rFonts w:asciiTheme="minorHAnsi" w:hAnsiTheme="minorHAnsi"/>
                <w:bCs/>
                <w:sz w:val="18"/>
                <w:szCs w:val="18"/>
              </w:rPr>
              <w:lastRenderedPageBreak/>
              <w:t>A.</w:t>
            </w:r>
            <w:r>
              <w:rPr>
                <w:rStyle w:val="Heading1Char"/>
                <w:rFonts w:asciiTheme="minorHAnsi" w:hAnsiTheme="minorHAnsi"/>
                <w:bCs/>
                <w:sz w:val="18"/>
                <w:szCs w:val="18"/>
              </w:rPr>
              <w:t xml:space="preserve"> Checklist for </w:t>
            </w:r>
            <w:r w:rsidRPr="002F3D13">
              <w:rPr>
                <w:rStyle w:val="Heading1Char"/>
                <w:rFonts w:asciiTheme="minorHAnsi" w:hAnsiTheme="minorHAnsi"/>
                <w:bCs/>
                <w:sz w:val="18"/>
                <w:szCs w:val="18"/>
              </w:rPr>
              <w:t xml:space="preserve"> </w:t>
            </w:r>
            <w:r>
              <w:rPr>
                <w:rStyle w:val="Heading1Char"/>
                <w:rFonts w:asciiTheme="minorHAnsi" w:hAnsiTheme="minorHAnsi"/>
                <w:bCs/>
                <w:sz w:val="18"/>
                <w:szCs w:val="18"/>
              </w:rPr>
              <w:t xml:space="preserve">Lighting and Controls </w:t>
            </w:r>
            <w:r w:rsidR="008544FD">
              <w:rPr>
                <w:rStyle w:val="Heading1Char"/>
                <w:rFonts w:asciiTheme="minorHAnsi" w:hAnsiTheme="minorHAnsi"/>
                <w:bCs/>
                <w:sz w:val="18"/>
                <w:szCs w:val="18"/>
              </w:rPr>
              <w:t>I</w:t>
            </w:r>
            <w:r>
              <w:rPr>
                <w:rStyle w:val="Heading1Char"/>
                <w:rFonts w:asciiTheme="minorHAnsi" w:hAnsiTheme="minorHAnsi"/>
                <w:bCs/>
                <w:sz w:val="18"/>
                <w:szCs w:val="18"/>
              </w:rPr>
              <w:t xml:space="preserve">nstalled at this </w:t>
            </w:r>
            <w:r w:rsidR="008544FD">
              <w:rPr>
                <w:rStyle w:val="Heading1Char"/>
                <w:rFonts w:asciiTheme="minorHAnsi" w:hAnsiTheme="minorHAnsi"/>
                <w:bCs/>
                <w:sz w:val="18"/>
                <w:szCs w:val="18"/>
              </w:rPr>
              <w:t>S</w:t>
            </w:r>
            <w:r>
              <w:rPr>
                <w:rStyle w:val="Heading1Char"/>
                <w:rFonts w:asciiTheme="minorHAnsi" w:hAnsiTheme="minorHAnsi"/>
                <w:bCs/>
                <w:sz w:val="18"/>
                <w:szCs w:val="18"/>
              </w:rPr>
              <w:t>ite:</w:t>
            </w:r>
            <w:r>
              <w:rPr>
                <w:rFonts w:asciiTheme="minorHAnsi" w:hAnsiTheme="minorHAnsi"/>
                <w:sz w:val="18"/>
                <w:szCs w:val="18"/>
              </w:rPr>
              <w:t xml:space="preserve"> </w:t>
            </w:r>
          </w:p>
          <w:p w14:paraId="686477FA" w14:textId="77777777" w:rsidR="00E9184B" w:rsidRPr="00BC1205" w:rsidRDefault="00E9184B" w:rsidP="000B4576">
            <w:pPr>
              <w:tabs>
                <w:tab w:val="left" w:pos="7920"/>
                <w:tab w:val="right" w:pos="10080"/>
              </w:tabs>
              <w:rPr>
                <w:rStyle w:val="Heading1Char"/>
                <w:rFonts w:asciiTheme="minorHAnsi" w:hAnsiTheme="minorHAnsi"/>
                <w:b w:val="0"/>
                <w:sz w:val="18"/>
                <w:szCs w:val="18"/>
              </w:rPr>
            </w:pPr>
            <w:r w:rsidRPr="00BE26FD">
              <w:rPr>
                <w:rFonts w:asciiTheme="minorHAnsi" w:hAnsiTheme="minorHAnsi"/>
                <w:sz w:val="18"/>
                <w:szCs w:val="18"/>
              </w:rPr>
              <w:t>Select Yes or No according to whether your work on the project includes each of the following types of lighting and controls.</w:t>
            </w:r>
            <w:r>
              <w:rPr>
                <w:rFonts w:asciiTheme="minorHAnsi" w:hAnsiTheme="minorHAnsi"/>
                <w:sz w:val="18"/>
                <w:szCs w:val="18"/>
              </w:rPr>
              <w:t xml:space="preserve"> See Section B thru N for applicable compliance requirements.</w:t>
            </w:r>
          </w:p>
        </w:tc>
        <w:tc>
          <w:tcPr>
            <w:tcW w:w="1451" w:type="dxa"/>
            <w:vAlign w:val="bottom"/>
          </w:tcPr>
          <w:p w14:paraId="715B95B2" w14:textId="77777777" w:rsidR="00E9184B" w:rsidRPr="002F3D13" w:rsidRDefault="00E9184B" w:rsidP="0052053E">
            <w:pPr>
              <w:tabs>
                <w:tab w:val="left" w:pos="7920"/>
                <w:tab w:val="right" w:pos="10080"/>
              </w:tabs>
              <w:jc w:val="center"/>
              <w:rPr>
                <w:rStyle w:val="Heading1Char"/>
                <w:rFonts w:asciiTheme="minorHAnsi" w:hAnsiTheme="minorHAnsi"/>
                <w:bCs/>
                <w:sz w:val="18"/>
                <w:szCs w:val="18"/>
              </w:rPr>
            </w:pPr>
            <w:r w:rsidRPr="002F3D13">
              <w:rPr>
                <w:rStyle w:val="Heading1Char"/>
                <w:rFonts w:asciiTheme="minorHAnsi" w:hAnsiTheme="minorHAnsi"/>
                <w:bCs/>
                <w:sz w:val="18"/>
                <w:szCs w:val="18"/>
              </w:rPr>
              <w:t>Y or N</w:t>
            </w:r>
          </w:p>
        </w:tc>
      </w:tr>
      <w:tr w:rsidR="00E9184B" w:rsidRPr="002F3D13" w14:paraId="451161ED" w14:textId="77777777" w:rsidTr="000B4576">
        <w:tc>
          <w:tcPr>
            <w:tcW w:w="581" w:type="dxa"/>
            <w:vAlign w:val="center"/>
          </w:tcPr>
          <w:p w14:paraId="25C366EB"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01</w:t>
            </w:r>
          </w:p>
        </w:tc>
        <w:tc>
          <w:tcPr>
            <w:tcW w:w="8797" w:type="dxa"/>
          </w:tcPr>
          <w:p w14:paraId="544FF912" w14:textId="77777777" w:rsidR="00E9184B"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High efficacy luminaires installed in any interior rooms. (See Section B.)</w:t>
            </w:r>
          </w:p>
        </w:tc>
        <w:tc>
          <w:tcPr>
            <w:tcW w:w="1451" w:type="dxa"/>
          </w:tcPr>
          <w:p w14:paraId="7CA77FEF"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40E3F90C"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1B130E1E" w14:textId="04D6198E" w:rsidR="00E9184B" w:rsidRPr="002F3D13" w:rsidRDefault="00E9184B" w:rsidP="00E9184B">
            <w:pPr>
              <w:tabs>
                <w:tab w:val="left" w:pos="7920"/>
                <w:tab w:val="right" w:pos="10080"/>
              </w:tabs>
              <w:rPr>
                <w:rStyle w:val="Heading1Char"/>
                <w:rFonts w:asciiTheme="minorHAnsi" w:hAnsiTheme="minorHAnsi"/>
                <w:bCs/>
                <w:sz w:val="18"/>
                <w:szCs w:val="18"/>
              </w:rPr>
            </w:pPr>
            <w:r>
              <w:rPr>
                <w:rStyle w:val="Heading1Char"/>
                <w:rFonts w:asciiTheme="minorHAnsi" w:hAnsiTheme="minorHAnsi"/>
                <w:b w:val="0"/>
                <w:bCs/>
                <w:sz w:val="18"/>
                <w:szCs w:val="18"/>
              </w:rPr>
              <w:t>*No&gt;&gt;</w:t>
            </w:r>
          </w:p>
        </w:tc>
      </w:tr>
      <w:tr w:rsidR="00E9184B" w:rsidRPr="002F3D13" w14:paraId="07CDE5E7" w14:textId="77777777" w:rsidTr="000B4576">
        <w:tc>
          <w:tcPr>
            <w:tcW w:w="581" w:type="dxa"/>
            <w:vAlign w:val="center"/>
          </w:tcPr>
          <w:p w14:paraId="46E69072"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02</w:t>
            </w:r>
          </w:p>
        </w:tc>
        <w:tc>
          <w:tcPr>
            <w:tcW w:w="8797" w:type="dxa"/>
          </w:tcPr>
          <w:p w14:paraId="16404CF8"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JA8 compliant luminaires and controls installed in any interior rooms. (See Section B.)</w:t>
            </w:r>
          </w:p>
        </w:tc>
        <w:tc>
          <w:tcPr>
            <w:tcW w:w="1451" w:type="dxa"/>
          </w:tcPr>
          <w:p w14:paraId="1E435262"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17BC4F19"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3BD57A9E" w14:textId="2E332F3A" w:rsidR="00E9184B" w:rsidRPr="002F3D13" w:rsidRDefault="00E9184B" w:rsidP="00E9184B">
            <w:pPr>
              <w:tabs>
                <w:tab w:val="left" w:pos="7920"/>
                <w:tab w:val="right" w:pos="10080"/>
              </w:tabs>
              <w:rPr>
                <w:rStyle w:val="Heading1Char"/>
                <w:rFonts w:asciiTheme="minorHAnsi" w:hAnsiTheme="minorHAnsi"/>
                <w:bCs/>
                <w:sz w:val="18"/>
                <w:szCs w:val="18"/>
              </w:rPr>
            </w:pPr>
            <w:r>
              <w:rPr>
                <w:rStyle w:val="Heading1Char"/>
                <w:rFonts w:asciiTheme="minorHAnsi" w:hAnsiTheme="minorHAnsi"/>
                <w:b w:val="0"/>
                <w:bCs/>
                <w:sz w:val="18"/>
                <w:szCs w:val="18"/>
              </w:rPr>
              <w:t>*No&gt;&gt;</w:t>
            </w:r>
          </w:p>
        </w:tc>
      </w:tr>
      <w:tr w:rsidR="00E9184B" w:rsidRPr="002F3D13" w14:paraId="30186D5C" w14:textId="77777777" w:rsidTr="000B4576">
        <w:tc>
          <w:tcPr>
            <w:tcW w:w="581" w:type="dxa"/>
            <w:vAlign w:val="center"/>
          </w:tcPr>
          <w:p w14:paraId="00F994FB"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03</w:t>
            </w:r>
          </w:p>
        </w:tc>
        <w:tc>
          <w:tcPr>
            <w:tcW w:w="8797" w:type="dxa"/>
          </w:tcPr>
          <w:p w14:paraId="01D50E4B"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R</w:t>
            </w:r>
            <w:r w:rsidRPr="002F3D13">
              <w:rPr>
                <w:rStyle w:val="Heading1Char"/>
                <w:rFonts w:asciiTheme="minorHAnsi" w:hAnsiTheme="minorHAnsi"/>
                <w:b w:val="0"/>
                <w:bCs/>
                <w:sz w:val="18"/>
                <w:szCs w:val="18"/>
              </w:rPr>
              <w:t xml:space="preserve">ecessed </w:t>
            </w:r>
            <w:proofErr w:type="spellStart"/>
            <w:r>
              <w:rPr>
                <w:rStyle w:val="Heading1Char"/>
                <w:rFonts w:asciiTheme="minorHAnsi" w:hAnsiTheme="minorHAnsi"/>
                <w:b w:val="0"/>
                <w:bCs/>
                <w:sz w:val="18"/>
                <w:szCs w:val="18"/>
              </w:rPr>
              <w:t>downlight</w:t>
            </w:r>
            <w:proofErr w:type="spellEnd"/>
            <w:r>
              <w:rPr>
                <w:rStyle w:val="Heading1Char"/>
                <w:rFonts w:asciiTheme="minorHAnsi" w:hAnsiTheme="minorHAnsi"/>
                <w:b w:val="0"/>
                <w:bCs/>
                <w:sz w:val="18"/>
                <w:szCs w:val="18"/>
              </w:rPr>
              <w:t xml:space="preserve"> luminaires in</w:t>
            </w:r>
            <w:r w:rsidRPr="002F3D13">
              <w:rPr>
                <w:rStyle w:val="Heading1Char"/>
                <w:rFonts w:asciiTheme="minorHAnsi" w:hAnsiTheme="minorHAnsi"/>
                <w:b w:val="0"/>
                <w:bCs/>
                <w:sz w:val="18"/>
                <w:szCs w:val="18"/>
              </w:rPr>
              <w:t xml:space="preserve"> ceilings</w:t>
            </w:r>
            <w:r>
              <w:rPr>
                <w:rStyle w:val="Heading1Char"/>
                <w:rFonts w:asciiTheme="minorHAnsi" w:hAnsiTheme="minorHAnsi"/>
                <w:b w:val="0"/>
                <w:bCs/>
                <w:sz w:val="18"/>
                <w:szCs w:val="18"/>
              </w:rPr>
              <w:t xml:space="preserve"> in any interior rooms. (See Section C.)</w:t>
            </w:r>
          </w:p>
        </w:tc>
        <w:tc>
          <w:tcPr>
            <w:tcW w:w="1451" w:type="dxa"/>
          </w:tcPr>
          <w:p w14:paraId="3ED61120"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355BCC3F"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6592140F" w14:textId="1DB75BA4" w:rsidR="00E9184B" w:rsidRPr="002F3D13" w:rsidRDefault="00E9184B" w:rsidP="00E9184B">
            <w:pPr>
              <w:tabs>
                <w:tab w:val="left" w:pos="7920"/>
                <w:tab w:val="right" w:pos="10080"/>
              </w:tabs>
              <w:rPr>
                <w:rStyle w:val="Heading1Char"/>
                <w:rFonts w:asciiTheme="minorHAnsi" w:hAnsiTheme="minorHAnsi"/>
                <w:bCs/>
                <w:sz w:val="18"/>
                <w:szCs w:val="18"/>
              </w:rPr>
            </w:pPr>
            <w:r>
              <w:rPr>
                <w:rStyle w:val="Heading1Char"/>
                <w:rFonts w:asciiTheme="minorHAnsi" w:hAnsiTheme="minorHAnsi"/>
                <w:b w:val="0"/>
                <w:bCs/>
                <w:sz w:val="18"/>
                <w:szCs w:val="18"/>
              </w:rPr>
              <w:t>*No&gt;&gt;</w:t>
            </w:r>
          </w:p>
        </w:tc>
      </w:tr>
      <w:tr w:rsidR="00E9184B" w:rsidRPr="002F3D13" w14:paraId="4AE7AC9D" w14:textId="77777777" w:rsidTr="000B4576">
        <w:tc>
          <w:tcPr>
            <w:tcW w:w="581" w:type="dxa"/>
            <w:vAlign w:val="center"/>
          </w:tcPr>
          <w:p w14:paraId="34282EDA"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04</w:t>
            </w:r>
          </w:p>
        </w:tc>
        <w:tc>
          <w:tcPr>
            <w:tcW w:w="8797" w:type="dxa"/>
          </w:tcPr>
          <w:p w14:paraId="049A1F2A"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Screw-based luminaires installed in any interior rooms. (See Section D.)</w:t>
            </w:r>
          </w:p>
        </w:tc>
        <w:tc>
          <w:tcPr>
            <w:tcW w:w="1451" w:type="dxa"/>
          </w:tcPr>
          <w:p w14:paraId="7FFB83B3"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6EF85A91"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27AA4A0D" w14:textId="48B76622"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6C5FE2AA" w14:textId="77777777" w:rsidTr="000B4576">
        <w:tc>
          <w:tcPr>
            <w:tcW w:w="581" w:type="dxa"/>
            <w:vAlign w:val="center"/>
          </w:tcPr>
          <w:p w14:paraId="34D5DF59"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05</w:t>
            </w:r>
          </w:p>
        </w:tc>
        <w:tc>
          <w:tcPr>
            <w:tcW w:w="8797" w:type="dxa"/>
          </w:tcPr>
          <w:p w14:paraId="0BE62AC8"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bathrooms. (See Section E.)</w:t>
            </w:r>
          </w:p>
        </w:tc>
        <w:tc>
          <w:tcPr>
            <w:tcW w:w="1451" w:type="dxa"/>
          </w:tcPr>
          <w:p w14:paraId="7BD67506"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6D545253"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1803FF25" w14:textId="56E73C27"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2BA9B63F" w14:textId="77777777" w:rsidTr="000B4576">
        <w:tc>
          <w:tcPr>
            <w:tcW w:w="581" w:type="dxa"/>
            <w:vAlign w:val="center"/>
          </w:tcPr>
          <w:p w14:paraId="358784C0"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06</w:t>
            </w:r>
          </w:p>
        </w:tc>
        <w:tc>
          <w:tcPr>
            <w:tcW w:w="8797" w:type="dxa"/>
          </w:tcPr>
          <w:p w14:paraId="2AFC904B"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laundry rooms. (See Section E.)</w:t>
            </w:r>
          </w:p>
        </w:tc>
        <w:tc>
          <w:tcPr>
            <w:tcW w:w="1451" w:type="dxa"/>
          </w:tcPr>
          <w:p w14:paraId="7E17FFA3"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79B71D4D"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36385F38" w14:textId="00EC1461"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704A1B31" w14:textId="77777777" w:rsidTr="000B4576">
        <w:tc>
          <w:tcPr>
            <w:tcW w:w="581" w:type="dxa"/>
            <w:vAlign w:val="center"/>
          </w:tcPr>
          <w:p w14:paraId="28C14CA1"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07</w:t>
            </w:r>
          </w:p>
        </w:tc>
        <w:tc>
          <w:tcPr>
            <w:tcW w:w="8797" w:type="dxa"/>
          </w:tcPr>
          <w:p w14:paraId="1AA589BE"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utility rooms. (See Section E.)</w:t>
            </w:r>
          </w:p>
        </w:tc>
        <w:tc>
          <w:tcPr>
            <w:tcW w:w="1451" w:type="dxa"/>
          </w:tcPr>
          <w:p w14:paraId="2A7EE262"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60BFA0AB"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5BA1FBEA" w14:textId="32839C82"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1428DC81" w14:textId="77777777" w:rsidTr="000B4576">
        <w:tc>
          <w:tcPr>
            <w:tcW w:w="581" w:type="dxa"/>
            <w:vAlign w:val="center"/>
          </w:tcPr>
          <w:p w14:paraId="6602292D"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08</w:t>
            </w:r>
          </w:p>
        </w:tc>
        <w:tc>
          <w:tcPr>
            <w:tcW w:w="8797" w:type="dxa"/>
          </w:tcPr>
          <w:p w14:paraId="7BF27F48"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Lighting and controls in garage. (See Section E.)</w:t>
            </w:r>
          </w:p>
        </w:tc>
        <w:tc>
          <w:tcPr>
            <w:tcW w:w="1451" w:type="dxa"/>
          </w:tcPr>
          <w:p w14:paraId="095113B3"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066D76F3"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2109E87E" w14:textId="3078EF3E"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0C702622" w14:textId="77777777" w:rsidTr="000B4576">
        <w:tc>
          <w:tcPr>
            <w:tcW w:w="581" w:type="dxa"/>
            <w:vAlign w:val="center"/>
          </w:tcPr>
          <w:p w14:paraId="7E9FF336"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09</w:t>
            </w:r>
          </w:p>
        </w:tc>
        <w:tc>
          <w:tcPr>
            <w:tcW w:w="8797" w:type="dxa"/>
          </w:tcPr>
          <w:p w14:paraId="59426137"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sidRPr="002F3D13">
              <w:rPr>
                <w:rStyle w:val="Heading1Char"/>
                <w:rFonts w:asciiTheme="minorHAnsi" w:hAnsiTheme="minorHAnsi"/>
                <w:b w:val="0"/>
                <w:bCs/>
                <w:sz w:val="18"/>
                <w:szCs w:val="18"/>
              </w:rPr>
              <w:t>Outdoor lighting</w:t>
            </w:r>
            <w:r>
              <w:rPr>
                <w:rStyle w:val="Heading1Char"/>
                <w:rFonts w:asciiTheme="minorHAnsi" w:hAnsiTheme="minorHAnsi"/>
                <w:b w:val="0"/>
                <w:bCs/>
                <w:sz w:val="18"/>
                <w:szCs w:val="18"/>
              </w:rPr>
              <w:t xml:space="preserve"> and controls. (See Section H. &amp; J.)</w:t>
            </w:r>
          </w:p>
        </w:tc>
        <w:tc>
          <w:tcPr>
            <w:tcW w:w="1451" w:type="dxa"/>
          </w:tcPr>
          <w:p w14:paraId="5B64A007"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3E5C0A94"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62986BE5" w14:textId="6C0EA807"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167132AE" w14:textId="77777777" w:rsidTr="000B4576">
        <w:tc>
          <w:tcPr>
            <w:tcW w:w="581" w:type="dxa"/>
            <w:vAlign w:val="center"/>
          </w:tcPr>
          <w:p w14:paraId="45739615" w14:textId="77777777" w:rsidR="00E9184B" w:rsidRPr="002F3D13" w:rsidDel="00990391" w:rsidRDefault="00E9184B" w:rsidP="000B457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10</w:t>
            </w:r>
          </w:p>
        </w:tc>
        <w:tc>
          <w:tcPr>
            <w:tcW w:w="8797" w:type="dxa"/>
          </w:tcPr>
          <w:p w14:paraId="7E517226"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Blank electrical boxes installed more than 5 feet from finished floor. (See Section F.)</w:t>
            </w:r>
          </w:p>
        </w:tc>
        <w:tc>
          <w:tcPr>
            <w:tcW w:w="1451" w:type="dxa"/>
          </w:tcPr>
          <w:p w14:paraId="48E33712"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4FC499E2"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159529CC" w14:textId="445065F7"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74754902" w14:textId="77777777" w:rsidTr="000B4576">
        <w:tc>
          <w:tcPr>
            <w:tcW w:w="581" w:type="dxa"/>
            <w:vAlign w:val="center"/>
          </w:tcPr>
          <w:p w14:paraId="0FB20033" w14:textId="77777777" w:rsidR="00E9184B" w:rsidRPr="002F3D13" w:rsidRDefault="00E9184B" w:rsidP="000B457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11</w:t>
            </w:r>
          </w:p>
        </w:tc>
        <w:tc>
          <w:tcPr>
            <w:tcW w:w="8797" w:type="dxa"/>
          </w:tcPr>
          <w:p w14:paraId="3ABE66D7"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sidRPr="002F3D13">
              <w:rPr>
                <w:rStyle w:val="Heading1Char"/>
                <w:rFonts w:asciiTheme="minorHAnsi" w:hAnsiTheme="minorHAnsi"/>
                <w:b w:val="0"/>
                <w:bCs/>
                <w:sz w:val="18"/>
                <w:szCs w:val="18"/>
              </w:rPr>
              <w:t>Internally illuminated address signs</w:t>
            </w:r>
            <w:r>
              <w:rPr>
                <w:rStyle w:val="Heading1Char"/>
                <w:rFonts w:asciiTheme="minorHAnsi" w:hAnsiTheme="minorHAnsi"/>
                <w:b w:val="0"/>
                <w:bCs/>
                <w:sz w:val="18"/>
                <w:szCs w:val="18"/>
              </w:rPr>
              <w:t>. (See Section G.)</w:t>
            </w:r>
          </w:p>
        </w:tc>
        <w:tc>
          <w:tcPr>
            <w:tcW w:w="1451" w:type="dxa"/>
          </w:tcPr>
          <w:p w14:paraId="255C1FCC"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5A3CAD4C"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357C166E" w14:textId="64D134CB"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467C0EED" w14:textId="77777777" w:rsidTr="000B4576">
        <w:tc>
          <w:tcPr>
            <w:tcW w:w="581" w:type="dxa"/>
            <w:vAlign w:val="center"/>
          </w:tcPr>
          <w:p w14:paraId="527EC3C4" w14:textId="77777777" w:rsidR="00E9184B" w:rsidRDefault="00E9184B" w:rsidP="000B457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12</w:t>
            </w:r>
          </w:p>
        </w:tc>
        <w:tc>
          <w:tcPr>
            <w:tcW w:w="8797" w:type="dxa"/>
          </w:tcPr>
          <w:p w14:paraId="64292193"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Parking Garages. (See Section L.)</w:t>
            </w:r>
          </w:p>
        </w:tc>
        <w:tc>
          <w:tcPr>
            <w:tcW w:w="1451" w:type="dxa"/>
          </w:tcPr>
          <w:p w14:paraId="605E56D8"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1E367FFA"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18F9E969" w14:textId="2BD855B1"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6B8D2D76" w14:textId="77777777" w:rsidTr="000B4576">
        <w:tc>
          <w:tcPr>
            <w:tcW w:w="581" w:type="dxa"/>
            <w:vAlign w:val="center"/>
          </w:tcPr>
          <w:p w14:paraId="20557344" w14:textId="77777777" w:rsidR="00E9184B" w:rsidRDefault="00E9184B" w:rsidP="000B457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13</w:t>
            </w:r>
          </w:p>
        </w:tc>
        <w:tc>
          <w:tcPr>
            <w:tcW w:w="8797" w:type="dxa"/>
          </w:tcPr>
          <w:p w14:paraId="0933B107" w14:textId="77777777"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Parking lots or carports. (See Section I., J. &amp; K.)</w:t>
            </w:r>
          </w:p>
        </w:tc>
        <w:tc>
          <w:tcPr>
            <w:tcW w:w="1451" w:type="dxa"/>
          </w:tcPr>
          <w:p w14:paraId="64CB00FE"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5AF20563" w14:textId="77777777" w:rsidR="00E9184B"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1F1B0B4C" w14:textId="11C57D23" w:rsidR="00E9184B" w:rsidRPr="002F3D13" w:rsidRDefault="00E9184B" w:rsidP="00E9184B">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r w:rsidR="00E9184B" w:rsidRPr="002F3D13" w14:paraId="242CABCA" w14:textId="77777777" w:rsidTr="000B4576">
        <w:tc>
          <w:tcPr>
            <w:tcW w:w="581" w:type="dxa"/>
            <w:vAlign w:val="center"/>
          </w:tcPr>
          <w:p w14:paraId="2215F351" w14:textId="77777777" w:rsidR="00E9184B" w:rsidRDefault="00E9184B" w:rsidP="000B4576">
            <w:pPr>
              <w:tabs>
                <w:tab w:val="left" w:pos="7920"/>
                <w:tab w:val="right" w:pos="10080"/>
              </w:tabs>
              <w:jc w:val="center"/>
              <w:rPr>
                <w:rStyle w:val="Heading1Char"/>
                <w:rFonts w:asciiTheme="minorHAnsi" w:hAnsiTheme="minorHAnsi"/>
                <w:b w:val="0"/>
                <w:bCs/>
                <w:sz w:val="18"/>
                <w:szCs w:val="18"/>
              </w:rPr>
            </w:pPr>
            <w:r>
              <w:rPr>
                <w:rStyle w:val="Heading1Char"/>
                <w:rFonts w:asciiTheme="minorHAnsi" w:hAnsiTheme="minorHAnsi"/>
                <w:b w:val="0"/>
                <w:bCs/>
                <w:sz w:val="18"/>
                <w:szCs w:val="18"/>
              </w:rPr>
              <w:t>14</w:t>
            </w:r>
          </w:p>
        </w:tc>
        <w:tc>
          <w:tcPr>
            <w:tcW w:w="8797" w:type="dxa"/>
          </w:tcPr>
          <w:p w14:paraId="3F243009" w14:textId="77777777" w:rsidR="00E9184B"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Common areas. See (Section M. &amp; N.)</w:t>
            </w:r>
          </w:p>
        </w:tc>
        <w:tc>
          <w:tcPr>
            <w:tcW w:w="1451" w:type="dxa"/>
          </w:tcPr>
          <w:p w14:paraId="371A60A2" w14:textId="77777777" w:rsidR="00E9184B"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&lt;&lt;User selects from list:</w:t>
            </w:r>
          </w:p>
          <w:p w14:paraId="57389520" w14:textId="77777777" w:rsidR="00E9184B"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*Yes;</w:t>
            </w:r>
          </w:p>
          <w:p w14:paraId="6A53994A" w14:textId="7F0B6B84" w:rsidR="00E9184B" w:rsidRPr="002F3D13" w:rsidRDefault="00E9184B" w:rsidP="000B4576">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*No&gt;&gt;</w:t>
            </w:r>
          </w:p>
        </w:tc>
      </w:tr>
    </w:tbl>
    <w:p w14:paraId="60C71A2E" w14:textId="30BDDE71" w:rsidR="00E9184B" w:rsidRDefault="00E9184B" w:rsidP="00E9184B">
      <w:pPr>
        <w:tabs>
          <w:tab w:val="left" w:pos="7920"/>
          <w:tab w:val="right" w:pos="10080"/>
        </w:tabs>
        <w:rPr>
          <w:rStyle w:val="Heading1Cha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E9184B" w:rsidRPr="002F3D13" w14:paraId="426E8738" w14:textId="77777777" w:rsidTr="000B4576">
        <w:tc>
          <w:tcPr>
            <w:tcW w:w="10829" w:type="dxa"/>
            <w:gridSpan w:val="2"/>
          </w:tcPr>
          <w:p w14:paraId="06809E21" w14:textId="77777777" w:rsidR="00E9184B" w:rsidRDefault="00E9184B" w:rsidP="000B4576">
            <w:pPr>
              <w:rPr>
                <w:rFonts w:asciiTheme="minorHAnsi" w:hAnsiTheme="minorHAnsi"/>
                <w:b/>
                <w:sz w:val="18"/>
                <w:szCs w:val="18"/>
              </w:rPr>
            </w:pPr>
            <w:r>
              <w:rPr>
                <w:rStyle w:val="Heading1Char"/>
                <w:rFonts w:asciiTheme="minorHAnsi" w:hAnsiTheme="minorHAnsi"/>
                <w:bCs/>
                <w:sz w:val="18"/>
                <w:szCs w:val="18"/>
              </w:rPr>
              <w:t>B</w:t>
            </w:r>
            <w:r w:rsidRPr="002F3D13">
              <w:rPr>
                <w:rStyle w:val="Heading1Char"/>
                <w:rFonts w:asciiTheme="minorHAnsi" w:hAnsiTheme="minorHAnsi"/>
                <w:bCs/>
                <w:sz w:val="18"/>
                <w:szCs w:val="18"/>
              </w:rPr>
              <w:t xml:space="preserve">. </w:t>
            </w:r>
            <w:r>
              <w:rPr>
                <w:rStyle w:val="Heading1Char"/>
                <w:rFonts w:asciiTheme="minorHAnsi" w:hAnsiTheme="minorHAnsi"/>
                <w:bCs/>
                <w:sz w:val="18"/>
                <w:szCs w:val="18"/>
              </w:rPr>
              <w:t>High Efficacy</w:t>
            </w:r>
            <w:r w:rsidRPr="002F3D13">
              <w:rPr>
                <w:rStyle w:val="Heading1Char"/>
                <w:rFonts w:asciiTheme="minorHAnsi" w:hAnsiTheme="minorHAnsi"/>
                <w:bCs/>
                <w:sz w:val="18"/>
                <w:szCs w:val="18"/>
              </w:rPr>
              <w:t xml:space="preserve"> Luminaires</w:t>
            </w:r>
            <w:r w:rsidRPr="002D5D55">
              <w:rPr>
                <w:rFonts w:asciiTheme="minorHAnsi" w:hAnsiTheme="minorHAnsi"/>
                <w:b/>
                <w:sz w:val="18"/>
                <w:szCs w:val="18"/>
              </w:rPr>
              <w:t xml:space="preserve"> and Controls</w:t>
            </w:r>
          </w:p>
          <w:p w14:paraId="51444095" w14:textId="6D0F70AA" w:rsidR="0073281C" w:rsidRPr="0073281C" w:rsidRDefault="0073281C" w:rsidP="000B4576">
            <w:pPr>
              <w:rPr>
                <w:rFonts w:asciiTheme="minorHAnsi" w:hAnsiTheme="minorHAnsi"/>
                <w:sz w:val="18"/>
                <w:szCs w:val="18"/>
              </w:rPr>
            </w:pPr>
            <w:r>
              <w:rPr>
                <w:rFonts w:asciiTheme="minorHAnsi" w:hAnsiTheme="minorHAnsi"/>
                <w:sz w:val="18"/>
                <w:szCs w:val="18"/>
              </w:rPr>
              <w:t>&lt;&lt;if A01 or A02 = ‘Y’ then display this section; else display standard “This Section Does Not Apply” message&gt;&gt;</w:t>
            </w:r>
          </w:p>
        </w:tc>
      </w:tr>
      <w:tr w:rsidR="00E9184B" w:rsidRPr="002F3D13" w14:paraId="7B87F711" w14:textId="77777777" w:rsidTr="000B4576">
        <w:tc>
          <w:tcPr>
            <w:tcW w:w="468" w:type="dxa"/>
            <w:vAlign w:val="center"/>
          </w:tcPr>
          <w:p w14:paraId="2546492F" w14:textId="77777777" w:rsidR="00E9184B" w:rsidRPr="002F3D13" w:rsidRDefault="00E9184B" w:rsidP="000B4576">
            <w:pPr>
              <w:jc w:val="center"/>
              <w:rPr>
                <w:rFonts w:asciiTheme="minorHAnsi" w:hAnsiTheme="minorHAnsi"/>
                <w:sz w:val="18"/>
                <w:szCs w:val="18"/>
              </w:rPr>
            </w:pPr>
            <w:r w:rsidRPr="002F3D13">
              <w:rPr>
                <w:rFonts w:asciiTheme="minorHAnsi" w:hAnsiTheme="minorHAnsi"/>
                <w:sz w:val="18"/>
                <w:szCs w:val="18"/>
              </w:rPr>
              <w:t>01</w:t>
            </w:r>
          </w:p>
        </w:tc>
        <w:tc>
          <w:tcPr>
            <w:tcW w:w="10361" w:type="dxa"/>
          </w:tcPr>
          <w:p w14:paraId="147261C0" w14:textId="77777777" w:rsidR="00E9184B" w:rsidRDefault="00E9184B" w:rsidP="000B4576">
            <w:pPr>
              <w:rPr>
                <w:rFonts w:asciiTheme="minorHAnsi" w:hAnsiTheme="minorHAnsi"/>
                <w:sz w:val="18"/>
                <w:szCs w:val="18"/>
              </w:rPr>
            </w:pPr>
            <w:r>
              <w:rPr>
                <w:rFonts w:asciiTheme="minorHAnsi" w:hAnsiTheme="minorHAnsi"/>
                <w:sz w:val="18"/>
                <w:szCs w:val="18"/>
              </w:rPr>
              <w:t>All luminaires are installed with:</w:t>
            </w:r>
          </w:p>
          <w:p w14:paraId="031CB5C8" w14:textId="559050DA" w:rsidR="00E9184B" w:rsidRPr="00DD4421" w:rsidRDefault="0052053E" w:rsidP="004E079B">
            <w:pPr>
              <w:pStyle w:val="ListParagraph"/>
              <w:numPr>
                <w:ilvl w:val="0"/>
                <w:numId w:val="6"/>
              </w:numPr>
              <w:rPr>
                <w:rFonts w:asciiTheme="minorHAnsi" w:hAnsiTheme="minorHAnsi"/>
                <w:sz w:val="18"/>
                <w:szCs w:val="18"/>
              </w:rPr>
            </w:pPr>
            <w:r>
              <w:rPr>
                <w:rFonts w:asciiTheme="minorHAnsi" w:hAnsiTheme="minorHAnsi"/>
                <w:sz w:val="18"/>
                <w:szCs w:val="18"/>
              </w:rPr>
              <w:t>L</w:t>
            </w:r>
            <w:r w:rsidR="00E9184B" w:rsidRPr="00DD4421">
              <w:rPr>
                <w:rFonts w:asciiTheme="minorHAnsi" w:hAnsiTheme="minorHAnsi"/>
                <w:sz w:val="18"/>
                <w:szCs w:val="18"/>
              </w:rPr>
              <w:t>ight sources of one of the light source technologies indicated under the “High Efficacy” column of TABLE 150.0-A; or</w:t>
            </w:r>
          </w:p>
          <w:p w14:paraId="7F766184" w14:textId="77777777" w:rsidR="00E9184B" w:rsidRPr="00DD4421" w:rsidRDefault="00E9184B" w:rsidP="004E079B">
            <w:pPr>
              <w:pStyle w:val="ListParagraph"/>
              <w:numPr>
                <w:ilvl w:val="0"/>
                <w:numId w:val="6"/>
              </w:numPr>
              <w:rPr>
                <w:rFonts w:asciiTheme="minorHAnsi" w:hAnsiTheme="minorHAnsi"/>
                <w:sz w:val="18"/>
                <w:szCs w:val="18"/>
              </w:rPr>
            </w:pPr>
            <w:r w:rsidRPr="00DD4421">
              <w:rPr>
                <w:rFonts w:asciiTheme="minorHAnsi" w:hAnsiTheme="minorHAnsi"/>
                <w:sz w:val="18"/>
                <w:szCs w:val="18"/>
              </w:rPr>
              <w:t xml:space="preserve">JA8 compliant light sources and the light sources are marked with a label reading “JA8-2016” or “JA8-2016-E”. </w:t>
            </w:r>
          </w:p>
        </w:tc>
      </w:tr>
      <w:tr w:rsidR="00E9184B" w:rsidRPr="002F3D13" w14:paraId="763D8B90" w14:textId="77777777" w:rsidTr="000B4576">
        <w:tc>
          <w:tcPr>
            <w:tcW w:w="468" w:type="dxa"/>
            <w:vAlign w:val="center"/>
          </w:tcPr>
          <w:p w14:paraId="2A1E5085"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02</w:t>
            </w:r>
          </w:p>
        </w:tc>
        <w:tc>
          <w:tcPr>
            <w:tcW w:w="10361" w:type="dxa"/>
          </w:tcPr>
          <w:p w14:paraId="6803D635" w14:textId="77777777" w:rsidR="00E9184B" w:rsidRPr="002F3D13" w:rsidDel="00B148A4" w:rsidRDefault="00E9184B" w:rsidP="000B4576">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)2K</w:t>
            </w:r>
            <w:proofErr w:type="gramEnd"/>
            <w:r w:rsidRPr="002F3D13">
              <w:rPr>
                <w:rFonts w:asciiTheme="minorHAnsi" w:hAnsiTheme="minorHAnsi"/>
                <w:sz w:val="18"/>
                <w:szCs w:val="18"/>
              </w:rPr>
              <w:t>:</w:t>
            </w:r>
            <w:r>
              <w:rPr>
                <w:rFonts w:asciiTheme="minorHAnsi" w:hAnsiTheme="minorHAnsi"/>
                <w:sz w:val="18"/>
                <w:szCs w:val="18"/>
              </w:rPr>
              <w:t xml:space="preserve"> Dimmers or vacancy senor control all luminaires required to have JA8 compliant light sources. </w:t>
            </w:r>
          </w:p>
        </w:tc>
      </w:tr>
      <w:tr w:rsidR="00E9184B" w:rsidRPr="002F3D13" w14:paraId="441CDFA2" w14:textId="77777777" w:rsidTr="000B4576">
        <w:tc>
          <w:tcPr>
            <w:tcW w:w="468" w:type="dxa"/>
            <w:vAlign w:val="center"/>
          </w:tcPr>
          <w:p w14:paraId="32200B20" w14:textId="77777777" w:rsidR="00E9184B" w:rsidRDefault="00E9184B" w:rsidP="000B4576">
            <w:pPr>
              <w:jc w:val="center"/>
              <w:rPr>
                <w:rFonts w:asciiTheme="minorHAnsi" w:hAnsiTheme="minorHAnsi"/>
                <w:sz w:val="18"/>
                <w:szCs w:val="18"/>
              </w:rPr>
            </w:pPr>
            <w:r>
              <w:rPr>
                <w:rFonts w:asciiTheme="minorHAnsi" w:hAnsiTheme="minorHAnsi"/>
                <w:sz w:val="18"/>
                <w:szCs w:val="18"/>
              </w:rPr>
              <w:t>03</w:t>
            </w:r>
          </w:p>
        </w:tc>
        <w:tc>
          <w:tcPr>
            <w:tcW w:w="10361" w:type="dxa"/>
          </w:tcPr>
          <w:p w14:paraId="12578F30" w14:textId="77777777" w:rsidR="00E9184B"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)2A</w:t>
            </w:r>
            <w:proofErr w:type="gramEnd"/>
            <w:r w:rsidRPr="002F3D13">
              <w:rPr>
                <w:rFonts w:asciiTheme="minorHAnsi" w:hAnsiTheme="minorHAnsi"/>
                <w:sz w:val="18"/>
                <w:szCs w:val="18"/>
              </w:rPr>
              <w:t xml:space="preserve">: </w:t>
            </w:r>
            <w:r>
              <w:rPr>
                <w:rFonts w:asciiTheme="minorHAnsi" w:hAnsiTheme="minorHAnsi"/>
                <w:sz w:val="18"/>
                <w:szCs w:val="18"/>
              </w:rPr>
              <w:t>Forward phase cut dimmers used shall comply with NEMA SSL 7A</w:t>
            </w:r>
            <w:r w:rsidRPr="002F3D13">
              <w:rPr>
                <w:rFonts w:asciiTheme="minorHAnsi" w:hAnsiTheme="minorHAnsi"/>
                <w:sz w:val="18"/>
                <w:szCs w:val="18"/>
              </w:rPr>
              <w:t>.</w:t>
            </w:r>
          </w:p>
        </w:tc>
      </w:tr>
      <w:tr w:rsidR="00E9184B" w:rsidRPr="00916A10" w14:paraId="23CC7057" w14:textId="77777777" w:rsidTr="000B4576">
        <w:tc>
          <w:tcPr>
            <w:tcW w:w="10829" w:type="dxa"/>
            <w:gridSpan w:val="2"/>
          </w:tcPr>
          <w:p w14:paraId="22BC105C" w14:textId="77777777" w:rsidR="00E9184B" w:rsidRPr="00916A10" w:rsidRDefault="00E9184B" w:rsidP="000B4576">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74FE880D" w14:textId="77777777" w:rsidR="00E9184B" w:rsidRDefault="00E9184B" w:rsidP="00E9184B">
      <w:pPr>
        <w:tabs>
          <w:tab w:val="left" w:pos="7920"/>
          <w:tab w:val="right" w:pos="10080"/>
        </w:tabs>
        <w:rPr>
          <w:rStyle w:val="Heading1Cha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E9184B" w:rsidRPr="002F3D13" w14:paraId="66D09C00" w14:textId="77777777" w:rsidTr="000B4576">
        <w:tc>
          <w:tcPr>
            <w:tcW w:w="10829" w:type="dxa"/>
            <w:gridSpan w:val="2"/>
          </w:tcPr>
          <w:p w14:paraId="04622D30" w14:textId="77777777" w:rsidR="00E9184B" w:rsidRDefault="00E9184B" w:rsidP="000B4576">
            <w:pPr>
              <w:rPr>
                <w:rStyle w:val="Heading1Char"/>
                <w:rFonts w:asciiTheme="minorHAnsi" w:hAnsiTheme="minorHAnsi"/>
                <w:bCs/>
                <w:sz w:val="18"/>
                <w:szCs w:val="18"/>
              </w:rPr>
            </w:pPr>
            <w:r>
              <w:rPr>
                <w:rStyle w:val="Heading1Char"/>
                <w:rFonts w:asciiTheme="minorHAnsi" w:hAnsiTheme="minorHAnsi"/>
                <w:bCs/>
                <w:sz w:val="18"/>
                <w:szCs w:val="18"/>
              </w:rPr>
              <w:t>C</w:t>
            </w:r>
            <w:r w:rsidRPr="002F3D13">
              <w:rPr>
                <w:rStyle w:val="Heading1Char"/>
                <w:rFonts w:asciiTheme="minorHAnsi" w:hAnsiTheme="minorHAnsi"/>
                <w:bCs/>
                <w:sz w:val="18"/>
                <w:szCs w:val="18"/>
              </w:rPr>
              <w:t xml:space="preserve">. Recessed </w:t>
            </w:r>
            <w:r>
              <w:rPr>
                <w:rStyle w:val="Heading1Char"/>
                <w:rFonts w:asciiTheme="minorHAnsi" w:hAnsiTheme="minorHAnsi"/>
                <w:bCs/>
                <w:sz w:val="18"/>
                <w:szCs w:val="18"/>
              </w:rPr>
              <w:t xml:space="preserve">Downlight </w:t>
            </w:r>
            <w:r w:rsidRPr="002F3D13">
              <w:rPr>
                <w:rStyle w:val="Heading1Char"/>
                <w:rFonts w:asciiTheme="minorHAnsi" w:hAnsiTheme="minorHAnsi"/>
                <w:bCs/>
                <w:sz w:val="18"/>
                <w:szCs w:val="18"/>
              </w:rPr>
              <w:t>Luminaires</w:t>
            </w:r>
            <w:r>
              <w:rPr>
                <w:rStyle w:val="Heading1Char"/>
                <w:rFonts w:asciiTheme="minorHAnsi" w:hAnsiTheme="minorHAnsi"/>
                <w:bCs/>
                <w:sz w:val="18"/>
                <w:szCs w:val="18"/>
              </w:rPr>
              <w:t xml:space="preserve"> in Ceilings</w:t>
            </w:r>
          </w:p>
          <w:p w14:paraId="63B661BE" w14:textId="44FB918E" w:rsidR="0073281C" w:rsidRPr="00ED2120" w:rsidRDefault="0073281C" w:rsidP="000B4576">
            <w:pPr>
              <w:rPr>
                <w:rFonts w:asciiTheme="minorHAnsi" w:hAnsiTheme="minorHAnsi"/>
                <w:bCs/>
              </w:rPr>
            </w:pPr>
            <w:r w:rsidRPr="00ED2120">
              <w:rPr>
                <w:rStyle w:val="Heading1Char"/>
                <w:rFonts w:asciiTheme="minorHAnsi" w:hAnsiTheme="minorHAnsi"/>
                <w:b w:val="0"/>
                <w:sz w:val="18"/>
              </w:rPr>
              <w:t>&lt;&lt;if A03 = ‘Y’ then display this section; else display standard “This Section Does Not Apply” message&gt;&gt;</w:t>
            </w:r>
          </w:p>
        </w:tc>
      </w:tr>
      <w:tr w:rsidR="00E9184B" w:rsidRPr="002F3D13" w14:paraId="4E1673D7" w14:textId="77777777" w:rsidTr="000B4576">
        <w:tc>
          <w:tcPr>
            <w:tcW w:w="581" w:type="dxa"/>
            <w:vAlign w:val="center"/>
          </w:tcPr>
          <w:p w14:paraId="6BFD8E01" w14:textId="77777777" w:rsidR="00E9184B" w:rsidRPr="002F3D13" w:rsidRDefault="00E9184B" w:rsidP="000B4576">
            <w:pPr>
              <w:jc w:val="center"/>
              <w:rPr>
                <w:rFonts w:asciiTheme="minorHAnsi" w:hAnsiTheme="minorHAnsi"/>
                <w:sz w:val="18"/>
                <w:szCs w:val="18"/>
              </w:rPr>
            </w:pPr>
            <w:r w:rsidRPr="002F3D13">
              <w:rPr>
                <w:rFonts w:asciiTheme="minorHAnsi" w:hAnsiTheme="minorHAnsi"/>
                <w:sz w:val="18"/>
                <w:szCs w:val="18"/>
              </w:rPr>
              <w:t>01</w:t>
            </w:r>
          </w:p>
        </w:tc>
        <w:tc>
          <w:tcPr>
            <w:tcW w:w="10248" w:type="dxa"/>
          </w:tcPr>
          <w:p w14:paraId="793DACAD" w14:textId="77777777" w:rsidR="00E9184B" w:rsidRPr="002F3D13" w:rsidRDefault="00E9184B" w:rsidP="000B4576">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)1Cvi</w:t>
            </w:r>
            <w:proofErr w:type="gramEnd"/>
            <w:r>
              <w:rPr>
                <w:rFonts w:asciiTheme="minorHAnsi" w:hAnsiTheme="minorHAnsi"/>
                <w:sz w:val="18"/>
                <w:szCs w:val="18"/>
              </w:rPr>
              <w:t>: Contain JA8 compliant light sources that are marked with a label reading “JA8-2016-E”.</w:t>
            </w:r>
          </w:p>
        </w:tc>
      </w:tr>
      <w:tr w:rsidR="00E9184B" w:rsidRPr="002F3D13" w14:paraId="5999F7F1" w14:textId="77777777" w:rsidTr="000B4576">
        <w:tc>
          <w:tcPr>
            <w:tcW w:w="581" w:type="dxa"/>
            <w:vAlign w:val="center"/>
          </w:tcPr>
          <w:p w14:paraId="4E66D6D9" w14:textId="77777777" w:rsidR="00E9184B" w:rsidRPr="002F3D13" w:rsidRDefault="00E9184B" w:rsidP="000B4576">
            <w:pPr>
              <w:jc w:val="center"/>
              <w:rPr>
                <w:rFonts w:asciiTheme="minorHAnsi" w:hAnsiTheme="minorHAnsi"/>
                <w:sz w:val="18"/>
                <w:szCs w:val="18"/>
              </w:rPr>
            </w:pPr>
            <w:r w:rsidRPr="002F3D13">
              <w:rPr>
                <w:rFonts w:asciiTheme="minorHAnsi" w:hAnsiTheme="minorHAnsi"/>
                <w:sz w:val="18"/>
                <w:szCs w:val="18"/>
              </w:rPr>
              <w:t>02</w:t>
            </w:r>
          </w:p>
        </w:tc>
        <w:tc>
          <w:tcPr>
            <w:tcW w:w="10248" w:type="dxa"/>
          </w:tcPr>
          <w:p w14:paraId="5A4D1135"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w:t>
            </w:r>
            <w:proofErr w:type="gramEnd"/>
            <w:r w:rsidRPr="002F3D13">
              <w:rPr>
                <w:rFonts w:asciiTheme="minorHAnsi" w:hAnsiTheme="minorHAnsi"/>
                <w:sz w:val="18"/>
                <w:szCs w:val="18"/>
              </w:rPr>
              <w:t>: Listed for zero clearance insulation contact (IC)</w:t>
            </w:r>
            <w:r>
              <w:rPr>
                <w:rFonts w:asciiTheme="minorHAnsi" w:hAnsiTheme="minorHAnsi"/>
                <w:sz w:val="18"/>
                <w:szCs w:val="18"/>
              </w:rPr>
              <w:t>.</w:t>
            </w:r>
          </w:p>
        </w:tc>
      </w:tr>
      <w:tr w:rsidR="00E9184B" w:rsidRPr="002F3D13" w14:paraId="753133AA" w14:textId="77777777" w:rsidTr="000B4576">
        <w:tc>
          <w:tcPr>
            <w:tcW w:w="581" w:type="dxa"/>
            <w:vAlign w:val="center"/>
          </w:tcPr>
          <w:p w14:paraId="02C9C2A7" w14:textId="77777777" w:rsidR="00E9184B" w:rsidRPr="002F3D13" w:rsidRDefault="00E9184B" w:rsidP="000B4576">
            <w:pPr>
              <w:jc w:val="center"/>
              <w:rPr>
                <w:rFonts w:asciiTheme="minorHAnsi" w:hAnsiTheme="minorHAnsi"/>
                <w:sz w:val="18"/>
                <w:szCs w:val="18"/>
              </w:rPr>
            </w:pPr>
            <w:r w:rsidRPr="002F3D13">
              <w:rPr>
                <w:rFonts w:asciiTheme="minorHAnsi" w:hAnsiTheme="minorHAnsi"/>
                <w:sz w:val="18"/>
                <w:szCs w:val="18"/>
              </w:rPr>
              <w:t>03</w:t>
            </w:r>
          </w:p>
        </w:tc>
        <w:tc>
          <w:tcPr>
            <w:tcW w:w="10248" w:type="dxa"/>
          </w:tcPr>
          <w:p w14:paraId="113D3BF0" w14:textId="1C7AA871"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1Cii</w:t>
            </w:r>
            <w:proofErr w:type="gramEnd"/>
            <w:r w:rsidRPr="002F3D13">
              <w:rPr>
                <w:rFonts w:asciiTheme="minorHAnsi" w:hAnsiTheme="minorHAnsi"/>
                <w:sz w:val="18"/>
                <w:szCs w:val="18"/>
              </w:rPr>
              <w:t>: Has label certifying air tight</w:t>
            </w:r>
            <w:r>
              <w:rPr>
                <w:rFonts w:asciiTheme="minorHAnsi" w:hAnsiTheme="minorHAnsi"/>
                <w:sz w:val="18"/>
                <w:szCs w:val="18"/>
              </w:rPr>
              <w:t>.</w:t>
            </w:r>
          </w:p>
        </w:tc>
      </w:tr>
      <w:tr w:rsidR="00E9184B" w:rsidRPr="002F3D13" w14:paraId="522F3ECA" w14:textId="77777777" w:rsidTr="000B4576">
        <w:trPr>
          <w:trHeight w:val="56"/>
        </w:trPr>
        <w:tc>
          <w:tcPr>
            <w:tcW w:w="581" w:type="dxa"/>
            <w:vAlign w:val="center"/>
          </w:tcPr>
          <w:p w14:paraId="7B97EA8E"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04</w:t>
            </w:r>
          </w:p>
        </w:tc>
        <w:tc>
          <w:tcPr>
            <w:tcW w:w="10248" w:type="dxa"/>
          </w:tcPr>
          <w:p w14:paraId="0E0E35B6" w14:textId="4554F7E9"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1Ciii</w:t>
            </w:r>
            <w:proofErr w:type="gramEnd"/>
            <w:r w:rsidRPr="002F3D13">
              <w:rPr>
                <w:rFonts w:asciiTheme="minorHAnsi" w:hAnsiTheme="minorHAnsi"/>
                <w:sz w:val="18"/>
                <w:szCs w:val="18"/>
              </w:rPr>
              <w:t>: Sealed with a gasket or caulk between the luminaire housing and ceiling, and all air leak</w:t>
            </w:r>
            <w:r w:rsidR="0052053E">
              <w:rPr>
                <w:rFonts w:asciiTheme="minorHAnsi" w:hAnsiTheme="minorHAnsi"/>
                <w:sz w:val="18"/>
                <w:szCs w:val="18"/>
              </w:rPr>
              <w:t>age</w:t>
            </w:r>
            <w:r w:rsidRPr="002F3D13">
              <w:rPr>
                <w:rFonts w:asciiTheme="minorHAnsi" w:hAnsiTheme="minorHAnsi"/>
                <w:sz w:val="18"/>
                <w:szCs w:val="18"/>
              </w:rPr>
              <w:t xml:space="preserve"> paths between conditioned and unconditioned spaces are sealed with a gasket or caulk</w:t>
            </w:r>
            <w:r>
              <w:rPr>
                <w:rFonts w:asciiTheme="minorHAnsi" w:hAnsiTheme="minorHAnsi"/>
                <w:sz w:val="18"/>
                <w:szCs w:val="18"/>
              </w:rPr>
              <w:t>.</w:t>
            </w:r>
          </w:p>
        </w:tc>
      </w:tr>
      <w:tr w:rsidR="00E9184B" w:rsidRPr="002F3D13" w14:paraId="7AD9ABFF" w14:textId="77777777" w:rsidTr="000B4576">
        <w:trPr>
          <w:trHeight w:val="56"/>
        </w:trPr>
        <w:tc>
          <w:tcPr>
            <w:tcW w:w="581" w:type="dxa"/>
            <w:vAlign w:val="center"/>
          </w:tcPr>
          <w:p w14:paraId="7988A3A5" w14:textId="289CCA73" w:rsidR="00E9184B" w:rsidRPr="002F3D13" w:rsidRDefault="00A36829" w:rsidP="000B4576">
            <w:pPr>
              <w:jc w:val="center"/>
              <w:rPr>
                <w:rFonts w:asciiTheme="minorHAnsi" w:hAnsiTheme="minorHAnsi"/>
                <w:sz w:val="18"/>
                <w:szCs w:val="18"/>
              </w:rPr>
            </w:pPr>
            <w:r>
              <w:rPr>
                <w:rFonts w:asciiTheme="minorHAnsi" w:hAnsiTheme="minorHAnsi"/>
                <w:sz w:val="18"/>
                <w:szCs w:val="18"/>
              </w:rPr>
              <w:t>05</w:t>
            </w:r>
          </w:p>
        </w:tc>
        <w:tc>
          <w:tcPr>
            <w:tcW w:w="10248" w:type="dxa"/>
          </w:tcPr>
          <w:p w14:paraId="09FAF019"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1Civ</w:t>
            </w:r>
            <w:proofErr w:type="gramEnd"/>
            <w:r w:rsidRPr="002F3D13">
              <w:rPr>
                <w:rFonts w:asciiTheme="minorHAnsi" w:hAnsiTheme="minorHAnsi"/>
                <w:sz w:val="18"/>
                <w:szCs w:val="18"/>
              </w:rPr>
              <w:t>: Allows ballast maintenance and replacement to be readily accessible to building occupants from below the ceiling without requiring the cutting of holes in the ceiling</w:t>
            </w:r>
            <w:r>
              <w:rPr>
                <w:rFonts w:asciiTheme="minorHAnsi" w:hAnsiTheme="minorHAnsi"/>
                <w:sz w:val="18"/>
                <w:szCs w:val="18"/>
              </w:rPr>
              <w:t>.</w:t>
            </w:r>
          </w:p>
        </w:tc>
      </w:tr>
      <w:tr w:rsidR="00E9184B" w:rsidRPr="002F3D13" w14:paraId="12D999F2" w14:textId="77777777" w:rsidTr="000B4576">
        <w:trPr>
          <w:trHeight w:val="56"/>
        </w:trPr>
        <w:tc>
          <w:tcPr>
            <w:tcW w:w="581" w:type="dxa"/>
            <w:vAlign w:val="center"/>
          </w:tcPr>
          <w:p w14:paraId="0BA84954" w14:textId="220F57A0" w:rsidR="00E9184B" w:rsidRPr="002F3D13" w:rsidDel="003A14F4" w:rsidRDefault="00A36829" w:rsidP="000B4576">
            <w:pPr>
              <w:jc w:val="center"/>
              <w:rPr>
                <w:rFonts w:asciiTheme="minorHAnsi" w:hAnsiTheme="minorHAnsi"/>
                <w:sz w:val="18"/>
                <w:szCs w:val="18"/>
              </w:rPr>
            </w:pPr>
            <w:r>
              <w:rPr>
                <w:rFonts w:asciiTheme="minorHAnsi" w:hAnsiTheme="minorHAnsi"/>
                <w:sz w:val="18"/>
                <w:szCs w:val="18"/>
              </w:rPr>
              <w:t>06</w:t>
            </w:r>
          </w:p>
        </w:tc>
        <w:tc>
          <w:tcPr>
            <w:tcW w:w="10248" w:type="dxa"/>
          </w:tcPr>
          <w:p w14:paraId="5211E060" w14:textId="77777777" w:rsidR="00E9184B" w:rsidRPr="002F3D13" w:rsidRDefault="00E9184B" w:rsidP="000B4576">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)1Cv</w:t>
            </w:r>
            <w:proofErr w:type="gramEnd"/>
            <w:r>
              <w:rPr>
                <w:rFonts w:asciiTheme="minorHAnsi" w:hAnsiTheme="minorHAnsi"/>
                <w:sz w:val="18"/>
                <w:szCs w:val="18"/>
              </w:rPr>
              <w:t>: Do not contain screw based sockets.</w:t>
            </w:r>
          </w:p>
        </w:tc>
      </w:tr>
      <w:tr w:rsidR="00E9184B" w:rsidRPr="002F3D13" w14:paraId="5ABF659A" w14:textId="77777777" w:rsidTr="000B4576">
        <w:trPr>
          <w:trHeight w:val="56"/>
        </w:trPr>
        <w:tc>
          <w:tcPr>
            <w:tcW w:w="10829" w:type="dxa"/>
            <w:gridSpan w:val="2"/>
          </w:tcPr>
          <w:p w14:paraId="40F38EF0" w14:textId="77777777" w:rsidR="00E9184B" w:rsidRPr="002F3D13" w:rsidRDefault="00E9184B" w:rsidP="000B4576">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7BA9ABAB" w14:textId="77777777" w:rsidR="00E9184B" w:rsidRDefault="00E9184B" w:rsidP="00E9184B">
      <w:pPr>
        <w:tabs>
          <w:tab w:val="left" w:pos="7920"/>
          <w:tab w:val="right" w:pos="10080"/>
        </w:tabs>
        <w:rPr>
          <w:rStyle w:val="Heading1Cha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E9184B" w:rsidRPr="002F3D13" w14:paraId="2482C2E3" w14:textId="77777777" w:rsidTr="000B4576">
        <w:tc>
          <w:tcPr>
            <w:tcW w:w="10829" w:type="dxa"/>
            <w:gridSpan w:val="2"/>
          </w:tcPr>
          <w:p w14:paraId="25257EFA" w14:textId="3E5A8359" w:rsidR="00E9184B" w:rsidRDefault="00E9184B" w:rsidP="000B4576">
            <w:pPr>
              <w:tabs>
                <w:tab w:val="left" w:pos="7920"/>
                <w:tab w:val="right" w:pos="10080"/>
              </w:tabs>
              <w:rPr>
                <w:rFonts w:asciiTheme="minorHAnsi" w:hAnsiTheme="minorHAnsi"/>
                <w:b/>
                <w:sz w:val="18"/>
                <w:szCs w:val="18"/>
              </w:rPr>
            </w:pPr>
            <w:r>
              <w:rPr>
                <w:rFonts w:asciiTheme="minorHAnsi" w:hAnsiTheme="minorHAnsi"/>
                <w:b/>
                <w:sz w:val="18"/>
                <w:szCs w:val="18"/>
              </w:rPr>
              <w:t>D</w:t>
            </w:r>
            <w:r w:rsidRPr="002F3D13">
              <w:rPr>
                <w:rFonts w:asciiTheme="minorHAnsi" w:hAnsiTheme="minorHAnsi"/>
                <w:b/>
                <w:sz w:val="18"/>
                <w:szCs w:val="18"/>
              </w:rPr>
              <w:t xml:space="preserve">. </w:t>
            </w:r>
            <w:r>
              <w:rPr>
                <w:rFonts w:asciiTheme="minorHAnsi" w:hAnsiTheme="minorHAnsi"/>
                <w:b/>
                <w:sz w:val="18"/>
                <w:szCs w:val="18"/>
              </w:rPr>
              <w:t xml:space="preserve">Additional </w:t>
            </w:r>
            <w:r w:rsidRPr="002F3D13">
              <w:rPr>
                <w:rFonts w:asciiTheme="minorHAnsi" w:hAnsiTheme="minorHAnsi"/>
                <w:b/>
                <w:sz w:val="18"/>
                <w:szCs w:val="18"/>
              </w:rPr>
              <w:t xml:space="preserve">Luminaire </w:t>
            </w:r>
            <w:r>
              <w:rPr>
                <w:rFonts w:asciiTheme="minorHAnsi" w:hAnsiTheme="minorHAnsi"/>
                <w:b/>
                <w:sz w:val="18"/>
                <w:szCs w:val="18"/>
              </w:rPr>
              <w:t>Requirements</w:t>
            </w:r>
          </w:p>
          <w:p w14:paraId="372BC073" w14:textId="2FF8BBD8" w:rsidR="0073281C" w:rsidRPr="00ED2120" w:rsidRDefault="0073281C" w:rsidP="000B4576">
            <w:pPr>
              <w:tabs>
                <w:tab w:val="left" w:pos="7920"/>
                <w:tab w:val="right" w:pos="10080"/>
              </w:tabs>
              <w:rPr>
                <w:rFonts w:asciiTheme="minorHAnsi" w:hAnsiTheme="minorHAnsi"/>
                <w:sz w:val="18"/>
                <w:szCs w:val="18"/>
              </w:rPr>
            </w:pPr>
            <w:r>
              <w:rPr>
                <w:rFonts w:asciiTheme="minorHAnsi" w:hAnsiTheme="minorHAnsi"/>
                <w:sz w:val="18"/>
                <w:szCs w:val="18"/>
              </w:rPr>
              <w:t>&lt;&lt;if A04 = ‘Y’ then display this section; else display standard “This Section Does Not Apply” message&gt;&gt;</w:t>
            </w:r>
          </w:p>
        </w:tc>
      </w:tr>
      <w:tr w:rsidR="00E9184B" w:rsidRPr="002F3D13" w14:paraId="5AE269AB" w14:textId="77777777" w:rsidTr="000B4576">
        <w:tc>
          <w:tcPr>
            <w:tcW w:w="581" w:type="dxa"/>
            <w:vAlign w:val="center"/>
          </w:tcPr>
          <w:p w14:paraId="477B4067" w14:textId="77777777" w:rsidR="00E9184B" w:rsidRPr="002F3D13" w:rsidDel="008A536F" w:rsidRDefault="00E9184B" w:rsidP="000B4576">
            <w:pPr>
              <w:jc w:val="center"/>
              <w:rPr>
                <w:rFonts w:asciiTheme="minorHAnsi" w:hAnsiTheme="minorHAnsi"/>
                <w:sz w:val="18"/>
                <w:szCs w:val="18"/>
              </w:rPr>
            </w:pPr>
            <w:r>
              <w:rPr>
                <w:rFonts w:asciiTheme="minorHAnsi" w:hAnsiTheme="minorHAnsi"/>
                <w:sz w:val="18"/>
                <w:szCs w:val="18"/>
              </w:rPr>
              <w:t>01</w:t>
            </w:r>
          </w:p>
        </w:tc>
        <w:tc>
          <w:tcPr>
            <w:tcW w:w="10248" w:type="dxa"/>
          </w:tcPr>
          <w:p w14:paraId="5E628343" w14:textId="77777777" w:rsidR="00E9184B" w:rsidRDefault="00E9184B" w:rsidP="000B4576">
            <w:pPr>
              <w:rPr>
                <w:rFonts w:asciiTheme="minorHAnsi" w:hAnsiTheme="minorHAnsi"/>
                <w:sz w:val="18"/>
                <w:szCs w:val="18"/>
              </w:rPr>
            </w:pPr>
            <w:r>
              <w:rPr>
                <w:rFonts w:asciiTheme="minorHAnsi" w:hAnsiTheme="minorHAnsi"/>
                <w:sz w:val="18"/>
                <w:szCs w:val="18"/>
              </w:rPr>
              <w:t>150.0(k)1G: Screw based luminaires are installed with all of  the following requirements:</w:t>
            </w:r>
          </w:p>
          <w:p w14:paraId="04528500" w14:textId="77777777" w:rsidR="00E9184B" w:rsidRPr="00DD4421" w:rsidRDefault="00E9184B" w:rsidP="004E079B">
            <w:pPr>
              <w:pStyle w:val="ListParagraph"/>
              <w:numPr>
                <w:ilvl w:val="0"/>
                <w:numId w:val="7"/>
              </w:numPr>
              <w:rPr>
                <w:rFonts w:asciiTheme="minorHAnsi" w:hAnsiTheme="minorHAnsi"/>
                <w:sz w:val="18"/>
                <w:szCs w:val="18"/>
              </w:rPr>
            </w:pPr>
            <w:r w:rsidRPr="00DD4421">
              <w:rPr>
                <w:rFonts w:asciiTheme="minorHAnsi" w:hAnsiTheme="minorHAnsi"/>
                <w:sz w:val="18"/>
                <w:szCs w:val="18"/>
              </w:rPr>
              <w:t xml:space="preserve">The luminaire is not recessed </w:t>
            </w:r>
            <w:proofErr w:type="spellStart"/>
            <w:r w:rsidRPr="00DD4421">
              <w:rPr>
                <w:rFonts w:asciiTheme="minorHAnsi" w:hAnsiTheme="minorHAnsi"/>
                <w:sz w:val="18"/>
                <w:szCs w:val="18"/>
              </w:rPr>
              <w:t>downlight</w:t>
            </w:r>
            <w:proofErr w:type="spellEnd"/>
            <w:r w:rsidRPr="00DD4421">
              <w:rPr>
                <w:rFonts w:asciiTheme="minorHAnsi" w:hAnsiTheme="minorHAnsi"/>
                <w:sz w:val="18"/>
                <w:szCs w:val="18"/>
              </w:rPr>
              <w:t xml:space="preserve"> luminaire in ceilings; and</w:t>
            </w:r>
          </w:p>
          <w:p w14:paraId="6CC4F470" w14:textId="77777777" w:rsidR="00E9184B" w:rsidRPr="00DD4421" w:rsidRDefault="00E9184B" w:rsidP="004E079B">
            <w:pPr>
              <w:pStyle w:val="ListParagraph"/>
              <w:numPr>
                <w:ilvl w:val="0"/>
                <w:numId w:val="7"/>
              </w:numPr>
              <w:rPr>
                <w:rFonts w:asciiTheme="minorHAnsi" w:hAnsiTheme="minorHAnsi"/>
                <w:sz w:val="18"/>
                <w:szCs w:val="18"/>
              </w:rPr>
            </w:pPr>
            <w:r w:rsidRPr="00DD4421">
              <w:rPr>
                <w:rFonts w:asciiTheme="minorHAnsi" w:hAnsiTheme="minorHAnsi"/>
                <w:sz w:val="18"/>
                <w:szCs w:val="18"/>
              </w:rPr>
              <w:t xml:space="preserve">The luminaire contains </w:t>
            </w:r>
            <w:proofErr w:type="gramStart"/>
            <w:r w:rsidRPr="00DD4421">
              <w:rPr>
                <w:rFonts w:asciiTheme="minorHAnsi" w:hAnsiTheme="minorHAnsi"/>
                <w:sz w:val="18"/>
                <w:szCs w:val="18"/>
              </w:rPr>
              <w:t>a JA8 compliant lamps</w:t>
            </w:r>
            <w:proofErr w:type="gramEnd"/>
            <w:r>
              <w:rPr>
                <w:rFonts w:asciiTheme="minorHAnsi" w:hAnsiTheme="minorHAnsi"/>
                <w:sz w:val="18"/>
                <w:szCs w:val="18"/>
              </w:rPr>
              <w:t>.</w:t>
            </w:r>
          </w:p>
        </w:tc>
      </w:tr>
      <w:tr w:rsidR="00E9184B" w:rsidRPr="002F3D13" w14:paraId="63C60355" w14:textId="77777777" w:rsidTr="000B4576">
        <w:tc>
          <w:tcPr>
            <w:tcW w:w="581" w:type="dxa"/>
            <w:vAlign w:val="center"/>
          </w:tcPr>
          <w:p w14:paraId="3AFC9E10" w14:textId="77777777" w:rsidR="00E9184B" w:rsidRPr="002F3D13" w:rsidDel="008A536F" w:rsidRDefault="00E9184B" w:rsidP="000B4576">
            <w:pPr>
              <w:jc w:val="center"/>
              <w:rPr>
                <w:rFonts w:asciiTheme="minorHAnsi" w:hAnsiTheme="minorHAnsi"/>
                <w:sz w:val="18"/>
                <w:szCs w:val="18"/>
              </w:rPr>
            </w:pPr>
            <w:r>
              <w:rPr>
                <w:rFonts w:asciiTheme="minorHAnsi" w:hAnsiTheme="minorHAnsi"/>
                <w:sz w:val="18"/>
                <w:szCs w:val="18"/>
              </w:rPr>
              <w:t>02</w:t>
            </w:r>
          </w:p>
        </w:tc>
        <w:tc>
          <w:tcPr>
            <w:tcW w:w="10248" w:type="dxa"/>
          </w:tcPr>
          <w:p w14:paraId="08489698" w14:textId="77777777" w:rsidR="00E9184B" w:rsidRPr="002F3D13" w:rsidRDefault="00E9184B" w:rsidP="000B4576">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)1H</w:t>
            </w:r>
            <w:proofErr w:type="gramEnd"/>
            <w:r>
              <w:rPr>
                <w:rFonts w:asciiTheme="minorHAnsi" w:hAnsiTheme="minorHAnsi"/>
                <w:sz w:val="18"/>
                <w:szCs w:val="18"/>
              </w:rPr>
              <w:t xml:space="preserve">: No light sources marked “not for use in enclosed fixture” or “not for use in recessed fixture” are installed in enclosed luminaires. </w:t>
            </w:r>
          </w:p>
        </w:tc>
      </w:tr>
      <w:tr w:rsidR="00E9184B" w:rsidRPr="002F3D13" w14:paraId="1A60A3DF" w14:textId="77777777" w:rsidTr="000B4576">
        <w:tc>
          <w:tcPr>
            <w:tcW w:w="581" w:type="dxa"/>
            <w:vAlign w:val="center"/>
          </w:tcPr>
          <w:p w14:paraId="3E7AC3F9"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03</w:t>
            </w:r>
          </w:p>
        </w:tc>
        <w:tc>
          <w:tcPr>
            <w:tcW w:w="10248" w:type="dxa"/>
          </w:tcPr>
          <w:p w14:paraId="06BCF71C" w14:textId="41A1514B" w:rsidR="00E9184B" w:rsidRPr="002F3D13" w:rsidRDefault="00E9184B" w:rsidP="0052053E">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)1D</w:t>
            </w:r>
            <w:proofErr w:type="gramEnd"/>
            <w:r w:rsidRPr="002F3D13">
              <w:rPr>
                <w:rFonts w:asciiTheme="minorHAnsi" w:hAnsiTheme="minorHAnsi"/>
                <w:sz w:val="18"/>
                <w:szCs w:val="18"/>
              </w:rPr>
              <w:t xml:space="preserve">: Ballasts for fluorescent lamps rated 13 </w:t>
            </w:r>
            <w:r w:rsidR="0052053E">
              <w:rPr>
                <w:rFonts w:asciiTheme="minorHAnsi" w:hAnsiTheme="minorHAnsi"/>
                <w:sz w:val="18"/>
                <w:szCs w:val="18"/>
              </w:rPr>
              <w:t>W</w:t>
            </w:r>
            <w:r w:rsidRPr="002F3D13">
              <w:rPr>
                <w:rFonts w:asciiTheme="minorHAnsi" w:hAnsiTheme="minorHAnsi"/>
                <w:sz w:val="18"/>
                <w:szCs w:val="18"/>
              </w:rPr>
              <w:t>atts or greater are electronic.</w:t>
            </w:r>
          </w:p>
        </w:tc>
      </w:tr>
      <w:tr w:rsidR="00E9184B" w:rsidRPr="002F3D13" w14:paraId="16358790" w14:textId="77777777" w:rsidTr="000B4576">
        <w:trPr>
          <w:trHeight w:val="56"/>
        </w:trPr>
        <w:tc>
          <w:tcPr>
            <w:tcW w:w="581" w:type="dxa"/>
            <w:vAlign w:val="center"/>
          </w:tcPr>
          <w:p w14:paraId="087B6C6B"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04</w:t>
            </w:r>
          </w:p>
        </w:tc>
        <w:tc>
          <w:tcPr>
            <w:tcW w:w="10248" w:type="dxa"/>
          </w:tcPr>
          <w:p w14:paraId="01FB0683" w14:textId="14DE3B1C" w:rsidR="00E9184B" w:rsidRPr="002F3D13" w:rsidRDefault="00E9184B" w:rsidP="0052053E">
            <w:pPr>
              <w:rPr>
                <w:rFonts w:asciiTheme="minorHAnsi" w:hAnsiTheme="minorHAnsi"/>
                <w:sz w:val="18"/>
                <w:szCs w:val="18"/>
              </w:rPr>
            </w:pPr>
            <w:r w:rsidRPr="002F3D13">
              <w:rPr>
                <w:rFonts w:asciiTheme="minorHAnsi" w:hAnsiTheme="minorHAnsi"/>
                <w:sz w:val="18"/>
                <w:szCs w:val="18"/>
              </w:rPr>
              <w:t xml:space="preserve">150.0(k)1E: Night lights are rated to consume no more than </w:t>
            </w:r>
            <w:r w:rsidR="0052053E">
              <w:rPr>
                <w:rFonts w:asciiTheme="minorHAnsi" w:hAnsiTheme="minorHAnsi"/>
                <w:sz w:val="18"/>
                <w:szCs w:val="18"/>
              </w:rPr>
              <w:t>5</w:t>
            </w:r>
            <w:r w:rsidRPr="002F3D13">
              <w:rPr>
                <w:rFonts w:asciiTheme="minorHAnsi" w:hAnsiTheme="minorHAnsi"/>
                <w:sz w:val="18"/>
                <w:szCs w:val="18"/>
              </w:rPr>
              <w:t xml:space="preserve"> </w:t>
            </w:r>
            <w:r w:rsidR="0052053E">
              <w:rPr>
                <w:rFonts w:asciiTheme="minorHAnsi" w:hAnsiTheme="minorHAnsi"/>
                <w:sz w:val="18"/>
                <w:szCs w:val="18"/>
              </w:rPr>
              <w:t>W</w:t>
            </w:r>
            <w:r w:rsidRPr="002F3D13">
              <w:rPr>
                <w:rFonts w:asciiTheme="minorHAnsi" w:hAnsiTheme="minorHAnsi"/>
                <w:sz w:val="18"/>
                <w:szCs w:val="18"/>
              </w:rPr>
              <w:t>atts of power</w:t>
            </w:r>
          </w:p>
        </w:tc>
      </w:tr>
      <w:tr w:rsidR="00E9184B" w:rsidRPr="002F3D13" w14:paraId="2FF65765" w14:textId="77777777" w:rsidTr="000B4576">
        <w:trPr>
          <w:trHeight w:val="56"/>
        </w:trPr>
        <w:tc>
          <w:tcPr>
            <w:tcW w:w="581" w:type="dxa"/>
            <w:vAlign w:val="center"/>
          </w:tcPr>
          <w:p w14:paraId="1E9E6D18"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05</w:t>
            </w:r>
          </w:p>
        </w:tc>
        <w:tc>
          <w:tcPr>
            <w:tcW w:w="10248" w:type="dxa"/>
          </w:tcPr>
          <w:p w14:paraId="3ECBEAAA"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150.0(k)1F: Lighting integral to exhaust fans meets all applicable requirements of Section 150.0(k)</w:t>
            </w:r>
          </w:p>
        </w:tc>
      </w:tr>
      <w:tr w:rsidR="00E9184B" w:rsidRPr="002F3D13" w14:paraId="0C30A462" w14:textId="77777777" w:rsidTr="000B4576">
        <w:trPr>
          <w:trHeight w:val="56"/>
        </w:trPr>
        <w:tc>
          <w:tcPr>
            <w:tcW w:w="10829" w:type="dxa"/>
            <w:gridSpan w:val="2"/>
          </w:tcPr>
          <w:p w14:paraId="18839D27" w14:textId="77777777" w:rsidR="00E9184B" w:rsidRPr="002F3D13" w:rsidRDefault="00E9184B" w:rsidP="000B4576">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411EF474" w14:textId="77777777" w:rsidR="00E9184B" w:rsidRDefault="00E9184B" w:rsidP="00E9184B">
      <w:pPr>
        <w:tabs>
          <w:tab w:val="left" w:pos="7920"/>
          <w:tab w:val="right" w:pos="10080"/>
        </w:tabs>
        <w:rPr>
          <w:rStyle w:val="Heading1Char"/>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E9184B" w:rsidRPr="002F3D13" w14:paraId="2487A030" w14:textId="77777777" w:rsidTr="000B4576">
        <w:tc>
          <w:tcPr>
            <w:tcW w:w="10829" w:type="dxa"/>
            <w:gridSpan w:val="2"/>
          </w:tcPr>
          <w:p w14:paraId="744B1519" w14:textId="77777777" w:rsidR="00E9184B" w:rsidRDefault="00E9184B" w:rsidP="000B4576">
            <w:pPr>
              <w:tabs>
                <w:tab w:val="left" w:pos="7920"/>
                <w:tab w:val="right" w:pos="10080"/>
              </w:tabs>
              <w:rPr>
                <w:rStyle w:val="Heading1Char"/>
                <w:rFonts w:asciiTheme="minorHAnsi" w:hAnsiTheme="minorHAnsi"/>
                <w:bCs/>
                <w:sz w:val="18"/>
                <w:szCs w:val="18"/>
              </w:rPr>
            </w:pPr>
            <w:r>
              <w:rPr>
                <w:rStyle w:val="Heading1Char"/>
                <w:rFonts w:asciiTheme="minorHAnsi" w:hAnsiTheme="minorHAnsi"/>
                <w:bCs/>
                <w:sz w:val="18"/>
                <w:szCs w:val="18"/>
              </w:rPr>
              <w:t>E</w:t>
            </w:r>
            <w:r w:rsidRPr="002F3D13">
              <w:rPr>
                <w:rStyle w:val="Heading1Char"/>
                <w:rFonts w:asciiTheme="minorHAnsi" w:hAnsiTheme="minorHAnsi"/>
                <w:bCs/>
                <w:sz w:val="18"/>
                <w:szCs w:val="18"/>
              </w:rPr>
              <w:t xml:space="preserve">. </w:t>
            </w:r>
            <w:r>
              <w:rPr>
                <w:rStyle w:val="Heading1Char"/>
                <w:rFonts w:asciiTheme="minorHAnsi" w:hAnsiTheme="minorHAnsi"/>
                <w:bCs/>
                <w:sz w:val="18"/>
                <w:szCs w:val="18"/>
              </w:rPr>
              <w:t xml:space="preserve">Additional </w:t>
            </w:r>
            <w:r w:rsidRPr="002F3D13">
              <w:rPr>
                <w:rStyle w:val="Heading1Char"/>
                <w:rFonts w:asciiTheme="minorHAnsi" w:hAnsiTheme="minorHAnsi"/>
                <w:bCs/>
                <w:sz w:val="18"/>
                <w:szCs w:val="18"/>
              </w:rPr>
              <w:t>Lighting Controls</w:t>
            </w:r>
          </w:p>
          <w:p w14:paraId="6EDCB7E4" w14:textId="4102B083" w:rsidR="0073281C" w:rsidRPr="00ED2120" w:rsidRDefault="0073281C" w:rsidP="000B4576">
            <w:pPr>
              <w:tabs>
                <w:tab w:val="left" w:pos="7920"/>
                <w:tab w:val="right" w:pos="10080"/>
              </w:tabs>
              <w:rPr>
                <w:rFonts w:asciiTheme="minorHAnsi" w:hAnsiTheme="minorHAnsi"/>
                <w:bCs/>
                <w:sz w:val="18"/>
                <w:szCs w:val="18"/>
              </w:rPr>
            </w:pPr>
            <w:r w:rsidRPr="00ED2120">
              <w:rPr>
                <w:rStyle w:val="Heading1Char"/>
                <w:rFonts w:asciiTheme="minorHAnsi" w:hAnsiTheme="minorHAnsi"/>
                <w:b w:val="0"/>
                <w:sz w:val="18"/>
                <w:szCs w:val="18"/>
              </w:rPr>
              <w:t>&lt;&lt;if A05, A06, A07 or A08 = ‘Y’ then display this sections; else display standard “This Section Does Not Apply” message&gt;&gt;</w:t>
            </w:r>
          </w:p>
        </w:tc>
      </w:tr>
      <w:tr w:rsidR="00E9184B" w:rsidRPr="002F3D13" w14:paraId="2C27B3D6" w14:textId="77777777" w:rsidTr="000B4576">
        <w:tc>
          <w:tcPr>
            <w:tcW w:w="581" w:type="dxa"/>
            <w:vAlign w:val="center"/>
          </w:tcPr>
          <w:p w14:paraId="02191CBF" w14:textId="77777777" w:rsidR="00E9184B" w:rsidRPr="002F3D13" w:rsidRDefault="00E9184B" w:rsidP="000B4576">
            <w:pPr>
              <w:jc w:val="center"/>
              <w:rPr>
                <w:rFonts w:asciiTheme="minorHAnsi" w:hAnsiTheme="minorHAnsi"/>
                <w:sz w:val="18"/>
                <w:szCs w:val="18"/>
              </w:rPr>
            </w:pPr>
            <w:r w:rsidRPr="002F3D13">
              <w:rPr>
                <w:rFonts w:asciiTheme="minorHAnsi" w:hAnsiTheme="minorHAnsi"/>
                <w:sz w:val="18"/>
                <w:szCs w:val="18"/>
              </w:rPr>
              <w:t>01</w:t>
            </w:r>
          </w:p>
        </w:tc>
        <w:tc>
          <w:tcPr>
            <w:tcW w:w="10248" w:type="dxa"/>
          </w:tcPr>
          <w:p w14:paraId="18706D8F" w14:textId="77777777" w:rsidR="00E9184B" w:rsidRPr="002F3D13" w:rsidRDefault="00E9184B" w:rsidP="000B4576">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)2J</w:t>
            </w:r>
            <w:proofErr w:type="gramEnd"/>
            <w:r w:rsidRPr="002F3D13">
              <w:rPr>
                <w:rFonts w:asciiTheme="minorHAnsi" w:hAnsiTheme="minorHAnsi"/>
                <w:sz w:val="18"/>
                <w:szCs w:val="18"/>
              </w:rPr>
              <w:t>:</w:t>
            </w:r>
            <w:r>
              <w:rPr>
                <w:rFonts w:asciiTheme="minorHAnsi" w:hAnsiTheme="minorHAnsi"/>
                <w:sz w:val="18"/>
                <w:szCs w:val="18"/>
              </w:rPr>
              <w:t xml:space="preserve"> In bathrooms, garages, laundry rooms, and utility rooms, at least one luminaire in each of these spaces are controlled by a vacancy sensor.</w:t>
            </w:r>
          </w:p>
        </w:tc>
      </w:tr>
      <w:tr w:rsidR="00E9184B" w:rsidRPr="002F3D13" w14:paraId="1CA57252" w14:textId="77777777" w:rsidTr="000B4576">
        <w:tc>
          <w:tcPr>
            <w:tcW w:w="581" w:type="dxa"/>
            <w:vAlign w:val="center"/>
          </w:tcPr>
          <w:p w14:paraId="0A2ADBA8"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02</w:t>
            </w:r>
          </w:p>
        </w:tc>
        <w:tc>
          <w:tcPr>
            <w:tcW w:w="10248" w:type="dxa"/>
          </w:tcPr>
          <w:p w14:paraId="29397760"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)2A</w:t>
            </w:r>
            <w:proofErr w:type="gramEnd"/>
            <w:r w:rsidRPr="002F3D13">
              <w:rPr>
                <w:rFonts w:asciiTheme="minorHAnsi" w:hAnsiTheme="minorHAnsi"/>
                <w:sz w:val="18"/>
                <w:szCs w:val="18"/>
              </w:rPr>
              <w:t xml:space="preserve">: </w:t>
            </w:r>
            <w:r>
              <w:rPr>
                <w:rFonts w:asciiTheme="minorHAnsi" w:hAnsiTheme="minorHAnsi"/>
                <w:sz w:val="18"/>
                <w:szCs w:val="18"/>
              </w:rPr>
              <w:t>Forward phase cut dimmers used shall comply with NEMA SSL 7A</w:t>
            </w:r>
            <w:r w:rsidRPr="002F3D13">
              <w:rPr>
                <w:rFonts w:asciiTheme="minorHAnsi" w:hAnsiTheme="minorHAnsi"/>
                <w:sz w:val="18"/>
                <w:szCs w:val="18"/>
              </w:rPr>
              <w:t>.</w:t>
            </w:r>
          </w:p>
        </w:tc>
      </w:tr>
      <w:tr w:rsidR="00E9184B" w:rsidRPr="002F3D13" w14:paraId="7D4DFB92" w14:textId="77777777" w:rsidTr="000B4576">
        <w:tc>
          <w:tcPr>
            <w:tcW w:w="581" w:type="dxa"/>
            <w:vAlign w:val="center"/>
          </w:tcPr>
          <w:p w14:paraId="121F8278"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03</w:t>
            </w:r>
          </w:p>
        </w:tc>
        <w:tc>
          <w:tcPr>
            <w:tcW w:w="10248" w:type="dxa"/>
          </w:tcPr>
          <w:p w14:paraId="5DDCDE6E"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)2B</w:t>
            </w:r>
            <w:proofErr w:type="gramEnd"/>
            <w:r w:rsidRPr="002F3D13">
              <w:rPr>
                <w:rFonts w:asciiTheme="minorHAnsi" w:hAnsiTheme="minorHAnsi"/>
                <w:sz w:val="18"/>
                <w:szCs w:val="18"/>
              </w:rPr>
              <w:t>: Exhaust fans are switched separately from lighting systems, or can be switched OFF in accordance with EXCEPTION</w:t>
            </w:r>
            <w:r>
              <w:rPr>
                <w:rFonts w:asciiTheme="minorHAnsi" w:hAnsiTheme="minorHAnsi"/>
                <w:sz w:val="18"/>
                <w:szCs w:val="18"/>
              </w:rPr>
              <w:t>.</w:t>
            </w:r>
          </w:p>
        </w:tc>
      </w:tr>
      <w:tr w:rsidR="00E9184B" w:rsidRPr="002F3D13" w14:paraId="51803DDE" w14:textId="77777777" w:rsidTr="000B4576">
        <w:tc>
          <w:tcPr>
            <w:tcW w:w="581" w:type="dxa"/>
            <w:vAlign w:val="center"/>
          </w:tcPr>
          <w:p w14:paraId="33B91989"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04</w:t>
            </w:r>
          </w:p>
        </w:tc>
        <w:tc>
          <w:tcPr>
            <w:tcW w:w="10248" w:type="dxa"/>
          </w:tcPr>
          <w:p w14:paraId="5F155C3B"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)2C</w:t>
            </w:r>
            <w:proofErr w:type="gramEnd"/>
            <w:r w:rsidRPr="002F3D13">
              <w:rPr>
                <w:rFonts w:asciiTheme="minorHAnsi" w:hAnsiTheme="minorHAnsi"/>
                <w:sz w:val="18"/>
                <w:szCs w:val="18"/>
              </w:rPr>
              <w:t>: Luminaires are switched with readily accessible controls that permit luminaires to be manually switched ON and OFF</w:t>
            </w:r>
            <w:r>
              <w:rPr>
                <w:rFonts w:asciiTheme="minorHAnsi" w:hAnsiTheme="minorHAnsi"/>
                <w:sz w:val="18"/>
                <w:szCs w:val="18"/>
              </w:rPr>
              <w:t>.</w:t>
            </w:r>
          </w:p>
        </w:tc>
      </w:tr>
      <w:tr w:rsidR="00E9184B" w:rsidRPr="002F3D13" w14:paraId="07EAC62D" w14:textId="77777777" w:rsidTr="000B4576">
        <w:trPr>
          <w:trHeight w:val="56"/>
        </w:trPr>
        <w:tc>
          <w:tcPr>
            <w:tcW w:w="581" w:type="dxa"/>
            <w:vAlign w:val="center"/>
          </w:tcPr>
          <w:p w14:paraId="3FD23FD8"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05</w:t>
            </w:r>
          </w:p>
        </w:tc>
        <w:tc>
          <w:tcPr>
            <w:tcW w:w="10248" w:type="dxa"/>
          </w:tcPr>
          <w:p w14:paraId="7FE82545"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150.0(k)2D: Lighting controls and equipment are installed in accordance with manufacturer’s instructions</w:t>
            </w:r>
          </w:p>
        </w:tc>
      </w:tr>
      <w:tr w:rsidR="00E9184B" w:rsidRPr="002F3D13" w14:paraId="4905B129" w14:textId="77777777" w:rsidTr="000B4576">
        <w:tc>
          <w:tcPr>
            <w:tcW w:w="581" w:type="dxa"/>
            <w:vAlign w:val="center"/>
          </w:tcPr>
          <w:p w14:paraId="54C1546F"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06</w:t>
            </w:r>
          </w:p>
        </w:tc>
        <w:tc>
          <w:tcPr>
            <w:tcW w:w="10248" w:type="dxa"/>
          </w:tcPr>
          <w:p w14:paraId="17D106FC"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150.0(k)2E: No controls are installed that bypass a dimmer or vacancy sensor function where that dimmer or vacancy sensor has been installed to comply with Section 150.0(k)</w:t>
            </w:r>
          </w:p>
        </w:tc>
      </w:tr>
      <w:tr w:rsidR="00E9184B" w:rsidRPr="002F3D13" w14:paraId="0E72E5A5" w14:textId="77777777" w:rsidTr="000B4576">
        <w:trPr>
          <w:trHeight w:val="56"/>
        </w:trPr>
        <w:tc>
          <w:tcPr>
            <w:tcW w:w="581" w:type="dxa"/>
            <w:vAlign w:val="center"/>
          </w:tcPr>
          <w:p w14:paraId="7A6A53E6"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07</w:t>
            </w:r>
          </w:p>
        </w:tc>
        <w:tc>
          <w:tcPr>
            <w:tcW w:w="10248" w:type="dxa"/>
          </w:tcPr>
          <w:p w14:paraId="5C218EDF"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)2F</w:t>
            </w:r>
            <w:proofErr w:type="gramEnd"/>
            <w:r w:rsidRPr="002F3D13">
              <w:rPr>
                <w:rFonts w:asciiTheme="minorHAnsi" w:hAnsiTheme="minorHAnsi"/>
                <w:sz w:val="18"/>
                <w:szCs w:val="18"/>
              </w:rPr>
              <w:t xml:space="preserve">: </w:t>
            </w:r>
            <w:r>
              <w:rPr>
                <w:rFonts w:asciiTheme="minorHAnsi" w:hAnsiTheme="minorHAnsi"/>
                <w:sz w:val="18"/>
                <w:szCs w:val="18"/>
              </w:rPr>
              <w:t xml:space="preserve">Lighting control devices have been </w:t>
            </w:r>
            <w:r w:rsidRPr="002F3D13">
              <w:rPr>
                <w:rFonts w:asciiTheme="minorHAnsi" w:hAnsiTheme="minorHAnsi"/>
                <w:sz w:val="18"/>
                <w:szCs w:val="18"/>
              </w:rPr>
              <w:t>Certified to the Energy Commission as applicable</w:t>
            </w:r>
            <w:r>
              <w:rPr>
                <w:rFonts w:asciiTheme="minorHAnsi" w:hAnsiTheme="minorHAnsi"/>
                <w:sz w:val="18"/>
                <w:szCs w:val="18"/>
              </w:rPr>
              <w:t>; l</w:t>
            </w:r>
            <w:r w:rsidRPr="002F3D13">
              <w:rPr>
                <w:rFonts w:asciiTheme="minorHAnsi" w:hAnsiTheme="minorHAnsi"/>
                <w:sz w:val="18"/>
                <w:szCs w:val="18"/>
              </w:rPr>
              <w:t>ighting control</w:t>
            </w:r>
            <w:r>
              <w:rPr>
                <w:rFonts w:asciiTheme="minorHAnsi" w:hAnsiTheme="minorHAnsi"/>
                <w:sz w:val="18"/>
                <w:szCs w:val="18"/>
              </w:rPr>
              <w:t xml:space="preserve">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comply with the applicable requirements in Section 110.9</w:t>
            </w:r>
            <w:r>
              <w:rPr>
                <w:rFonts w:asciiTheme="minorHAnsi" w:hAnsiTheme="minorHAnsi"/>
                <w:sz w:val="18"/>
                <w:szCs w:val="18"/>
              </w:rPr>
              <w:t>.</w:t>
            </w:r>
          </w:p>
        </w:tc>
      </w:tr>
      <w:tr w:rsidR="00E9184B" w:rsidRPr="002F3D13" w14:paraId="4E00EF0E" w14:textId="77777777" w:rsidTr="000B4576">
        <w:tc>
          <w:tcPr>
            <w:tcW w:w="581" w:type="dxa"/>
            <w:vAlign w:val="center"/>
          </w:tcPr>
          <w:p w14:paraId="68E09C3E"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08</w:t>
            </w:r>
          </w:p>
        </w:tc>
        <w:tc>
          <w:tcPr>
            <w:tcW w:w="10248" w:type="dxa"/>
          </w:tcPr>
          <w:p w14:paraId="0BD6E44C"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150.0(k)2G: E</w:t>
            </w:r>
            <w:r>
              <w:rPr>
                <w:rFonts w:asciiTheme="minorHAnsi" w:hAnsiTheme="minorHAnsi"/>
                <w:sz w:val="18"/>
                <w:szCs w:val="18"/>
              </w:rPr>
              <w:t xml:space="preserve">nergy </w:t>
            </w:r>
            <w:r w:rsidRPr="002F3D13">
              <w:rPr>
                <w:rFonts w:asciiTheme="minorHAnsi" w:hAnsiTheme="minorHAnsi"/>
                <w:sz w:val="18"/>
                <w:szCs w:val="18"/>
              </w:rPr>
              <w:t>M</w:t>
            </w:r>
            <w:r>
              <w:rPr>
                <w:rFonts w:asciiTheme="minorHAnsi" w:hAnsiTheme="minorHAnsi"/>
                <w:sz w:val="18"/>
                <w:szCs w:val="18"/>
              </w:rPr>
              <w:t xml:space="preserve">anagement </w:t>
            </w:r>
            <w:r w:rsidRPr="002F3D13">
              <w:rPr>
                <w:rFonts w:asciiTheme="minorHAnsi" w:hAnsiTheme="minorHAnsi"/>
                <w:sz w:val="18"/>
                <w:szCs w:val="18"/>
              </w:rPr>
              <w:t>C</w:t>
            </w:r>
            <w:r>
              <w:rPr>
                <w:rFonts w:asciiTheme="minorHAnsi" w:hAnsiTheme="minorHAnsi"/>
                <w:sz w:val="18"/>
                <w:szCs w:val="18"/>
              </w:rPr>
              <w:t xml:space="preserve">ontrol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used to comply with dimmer requirements provide the functionality of a dimmer in accordance with Section 110.9, meet the installation certificate requirements in Section 130.4, the EMCS requirements in Section 130.5, and compl</w:t>
            </w:r>
            <w:r>
              <w:rPr>
                <w:rFonts w:asciiTheme="minorHAnsi" w:hAnsiTheme="minorHAnsi"/>
                <w:sz w:val="18"/>
                <w:szCs w:val="18"/>
              </w:rPr>
              <w:t>y</w:t>
            </w:r>
            <w:r w:rsidRPr="002F3D13">
              <w:rPr>
                <w:rFonts w:asciiTheme="minorHAnsi" w:hAnsiTheme="minorHAnsi"/>
                <w:sz w:val="18"/>
                <w:szCs w:val="18"/>
              </w:rPr>
              <w:t xml:space="preserve"> with all other applicable requirements in Section 150.0(k)2.</w:t>
            </w:r>
          </w:p>
        </w:tc>
      </w:tr>
      <w:tr w:rsidR="00E9184B" w:rsidRPr="002F3D13" w14:paraId="0DC99DC8" w14:textId="77777777" w:rsidTr="000B4576">
        <w:trPr>
          <w:trHeight w:val="56"/>
        </w:trPr>
        <w:tc>
          <w:tcPr>
            <w:tcW w:w="581" w:type="dxa"/>
            <w:vAlign w:val="center"/>
          </w:tcPr>
          <w:p w14:paraId="14DFD5D0"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09</w:t>
            </w:r>
          </w:p>
        </w:tc>
        <w:tc>
          <w:tcPr>
            <w:tcW w:w="10248" w:type="dxa"/>
          </w:tcPr>
          <w:p w14:paraId="6A1A4B5A"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150.0(k)2H: E</w:t>
            </w:r>
            <w:r>
              <w:rPr>
                <w:rFonts w:asciiTheme="minorHAnsi" w:hAnsiTheme="minorHAnsi"/>
                <w:sz w:val="18"/>
                <w:szCs w:val="18"/>
              </w:rPr>
              <w:t xml:space="preserve">nergy </w:t>
            </w:r>
            <w:r w:rsidRPr="002F3D13">
              <w:rPr>
                <w:rFonts w:asciiTheme="minorHAnsi" w:hAnsiTheme="minorHAnsi"/>
                <w:sz w:val="18"/>
                <w:szCs w:val="18"/>
              </w:rPr>
              <w:t>M</w:t>
            </w:r>
            <w:r>
              <w:rPr>
                <w:rFonts w:asciiTheme="minorHAnsi" w:hAnsiTheme="minorHAnsi"/>
                <w:sz w:val="18"/>
                <w:szCs w:val="18"/>
              </w:rPr>
              <w:t xml:space="preserve">anagement </w:t>
            </w:r>
            <w:r w:rsidRPr="002F3D13">
              <w:rPr>
                <w:rFonts w:asciiTheme="minorHAnsi" w:hAnsiTheme="minorHAnsi"/>
                <w:sz w:val="18"/>
                <w:szCs w:val="18"/>
              </w:rPr>
              <w:t>C</w:t>
            </w:r>
            <w:r>
              <w:rPr>
                <w:rFonts w:asciiTheme="minorHAnsi" w:hAnsiTheme="minorHAnsi"/>
                <w:sz w:val="18"/>
                <w:szCs w:val="18"/>
              </w:rPr>
              <w:t xml:space="preserve">ontrol </w:t>
            </w:r>
            <w:r w:rsidRPr="002F3D13">
              <w:rPr>
                <w:rFonts w:asciiTheme="minorHAnsi" w:hAnsiTheme="minorHAnsi"/>
                <w:sz w:val="18"/>
                <w:szCs w:val="18"/>
              </w:rPr>
              <w:t>S</w:t>
            </w:r>
            <w:r>
              <w:rPr>
                <w:rFonts w:asciiTheme="minorHAnsi" w:hAnsiTheme="minorHAnsi"/>
                <w:sz w:val="18"/>
                <w:szCs w:val="18"/>
              </w:rPr>
              <w:t>ystems</w:t>
            </w:r>
            <w:r w:rsidRPr="002F3D13">
              <w:rPr>
                <w:rFonts w:asciiTheme="minorHAnsi" w:hAnsiTheme="minorHAnsi"/>
                <w:sz w:val="18"/>
                <w:szCs w:val="18"/>
              </w:rPr>
              <w:t xml:space="preserve"> used to comply with vacancy sensor requirements in Section 150.0(k) provide the functionality of a vacancy sensor in accordance with Section 110.9, meet the installation certificate requirements in Section 130.4, the EMCS requirements in Section 130.5, and compl</w:t>
            </w:r>
            <w:r>
              <w:rPr>
                <w:rFonts w:asciiTheme="minorHAnsi" w:hAnsiTheme="minorHAnsi"/>
                <w:sz w:val="18"/>
                <w:szCs w:val="18"/>
              </w:rPr>
              <w:t>y</w:t>
            </w:r>
            <w:r w:rsidRPr="002F3D13">
              <w:rPr>
                <w:rFonts w:asciiTheme="minorHAnsi" w:hAnsiTheme="minorHAnsi"/>
                <w:sz w:val="18"/>
                <w:szCs w:val="18"/>
              </w:rPr>
              <w:t xml:space="preserve"> with all other applicable requirements in Section 150.0(k)2.</w:t>
            </w:r>
          </w:p>
        </w:tc>
      </w:tr>
      <w:tr w:rsidR="00E9184B" w:rsidRPr="002F3D13" w14:paraId="2EA5A595" w14:textId="77777777" w:rsidTr="000B4576">
        <w:tc>
          <w:tcPr>
            <w:tcW w:w="581" w:type="dxa"/>
            <w:vAlign w:val="center"/>
          </w:tcPr>
          <w:p w14:paraId="0AB6AC38" w14:textId="77777777" w:rsidR="00E9184B" w:rsidRPr="002F3D13" w:rsidRDefault="00E9184B" w:rsidP="000B4576">
            <w:pPr>
              <w:jc w:val="center"/>
              <w:rPr>
                <w:rFonts w:asciiTheme="minorHAnsi" w:hAnsiTheme="minorHAnsi"/>
                <w:sz w:val="18"/>
                <w:szCs w:val="18"/>
              </w:rPr>
            </w:pPr>
            <w:r>
              <w:rPr>
                <w:rFonts w:asciiTheme="minorHAnsi" w:hAnsiTheme="minorHAnsi"/>
                <w:sz w:val="18"/>
                <w:szCs w:val="18"/>
              </w:rPr>
              <w:t>10</w:t>
            </w:r>
          </w:p>
        </w:tc>
        <w:tc>
          <w:tcPr>
            <w:tcW w:w="10248" w:type="dxa"/>
          </w:tcPr>
          <w:p w14:paraId="1CF99A6A"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)2I</w:t>
            </w:r>
            <w:proofErr w:type="gramEnd"/>
            <w:r w:rsidRPr="002F3D13">
              <w:rPr>
                <w:rFonts w:asciiTheme="minorHAnsi" w:hAnsiTheme="minorHAnsi"/>
                <w:sz w:val="18"/>
                <w:szCs w:val="18"/>
              </w:rPr>
              <w:t>: A multi-scene programmable controller used to comply with dimmer requirements provides the functionality of a dimmer in accordance with Section 110.9, and complies with all other applicable requirements in Section 150.0(k)2.</w:t>
            </w:r>
          </w:p>
        </w:tc>
      </w:tr>
      <w:tr w:rsidR="00E9184B" w:rsidRPr="002F3D13" w14:paraId="0D19839E" w14:textId="77777777" w:rsidTr="000B4576">
        <w:tc>
          <w:tcPr>
            <w:tcW w:w="581" w:type="dxa"/>
            <w:vAlign w:val="center"/>
          </w:tcPr>
          <w:p w14:paraId="23CE0D23" w14:textId="77777777" w:rsidR="00E9184B" w:rsidRDefault="00E9184B" w:rsidP="000B4576">
            <w:pPr>
              <w:jc w:val="center"/>
              <w:rPr>
                <w:rFonts w:asciiTheme="minorHAnsi" w:hAnsiTheme="minorHAnsi"/>
                <w:sz w:val="18"/>
                <w:szCs w:val="18"/>
              </w:rPr>
            </w:pPr>
            <w:r>
              <w:rPr>
                <w:rFonts w:asciiTheme="minorHAnsi" w:hAnsiTheme="minorHAnsi"/>
                <w:sz w:val="18"/>
                <w:szCs w:val="18"/>
              </w:rPr>
              <w:t>11</w:t>
            </w:r>
          </w:p>
        </w:tc>
        <w:tc>
          <w:tcPr>
            <w:tcW w:w="10248" w:type="dxa"/>
          </w:tcPr>
          <w:p w14:paraId="32DAC08C" w14:textId="77777777" w:rsidR="00E9184B" w:rsidRPr="002F3D13" w:rsidRDefault="00E9184B" w:rsidP="000B4576">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)2L</w:t>
            </w:r>
            <w:proofErr w:type="gramEnd"/>
            <w:r w:rsidRPr="002F3D13">
              <w:rPr>
                <w:rFonts w:asciiTheme="minorHAnsi" w:hAnsiTheme="minorHAnsi"/>
                <w:sz w:val="18"/>
                <w:szCs w:val="18"/>
              </w:rPr>
              <w:t>:</w:t>
            </w:r>
            <w:r>
              <w:rPr>
                <w:rFonts w:asciiTheme="minorHAnsi" w:hAnsiTheme="minorHAnsi"/>
                <w:sz w:val="18"/>
                <w:szCs w:val="18"/>
              </w:rPr>
              <w:t xml:space="preserve"> </w:t>
            </w:r>
            <w:proofErr w:type="spellStart"/>
            <w:r>
              <w:rPr>
                <w:rFonts w:asciiTheme="minorHAnsi" w:hAnsiTheme="minorHAnsi"/>
                <w:sz w:val="18"/>
                <w:szCs w:val="18"/>
              </w:rPr>
              <w:t>Undercabinet</w:t>
            </w:r>
            <w:proofErr w:type="spellEnd"/>
            <w:r>
              <w:rPr>
                <w:rFonts w:asciiTheme="minorHAnsi" w:hAnsiTheme="minorHAnsi"/>
                <w:sz w:val="18"/>
                <w:szCs w:val="18"/>
              </w:rPr>
              <w:t xml:space="preserve"> lighting is switched separately from other lighting system.</w:t>
            </w:r>
          </w:p>
        </w:tc>
      </w:tr>
      <w:tr w:rsidR="00E9184B" w:rsidRPr="002F3D13" w14:paraId="3B892559" w14:textId="77777777" w:rsidTr="000B4576">
        <w:tc>
          <w:tcPr>
            <w:tcW w:w="10829" w:type="dxa"/>
            <w:gridSpan w:val="2"/>
          </w:tcPr>
          <w:p w14:paraId="26DB0630" w14:textId="77777777" w:rsidR="00E9184B" w:rsidRPr="002F3D13" w:rsidRDefault="00E9184B" w:rsidP="000B4576">
            <w:pPr>
              <w:rPr>
                <w:rFonts w:asciiTheme="minorHAnsi" w:hAnsiTheme="minorHAnsi"/>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176A8CDE" w14:textId="77777777" w:rsidR="00E9184B" w:rsidRDefault="00E9184B" w:rsidP="00E9184B">
      <w:pPr>
        <w:rPr>
          <w:rFonts w:asciiTheme="minorHAnsi" w:hAnsiTheme="minorHAnsi"/>
          <w:sz w:val="18"/>
          <w:szCs w:val="18"/>
        </w:rPr>
      </w:pPr>
    </w:p>
    <w:p w14:paraId="6B549AB4" w14:textId="77777777" w:rsidR="0073281C" w:rsidRDefault="0073281C">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E9184B" w:rsidRPr="002F3D13" w14:paraId="50D47C0D" w14:textId="77777777" w:rsidTr="000B4576">
        <w:tc>
          <w:tcPr>
            <w:tcW w:w="10829" w:type="dxa"/>
            <w:gridSpan w:val="2"/>
          </w:tcPr>
          <w:p w14:paraId="27BFDDF5" w14:textId="77777777" w:rsidR="00E9184B" w:rsidRDefault="00E9184B" w:rsidP="000B4576">
            <w:pPr>
              <w:rPr>
                <w:rFonts w:asciiTheme="minorHAnsi" w:hAnsiTheme="minorHAnsi"/>
                <w:sz w:val="18"/>
                <w:szCs w:val="18"/>
              </w:rPr>
            </w:pPr>
            <w:r>
              <w:rPr>
                <w:rStyle w:val="Heading1Char"/>
                <w:rFonts w:asciiTheme="minorHAnsi" w:hAnsiTheme="minorHAnsi"/>
                <w:bCs/>
                <w:sz w:val="18"/>
                <w:szCs w:val="18"/>
              </w:rPr>
              <w:lastRenderedPageBreak/>
              <w:t>F</w:t>
            </w:r>
            <w:r w:rsidRPr="002F3D13">
              <w:rPr>
                <w:rStyle w:val="Heading1Char"/>
                <w:rFonts w:asciiTheme="minorHAnsi" w:hAnsiTheme="minorHAnsi"/>
                <w:bCs/>
                <w:sz w:val="18"/>
                <w:szCs w:val="18"/>
              </w:rPr>
              <w:t xml:space="preserve">. </w:t>
            </w:r>
            <w:r>
              <w:rPr>
                <w:rStyle w:val="Heading1Char"/>
                <w:rFonts w:asciiTheme="minorHAnsi" w:hAnsiTheme="minorHAnsi"/>
                <w:bCs/>
                <w:sz w:val="18"/>
                <w:szCs w:val="18"/>
              </w:rPr>
              <w:t>Blank Electrical Boxes</w:t>
            </w:r>
            <w:r w:rsidRPr="002F3D13">
              <w:rPr>
                <w:rFonts w:asciiTheme="minorHAnsi" w:hAnsiTheme="minorHAnsi"/>
                <w:sz w:val="18"/>
                <w:szCs w:val="18"/>
              </w:rPr>
              <w:t xml:space="preserve"> </w:t>
            </w:r>
          </w:p>
          <w:p w14:paraId="6DAAE9B3" w14:textId="217E22BC" w:rsidR="0073281C" w:rsidRPr="002F3D13" w:rsidRDefault="0073281C" w:rsidP="000B4576">
            <w:pPr>
              <w:rPr>
                <w:rFonts w:asciiTheme="minorHAnsi" w:hAnsiTheme="minorHAnsi"/>
                <w:sz w:val="18"/>
                <w:szCs w:val="18"/>
              </w:rPr>
            </w:pPr>
            <w:r>
              <w:rPr>
                <w:rFonts w:asciiTheme="minorHAnsi" w:hAnsiTheme="minorHAnsi"/>
                <w:sz w:val="18"/>
                <w:szCs w:val="18"/>
              </w:rPr>
              <w:t>&lt;&lt;</w:t>
            </w:r>
            <w:r w:rsidR="00B30C97">
              <w:rPr>
                <w:rFonts w:asciiTheme="minorHAnsi" w:hAnsiTheme="minorHAnsi"/>
                <w:sz w:val="18"/>
                <w:szCs w:val="18"/>
              </w:rPr>
              <w:t>if A10 = ‘Y’ then display this section; else display standard “This Section Does Not Apply” message&gt;&gt;</w:t>
            </w:r>
          </w:p>
        </w:tc>
      </w:tr>
      <w:tr w:rsidR="00E9184B" w:rsidRPr="002F3D13" w14:paraId="6D16A718" w14:textId="77777777" w:rsidTr="000B4576">
        <w:tc>
          <w:tcPr>
            <w:tcW w:w="468" w:type="dxa"/>
          </w:tcPr>
          <w:p w14:paraId="02A7DA84" w14:textId="77777777" w:rsidR="00E9184B" w:rsidRPr="002F3D13" w:rsidRDefault="00E9184B" w:rsidP="000B4576">
            <w:pPr>
              <w:jc w:val="right"/>
              <w:rPr>
                <w:rFonts w:asciiTheme="minorHAnsi" w:hAnsiTheme="minorHAnsi"/>
                <w:sz w:val="18"/>
                <w:szCs w:val="18"/>
              </w:rPr>
            </w:pPr>
            <w:r w:rsidRPr="002F3D13">
              <w:rPr>
                <w:rFonts w:asciiTheme="minorHAnsi" w:hAnsiTheme="minorHAnsi"/>
                <w:sz w:val="18"/>
                <w:szCs w:val="18"/>
              </w:rPr>
              <w:t>01</w:t>
            </w:r>
          </w:p>
        </w:tc>
        <w:tc>
          <w:tcPr>
            <w:tcW w:w="10361" w:type="dxa"/>
          </w:tcPr>
          <w:p w14:paraId="7C769A9E" w14:textId="2C8E4E21" w:rsidR="00E9184B" w:rsidRPr="00DD4421" w:rsidRDefault="00E9184B" w:rsidP="0052053E">
            <w:pPr>
              <w:rPr>
                <w:rFonts w:asciiTheme="minorHAnsi" w:hAnsiTheme="minorHAnsi"/>
                <w:sz w:val="18"/>
                <w:szCs w:val="18"/>
              </w:rPr>
            </w:pPr>
            <w:r>
              <w:rPr>
                <w:rFonts w:asciiTheme="minorHAnsi" w:hAnsiTheme="minorHAnsi"/>
                <w:sz w:val="18"/>
                <w:szCs w:val="18"/>
              </w:rPr>
              <w:t>150.0(k</w:t>
            </w:r>
            <w:proofErr w:type="gramStart"/>
            <w:r>
              <w:rPr>
                <w:rFonts w:asciiTheme="minorHAnsi" w:hAnsiTheme="minorHAnsi"/>
                <w:sz w:val="18"/>
                <w:szCs w:val="18"/>
              </w:rPr>
              <w:t>)2</w:t>
            </w:r>
            <w:proofErr w:type="gramEnd"/>
            <w:r>
              <w:rPr>
                <w:rFonts w:asciiTheme="minorHAnsi" w:hAnsiTheme="minorHAnsi"/>
                <w:sz w:val="18"/>
                <w:szCs w:val="18"/>
              </w:rPr>
              <w:t xml:space="preserve">: </w:t>
            </w:r>
            <w:r w:rsidRPr="00DD4421">
              <w:rPr>
                <w:rFonts w:asciiTheme="minorHAnsi" w:hAnsiTheme="minorHAnsi"/>
                <w:sz w:val="18"/>
                <w:szCs w:val="18"/>
              </w:rPr>
              <w:t xml:space="preserve">The number of blank electrical boxes installed more than </w:t>
            </w:r>
            <w:r w:rsidR="0052053E">
              <w:rPr>
                <w:rFonts w:asciiTheme="minorHAnsi" w:hAnsiTheme="minorHAnsi"/>
                <w:sz w:val="18"/>
                <w:szCs w:val="18"/>
              </w:rPr>
              <w:t>5</w:t>
            </w:r>
            <w:r w:rsidRPr="00DD4421">
              <w:rPr>
                <w:rFonts w:asciiTheme="minorHAnsi" w:hAnsiTheme="minorHAnsi"/>
                <w:sz w:val="18"/>
                <w:szCs w:val="18"/>
              </w:rPr>
              <w:t xml:space="preserve"> feet above the finished floor</w:t>
            </w:r>
            <w:r>
              <w:rPr>
                <w:rFonts w:asciiTheme="minorHAnsi" w:hAnsiTheme="minorHAnsi"/>
                <w:sz w:val="18"/>
                <w:szCs w:val="18"/>
              </w:rPr>
              <w:t>,</w:t>
            </w:r>
            <w:r w:rsidRPr="00DD4421">
              <w:rPr>
                <w:rFonts w:asciiTheme="minorHAnsi" w:hAnsiTheme="minorHAnsi"/>
                <w:sz w:val="18"/>
                <w:szCs w:val="18"/>
              </w:rPr>
              <w:t xml:space="preserve"> </w:t>
            </w:r>
            <w:r>
              <w:rPr>
                <w:rFonts w:asciiTheme="minorHAnsi" w:hAnsiTheme="minorHAnsi"/>
                <w:sz w:val="18"/>
                <w:szCs w:val="18"/>
              </w:rPr>
              <w:t>are</w:t>
            </w:r>
            <w:r w:rsidRPr="00DD4421">
              <w:rPr>
                <w:rFonts w:asciiTheme="minorHAnsi" w:hAnsiTheme="minorHAnsi"/>
                <w:sz w:val="18"/>
                <w:szCs w:val="18"/>
              </w:rPr>
              <w:t xml:space="preserve"> not greater than the number of bedrooms. </w:t>
            </w:r>
            <w:r>
              <w:rPr>
                <w:rFonts w:asciiTheme="minorHAnsi" w:hAnsiTheme="minorHAnsi"/>
                <w:sz w:val="18"/>
                <w:szCs w:val="18"/>
              </w:rPr>
              <w:t>The blank</w:t>
            </w:r>
            <w:r w:rsidRPr="00DD4421">
              <w:rPr>
                <w:rFonts w:asciiTheme="minorHAnsi" w:hAnsiTheme="minorHAnsi"/>
                <w:sz w:val="18"/>
                <w:szCs w:val="18"/>
              </w:rPr>
              <w:t xml:space="preserve"> boxes </w:t>
            </w:r>
            <w:r>
              <w:rPr>
                <w:rFonts w:asciiTheme="minorHAnsi" w:hAnsiTheme="minorHAnsi"/>
                <w:sz w:val="18"/>
                <w:szCs w:val="18"/>
              </w:rPr>
              <w:t>are</w:t>
            </w:r>
            <w:r w:rsidRPr="00DD4421">
              <w:rPr>
                <w:rFonts w:asciiTheme="minorHAnsi" w:hAnsiTheme="minorHAnsi"/>
                <w:sz w:val="18"/>
                <w:szCs w:val="18"/>
              </w:rPr>
              <w:t xml:space="preserve"> served by a dimmer, a vacancy sensor or fan speed control</w:t>
            </w:r>
            <w:r>
              <w:rPr>
                <w:rFonts w:asciiTheme="minorHAnsi" w:hAnsiTheme="minorHAnsi"/>
                <w:sz w:val="18"/>
                <w:szCs w:val="18"/>
              </w:rPr>
              <w:t>.</w:t>
            </w:r>
          </w:p>
        </w:tc>
      </w:tr>
      <w:tr w:rsidR="00E9184B" w:rsidRPr="00916A10" w14:paraId="5D46643A" w14:textId="77777777" w:rsidTr="000B4576">
        <w:tc>
          <w:tcPr>
            <w:tcW w:w="10829" w:type="dxa"/>
            <w:gridSpan w:val="2"/>
          </w:tcPr>
          <w:p w14:paraId="191532B1" w14:textId="77777777" w:rsidR="00E9184B" w:rsidRPr="00916A10" w:rsidRDefault="00E9184B" w:rsidP="000B4576">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7F0740D0" w14:textId="77777777" w:rsidR="00B30C97" w:rsidRDefault="00B30C9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E9184B" w:rsidRPr="002F3D13" w14:paraId="4B4F87C7" w14:textId="77777777" w:rsidTr="000B4576">
        <w:tc>
          <w:tcPr>
            <w:tcW w:w="10829" w:type="dxa"/>
            <w:gridSpan w:val="2"/>
          </w:tcPr>
          <w:p w14:paraId="544E6672" w14:textId="77777777" w:rsidR="00E9184B" w:rsidRDefault="00E9184B" w:rsidP="000B4576">
            <w:pPr>
              <w:rPr>
                <w:rStyle w:val="Heading1Char"/>
                <w:rFonts w:asciiTheme="minorHAnsi" w:hAnsiTheme="minorHAnsi"/>
                <w:bCs/>
                <w:sz w:val="18"/>
                <w:szCs w:val="18"/>
              </w:rPr>
            </w:pPr>
            <w:r>
              <w:rPr>
                <w:rFonts w:asciiTheme="minorHAnsi" w:hAnsiTheme="minorHAnsi"/>
                <w:b/>
                <w:sz w:val="18"/>
                <w:szCs w:val="18"/>
              </w:rPr>
              <w:t>G</w:t>
            </w:r>
            <w:r w:rsidRPr="002F3D13">
              <w:rPr>
                <w:rFonts w:asciiTheme="minorHAnsi" w:hAnsiTheme="minorHAnsi"/>
                <w:b/>
                <w:sz w:val="18"/>
                <w:szCs w:val="18"/>
              </w:rPr>
              <w:t xml:space="preserve">. </w:t>
            </w:r>
            <w:r w:rsidRPr="002F3D13">
              <w:rPr>
                <w:rStyle w:val="Heading1Char"/>
                <w:rFonts w:asciiTheme="minorHAnsi" w:hAnsiTheme="minorHAnsi"/>
                <w:bCs/>
                <w:sz w:val="18"/>
                <w:szCs w:val="18"/>
              </w:rPr>
              <w:t>Address Signs</w:t>
            </w:r>
          </w:p>
          <w:p w14:paraId="73E24A76" w14:textId="3E1487E3" w:rsidR="00B30C97" w:rsidRPr="00ED2120" w:rsidRDefault="00B30C97" w:rsidP="000B4576">
            <w:pPr>
              <w:rPr>
                <w:rFonts w:asciiTheme="minorHAnsi" w:hAnsiTheme="minorHAnsi"/>
                <w:bCs/>
                <w:sz w:val="18"/>
                <w:szCs w:val="18"/>
              </w:rPr>
            </w:pPr>
            <w:r w:rsidRPr="00ED2120">
              <w:rPr>
                <w:rStyle w:val="Heading1Char"/>
                <w:rFonts w:asciiTheme="minorHAnsi" w:hAnsiTheme="minorHAnsi"/>
                <w:b w:val="0"/>
                <w:sz w:val="18"/>
                <w:szCs w:val="18"/>
              </w:rPr>
              <w:t>&lt;&lt;if A11 = ‘Y’ then display this section; else display standard “This Section Does Not Apply” message&gt;&gt;</w:t>
            </w:r>
          </w:p>
        </w:tc>
      </w:tr>
      <w:tr w:rsidR="00E9184B" w:rsidRPr="002F3D13" w14:paraId="25E2E9A4" w14:textId="77777777" w:rsidTr="000B4576">
        <w:tc>
          <w:tcPr>
            <w:tcW w:w="581" w:type="dxa"/>
          </w:tcPr>
          <w:p w14:paraId="4518C152" w14:textId="77777777" w:rsidR="00E9184B" w:rsidRPr="002F3D13" w:rsidRDefault="00E9184B" w:rsidP="000B4576">
            <w:pPr>
              <w:jc w:val="right"/>
              <w:rPr>
                <w:rFonts w:asciiTheme="minorHAnsi" w:hAnsiTheme="minorHAnsi"/>
                <w:sz w:val="18"/>
                <w:szCs w:val="18"/>
              </w:rPr>
            </w:pPr>
            <w:r w:rsidRPr="002F3D13">
              <w:rPr>
                <w:rFonts w:asciiTheme="minorHAnsi" w:hAnsiTheme="minorHAnsi"/>
                <w:sz w:val="18"/>
                <w:szCs w:val="18"/>
              </w:rPr>
              <w:t>01</w:t>
            </w:r>
          </w:p>
        </w:tc>
        <w:tc>
          <w:tcPr>
            <w:tcW w:w="10248" w:type="dxa"/>
          </w:tcPr>
          <w:p w14:paraId="61BD536F" w14:textId="77777777" w:rsidR="00E9184B" w:rsidRPr="002F3D13" w:rsidRDefault="00E9184B" w:rsidP="000B4576">
            <w:pPr>
              <w:rPr>
                <w:rFonts w:asciiTheme="minorHAnsi" w:hAnsiTheme="minorHAnsi"/>
                <w:sz w:val="18"/>
                <w:szCs w:val="18"/>
              </w:rPr>
            </w:pPr>
            <w:r w:rsidRPr="002F3D13">
              <w:rPr>
                <w:rFonts w:asciiTheme="minorHAnsi" w:hAnsiTheme="minorHAnsi"/>
                <w:sz w:val="18"/>
                <w:szCs w:val="18"/>
              </w:rPr>
              <w:t>150.0(k</w:t>
            </w:r>
            <w:proofErr w:type="gramStart"/>
            <w:r w:rsidRPr="002F3D13">
              <w:rPr>
                <w:rFonts w:asciiTheme="minorHAnsi" w:hAnsiTheme="minorHAnsi"/>
                <w:sz w:val="18"/>
                <w:szCs w:val="18"/>
              </w:rPr>
              <w:t>)</w:t>
            </w:r>
            <w:r>
              <w:rPr>
                <w:rFonts w:asciiTheme="minorHAnsi" w:hAnsiTheme="minorHAnsi"/>
                <w:sz w:val="18"/>
                <w:szCs w:val="18"/>
              </w:rPr>
              <w:t>4</w:t>
            </w:r>
            <w:proofErr w:type="gramEnd"/>
            <w:r w:rsidRPr="002F3D13">
              <w:rPr>
                <w:rFonts w:asciiTheme="minorHAnsi" w:hAnsiTheme="minorHAnsi"/>
                <w:sz w:val="18"/>
                <w:szCs w:val="18"/>
              </w:rPr>
              <w:t>: Internally illuminated address signs. Internally illuminated address signs shall</w:t>
            </w:r>
            <w:r>
              <w:rPr>
                <w:rFonts w:asciiTheme="minorHAnsi" w:hAnsiTheme="minorHAnsi"/>
                <w:sz w:val="18"/>
                <w:szCs w:val="18"/>
              </w:rPr>
              <w:t xml:space="preserve"> either:</w:t>
            </w:r>
          </w:p>
          <w:p w14:paraId="3736B1B3" w14:textId="77777777" w:rsidR="00E9184B" w:rsidRPr="00BE1935" w:rsidRDefault="00E9184B" w:rsidP="004E079B">
            <w:pPr>
              <w:pStyle w:val="ListParagraph"/>
              <w:numPr>
                <w:ilvl w:val="0"/>
                <w:numId w:val="11"/>
              </w:numPr>
              <w:rPr>
                <w:rFonts w:asciiTheme="minorHAnsi" w:hAnsiTheme="minorHAnsi"/>
                <w:sz w:val="18"/>
                <w:szCs w:val="18"/>
              </w:rPr>
            </w:pPr>
            <w:r w:rsidRPr="00BE1935">
              <w:rPr>
                <w:rFonts w:asciiTheme="minorHAnsi" w:hAnsiTheme="minorHAnsi"/>
                <w:sz w:val="18"/>
                <w:szCs w:val="18"/>
              </w:rPr>
              <w:t>Comply with Section 140.8. Applicable nonresidential sign lighting compliance forms shall also be submitted, or</w:t>
            </w:r>
          </w:p>
          <w:p w14:paraId="484BFAD7" w14:textId="77777777" w:rsidR="00E9184B" w:rsidRPr="00BE1935" w:rsidRDefault="00E9184B" w:rsidP="004E079B">
            <w:pPr>
              <w:pStyle w:val="ListParagraph"/>
              <w:numPr>
                <w:ilvl w:val="0"/>
                <w:numId w:val="11"/>
              </w:numPr>
              <w:rPr>
                <w:rFonts w:asciiTheme="minorHAnsi" w:hAnsiTheme="minorHAnsi"/>
                <w:sz w:val="18"/>
                <w:szCs w:val="18"/>
              </w:rPr>
            </w:pPr>
            <w:r w:rsidRPr="00BE1935">
              <w:rPr>
                <w:rFonts w:asciiTheme="minorHAnsi" w:hAnsiTheme="minorHAnsi"/>
                <w:sz w:val="18"/>
                <w:szCs w:val="18"/>
              </w:rPr>
              <w:t>Consume no more than 5 watts of power, determined according to Section 130.0(c).</w:t>
            </w:r>
          </w:p>
        </w:tc>
      </w:tr>
      <w:tr w:rsidR="00E9184B" w:rsidRPr="002F3D13" w14:paraId="1FB89F93" w14:textId="77777777" w:rsidTr="000B4576">
        <w:tc>
          <w:tcPr>
            <w:tcW w:w="10829" w:type="dxa"/>
            <w:gridSpan w:val="2"/>
          </w:tcPr>
          <w:p w14:paraId="0D2A02C3" w14:textId="77777777" w:rsidR="00E9184B" w:rsidRPr="002F3D13" w:rsidRDefault="00E9184B" w:rsidP="000B4576">
            <w:pPr>
              <w:rPr>
                <w:rFonts w:asciiTheme="minorHAnsi" w:hAnsiTheme="minorHAnsi"/>
                <w:sz w:val="18"/>
                <w:szCs w:val="18"/>
              </w:rPr>
            </w:pPr>
            <w:r w:rsidRPr="00B30E86">
              <w:rPr>
                <w:rFonts w:ascii="Calibri" w:eastAsia="Calibri" w:hAnsi="Calibri"/>
                <w:b/>
                <w:sz w:val="18"/>
                <w:szCs w:val="18"/>
              </w:rPr>
              <w:t>The responsible person’s signature on this compliance document affirms that all applicable requirements in this table have been met.</w:t>
            </w:r>
          </w:p>
        </w:tc>
      </w:tr>
    </w:tbl>
    <w:p w14:paraId="08CE8EBE" w14:textId="77777777" w:rsidR="00E9184B" w:rsidRPr="000F7634" w:rsidRDefault="00E9184B" w:rsidP="00E9184B">
      <w:p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E9184B" w:rsidRPr="000F7634" w14:paraId="6EA690EE" w14:textId="77777777" w:rsidTr="000B4576">
        <w:tc>
          <w:tcPr>
            <w:tcW w:w="10818" w:type="dxa"/>
            <w:gridSpan w:val="2"/>
          </w:tcPr>
          <w:p w14:paraId="033831DA" w14:textId="316DBC3C" w:rsidR="00E9184B" w:rsidRDefault="00E9184B" w:rsidP="000B4576">
            <w:pPr>
              <w:keepNext/>
              <w:rPr>
                <w:rStyle w:val="Heading1Char"/>
                <w:rFonts w:asciiTheme="minorHAnsi" w:hAnsiTheme="minorHAnsi"/>
                <w:bCs/>
                <w:sz w:val="18"/>
                <w:szCs w:val="18"/>
              </w:rPr>
            </w:pPr>
            <w:r>
              <w:rPr>
                <w:rStyle w:val="Heading1Char"/>
                <w:rFonts w:asciiTheme="minorHAnsi" w:hAnsiTheme="minorHAnsi"/>
                <w:bCs/>
                <w:sz w:val="18"/>
                <w:szCs w:val="18"/>
              </w:rPr>
              <w:t>H</w:t>
            </w:r>
            <w:r w:rsidRPr="000F7634">
              <w:rPr>
                <w:rStyle w:val="Heading1Char"/>
                <w:rFonts w:asciiTheme="minorHAnsi" w:hAnsiTheme="minorHAnsi"/>
                <w:bCs/>
                <w:sz w:val="18"/>
                <w:szCs w:val="18"/>
              </w:rPr>
              <w:t xml:space="preserve">. </w:t>
            </w:r>
            <w:r>
              <w:rPr>
                <w:rStyle w:val="Heading1Char"/>
                <w:rFonts w:asciiTheme="minorHAnsi" w:hAnsiTheme="minorHAnsi"/>
                <w:bCs/>
                <w:sz w:val="18"/>
                <w:szCs w:val="18"/>
              </w:rPr>
              <w:t xml:space="preserve">For Low-rise </w:t>
            </w:r>
            <w:r w:rsidRPr="000F7634">
              <w:rPr>
                <w:rStyle w:val="Heading1Char"/>
                <w:rFonts w:asciiTheme="minorHAnsi" w:hAnsiTheme="minorHAnsi"/>
                <w:bCs/>
                <w:sz w:val="18"/>
                <w:szCs w:val="18"/>
              </w:rPr>
              <w:t>Multi-</w:t>
            </w:r>
            <w:r w:rsidR="008544FD">
              <w:rPr>
                <w:rStyle w:val="Heading1Char"/>
                <w:rFonts w:asciiTheme="minorHAnsi" w:hAnsiTheme="minorHAnsi"/>
                <w:bCs/>
                <w:sz w:val="18"/>
                <w:szCs w:val="18"/>
              </w:rPr>
              <w:t>f</w:t>
            </w:r>
            <w:r w:rsidRPr="000F7634">
              <w:rPr>
                <w:rStyle w:val="Heading1Char"/>
                <w:rFonts w:asciiTheme="minorHAnsi" w:hAnsiTheme="minorHAnsi"/>
                <w:bCs/>
                <w:sz w:val="18"/>
                <w:szCs w:val="18"/>
              </w:rPr>
              <w:t xml:space="preserve">amily </w:t>
            </w:r>
            <w:r>
              <w:rPr>
                <w:rStyle w:val="Heading1Char"/>
                <w:rFonts w:asciiTheme="minorHAnsi" w:hAnsiTheme="minorHAnsi"/>
                <w:bCs/>
                <w:sz w:val="18"/>
                <w:szCs w:val="18"/>
              </w:rPr>
              <w:t>Residential Buildings, Outdoor Lighting for P</w:t>
            </w:r>
            <w:r w:rsidRPr="000F7634">
              <w:rPr>
                <w:rStyle w:val="Heading1Char"/>
                <w:rFonts w:asciiTheme="minorHAnsi" w:hAnsiTheme="minorHAnsi"/>
                <w:bCs/>
                <w:sz w:val="18"/>
                <w:szCs w:val="18"/>
              </w:rPr>
              <w:t xml:space="preserve">rivate </w:t>
            </w:r>
            <w:r>
              <w:rPr>
                <w:rStyle w:val="Heading1Char"/>
                <w:rFonts w:asciiTheme="minorHAnsi" w:hAnsiTheme="minorHAnsi"/>
                <w:bCs/>
                <w:sz w:val="18"/>
                <w:szCs w:val="18"/>
              </w:rPr>
              <w:t>P</w:t>
            </w:r>
            <w:r w:rsidRPr="000F7634">
              <w:rPr>
                <w:rStyle w:val="Heading1Char"/>
                <w:rFonts w:asciiTheme="minorHAnsi" w:hAnsiTheme="minorHAnsi"/>
                <w:bCs/>
                <w:sz w:val="18"/>
                <w:szCs w:val="18"/>
              </w:rPr>
              <w:t xml:space="preserve">atios, </w:t>
            </w:r>
            <w:r>
              <w:rPr>
                <w:rStyle w:val="Heading1Char"/>
                <w:rFonts w:asciiTheme="minorHAnsi" w:hAnsiTheme="minorHAnsi"/>
                <w:bCs/>
                <w:sz w:val="18"/>
                <w:szCs w:val="18"/>
              </w:rPr>
              <w:t>E</w:t>
            </w:r>
            <w:r w:rsidRPr="000F7634">
              <w:rPr>
                <w:rStyle w:val="Heading1Char"/>
                <w:rFonts w:asciiTheme="minorHAnsi" w:hAnsiTheme="minorHAnsi"/>
                <w:bCs/>
                <w:sz w:val="18"/>
                <w:szCs w:val="18"/>
              </w:rPr>
              <w:t xml:space="preserve">ntrances, </w:t>
            </w:r>
            <w:r>
              <w:rPr>
                <w:rStyle w:val="Heading1Char"/>
                <w:rFonts w:asciiTheme="minorHAnsi" w:hAnsiTheme="minorHAnsi"/>
                <w:bCs/>
                <w:sz w:val="18"/>
                <w:szCs w:val="18"/>
              </w:rPr>
              <w:t>B</w:t>
            </w:r>
            <w:r w:rsidRPr="000F7634">
              <w:rPr>
                <w:rStyle w:val="Heading1Char"/>
                <w:rFonts w:asciiTheme="minorHAnsi" w:hAnsiTheme="minorHAnsi"/>
                <w:bCs/>
                <w:sz w:val="18"/>
                <w:szCs w:val="18"/>
              </w:rPr>
              <w:t xml:space="preserve">alconies and </w:t>
            </w:r>
            <w:r>
              <w:rPr>
                <w:rStyle w:val="Heading1Char"/>
                <w:rFonts w:asciiTheme="minorHAnsi" w:hAnsiTheme="minorHAnsi"/>
                <w:bCs/>
                <w:sz w:val="18"/>
                <w:szCs w:val="18"/>
              </w:rPr>
              <w:t>P</w:t>
            </w:r>
            <w:r w:rsidRPr="000F7634">
              <w:rPr>
                <w:rStyle w:val="Heading1Char"/>
                <w:rFonts w:asciiTheme="minorHAnsi" w:hAnsiTheme="minorHAnsi"/>
                <w:bCs/>
                <w:sz w:val="18"/>
                <w:szCs w:val="18"/>
              </w:rPr>
              <w:t>orches</w:t>
            </w:r>
          </w:p>
          <w:p w14:paraId="7746B54F" w14:textId="53DD15E6" w:rsidR="00B30C97" w:rsidRPr="00ED2120" w:rsidRDefault="00B30C97" w:rsidP="000B4576">
            <w:pPr>
              <w:keepNext/>
              <w:rPr>
                <w:rFonts w:asciiTheme="minorHAnsi" w:hAnsiTheme="minorHAnsi"/>
                <w:bCs/>
                <w:sz w:val="18"/>
                <w:szCs w:val="18"/>
              </w:rPr>
            </w:pPr>
            <w:r w:rsidRPr="00ED2120">
              <w:rPr>
                <w:rStyle w:val="Heading1Char"/>
                <w:rFonts w:asciiTheme="minorHAnsi" w:hAnsiTheme="minorHAnsi"/>
                <w:b w:val="0"/>
                <w:sz w:val="18"/>
                <w:szCs w:val="18"/>
              </w:rPr>
              <w:t>&lt;&lt;if A09 = ‘Y’ then display this section; else display standard “This Section Does Not Apply” message&gt;&gt;</w:t>
            </w:r>
          </w:p>
        </w:tc>
      </w:tr>
      <w:tr w:rsidR="00E9184B" w:rsidRPr="000F7634" w14:paraId="3AF5C74E" w14:textId="77777777" w:rsidTr="000B4576">
        <w:tc>
          <w:tcPr>
            <w:tcW w:w="468" w:type="dxa"/>
            <w:vAlign w:val="center"/>
          </w:tcPr>
          <w:p w14:paraId="0712F69F" w14:textId="77777777" w:rsidR="00E9184B" w:rsidRDefault="00E9184B" w:rsidP="000B4576">
            <w:pPr>
              <w:keepNext/>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350" w:type="dxa"/>
          </w:tcPr>
          <w:p w14:paraId="7D8BE47C" w14:textId="77777777" w:rsidR="00E9184B" w:rsidRPr="002F3D13" w:rsidRDefault="00E9184B" w:rsidP="000B4576">
            <w:pPr>
              <w:tabs>
                <w:tab w:val="right" w:pos="342"/>
                <w:tab w:val="left" w:pos="522"/>
              </w:tabs>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3Bi</w:t>
            </w:r>
            <w:r w:rsidRPr="002F3D13">
              <w:rPr>
                <w:rFonts w:asciiTheme="minorHAnsi" w:hAnsiTheme="minorHAnsi"/>
                <w:sz w:val="18"/>
                <w:szCs w:val="18"/>
              </w:rPr>
              <w:t xml:space="preserve">: </w:t>
            </w:r>
            <w:r>
              <w:rPr>
                <w:rFonts w:asciiTheme="minorHAnsi" w:hAnsiTheme="minorHAnsi"/>
                <w:sz w:val="18"/>
                <w:szCs w:val="18"/>
              </w:rPr>
              <w:t>Outdoor lighting</w:t>
            </w:r>
            <w:r w:rsidRPr="002F3D13">
              <w:rPr>
                <w:rFonts w:asciiTheme="minorHAnsi" w:hAnsiTheme="minorHAnsi"/>
                <w:sz w:val="18"/>
                <w:szCs w:val="18"/>
              </w:rPr>
              <w:t xml:space="preserve"> </w:t>
            </w:r>
            <w:r>
              <w:rPr>
                <w:rFonts w:asciiTheme="minorHAnsi" w:hAnsiTheme="minorHAnsi"/>
                <w:sz w:val="18"/>
                <w:szCs w:val="18"/>
              </w:rPr>
              <w:t>are controlled by a manual ON and OFF switch and one</w:t>
            </w:r>
            <w:r w:rsidRPr="002F3D13">
              <w:rPr>
                <w:rFonts w:asciiTheme="minorHAnsi" w:hAnsiTheme="minorHAnsi"/>
                <w:sz w:val="18"/>
                <w:szCs w:val="18"/>
              </w:rPr>
              <w:t xml:space="preserve"> of the </w:t>
            </w:r>
            <w:r>
              <w:rPr>
                <w:rFonts w:asciiTheme="minorHAnsi" w:hAnsiTheme="minorHAnsi"/>
                <w:sz w:val="18"/>
                <w:szCs w:val="18"/>
              </w:rPr>
              <w:t>following automatic control types</w:t>
            </w:r>
            <w:r w:rsidRPr="002F3D13">
              <w:rPr>
                <w:rFonts w:asciiTheme="minorHAnsi" w:hAnsiTheme="minorHAnsi"/>
                <w:sz w:val="18"/>
                <w:szCs w:val="18"/>
              </w:rPr>
              <w:t>:</w:t>
            </w:r>
          </w:p>
          <w:p w14:paraId="7AC9681F" w14:textId="77777777" w:rsidR="00E9184B" w:rsidRPr="00BE1935" w:rsidRDefault="00E9184B" w:rsidP="004E079B">
            <w:pPr>
              <w:pStyle w:val="ListParagraph"/>
              <w:numPr>
                <w:ilvl w:val="0"/>
                <w:numId w:val="9"/>
              </w:numPr>
              <w:tabs>
                <w:tab w:val="right" w:pos="342"/>
                <w:tab w:val="left" w:pos="522"/>
              </w:tabs>
              <w:rPr>
                <w:rFonts w:asciiTheme="minorHAnsi" w:hAnsiTheme="minorHAnsi"/>
                <w:sz w:val="18"/>
                <w:szCs w:val="18"/>
              </w:rPr>
            </w:pPr>
            <w:proofErr w:type="spellStart"/>
            <w:r w:rsidRPr="00BE1935">
              <w:rPr>
                <w:rFonts w:asciiTheme="minorHAnsi" w:hAnsiTheme="minorHAnsi"/>
                <w:sz w:val="18"/>
                <w:szCs w:val="18"/>
              </w:rPr>
              <w:t>Photocontrol</w:t>
            </w:r>
            <w:proofErr w:type="spellEnd"/>
            <w:r w:rsidRPr="00BE1935">
              <w:rPr>
                <w:rFonts w:asciiTheme="minorHAnsi" w:hAnsiTheme="minorHAnsi"/>
                <w:sz w:val="18"/>
                <w:szCs w:val="18"/>
              </w:rPr>
              <w:t xml:space="preserve"> and motion sensor; </w:t>
            </w:r>
          </w:p>
          <w:p w14:paraId="1BAC6FDD" w14:textId="77777777" w:rsidR="00E9184B" w:rsidRPr="00BE1935" w:rsidRDefault="00E9184B" w:rsidP="004E079B">
            <w:pPr>
              <w:pStyle w:val="ListParagraph"/>
              <w:numPr>
                <w:ilvl w:val="0"/>
                <w:numId w:val="9"/>
              </w:numPr>
              <w:tabs>
                <w:tab w:val="right" w:pos="342"/>
                <w:tab w:val="left" w:pos="522"/>
              </w:tabs>
              <w:rPr>
                <w:rFonts w:asciiTheme="minorHAnsi" w:hAnsiTheme="minorHAnsi"/>
                <w:sz w:val="18"/>
                <w:szCs w:val="18"/>
              </w:rPr>
            </w:pPr>
            <w:proofErr w:type="spellStart"/>
            <w:r w:rsidRPr="00BE1935">
              <w:rPr>
                <w:rFonts w:asciiTheme="minorHAnsi" w:hAnsiTheme="minorHAnsi"/>
                <w:sz w:val="18"/>
                <w:szCs w:val="18"/>
              </w:rPr>
              <w:t>Photocontrol</w:t>
            </w:r>
            <w:proofErr w:type="spellEnd"/>
            <w:r w:rsidRPr="00BE1935">
              <w:rPr>
                <w:rFonts w:asciiTheme="minorHAnsi" w:hAnsiTheme="minorHAnsi"/>
                <w:sz w:val="18"/>
                <w:szCs w:val="18"/>
              </w:rPr>
              <w:t xml:space="preserve"> and automatic time switch control; </w:t>
            </w:r>
          </w:p>
          <w:p w14:paraId="414C3BD7" w14:textId="77777777" w:rsidR="00E9184B" w:rsidRDefault="00E9184B" w:rsidP="004E079B">
            <w:pPr>
              <w:pStyle w:val="ListParagraph"/>
              <w:numPr>
                <w:ilvl w:val="0"/>
                <w:numId w:val="9"/>
              </w:numPr>
              <w:tabs>
                <w:tab w:val="right" w:pos="342"/>
                <w:tab w:val="left" w:pos="522"/>
              </w:tabs>
            </w:pPr>
            <w:r w:rsidRPr="00BE1935">
              <w:rPr>
                <w:rFonts w:asciiTheme="minorHAnsi" w:hAnsiTheme="minorHAnsi"/>
                <w:sz w:val="18"/>
                <w:szCs w:val="18"/>
              </w:rPr>
              <w:t>Astronomical time clock that automatically turns the lighting OFF during daytime hours;</w:t>
            </w:r>
          </w:p>
          <w:p w14:paraId="24A076AE" w14:textId="77777777" w:rsidR="00E9184B" w:rsidRPr="00BE1935" w:rsidRDefault="00E9184B" w:rsidP="004E079B">
            <w:pPr>
              <w:pStyle w:val="ListParagraph"/>
              <w:numPr>
                <w:ilvl w:val="0"/>
                <w:numId w:val="9"/>
              </w:numPr>
              <w:ind w:left="522" w:hanging="180"/>
              <w:rPr>
                <w:rFonts w:asciiTheme="minorHAnsi" w:hAnsiTheme="minorHAnsi"/>
                <w:sz w:val="18"/>
                <w:szCs w:val="18"/>
              </w:rPr>
            </w:pPr>
            <w:r w:rsidRPr="00BE1935">
              <w:rPr>
                <w:rFonts w:asciiTheme="minorHAnsi" w:hAnsiTheme="minorHAnsi"/>
                <w:sz w:val="18"/>
                <w:szCs w:val="18"/>
              </w:rPr>
              <w:t>Energy management control system (EMCS) that provides the functionality of an astronomical time clock, does not have an override that allows the luminaire to be always ON, and is programmed to automatically turn outdoor lighting off during daytime hour; or</w:t>
            </w:r>
          </w:p>
        </w:tc>
      </w:tr>
      <w:tr w:rsidR="00E9184B" w:rsidRPr="000F7634" w14:paraId="566BB0B8" w14:textId="77777777" w:rsidTr="000B4576">
        <w:tc>
          <w:tcPr>
            <w:tcW w:w="468" w:type="dxa"/>
            <w:vAlign w:val="center"/>
          </w:tcPr>
          <w:p w14:paraId="01EBC9DD" w14:textId="77777777" w:rsidR="00E9184B" w:rsidRDefault="00E9184B" w:rsidP="000B4576">
            <w:pPr>
              <w:keepNext/>
              <w:jc w:val="center"/>
              <w:rPr>
                <w:rFonts w:asciiTheme="minorHAnsi" w:hAnsiTheme="minorHAnsi"/>
                <w:sz w:val="18"/>
                <w:szCs w:val="18"/>
              </w:rPr>
            </w:pPr>
            <w:r>
              <w:rPr>
                <w:rFonts w:asciiTheme="minorHAnsi" w:hAnsiTheme="minorHAnsi"/>
                <w:sz w:val="18"/>
                <w:szCs w:val="18"/>
              </w:rPr>
              <w:t>02</w:t>
            </w:r>
          </w:p>
        </w:tc>
        <w:tc>
          <w:tcPr>
            <w:tcW w:w="10350" w:type="dxa"/>
          </w:tcPr>
          <w:p w14:paraId="4DABE48C" w14:textId="77777777" w:rsidR="00E9184B" w:rsidRDefault="00E9184B" w:rsidP="000B4576">
            <w:pPr>
              <w:keepNext/>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3</w:t>
            </w:r>
            <w:r w:rsidRPr="000F7634">
              <w:rPr>
                <w:rFonts w:asciiTheme="minorHAnsi" w:hAnsiTheme="minorHAnsi"/>
                <w:sz w:val="18"/>
                <w:szCs w:val="18"/>
              </w:rPr>
              <w:t>Bii</w:t>
            </w:r>
            <w:proofErr w:type="gramEnd"/>
            <w:r w:rsidRPr="000F7634">
              <w:rPr>
                <w:rFonts w:asciiTheme="minorHAnsi" w:hAnsiTheme="minorHAnsi"/>
                <w:sz w:val="18"/>
                <w:szCs w:val="18"/>
              </w:rPr>
              <w:t>: Outdoor lighting complies with the applicable requirements in Sections 110.9, 130.0, 130.2, 130.4, 140.7, and 141.0. Applicable LTO forms shall also be submitted.</w:t>
            </w:r>
          </w:p>
        </w:tc>
      </w:tr>
      <w:tr w:rsidR="00E9184B" w:rsidRPr="000F7634" w14:paraId="2355E304" w14:textId="77777777" w:rsidTr="000B4576">
        <w:tc>
          <w:tcPr>
            <w:tcW w:w="10818" w:type="dxa"/>
            <w:gridSpan w:val="2"/>
          </w:tcPr>
          <w:p w14:paraId="7C6755DC" w14:textId="77777777" w:rsidR="00E9184B" w:rsidRDefault="00E9184B" w:rsidP="000B4576">
            <w:pPr>
              <w:keepNext/>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30F2E14D" w14:textId="77777777" w:rsidR="00E9184B" w:rsidRDefault="00E9184B" w:rsidP="00E9184B">
      <w:pPr>
        <w:tabs>
          <w:tab w:val="left" w:pos="7920"/>
          <w:tab w:val="right" w:pos="10080"/>
        </w:tab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E9184B" w:rsidRPr="000F7634" w14:paraId="2F7B3DE2" w14:textId="77777777" w:rsidTr="000B4576">
        <w:tc>
          <w:tcPr>
            <w:tcW w:w="10818" w:type="dxa"/>
            <w:gridSpan w:val="2"/>
          </w:tcPr>
          <w:p w14:paraId="1F0FED60" w14:textId="59DB0789" w:rsidR="00E9184B" w:rsidRPr="00B30C97" w:rsidRDefault="00B30C97">
            <w:pPr>
              <w:keepNext/>
              <w:rPr>
                <w:rStyle w:val="Heading1Char"/>
                <w:rFonts w:asciiTheme="minorHAnsi" w:hAnsiTheme="minorHAnsi"/>
                <w:bCs/>
                <w:sz w:val="18"/>
                <w:szCs w:val="18"/>
              </w:rPr>
            </w:pPr>
            <w:r w:rsidRPr="00ED2120">
              <w:rPr>
                <w:rStyle w:val="Heading1Char"/>
                <w:rFonts w:asciiTheme="minorHAnsi" w:hAnsiTheme="minorHAnsi"/>
                <w:b w:val="0"/>
                <w:bCs/>
                <w:sz w:val="18"/>
                <w:szCs w:val="18"/>
              </w:rPr>
              <w:t>I.</w:t>
            </w:r>
            <w:r>
              <w:rPr>
                <w:rStyle w:val="Heading1Char"/>
                <w:rFonts w:asciiTheme="minorHAnsi" w:hAnsiTheme="minorHAnsi"/>
                <w:bCs/>
                <w:sz w:val="18"/>
                <w:szCs w:val="18"/>
              </w:rPr>
              <w:t xml:space="preserve"> </w:t>
            </w:r>
            <w:r w:rsidR="00E9184B" w:rsidRPr="00B30C97">
              <w:rPr>
                <w:rStyle w:val="Heading1Char"/>
                <w:rFonts w:asciiTheme="minorHAnsi" w:hAnsiTheme="minorHAnsi"/>
                <w:bCs/>
                <w:sz w:val="18"/>
                <w:szCs w:val="18"/>
              </w:rPr>
              <w:t xml:space="preserve">Outdoor Lighting for Residential Parking Lots and Residential Carports with Less than Eight Vehicles per Site </w:t>
            </w:r>
          </w:p>
          <w:p w14:paraId="70BA206F" w14:textId="6BF53081" w:rsidR="00B30C97" w:rsidRPr="00ED2120" w:rsidRDefault="00B30C97" w:rsidP="00ED2120">
            <w:pPr>
              <w:rPr>
                <w:rFonts w:asciiTheme="minorHAnsi" w:hAnsiTheme="minorHAnsi"/>
              </w:rPr>
            </w:pPr>
            <w:r w:rsidRPr="00ED2120">
              <w:rPr>
                <w:rFonts w:asciiTheme="minorHAnsi" w:hAnsiTheme="minorHAnsi"/>
                <w:sz w:val="18"/>
              </w:rPr>
              <w:t>&lt;&lt;if A13 = ‘Y’ then display this section; else display standard “This Section Does Not Apply” message&gt;&gt;</w:t>
            </w:r>
          </w:p>
        </w:tc>
      </w:tr>
      <w:tr w:rsidR="00E9184B" w:rsidRPr="000F7634" w14:paraId="785D2A66" w14:textId="77777777" w:rsidTr="000B4576">
        <w:tc>
          <w:tcPr>
            <w:tcW w:w="468" w:type="dxa"/>
            <w:vAlign w:val="center"/>
          </w:tcPr>
          <w:p w14:paraId="2601CECF" w14:textId="77777777" w:rsidR="00E9184B" w:rsidRDefault="00E9184B" w:rsidP="000B4576">
            <w:pPr>
              <w:keepNext/>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350" w:type="dxa"/>
          </w:tcPr>
          <w:p w14:paraId="2E67AE85" w14:textId="77777777" w:rsidR="00E9184B" w:rsidRPr="002F3D13" w:rsidRDefault="00E9184B" w:rsidP="000B4576">
            <w:pPr>
              <w:tabs>
                <w:tab w:val="right" w:pos="342"/>
                <w:tab w:val="left" w:pos="522"/>
              </w:tabs>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3Bi</w:t>
            </w:r>
            <w:r w:rsidRPr="002F3D13">
              <w:rPr>
                <w:rFonts w:asciiTheme="minorHAnsi" w:hAnsiTheme="minorHAnsi"/>
                <w:sz w:val="18"/>
                <w:szCs w:val="18"/>
              </w:rPr>
              <w:t xml:space="preserve">: </w:t>
            </w:r>
            <w:r>
              <w:rPr>
                <w:rFonts w:asciiTheme="minorHAnsi" w:hAnsiTheme="minorHAnsi"/>
                <w:sz w:val="18"/>
                <w:szCs w:val="18"/>
              </w:rPr>
              <w:t>Outdoor lighting</w:t>
            </w:r>
            <w:r w:rsidRPr="002F3D13">
              <w:rPr>
                <w:rFonts w:asciiTheme="minorHAnsi" w:hAnsiTheme="minorHAnsi"/>
                <w:sz w:val="18"/>
                <w:szCs w:val="18"/>
              </w:rPr>
              <w:t xml:space="preserve"> </w:t>
            </w:r>
            <w:r>
              <w:rPr>
                <w:rFonts w:asciiTheme="minorHAnsi" w:hAnsiTheme="minorHAnsi"/>
                <w:sz w:val="18"/>
                <w:szCs w:val="18"/>
              </w:rPr>
              <w:t>are controlled by a manual ON and OFF switch and one</w:t>
            </w:r>
            <w:r w:rsidRPr="002F3D13">
              <w:rPr>
                <w:rFonts w:asciiTheme="minorHAnsi" w:hAnsiTheme="minorHAnsi"/>
                <w:sz w:val="18"/>
                <w:szCs w:val="18"/>
              </w:rPr>
              <w:t xml:space="preserve"> of the </w:t>
            </w:r>
            <w:r>
              <w:rPr>
                <w:rFonts w:asciiTheme="minorHAnsi" w:hAnsiTheme="minorHAnsi"/>
                <w:sz w:val="18"/>
                <w:szCs w:val="18"/>
              </w:rPr>
              <w:t>following automatic control types</w:t>
            </w:r>
            <w:r w:rsidRPr="002F3D13">
              <w:rPr>
                <w:rFonts w:asciiTheme="minorHAnsi" w:hAnsiTheme="minorHAnsi"/>
                <w:sz w:val="18"/>
                <w:szCs w:val="18"/>
              </w:rPr>
              <w:t>:</w:t>
            </w:r>
          </w:p>
          <w:p w14:paraId="5A9EFD8E" w14:textId="77777777" w:rsidR="00E9184B" w:rsidRPr="00BE1935" w:rsidRDefault="00E9184B" w:rsidP="004E079B">
            <w:pPr>
              <w:pStyle w:val="ListParagraph"/>
              <w:numPr>
                <w:ilvl w:val="0"/>
                <w:numId w:val="10"/>
              </w:numPr>
              <w:tabs>
                <w:tab w:val="right" w:pos="342"/>
                <w:tab w:val="left" w:pos="522"/>
              </w:tabs>
              <w:rPr>
                <w:rFonts w:asciiTheme="minorHAnsi" w:hAnsiTheme="minorHAnsi"/>
                <w:sz w:val="18"/>
                <w:szCs w:val="18"/>
              </w:rPr>
            </w:pPr>
            <w:proofErr w:type="spellStart"/>
            <w:r w:rsidRPr="00BE1935">
              <w:rPr>
                <w:rFonts w:asciiTheme="minorHAnsi" w:hAnsiTheme="minorHAnsi"/>
                <w:sz w:val="18"/>
                <w:szCs w:val="18"/>
              </w:rPr>
              <w:t>Photocontrol</w:t>
            </w:r>
            <w:proofErr w:type="spellEnd"/>
            <w:r w:rsidRPr="00BE1935">
              <w:rPr>
                <w:rFonts w:asciiTheme="minorHAnsi" w:hAnsiTheme="minorHAnsi"/>
                <w:sz w:val="18"/>
                <w:szCs w:val="18"/>
              </w:rPr>
              <w:t xml:space="preserve"> and motion sensor; </w:t>
            </w:r>
          </w:p>
          <w:p w14:paraId="2072173D" w14:textId="77777777" w:rsidR="00E9184B" w:rsidRPr="00BE1935" w:rsidRDefault="00E9184B" w:rsidP="004E079B">
            <w:pPr>
              <w:pStyle w:val="ListParagraph"/>
              <w:numPr>
                <w:ilvl w:val="0"/>
                <w:numId w:val="10"/>
              </w:numPr>
              <w:tabs>
                <w:tab w:val="right" w:pos="342"/>
                <w:tab w:val="left" w:pos="522"/>
              </w:tabs>
              <w:rPr>
                <w:rFonts w:asciiTheme="minorHAnsi" w:hAnsiTheme="minorHAnsi"/>
                <w:sz w:val="18"/>
                <w:szCs w:val="18"/>
              </w:rPr>
            </w:pPr>
            <w:proofErr w:type="spellStart"/>
            <w:r w:rsidRPr="00BE1935">
              <w:rPr>
                <w:rFonts w:asciiTheme="minorHAnsi" w:hAnsiTheme="minorHAnsi"/>
                <w:sz w:val="18"/>
                <w:szCs w:val="18"/>
              </w:rPr>
              <w:t>Photocontrol</w:t>
            </w:r>
            <w:proofErr w:type="spellEnd"/>
            <w:r w:rsidRPr="00BE1935">
              <w:rPr>
                <w:rFonts w:asciiTheme="minorHAnsi" w:hAnsiTheme="minorHAnsi"/>
                <w:sz w:val="18"/>
                <w:szCs w:val="18"/>
              </w:rPr>
              <w:t xml:space="preserve"> and automatic time switch control; </w:t>
            </w:r>
          </w:p>
          <w:p w14:paraId="53F25327" w14:textId="77777777" w:rsidR="00E9184B" w:rsidRPr="00BE1935" w:rsidRDefault="00E9184B" w:rsidP="004E079B">
            <w:pPr>
              <w:pStyle w:val="ListParagraph"/>
              <w:numPr>
                <w:ilvl w:val="0"/>
                <w:numId w:val="10"/>
              </w:numPr>
              <w:tabs>
                <w:tab w:val="right" w:pos="342"/>
                <w:tab w:val="left" w:pos="522"/>
              </w:tabs>
              <w:rPr>
                <w:rFonts w:asciiTheme="minorHAnsi" w:hAnsiTheme="minorHAnsi"/>
                <w:sz w:val="18"/>
                <w:szCs w:val="18"/>
              </w:rPr>
            </w:pPr>
            <w:r w:rsidRPr="00BE1935">
              <w:rPr>
                <w:rFonts w:asciiTheme="minorHAnsi" w:hAnsiTheme="minorHAnsi"/>
                <w:sz w:val="18"/>
                <w:szCs w:val="18"/>
              </w:rPr>
              <w:t>Astronomical time clock that automatically turns the lighting OFF during daytime hours;</w:t>
            </w:r>
          </w:p>
          <w:p w14:paraId="126CF0C3" w14:textId="77777777" w:rsidR="00E9184B" w:rsidRPr="00BE1935" w:rsidRDefault="00E9184B" w:rsidP="004E079B">
            <w:pPr>
              <w:pStyle w:val="ListParagraph"/>
              <w:keepNext/>
              <w:numPr>
                <w:ilvl w:val="0"/>
                <w:numId w:val="10"/>
              </w:numPr>
              <w:ind w:left="522" w:hanging="162"/>
              <w:rPr>
                <w:rFonts w:asciiTheme="minorHAnsi" w:hAnsiTheme="minorHAnsi"/>
                <w:sz w:val="18"/>
                <w:szCs w:val="18"/>
              </w:rPr>
            </w:pPr>
            <w:r w:rsidRPr="00BE1935">
              <w:rPr>
                <w:rFonts w:asciiTheme="minorHAnsi" w:hAnsiTheme="minorHAnsi"/>
                <w:sz w:val="18"/>
                <w:szCs w:val="18"/>
              </w:rPr>
              <w:t>Energy management control system (EMCS) that provides the functionality of an astronomical time clock, does not have an override that allows the luminaire to be always ON, and is programmed to automatically turn outdoor lighting off during daytime hour; or</w:t>
            </w:r>
          </w:p>
        </w:tc>
      </w:tr>
      <w:tr w:rsidR="00E9184B" w:rsidRPr="000F7634" w14:paraId="7CEBF74D" w14:textId="77777777" w:rsidTr="000B4576">
        <w:tc>
          <w:tcPr>
            <w:tcW w:w="468" w:type="dxa"/>
            <w:vAlign w:val="center"/>
          </w:tcPr>
          <w:p w14:paraId="293088C9" w14:textId="77777777" w:rsidR="00E9184B" w:rsidRDefault="00E9184B" w:rsidP="000B4576">
            <w:pPr>
              <w:keepNext/>
              <w:jc w:val="center"/>
              <w:rPr>
                <w:rFonts w:asciiTheme="minorHAnsi" w:hAnsiTheme="minorHAnsi"/>
                <w:sz w:val="18"/>
                <w:szCs w:val="18"/>
              </w:rPr>
            </w:pPr>
            <w:r>
              <w:rPr>
                <w:rFonts w:asciiTheme="minorHAnsi" w:hAnsiTheme="minorHAnsi"/>
                <w:sz w:val="18"/>
                <w:szCs w:val="18"/>
              </w:rPr>
              <w:t>02</w:t>
            </w:r>
          </w:p>
        </w:tc>
        <w:tc>
          <w:tcPr>
            <w:tcW w:w="10350" w:type="dxa"/>
          </w:tcPr>
          <w:p w14:paraId="45FC58EB" w14:textId="77777777" w:rsidR="00E9184B" w:rsidRDefault="00E9184B" w:rsidP="000B4576">
            <w:pPr>
              <w:keepNext/>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3</w:t>
            </w:r>
            <w:r w:rsidRPr="000F7634">
              <w:rPr>
                <w:rFonts w:asciiTheme="minorHAnsi" w:hAnsiTheme="minorHAnsi"/>
                <w:sz w:val="18"/>
                <w:szCs w:val="18"/>
              </w:rPr>
              <w:t>Bii</w:t>
            </w:r>
            <w:proofErr w:type="gramEnd"/>
            <w:r w:rsidRPr="000F7634">
              <w:rPr>
                <w:rFonts w:asciiTheme="minorHAnsi" w:hAnsiTheme="minorHAnsi"/>
                <w:sz w:val="18"/>
                <w:szCs w:val="18"/>
              </w:rPr>
              <w:t>: Outdoor lighting complies with the applicable requirements in Sections 110.9, 130.0, 130.2, 130.4, 140.7, and 141.0. Applicable LTO forms shall also be submitted.</w:t>
            </w:r>
          </w:p>
        </w:tc>
      </w:tr>
      <w:tr w:rsidR="00E9184B" w:rsidRPr="000F7634" w14:paraId="2781CA7B" w14:textId="77777777" w:rsidTr="000B4576">
        <w:tc>
          <w:tcPr>
            <w:tcW w:w="10818" w:type="dxa"/>
            <w:gridSpan w:val="2"/>
          </w:tcPr>
          <w:p w14:paraId="037B2D34" w14:textId="77777777" w:rsidR="00E9184B" w:rsidRDefault="00E9184B" w:rsidP="000B4576">
            <w:pPr>
              <w:keepNext/>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39419911" w14:textId="77777777" w:rsidR="00E9184B" w:rsidRPr="000F7634" w:rsidRDefault="00E9184B" w:rsidP="00E9184B">
      <w:pPr>
        <w:tabs>
          <w:tab w:val="left" w:pos="7920"/>
          <w:tab w:val="right" w:pos="10080"/>
        </w:tab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E9184B" w:rsidRPr="000F7634" w14:paraId="3F2BFD90" w14:textId="77777777" w:rsidTr="000B4576">
        <w:tc>
          <w:tcPr>
            <w:tcW w:w="10818" w:type="dxa"/>
            <w:gridSpan w:val="2"/>
          </w:tcPr>
          <w:p w14:paraId="249D3725" w14:textId="68AAC1DA" w:rsidR="00E9184B" w:rsidRDefault="00E9184B" w:rsidP="000B4576">
            <w:pPr>
              <w:rPr>
                <w:rStyle w:val="Heading1Char"/>
                <w:rFonts w:asciiTheme="minorHAnsi" w:hAnsiTheme="minorHAnsi"/>
                <w:bCs/>
                <w:sz w:val="18"/>
                <w:szCs w:val="18"/>
              </w:rPr>
            </w:pPr>
            <w:r>
              <w:rPr>
                <w:rStyle w:val="Heading1Char"/>
                <w:rFonts w:asciiTheme="minorHAnsi" w:hAnsiTheme="minorHAnsi"/>
                <w:bCs/>
                <w:sz w:val="18"/>
                <w:szCs w:val="18"/>
              </w:rPr>
              <w:t>J</w:t>
            </w:r>
            <w:r w:rsidRPr="000F7634">
              <w:rPr>
                <w:rStyle w:val="Heading1Char"/>
                <w:rFonts w:asciiTheme="minorHAnsi" w:hAnsiTheme="minorHAnsi"/>
                <w:bCs/>
                <w:sz w:val="18"/>
                <w:szCs w:val="18"/>
              </w:rPr>
              <w:t xml:space="preserve">. </w:t>
            </w:r>
            <w:r>
              <w:rPr>
                <w:rStyle w:val="Heading1Char"/>
                <w:rFonts w:asciiTheme="minorHAnsi" w:hAnsiTheme="minorHAnsi"/>
                <w:bCs/>
                <w:sz w:val="18"/>
                <w:szCs w:val="18"/>
              </w:rPr>
              <w:t>For Low-</w:t>
            </w:r>
            <w:r w:rsidR="008544FD">
              <w:rPr>
                <w:rStyle w:val="Heading1Char"/>
                <w:rFonts w:asciiTheme="minorHAnsi" w:hAnsiTheme="minorHAnsi"/>
                <w:bCs/>
                <w:sz w:val="18"/>
                <w:szCs w:val="18"/>
              </w:rPr>
              <w:t>r</w:t>
            </w:r>
            <w:r>
              <w:rPr>
                <w:rStyle w:val="Heading1Char"/>
                <w:rFonts w:asciiTheme="minorHAnsi" w:hAnsiTheme="minorHAnsi"/>
                <w:bCs/>
                <w:sz w:val="18"/>
                <w:szCs w:val="18"/>
              </w:rPr>
              <w:t>ise Multi-</w:t>
            </w:r>
            <w:r w:rsidR="008544FD">
              <w:rPr>
                <w:rStyle w:val="Heading1Char"/>
                <w:rFonts w:asciiTheme="minorHAnsi" w:hAnsiTheme="minorHAnsi"/>
                <w:bCs/>
                <w:sz w:val="18"/>
                <w:szCs w:val="18"/>
              </w:rPr>
              <w:t>f</w:t>
            </w:r>
            <w:r>
              <w:rPr>
                <w:rStyle w:val="Heading1Char"/>
                <w:rFonts w:asciiTheme="minorHAnsi" w:hAnsiTheme="minorHAnsi"/>
                <w:bCs/>
                <w:sz w:val="18"/>
                <w:szCs w:val="18"/>
              </w:rPr>
              <w:t>amily Buildings with Four or More Dwelling Units, O</w:t>
            </w:r>
            <w:r w:rsidRPr="000F7634">
              <w:rPr>
                <w:rStyle w:val="Heading1Char"/>
                <w:rFonts w:asciiTheme="minorHAnsi" w:hAnsiTheme="minorHAnsi"/>
                <w:bCs/>
                <w:sz w:val="18"/>
                <w:szCs w:val="18"/>
              </w:rPr>
              <w:t xml:space="preserve">utdoor </w:t>
            </w:r>
            <w:r>
              <w:rPr>
                <w:rStyle w:val="Heading1Char"/>
                <w:rFonts w:asciiTheme="minorHAnsi" w:hAnsiTheme="minorHAnsi"/>
                <w:bCs/>
                <w:sz w:val="18"/>
                <w:szCs w:val="18"/>
              </w:rPr>
              <w:t>L</w:t>
            </w:r>
            <w:r w:rsidRPr="000F7634">
              <w:rPr>
                <w:rStyle w:val="Heading1Char"/>
                <w:rFonts w:asciiTheme="minorHAnsi" w:hAnsiTheme="minorHAnsi"/>
                <w:bCs/>
                <w:sz w:val="18"/>
                <w:szCs w:val="18"/>
              </w:rPr>
              <w:t>ighting</w:t>
            </w:r>
            <w:r>
              <w:rPr>
                <w:rStyle w:val="Heading1Char"/>
                <w:rFonts w:asciiTheme="minorHAnsi" w:hAnsiTheme="minorHAnsi"/>
                <w:bCs/>
                <w:sz w:val="18"/>
                <w:szCs w:val="18"/>
              </w:rPr>
              <w:t xml:space="preserve"> for Other than Private Patios, Entrances, Balconies, Porches, or for Other than Residential Parking L</w:t>
            </w:r>
            <w:r w:rsidRPr="000F7634">
              <w:rPr>
                <w:rStyle w:val="Heading1Char"/>
                <w:rFonts w:asciiTheme="minorHAnsi" w:hAnsiTheme="minorHAnsi"/>
                <w:bCs/>
                <w:sz w:val="18"/>
                <w:szCs w:val="18"/>
              </w:rPr>
              <w:t xml:space="preserve">ots and </w:t>
            </w:r>
            <w:r>
              <w:rPr>
                <w:rStyle w:val="Heading1Char"/>
                <w:rFonts w:asciiTheme="minorHAnsi" w:hAnsiTheme="minorHAnsi"/>
                <w:bCs/>
                <w:sz w:val="18"/>
                <w:szCs w:val="18"/>
              </w:rPr>
              <w:t>Residential C</w:t>
            </w:r>
            <w:r w:rsidRPr="000F7634">
              <w:rPr>
                <w:rStyle w:val="Heading1Char"/>
                <w:rFonts w:asciiTheme="minorHAnsi" w:hAnsiTheme="minorHAnsi"/>
                <w:bCs/>
                <w:sz w:val="18"/>
                <w:szCs w:val="18"/>
              </w:rPr>
              <w:t xml:space="preserve">arports </w:t>
            </w:r>
            <w:r>
              <w:rPr>
                <w:rStyle w:val="Heading1Char"/>
                <w:rFonts w:asciiTheme="minorHAnsi" w:hAnsiTheme="minorHAnsi"/>
                <w:bCs/>
                <w:sz w:val="18"/>
                <w:szCs w:val="18"/>
              </w:rPr>
              <w:t>with</w:t>
            </w:r>
            <w:r w:rsidRPr="000F7634">
              <w:rPr>
                <w:rStyle w:val="Heading1Char"/>
                <w:rFonts w:asciiTheme="minorHAnsi" w:hAnsiTheme="minorHAnsi"/>
                <w:bCs/>
                <w:sz w:val="18"/>
                <w:szCs w:val="18"/>
              </w:rPr>
              <w:t xml:space="preserve"> </w:t>
            </w:r>
            <w:r>
              <w:rPr>
                <w:rStyle w:val="Heading1Char"/>
                <w:rFonts w:asciiTheme="minorHAnsi" w:hAnsiTheme="minorHAnsi"/>
                <w:bCs/>
                <w:sz w:val="18"/>
                <w:szCs w:val="18"/>
              </w:rPr>
              <w:t>E</w:t>
            </w:r>
            <w:r w:rsidRPr="000F7634">
              <w:rPr>
                <w:rStyle w:val="Heading1Char"/>
                <w:rFonts w:asciiTheme="minorHAnsi" w:hAnsiTheme="minorHAnsi"/>
                <w:bCs/>
                <w:sz w:val="18"/>
                <w:szCs w:val="18"/>
              </w:rPr>
              <w:t xml:space="preserve">ight </w:t>
            </w:r>
            <w:r>
              <w:rPr>
                <w:rStyle w:val="Heading1Char"/>
                <w:rFonts w:asciiTheme="minorHAnsi" w:hAnsiTheme="minorHAnsi"/>
                <w:bCs/>
                <w:sz w:val="18"/>
                <w:szCs w:val="18"/>
              </w:rPr>
              <w:t>or More V</w:t>
            </w:r>
            <w:r w:rsidRPr="000F7634">
              <w:rPr>
                <w:rStyle w:val="Heading1Char"/>
                <w:rFonts w:asciiTheme="minorHAnsi" w:hAnsiTheme="minorHAnsi"/>
                <w:bCs/>
                <w:sz w:val="18"/>
                <w:szCs w:val="18"/>
              </w:rPr>
              <w:t>ehicles</w:t>
            </w:r>
          </w:p>
          <w:p w14:paraId="2499E67D" w14:textId="35E3E96E" w:rsidR="00B30C97" w:rsidRPr="00B30C97" w:rsidRDefault="00B30C97" w:rsidP="000B4576">
            <w:pPr>
              <w:rPr>
                <w:rFonts w:asciiTheme="minorHAnsi" w:hAnsiTheme="minorHAnsi"/>
                <w:b/>
                <w:bCs/>
                <w:sz w:val="18"/>
                <w:szCs w:val="18"/>
              </w:rPr>
            </w:pPr>
            <w:r w:rsidRPr="00ED2120">
              <w:rPr>
                <w:rStyle w:val="Heading1Char"/>
                <w:rFonts w:asciiTheme="minorHAnsi" w:hAnsiTheme="minorHAnsi"/>
                <w:b w:val="0"/>
                <w:sz w:val="18"/>
                <w:szCs w:val="18"/>
              </w:rPr>
              <w:t>&lt;&lt;if A09 or A13 = ‘Y’ then display this section; else display standard “This Section Does Not Apply” message&gt;&gt;</w:t>
            </w:r>
          </w:p>
        </w:tc>
      </w:tr>
      <w:tr w:rsidR="00E9184B" w:rsidRPr="000F7634" w14:paraId="206255DC" w14:textId="77777777" w:rsidTr="000B4576">
        <w:tc>
          <w:tcPr>
            <w:tcW w:w="468" w:type="dxa"/>
            <w:vAlign w:val="center"/>
          </w:tcPr>
          <w:p w14:paraId="15AB40FA" w14:textId="77777777" w:rsidR="00E9184B" w:rsidRPr="000F7634" w:rsidRDefault="00E9184B" w:rsidP="000B4576">
            <w:pPr>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350" w:type="dxa"/>
          </w:tcPr>
          <w:p w14:paraId="65E86B1E" w14:textId="77777777" w:rsidR="00E9184B" w:rsidRPr="000F7634" w:rsidRDefault="00E9184B" w:rsidP="000B4576">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3C</w:t>
            </w:r>
            <w:proofErr w:type="gramEnd"/>
            <w:r w:rsidRPr="000F7634">
              <w:rPr>
                <w:rFonts w:asciiTheme="minorHAnsi" w:hAnsiTheme="minorHAnsi"/>
                <w:sz w:val="18"/>
                <w:szCs w:val="18"/>
              </w:rPr>
              <w:t>: Outdoor lighting complies with the applicable requirements in Sections 110.9, 130.0, 130.2, 130.4, 140.7, and 141.0. Applicable LTO forms shall be submitted.</w:t>
            </w:r>
          </w:p>
        </w:tc>
      </w:tr>
      <w:tr w:rsidR="00E9184B" w:rsidRPr="000F7634" w14:paraId="37AE2151" w14:textId="77777777" w:rsidTr="000B4576">
        <w:tc>
          <w:tcPr>
            <w:tcW w:w="10818" w:type="dxa"/>
            <w:gridSpan w:val="2"/>
          </w:tcPr>
          <w:p w14:paraId="7784AB57" w14:textId="77777777" w:rsidR="00E9184B" w:rsidRPr="000F7634" w:rsidRDefault="00E9184B" w:rsidP="000B4576">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2E40EBE1" w14:textId="77777777" w:rsidR="00E9184B" w:rsidRPr="000F7634" w:rsidRDefault="00E9184B" w:rsidP="00E9184B">
      <w:pPr>
        <w:tabs>
          <w:tab w:val="left" w:pos="7920"/>
          <w:tab w:val="right" w:pos="10080"/>
        </w:tabs>
        <w:rPr>
          <w:rFonts w:asciiTheme="minorHAnsi" w:hAnsiTheme="minorHAnsi"/>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E9184B" w:rsidRPr="000F7634" w14:paraId="7789D541" w14:textId="77777777" w:rsidTr="000B4576">
        <w:tc>
          <w:tcPr>
            <w:tcW w:w="10818" w:type="dxa"/>
            <w:gridSpan w:val="2"/>
          </w:tcPr>
          <w:p w14:paraId="525C0BB3" w14:textId="77777777" w:rsidR="00E9184B" w:rsidRDefault="00E9184B" w:rsidP="000B4576">
            <w:pPr>
              <w:keepNext/>
              <w:rPr>
                <w:rStyle w:val="Heading1Char"/>
                <w:rFonts w:asciiTheme="minorHAnsi" w:hAnsiTheme="minorHAnsi"/>
                <w:bCs/>
                <w:sz w:val="18"/>
                <w:szCs w:val="18"/>
              </w:rPr>
            </w:pPr>
            <w:r>
              <w:rPr>
                <w:rStyle w:val="Heading1Char"/>
                <w:rFonts w:asciiTheme="minorHAnsi" w:hAnsiTheme="minorHAnsi"/>
                <w:bCs/>
                <w:sz w:val="18"/>
                <w:szCs w:val="18"/>
              </w:rPr>
              <w:t>K</w:t>
            </w:r>
            <w:r w:rsidRPr="000F7634">
              <w:rPr>
                <w:rStyle w:val="Heading1Char"/>
                <w:rFonts w:asciiTheme="minorHAnsi" w:hAnsiTheme="minorHAnsi"/>
                <w:bCs/>
                <w:sz w:val="18"/>
                <w:szCs w:val="18"/>
              </w:rPr>
              <w:t xml:space="preserve">. </w:t>
            </w:r>
            <w:r>
              <w:rPr>
                <w:rStyle w:val="Heading1Char"/>
                <w:rFonts w:asciiTheme="minorHAnsi" w:hAnsiTheme="minorHAnsi"/>
                <w:bCs/>
                <w:sz w:val="18"/>
                <w:szCs w:val="18"/>
              </w:rPr>
              <w:t>Outdoor Lighting for Residential</w:t>
            </w:r>
            <w:r w:rsidRPr="000F7634">
              <w:rPr>
                <w:rStyle w:val="Heading1Char"/>
                <w:rFonts w:asciiTheme="minorHAnsi" w:hAnsiTheme="minorHAnsi"/>
                <w:bCs/>
                <w:sz w:val="18"/>
                <w:szCs w:val="18"/>
              </w:rPr>
              <w:t xml:space="preserve"> Parking Lots and </w:t>
            </w:r>
            <w:r>
              <w:rPr>
                <w:rStyle w:val="Heading1Char"/>
                <w:rFonts w:asciiTheme="minorHAnsi" w:hAnsiTheme="minorHAnsi"/>
                <w:bCs/>
                <w:sz w:val="18"/>
                <w:szCs w:val="18"/>
              </w:rPr>
              <w:t>Residential</w:t>
            </w:r>
            <w:r w:rsidRPr="000F7634">
              <w:rPr>
                <w:rStyle w:val="Heading1Char"/>
                <w:rFonts w:asciiTheme="minorHAnsi" w:hAnsiTheme="minorHAnsi"/>
                <w:bCs/>
                <w:sz w:val="18"/>
                <w:szCs w:val="18"/>
              </w:rPr>
              <w:t xml:space="preserve"> Carports </w:t>
            </w:r>
            <w:r>
              <w:rPr>
                <w:rStyle w:val="Heading1Char"/>
                <w:rFonts w:asciiTheme="minorHAnsi" w:hAnsiTheme="minorHAnsi"/>
                <w:bCs/>
                <w:sz w:val="18"/>
                <w:szCs w:val="18"/>
              </w:rPr>
              <w:t>with</w:t>
            </w:r>
            <w:r w:rsidRPr="000F7634">
              <w:rPr>
                <w:rStyle w:val="Heading1Char"/>
                <w:rFonts w:asciiTheme="minorHAnsi" w:hAnsiTheme="minorHAnsi"/>
                <w:bCs/>
                <w:sz w:val="18"/>
                <w:szCs w:val="18"/>
              </w:rPr>
              <w:t xml:space="preserve"> Eight or More Vehicles</w:t>
            </w:r>
            <w:r>
              <w:rPr>
                <w:rStyle w:val="Heading1Char"/>
                <w:rFonts w:asciiTheme="minorHAnsi" w:hAnsiTheme="minorHAnsi"/>
                <w:bCs/>
                <w:sz w:val="18"/>
                <w:szCs w:val="18"/>
              </w:rPr>
              <w:t xml:space="preserve"> per Site</w:t>
            </w:r>
          </w:p>
          <w:p w14:paraId="0BA5ED36" w14:textId="420ED141" w:rsidR="00B30C97" w:rsidRPr="00B30C97" w:rsidRDefault="00B30C97" w:rsidP="000B4576">
            <w:pPr>
              <w:keepNext/>
              <w:rPr>
                <w:rFonts w:asciiTheme="minorHAnsi" w:hAnsiTheme="minorHAnsi"/>
                <w:b/>
                <w:bCs/>
                <w:sz w:val="18"/>
                <w:szCs w:val="18"/>
              </w:rPr>
            </w:pPr>
            <w:r w:rsidRPr="00ED2120">
              <w:rPr>
                <w:rStyle w:val="Heading1Char"/>
                <w:rFonts w:asciiTheme="minorHAnsi" w:hAnsiTheme="minorHAnsi"/>
                <w:b w:val="0"/>
                <w:sz w:val="18"/>
                <w:szCs w:val="18"/>
              </w:rPr>
              <w:t>&lt;&lt;if A13 = ‘Y’ then display this section; else display standard “This Section Does Not Apply” message&gt;&gt;</w:t>
            </w:r>
          </w:p>
        </w:tc>
      </w:tr>
      <w:tr w:rsidR="00E9184B" w:rsidRPr="000F7634" w14:paraId="78D367FE" w14:textId="77777777" w:rsidTr="000B4576">
        <w:tc>
          <w:tcPr>
            <w:tcW w:w="468" w:type="dxa"/>
            <w:vAlign w:val="center"/>
          </w:tcPr>
          <w:p w14:paraId="7DC717FE" w14:textId="77777777" w:rsidR="00E9184B" w:rsidRPr="000F7634" w:rsidRDefault="00E9184B" w:rsidP="000B4576">
            <w:pPr>
              <w:keepNext/>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350" w:type="dxa"/>
          </w:tcPr>
          <w:p w14:paraId="59F0755D" w14:textId="77777777" w:rsidR="00E9184B" w:rsidRPr="000F7634" w:rsidRDefault="00E9184B" w:rsidP="000B4576">
            <w:pPr>
              <w:keepNext/>
              <w:tabs>
                <w:tab w:val="right" w:pos="342"/>
                <w:tab w:val="left" w:pos="522"/>
              </w:tabs>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3</w:t>
            </w:r>
            <w:r w:rsidRPr="000F7634">
              <w:rPr>
                <w:rFonts w:asciiTheme="minorHAnsi" w:hAnsiTheme="minorHAnsi"/>
                <w:sz w:val="18"/>
                <w:szCs w:val="18"/>
              </w:rPr>
              <w:t>D</w:t>
            </w:r>
            <w:proofErr w:type="gramEnd"/>
            <w:r w:rsidRPr="000F7634">
              <w:rPr>
                <w:rFonts w:asciiTheme="minorHAnsi" w:hAnsiTheme="minorHAnsi"/>
                <w:sz w:val="18"/>
                <w:szCs w:val="18"/>
              </w:rPr>
              <w:t>: Outdoor lighting complies with the applicable requirements in Sections 110.9, 130.0, 130.2, 130.4, 140.7, and 141.0. Applicable LTO forms shall also be submitted.</w:t>
            </w:r>
          </w:p>
        </w:tc>
      </w:tr>
      <w:tr w:rsidR="00E9184B" w:rsidRPr="000F7634" w14:paraId="5B0469A3" w14:textId="77777777" w:rsidTr="000B4576">
        <w:tc>
          <w:tcPr>
            <w:tcW w:w="10818" w:type="dxa"/>
            <w:gridSpan w:val="2"/>
          </w:tcPr>
          <w:p w14:paraId="61497B19" w14:textId="77777777" w:rsidR="00E9184B" w:rsidRPr="000F7634" w:rsidRDefault="00E9184B" w:rsidP="000B4576">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53558035" w14:textId="77777777" w:rsidR="00E9184B" w:rsidRPr="000F7634" w:rsidRDefault="00E9184B" w:rsidP="00E9184B">
      <w:pPr>
        <w:tabs>
          <w:tab w:val="left" w:pos="7920"/>
          <w:tab w:val="right" w:pos="10080"/>
        </w:tabs>
        <w:rPr>
          <w:rStyle w:val="Heading1Char"/>
          <w:rFonts w:asciiTheme="minorHAnsi" w:hAnsiTheme="minorHAnsi"/>
          <w:b w:val="0"/>
          <w:bCs/>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E9184B" w:rsidRPr="000F7634" w14:paraId="191BFE75" w14:textId="77777777" w:rsidTr="000B4576">
        <w:tc>
          <w:tcPr>
            <w:tcW w:w="10818" w:type="dxa"/>
            <w:gridSpan w:val="2"/>
          </w:tcPr>
          <w:p w14:paraId="5D94FC80" w14:textId="77777777" w:rsidR="00E9184B" w:rsidRDefault="00E9184B" w:rsidP="000B4576">
            <w:pPr>
              <w:rPr>
                <w:rStyle w:val="Heading1Char"/>
                <w:rFonts w:asciiTheme="minorHAnsi" w:hAnsiTheme="minorHAnsi"/>
                <w:bCs/>
                <w:sz w:val="18"/>
                <w:szCs w:val="18"/>
              </w:rPr>
            </w:pPr>
            <w:r>
              <w:rPr>
                <w:rFonts w:asciiTheme="minorHAnsi" w:hAnsiTheme="minorHAnsi"/>
                <w:b/>
                <w:sz w:val="18"/>
                <w:szCs w:val="18"/>
              </w:rPr>
              <w:t>L</w:t>
            </w:r>
            <w:r w:rsidRPr="000F7634">
              <w:rPr>
                <w:rFonts w:asciiTheme="minorHAnsi" w:hAnsiTheme="minorHAnsi"/>
                <w:b/>
                <w:sz w:val="18"/>
                <w:szCs w:val="18"/>
              </w:rPr>
              <w:t xml:space="preserve">. </w:t>
            </w:r>
            <w:r>
              <w:rPr>
                <w:rFonts w:asciiTheme="minorHAnsi" w:hAnsiTheme="minorHAnsi"/>
                <w:b/>
                <w:sz w:val="18"/>
                <w:szCs w:val="18"/>
              </w:rPr>
              <w:t xml:space="preserve">Lighting for </w:t>
            </w:r>
            <w:r w:rsidRPr="000F7634">
              <w:rPr>
                <w:rStyle w:val="Heading1Char"/>
                <w:rFonts w:asciiTheme="minorHAnsi" w:hAnsiTheme="minorHAnsi"/>
                <w:bCs/>
                <w:sz w:val="18"/>
                <w:szCs w:val="18"/>
              </w:rPr>
              <w:t xml:space="preserve">Residential Garages </w:t>
            </w:r>
            <w:r>
              <w:rPr>
                <w:rStyle w:val="Heading1Char"/>
                <w:rFonts w:asciiTheme="minorHAnsi" w:hAnsiTheme="minorHAnsi"/>
                <w:bCs/>
                <w:sz w:val="18"/>
                <w:szCs w:val="18"/>
              </w:rPr>
              <w:t>with</w:t>
            </w:r>
            <w:r w:rsidRPr="000F7634">
              <w:rPr>
                <w:rStyle w:val="Heading1Char"/>
                <w:rFonts w:asciiTheme="minorHAnsi" w:hAnsiTheme="minorHAnsi"/>
                <w:bCs/>
                <w:sz w:val="18"/>
                <w:szCs w:val="18"/>
              </w:rPr>
              <w:t xml:space="preserve"> Eight or More Vehicles</w:t>
            </w:r>
          </w:p>
          <w:p w14:paraId="122463F9" w14:textId="02E7163D" w:rsidR="00B30C97" w:rsidRPr="00ED2120" w:rsidRDefault="00B30C97" w:rsidP="000B4576">
            <w:pPr>
              <w:rPr>
                <w:rFonts w:asciiTheme="minorHAnsi" w:hAnsiTheme="minorHAnsi"/>
                <w:bCs/>
              </w:rPr>
            </w:pPr>
            <w:r w:rsidRPr="00ED2120">
              <w:rPr>
                <w:rStyle w:val="Heading1Char"/>
                <w:rFonts w:asciiTheme="minorHAnsi" w:hAnsiTheme="minorHAnsi"/>
                <w:b w:val="0"/>
                <w:sz w:val="18"/>
              </w:rPr>
              <w:t>&lt;&lt;if A12 = ‘Y’ then display this section; else display standard “This Section Does Not Apply” message&gt;&gt;</w:t>
            </w:r>
          </w:p>
        </w:tc>
      </w:tr>
      <w:tr w:rsidR="00E9184B" w:rsidRPr="000F7634" w14:paraId="51C393CC" w14:textId="77777777" w:rsidTr="000B4576">
        <w:tc>
          <w:tcPr>
            <w:tcW w:w="468" w:type="dxa"/>
            <w:vAlign w:val="center"/>
          </w:tcPr>
          <w:p w14:paraId="61FD8E6A" w14:textId="77777777" w:rsidR="00E9184B" w:rsidRPr="000F7634" w:rsidRDefault="00E9184B" w:rsidP="000B4576">
            <w:pPr>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350" w:type="dxa"/>
          </w:tcPr>
          <w:p w14:paraId="574D7663" w14:textId="77777777" w:rsidR="00E9184B" w:rsidRPr="000F7634" w:rsidRDefault="00E9184B" w:rsidP="000B4576">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5</w:t>
            </w:r>
            <w:proofErr w:type="gramEnd"/>
            <w:r w:rsidRPr="000F7634">
              <w:rPr>
                <w:rFonts w:asciiTheme="minorHAnsi" w:hAnsiTheme="minorHAnsi"/>
                <w:sz w:val="18"/>
                <w:szCs w:val="18"/>
              </w:rPr>
              <w:t>: Lighting complies with the applicable requirements for nonresidential garages in Sections 110.9, 130.0, 130.1, 130.4, 140.6, and 141.0. Applicable LTG forms shall also be submitted</w:t>
            </w:r>
            <w:r>
              <w:rPr>
                <w:rFonts w:asciiTheme="minorHAnsi" w:hAnsiTheme="minorHAnsi"/>
                <w:sz w:val="18"/>
                <w:szCs w:val="18"/>
              </w:rPr>
              <w:t>.</w:t>
            </w:r>
          </w:p>
        </w:tc>
      </w:tr>
      <w:tr w:rsidR="00E9184B" w:rsidRPr="000F7634" w14:paraId="30C310DF" w14:textId="77777777" w:rsidTr="000B4576">
        <w:tc>
          <w:tcPr>
            <w:tcW w:w="10818" w:type="dxa"/>
            <w:gridSpan w:val="2"/>
          </w:tcPr>
          <w:p w14:paraId="5709DF29" w14:textId="77777777" w:rsidR="00E9184B" w:rsidRPr="000F7634" w:rsidRDefault="00E9184B" w:rsidP="000B4576">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466B00D8" w14:textId="77777777" w:rsidR="00E9184B" w:rsidRPr="000F7634" w:rsidRDefault="00E9184B" w:rsidP="00E9184B">
      <w:pPr>
        <w:tabs>
          <w:tab w:val="left" w:pos="7920"/>
          <w:tab w:val="right" w:pos="10080"/>
        </w:tabs>
        <w:rPr>
          <w:rStyle w:val="Heading1Char"/>
          <w:rFonts w:asciiTheme="minorHAnsi" w:hAnsiTheme="minorHAnsi"/>
          <w:b w:val="0"/>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60"/>
      </w:tblGrid>
      <w:tr w:rsidR="00E9184B" w:rsidRPr="000F7634" w14:paraId="7B826D3A" w14:textId="77777777" w:rsidTr="000B4576">
        <w:tc>
          <w:tcPr>
            <w:tcW w:w="10818" w:type="dxa"/>
            <w:gridSpan w:val="2"/>
          </w:tcPr>
          <w:p w14:paraId="66D39021" w14:textId="79DBC9BE" w:rsidR="00E9184B" w:rsidRDefault="00E9184B" w:rsidP="000B4576">
            <w:pPr>
              <w:rPr>
                <w:rStyle w:val="Heading1Char"/>
                <w:rFonts w:asciiTheme="minorHAnsi" w:hAnsiTheme="minorHAnsi"/>
                <w:bCs/>
                <w:sz w:val="18"/>
                <w:szCs w:val="18"/>
              </w:rPr>
            </w:pPr>
            <w:r>
              <w:rPr>
                <w:rStyle w:val="Heading1Char"/>
                <w:rFonts w:asciiTheme="minorHAnsi" w:hAnsiTheme="minorHAnsi"/>
                <w:bCs/>
                <w:sz w:val="18"/>
                <w:szCs w:val="18"/>
              </w:rPr>
              <w:lastRenderedPageBreak/>
              <w:t>M</w:t>
            </w:r>
            <w:r w:rsidRPr="000F7634">
              <w:rPr>
                <w:rStyle w:val="Heading1Char"/>
                <w:rFonts w:asciiTheme="minorHAnsi" w:hAnsiTheme="minorHAnsi"/>
                <w:bCs/>
                <w:sz w:val="18"/>
                <w:szCs w:val="18"/>
              </w:rPr>
              <w:t xml:space="preserve">. </w:t>
            </w:r>
            <w:r>
              <w:rPr>
                <w:rStyle w:val="Heading1Char"/>
                <w:rFonts w:asciiTheme="minorHAnsi" w:hAnsiTheme="minorHAnsi"/>
                <w:bCs/>
                <w:sz w:val="18"/>
                <w:szCs w:val="18"/>
              </w:rPr>
              <w:t xml:space="preserve">Lighting for </w:t>
            </w:r>
            <w:r w:rsidRPr="000F7634">
              <w:rPr>
                <w:rStyle w:val="Heading1Char"/>
                <w:rFonts w:asciiTheme="minorHAnsi" w:hAnsiTheme="minorHAnsi"/>
                <w:bCs/>
                <w:sz w:val="18"/>
                <w:szCs w:val="18"/>
              </w:rPr>
              <w:t>Interior Common Areas (</w:t>
            </w:r>
            <w:r>
              <w:rPr>
                <w:rStyle w:val="Heading1Char"/>
                <w:rFonts w:asciiTheme="minorHAnsi" w:hAnsiTheme="minorHAnsi"/>
                <w:bCs/>
                <w:sz w:val="18"/>
                <w:szCs w:val="18"/>
              </w:rPr>
              <w:t>≤</w:t>
            </w:r>
            <w:r w:rsidRPr="000F7634">
              <w:rPr>
                <w:rStyle w:val="Heading1Char"/>
                <w:rFonts w:asciiTheme="minorHAnsi" w:hAnsiTheme="minorHAnsi"/>
                <w:bCs/>
                <w:sz w:val="18"/>
                <w:szCs w:val="18"/>
              </w:rPr>
              <w:t xml:space="preserve"> 20%) of Low-rise Multi-</w:t>
            </w:r>
            <w:r w:rsidR="008544FD">
              <w:rPr>
                <w:rStyle w:val="Heading1Char"/>
                <w:rFonts w:asciiTheme="minorHAnsi" w:hAnsiTheme="minorHAnsi"/>
                <w:bCs/>
                <w:sz w:val="18"/>
                <w:szCs w:val="18"/>
              </w:rPr>
              <w:t>f</w:t>
            </w:r>
            <w:r w:rsidRPr="000F7634">
              <w:rPr>
                <w:rStyle w:val="Heading1Char"/>
                <w:rFonts w:asciiTheme="minorHAnsi" w:hAnsiTheme="minorHAnsi"/>
                <w:bCs/>
                <w:sz w:val="18"/>
                <w:szCs w:val="18"/>
              </w:rPr>
              <w:t>amily</w:t>
            </w:r>
          </w:p>
          <w:p w14:paraId="120C4366" w14:textId="3B8EEBE9" w:rsidR="00B30C97" w:rsidRPr="00DB0D0D" w:rsidRDefault="00B30C97" w:rsidP="000B4576">
            <w:pPr>
              <w:rPr>
                <w:rFonts w:asciiTheme="minorHAnsi" w:hAnsiTheme="minorHAnsi"/>
                <w:b/>
                <w:bCs/>
                <w:sz w:val="18"/>
                <w:szCs w:val="18"/>
              </w:rPr>
            </w:pPr>
            <w:r w:rsidRPr="00ED2120">
              <w:rPr>
                <w:rStyle w:val="Heading1Char"/>
                <w:rFonts w:asciiTheme="minorHAnsi" w:hAnsiTheme="minorHAnsi"/>
                <w:b w:val="0"/>
                <w:sz w:val="18"/>
                <w:szCs w:val="18"/>
              </w:rPr>
              <w:t>&lt;&lt;</w:t>
            </w:r>
            <w:r w:rsidR="00DB0D0D" w:rsidRPr="00ED2120">
              <w:rPr>
                <w:rStyle w:val="Heading1Char"/>
                <w:rFonts w:asciiTheme="minorHAnsi" w:hAnsiTheme="minorHAnsi"/>
                <w:b w:val="0"/>
                <w:sz w:val="18"/>
                <w:szCs w:val="18"/>
              </w:rPr>
              <w:t>if A14 = ‘Y’ then display this section; else display standard “This Section Does Not Apply” message&gt;&gt;</w:t>
            </w:r>
          </w:p>
        </w:tc>
      </w:tr>
      <w:tr w:rsidR="00E9184B" w:rsidRPr="000F7634" w14:paraId="355572AD" w14:textId="77777777" w:rsidTr="000B4576">
        <w:tc>
          <w:tcPr>
            <w:tcW w:w="558" w:type="dxa"/>
            <w:vAlign w:val="center"/>
          </w:tcPr>
          <w:p w14:paraId="55A54DB8" w14:textId="77777777" w:rsidR="00E9184B" w:rsidRPr="000F7634" w:rsidRDefault="00E9184B" w:rsidP="000B4576">
            <w:pPr>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260" w:type="dxa"/>
          </w:tcPr>
          <w:p w14:paraId="41A36B3A" w14:textId="77777777" w:rsidR="00E9184B" w:rsidRPr="000F7634" w:rsidRDefault="00E9184B" w:rsidP="000B4576">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6</w:t>
            </w:r>
            <w:r w:rsidRPr="000F7634">
              <w:rPr>
                <w:rFonts w:asciiTheme="minorHAnsi" w:hAnsiTheme="minorHAnsi"/>
                <w:sz w:val="18"/>
                <w:szCs w:val="18"/>
              </w:rPr>
              <w:t>A</w:t>
            </w:r>
            <w:proofErr w:type="gramEnd"/>
            <w:r w:rsidRPr="000F7634">
              <w:rPr>
                <w:rFonts w:asciiTheme="minorHAnsi" w:hAnsiTheme="minorHAnsi"/>
                <w:sz w:val="18"/>
                <w:szCs w:val="18"/>
              </w:rPr>
              <w:t xml:space="preserve">: Installed </w:t>
            </w:r>
            <w:r>
              <w:rPr>
                <w:rFonts w:asciiTheme="minorHAnsi" w:hAnsiTheme="minorHAnsi"/>
                <w:sz w:val="18"/>
                <w:szCs w:val="18"/>
              </w:rPr>
              <w:t>luminaires  are</w:t>
            </w:r>
            <w:r w:rsidRPr="000F7634">
              <w:rPr>
                <w:rFonts w:asciiTheme="minorHAnsi" w:hAnsiTheme="minorHAnsi"/>
                <w:sz w:val="18"/>
                <w:szCs w:val="18"/>
              </w:rPr>
              <w:t xml:space="preserve"> high efficacy</w:t>
            </w:r>
            <w:r>
              <w:rPr>
                <w:rFonts w:asciiTheme="minorHAnsi" w:hAnsiTheme="minorHAnsi"/>
                <w:sz w:val="18"/>
                <w:szCs w:val="18"/>
              </w:rPr>
              <w:t xml:space="preserve"> </w:t>
            </w:r>
            <w:r w:rsidRPr="000F7634">
              <w:rPr>
                <w:rFonts w:asciiTheme="minorHAnsi" w:hAnsiTheme="minorHAnsi"/>
                <w:sz w:val="18"/>
                <w:szCs w:val="18"/>
              </w:rPr>
              <w:t xml:space="preserve">and controlled by </w:t>
            </w:r>
            <w:r>
              <w:rPr>
                <w:rFonts w:asciiTheme="minorHAnsi" w:hAnsiTheme="minorHAnsi"/>
                <w:sz w:val="18"/>
                <w:szCs w:val="18"/>
              </w:rPr>
              <w:t xml:space="preserve">an </w:t>
            </w:r>
            <w:r w:rsidRPr="000F7634">
              <w:rPr>
                <w:rFonts w:asciiTheme="minorHAnsi" w:hAnsiTheme="minorHAnsi"/>
                <w:sz w:val="18"/>
                <w:szCs w:val="18"/>
              </w:rPr>
              <w:t>occupancy sensor</w:t>
            </w:r>
            <w:r>
              <w:rPr>
                <w:rFonts w:asciiTheme="minorHAnsi" w:hAnsiTheme="minorHAnsi"/>
                <w:sz w:val="18"/>
                <w:szCs w:val="18"/>
              </w:rPr>
              <w:t xml:space="preserve">. </w:t>
            </w:r>
          </w:p>
        </w:tc>
      </w:tr>
      <w:tr w:rsidR="00E9184B" w:rsidRPr="000F7634" w14:paraId="3D1B1F06" w14:textId="77777777" w:rsidTr="000B4576">
        <w:tc>
          <w:tcPr>
            <w:tcW w:w="10818" w:type="dxa"/>
            <w:gridSpan w:val="2"/>
          </w:tcPr>
          <w:p w14:paraId="2A1D3230" w14:textId="77777777" w:rsidR="00E9184B" w:rsidRPr="000F7634" w:rsidRDefault="00E9184B" w:rsidP="000B4576">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5481FCE0" w14:textId="77777777" w:rsidR="00E9184B" w:rsidRPr="000F7634" w:rsidRDefault="00E9184B" w:rsidP="00E9184B">
      <w:pPr>
        <w:tabs>
          <w:tab w:val="left" w:pos="7920"/>
          <w:tab w:val="right" w:pos="10080"/>
        </w:tabs>
        <w:rPr>
          <w:rStyle w:val="Heading1Char"/>
          <w:rFonts w:asciiTheme="minorHAnsi" w:hAnsiTheme="minorHAnsi"/>
          <w:b w:val="0"/>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E9184B" w:rsidRPr="000F7634" w14:paraId="3350B1C4" w14:textId="77777777" w:rsidTr="000B4576">
        <w:tc>
          <w:tcPr>
            <w:tcW w:w="10829" w:type="dxa"/>
            <w:gridSpan w:val="2"/>
          </w:tcPr>
          <w:p w14:paraId="22D95282" w14:textId="7FD78065" w:rsidR="00E9184B" w:rsidRDefault="00E9184B" w:rsidP="000B4576">
            <w:pPr>
              <w:rPr>
                <w:rStyle w:val="Heading1Char"/>
                <w:rFonts w:asciiTheme="minorHAnsi" w:hAnsiTheme="minorHAnsi"/>
                <w:bCs/>
                <w:sz w:val="18"/>
                <w:szCs w:val="18"/>
              </w:rPr>
            </w:pPr>
            <w:r>
              <w:rPr>
                <w:rStyle w:val="Heading1Char"/>
                <w:rFonts w:asciiTheme="minorHAnsi" w:hAnsiTheme="minorHAnsi"/>
                <w:bCs/>
                <w:sz w:val="18"/>
                <w:szCs w:val="18"/>
              </w:rPr>
              <w:t>N</w:t>
            </w:r>
            <w:r w:rsidRPr="000F7634">
              <w:rPr>
                <w:rStyle w:val="Heading1Char"/>
                <w:rFonts w:asciiTheme="minorHAnsi" w:hAnsiTheme="minorHAnsi"/>
                <w:bCs/>
                <w:sz w:val="18"/>
                <w:szCs w:val="18"/>
              </w:rPr>
              <w:t xml:space="preserve">. </w:t>
            </w:r>
            <w:r>
              <w:rPr>
                <w:rStyle w:val="Heading1Char"/>
                <w:rFonts w:asciiTheme="minorHAnsi" w:hAnsiTheme="minorHAnsi"/>
                <w:bCs/>
                <w:sz w:val="18"/>
                <w:szCs w:val="18"/>
              </w:rPr>
              <w:t xml:space="preserve">Lighting for </w:t>
            </w:r>
            <w:r w:rsidRPr="000F7634">
              <w:rPr>
                <w:rStyle w:val="Heading1Char"/>
                <w:rFonts w:asciiTheme="minorHAnsi" w:hAnsiTheme="minorHAnsi"/>
                <w:bCs/>
                <w:sz w:val="18"/>
                <w:szCs w:val="18"/>
              </w:rPr>
              <w:t>Interior Common Areas (&gt; 20%) of Low-rise Multi-</w:t>
            </w:r>
            <w:r w:rsidR="008544FD">
              <w:rPr>
                <w:rStyle w:val="Heading1Char"/>
                <w:rFonts w:asciiTheme="minorHAnsi" w:hAnsiTheme="minorHAnsi"/>
                <w:bCs/>
                <w:sz w:val="18"/>
                <w:szCs w:val="18"/>
              </w:rPr>
              <w:t>f</w:t>
            </w:r>
            <w:r w:rsidRPr="000F7634">
              <w:rPr>
                <w:rStyle w:val="Heading1Char"/>
                <w:rFonts w:asciiTheme="minorHAnsi" w:hAnsiTheme="minorHAnsi"/>
                <w:bCs/>
                <w:sz w:val="18"/>
                <w:szCs w:val="18"/>
              </w:rPr>
              <w:t>amily</w:t>
            </w:r>
          </w:p>
          <w:p w14:paraId="19CEF318" w14:textId="063F1D0C" w:rsidR="00DB0D0D" w:rsidRPr="00306EC2" w:rsidRDefault="00DB0D0D" w:rsidP="000B4576">
            <w:pPr>
              <w:rPr>
                <w:rFonts w:asciiTheme="minorHAnsi" w:hAnsiTheme="minorHAnsi"/>
                <w:b/>
                <w:bCs/>
                <w:sz w:val="18"/>
                <w:szCs w:val="18"/>
              </w:rPr>
            </w:pPr>
            <w:r w:rsidRPr="002C49D6">
              <w:rPr>
                <w:rStyle w:val="Heading1Char"/>
                <w:rFonts w:asciiTheme="minorHAnsi" w:hAnsiTheme="minorHAnsi"/>
                <w:b w:val="0"/>
                <w:sz w:val="18"/>
                <w:szCs w:val="18"/>
              </w:rPr>
              <w:t>&lt;&lt;if A14 = ‘Y’ then display this section; else display standard “This Section Does Not Apply” message&gt;&gt;</w:t>
            </w:r>
          </w:p>
        </w:tc>
      </w:tr>
      <w:tr w:rsidR="00E9184B" w:rsidRPr="000F7634" w14:paraId="3594FE4E" w14:textId="77777777" w:rsidTr="000B4576">
        <w:tc>
          <w:tcPr>
            <w:tcW w:w="468" w:type="dxa"/>
            <w:vAlign w:val="center"/>
          </w:tcPr>
          <w:p w14:paraId="39C08212" w14:textId="77777777" w:rsidR="00E9184B" w:rsidRPr="000F7634" w:rsidRDefault="00E9184B" w:rsidP="000B4576">
            <w:pPr>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1</w:t>
            </w:r>
          </w:p>
        </w:tc>
        <w:tc>
          <w:tcPr>
            <w:tcW w:w="10361" w:type="dxa"/>
          </w:tcPr>
          <w:p w14:paraId="294ACC86" w14:textId="77777777" w:rsidR="00E9184B" w:rsidRPr="000F7634" w:rsidRDefault="00E9184B" w:rsidP="000B4576">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6</w:t>
            </w:r>
            <w:r w:rsidRPr="000F7634">
              <w:rPr>
                <w:rFonts w:asciiTheme="minorHAnsi" w:hAnsiTheme="minorHAnsi"/>
                <w:sz w:val="18"/>
                <w:szCs w:val="18"/>
              </w:rPr>
              <w:t>Bi</w:t>
            </w:r>
            <w:proofErr w:type="gramEnd"/>
            <w:r w:rsidRPr="000F7634">
              <w:rPr>
                <w:rFonts w:asciiTheme="minorHAnsi" w:hAnsiTheme="minorHAnsi"/>
                <w:sz w:val="18"/>
                <w:szCs w:val="18"/>
              </w:rPr>
              <w:t xml:space="preserve">: Lighting complies with the applicable requirements in Sections 110.9, 130.0, 130.1, 140.6, and 141.0. Applicable </w:t>
            </w:r>
            <w:r>
              <w:rPr>
                <w:rFonts w:asciiTheme="minorHAnsi" w:hAnsiTheme="minorHAnsi"/>
                <w:sz w:val="18"/>
                <w:szCs w:val="18"/>
              </w:rPr>
              <w:t>nonresidential lighting compliance (NRCC-</w:t>
            </w:r>
            <w:r w:rsidRPr="000F7634">
              <w:rPr>
                <w:rFonts w:asciiTheme="minorHAnsi" w:hAnsiTheme="minorHAnsi"/>
                <w:sz w:val="18"/>
                <w:szCs w:val="18"/>
              </w:rPr>
              <w:t>LTG</w:t>
            </w:r>
            <w:r>
              <w:rPr>
                <w:rFonts w:asciiTheme="minorHAnsi" w:hAnsiTheme="minorHAnsi"/>
                <w:sz w:val="18"/>
                <w:szCs w:val="18"/>
              </w:rPr>
              <w:t>)</w:t>
            </w:r>
            <w:r w:rsidRPr="000F7634">
              <w:rPr>
                <w:rFonts w:asciiTheme="minorHAnsi" w:hAnsiTheme="minorHAnsi"/>
                <w:sz w:val="18"/>
                <w:szCs w:val="18"/>
              </w:rPr>
              <w:t xml:space="preserve"> forms shall also be submitted</w:t>
            </w:r>
            <w:r>
              <w:rPr>
                <w:rFonts w:asciiTheme="minorHAnsi" w:hAnsiTheme="minorHAnsi"/>
                <w:sz w:val="18"/>
                <w:szCs w:val="18"/>
              </w:rPr>
              <w:t>.</w:t>
            </w:r>
          </w:p>
        </w:tc>
      </w:tr>
      <w:tr w:rsidR="00E9184B" w:rsidRPr="000F7634" w14:paraId="20564726" w14:textId="77777777" w:rsidTr="000B4576">
        <w:tc>
          <w:tcPr>
            <w:tcW w:w="468" w:type="dxa"/>
            <w:vAlign w:val="center"/>
          </w:tcPr>
          <w:p w14:paraId="2FECD712" w14:textId="77777777" w:rsidR="00E9184B" w:rsidRPr="000F7634" w:rsidRDefault="00E9184B" w:rsidP="000B4576">
            <w:pPr>
              <w:jc w:val="center"/>
              <w:rPr>
                <w:rFonts w:asciiTheme="minorHAnsi" w:hAnsiTheme="minorHAnsi"/>
                <w:sz w:val="18"/>
                <w:szCs w:val="18"/>
              </w:rPr>
            </w:pPr>
            <w:r>
              <w:rPr>
                <w:rFonts w:asciiTheme="minorHAnsi" w:hAnsiTheme="minorHAnsi"/>
                <w:sz w:val="18"/>
                <w:szCs w:val="18"/>
              </w:rPr>
              <w:t>0</w:t>
            </w:r>
            <w:r w:rsidRPr="000F7634">
              <w:rPr>
                <w:rFonts w:asciiTheme="minorHAnsi" w:hAnsiTheme="minorHAnsi"/>
                <w:sz w:val="18"/>
                <w:szCs w:val="18"/>
              </w:rPr>
              <w:t>2</w:t>
            </w:r>
          </w:p>
        </w:tc>
        <w:tc>
          <w:tcPr>
            <w:tcW w:w="10361" w:type="dxa"/>
          </w:tcPr>
          <w:p w14:paraId="2C039420" w14:textId="6A58213A" w:rsidR="00E9184B" w:rsidRPr="000F7634" w:rsidRDefault="00E9184B" w:rsidP="000B4576">
            <w:pPr>
              <w:rPr>
                <w:rFonts w:asciiTheme="minorHAnsi" w:hAnsiTheme="minorHAnsi"/>
                <w:sz w:val="18"/>
                <w:szCs w:val="18"/>
              </w:rPr>
            </w:pPr>
            <w:r w:rsidRPr="000F7634">
              <w:rPr>
                <w:rFonts w:asciiTheme="minorHAnsi" w:hAnsiTheme="minorHAnsi"/>
                <w:sz w:val="18"/>
                <w:szCs w:val="18"/>
              </w:rPr>
              <w:t>150.0(k</w:t>
            </w:r>
            <w:proofErr w:type="gramStart"/>
            <w:r w:rsidRPr="000F7634">
              <w:rPr>
                <w:rFonts w:asciiTheme="minorHAnsi" w:hAnsiTheme="minorHAnsi"/>
                <w:sz w:val="18"/>
                <w:szCs w:val="18"/>
              </w:rPr>
              <w:t>)</w:t>
            </w:r>
            <w:r>
              <w:rPr>
                <w:rFonts w:asciiTheme="minorHAnsi" w:hAnsiTheme="minorHAnsi"/>
                <w:sz w:val="18"/>
                <w:szCs w:val="18"/>
              </w:rPr>
              <w:t>6</w:t>
            </w:r>
            <w:r w:rsidRPr="000F7634">
              <w:rPr>
                <w:rFonts w:asciiTheme="minorHAnsi" w:hAnsiTheme="minorHAnsi"/>
                <w:sz w:val="18"/>
                <w:szCs w:val="18"/>
              </w:rPr>
              <w:t>Bii</w:t>
            </w:r>
            <w:proofErr w:type="gramEnd"/>
            <w:r w:rsidRPr="000F7634">
              <w:rPr>
                <w:rFonts w:asciiTheme="minorHAnsi" w:hAnsiTheme="minorHAnsi"/>
                <w:sz w:val="18"/>
                <w:szCs w:val="18"/>
              </w:rPr>
              <w:t xml:space="preserve">: Lighting installed in corridors and stairwells is controlled by occupant sensors </w:t>
            </w:r>
            <w:r>
              <w:rPr>
                <w:rFonts w:asciiTheme="minorHAnsi" w:hAnsiTheme="minorHAnsi"/>
                <w:sz w:val="18"/>
                <w:szCs w:val="18"/>
              </w:rPr>
              <w:t>that reduce the lighting power by at least 50</w:t>
            </w:r>
            <w:r w:rsidR="0052053E">
              <w:rPr>
                <w:rFonts w:asciiTheme="minorHAnsi" w:hAnsiTheme="minorHAnsi"/>
                <w:sz w:val="18"/>
                <w:szCs w:val="18"/>
              </w:rPr>
              <w:t>%</w:t>
            </w:r>
            <w:r>
              <w:rPr>
                <w:rFonts w:asciiTheme="minorHAnsi" w:hAnsiTheme="minorHAnsi"/>
                <w:sz w:val="18"/>
                <w:szCs w:val="18"/>
              </w:rPr>
              <w:t xml:space="preserve"> and capable of turning light fully on and off</w:t>
            </w:r>
            <w:r w:rsidRPr="000F7634">
              <w:rPr>
                <w:rFonts w:asciiTheme="minorHAnsi" w:hAnsiTheme="minorHAnsi"/>
                <w:sz w:val="18"/>
                <w:szCs w:val="18"/>
              </w:rPr>
              <w:t>.</w:t>
            </w:r>
          </w:p>
        </w:tc>
      </w:tr>
      <w:tr w:rsidR="00E9184B" w:rsidRPr="000F7634" w14:paraId="3E59C462" w14:textId="77777777" w:rsidTr="000B4576">
        <w:tc>
          <w:tcPr>
            <w:tcW w:w="10829" w:type="dxa"/>
            <w:gridSpan w:val="2"/>
          </w:tcPr>
          <w:p w14:paraId="28F44723" w14:textId="77777777" w:rsidR="00E9184B" w:rsidRPr="000F7634" w:rsidRDefault="00E9184B" w:rsidP="000B4576">
            <w:pPr>
              <w:rPr>
                <w:rFonts w:asciiTheme="minorHAnsi" w:hAnsiTheme="minorHAnsi"/>
                <w:b/>
                <w:sz w:val="18"/>
                <w:szCs w:val="18"/>
              </w:rPr>
            </w:pPr>
            <w:r w:rsidRPr="000F7634">
              <w:rPr>
                <w:rFonts w:asciiTheme="minorHAnsi" w:hAnsiTheme="minorHAnsi"/>
                <w:b/>
                <w:sz w:val="18"/>
                <w:szCs w:val="18"/>
              </w:rPr>
              <w:t>The responsible person’s signature on this compliance document affirms that all applicable requirements in this table have been met.</w:t>
            </w:r>
          </w:p>
        </w:tc>
      </w:tr>
    </w:tbl>
    <w:p w14:paraId="0513F2B5" w14:textId="77777777" w:rsidR="000F6DBD" w:rsidRPr="000F7634" w:rsidRDefault="000F6DBD" w:rsidP="003E422C">
      <w:pPr>
        <w:ind w:left="288" w:hanging="288"/>
        <w:rPr>
          <w:rStyle w:val="Heading1Char"/>
          <w:rFonts w:asciiTheme="minorHAnsi" w:hAnsiTheme="minorHAnsi"/>
          <w:bCs/>
          <w:sz w:val="18"/>
          <w:szCs w:val="18"/>
        </w:rPr>
      </w:pPr>
    </w:p>
    <w:sectPr w:rsidR="000F6DBD" w:rsidRPr="000F7634" w:rsidSect="00C21866">
      <w:headerReference w:type="even" r:id="rId20"/>
      <w:headerReference w:type="default" r:id="rId21"/>
      <w:headerReference w:type="first" r:id="rId22"/>
      <w:pgSz w:w="12240" w:h="15840"/>
      <w:pgMar w:top="619" w:right="619" w:bottom="1080" w:left="432" w:header="720" w:footer="576" w:gutter="576"/>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B4FC4D" w14:textId="77777777" w:rsidR="001A1B9E" w:rsidRDefault="001A1B9E" w:rsidP="000C31FB">
      <w:r>
        <w:separator/>
      </w:r>
    </w:p>
  </w:endnote>
  <w:endnote w:type="continuationSeparator" w:id="0">
    <w:p w14:paraId="4DD7051D" w14:textId="77777777" w:rsidR="001A1B9E" w:rsidRDefault="001A1B9E" w:rsidP="000C31FB">
      <w:r>
        <w:continuationSeparator/>
      </w:r>
    </w:p>
  </w:endnote>
  <w:endnote w:type="continuationNotice" w:id="1">
    <w:p w14:paraId="13DA5C1B" w14:textId="77777777" w:rsidR="001A1B9E" w:rsidRDefault="001A1B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76FB1B" w14:textId="77777777" w:rsidR="00D624AA" w:rsidRDefault="00D624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CF" w14:textId="77777777" w:rsidR="001A1B9E" w:rsidRPr="00BA0EA5" w:rsidRDefault="001A1B9E" w:rsidP="004752F9">
    <w:pPr>
      <w:pStyle w:val="Footer"/>
      <w:pBdr>
        <w:top w:val="single" w:sz="4" w:space="1" w:color="auto"/>
      </w:pBdr>
      <w:tabs>
        <w:tab w:val="clear" w:pos="4320"/>
        <w:tab w:val="clear" w:pos="8640"/>
        <w:tab w:val="center" w:pos="5040"/>
        <w:tab w:val="right" w:pos="10620"/>
      </w:tabs>
      <w:rPr>
        <w:rFonts w:ascii="Calibri" w:hAnsi="Calibri"/>
      </w:rPr>
    </w:pPr>
    <w:r w:rsidRPr="00BA0EA5">
      <w:rPr>
        <w:rFonts w:ascii="Calibri" w:hAnsi="Calibri"/>
      </w:rPr>
      <w:t xml:space="preserve">Registration Number:                                                          Registration Date/Time:                                         HERS Provider:                       </w:t>
    </w:r>
  </w:p>
  <w:p w14:paraId="0513F2D0" w14:textId="6FBEB805" w:rsidR="001A1B9E" w:rsidRPr="00BA0EA5" w:rsidRDefault="001A1B9E" w:rsidP="004752F9">
    <w:pPr>
      <w:pStyle w:val="Footer"/>
      <w:pBdr>
        <w:top w:val="single" w:sz="4" w:space="1" w:color="auto"/>
      </w:pBdr>
      <w:tabs>
        <w:tab w:val="clear" w:pos="8640"/>
        <w:tab w:val="right" w:pos="10620"/>
      </w:tabs>
      <w:rPr>
        <w:rFonts w:ascii="Calibri" w:hAnsi="Calibri"/>
      </w:rPr>
    </w:pPr>
    <w:r w:rsidRPr="00BA0EA5">
      <w:rPr>
        <w:rFonts w:ascii="Calibri" w:hAnsi="Calibri"/>
      </w:rPr>
      <w:t>CA Building Energy Efficiency Standards - 201</w:t>
    </w:r>
    <w:r>
      <w:rPr>
        <w:rFonts w:ascii="Calibri" w:hAnsi="Calibri"/>
      </w:rPr>
      <w:t>6</w:t>
    </w:r>
    <w:r w:rsidRPr="00BA0EA5">
      <w:rPr>
        <w:rFonts w:ascii="Calibri" w:hAnsi="Calibri"/>
      </w:rPr>
      <w:t xml:space="preserve"> Residential Compliance</w:t>
    </w:r>
    <w:r w:rsidRPr="00BA0EA5">
      <w:rPr>
        <w:rFonts w:ascii="Calibri" w:hAnsi="Calibri"/>
      </w:rPr>
      <w:tab/>
    </w:r>
    <w:del w:id="11" w:author="Shewmaker, Michael@Energy" w:date="2016-10-11T10:24:00Z">
      <w:r w:rsidR="00197A92" w:rsidDel="00D624AA">
        <w:rPr>
          <w:rFonts w:ascii="Calibri" w:hAnsi="Calibri"/>
        </w:rPr>
        <w:delText xml:space="preserve">January </w:delText>
      </w:r>
    </w:del>
    <w:ins w:id="12" w:author="Shewmaker, Michael@Energy" w:date="2016-10-11T10:24:00Z">
      <w:r w:rsidR="00D624AA">
        <w:rPr>
          <w:rFonts w:ascii="Calibri" w:hAnsi="Calibri"/>
        </w:rPr>
        <w:t>October</w:t>
      </w:r>
      <w:r w:rsidR="00D624AA">
        <w:rPr>
          <w:rFonts w:ascii="Calibri" w:hAnsi="Calibri"/>
        </w:rPr>
        <w:t xml:space="preserve"> </w:t>
      </w:r>
    </w:ins>
    <w:r w:rsidR="00197A92">
      <w:rPr>
        <w:rFonts w:ascii="Calibri" w:hAnsi="Calibri"/>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F0BBCF" w14:textId="77777777" w:rsidR="00D624AA" w:rsidRDefault="00D624A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DA" w14:textId="086416D7" w:rsidR="001A1B9E" w:rsidRPr="00BA0EA5" w:rsidRDefault="001A1B9E" w:rsidP="004752F9">
    <w:pPr>
      <w:pStyle w:val="Footer"/>
      <w:pBdr>
        <w:top w:val="single" w:sz="4" w:space="1" w:color="auto"/>
      </w:pBdr>
      <w:tabs>
        <w:tab w:val="clear" w:pos="8640"/>
        <w:tab w:val="right" w:pos="10620"/>
      </w:tabs>
      <w:rPr>
        <w:rFonts w:ascii="Calibri" w:hAnsi="Calibri"/>
      </w:rPr>
    </w:pPr>
    <w:r w:rsidRPr="00BA0EA5">
      <w:rPr>
        <w:rFonts w:ascii="Calibri" w:hAnsi="Calibri"/>
      </w:rPr>
      <w:t>CA Building Energy Efficiency Standards - 201</w:t>
    </w:r>
    <w:r>
      <w:rPr>
        <w:rFonts w:ascii="Calibri" w:hAnsi="Calibri"/>
      </w:rPr>
      <w:t>6</w:t>
    </w:r>
    <w:r w:rsidRPr="00BA0EA5">
      <w:rPr>
        <w:rFonts w:ascii="Calibri" w:hAnsi="Calibri"/>
      </w:rPr>
      <w:t xml:space="preserve"> Residential Compliance</w:t>
    </w:r>
    <w:r w:rsidRPr="00BA0EA5">
      <w:rPr>
        <w:rFonts w:ascii="Calibri" w:hAnsi="Calibri"/>
      </w:rPr>
      <w:tab/>
    </w:r>
    <w:del w:id="13" w:author="Shewmaker, Michael@Energy" w:date="2016-10-11T10:24:00Z">
      <w:r w:rsidR="00197A92" w:rsidDel="00D624AA">
        <w:rPr>
          <w:rFonts w:ascii="Calibri" w:hAnsi="Calibri"/>
        </w:rPr>
        <w:delText xml:space="preserve">January </w:delText>
      </w:r>
    </w:del>
    <w:ins w:id="14" w:author="Shewmaker, Michael@Energy" w:date="2016-10-11T10:24:00Z">
      <w:r w:rsidR="00D624AA">
        <w:rPr>
          <w:rFonts w:ascii="Calibri" w:hAnsi="Calibri"/>
        </w:rPr>
        <w:t>October</w:t>
      </w:r>
      <w:bookmarkStart w:id="15" w:name="_GoBack"/>
      <w:bookmarkEnd w:id="15"/>
      <w:r w:rsidR="00D624AA">
        <w:rPr>
          <w:rFonts w:ascii="Calibri" w:hAnsi="Calibri"/>
        </w:rPr>
        <w:t xml:space="preserve"> </w:t>
      </w:r>
    </w:ins>
    <w:r w:rsidR="00197A92">
      <w:rPr>
        <w:rFonts w:ascii="Calibri" w:hAnsi="Calibr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3060F2" w14:textId="77777777" w:rsidR="001A1B9E" w:rsidRDefault="001A1B9E" w:rsidP="000C31FB">
      <w:r>
        <w:separator/>
      </w:r>
    </w:p>
  </w:footnote>
  <w:footnote w:type="continuationSeparator" w:id="0">
    <w:p w14:paraId="5EC5B44A" w14:textId="77777777" w:rsidR="001A1B9E" w:rsidRDefault="001A1B9E" w:rsidP="000C31FB">
      <w:r>
        <w:continuationSeparator/>
      </w:r>
    </w:p>
  </w:footnote>
  <w:footnote w:type="continuationNotice" w:id="1">
    <w:p w14:paraId="2F33C55E" w14:textId="77777777" w:rsidR="001A1B9E" w:rsidRDefault="001A1B9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BC" w14:textId="77777777" w:rsidR="001A1B9E" w:rsidRDefault="00D624AA">
    <w:pPr>
      <w:pStyle w:val="Header"/>
    </w:pPr>
    <w:r>
      <w:rPr>
        <w:noProof/>
      </w:rPr>
      <w:pict w14:anchorId="0513F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79" o:spid="_x0000_s1024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BD" w14:textId="4B0BE6CD" w:rsidR="001A1B9E" w:rsidRPr="007770C5" w:rsidRDefault="001A1B9E" w:rsidP="00737F4D">
    <w:pPr>
      <w:suppressAutoHyphens/>
      <w:ind w:left="-90"/>
      <w:rPr>
        <w:rFonts w:ascii="Arial" w:hAnsi="Arial" w:cs="Arial"/>
        <w:sz w:val="14"/>
        <w:szCs w:val="14"/>
      </w:rPr>
    </w:pPr>
    <w:r w:rsidRPr="00414060">
      <w:rPr>
        <w:rFonts w:ascii="Arial" w:hAnsi="Arial" w:cs="Arial"/>
        <w:noProof/>
        <w:sz w:val="14"/>
        <w:szCs w:val="14"/>
      </w:rPr>
      <w:drawing>
        <wp:anchor distT="0" distB="0" distL="114300" distR="114300" simplePos="0" relativeHeight="251658240" behindDoc="0" locked="0" layoutInCell="1" allowOverlap="1" wp14:anchorId="0513F2E6" wp14:editId="4C8B9CD4">
          <wp:simplePos x="0" y="0"/>
          <wp:positionH relativeFrom="margin">
            <wp:posOffset>6480175</wp:posOffset>
          </wp:positionH>
          <wp:positionV relativeFrom="margin">
            <wp:posOffset>-1226185</wp:posOffset>
          </wp:positionV>
          <wp:extent cx="314960" cy="276225"/>
          <wp:effectExtent l="0" t="0" r="0" b="0"/>
          <wp:wrapSquare wrapText="bothSides"/>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0513F2BE" w14:textId="67EB5AEB" w:rsidR="001A1B9E" w:rsidRPr="007770C5" w:rsidRDefault="001A1B9E" w:rsidP="00737F4D">
    <w:pPr>
      <w:suppressAutoHyphens/>
      <w:ind w:left="-90"/>
      <w:rPr>
        <w:rFonts w:ascii="Arial" w:hAnsi="Arial" w:cs="Arial"/>
        <w:b/>
        <w:sz w:val="24"/>
        <w:szCs w:val="24"/>
      </w:rPr>
    </w:pPr>
    <w:r>
      <w:rPr>
        <w:rFonts w:ascii="Arial" w:hAnsi="Arial" w:cs="Arial"/>
        <w:b/>
        <w:sz w:val="24"/>
        <w:szCs w:val="24"/>
      </w:rPr>
      <w:t>LIGHTING – MULTI FAMILY DWELLINGS</w:t>
    </w:r>
  </w:p>
  <w:p w14:paraId="0513F2BF" w14:textId="3DA34DBB" w:rsidR="001A1B9E" w:rsidRPr="007770C5" w:rsidRDefault="001A1B9E" w:rsidP="00737F4D">
    <w:pPr>
      <w:suppressAutoHyphens/>
      <w:ind w:left="-90"/>
      <w:rPr>
        <w:rFonts w:ascii="Arial" w:hAnsi="Arial" w:cs="Arial"/>
        <w:sz w:val="14"/>
        <w:szCs w:val="14"/>
      </w:rPr>
    </w:pPr>
    <w:r>
      <w:rPr>
        <w:rFonts w:ascii="Arial" w:hAnsi="Arial" w:cs="Arial"/>
        <w:sz w:val="14"/>
        <w:szCs w:val="14"/>
      </w:rPr>
      <w:t>CEC-CF2R-LTG-02-E</w:t>
    </w:r>
    <w:r w:rsidRPr="007770C5">
      <w:rPr>
        <w:rFonts w:ascii="Arial" w:hAnsi="Arial" w:cs="Arial"/>
        <w:sz w:val="14"/>
        <w:szCs w:val="14"/>
      </w:rPr>
      <w:t xml:space="preserve"> (Revised </w:t>
    </w:r>
    <w:del w:id="9" w:author="Shewmaker, Michael@Energy" w:date="2016-10-11T10:24:00Z">
      <w:r w:rsidR="00197A92" w:rsidDel="00D624AA">
        <w:rPr>
          <w:rFonts w:ascii="Arial" w:hAnsi="Arial" w:cs="Arial"/>
          <w:sz w:val="14"/>
          <w:szCs w:val="14"/>
        </w:rPr>
        <w:delText>01</w:delText>
      </w:r>
    </w:del>
    <w:ins w:id="10" w:author="Shewmaker, Michael@Energy" w:date="2016-10-11T10:24:00Z">
      <w:r w:rsidR="00D624AA">
        <w:rPr>
          <w:rFonts w:ascii="Arial" w:hAnsi="Arial" w:cs="Arial"/>
          <w:sz w:val="14"/>
          <w:szCs w:val="14"/>
        </w:rPr>
        <w:t>10</w:t>
      </w:r>
    </w:ins>
    <w:r w:rsidR="00197A92">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1A1B9E" w:rsidRPr="00F85124" w14:paraId="0513F2C2" w14:textId="77777777" w:rsidTr="004752F9">
      <w:trPr>
        <w:cantSplit/>
        <w:trHeight w:val="288"/>
      </w:trPr>
      <w:tc>
        <w:tcPr>
          <w:tcW w:w="3738" w:type="pct"/>
          <w:gridSpan w:val="2"/>
          <w:tcBorders>
            <w:bottom w:val="single" w:sz="4" w:space="0" w:color="auto"/>
            <w:right w:val="nil"/>
          </w:tcBorders>
          <w:vAlign w:val="center"/>
        </w:tcPr>
        <w:p w14:paraId="0513F2C0" w14:textId="77777777" w:rsidR="001A1B9E" w:rsidRPr="00F85124" w:rsidRDefault="00D624AA" w:rsidP="00182697">
          <w:pPr>
            <w:pStyle w:val="Style77"/>
            <w:rPr>
              <w:b/>
            </w:rPr>
          </w:pPr>
          <w:r>
            <w:rPr>
              <w:noProof/>
            </w:rPr>
            <w:pict w14:anchorId="0513F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80" o:spid="_x0000_s10243" type="#_x0000_t75" style="position:absolute;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001A1B9E">
            <w:t>CERTIFICATE OF INSTALLATION</w:t>
          </w:r>
        </w:p>
      </w:tc>
      <w:tc>
        <w:tcPr>
          <w:tcW w:w="1262" w:type="pct"/>
          <w:tcBorders>
            <w:left w:val="nil"/>
            <w:bottom w:val="single" w:sz="4" w:space="0" w:color="auto"/>
          </w:tcBorders>
          <w:tcMar>
            <w:left w:w="115" w:type="dxa"/>
            <w:right w:w="115" w:type="dxa"/>
          </w:tcMar>
          <w:vAlign w:val="center"/>
        </w:tcPr>
        <w:p w14:paraId="0513F2C1" w14:textId="77777777" w:rsidR="001A1B9E" w:rsidRPr="00F85124" w:rsidRDefault="001A1B9E" w:rsidP="003E422C">
          <w:pPr>
            <w:pStyle w:val="Style78"/>
            <w:rPr>
              <w:b/>
            </w:rPr>
          </w:pPr>
          <w:r>
            <w:t>CF2R-LTG-02-E</w:t>
          </w:r>
        </w:p>
      </w:tc>
    </w:tr>
    <w:tr w:rsidR="001A1B9E" w:rsidRPr="00F85124" w14:paraId="0513F2C5" w14:textId="77777777" w:rsidTr="00182697">
      <w:trPr>
        <w:cantSplit/>
        <w:trHeight w:val="288"/>
      </w:trPr>
      <w:tc>
        <w:tcPr>
          <w:tcW w:w="2500" w:type="pct"/>
          <w:tcBorders>
            <w:right w:val="nil"/>
          </w:tcBorders>
        </w:tcPr>
        <w:p w14:paraId="0513F2C3" w14:textId="60184DD2" w:rsidR="001A1B9E" w:rsidRPr="00F85124" w:rsidRDefault="001A1B9E" w:rsidP="003E422C">
          <w:pPr>
            <w:pStyle w:val="Style75"/>
            <w:rPr>
              <w:sz w:val="12"/>
              <w:szCs w:val="12"/>
            </w:rPr>
          </w:pPr>
          <w:r>
            <w:t>Lighting – Multi-Family Dwellings</w:t>
          </w:r>
        </w:p>
      </w:tc>
      <w:tc>
        <w:tcPr>
          <w:tcW w:w="2500" w:type="pct"/>
          <w:gridSpan w:val="2"/>
          <w:tcBorders>
            <w:left w:val="nil"/>
          </w:tcBorders>
        </w:tcPr>
        <w:p w14:paraId="0513F2C4" w14:textId="77777777" w:rsidR="001A1B9E" w:rsidRPr="00DE65CF" w:rsidRDefault="001A1B9E" w:rsidP="00182697">
          <w:pPr>
            <w:pStyle w:val="Style78"/>
          </w:pPr>
          <w:r>
            <w:tab/>
          </w:r>
          <w:r w:rsidRPr="00F85124">
            <w:t xml:space="preserve">(Page </w:t>
          </w:r>
          <w:r>
            <w:fldChar w:fldCharType="begin"/>
          </w:r>
          <w:r>
            <w:instrText xml:space="preserve"> PAGE   \* MERGEFORMAT </w:instrText>
          </w:r>
          <w:r>
            <w:fldChar w:fldCharType="separate"/>
          </w:r>
          <w:r w:rsidR="00D624AA">
            <w:rPr>
              <w:noProof/>
            </w:rPr>
            <w:t>4</w:t>
          </w:r>
          <w:r>
            <w:rPr>
              <w:noProof/>
            </w:rPr>
            <w:fldChar w:fldCharType="end"/>
          </w:r>
          <w:r w:rsidRPr="00F85124">
            <w:t xml:space="preserve"> of </w:t>
          </w:r>
          <w:r w:rsidR="00D624AA">
            <w:fldChar w:fldCharType="begin"/>
          </w:r>
          <w:r w:rsidR="00D624AA">
            <w:instrText xml:space="preserve"> SECTIONPAGES   \* MERGEFORMAT </w:instrText>
          </w:r>
          <w:r w:rsidR="00D624AA">
            <w:fldChar w:fldCharType="separate"/>
          </w:r>
          <w:r w:rsidR="00D624AA">
            <w:rPr>
              <w:noProof/>
            </w:rPr>
            <w:t>4</w:t>
          </w:r>
          <w:r w:rsidR="00D624AA">
            <w:rPr>
              <w:noProof/>
            </w:rPr>
            <w:fldChar w:fldCharType="end"/>
          </w:r>
          <w:r w:rsidRPr="00F85124">
            <w:t>)</w:t>
          </w:r>
        </w:p>
      </w:tc>
    </w:tr>
    <w:tr w:rsidR="001A1B9E" w:rsidRPr="00F85124" w14:paraId="0513F2C9" w14:textId="77777777" w:rsidTr="004752F9">
      <w:trPr>
        <w:cantSplit/>
        <w:trHeight w:val="288"/>
      </w:trPr>
      <w:tc>
        <w:tcPr>
          <w:tcW w:w="0" w:type="auto"/>
        </w:tcPr>
        <w:p w14:paraId="0513F2C6" w14:textId="77777777" w:rsidR="001A1B9E" w:rsidRPr="00F85124" w:rsidRDefault="001A1B9E" w:rsidP="00182697">
          <w:pPr>
            <w:pStyle w:val="Style20"/>
          </w:pPr>
          <w:r w:rsidRPr="00F85124">
            <w:t>Project Name:</w:t>
          </w:r>
        </w:p>
      </w:tc>
      <w:tc>
        <w:tcPr>
          <w:tcW w:w="1238" w:type="pct"/>
        </w:tcPr>
        <w:p w14:paraId="0513F2C7" w14:textId="77777777" w:rsidR="001A1B9E" w:rsidRPr="00F85124" w:rsidRDefault="001A1B9E" w:rsidP="00182697">
          <w:pPr>
            <w:pStyle w:val="Style20"/>
          </w:pPr>
          <w:r w:rsidRPr="00F85124">
            <w:t>Enforcement Agency:</w:t>
          </w:r>
        </w:p>
      </w:tc>
      <w:tc>
        <w:tcPr>
          <w:tcW w:w="1262" w:type="pct"/>
        </w:tcPr>
        <w:p w14:paraId="0513F2C8" w14:textId="77777777" w:rsidR="001A1B9E" w:rsidRPr="00F85124" w:rsidRDefault="001A1B9E" w:rsidP="00182697">
          <w:pPr>
            <w:pStyle w:val="Style20"/>
          </w:pPr>
          <w:r w:rsidRPr="00F85124">
            <w:t>Permit Number:</w:t>
          </w:r>
        </w:p>
      </w:tc>
    </w:tr>
    <w:tr w:rsidR="001A1B9E" w:rsidRPr="00F85124" w14:paraId="0513F2CD" w14:textId="77777777" w:rsidTr="004752F9">
      <w:trPr>
        <w:cantSplit/>
        <w:trHeight w:val="288"/>
      </w:trPr>
      <w:tc>
        <w:tcPr>
          <w:tcW w:w="0" w:type="auto"/>
        </w:tcPr>
        <w:p w14:paraId="0513F2CA" w14:textId="77777777" w:rsidR="001A1B9E" w:rsidRPr="00F85124" w:rsidRDefault="001A1B9E" w:rsidP="00182697">
          <w:pPr>
            <w:pStyle w:val="Style20"/>
            <w:rPr>
              <w:vertAlign w:val="superscript"/>
            </w:rPr>
          </w:pPr>
          <w:r w:rsidRPr="00F85124">
            <w:t>Dwelling Address:</w:t>
          </w:r>
        </w:p>
      </w:tc>
      <w:tc>
        <w:tcPr>
          <w:tcW w:w="1238" w:type="pct"/>
        </w:tcPr>
        <w:p w14:paraId="0513F2CB" w14:textId="4D13F485" w:rsidR="001A1B9E" w:rsidRPr="00F85124" w:rsidRDefault="001A1B9E" w:rsidP="00182697">
          <w:pPr>
            <w:pStyle w:val="Style20"/>
            <w:rPr>
              <w:vertAlign w:val="superscript"/>
            </w:rPr>
          </w:pPr>
          <w:r w:rsidRPr="00F85124">
            <w:t>City</w:t>
          </w:r>
          <w:r>
            <w:t>:</w:t>
          </w:r>
        </w:p>
      </w:tc>
      <w:tc>
        <w:tcPr>
          <w:tcW w:w="1262" w:type="pct"/>
        </w:tcPr>
        <w:p w14:paraId="0513F2CC" w14:textId="6A069711" w:rsidR="001A1B9E" w:rsidRPr="00F85124" w:rsidRDefault="001A1B9E" w:rsidP="00182697">
          <w:pPr>
            <w:pStyle w:val="Style20"/>
            <w:rPr>
              <w:vertAlign w:val="superscript"/>
            </w:rPr>
          </w:pPr>
          <w:r w:rsidRPr="00F85124">
            <w:t>Zip Code</w:t>
          </w:r>
          <w:r>
            <w:t>:</w:t>
          </w:r>
        </w:p>
      </w:tc>
    </w:tr>
  </w:tbl>
  <w:p w14:paraId="0513F2CE" w14:textId="77777777" w:rsidR="001A1B9E" w:rsidRPr="00C21866" w:rsidRDefault="001A1B9E" w:rsidP="004752F9">
    <w:pPr>
      <w:pStyle w:val="Style20"/>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D1" w14:textId="77777777" w:rsidR="001A1B9E" w:rsidRDefault="00D624AA">
    <w:pPr>
      <w:pStyle w:val="Header"/>
    </w:pPr>
    <w:r>
      <w:rPr>
        <w:noProof/>
      </w:rPr>
      <w:pict w14:anchorId="0513F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78" o:spid="_x0000_s1024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D2" w14:textId="77777777" w:rsidR="001A1B9E" w:rsidRDefault="00D624AA">
    <w:pPr>
      <w:pStyle w:val="Header"/>
    </w:pPr>
    <w:r>
      <w:rPr>
        <w:noProof/>
      </w:rPr>
      <w:pict w14:anchorId="0513F2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82" o:spid="_x0000_s1024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1A1B9E" w:rsidRPr="00F85124" w14:paraId="0513F2D5" w14:textId="77777777" w:rsidTr="004752F9">
      <w:trPr>
        <w:cantSplit/>
        <w:trHeight w:val="288"/>
      </w:trPr>
      <w:tc>
        <w:tcPr>
          <w:tcW w:w="3738" w:type="pct"/>
          <w:gridSpan w:val="2"/>
          <w:tcBorders>
            <w:bottom w:val="single" w:sz="4" w:space="0" w:color="auto"/>
            <w:right w:val="nil"/>
          </w:tcBorders>
          <w:vAlign w:val="center"/>
        </w:tcPr>
        <w:p w14:paraId="0513F2D3" w14:textId="77777777" w:rsidR="001A1B9E" w:rsidRPr="00F85124" w:rsidRDefault="00D624AA" w:rsidP="000F6DBD">
          <w:pPr>
            <w:pStyle w:val="Style77"/>
            <w:rPr>
              <w:b/>
            </w:rPr>
          </w:pPr>
          <w:r>
            <w:rPr>
              <w:noProof/>
            </w:rPr>
            <w:pict w14:anchorId="0513F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83" o:spid="_x0000_s1024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A1B9E">
            <w:t xml:space="preserve">CERTIFICATE OF INSTALLATION – </w:t>
          </w:r>
          <w:r w:rsidR="001A1B9E">
            <w:rPr>
              <w:rFonts w:asciiTheme="minorHAnsi" w:hAnsiTheme="minorHAnsi"/>
            </w:rPr>
            <w:t>USER INSTRUCTIONS</w:t>
          </w:r>
        </w:p>
      </w:tc>
      <w:tc>
        <w:tcPr>
          <w:tcW w:w="1262" w:type="pct"/>
          <w:tcBorders>
            <w:left w:val="nil"/>
            <w:bottom w:val="single" w:sz="4" w:space="0" w:color="auto"/>
          </w:tcBorders>
          <w:tcMar>
            <w:left w:w="115" w:type="dxa"/>
            <w:right w:w="115" w:type="dxa"/>
          </w:tcMar>
          <w:vAlign w:val="center"/>
        </w:tcPr>
        <w:p w14:paraId="0513F2D4" w14:textId="77777777" w:rsidR="001A1B9E" w:rsidRPr="00F85124" w:rsidRDefault="001A1B9E" w:rsidP="003E422C">
          <w:pPr>
            <w:pStyle w:val="Style78"/>
            <w:rPr>
              <w:b/>
            </w:rPr>
          </w:pPr>
          <w:r>
            <w:t>CF2R-LTG-02-E</w:t>
          </w:r>
        </w:p>
      </w:tc>
    </w:tr>
    <w:tr w:rsidR="001A1B9E" w:rsidRPr="00F85124" w14:paraId="0513F2D8" w14:textId="77777777" w:rsidTr="00182697">
      <w:trPr>
        <w:cantSplit/>
        <w:trHeight w:val="288"/>
      </w:trPr>
      <w:tc>
        <w:tcPr>
          <w:tcW w:w="2500" w:type="pct"/>
          <w:tcBorders>
            <w:right w:val="nil"/>
          </w:tcBorders>
        </w:tcPr>
        <w:p w14:paraId="0513F2D6" w14:textId="65E31B8C" w:rsidR="001A1B9E" w:rsidRPr="00F85124" w:rsidRDefault="001A1B9E">
          <w:pPr>
            <w:pStyle w:val="Style75"/>
            <w:rPr>
              <w:sz w:val="12"/>
              <w:szCs w:val="12"/>
            </w:rPr>
          </w:pPr>
          <w:r>
            <w:t>Lighting – Multi-Family Dwellings</w:t>
          </w:r>
        </w:p>
      </w:tc>
      <w:tc>
        <w:tcPr>
          <w:tcW w:w="2500" w:type="pct"/>
          <w:gridSpan w:val="2"/>
          <w:tcBorders>
            <w:left w:val="nil"/>
          </w:tcBorders>
        </w:tcPr>
        <w:p w14:paraId="0513F2D7" w14:textId="77777777" w:rsidR="001A1B9E" w:rsidRPr="00DE65CF" w:rsidRDefault="001A1B9E" w:rsidP="00182697">
          <w:pPr>
            <w:pStyle w:val="Style78"/>
          </w:pPr>
          <w:r>
            <w:tab/>
          </w:r>
          <w:r w:rsidRPr="00F85124">
            <w:t xml:space="preserve">(Page </w:t>
          </w:r>
          <w:r>
            <w:fldChar w:fldCharType="begin"/>
          </w:r>
          <w:r>
            <w:instrText xml:space="preserve"> PAGE   \* MERGEFORMAT </w:instrText>
          </w:r>
          <w:r>
            <w:fldChar w:fldCharType="separate"/>
          </w:r>
          <w:r w:rsidR="00D624AA">
            <w:rPr>
              <w:noProof/>
            </w:rPr>
            <w:t>1</w:t>
          </w:r>
          <w:r>
            <w:rPr>
              <w:noProof/>
            </w:rPr>
            <w:fldChar w:fldCharType="end"/>
          </w:r>
          <w:r w:rsidRPr="00F85124">
            <w:t xml:space="preserve"> of </w:t>
          </w:r>
          <w:r w:rsidR="00D624AA">
            <w:fldChar w:fldCharType="begin"/>
          </w:r>
          <w:r w:rsidR="00D624AA">
            <w:instrText xml:space="preserve"> SECTIONPAGES   \* MERGEFORMAT </w:instrText>
          </w:r>
          <w:r w:rsidR="00D624AA">
            <w:fldChar w:fldCharType="separate"/>
          </w:r>
          <w:r w:rsidR="00D624AA">
            <w:rPr>
              <w:noProof/>
            </w:rPr>
            <w:t>2</w:t>
          </w:r>
          <w:r w:rsidR="00D624AA">
            <w:rPr>
              <w:noProof/>
            </w:rPr>
            <w:fldChar w:fldCharType="end"/>
          </w:r>
          <w:r w:rsidRPr="00F85124">
            <w:t>)</w:t>
          </w:r>
        </w:p>
      </w:tc>
    </w:tr>
  </w:tbl>
  <w:p w14:paraId="0513F2D9" w14:textId="77777777" w:rsidR="001A1B9E" w:rsidRPr="00C21866" w:rsidRDefault="001A1B9E" w:rsidP="004752F9">
    <w:pPr>
      <w:pStyle w:val="Style20"/>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DB" w14:textId="77777777" w:rsidR="001A1B9E" w:rsidRDefault="00D624AA">
    <w:pPr>
      <w:pStyle w:val="Header"/>
    </w:pPr>
    <w:r>
      <w:rPr>
        <w:noProof/>
      </w:rPr>
      <w:pict w14:anchorId="0513F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81" o:spid="_x0000_s1024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DC" w14:textId="77777777" w:rsidR="001A1B9E" w:rsidRDefault="00D624AA">
    <w:pPr>
      <w:pStyle w:val="Header"/>
    </w:pPr>
    <w:r>
      <w:rPr>
        <w:noProof/>
      </w:rPr>
      <w:pict w14:anchorId="0513F2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85" o:spid="_x0000_s1024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1A1B9E" w:rsidRPr="00F85124" w14:paraId="0513F2DF" w14:textId="77777777" w:rsidTr="004752F9">
      <w:trPr>
        <w:cantSplit/>
        <w:trHeight w:val="288"/>
      </w:trPr>
      <w:tc>
        <w:tcPr>
          <w:tcW w:w="3738" w:type="pct"/>
          <w:gridSpan w:val="2"/>
          <w:tcBorders>
            <w:bottom w:val="single" w:sz="4" w:space="0" w:color="auto"/>
            <w:right w:val="nil"/>
          </w:tcBorders>
          <w:vAlign w:val="center"/>
        </w:tcPr>
        <w:p w14:paraId="0513F2DD" w14:textId="77777777" w:rsidR="001A1B9E" w:rsidRPr="00F85124" w:rsidRDefault="00D624AA" w:rsidP="000F6DBD">
          <w:pPr>
            <w:pStyle w:val="Style77"/>
            <w:rPr>
              <w:b/>
            </w:rPr>
          </w:pPr>
          <w:r>
            <w:rPr>
              <w:noProof/>
            </w:rPr>
            <w:pict w14:anchorId="0513F2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86" o:spid="_x0000_s1024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A1B9E">
            <w:t xml:space="preserve">CERTIFICATE OF INSTALLATION – </w:t>
          </w:r>
          <w:r w:rsidR="001A1B9E" w:rsidRPr="00B40F13">
            <w:rPr>
              <w:rFonts w:asciiTheme="minorHAnsi" w:hAnsiTheme="minorHAnsi"/>
            </w:rPr>
            <w:t>DATA FIELD DEFINITIONS AND CALCULATIONS</w:t>
          </w:r>
        </w:p>
      </w:tc>
      <w:tc>
        <w:tcPr>
          <w:tcW w:w="1262" w:type="pct"/>
          <w:tcBorders>
            <w:left w:val="nil"/>
            <w:bottom w:val="single" w:sz="4" w:space="0" w:color="auto"/>
          </w:tcBorders>
          <w:tcMar>
            <w:left w:w="115" w:type="dxa"/>
            <w:right w:w="115" w:type="dxa"/>
          </w:tcMar>
          <w:vAlign w:val="center"/>
        </w:tcPr>
        <w:p w14:paraId="0513F2DE" w14:textId="77777777" w:rsidR="001A1B9E" w:rsidRPr="00F85124" w:rsidRDefault="001A1B9E" w:rsidP="003E422C">
          <w:pPr>
            <w:pStyle w:val="Style78"/>
            <w:rPr>
              <w:b/>
            </w:rPr>
          </w:pPr>
          <w:r>
            <w:t>CF2R-LTG-02-E</w:t>
          </w:r>
        </w:p>
      </w:tc>
    </w:tr>
    <w:tr w:rsidR="001A1B9E" w:rsidRPr="00F85124" w14:paraId="0513F2E2" w14:textId="77777777" w:rsidTr="00182697">
      <w:trPr>
        <w:cantSplit/>
        <w:trHeight w:val="288"/>
      </w:trPr>
      <w:tc>
        <w:tcPr>
          <w:tcW w:w="2500" w:type="pct"/>
          <w:tcBorders>
            <w:right w:val="nil"/>
          </w:tcBorders>
        </w:tcPr>
        <w:p w14:paraId="0513F2E0" w14:textId="4B9EB665" w:rsidR="001A1B9E" w:rsidRPr="00F85124" w:rsidRDefault="001A1B9E">
          <w:pPr>
            <w:pStyle w:val="Style75"/>
            <w:rPr>
              <w:sz w:val="12"/>
              <w:szCs w:val="12"/>
            </w:rPr>
          </w:pPr>
          <w:r>
            <w:t>Lighting – Multi-Family Dwellings</w:t>
          </w:r>
        </w:p>
      </w:tc>
      <w:tc>
        <w:tcPr>
          <w:tcW w:w="2500" w:type="pct"/>
          <w:gridSpan w:val="2"/>
          <w:tcBorders>
            <w:left w:val="nil"/>
          </w:tcBorders>
        </w:tcPr>
        <w:p w14:paraId="0513F2E1" w14:textId="77777777" w:rsidR="001A1B9E" w:rsidRPr="00DE65CF" w:rsidRDefault="001A1B9E" w:rsidP="00182697">
          <w:pPr>
            <w:pStyle w:val="Style78"/>
          </w:pPr>
          <w:r>
            <w:tab/>
          </w:r>
          <w:r w:rsidRPr="00F85124">
            <w:t xml:space="preserve">(Page </w:t>
          </w:r>
          <w:r>
            <w:fldChar w:fldCharType="begin"/>
          </w:r>
          <w:r>
            <w:instrText xml:space="preserve"> PAGE   \* MERGEFORMAT </w:instrText>
          </w:r>
          <w:r>
            <w:fldChar w:fldCharType="separate"/>
          </w:r>
          <w:r w:rsidR="00D624AA">
            <w:rPr>
              <w:noProof/>
            </w:rPr>
            <w:t>4</w:t>
          </w:r>
          <w:r>
            <w:rPr>
              <w:noProof/>
            </w:rPr>
            <w:fldChar w:fldCharType="end"/>
          </w:r>
          <w:r w:rsidRPr="00F85124">
            <w:t xml:space="preserve"> of </w:t>
          </w:r>
          <w:r w:rsidR="00D624AA">
            <w:fldChar w:fldCharType="begin"/>
          </w:r>
          <w:r w:rsidR="00D624AA">
            <w:instrText xml:space="preserve"> SECTIONPAGES   \* MERGEFORMAT </w:instrText>
          </w:r>
          <w:r w:rsidR="00D624AA">
            <w:fldChar w:fldCharType="separate"/>
          </w:r>
          <w:r w:rsidR="00D624AA">
            <w:rPr>
              <w:noProof/>
            </w:rPr>
            <w:t>4</w:t>
          </w:r>
          <w:r w:rsidR="00D624AA">
            <w:rPr>
              <w:noProof/>
            </w:rPr>
            <w:fldChar w:fldCharType="end"/>
          </w:r>
          <w:r w:rsidRPr="00F85124">
            <w:t>)</w:t>
          </w:r>
        </w:p>
      </w:tc>
    </w:tr>
  </w:tbl>
  <w:p w14:paraId="0513F2E3" w14:textId="77777777" w:rsidR="001A1B9E" w:rsidRPr="00C21866" w:rsidRDefault="001A1B9E" w:rsidP="004752F9">
    <w:pPr>
      <w:pStyle w:val="Style20"/>
      <w:rPr>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13F2E4" w14:textId="77777777" w:rsidR="001A1B9E" w:rsidRDefault="00D624AA">
    <w:pPr>
      <w:pStyle w:val="Header"/>
    </w:pPr>
    <w:r>
      <w:rPr>
        <w:noProof/>
      </w:rPr>
      <w:pict w14:anchorId="0513F2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00584" o:spid="_x0000_s1024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1">
    <w:nsid w:val="1D6E4389"/>
    <w:multiLevelType w:val="hybridMultilevel"/>
    <w:tmpl w:val="3C4E0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3">
    <w:nsid w:val="27AD4FAA"/>
    <w:multiLevelType w:val="hybridMultilevel"/>
    <w:tmpl w:val="40D8200E"/>
    <w:lvl w:ilvl="0" w:tplc="EB8E2B8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BF46B38"/>
    <w:multiLevelType w:val="hybridMultilevel"/>
    <w:tmpl w:val="954CF7FA"/>
    <w:lvl w:ilvl="0" w:tplc="E732E60C">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03D2495"/>
    <w:multiLevelType w:val="hybridMultilevel"/>
    <w:tmpl w:val="8F20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146042"/>
    <w:multiLevelType w:val="hybridMultilevel"/>
    <w:tmpl w:val="3FFAA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nsid w:val="5514278F"/>
    <w:multiLevelType w:val="hybridMultilevel"/>
    <w:tmpl w:val="8DC42F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9540F64"/>
    <w:multiLevelType w:val="hybridMultilevel"/>
    <w:tmpl w:val="26E22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CF6819"/>
    <w:multiLevelType w:val="hybridMultilevel"/>
    <w:tmpl w:val="8DC42F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7"/>
  </w:num>
  <w:num w:numId="4">
    <w:abstractNumId w:val="4"/>
  </w:num>
  <w:num w:numId="5">
    <w:abstractNumId w:val="3"/>
  </w:num>
  <w:num w:numId="6">
    <w:abstractNumId w:val="5"/>
  </w:num>
  <w:num w:numId="7">
    <w:abstractNumId w:val="6"/>
  </w:num>
  <w:num w:numId="8">
    <w:abstractNumId w:val="8"/>
  </w:num>
  <w:num w:numId="9">
    <w:abstractNumId w:val="1"/>
  </w:num>
  <w:num w:numId="10">
    <w:abstractNumId w:val="9"/>
  </w:num>
  <w:num w:numId="11">
    <w:abstractNumId w:val="10"/>
  </w:num>
  <w:num w:numId="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0250"/>
    <o:shapelayout v:ext="edit">
      <o:idmap v:ext="edit" data="1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489"/>
    <w:rsid w:val="000011BF"/>
    <w:rsid w:val="00001777"/>
    <w:rsid w:val="00002585"/>
    <w:rsid w:val="00007530"/>
    <w:rsid w:val="00015DA5"/>
    <w:rsid w:val="00017D1E"/>
    <w:rsid w:val="00017EEB"/>
    <w:rsid w:val="00027CE3"/>
    <w:rsid w:val="00046303"/>
    <w:rsid w:val="00047CB4"/>
    <w:rsid w:val="000660B9"/>
    <w:rsid w:val="00076797"/>
    <w:rsid w:val="0008044B"/>
    <w:rsid w:val="0008240E"/>
    <w:rsid w:val="00083233"/>
    <w:rsid w:val="000A1E1C"/>
    <w:rsid w:val="000A1F02"/>
    <w:rsid w:val="000B4576"/>
    <w:rsid w:val="000B51F1"/>
    <w:rsid w:val="000C31FB"/>
    <w:rsid w:val="000C525D"/>
    <w:rsid w:val="000D0D63"/>
    <w:rsid w:val="000D2F13"/>
    <w:rsid w:val="000D4C7D"/>
    <w:rsid w:val="000D5F5A"/>
    <w:rsid w:val="000D7563"/>
    <w:rsid w:val="000E0130"/>
    <w:rsid w:val="000F6DBD"/>
    <w:rsid w:val="000F7634"/>
    <w:rsid w:val="00106B82"/>
    <w:rsid w:val="00106CE7"/>
    <w:rsid w:val="00107AA6"/>
    <w:rsid w:val="00116AE9"/>
    <w:rsid w:val="001172AB"/>
    <w:rsid w:val="00121FFE"/>
    <w:rsid w:val="00122F25"/>
    <w:rsid w:val="00123C66"/>
    <w:rsid w:val="001323B0"/>
    <w:rsid w:val="00133665"/>
    <w:rsid w:val="00144A7F"/>
    <w:rsid w:val="00151A88"/>
    <w:rsid w:val="001528AD"/>
    <w:rsid w:val="00160125"/>
    <w:rsid w:val="0016047F"/>
    <w:rsid w:val="0016427F"/>
    <w:rsid w:val="00166029"/>
    <w:rsid w:val="001664FE"/>
    <w:rsid w:val="00182697"/>
    <w:rsid w:val="00185354"/>
    <w:rsid w:val="00192C57"/>
    <w:rsid w:val="001968C1"/>
    <w:rsid w:val="00197A92"/>
    <w:rsid w:val="001A1B9E"/>
    <w:rsid w:val="001A3D1C"/>
    <w:rsid w:val="001A3E05"/>
    <w:rsid w:val="001C58F1"/>
    <w:rsid w:val="001D0FD7"/>
    <w:rsid w:val="001D2311"/>
    <w:rsid w:val="001D4A92"/>
    <w:rsid w:val="001D665F"/>
    <w:rsid w:val="001F310A"/>
    <w:rsid w:val="001F42A0"/>
    <w:rsid w:val="001F7A14"/>
    <w:rsid w:val="002047DE"/>
    <w:rsid w:val="00210F47"/>
    <w:rsid w:val="002151A2"/>
    <w:rsid w:val="00215B8C"/>
    <w:rsid w:val="002164AB"/>
    <w:rsid w:val="00216C96"/>
    <w:rsid w:val="00217A64"/>
    <w:rsid w:val="0022273E"/>
    <w:rsid w:val="0022446F"/>
    <w:rsid w:val="00232458"/>
    <w:rsid w:val="0023440C"/>
    <w:rsid w:val="0024459F"/>
    <w:rsid w:val="00244ED1"/>
    <w:rsid w:val="002516D4"/>
    <w:rsid w:val="00265EB1"/>
    <w:rsid w:val="00271DD1"/>
    <w:rsid w:val="0027441E"/>
    <w:rsid w:val="00277489"/>
    <w:rsid w:val="00292106"/>
    <w:rsid w:val="002A2481"/>
    <w:rsid w:val="002A69E2"/>
    <w:rsid w:val="002A7108"/>
    <w:rsid w:val="002A7AB6"/>
    <w:rsid w:val="002B51C7"/>
    <w:rsid w:val="002C39FE"/>
    <w:rsid w:val="002C59B5"/>
    <w:rsid w:val="002C7248"/>
    <w:rsid w:val="002D1125"/>
    <w:rsid w:val="002D587D"/>
    <w:rsid w:val="002D5D55"/>
    <w:rsid w:val="002E6852"/>
    <w:rsid w:val="002F0A98"/>
    <w:rsid w:val="002F5529"/>
    <w:rsid w:val="00300933"/>
    <w:rsid w:val="00306EC2"/>
    <w:rsid w:val="003078CB"/>
    <w:rsid w:val="003109C0"/>
    <w:rsid w:val="00312F89"/>
    <w:rsid w:val="00317AF4"/>
    <w:rsid w:val="0032242F"/>
    <w:rsid w:val="00330276"/>
    <w:rsid w:val="0033369D"/>
    <w:rsid w:val="00335A07"/>
    <w:rsid w:val="003402A5"/>
    <w:rsid w:val="0034140F"/>
    <w:rsid w:val="003423CF"/>
    <w:rsid w:val="00346375"/>
    <w:rsid w:val="0034743B"/>
    <w:rsid w:val="0035696C"/>
    <w:rsid w:val="0035772A"/>
    <w:rsid w:val="00362063"/>
    <w:rsid w:val="003641AB"/>
    <w:rsid w:val="00364AF1"/>
    <w:rsid w:val="00364AFD"/>
    <w:rsid w:val="00366009"/>
    <w:rsid w:val="00367298"/>
    <w:rsid w:val="0037210F"/>
    <w:rsid w:val="00373167"/>
    <w:rsid w:val="00383380"/>
    <w:rsid w:val="0039652A"/>
    <w:rsid w:val="003965B7"/>
    <w:rsid w:val="003A170D"/>
    <w:rsid w:val="003A3681"/>
    <w:rsid w:val="003A3AB8"/>
    <w:rsid w:val="003B65C4"/>
    <w:rsid w:val="003C3339"/>
    <w:rsid w:val="003C40B4"/>
    <w:rsid w:val="003D0189"/>
    <w:rsid w:val="003D3F02"/>
    <w:rsid w:val="003E422C"/>
    <w:rsid w:val="003E42E0"/>
    <w:rsid w:val="003E64C7"/>
    <w:rsid w:val="003E6928"/>
    <w:rsid w:val="003E6B3C"/>
    <w:rsid w:val="003E7ED8"/>
    <w:rsid w:val="003F442E"/>
    <w:rsid w:val="003F630B"/>
    <w:rsid w:val="00402F60"/>
    <w:rsid w:val="00405CF4"/>
    <w:rsid w:val="004078B0"/>
    <w:rsid w:val="00410D01"/>
    <w:rsid w:val="0041203A"/>
    <w:rsid w:val="00414060"/>
    <w:rsid w:val="00416AC9"/>
    <w:rsid w:val="00416CA1"/>
    <w:rsid w:val="00423DB3"/>
    <w:rsid w:val="00430CCD"/>
    <w:rsid w:val="00443B07"/>
    <w:rsid w:val="0044674A"/>
    <w:rsid w:val="004508A1"/>
    <w:rsid w:val="00455203"/>
    <w:rsid w:val="00457163"/>
    <w:rsid w:val="0046319D"/>
    <w:rsid w:val="00470D22"/>
    <w:rsid w:val="004752F9"/>
    <w:rsid w:val="00481802"/>
    <w:rsid w:val="00482709"/>
    <w:rsid w:val="00483721"/>
    <w:rsid w:val="0049150D"/>
    <w:rsid w:val="004916AA"/>
    <w:rsid w:val="004936E0"/>
    <w:rsid w:val="00497DDD"/>
    <w:rsid w:val="004A1FA5"/>
    <w:rsid w:val="004C367B"/>
    <w:rsid w:val="004D2A6F"/>
    <w:rsid w:val="004D3A16"/>
    <w:rsid w:val="004E079B"/>
    <w:rsid w:val="004F278F"/>
    <w:rsid w:val="005003CE"/>
    <w:rsid w:val="005021B3"/>
    <w:rsid w:val="00503025"/>
    <w:rsid w:val="005054BE"/>
    <w:rsid w:val="0050760A"/>
    <w:rsid w:val="00507935"/>
    <w:rsid w:val="005123F2"/>
    <w:rsid w:val="00513A73"/>
    <w:rsid w:val="00515994"/>
    <w:rsid w:val="00516B2A"/>
    <w:rsid w:val="0052053E"/>
    <w:rsid w:val="005244FE"/>
    <w:rsid w:val="005266EA"/>
    <w:rsid w:val="00534BA9"/>
    <w:rsid w:val="005352EA"/>
    <w:rsid w:val="00537140"/>
    <w:rsid w:val="00540C41"/>
    <w:rsid w:val="00573AE4"/>
    <w:rsid w:val="005A506E"/>
    <w:rsid w:val="005C2064"/>
    <w:rsid w:val="005C238A"/>
    <w:rsid w:val="005C2501"/>
    <w:rsid w:val="005C6E83"/>
    <w:rsid w:val="005D2A8F"/>
    <w:rsid w:val="005D7800"/>
    <w:rsid w:val="005E116A"/>
    <w:rsid w:val="005E3279"/>
    <w:rsid w:val="005E3CAF"/>
    <w:rsid w:val="005F0137"/>
    <w:rsid w:val="005F0BFD"/>
    <w:rsid w:val="005F1592"/>
    <w:rsid w:val="005F1B3B"/>
    <w:rsid w:val="005F2BD4"/>
    <w:rsid w:val="005F6B95"/>
    <w:rsid w:val="005F7A9E"/>
    <w:rsid w:val="006062DB"/>
    <w:rsid w:val="006117F6"/>
    <w:rsid w:val="006238F4"/>
    <w:rsid w:val="00633186"/>
    <w:rsid w:val="0064153E"/>
    <w:rsid w:val="00642705"/>
    <w:rsid w:val="00643687"/>
    <w:rsid w:val="006531C2"/>
    <w:rsid w:val="006540F5"/>
    <w:rsid w:val="006561DD"/>
    <w:rsid w:val="00660172"/>
    <w:rsid w:val="00675820"/>
    <w:rsid w:val="00675F1C"/>
    <w:rsid w:val="006813CC"/>
    <w:rsid w:val="006A477E"/>
    <w:rsid w:val="006B1267"/>
    <w:rsid w:val="006B79B4"/>
    <w:rsid w:val="006C0E24"/>
    <w:rsid w:val="006C4819"/>
    <w:rsid w:val="006C58C8"/>
    <w:rsid w:val="006C67AF"/>
    <w:rsid w:val="006D04FE"/>
    <w:rsid w:val="006D34E6"/>
    <w:rsid w:val="006D7394"/>
    <w:rsid w:val="006D76B6"/>
    <w:rsid w:val="006E1779"/>
    <w:rsid w:val="006E354C"/>
    <w:rsid w:val="006E54DA"/>
    <w:rsid w:val="00707370"/>
    <w:rsid w:val="007073D7"/>
    <w:rsid w:val="0072246E"/>
    <w:rsid w:val="00732580"/>
    <w:rsid w:val="00732691"/>
    <w:rsid w:val="0073281C"/>
    <w:rsid w:val="007342AC"/>
    <w:rsid w:val="007365A5"/>
    <w:rsid w:val="00737F4D"/>
    <w:rsid w:val="0074393F"/>
    <w:rsid w:val="00752BE5"/>
    <w:rsid w:val="00752DEA"/>
    <w:rsid w:val="007532FE"/>
    <w:rsid w:val="00754631"/>
    <w:rsid w:val="007568C1"/>
    <w:rsid w:val="00756D6F"/>
    <w:rsid w:val="00765E73"/>
    <w:rsid w:val="007679C3"/>
    <w:rsid w:val="0077716F"/>
    <w:rsid w:val="00777CA3"/>
    <w:rsid w:val="0078264C"/>
    <w:rsid w:val="007828A8"/>
    <w:rsid w:val="0078775A"/>
    <w:rsid w:val="0079009E"/>
    <w:rsid w:val="0079480D"/>
    <w:rsid w:val="007A01B3"/>
    <w:rsid w:val="007A04AD"/>
    <w:rsid w:val="007A23EB"/>
    <w:rsid w:val="007A7980"/>
    <w:rsid w:val="007C026D"/>
    <w:rsid w:val="007C725E"/>
    <w:rsid w:val="007D0CB3"/>
    <w:rsid w:val="007D38E9"/>
    <w:rsid w:val="007D4161"/>
    <w:rsid w:val="007E26E9"/>
    <w:rsid w:val="007F11A6"/>
    <w:rsid w:val="007F2C8B"/>
    <w:rsid w:val="007F46C4"/>
    <w:rsid w:val="007F616F"/>
    <w:rsid w:val="008115A8"/>
    <w:rsid w:val="008122F2"/>
    <w:rsid w:val="00812430"/>
    <w:rsid w:val="00815959"/>
    <w:rsid w:val="008160F3"/>
    <w:rsid w:val="0082775B"/>
    <w:rsid w:val="00830849"/>
    <w:rsid w:val="00830B41"/>
    <w:rsid w:val="00830CF4"/>
    <w:rsid w:val="00832C63"/>
    <w:rsid w:val="00835C5C"/>
    <w:rsid w:val="00842D7E"/>
    <w:rsid w:val="00844335"/>
    <w:rsid w:val="00845353"/>
    <w:rsid w:val="00845AFB"/>
    <w:rsid w:val="008544FD"/>
    <w:rsid w:val="00854821"/>
    <w:rsid w:val="0085484B"/>
    <w:rsid w:val="0085630D"/>
    <w:rsid w:val="0086017D"/>
    <w:rsid w:val="00873261"/>
    <w:rsid w:val="00873C4D"/>
    <w:rsid w:val="008751A4"/>
    <w:rsid w:val="00880531"/>
    <w:rsid w:val="00883C1D"/>
    <w:rsid w:val="008911CA"/>
    <w:rsid w:val="0089192F"/>
    <w:rsid w:val="008B146E"/>
    <w:rsid w:val="008B19F6"/>
    <w:rsid w:val="008C0E16"/>
    <w:rsid w:val="008C4B29"/>
    <w:rsid w:val="008C57CA"/>
    <w:rsid w:val="008C66E3"/>
    <w:rsid w:val="008C69E3"/>
    <w:rsid w:val="0090321E"/>
    <w:rsid w:val="00903669"/>
    <w:rsid w:val="00906FCA"/>
    <w:rsid w:val="00907271"/>
    <w:rsid w:val="00921A22"/>
    <w:rsid w:val="00931A26"/>
    <w:rsid w:val="00933331"/>
    <w:rsid w:val="00936B00"/>
    <w:rsid w:val="00936C3A"/>
    <w:rsid w:val="00940469"/>
    <w:rsid w:val="00941069"/>
    <w:rsid w:val="0094250C"/>
    <w:rsid w:val="0094604E"/>
    <w:rsid w:val="00950246"/>
    <w:rsid w:val="00950C5F"/>
    <w:rsid w:val="00954C58"/>
    <w:rsid w:val="00965A73"/>
    <w:rsid w:val="00971FB4"/>
    <w:rsid w:val="00973690"/>
    <w:rsid w:val="0097616E"/>
    <w:rsid w:val="009859D9"/>
    <w:rsid w:val="00985F83"/>
    <w:rsid w:val="00991630"/>
    <w:rsid w:val="009922B9"/>
    <w:rsid w:val="009936A6"/>
    <w:rsid w:val="00993EE2"/>
    <w:rsid w:val="009A0659"/>
    <w:rsid w:val="009A588F"/>
    <w:rsid w:val="009B0F09"/>
    <w:rsid w:val="009B1375"/>
    <w:rsid w:val="009B3F53"/>
    <w:rsid w:val="009C31F2"/>
    <w:rsid w:val="009C59A4"/>
    <w:rsid w:val="009C6F94"/>
    <w:rsid w:val="009D182B"/>
    <w:rsid w:val="009D37F7"/>
    <w:rsid w:val="009E3D7F"/>
    <w:rsid w:val="009E401B"/>
    <w:rsid w:val="009E48BF"/>
    <w:rsid w:val="009E6737"/>
    <w:rsid w:val="009F4144"/>
    <w:rsid w:val="00A1292B"/>
    <w:rsid w:val="00A12C08"/>
    <w:rsid w:val="00A2442C"/>
    <w:rsid w:val="00A272CF"/>
    <w:rsid w:val="00A278CB"/>
    <w:rsid w:val="00A34DBC"/>
    <w:rsid w:val="00A36829"/>
    <w:rsid w:val="00A4066E"/>
    <w:rsid w:val="00A43FE3"/>
    <w:rsid w:val="00A513E9"/>
    <w:rsid w:val="00A51BF1"/>
    <w:rsid w:val="00A5264D"/>
    <w:rsid w:val="00A5710A"/>
    <w:rsid w:val="00A6106A"/>
    <w:rsid w:val="00A6313B"/>
    <w:rsid w:val="00A6668D"/>
    <w:rsid w:val="00A70C4D"/>
    <w:rsid w:val="00A77A1C"/>
    <w:rsid w:val="00A812DE"/>
    <w:rsid w:val="00A90139"/>
    <w:rsid w:val="00A913FA"/>
    <w:rsid w:val="00A96E0B"/>
    <w:rsid w:val="00AA7752"/>
    <w:rsid w:val="00AB6490"/>
    <w:rsid w:val="00AB6F5C"/>
    <w:rsid w:val="00AB7B00"/>
    <w:rsid w:val="00AE0319"/>
    <w:rsid w:val="00AE0E47"/>
    <w:rsid w:val="00AE3100"/>
    <w:rsid w:val="00AE71FC"/>
    <w:rsid w:val="00AF1207"/>
    <w:rsid w:val="00AF336F"/>
    <w:rsid w:val="00AF72BC"/>
    <w:rsid w:val="00B020B1"/>
    <w:rsid w:val="00B044F0"/>
    <w:rsid w:val="00B061B3"/>
    <w:rsid w:val="00B10FA7"/>
    <w:rsid w:val="00B116E9"/>
    <w:rsid w:val="00B12FEE"/>
    <w:rsid w:val="00B17C4E"/>
    <w:rsid w:val="00B22903"/>
    <w:rsid w:val="00B30C97"/>
    <w:rsid w:val="00B34FAD"/>
    <w:rsid w:val="00B364B7"/>
    <w:rsid w:val="00B4111E"/>
    <w:rsid w:val="00B41D66"/>
    <w:rsid w:val="00B44541"/>
    <w:rsid w:val="00B45E40"/>
    <w:rsid w:val="00B46664"/>
    <w:rsid w:val="00B51241"/>
    <w:rsid w:val="00B600E7"/>
    <w:rsid w:val="00B607A5"/>
    <w:rsid w:val="00B6532C"/>
    <w:rsid w:val="00B70948"/>
    <w:rsid w:val="00B7399E"/>
    <w:rsid w:val="00B7489E"/>
    <w:rsid w:val="00B74FE4"/>
    <w:rsid w:val="00B77E35"/>
    <w:rsid w:val="00B8197B"/>
    <w:rsid w:val="00B869AD"/>
    <w:rsid w:val="00B86E9C"/>
    <w:rsid w:val="00B941EA"/>
    <w:rsid w:val="00BA0EA5"/>
    <w:rsid w:val="00BA3B0E"/>
    <w:rsid w:val="00BA56F3"/>
    <w:rsid w:val="00BA5766"/>
    <w:rsid w:val="00BA6D1F"/>
    <w:rsid w:val="00BB1308"/>
    <w:rsid w:val="00BB3525"/>
    <w:rsid w:val="00BC4D57"/>
    <w:rsid w:val="00BC6344"/>
    <w:rsid w:val="00BC68A5"/>
    <w:rsid w:val="00BD4C28"/>
    <w:rsid w:val="00BE129F"/>
    <w:rsid w:val="00BE1E2C"/>
    <w:rsid w:val="00BE450A"/>
    <w:rsid w:val="00BE5B7E"/>
    <w:rsid w:val="00BE785F"/>
    <w:rsid w:val="00BF10E6"/>
    <w:rsid w:val="00BF11E5"/>
    <w:rsid w:val="00BF2965"/>
    <w:rsid w:val="00C045FE"/>
    <w:rsid w:val="00C04B8B"/>
    <w:rsid w:val="00C05919"/>
    <w:rsid w:val="00C07AF9"/>
    <w:rsid w:val="00C1095F"/>
    <w:rsid w:val="00C11710"/>
    <w:rsid w:val="00C178E5"/>
    <w:rsid w:val="00C21866"/>
    <w:rsid w:val="00C23ACA"/>
    <w:rsid w:val="00C23B3D"/>
    <w:rsid w:val="00C24F70"/>
    <w:rsid w:val="00C3139E"/>
    <w:rsid w:val="00C35FFB"/>
    <w:rsid w:val="00C47B6B"/>
    <w:rsid w:val="00C51085"/>
    <w:rsid w:val="00C51977"/>
    <w:rsid w:val="00C51F04"/>
    <w:rsid w:val="00C52B5F"/>
    <w:rsid w:val="00C53AF3"/>
    <w:rsid w:val="00C55C8A"/>
    <w:rsid w:val="00C6232B"/>
    <w:rsid w:val="00C659A9"/>
    <w:rsid w:val="00C71A51"/>
    <w:rsid w:val="00C8697E"/>
    <w:rsid w:val="00C91294"/>
    <w:rsid w:val="00C9134E"/>
    <w:rsid w:val="00C93C23"/>
    <w:rsid w:val="00CA0781"/>
    <w:rsid w:val="00CA3D84"/>
    <w:rsid w:val="00CA45D2"/>
    <w:rsid w:val="00CA7057"/>
    <w:rsid w:val="00CA7925"/>
    <w:rsid w:val="00CB3EF8"/>
    <w:rsid w:val="00CB6E1B"/>
    <w:rsid w:val="00CC0689"/>
    <w:rsid w:val="00CC3B3C"/>
    <w:rsid w:val="00CC3D0A"/>
    <w:rsid w:val="00CC3EBE"/>
    <w:rsid w:val="00CD02C6"/>
    <w:rsid w:val="00CD03B4"/>
    <w:rsid w:val="00CD1418"/>
    <w:rsid w:val="00CD2959"/>
    <w:rsid w:val="00CD501B"/>
    <w:rsid w:val="00CD6FA1"/>
    <w:rsid w:val="00CF0EA4"/>
    <w:rsid w:val="00CF2101"/>
    <w:rsid w:val="00CF6C70"/>
    <w:rsid w:val="00CF7EE5"/>
    <w:rsid w:val="00D04A34"/>
    <w:rsid w:val="00D0513E"/>
    <w:rsid w:val="00D10A32"/>
    <w:rsid w:val="00D13506"/>
    <w:rsid w:val="00D16401"/>
    <w:rsid w:val="00D168C8"/>
    <w:rsid w:val="00D20172"/>
    <w:rsid w:val="00D209CC"/>
    <w:rsid w:val="00D22718"/>
    <w:rsid w:val="00D22D85"/>
    <w:rsid w:val="00D2551D"/>
    <w:rsid w:val="00D261BB"/>
    <w:rsid w:val="00D26F6D"/>
    <w:rsid w:val="00D27591"/>
    <w:rsid w:val="00D34946"/>
    <w:rsid w:val="00D46470"/>
    <w:rsid w:val="00D53D47"/>
    <w:rsid w:val="00D5469D"/>
    <w:rsid w:val="00D56E78"/>
    <w:rsid w:val="00D624AA"/>
    <w:rsid w:val="00D63DB9"/>
    <w:rsid w:val="00D661A3"/>
    <w:rsid w:val="00D7154C"/>
    <w:rsid w:val="00D72D0F"/>
    <w:rsid w:val="00D75CD1"/>
    <w:rsid w:val="00D774EE"/>
    <w:rsid w:val="00D807FF"/>
    <w:rsid w:val="00D85F0C"/>
    <w:rsid w:val="00D87271"/>
    <w:rsid w:val="00D96330"/>
    <w:rsid w:val="00DB0D0D"/>
    <w:rsid w:val="00DB1964"/>
    <w:rsid w:val="00DC4750"/>
    <w:rsid w:val="00DC4B9D"/>
    <w:rsid w:val="00DD1444"/>
    <w:rsid w:val="00DD1FCA"/>
    <w:rsid w:val="00DD748A"/>
    <w:rsid w:val="00DE1321"/>
    <w:rsid w:val="00DF34C2"/>
    <w:rsid w:val="00E05746"/>
    <w:rsid w:val="00E216EB"/>
    <w:rsid w:val="00E25B0F"/>
    <w:rsid w:val="00E274F0"/>
    <w:rsid w:val="00E37C6D"/>
    <w:rsid w:val="00E40466"/>
    <w:rsid w:val="00E51580"/>
    <w:rsid w:val="00E51DB4"/>
    <w:rsid w:val="00E52CF9"/>
    <w:rsid w:val="00E54A5A"/>
    <w:rsid w:val="00E54BEA"/>
    <w:rsid w:val="00E81C86"/>
    <w:rsid w:val="00E87DAF"/>
    <w:rsid w:val="00E90AC9"/>
    <w:rsid w:val="00E9184B"/>
    <w:rsid w:val="00EA007E"/>
    <w:rsid w:val="00EA21B0"/>
    <w:rsid w:val="00EA54BA"/>
    <w:rsid w:val="00EB1496"/>
    <w:rsid w:val="00EC3E92"/>
    <w:rsid w:val="00EC5E2E"/>
    <w:rsid w:val="00ED0BEA"/>
    <w:rsid w:val="00ED1D2F"/>
    <w:rsid w:val="00ED2120"/>
    <w:rsid w:val="00ED3D92"/>
    <w:rsid w:val="00ED5800"/>
    <w:rsid w:val="00EE4F14"/>
    <w:rsid w:val="00EF35D5"/>
    <w:rsid w:val="00F04D3C"/>
    <w:rsid w:val="00F101B9"/>
    <w:rsid w:val="00F15CB9"/>
    <w:rsid w:val="00F16D8D"/>
    <w:rsid w:val="00F220BA"/>
    <w:rsid w:val="00F22401"/>
    <w:rsid w:val="00F362AF"/>
    <w:rsid w:val="00F57030"/>
    <w:rsid w:val="00F61E8A"/>
    <w:rsid w:val="00F7367F"/>
    <w:rsid w:val="00F846EE"/>
    <w:rsid w:val="00F87C48"/>
    <w:rsid w:val="00F90A82"/>
    <w:rsid w:val="00F92D47"/>
    <w:rsid w:val="00F934DD"/>
    <w:rsid w:val="00F94494"/>
    <w:rsid w:val="00F96ED5"/>
    <w:rsid w:val="00FB036E"/>
    <w:rsid w:val="00FB0D84"/>
    <w:rsid w:val="00FC5072"/>
    <w:rsid w:val="00FC6D1B"/>
    <w:rsid w:val="00FD001C"/>
    <w:rsid w:val="00FE3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50"/>
    <o:shapelayout v:ext="edit">
      <o:idmap v:ext="edit" data="1"/>
    </o:shapelayout>
  </w:shapeDefaults>
  <w:decimalSymbol w:val="."/>
  <w:listSeparator w:val=","/>
  <w14:docId w14:val="0513E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uiPriority="9"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
    <w:qFormat/>
    <w:rsid w:val="002A2481"/>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A2481"/>
    <w:pPr>
      <w:keepNext/>
      <w:numPr>
        <w:ilvl w:val="2"/>
        <w:numId w:val="2"/>
      </w:numPr>
      <w:tabs>
        <w:tab w:val="left" w:pos="-2600"/>
      </w:tabs>
      <w:spacing w:before="480"/>
      <w:outlineLvl w:val="2"/>
    </w:pPr>
    <w:rPr>
      <w:rFonts w:ascii="Arial Black" w:hAnsi="Arial Black"/>
      <w:sz w:val="22"/>
    </w:rPr>
  </w:style>
  <w:style w:type="paragraph" w:styleId="Heading8">
    <w:name w:val="heading 8"/>
    <w:basedOn w:val="Normal"/>
    <w:next w:val="Normal"/>
    <w:link w:val="Heading8Char"/>
    <w:uiPriority w:val="9"/>
    <w:qFormat/>
    <w:rsid w:val="005E3CAF"/>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E3CAF"/>
    <w:rPr>
      <w:rFonts w:cs="Times New Roman"/>
      <w:b/>
      <w:sz w:val="30"/>
      <w:lang w:val="en-US" w:eastAsia="en-US" w:bidi="ar-SA"/>
    </w:rPr>
  </w:style>
  <w:style w:type="character" w:customStyle="1" w:styleId="Heading2Char">
    <w:name w:val="Heading 2 Char"/>
    <w:aliases w:val="h2 Char,h21 Char,h22 Char"/>
    <w:basedOn w:val="DefaultParagraphFont"/>
    <w:link w:val="Heading2"/>
    <w:uiPriority w:val="9"/>
    <w:rsid w:val="00F3742A"/>
    <w:rPr>
      <w:rFonts w:ascii="Arial" w:hAnsi="Arial"/>
      <w:b/>
      <w:i/>
      <w:sz w:val="22"/>
    </w:rPr>
  </w:style>
  <w:style w:type="character" w:customStyle="1" w:styleId="Heading3Char">
    <w:name w:val="Heading 3 Char"/>
    <w:aliases w:val="h3 Char,h31 Char,h32 Char"/>
    <w:basedOn w:val="DefaultParagraphFont"/>
    <w:link w:val="Heading3"/>
    <w:locked/>
    <w:rsid w:val="00166029"/>
    <w:rPr>
      <w:rFonts w:ascii="Arial Black" w:hAnsi="Arial Black"/>
      <w:sz w:val="22"/>
    </w:rPr>
  </w:style>
  <w:style w:type="character" w:customStyle="1" w:styleId="Heading8Char">
    <w:name w:val="Heading 8 Char"/>
    <w:basedOn w:val="DefaultParagraphFont"/>
    <w:link w:val="Heading8"/>
    <w:uiPriority w:val="9"/>
    <w:semiHidden/>
    <w:rsid w:val="00F3742A"/>
    <w:rPr>
      <w:rFonts w:ascii="Calibri" w:eastAsia="Times New Roman" w:hAnsi="Calibri" w:cs="Times New Roman"/>
      <w:i/>
      <w:iCs/>
      <w:sz w:val="24"/>
      <w:szCs w:val="24"/>
    </w:rPr>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locked/>
    <w:rsid w:val="00F7367F"/>
    <w:rPr>
      <w:rFonts w:cs="Times New Roman"/>
    </w:rPr>
  </w:style>
  <w:style w:type="paragraph" w:styleId="Footer">
    <w:name w:val="footer"/>
    <w:basedOn w:val="Normal"/>
    <w:link w:val="FooterChar"/>
    <w:uiPriority w:val="99"/>
    <w:rsid w:val="00277489"/>
    <w:pPr>
      <w:tabs>
        <w:tab w:val="center" w:pos="4320"/>
        <w:tab w:val="right" w:pos="8640"/>
      </w:tabs>
    </w:pPr>
  </w:style>
  <w:style w:type="character" w:customStyle="1" w:styleId="FooterChar">
    <w:name w:val="Footer Char"/>
    <w:basedOn w:val="DefaultParagraphFont"/>
    <w:link w:val="Footer"/>
    <w:uiPriority w:val="99"/>
    <w:rsid w:val="00F3742A"/>
  </w:style>
  <w:style w:type="character" w:styleId="CommentReference">
    <w:name w:val="annotation reference"/>
    <w:basedOn w:val="DefaultParagraphFont"/>
    <w:semiHidden/>
    <w:rsid w:val="005E3CAF"/>
    <w:rPr>
      <w:rFonts w:cs="Times New Roman"/>
      <w:sz w:val="16"/>
    </w:rPr>
  </w:style>
  <w:style w:type="paragraph" w:styleId="CommentText">
    <w:name w:val="annotation text"/>
    <w:basedOn w:val="Normal"/>
    <w:link w:val="CommentTextChar"/>
    <w:semiHidden/>
    <w:rsid w:val="001D665F"/>
  </w:style>
  <w:style w:type="character" w:customStyle="1" w:styleId="CommentTextChar">
    <w:name w:val="Comment Text Char"/>
    <w:basedOn w:val="DefaultParagraphFont"/>
    <w:link w:val="CommentText"/>
    <w:semiHidden/>
    <w:locked/>
    <w:rsid w:val="00954C58"/>
    <w:rPr>
      <w:rFonts w:cs="Times New Roman"/>
    </w:rPr>
  </w:style>
  <w:style w:type="paragraph" w:styleId="CommentSubject">
    <w:name w:val="annotation subject"/>
    <w:basedOn w:val="CommentText"/>
    <w:next w:val="CommentText"/>
    <w:link w:val="CommentSubjectChar"/>
    <w:uiPriority w:val="99"/>
    <w:semiHidden/>
    <w:rsid w:val="001D665F"/>
    <w:rPr>
      <w:b/>
      <w:bCs/>
    </w:rPr>
  </w:style>
  <w:style w:type="character" w:customStyle="1" w:styleId="CommentSubjectChar">
    <w:name w:val="Comment Subject Char"/>
    <w:basedOn w:val="CommentTextChar"/>
    <w:link w:val="CommentSubject"/>
    <w:uiPriority w:val="99"/>
    <w:semiHidden/>
    <w:rsid w:val="00F3742A"/>
    <w:rPr>
      <w:rFonts w:cs="Times New Roman"/>
      <w:b/>
      <w:bCs/>
    </w:rPr>
  </w:style>
  <w:style w:type="paragraph" w:styleId="BalloonText">
    <w:name w:val="Balloon Text"/>
    <w:basedOn w:val="Normal"/>
    <w:link w:val="BalloonTextChar"/>
    <w:uiPriority w:val="99"/>
    <w:semiHidden/>
    <w:rsid w:val="001D665F"/>
    <w:rPr>
      <w:rFonts w:ascii="Tahoma" w:hAnsi="Tahoma" w:cs="Tahoma"/>
      <w:sz w:val="16"/>
      <w:szCs w:val="16"/>
    </w:rPr>
  </w:style>
  <w:style w:type="character" w:customStyle="1" w:styleId="BalloonTextChar">
    <w:name w:val="Balloon Text Char"/>
    <w:basedOn w:val="DefaultParagraphFont"/>
    <w:link w:val="BalloonText"/>
    <w:uiPriority w:val="99"/>
    <w:semiHidden/>
    <w:rsid w:val="00F3742A"/>
    <w:rPr>
      <w:sz w:val="0"/>
      <w:szCs w:val="0"/>
    </w:rPr>
  </w:style>
  <w:style w:type="table" w:styleId="TableGrid">
    <w:name w:val="Table Grid"/>
    <w:basedOn w:val="TableNormal"/>
    <w:uiPriority w:val="59"/>
    <w:rsid w:val="00C913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2">
    <w:name w:val="p2"/>
    <w:basedOn w:val="Normal"/>
    <w:rsid w:val="00166029"/>
    <w:pPr>
      <w:widowControl w:val="0"/>
      <w:tabs>
        <w:tab w:val="left" w:pos="357"/>
      </w:tabs>
      <w:spacing w:line="255" w:lineRule="atLeast"/>
      <w:ind w:left="1083" w:hanging="357"/>
    </w:pPr>
    <w:rPr>
      <w:sz w:val="24"/>
    </w:rPr>
  </w:style>
  <w:style w:type="paragraph" w:styleId="ListParagraph">
    <w:name w:val="List Paragraph"/>
    <w:basedOn w:val="Normal"/>
    <w:uiPriority w:val="34"/>
    <w:qFormat/>
    <w:rsid w:val="00166029"/>
    <w:pPr>
      <w:ind w:left="720"/>
      <w:contextualSpacing/>
    </w:pPr>
  </w:style>
  <w:style w:type="paragraph" w:customStyle="1" w:styleId="Style20">
    <w:name w:val="Style20"/>
    <w:basedOn w:val="Normal"/>
    <w:link w:val="Style20Char"/>
    <w:qFormat/>
    <w:rsid w:val="004752F9"/>
    <w:rPr>
      <w:rFonts w:ascii="Calibri" w:hAnsi="Calibri"/>
      <w:sz w:val="12"/>
      <w:szCs w:val="12"/>
    </w:rPr>
  </w:style>
  <w:style w:type="character" w:customStyle="1" w:styleId="Style20Char">
    <w:name w:val="Style20 Char"/>
    <w:link w:val="Style20"/>
    <w:rsid w:val="004752F9"/>
    <w:rPr>
      <w:rFonts w:ascii="Calibri" w:hAnsi="Calibri"/>
      <w:sz w:val="12"/>
      <w:szCs w:val="12"/>
    </w:rPr>
  </w:style>
  <w:style w:type="paragraph" w:customStyle="1" w:styleId="Style75">
    <w:name w:val="Style75"/>
    <w:basedOn w:val="Normal"/>
    <w:link w:val="Style75Char"/>
    <w:qFormat/>
    <w:rsid w:val="004752F9"/>
    <w:pPr>
      <w:tabs>
        <w:tab w:val="right" w:pos="10543"/>
      </w:tabs>
    </w:pPr>
    <w:rPr>
      <w:rFonts w:ascii="Calibri" w:hAnsi="Calibri"/>
      <w:bCs/>
    </w:rPr>
  </w:style>
  <w:style w:type="paragraph" w:customStyle="1" w:styleId="Style77">
    <w:name w:val="Style77"/>
    <w:basedOn w:val="Normal"/>
    <w:link w:val="Style77Char"/>
    <w:qFormat/>
    <w:rsid w:val="004752F9"/>
    <w:pPr>
      <w:keepNext/>
      <w:outlineLvl w:val="0"/>
    </w:pPr>
    <w:rPr>
      <w:rFonts w:ascii="Calibri" w:hAnsi="Calibri"/>
      <w:bCs/>
    </w:rPr>
  </w:style>
  <w:style w:type="character" w:customStyle="1" w:styleId="Style75Char">
    <w:name w:val="Style75 Char"/>
    <w:link w:val="Style75"/>
    <w:rsid w:val="004752F9"/>
    <w:rPr>
      <w:rFonts w:ascii="Calibri" w:hAnsi="Calibri"/>
      <w:bCs/>
    </w:rPr>
  </w:style>
  <w:style w:type="paragraph" w:customStyle="1" w:styleId="Style78">
    <w:name w:val="Style78"/>
    <w:basedOn w:val="Normal"/>
    <w:link w:val="Style78Char"/>
    <w:qFormat/>
    <w:rsid w:val="004752F9"/>
    <w:pPr>
      <w:keepNext/>
      <w:jc w:val="right"/>
      <w:outlineLvl w:val="0"/>
    </w:pPr>
    <w:rPr>
      <w:rFonts w:ascii="Calibri" w:hAnsi="Calibri"/>
      <w:bCs/>
    </w:rPr>
  </w:style>
  <w:style w:type="character" w:customStyle="1" w:styleId="Style77Char">
    <w:name w:val="Style77 Char"/>
    <w:link w:val="Style77"/>
    <w:rsid w:val="004752F9"/>
    <w:rPr>
      <w:rFonts w:ascii="Calibri" w:hAnsi="Calibri"/>
      <w:bCs/>
    </w:rPr>
  </w:style>
  <w:style w:type="character" w:customStyle="1" w:styleId="Style78Char">
    <w:name w:val="Style78 Char"/>
    <w:link w:val="Style78"/>
    <w:rsid w:val="004752F9"/>
    <w:rPr>
      <w:rFonts w:ascii="Calibri" w:hAnsi="Calibri"/>
      <w:bCs/>
    </w:rPr>
  </w:style>
  <w:style w:type="paragraph" w:customStyle="1" w:styleId="Style7">
    <w:name w:val="Style7"/>
    <w:basedOn w:val="Footer"/>
    <w:link w:val="Style7Char"/>
    <w:qFormat/>
    <w:rsid w:val="00BA0EA5"/>
    <w:pPr>
      <w:pBdr>
        <w:top w:val="single" w:sz="4" w:space="1" w:color="auto"/>
      </w:pBdr>
      <w:tabs>
        <w:tab w:val="clear" w:pos="8640"/>
        <w:tab w:val="right" w:pos="10800"/>
      </w:tabs>
    </w:pPr>
    <w:rPr>
      <w:rFonts w:asciiTheme="minorHAnsi" w:hAnsiTheme="minorHAnsi"/>
    </w:rPr>
  </w:style>
  <w:style w:type="character" w:customStyle="1" w:styleId="Style7Char">
    <w:name w:val="Style7 Char"/>
    <w:basedOn w:val="FooterChar"/>
    <w:link w:val="Style7"/>
    <w:rsid w:val="00BA0EA5"/>
    <w:rPr>
      <w:rFonts w:asciiTheme="minorHAnsi" w:hAnsiTheme="minorHAnsi"/>
    </w:rPr>
  </w:style>
  <w:style w:type="paragraph" w:styleId="Revision">
    <w:name w:val="Revision"/>
    <w:hidden/>
    <w:uiPriority w:val="99"/>
    <w:semiHidden/>
    <w:rsid w:val="00217A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uiPriority="9"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
    <w:qFormat/>
    <w:rsid w:val="002A2481"/>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A2481"/>
    <w:pPr>
      <w:keepNext/>
      <w:numPr>
        <w:ilvl w:val="2"/>
        <w:numId w:val="2"/>
      </w:numPr>
      <w:tabs>
        <w:tab w:val="left" w:pos="-2600"/>
      </w:tabs>
      <w:spacing w:before="480"/>
      <w:outlineLvl w:val="2"/>
    </w:pPr>
    <w:rPr>
      <w:rFonts w:ascii="Arial Black" w:hAnsi="Arial Black"/>
      <w:sz w:val="22"/>
    </w:rPr>
  </w:style>
  <w:style w:type="paragraph" w:styleId="Heading8">
    <w:name w:val="heading 8"/>
    <w:basedOn w:val="Normal"/>
    <w:next w:val="Normal"/>
    <w:link w:val="Heading8Char"/>
    <w:uiPriority w:val="9"/>
    <w:qFormat/>
    <w:rsid w:val="005E3CAF"/>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E3CAF"/>
    <w:rPr>
      <w:rFonts w:cs="Times New Roman"/>
      <w:b/>
      <w:sz w:val="30"/>
      <w:lang w:val="en-US" w:eastAsia="en-US" w:bidi="ar-SA"/>
    </w:rPr>
  </w:style>
  <w:style w:type="character" w:customStyle="1" w:styleId="Heading2Char">
    <w:name w:val="Heading 2 Char"/>
    <w:aliases w:val="h2 Char,h21 Char,h22 Char"/>
    <w:basedOn w:val="DefaultParagraphFont"/>
    <w:link w:val="Heading2"/>
    <w:uiPriority w:val="9"/>
    <w:rsid w:val="00F3742A"/>
    <w:rPr>
      <w:rFonts w:ascii="Arial" w:hAnsi="Arial"/>
      <w:b/>
      <w:i/>
      <w:sz w:val="22"/>
    </w:rPr>
  </w:style>
  <w:style w:type="character" w:customStyle="1" w:styleId="Heading3Char">
    <w:name w:val="Heading 3 Char"/>
    <w:aliases w:val="h3 Char,h31 Char,h32 Char"/>
    <w:basedOn w:val="DefaultParagraphFont"/>
    <w:link w:val="Heading3"/>
    <w:locked/>
    <w:rsid w:val="00166029"/>
    <w:rPr>
      <w:rFonts w:ascii="Arial Black" w:hAnsi="Arial Black"/>
      <w:sz w:val="22"/>
    </w:rPr>
  </w:style>
  <w:style w:type="character" w:customStyle="1" w:styleId="Heading8Char">
    <w:name w:val="Heading 8 Char"/>
    <w:basedOn w:val="DefaultParagraphFont"/>
    <w:link w:val="Heading8"/>
    <w:uiPriority w:val="9"/>
    <w:semiHidden/>
    <w:rsid w:val="00F3742A"/>
    <w:rPr>
      <w:rFonts w:ascii="Calibri" w:eastAsia="Times New Roman" w:hAnsi="Calibri" w:cs="Times New Roman"/>
      <w:i/>
      <w:iCs/>
      <w:sz w:val="24"/>
      <w:szCs w:val="24"/>
    </w:rPr>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locked/>
    <w:rsid w:val="00F7367F"/>
    <w:rPr>
      <w:rFonts w:cs="Times New Roman"/>
    </w:rPr>
  </w:style>
  <w:style w:type="paragraph" w:styleId="Footer">
    <w:name w:val="footer"/>
    <w:basedOn w:val="Normal"/>
    <w:link w:val="FooterChar"/>
    <w:uiPriority w:val="99"/>
    <w:rsid w:val="00277489"/>
    <w:pPr>
      <w:tabs>
        <w:tab w:val="center" w:pos="4320"/>
        <w:tab w:val="right" w:pos="8640"/>
      </w:tabs>
    </w:pPr>
  </w:style>
  <w:style w:type="character" w:customStyle="1" w:styleId="FooterChar">
    <w:name w:val="Footer Char"/>
    <w:basedOn w:val="DefaultParagraphFont"/>
    <w:link w:val="Footer"/>
    <w:uiPriority w:val="99"/>
    <w:rsid w:val="00F3742A"/>
  </w:style>
  <w:style w:type="character" w:styleId="CommentReference">
    <w:name w:val="annotation reference"/>
    <w:basedOn w:val="DefaultParagraphFont"/>
    <w:semiHidden/>
    <w:rsid w:val="005E3CAF"/>
    <w:rPr>
      <w:rFonts w:cs="Times New Roman"/>
      <w:sz w:val="16"/>
    </w:rPr>
  </w:style>
  <w:style w:type="paragraph" w:styleId="CommentText">
    <w:name w:val="annotation text"/>
    <w:basedOn w:val="Normal"/>
    <w:link w:val="CommentTextChar"/>
    <w:semiHidden/>
    <w:rsid w:val="001D665F"/>
  </w:style>
  <w:style w:type="character" w:customStyle="1" w:styleId="CommentTextChar">
    <w:name w:val="Comment Text Char"/>
    <w:basedOn w:val="DefaultParagraphFont"/>
    <w:link w:val="CommentText"/>
    <w:semiHidden/>
    <w:locked/>
    <w:rsid w:val="00954C58"/>
    <w:rPr>
      <w:rFonts w:cs="Times New Roman"/>
    </w:rPr>
  </w:style>
  <w:style w:type="paragraph" w:styleId="CommentSubject">
    <w:name w:val="annotation subject"/>
    <w:basedOn w:val="CommentText"/>
    <w:next w:val="CommentText"/>
    <w:link w:val="CommentSubjectChar"/>
    <w:uiPriority w:val="99"/>
    <w:semiHidden/>
    <w:rsid w:val="001D665F"/>
    <w:rPr>
      <w:b/>
      <w:bCs/>
    </w:rPr>
  </w:style>
  <w:style w:type="character" w:customStyle="1" w:styleId="CommentSubjectChar">
    <w:name w:val="Comment Subject Char"/>
    <w:basedOn w:val="CommentTextChar"/>
    <w:link w:val="CommentSubject"/>
    <w:uiPriority w:val="99"/>
    <w:semiHidden/>
    <w:rsid w:val="00F3742A"/>
    <w:rPr>
      <w:rFonts w:cs="Times New Roman"/>
      <w:b/>
      <w:bCs/>
    </w:rPr>
  </w:style>
  <w:style w:type="paragraph" w:styleId="BalloonText">
    <w:name w:val="Balloon Text"/>
    <w:basedOn w:val="Normal"/>
    <w:link w:val="BalloonTextChar"/>
    <w:uiPriority w:val="99"/>
    <w:semiHidden/>
    <w:rsid w:val="001D665F"/>
    <w:rPr>
      <w:rFonts w:ascii="Tahoma" w:hAnsi="Tahoma" w:cs="Tahoma"/>
      <w:sz w:val="16"/>
      <w:szCs w:val="16"/>
    </w:rPr>
  </w:style>
  <w:style w:type="character" w:customStyle="1" w:styleId="BalloonTextChar">
    <w:name w:val="Balloon Text Char"/>
    <w:basedOn w:val="DefaultParagraphFont"/>
    <w:link w:val="BalloonText"/>
    <w:uiPriority w:val="99"/>
    <w:semiHidden/>
    <w:rsid w:val="00F3742A"/>
    <w:rPr>
      <w:sz w:val="0"/>
      <w:szCs w:val="0"/>
    </w:rPr>
  </w:style>
  <w:style w:type="table" w:styleId="TableGrid">
    <w:name w:val="Table Grid"/>
    <w:basedOn w:val="TableNormal"/>
    <w:uiPriority w:val="59"/>
    <w:rsid w:val="00C913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2">
    <w:name w:val="p2"/>
    <w:basedOn w:val="Normal"/>
    <w:rsid w:val="00166029"/>
    <w:pPr>
      <w:widowControl w:val="0"/>
      <w:tabs>
        <w:tab w:val="left" w:pos="357"/>
      </w:tabs>
      <w:spacing w:line="255" w:lineRule="atLeast"/>
      <w:ind w:left="1083" w:hanging="357"/>
    </w:pPr>
    <w:rPr>
      <w:sz w:val="24"/>
    </w:rPr>
  </w:style>
  <w:style w:type="paragraph" w:styleId="ListParagraph">
    <w:name w:val="List Paragraph"/>
    <w:basedOn w:val="Normal"/>
    <w:uiPriority w:val="34"/>
    <w:qFormat/>
    <w:rsid w:val="00166029"/>
    <w:pPr>
      <w:ind w:left="720"/>
      <w:contextualSpacing/>
    </w:pPr>
  </w:style>
  <w:style w:type="paragraph" w:customStyle="1" w:styleId="Style20">
    <w:name w:val="Style20"/>
    <w:basedOn w:val="Normal"/>
    <w:link w:val="Style20Char"/>
    <w:qFormat/>
    <w:rsid w:val="004752F9"/>
    <w:rPr>
      <w:rFonts w:ascii="Calibri" w:hAnsi="Calibri"/>
      <w:sz w:val="12"/>
      <w:szCs w:val="12"/>
    </w:rPr>
  </w:style>
  <w:style w:type="character" w:customStyle="1" w:styleId="Style20Char">
    <w:name w:val="Style20 Char"/>
    <w:link w:val="Style20"/>
    <w:rsid w:val="004752F9"/>
    <w:rPr>
      <w:rFonts w:ascii="Calibri" w:hAnsi="Calibri"/>
      <w:sz w:val="12"/>
      <w:szCs w:val="12"/>
    </w:rPr>
  </w:style>
  <w:style w:type="paragraph" w:customStyle="1" w:styleId="Style75">
    <w:name w:val="Style75"/>
    <w:basedOn w:val="Normal"/>
    <w:link w:val="Style75Char"/>
    <w:qFormat/>
    <w:rsid w:val="004752F9"/>
    <w:pPr>
      <w:tabs>
        <w:tab w:val="right" w:pos="10543"/>
      </w:tabs>
    </w:pPr>
    <w:rPr>
      <w:rFonts w:ascii="Calibri" w:hAnsi="Calibri"/>
      <w:bCs/>
    </w:rPr>
  </w:style>
  <w:style w:type="paragraph" w:customStyle="1" w:styleId="Style77">
    <w:name w:val="Style77"/>
    <w:basedOn w:val="Normal"/>
    <w:link w:val="Style77Char"/>
    <w:qFormat/>
    <w:rsid w:val="004752F9"/>
    <w:pPr>
      <w:keepNext/>
      <w:outlineLvl w:val="0"/>
    </w:pPr>
    <w:rPr>
      <w:rFonts w:ascii="Calibri" w:hAnsi="Calibri"/>
      <w:bCs/>
    </w:rPr>
  </w:style>
  <w:style w:type="character" w:customStyle="1" w:styleId="Style75Char">
    <w:name w:val="Style75 Char"/>
    <w:link w:val="Style75"/>
    <w:rsid w:val="004752F9"/>
    <w:rPr>
      <w:rFonts w:ascii="Calibri" w:hAnsi="Calibri"/>
      <w:bCs/>
    </w:rPr>
  </w:style>
  <w:style w:type="paragraph" w:customStyle="1" w:styleId="Style78">
    <w:name w:val="Style78"/>
    <w:basedOn w:val="Normal"/>
    <w:link w:val="Style78Char"/>
    <w:qFormat/>
    <w:rsid w:val="004752F9"/>
    <w:pPr>
      <w:keepNext/>
      <w:jc w:val="right"/>
      <w:outlineLvl w:val="0"/>
    </w:pPr>
    <w:rPr>
      <w:rFonts w:ascii="Calibri" w:hAnsi="Calibri"/>
      <w:bCs/>
    </w:rPr>
  </w:style>
  <w:style w:type="character" w:customStyle="1" w:styleId="Style77Char">
    <w:name w:val="Style77 Char"/>
    <w:link w:val="Style77"/>
    <w:rsid w:val="004752F9"/>
    <w:rPr>
      <w:rFonts w:ascii="Calibri" w:hAnsi="Calibri"/>
      <w:bCs/>
    </w:rPr>
  </w:style>
  <w:style w:type="character" w:customStyle="1" w:styleId="Style78Char">
    <w:name w:val="Style78 Char"/>
    <w:link w:val="Style78"/>
    <w:rsid w:val="004752F9"/>
    <w:rPr>
      <w:rFonts w:ascii="Calibri" w:hAnsi="Calibri"/>
      <w:bCs/>
    </w:rPr>
  </w:style>
  <w:style w:type="paragraph" w:customStyle="1" w:styleId="Style7">
    <w:name w:val="Style7"/>
    <w:basedOn w:val="Footer"/>
    <w:link w:val="Style7Char"/>
    <w:qFormat/>
    <w:rsid w:val="00BA0EA5"/>
    <w:pPr>
      <w:pBdr>
        <w:top w:val="single" w:sz="4" w:space="1" w:color="auto"/>
      </w:pBdr>
      <w:tabs>
        <w:tab w:val="clear" w:pos="8640"/>
        <w:tab w:val="right" w:pos="10800"/>
      </w:tabs>
    </w:pPr>
    <w:rPr>
      <w:rFonts w:asciiTheme="minorHAnsi" w:hAnsiTheme="minorHAnsi"/>
    </w:rPr>
  </w:style>
  <w:style w:type="character" w:customStyle="1" w:styleId="Style7Char">
    <w:name w:val="Style7 Char"/>
    <w:basedOn w:val="FooterChar"/>
    <w:link w:val="Style7"/>
    <w:rsid w:val="00BA0EA5"/>
    <w:rPr>
      <w:rFonts w:asciiTheme="minorHAnsi" w:hAnsiTheme="minorHAnsi"/>
    </w:rPr>
  </w:style>
  <w:style w:type="paragraph" w:styleId="Revision">
    <w:name w:val="Revision"/>
    <w:hidden/>
    <w:uiPriority w:val="99"/>
    <w:semiHidden/>
    <w:rsid w:val="00217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142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4D5D58-44D9-4EFF-9816-DF5A364E7215}">
  <ds:schemaRefs>
    <ds:schemaRef ds:uri="http://schemas.openxmlformats.org/officeDocument/2006/bibliography"/>
  </ds:schemaRefs>
</ds:datastoreItem>
</file>

<file path=customXml/itemProps2.xml><?xml version="1.0" encoding="utf-8"?>
<ds:datastoreItem xmlns:ds="http://schemas.openxmlformats.org/officeDocument/2006/customXml" ds:itemID="{D9938825-142E-43FA-BE58-572673647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4470</Words>
  <Characters>25937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16</cp:revision>
  <cp:lastPrinted>2015-09-14T20:38:00Z</cp:lastPrinted>
  <dcterms:created xsi:type="dcterms:W3CDTF">2015-06-10T22:01:00Z</dcterms:created>
  <dcterms:modified xsi:type="dcterms:W3CDTF">2016-10-11T17:24:00Z</dcterms:modified>
</cp:coreProperties>
</file>